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3F0" w:rsidRDefault="00E403F0" w:rsidP="00F536B4">
      <w:pPr>
        <w:pStyle w:val="afff6"/>
        <w:framePr w:wrap="around"/>
        <w:rPr>
          <w:del w:id="102953" w:author="Claude" w:date="2026-10-11T09:07:54Z"/>
          <w:rtl/>
        </w:rPr>
      </w:pPr>
      <w:del w:id="102950" w:author="Claude" w:date="2026-10-11T09:07:54Z">
        <w:r>
          <w:rPr>
            <w:rFonts w:hint="cs"/>
            <w:rtl/>
          </w:rPr>
          <w:lastRenderedPageBreak/>
          <w:delText xml:space="preserve">פרק </w:delText>
        </w:r>
      </w:del>
      <w:del w:id="102951" w:author="Claude" w:date="2026-10-11T09:07:54Z">
        <w:r w:rsidRPr="00F536B4">
          <w:rPr>
            <w:rFonts w:hint="cs"/>
            <w:szCs w:val="18"/>
            <w:rtl/>
          </w:rPr>
          <w:delText xml:space="preserve">ראשון</w:delText>
        </w:r>
      </w:del>
      <w:del w:id="102952" w:author="Claude" w:date="2026-10-11T09:07:54Z">
        <w:r>
          <w:rPr>
            <w:rFonts w:hint="cs"/>
            <w:rtl/>
          </w:rPr>
          <w:delText xml:space="preserve"> </w:delText>
        </w:r>
      </w:del>
    </w:p>
    <w:p w:rsidR="00F536B4" w:rsidRDefault="00F536B4" w:rsidP="00F536B4">
      <w:pPr>
        <w:pStyle w:val="afff5"/>
        <w:framePr w:wrap="around"/>
        <w:rPr>
          <w:rtl/>
        </w:rPr>
      </w:pPr>
      <w:r>
        <w:rPr>
          <w:rFonts w:hint="cs"/>
          <w:rtl/>
        </w:rPr>
        <w:t xml:space="preserve">נדה </w:t>
      </w:r>
    </w:p>
    <w:p w:rsidR="00F536B4" w:rsidRDefault="00F536B4" w:rsidP="00F536B4">
      <w:pPr>
        <w:pStyle w:val="afff7"/>
        <w:framePr w:wrap="around"/>
        <w:rPr>
          <w:del w:id="102955" w:author="Claude" w:date="2026-10-11T09:07:54Z"/>
          <w:rtl/>
        </w:rPr>
      </w:pPr>
      <w:del w:id="102954" w:author="Claude" w:date="2026-10-11T09:07:54Z">
        <w:r>
          <w:rPr>
            <w:rFonts w:hint="cs"/>
            <w:rtl/>
          </w:rPr>
          <w:delText xml:space="preserve">שמאי </w:delText>
        </w:r>
      </w:del>
    </w:p>
    <w:p>
      <w:pPr>
        <w:pStyle w:val="PetichatPerek"/>
        <w:rPr>
          <w:ins w:id="102949" w:author="Claude" w:date="2026-10-11T09:07:54Z"/>
        </w:rPr>
      </w:pPr>
      <w:ins w:id="102948" w:author="Claude" w:date="2026-10-11T09:07:54Z">
        <w:r>
          <w:rPr>
            <w:rFonts w:hint="cs"/>
            <w:rtl/>
          </w:rPr>
          <w:t xml:space="preserve">פרק ראשון</w:t>
        </w:r>
        <w:r>
          <w:rPr>
            <w:rFonts w:hint="cs"/>
            <w:rtl/>
          </w:rPr>
          <w:t xml:space="preserve"> - </w:t>
        </w:r>
        <w:r>
          <w:rPr>
            <w:rFonts w:hint="cs"/>
            <w:rtl/>
          </w:rPr>
          <w:t xml:space="preserve">שמאי</w:t>
        </w:r>
      </w:ins>
    </w:p>
    <w:p w:rsidR="00E403F0" w:rsidRPr="00D65BEC" w:rsidRDefault="00E403F0" w:rsidP="00E403F0">
      <w:pPr>
        <w:pStyle w:val="afff9"/>
        <w:spacing w:before="120"/>
        <w:rPr>
          <w:rtl/>
        </w:rPr>
        <w:pPrChange w:id="90001" w:author="קלוד" w:date="2026-10-11T12:09:42Z">
          <w:pPr>
            <w:pStyle w:val="afff9"/>
          </w:pPr>
        </w:pPrChange>
      </w:pPr>
      <w:r w:rsidRPr="00D65BEC">
        <w:rPr>
          <w:rtl/>
        </w:rPr>
        <w:t>מתני'</w:t>
      </w:r>
    </w:p>
    <w:p w:rsidR="00E403F0" w:rsidRPr="00D65BEC" w:rsidRDefault="00E403F0" w:rsidP="00E403F0">
      <w:pPr>
        <w:pStyle w:val="afff9"/>
        <w:rPr>
          <w:rtl/>
        </w:rPr>
      </w:pPr>
      <w:r w:rsidRPr="00D65BEC">
        <w:rPr>
          <w:rtl/>
        </w:rPr>
        <w:t xml:space="preserve">שמאי אומר: כל הנשים דיין שעתן, </w:t>
      </w:r>
    </w:p>
    <w:p w:rsidR="00E403F0" w:rsidRPr="00D65BEC" w:rsidRDefault="00E403F0" w:rsidP="00E403F0">
      <w:pPr>
        <w:pStyle w:val="afff9"/>
        <w:rPr>
          <w:rtl/>
        </w:rPr>
      </w:pPr>
      <w:r w:rsidRPr="00D65BEC">
        <w:rPr>
          <w:rtl/>
        </w:rPr>
        <w:t>הלל אומר: מפקידה לפקידה, ואפילו לימים הרבה.</w:t>
      </w:r>
    </w:p>
    <w:p w:rsidR="00E403F0" w:rsidRPr="00D65BEC" w:rsidRDefault="00E403F0" w:rsidP="00E403F0">
      <w:pPr>
        <w:pStyle w:val="afff9"/>
        <w:rPr>
          <w:rtl/>
        </w:rPr>
      </w:pPr>
      <w:r w:rsidRPr="00D65BEC">
        <w:rPr>
          <w:rtl/>
        </w:rPr>
        <w:t>וחכ"א: לא כדברי זה ולא כדברי זה;</w:t>
      </w:r>
    </w:p>
    <w:p w:rsidR="00E403F0" w:rsidRPr="00D65BEC" w:rsidRDefault="00E403F0" w:rsidP="00E403F0">
      <w:pPr>
        <w:pStyle w:val="afff9"/>
        <w:rPr>
          <w:rtl/>
        </w:rPr>
      </w:pPr>
      <w:r w:rsidRPr="00D65BEC">
        <w:rPr>
          <w:rtl/>
        </w:rPr>
        <w:t xml:space="preserve">אלא: מעת לעת - ממעטת על יד מפקידה לפקידה, </w:t>
      </w:r>
    </w:p>
    <w:p w:rsidR="00E403F0" w:rsidRPr="00D65BEC" w:rsidRDefault="00E403F0" w:rsidP="00E403F0">
      <w:pPr>
        <w:pStyle w:val="afff9"/>
        <w:rPr>
          <w:rtl/>
        </w:rPr>
      </w:pPr>
      <w:r w:rsidRPr="00D65BEC">
        <w:rPr>
          <w:rFonts w:hint="cs"/>
          <w:rtl/>
        </w:rPr>
        <w:t xml:space="preserve"> </w:t>
      </w:r>
      <w:r w:rsidRPr="00D65BEC">
        <w:rPr>
          <w:rFonts w:hint="cs"/>
          <w:rtl/>
        </w:rPr>
        <w:tab/>
      </w:r>
      <w:r w:rsidRPr="00D65BEC">
        <w:rPr>
          <w:rtl/>
        </w:rPr>
        <w:t>ומפקידה לפקידה - ממעטת על יד מעת לעת.</w:t>
      </w:r>
    </w:p>
    <w:p w:rsidR="00E403F0" w:rsidRPr="00D65BEC" w:rsidRDefault="00E403F0" w:rsidP="00E403F0">
      <w:pPr>
        <w:pStyle w:val="afff9"/>
        <w:rPr>
          <w:rtl/>
        </w:rPr>
      </w:pPr>
      <w:r w:rsidRPr="00D65BEC">
        <w:rPr>
          <w:rtl/>
        </w:rPr>
        <w:t xml:space="preserve">כל אשה שיש לה וסת - דיה שעתה והמשמשת בעדים הרי זו כפקידה, </w:t>
      </w:r>
    </w:p>
    <w:p w:rsidR="00E403F0" w:rsidRPr="00D65BEC" w:rsidRDefault="00E403F0" w:rsidP="00E403F0">
      <w:pPr>
        <w:pStyle w:val="afff9"/>
        <w:rPr>
          <w:rtl/>
        </w:rPr>
      </w:pPr>
      <w:r w:rsidRPr="00D65BEC">
        <w:rPr>
          <w:rFonts w:hint="cs"/>
          <w:rtl/>
        </w:rPr>
        <w:t xml:space="preserve"> </w:t>
      </w:r>
      <w:r w:rsidRPr="00D65BEC">
        <w:rPr>
          <w:rFonts w:hint="cs"/>
          <w:rtl/>
        </w:rPr>
        <w:tab/>
      </w:r>
      <w:r w:rsidRPr="00D65BEC">
        <w:rPr>
          <w:rtl/>
        </w:rPr>
        <w:t xml:space="preserve">וממעטת על יד מעת לעת ועל יד מפקידה לפקידה, </w:t>
      </w:r>
    </w:p>
    <w:p w:rsidR="00E403F0" w:rsidRPr="00D65BEC" w:rsidRDefault="00E403F0" w:rsidP="00E403F0">
      <w:pPr>
        <w:pStyle w:val="afff9"/>
        <w:rPr>
          <w:rtl/>
        </w:rPr>
      </w:pPr>
      <w:r w:rsidRPr="00D65BEC">
        <w:rPr>
          <w:rtl/>
        </w:rPr>
        <w:t>כיצד דיה שעתה: היתה יושבת במטה ועסוקה בטהרות, ופרשה וראתה היא טמאה והן טהורות.</w:t>
      </w:r>
    </w:p>
    <w:p w:rsidR="00E403F0" w:rsidRPr="00D65BEC" w:rsidRDefault="00E403F0" w:rsidP="00E403F0">
      <w:pPr>
        <w:pStyle w:val="afff9"/>
        <w:rPr>
          <w:rtl/>
        </w:rPr>
      </w:pPr>
      <w:r w:rsidRPr="00D65BEC">
        <w:rPr>
          <w:rtl/>
        </w:rPr>
        <w:t>אע"פ שאמרו מטמאה מעת לעת - אינה מונה אלא משעה שראתה.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737" w:author="קלוד" w:date="2026-10-11T12:23:38Z"/>
        </w:rPr>
      </w:pPr>
      <w:ins w:id="90738" w:author="קלוד" w:date="2026-10-11T12:23:38Z">
        <w:r>
          <w:rPr>
            <w:color w:val="7B3F00"/>
          </w:rPr>
          <w:t xml:space="preserve">שמאי והלל - העמד אשה על חזקתה או ריעותא מגופה</w:t>
        </w:r>
      </w:ins>
    </w:p>
    <w:p w:rsidR="00E403F0" w:rsidRDefault="00E403F0" w:rsidP="00E403F0">
      <w:pPr>
        <w:rPr>
          <w:rFonts w:ascii="FontbitDavid" w:hAnsi="FontbitDavid"/>
          <w:sz w:val="24"/>
          <w:rtl/>
        </w:rPr>
      </w:pPr>
      <w:ins w:id="94809" w:author="מנוע מכני" w:date="2026-10-11T12:04:39Z">
        <w:r>
          <w:rPr>
            <w:rFonts w:ascii="FontbitDavid" w:hAnsi="FontbitDavid"/>
            <w:b/>
            <w:bCs/>
            <w:sz w:val="24"/>
            <w:rtl/>
          </w:rPr>
          <w:t xml:space="preserve">שמה</w:t>
        </w:r>
      </w:ins>
      <w:del w:id="94810" w:author="מנוע מכני" w:date="2026-10-11T12:04:39Z">
        <w:r w:rsidRPr="00675D63">
          <w:rPr>
            <w:rFonts w:ascii="FontbitDavid" w:hAnsi="FontbitDavid"/>
            <w:b/>
            <w:bCs/>
            <w:sz w:val="24"/>
            <w:rtl/>
          </w:rPr>
          <w:delText xml:space="preserve">שמאי</w:delText>
        </w:r>
      </w:del>
      <w:r w:rsidRPr="00675D63">
        <w:rPr>
          <w:rFonts w:ascii="FontbitDavid" w:hAnsi="FontbitDavid"/>
          <w:b/>
          <w:bCs/>
          <w:sz w:val="24"/>
          <w:rtl/>
        </w:rPr>
        <w:t xml:space="preserve"> סבר</w:t>
      </w:r>
      <w:r w:rsidRPr="00B078C3">
        <w:rPr>
          <w:rFonts w:ascii="FontbitDavid" w:hAnsi="FontbitDavid"/>
          <w:sz w:val="24"/>
          <w:rtl/>
        </w:rPr>
        <w:t xml:space="preserve">: העמד אשה על חזקתה, ואשה בחזקת טהורה עומדת, </w:t>
      </w:r>
    </w:p>
    <w:p w:rsidR="00E403F0" w:rsidRDefault="00E403F0" w:rsidP="00E403F0">
      <w:pPr>
        <w:rPr>
          <w:rFonts w:ascii="FontbitDavid" w:hAnsi="FontbitDavid"/>
          <w:sz w:val="24"/>
          <w:rtl/>
        </w:rPr>
      </w:pPr>
      <w:r w:rsidRPr="00675D63">
        <w:rPr>
          <w:rFonts w:ascii="FontbitDavid" w:hAnsi="FontbitDavid"/>
          <w:b/>
          <w:bCs/>
          <w:sz w:val="24"/>
          <w:rtl/>
        </w:rPr>
        <w:t xml:space="preserve">והלל </w:t>
      </w:r>
      <w:r w:rsidRPr="00675D63">
        <w:rPr>
          <w:rFonts w:ascii="FontbitDavid" w:hAnsi="FontbitDavid" w:hint="cs"/>
          <w:b/>
          <w:bCs/>
          <w:sz w:val="24"/>
          <w:rtl/>
        </w:rPr>
        <w:t xml:space="preserve">סבר</w:t>
      </w:r>
      <w:ins w:id="97269" w:author="מנוע מכני" w:date="2026-10-11T12:04:39Z">
        <w:r>
          <w:rPr>
            <w:rFonts w:ascii="FontbitDavid" w:hAnsi="FontbitDavid" w:hint="cs"/>
            <w:b/>
            <w:bCs/>
            <w:sz w:val="24"/>
            <w:rtl/>
          </w:rPr>
          <w:t xml:space="preserve">:</w:t>
        </w:r>
      </w:ins>
      <w:del w:id="97270" w:author="מנוע מכני" w:date="2026-10-11T12:04:39Z">
        <w:r w:rsidRPr="00675D63">
          <w:rPr>
            <w:rFonts w:ascii="FontbitDavid" w:hAnsi="FontbitDavid" w:hint="cs"/>
            <w:b/>
            <w:bCs/>
            <w:sz w:val="24"/>
            <w:rtl/>
          </w:rPr>
          <w:delText xml:space="preserve"> </w:delText>
        </w:r>
        <w:r>
          <w:rPr>
            <w:rFonts w:ascii="FontbitDavid" w:hAnsi="FontbitDavid" w:hint="cs"/>
            <w:sz w:val="24"/>
            <w:rtl/>
          </w:rPr>
          <w:delText xml:space="preserve">:</w:delText>
        </w:r>
      </w:del>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מעמידים דבר על חזקתו בשיש ריעותא מגופה </w:t>
      </w:r>
    </w:p>
    <w:p w:rsidR="00E403F0" w:rsidRPr="00B078C3" w:rsidRDefault="00E403F0" w:rsidP="00E403F0">
      <w:pPr>
        <w:pStyle w:val="afff3"/>
        <w:framePr w:wrap="around"/>
        <w:rPr>
          <w:rFonts w:cs="FontbitDavid"/>
          <w:szCs w:val="24"/>
          <w:rtl/>
        </w:rPr>
      </w:pPr>
      <w:r>
        <w:rPr>
          <w:rFonts w:hint="cs"/>
          <w:rtl/>
        </w:rPr>
        <w:t>ב:</w:t>
      </w:r>
    </w:p>
    <w:p w:rsidR="00E403F0" w:rsidRDefault="00E403F0" w:rsidP="00E403F0">
      <w:pPr>
        <w:rPr>
          <w:rFonts w:ascii="FontbitDavid" w:hAnsi="FontbitDavid"/>
          <w:sz w:val="24"/>
          <w:rtl/>
        </w:rPr>
      </w:pPr>
    </w:p>
    <w:p>
      <w:pPr>
        <w:pStyle w:val="afffff8"/>
        <w:rPr>
          <w:ins w:id="90735" w:author="קלוד" w:date="2026-10-11T12:23:38Z"/>
        </w:rPr>
      </w:pPr>
      <w:ins w:id="90736" w:author="קלוד" w:date="2026-10-11T12:23:38Z">
        <w:r>
          <w:rPr>
            <w:color w:val="7B3F00"/>
          </w:rPr>
          <w:t xml:space="preserve">מקוה שנמדד ונמצא חסר - קושיא לשמאי ולהלל</w:t>
        </w:r>
      </w:ins>
    </w:p>
    <w:p>
      <w:pPr>
        <w:pStyle w:val="38"/>
        <w:rPr>
          <w:ins w:id="98610" w:author="מנוע מכני" w:date="2026-10-11T12:04:39Z"/>
        </w:rPr>
      </w:pPr>
      <w:del w:id="98609" w:author="מנוע מכני" w:date="2026-10-11T12:04:39Z">
        <w:r w:rsidRPr="00027215">
          <w:delText xml:space="preserve">•</w:delText>
        </w:r>
      </w:del>
      <w:r w:rsidRPr="00027215">
        <w:t xml:space="preserve"> </w:t>
      </w:r>
      <w:r w:rsidRPr="00027215">
        <w:t xml:space="preserve">והך</w:t>
      </w:r>
    </w:p>
    <w:p w:rsidR="00E403F0" w:rsidRPr="00027215" w:rsidRDefault="00E403F0" w:rsidP="00E403F0">
      <w:pPr>
        <w:rPr>
          <w:spacing w:val="-4"/>
          <w:rtl/>
        </w:rPr>
      </w:pPr>
      <w:del w:id="98611" w:author="מנוע מכני" w:date="2026-10-11T12:04:39Z">
        <w:r w:rsidRPr="00027215">
          <w:rPr>
            <w:rFonts w:hint="cs"/>
            <w:spacing w:val="-4"/>
            <w:rtl/>
          </w:rPr>
          <w:delText xml:space="preserve"> </w:delText>
        </w:r>
      </w:del>
      <w:r w:rsidRPr="00027215">
        <w:rPr>
          <w:rFonts w:hint="cs"/>
          <w:spacing w:val="-4"/>
          <w:rtl/>
        </w:rPr>
        <w:t xml:space="preserve">דמקוה </w:t>
      </w:r>
      <w:r w:rsidRPr="00027215">
        <w:rPr>
          <w:spacing w:val="-4"/>
          <w:rtl/>
        </w:rPr>
        <w:t xml:space="preserve">שנמדד ונמצא חסר כל טהרות שנעשו על גביו למפרע, בין </w:t>
      </w:r>
      <w:r w:rsidRPr="00027215">
        <w:rPr>
          <w:rStyle w:val="2fb"/>
          <w:spacing w:val="-4"/>
          <w:rtl/>
        </w:rPr>
        <w:t xml:space="preserve">בר"ה</w:t>
      </w:r>
      <w:r w:rsidRPr="00027215">
        <w:rPr>
          <w:spacing w:val="-4"/>
          <w:rtl/>
        </w:rPr>
        <w:t xml:space="preserve"> בין </w:t>
      </w:r>
      <w:r w:rsidRPr="00027215">
        <w:rPr>
          <w:spacing w:val="-4"/>
          <w:rtl/>
        </w:rPr>
        <w:t xml:space="preserve">ברה"י</w:t>
      </w:r>
      <w:r w:rsidRPr="00027215">
        <w:rPr>
          <w:spacing w:val="-4"/>
          <w:rtl/>
        </w:rPr>
        <w:t xml:space="preserve"> טמאות.</w:t>
      </w:r>
    </w:p>
    <w:p w:rsidR="00E403F0" w:rsidRDefault="00E403F0" w:rsidP="00E403F0">
      <w:pPr>
        <w:rPr>
          <w:rFonts w:ascii="FontbitDavid" w:hAnsi="FontbitDavid"/>
          <w:sz w:val="24"/>
          <w:rtl/>
        </w:rPr>
      </w:pPr>
      <w:r w:rsidRPr="00B078C3">
        <w:rPr>
          <w:rFonts w:ascii="FontbitDavid" w:hAnsi="FontbitDavid"/>
          <w:sz w:val="24"/>
          <w:rtl/>
        </w:rPr>
        <w:t xml:space="preserve">לשמאי - </w:t>
      </w:r>
      <w:ins w:id="97065" w:author="מנוע מכני" w:date="2026-10-11T12:04:39Z">
        <w:r>
          <w:rPr>
            <w:rFonts w:ascii="FontbitDavid" w:hAnsi="FontbitDavid"/>
            <w:sz w:val="24"/>
            <w:rtl/>
          </w:rPr>
          <w:t xml:space="preserve">קשה</w:t>
        </w:r>
      </w:ins>
      <w:del w:id="97066"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למפרע, </w:t>
      </w:r>
    </w:p>
    <w:p w:rsidR="00E403F0" w:rsidRPr="00027215" w:rsidRDefault="00E403F0" w:rsidP="00E403F0">
      <w:pPr>
        <w:rPr>
          <w:spacing w:val="-6"/>
          <w:rtl/>
        </w:rPr>
      </w:pPr>
      <w:r w:rsidRPr="00027215">
        <w:rPr>
          <w:spacing w:val="-6"/>
          <w:rtl/>
        </w:rPr>
        <w:t xml:space="preserve">להלל </w:t>
      </w:r>
      <w:ins w:id="97067" w:author="מנוע מכני" w:date="2026-10-11T12:04:39Z">
        <w:r>
          <w:rPr>
            <w:spacing w:val="-6"/>
            <w:rtl/>
          </w:rPr>
          <w:t xml:space="preserve">קשה</w:t>
        </w:r>
      </w:ins>
      <w:del w:id="97068" w:author="מנוע מכני" w:date="2026-10-11T12:04:39Z">
        <w:r w:rsidRPr="00027215">
          <w:rPr>
            <w:spacing w:val="-6"/>
            <w:rtl/>
          </w:rPr>
          <w:delText xml:space="preserve">קשיא</w:delText>
        </w:r>
      </w:del>
      <w:r w:rsidRPr="00027215">
        <w:rPr>
          <w:spacing w:val="-6"/>
          <w:rtl/>
        </w:rPr>
        <w:t xml:space="preserve"> ודאי, דאילו מעת לעת שבנדה תולין, </w:t>
      </w:r>
      <w:r w:rsidRPr="00027215">
        <w:rPr>
          <w:spacing w:val="-6"/>
          <w:rtl/>
        </w:rPr>
        <w:t xml:space="preserve">לא</w:t>
      </w:r>
      <w:r w:rsidRPr="00027215">
        <w:rPr>
          <w:spacing w:val="-6"/>
          <w:rtl/>
        </w:rPr>
        <w:t xml:space="preserve"> אוכלין ולא שורפין, ואילו </w:t>
      </w:r>
      <w:ins w:id="93351" w:author="מנוע מכני" w:date="2026-10-11T12:04:39Z">
        <w:r>
          <w:rPr>
            <w:spacing w:val="-6"/>
            <w:rtl/>
          </w:rPr>
          <w:t xml:space="preserve">כאן</w:t>
        </w:r>
      </w:ins>
      <w:del w:id="93352" w:author="מנוע מכני" w:date="2026-10-11T12:04:39Z">
        <w:r w:rsidRPr="00027215">
          <w:rPr>
            <w:spacing w:val="-6"/>
            <w:rtl/>
          </w:rPr>
          <w:delText xml:space="preserve">הכא</w:delText>
        </w:r>
      </w:del>
      <w:r w:rsidRPr="00027215">
        <w:rPr>
          <w:spacing w:val="-6"/>
          <w:rtl/>
        </w:rPr>
        <w:t xml:space="preserve"> - טומאה ודאי! </w:t>
      </w:r>
    </w:p>
    <w:p w:rsidR="00E403F0" w:rsidRDefault="00E403F0" w:rsidP="00E403F0">
      <w:pPr>
        <w:pStyle w:val="a2"/>
        <w:numPr>
          <w:ilvl w:val="0"/>
          <w:numId w:val="3"/>
        </w:numPr>
        <w:ind w:left="714" w:hanging="357"/>
      </w:pPr>
      <w:ins w:id="93353" w:author="מנוע מכני" w:date="2026-10-11T12:04:39Z">
        <w:r>
          <w:rPr>
            <w:rtl/>
          </w:rPr>
          <w:t xml:space="preserve">שם</w:t>
        </w:r>
      </w:ins>
      <w:del w:id="93354" w:author="מנוע מכני" w:date="2026-10-11T12:04:39Z">
        <w:r w:rsidRPr="00DC73CC">
          <w:rPr>
            <w:rtl/>
          </w:rPr>
          <w:delText xml:space="preserve">התם</w:delText>
        </w:r>
      </w:del>
      <w:r w:rsidRPr="00DC73CC">
        <w:rPr>
          <w:rtl/>
        </w:rPr>
        <w:t xml:space="preserve"> משום ד</w:t>
      </w:r>
      <w:r w:rsidRPr="00DC73CC">
        <w:rPr>
          <w:rFonts w:hint="cs"/>
          <w:rtl/>
        </w:rPr>
        <w:t>ה</w:t>
      </w:r>
      <w:r w:rsidRPr="00DC73CC">
        <w:rPr>
          <w:rtl/>
        </w:rPr>
        <w:t xml:space="preserve">עמד טמא על חזקתו</w:t>
      </w:r>
      <w:ins w:id="96439" w:author="מנוע מכני" w:date="2026-10-11T12:04:39Z">
        <w:r>
          <w:rPr>
            <w:rtl/>
          </w:rPr>
          <w:t xml:space="preserve"> </w:t>
        </w:r>
      </w:ins>
      <w:del w:id="96440" w:author="מנוע מכני" w:date="2026-10-11T12:04:39Z">
        <w:r w:rsidRPr="00DC73CC">
          <w:rPr>
            <w:rtl/>
          </w:rPr>
          <w:delText xml:space="preserve"> </w:delText>
        </w:r>
        <w:r w:rsidRPr="00DC73CC">
          <w:rPr>
            <w:rFonts w:hint="cs"/>
            <w:rtl/>
          </w:rPr>
          <w:delText xml:space="preserve"> </w:delText>
        </w:r>
      </w:del>
      <w:r w:rsidRPr="00DC73CC">
        <w:rPr>
          <w:rtl/>
        </w:rPr>
        <w:t xml:space="preserve">ואימא </w:t>
      </w:r>
      <w:r w:rsidRPr="00DC73CC">
        <w:rPr>
          <w:rtl/>
        </w:rPr>
        <w:t xml:space="preserve">לא</w:t>
      </w:r>
      <w:r w:rsidRPr="00DC73CC">
        <w:rPr>
          <w:rtl/>
        </w:rPr>
        <w:t xml:space="preserve"> טבל, </w:t>
      </w:r>
      <w:r w:rsidRPr="00DC73CC">
        <w:rPr>
          <w:rFonts w:hint="cs"/>
          <w:rtl/>
        </w:rPr>
        <w:t xml:space="preserve">מש</w:t>
      </w:r>
      <w:ins w:id="90011" w:author="מנוע מכני" w:date="2026-10-11T12:04:39Z">
        <w:r>
          <w:rPr>
            <w:rFonts w:hint="cs"/>
            <w:rtl/>
          </w:rPr>
          <w:t xml:space="preserve">א"כ</w:t>
        </w:r>
      </w:ins>
      <w:del w:id="90012" w:author="מנוע מכני" w:date="2026-10-11T12:04:39Z">
        <w:r w:rsidRPr="00DC73CC">
          <w:rPr>
            <w:rFonts w:hint="cs"/>
            <w:rtl/>
          </w:rPr>
          <w:delText xml:space="preserve">א''כ</w:delText>
        </w:r>
      </w:del>
      <w:r w:rsidRPr="00DC73CC">
        <w:rPr>
          <w:rFonts w:hint="cs"/>
          <w:rtl/>
        </w:rPr>
        <w:t xml:space="preserve"> במקווה הרי חסר לפניך </w:t>
      </w:r>
    </w:p>
    <w:p w:rsidR="00E403F0" w:rsidRDefault="00E403F0" w:rsidP="00D07C84">
      <w:pPr>
        <w:pStyle w:val="a2"/>
        <w:numPr>
          <w:ilvl w:val="0"/>
          <w:numId w:val="3"/>
        </w:numPr>
        <w:ind w:left="714" w:hanging="357"/>
        <w:rPr>
          <w:rtl/>
        </w:rPr>
      </w:pPr>
      <w:ins w:id="93355" w:author="מנוע מכני" w:date="2026-10-11T12:04:39Z">
        <w:r>
          <w:rPr>
            <w:rFonts w:hint="cs"/>
            <w:rtl/>
          </w:rPr>
          <w:t xml:space="preserve">וכאן</w:t>
        </w:r>
      </w:ins>
      <w:del w:id="93356" w:author="מנוע מכני" w:date="2026-10-11T12:04:39Z">
        <w:r>
          <w:rPr>
            <w:rFonts w:hint="cs"/>
            <w:rtl/>
          </w:rPr>
          <w:delText xml:space="preserve">והכא</w:delText>
        </w:r>
      </w:del>
      <w:r>
        <w:rPr>
          <w:rFonts w:hint="cs"/>
          <w:rtl/>
        </w:rPr>
        <w:t xml:space="preserve"> רק עכשיו ראה לדם</w:t>
      </w:r>
      <w:ins w:id="97271" w:author="מנוע מכני" w:date="2026-10-11T12:04:39Z">
        <w:r>
          <w:rPr>
            <w:rFonts w:hint="cs"/>
            <w:rtl/>
          </w:rPr>
          <w:t xml:space="preserve">,</w:t>
        </w:r>
      </w:ins>
      <w:del w:id="97272" w:author="מנוע מכני" w:date="2026-10-11T12:04:39Z">
        <w:r>
          <w:rPr>
            <w:rFonts w:hint="cs"/>
            <w:rtl/>
          </w:rPr>
          <w:delText xml:space="preserve"> ,</w:delText>
        </w:r>
      </w:del>
      <w:r>
        <w:rPr>
          <w:rFonts w:hint="cs"/>
          <w:rtl/>
        </w:rPr>
        <w:t xml:space="preserve"> אבל במקווה אפשר לומר שחסר מזמן </w:t>
      </w:r>
    </w:p>
    <w:p>
      <w:pPr>
        <w:pStyle w:val="38"/>
        <w:rPr>
          <w:ins w:id="98612" w:author="מנוע מכני" w:date="2026-10-11T12:04:39Z"/>
        </w:rPr>
      </w:pPr>
      <w:r>
        <w:t xml:space="preserve">ויקשה</w:t>
      </w:r>
    </w:p>
    <w:p w:rsidR="00E403F0" w:rsidRDefault="00E403F0" w:rsidP="00E403F0">
      <w:pPr>
        <w:pStyle w:val="a2"/>
        <w:numPr>
          <w:ilvl w:val="0"/>
          <w:numId w:val="3"/>
        </w:numPr>
        <w:ind w:left="714" w:hanging="357"/>
        <w:rPr>
          <w:rtl/>
        </w:rPr>
      </w:pPr>
      <w:del w:id="98613" w:author="מנוע מכני" w:date="2026-10-11T12:04:39Z">
        <w:r>
          <w:rPr>
            <w:rFonts w:hint="cs"/>
            <w:rtl/>
          </w:rPr>
          <w:delText xml:space="preserve"> </w:delText>
        </w:r>
      </w:del>
      <w:r>
        <w:rPr>
          <w:rFonts w:hint="cs"/>
          <w:rtl/>
        </w:rPr>
        <w:t xml:space="preserve">דגם בדם נאמר שראתה עכשיו מעט אבל החתיל קודם </w:t>
      </w:r>
    </w:p>
    <w:p>
      <w:pPr>
        <w:pStyle w:val="38"/>
        <w:rPr>
          <w:ins w:id="98614" w:author="מנוע מכני" w:date="2026-10-11T12:04:39Z"/>
        </w:rPr>
      </w:pPr>
      <w:r>
        <w:tab/>
      </w:r>
      <w:r>
        <w:tab/>
      </w:r>
      <w:r w:rsidRPr="002407B8">
        <w:t>אלא</w:t>
      </w:r>
    </w:p>
    <w:p w:rsidR="00E403F0" w:rsidRDefault="00E403F0" w:rsidP="00E403F0">
      <w:del w:id="98615" w:author="מנוע מכני" w:date="2026-10-11T12:04:39Z">
        <w:r>
          <w:rPr>
            <w:rFonts w:hint="cs"/>
            <w:rtl/>
          </w:rPr>
          <w:delText xml:space="preserve"> </w:delText>
        </w:r>
      </w:del>
      <w:r>
        <w:rPr>
          <w:rFonts w:hint="cs"/>
          <w:rtl/>
        </w:rPr>
        <w:t xml:space="preserve">במקוה יש תרתי לריעותא חזקת אדם טמא ומקווה חסר משא'כ </w:t>
      </w:r>
      <w:ins w:id="93357" w:author="מנוע מכני" w:date="2026-10-11T12:04:39Z">
        <w:r>
          <w:rPr>
            <w:rFonts w:hint="cs"/>
            <w:rtl/>
          </w:rPr>
          <w:t xml:space="preserve">כאן</w:t>
        </w:r>
      </w:ins>
      <w:del w:id="93358" w:author="מנוע מכני" w:date="2026-10-11T12:04:39Z">
        <w:r>
          <w:rPr>
            <w:rFonts w:hint="cs"/>
            <w:rtl/>
          </w:rPr>
          <w:delText xml:space="preserve">הכא</w:delText>
        </w:r>
      </w:del>
      <w:r>
        <w:rPr>
          <w:rFonts w:hint="cs"/>
          <w:rtl/>
        </w:rPr>
        <w:t xml:space="preserve"> רק האשה טמאה </w:t>
      </w:r>
    </w:p>
    <w:p w:rsidR="00E403F0" w:rsidRPr="00E32CBC" w:rsidRDefault="00E403F0" w:rsidP="00E403F0">
      <w:pPr>
        <w:jc w:val="center"/>
        <w:rPr>
          <w:rFonts w:ascii="FontbitDavid" w:hAnsi="FontbitDavid"/>
          <w:color w:val="767171" w:themeColor="background2" w:themeShade="80"/>
          <w:sz w:val="24"/>
          <w:rtl/>
        </w:rPr>
      </w:pPr>
      <w:r w:rsidRPr="00E32CBC">
        <w:rPr>
          <w:rFonts w:ascii="FontbitDavid" w:hAnsi="FontbitDavid"/>
          <w:color w:val="767171" w:themeColor="background2" w:themeShade="80"/>
          <w:rtl/>
        </w:rPr>
        <w:t xml:space="preserve">•</w:t>
      </w:r>
      <w:ins w:id="96441" w:author="מנוע מכני" w:date="2026-10-11T12:04:39Z">
        <w:r>
          <w:rPr>
            <w:rFonts w:ascii="FontbitDavid" w:hAnsi="FontbitDavid"/>
            <w:color w:val="767171" w:themeColor="background2" w:themeShade="80"/>
            <w:rtl/>
          </w:rPr>
          <w:t xml:space="preserve"> </w:t>
        </w:r>
      </w:ins>
      <w:del w:id="96442" w:author="מנוע מכני" w:date="2026-10-11T12:04:39Z">
        <w:r w:rsidRPr="00E32CBC">
          <w:rPr>
            <w:rFonts w:ascii="FontbitDavid" w:hAnsi="FontbitDavid"/>
            <w:color w:val="767171" w:themeColor="background2" w:themeShade="80"/>
            <w:rtl/>
          </w:rPr>
          <w:delText xml:space="preserve">  </w:delText>
        </w:r>
      </w:del>
      <w:r w:rsidRPr="00E32CBC">
        <w:rPr>
          <w:rFonts w:ascii="FontbitDavid" w:hAnsi="FontbitDavid"/>
          <w:color w:val="767171" w:themeColor="background2" w:themeShade="80"/>
          <w:rtl/>
        </w:rPr>
        <w:t xml:space="preserve">•</w:t>
      </w:r>
      <w:ins w:id="96443" w:author="מנוע מכני" w:date="2026-10-11T12:04:39Z">
        <w:r>
          <w:rPr>
            <w:rFonts w:ascii="FontbitDavid" w:hAnsi="FontbitDavid"/>
            <w:color w:val="767171" w:themeColor="background2" w:themeShade="80"/>
            <w:rtl/>
          </w:rPr>
          <w:t xml:space="preserve"> </w:t>
        </w:r>
      </w:ins>
      <w:del w:id="96444" w:author="מנוע מכני" w:date="2026-10-11T12:04:39Z">
        <w:r w:rsidRPr="00E32CBC">
          <w:rPr>
            <w:rFonts w:ascii="FontbitDavid" w:hAnsi="FontbitDavid"/>
            <w:color w:val="767171" w:themeColor="background2" w:themeShade="80"/>
            <w:rtl/>
          </w:rPr>
          <w:delText xml:space="preserve">  </w:delText>
        </w:r>
      </w:del>
      <w:r w:rsidRPr="00E32CBC">
        <w:rPr>
          <w:rFonts w:ascii="FontbitDavid" w:hAnsi="FontbitDavid"/>
          <w:color w:val="767171" w:themeColor="background2" w:themeShade="80"/>
          <w:rtl/>
        </w:rPr>
        <w:t xml:space="preserve">•</w:t>
      </w:r>
    </w:p>
    <w:p>
      <w:pPr>
        <w:pStyle w:val="afffff8"/>
        <w:rPr>
          <w:ins w:id="90733" w:author="קלוד" w:date="2026-10-11T12:23:38Z"/>
        </w:rPr>
      </w:pPr>
      <w:ins w:id="90734" w:author="קלוד" w:date="2026-10-11T12:23:38Z">
        <w:r>
          <w:rPr>
            <w:color w:val="7B3F00"/>
          </w:rPr>
          <w:t xml:space="preserve">חבית שנמצאה חומץ - ספק למפרע</w:t>
        </w:r>
      </w:ins>
    </w:p>
    <w:p>
      <w:pPr>
        <w:pStyle w:val="38"/>
        <w:rPr>
          <w:ins w:id="98616" w:author="מנוע מכני" w:date="2026-10-11T12:04:39Z"/>
        </w:rPr>
      </w:pPr>
      <w:r>
        <w:t>ו</w:t>
      </w:r>
      <w:r w:rsidRPr="005900D6">
        <w:t xml:space="preserve">שאני</w:t>
      </w:r>
    </w:p>
    <w:p w:rsidR="00E403F0" w:rsidRPr="00DC73CC" w:rsidRDefault="00E403F0" w:rsidP="00E403F0">
      <w:pPr>
        <w:rPr>
          <w:rFonts w:ascii="FontbitDavid" w:hAnsi="FontbitDavid"/>
          <w:sz w:val="24"/>
          <w:rtl/>
        </w:rPr>
      </w:pPr>
      <w:del w:id="98617" w:author="מנוע מכני" w:date="2026-10-11T12:04:39Z">
        <w:r w:rsidRPr="005900D6">
          <w:rPr>
            <w:rFonts w:ascii="FontbitDavid" w:hAnsi="FontbitDavid" w:hint="cs"/>
            <w:b/>
            <w:bCs/>
            <w:sz w:val="24"/>
            <w:rtl/>
          </w:rPr>
          <w:delText xml:space="preserve"> </w:delText>
        </w:r>
      </w:del>
      <w:r w:rsidRPr="005900D6">
        <w:rPr>
          <w:rFonts w:ascii="FontbitDavid" w:hAnsi="FontbitDavid" w:hint="cs"/>
          <w:b/>
          <w:bCs/>
          <w:sz w:val="24"/>
          <w:rtl/>
        </w:rPr>
        <w:t xml:space="preserve">מהך</w:t>
      </w:r>
      <w:r>
        <w:rPr>
          <w:rFonts w:ascii="FontbitDavid" w:hAnsi="FontbitDavid" w:hint="cs"/>
          <w:sz w:val="24"/>
          <w:rtl/>
        </w:rPr>
        <w:t xml:space="preserve"> ד</w:t>
      </w:r>
      <w:r w:rsidRPr="00DC73CC">
        <w:rPr>
          <w:rFonts w:ascii="FontbitDavid" w:hAnsi="FontbitDavid"/>
          <w:sz w:val="24"/>
          <w:rtl/>
        </w:rPr>
        <w:t xml:space="preserve">היה בודק את החבית להיות מפריש </w:t>
      </w:r>
      <w:ins w:id="94811" w:author="מנוע מכני" w:date="2026-10-11T12:04:39Z">
        <w:r>
          <w:rPr>
            <w:rFonts w:ascii="FontbitDavid" w:hAnsi="FontbitDavid"/>
            <w:sz w:val="24"/>
            <w:rtl/>
          </w:rPr>
          <w:t xml:space="preserve">עליו</w:t>
        </w:r>
      </w:ins>
      <w:del w:id="94812" w:author="מנוע מכני" w:date="2026-10-11T12:04:39Z">
        <w:r w:rsidRPr="00DC73CC">
          <w:rPr>
            <w:rFonts w:ascii="FontbitDavid" w:hAnsi="FontbitDavid"/>
            <w:sz w:val="24"/>
            <w:rtl/>
          </w:rPr>
          <w:delText xml:space="preserve">עליה</w:delText>
        </w:r>
      </w:del>
      <w:r w:rsidRPr="00DC73CC">
        <w:rPr>
          <w:rFonts w:ascii="FontbitDavid" w:hAnsi="FontbitDavid"/>
          <w:sz w:val="24"/>
          <w:rtl/>
        </w:rPr>
        <w:t xml:space="preserve"> תרומה והולך </w:t>
      </w:r>
      <w:r w:rsidRPr="00DC73CC">
        <w:rPr>
          <w:rFonts w:ascii="FontbitDavid" w:hAnsi="FontbitDavid"/>
          <w:sz w:val="24"/>
          <w:rtl/>
        </w:rPr>
        <w:t xml:space="preserve">ואח"כ</w:t>
      </w:r>
      <w:r w:rsidRPr="00DC73CC">
        <w:rPr>
          <w:rFonts w:ascii="FontbitDavid" w:hAnsi="FontbitDavid"/>
          <w:sz w:val="24"/>
          <w:rtl/>
        </w:rPr>
        <w:t xml:space="preserve"> נמצא חומץ.</w:t>
      </w:r>
    </w:p>
    <w:p w:rsidR="00E403F0" w:rsidRPr="00B078C3" w:rsidRDefault="00E403F0" w:rsidP="00E403F0">
      <w:pPr>
        <w:rPr>
          <w:rFonts w:ascii="FontbitDavid" w:hAnsi="FontbitDavid"/>
          <w:sz w:val="24"/>
          <w:rtl/>
        </w:rPr>
      </w:pPr>
      <w:r w:rsidRPr="00B078C3">
        <w:rPr>
          <w:rFonts w:ascii="FontbitDavid" w:hAnsi="FontbitDavid"/>
          <w:sz w:val="24"/>
          <w:rtl/>
        </w:rPr>
        <w:t>כל ג' ימים - ודאי, מכאן ואילך - ספק.</w:t>
      </w:r>
    </w:p>
    <w:p>
      <w:pPr>
        <w:pStyle w:val="38"/>
        <w:rPr>
          <w:ins w:id="98618" w:author="מנוע מכני" w:date="2026-10-11T12:04:39Z"/>
        </w:rPr>
      </w:pPr>
      <w:r w:rsidRPr="002B4E05">
        <w:t xml:space="preserve">וקשה לשמאי:</w:t>
      </w:r>
    </w:p>
    <w:p w:rsidR="00E403F0" w:rsidRPr="002B4E05" w:rsidRDefault="00E403F0" w:rsidP="00E403F0">
      <w:pPr>
        <w:rPr>
          <w:rFonts w:ascii="FontbitDavid" w:hAnsi="FontbitDavid"/>
          <w:spacing w:val="-2"/>
          <w:sz w:val="24"/>
          <w:rtl/>
        </w:rPr>
      </w:pPr>
      <w:del w:id="98619" w:author="מנוע מכני" w:date="2026-10-11T12:04:39Z">
        <w:r w:rsidRPr="002B4E05">
          <w:rPr>
            <w:rFonts w:ascii="FontbitDavid" w:hAnsi="FontbitDavid" w:hint="cs"/>
            <w:spacing w:val="-2"/>
            <w:sz w:val="24"/>
            <w:rtl/>
          </w:rPr>
          <w:delText xml:space="preserve"> </w:delText>
        </w:r>
      </w:del>
      <w:r w:rsidRPr="002B4E05">
        <w:rPr>
          <w:rFonts w:ascii="FontbitDavid" w:hAnsi="FontbitDavid"/>
          <w:spacing w:val="-2"/>
          <w:sz w:val="24"/>
          <w:rtl/>
        </w:rPr>
        <w:tab/>
      </w:r>
      <w:r w:rsidRPr="002B4E05">
        <w:rPr>
          <w:rFonts w:ascii="FontbitDavid" w:hAnsi="FontbitDavid" w:hint="cs"/>
          <w:spacing w:val="-2"/>
          <w:sz w:val="24"/>
          <w:rtl/>
        </w:rPr>
        <w:t xml:space="preserve">ובכהכרח </w:t>
      </w:r>
      <w:ins w:id="93359" w:author="מנוע מכני" w:date="2026-10-11T12:04:39Z">
        <w:r>
          <w:rPr>
            <w:rFonts w:ascii="FontbitDavid" w:hAnsi="FontbitDavid" w:hint="cs"/>
            <w:spacing w:val="-2"/>
            <w:sz w:val="24"/>
            <w:rtl/>
          </w:rPr>
          <w:t xml:space="preserve">דשם</w:t>
        </w:r>
      </w:ins>
      <w:del w:id="93360" w:author="מנוע מכני" w:date="2026-10-11T12:04:39Z">
        <w:r w:rsidRPr="002B4E05">
          <w:rPr>
            <w:rFonts w:ascii="FontbitDavid" w:hAnsi="FontbitDavid" w:hint="cs"/>
            <w:spacing w:val="-2"/>
            <w:sz w:val="24"/>
            <w:rtl/>
          </w:rPr>
          <w:delText xml:space="preserve">דהתם</w:delText>
        </w:r>
      </w:del>
      <w:r w:rsidRPr="002B4E05">
        <w:rPr>
          <w:rFonts w:ascii="FontbitDavid" w:hAnsi="FontbitDavid" w:hint="cs"/>
          <w:spacing w:val="-2"/>
          <w:sz w:val="24"/>
          <w:rtl/>
        </w:rPr>
        <w:t xml:space="preserve"> יש תרתי לריעותא על היין שהחמיץ</w:t>
      </w:r>
      <w:ins w:id="96445" w:author="מנוע מכני" w:date="2026-10-11T12:04:39Z">
        <w:r>
          <w:rPr>
            <w:rFonts w:ascii="FontbitDavid" w:hAnsi="FontbitDavid" w:hint="cs"/>
            <w:spacing w:val="-2"/>
            <w:sz w:val="24"/>
            <w:rtl/>
          </w:rPr>
          <w:t xml:space="preserve"> </w:t>
        </w:r>
      </w:ins>
      <w:del w:id="96446" w:author="מנוע מכני" w:date="2026-10-11T12:04:39Z">
        <w:r w:rsidRPr="002B4E05">
          <w:rPr>
            <w:rFonts w:ascii="FontbitDavid" w:hAnsi="FontbitDavid" w:hint="cs"/>
            <w:spacing w:val="-2"/>
            <w:sz w:val="24"/>
            <w:rtl/>
          </w:rPr>
          <w:delText xml:space="preserve">  </w:delText>
        </w:r>
      </w:del>
      <w:r w:rsidRPr="002B4E05">
        <w:rPr>
          <w:rFonts w:ascii="FontbitDavid" w:hAnsi="FontbitDavid" w:hint="cs"/>
          <w:spacing w:val="-2"/>
          <w:sz w:val="24"/>
          <w:rtl/>
        </w:rPr>
        <w:t xml:space="preserve">והטבל שלא נעשר </w:t>
      </w:r>
    </w:p>
    <w:p w:rsidR="00E403F0" w:rsidRPr="00E87E21" w:rsidRDefault="00E403F0" w:rsidP="00E403F0">
      <w:pPr>
        <w:rPr>
          <w:rFonts w:ascii="FontbitDavid" w:hAnsi="FontbitDavid"/>
          <w:spacing w:val="-6"/>
          <w:sz w:val="24"/>
          <w:rtl/>
        </w:rPr>
      </w:pPr>
      <w:r w:rsidRPr="00E87E21">
        <w:rPr>
          <w:rFonts w:ascii="FontbitDavid" w:hAnsi="FontbitDavid"/>
          <w:spacing w:val="-6"/>
          <w:sz w:val="24"/>
          <w:rtl/>
        </w:rPr>
        <w:tab/>
      </w:r>
      <w:r w:rsidRPr="00E87E21">
        <w:rPr>
          <w:rFonts w:ascii="FontbitDavid" w:hAnsi="FontbitDavid"/>
          <w:spacing w:val="-6"/>
          <w:sz w:val="24"/>
          <w:rtl/>
        </w:rPr>
        <w:tab/>
      </w:r>
      <w:r w:rsidRPr="00E87E21">
        <w:rPr>
          <w:rFonts w:ascii="FontbitDavid" w:hAnsi="FontbitDavid"/>
          <w:spacing w:val="-6"/>
          <w:sz w:val="24"/>
          <w:rtl/>
        </w:rPr>
        <w:tab/>
      </w:r>
      <w:r w:rsidRPr="00E87E21">
        <w:rPr>
          <w:rFonts w:ascii="FontbitDavid" w:hAnsi="FontbitDavid" w:hint="cs"/>
          <w:spacing w:val="-6"/>
          <w:sz w:val="24"/>
          <w:rtl/>
        </w:rPr>
        <w:t xml:space="preserve">מש</w:t>
      </w:r>
      <w:ins w:id="90013" w:author="מנוע מכני" w:date="2026-10-11T12:04:39Z">
        <w:r>
          <w:rPr>
            <w:rFonts w:ascii="FontbitDavid" w:hAnsi="FontbitDavid" w:hint="cs"/>
            <w:spacing w:val="-6"/>
            <w:sz w:val="24"/>
            <w:rtl/>
          </w:rPr>
          <w:t xml:space="preserve">א"כ</w:t>
        </w:r>
      </w:ins>
      <w:del w:id="90014" w:author="מנוע מכני" w:date="2026-10-11T12:04:39Z">
        <w:r w:rsidRPr="00E87E21">
          <w:rPr>
            <w:rFonts w:ascii="FontbitDavid" w:hAnsi="FontbitDavid" w:hint="cs"/>
            <w:spacing w:val="-6"/>
            <w:sz w:val="24"/>
            <w:rtl/>
          </w:rPr>
          <w:delText xml:space="preserve">א''כ</w:delText>
        </w:r>
      </w:del>
      <w:r w:rsidRPr="00E87E21">
        <w:rPr>
          <w:rFonts w:ascii="FontbitDavid" w:hAnsi="FontbitDavid" w:hint="cs"/>
          <w:spacing w:val="-6"/>
          <w:sz w:val="24"/>
          <w:rtl/>
        </w:rPr>
        <w:t xml:space="preserve"> באשה </w:t>
      </w:r>
      <w:ins w:id="94813" w:author="מנוע מכני" w:date="2026-10-11T12:04:39Z">
        <w:r>
          <w:rPr>
            <w:rFonts w:ascii="FontbitDavid" w:hAnsi="FontbitDavid" w:hint="cs"/>
            <w:spacing w:val="-6"/>
            <w:sz w:val="24"/>
            <w:rtl/>
          </w:rPr>
          <w:t xml:space="preserve">דאחת</w:t>
        </w:r>
      </w:ins>
      <w:del w:id="94814" w:author="מנוע מכני" w:date="2026-10-11T12:04:39Z">
        <w:r w:rsidRPr="00E87E21">
          <w:rPr>
            <w:rFonts w:ascii="FontbitDavid" w:hAnsi="FontbitDavid" w:hint="cs"/>
            <w:spacing w:val="-6"/>
            <w:sz w:val="24"/>
            <w:rtl/>
          </w:rPr>
          <w:delText xml:space="preserve">דחדא</w:delText>
        </w:r>
      </w:del>
      <w:r w:rsidRPr="00E87E21">
        <w:rPr>
          <w:rFonts w:ascii="FontbitDavid" w:hAnsi="FontbitDavid" w:hint="cs"/>
          <w:spacing w:val="-6"/>
          <w:sz w:val="24"/>
          <w:rtl/>
        </w:rPr>
        <w:t xml:space="preserve"> לריעותא במה שראתה דם שהטהרות בחזקת טהרתן </w:t>
      </w:r>
    </w:p>
    <w:p w:rsidR="00E403F0" w:rsidRDefault="00E403F0" w:rsidP="00E403F0">
      <w:pPr>
        <w:rPr>
          <w:rFonts w:ascii="FontbitDavid" w:hAnsi="FontbitDavid"/>
          <w:sz w:val="24"/>
          <w:rtl/>
        </w:rPr>
      </w:pPr>
      <w:r w:rsidRPr="002407B8">
        <w:rPr>
          <w:rStyle w:val="2fb"/>
          <w:rFonts w:hint="cs"/>
          <w:b/>
          <w:bCs/>
          <w:rtl/>
        </w:rPr>
        <w:t xml:space="preserve">וא</w:t>
      </w:r>
      <w:ins w:id="90015" w:author="מנוע מכני" w:date="2026-10-11T12:04:39Z">
        <w:r>
          <w:rPr>
            <w:rStyle w:val="2fb"/>
            <w:rFonts w:hint="cs"/>
            <w:b/>
            <w:bCs/>
            <w:rtl/>
          </w:rPr>
          <w:t xml:space="preserve">ר"ח</w:t>
        </w:r>
      </w:ins>
      <w:del w:id="90016" w:author="מנוע מכני" w:date="2026-10-11T12:04:39Z">
        <w:r w:rsidRPr="002407B8">
          <w:rPr>
            <w:rFonts w:hint="cs"/>
            <w:b/>
            <w:bCs/>
            <w:rtl/>
          </w:rPr>
          <w:delText xml:space="preserve">ר''ח</w:delText>
        </w:r>
      </w:del>
      <w:r>
        <w:rPr>
          <w:rFonts w:hint="cs"/>
          <w:rtl/>
        </w:rPr>
        <w:t xml:space="preserve"> מסורא דהך דתנא חבית </w:t>
      </w:r>
      <w:ins w:id="90017" w:author="מנוע מכני" w:date="2026-10-11T12:04:39Z">
        <w:r>
          <w:rPr>
            <w:rStyle w:val="2fb"/>
            <w:rFonts w:hint="cs"/>
            <w:rtl/>
          </w:rPr>
          <w:t xml:space="preserve">ר"ש</w:t>
        </w:r>
      </w:ins>
      <w:del w:id="90018" w:author="מנוע מכני" w:date="2026-10-11T12:04:39Z">
        <w:r>
          <w:rPr>
            <w:rFonts w:hint="cs"/>
            <w:rtl/>
          </w:rPr>
          <w:delText xml:space="preserve">ר''ש</w:delText>
        </w:r>
      </w:del>
      <w:r>
        <w:rPr>
          <w:rFonts w:hint="cs"/>
          <w:rtl/>
        </w:rPr>
        <w:t xml:space="preserve"> היא דלגבי מקוה החשיבו כספק, </w:t>
      </w:r>
      <w:r w:rsidRPr="00B078C3">
        <w:rPr>
          <w:rtl/>
        </w:rPr>
        <w:t>דתנן</w:t>
      </w:r>
      <w:r>
        <w:rPr>
          <w:rFonts w:hint="cs"/>
          <w:rtl/>
        </w:rPr>
        <w:t>:</w:t>
      </w:r>
      <w:r w:rsidRPr="00B078C3">
        <w:rPr>
          <w:rtl/>
        </w:rPr>
        <w:t xml:space="preserve"> מקוה שנמדד </w:t>
      </w:r>
      <w:r w:rsidRPr="002B4E05">
        <w:rPr>
          <w:spacing w:val="-2"/>
          <w:rtl/>
        </w:rPr>
        <w:t xml:space="preserve">ונמצא חסר, </w:t>
      </w:r>
      <w:r w:rsidRPr="002B4E05">
        <w:rPr>
          <w:rStyle w:val="2fb"/>
          <w:rFonts w:ascii="FontbitDavid" w:hAnsi="FontbitDavid" w:hint="cs"/>
          <w:b/>
          <w:bCs/>
          <w:spacing w:val="-2"/>
          <w:sz w:val="24"/>
          <w:rtl/>
        </w:rPr>
        <w:t xml:space="preserve">ל</w:t>
      </w:r>
      <w:ins w:id="90019" w:author="מנוע מכני" w:date="2026-10-11T12:04:39Z">
        <w:r>
          <w:rPr>
            <w:rStyle w:val="2fb"/>
            <w:rFonts w:ascii="FontbitDavid" w:hAnsi="FontbitDavid" w:hint="cs"/>
            <w:b/>
            <w:bCs/>
            <w:spacing w:val="-2"/>
            <w:sz w:val="24"/>
            <w:rtl/>
          </w:rPr>
          <w:t xml:space="preserve">ר"מ</w:t>
        </w:r>
      </w:ins>
      <w:del w:id="90020" w:author="מנוע מכני" w:date="2026-10-11T12:04:39Z">
        <w:r w:rsidRPr="002B4E05">
          <w:rPr>
            <w:rFonts w:ascii="FontbitDavid" w:hAnsi="FontbitDavid" w:hint="cs"/>
            <w:b/>
            <w:bCs/>
            <w:spacing w:val="-2"/>
            <w:sz w:val="24"/>
            <w:rtl/>
          </w:rPr>
          <w:delText xml:space="preserve">ר''מ</w:delText>
        </w:r>
      </w:del>
      <w:r w:rsidRPr="002B4E05">
        <w:rPr>
          <w:rFonts w:ascii="FontbitDavid" w:hAnsi="FontbitDavid" w:hint="cs"/>
          <w:spacing w:val="-2"/>
          <w:sz w:val="24"/>
          <w:rtl/>
        </w:rPr>
        <w:t xml:space="preserve">: </w:t>
      </w:r>
      <w:r w:rsidRPr="002B4E05">
        <w:rPr>
          <w:rFonts w:ascii="FontbitDavid" w:hAnsi="FontbitDavid"/>
          <w:spacing w:val="-2"/>
          <w:sz w:val="24"/>
          <w:rtl/>
        </w:rPr>
        <w:t xml:space="preserve">כל הטהרות שנעשו על גביו למפרע, בין </w:t>
      </w:r>
      <w:r w:rsidRPr="002B4E05">
        <w:rPr>
          <w:rStyle w:val="2fb"/>
          <w:rFonts w:ascii="FontbitDavid" w:hAnsi="FontbitDavid"/>
          <w:spacing w:val="-2"/>
          <w:sz w:val="24"/>
          <w:rtl/>
        </w:rPr>
        <w:t xml:space="preserve">בר"ה</w:t>
      </w:r>
      <w:r w:rsidRPr="002B4E05">
        <w:rPr>
          <w:rFonts w:ascii="FontbitDavid" w:hAnsi="FontbitDavid"/>
          <w:spacing w:val="-2"/>
          <w:sz w:val="24"/>
          <w:rtl/>
        </w:rPr>
        <w:t xml:space="preserve"> בין </w:t>
      </w:r>
      <w:r w:rsidRPr="002B4E05">
        <w:rPr>
          <w:rFonts w:ascii="FontbitDavid" w:hAnsi="FontbitDavid"/>
          <w:spacing w:val="-2"/>
          <w:sz w:val="24"/>
          <w:rtl/>
        </w:rPr>
        <w:t xml:space="preserve">ברה"י</w:t>
      </w:r>
      <w:r w:rsidRPr="002B4E05">
        <w:rPr>
          <w:rFonts w:ascii="FontbitDavid" w:hAnsi="FontbitDavid"/>
          <w:spacing w:val="-2"/>
          <w:sz w:val="24"/>
          <w:rtl/>
        </w:rPr>
        <w:t xml:space="preserve"> - טמאות.</w:t>
      </w:r>
    </w:p>
    <w:p>
      <w:pPr>
        <w:pStyle w:val="38"/>
        <w:rPr>
          <w:ins w:id="98620" w:author="מנוע מכני" w:date="2026-10-11T12:04:39Z"/>
        </w:rPr>
      </w:pPr>
      <w:r>
        <w:tab/>
      </w:r>
      <w:r w:rsidRPr="007639E4">
        <w:t>ל</w:t>
      </w:r>
      <w:r w:rsidRPr="007639E4">
        <w:t>ר</w:t>
      </w:r>
      <w:r w:rsidRPr="00B078C3">
        <w:t xml:space="preserve">"ש:</w:t>
      </w:r>
    </w:p>
    <w:p w:rsidR="00E403F0" w:rsidRPr="002407B8" w:rsidRDefault="00E403F0" w:rsidP="00E403F0">
      <w:pPr>
        <w:rPr>
          <w:rtl/>
        </w:rPr>
      </w:pPr>
      <w:del w:id="98621" w:author="מנוע מכני" w:date="2026-10-11T12:04:39Z">
        <w:r w:rsidRPr="00B078C3">
          <w:rPr>
            <w:rtl/>
          </w:rPr>
          <w:delText xml:space="preserve"> </w:delText>
        </w:r>
      </w:del>
      <w:r w:rsidRPr="00B078C3">
        <w:rPr>
          <w:rStyle w:val="2fb"/>
          <w:rtl/>
        </w:rPr>
        <w:t xml:space="preserve">בר"ה</w:t>
      </w:r>
      <w:r w:rsidRPr="00B078C3">
        <w:rPr>
          <w:rtl/>
        </w:rPr>
        <w:t xml:space="preserve"> - טהורות, </w:t>
      </w:r>
      <w:r w:rsidRPr="00B078C3">
        <w:rPr>
          <w:rtl/>
        </w:rPr>
        <w:t xml:space="preserve">ברה"י</w:t>
      </w:r>
      <w:r w:rsidRPr="00B078C3">
        <w:rPr>
          <w:rtl/>
        </w:rPr>
        <w:t xml:space="preserve"> - תולין.</w:t>
      </w:r>
    </w:p>
    <w:p w:rsidR="00E403F0" w:rsidRDefault="00E403F0" w:rsidP="00E403F0">
      <w:pPr>
        <w:pStyle w:val="afff3"/>
        <w:framePr w:wrap="around"/>
        <w:rPr>
          <w:rtl/>
        </w:rPr>
      </w:pPr>
      <w:r>
        <w:rPr>
          <w:rFonts w:hint="cs"/>
          <w:rtl/>
        </w:rPr>
        <w:t>ג.</w:t>
      </w:r>
    </w:p>
    <w:p>
      <w:pPr>
        <w:pStyle w:val="afffff8"/>
        <w:rPr>
          <w:ins w:id="90731" w:author="קלוד" w:date="2026-10-11T12:23:38Z"/>
        </w:rPr>
      </w:pPr>
      <w:ins w:id="90732" w:author="קלוד" w:date="2026-10-11T12:23:38Z">
        <w:r>
          <w:rPr>
            <w:color w:val="7B3F00"/>
          </w:rPr>
          <w:t xml:space="preserve">מקוה חסר - ר"מ ור"ש למדוהו מסוטה</w:t>
        </w:r>
      </w:ins>
    </w:p>
    <w:p>
      <w:pPr>
        <w:pStyle w:val="38"/>
        <w:rPr>
          <w:ins w:id="98622" w:author="מנוע מכני" w:date="2026-10-11T12:04:39Z"/>
        </w:rPr>
      </w:pPr>
      <w:r w:rsidRPr="00E87E21">
        <w:t>ושניהם למדוה מסוטה</w:t>
      </w:r>
      <w:r w:rsidRPr="00E87E21">
        <w:t xml:space="preserve"> - רבנן</w:t>
      </w:r>
      <w:r w:rsidRPr="00E87E21">
        <w:t xml:space="preserve">:</w:t>
      </w:r>
    </w:p>
    <w:p w:rsidR="00E403F0" w:rsidRPr="00E87E21" w:rsidRDefault="00E403F0" w:rsidP="00E403F0">
      <w:pPr>
        <w:rPr>
          <w:spacing w:val="-4"/>
          <w:rtl/>
        </w:rPr>
      </w:pPr>
      <w:del w:id="98623" w:author="מנוע מכני" w:date="2026-10-11T12:04:39Z">
        <w:r w:rsidRPr="00E87E21">
          <w:rPr>
            <w:rFonts w:hint="cs"/>
            <w:spacing w:val="-4"/>
            <w:rtl/>
          </w:rPr>
          <w:delText xml:space="preserve"> </w:delText>
        </w:r>
      </w:del>
      <w:r w:rsidRPr="00E87E21">
        <w:rPr>
          <w:rFonts w:hint="cs"/>
          <w:spacing w:val="-4"/>
          <w:rtl/>
        </w:rPr>
        <w:t xml:space="preserve">כ</w:t>
      </w:r>
      <w:r w:rsidRPr="00E87E21">
        <w:rPr>
          <w:spacing w:val="-4"/>
          <w:rtl/>
        </w:rPr>
        <w:t xml:space="preserve">סוטה - </w:t>
      </w:r>
      <w:r w:rsidRPr="00E87E21">
        <w:rPr>
          <w:rFonts w:hint="cs"/>
          <w:spacing w:val="-4"/>
          <w:rtl/>
        </w:rPr>
        <w:t>ש</w:t>
      </w:r>
      <w:r w:rsidRPr="00E87E21">
        <w:rPr>
          <w:spacing w:val="-4"/>
          <w:rtl/>
        </w:rPr>
        <w:t xml:space="preserve">ספק היא ועשאוה כודאי, </w:t>
      </w:r>
      <w:ins w:id="93361" w:author="מנוע מכני" w:date="2026-10-11T12:04:39Z">
        <w:r>
          <w:rPr>
            <w:spacing w:val="-4"/>
            <w:rtl/>
          </w:rPr>
          <w:t xml:space="preserve">כאן</w:t>
        </w:r>
      </w:ins>
      <w:del w:id="93362" w:author="מנוע מכני" w:date="2026-10-11T12:04:39Z">
        <w:r w:rsidRPr="00E87E21">
          <w:rPr>
            <w:spacing w:val="-4"/>
            <w:rtl/>
          </w:rPr>
          <w:delText xml:space="preserve">הכא</w:delText>
        </w:r>
      </w:del>
      <w:r w:rsidRPr="00E87E21">
        <w:rPr>
          <w:spacing w:val="-4"/>
          <w:rtl/>
        </w:rPr>
        <w:t xml:space="preserve"> </w:t>
      </w:r>
      <w:ins w:id="93363" w:author="מנוע מכני" w:date="2026-10-11T12:04:39Z">
        <w:r>
          <w:rPr>
            <w:spacing w:val="-4"/>
            <w:rtl/>
          </w:rPr>
          <w:t xml:space="preserve">גם</w:t>
        </w:r>
      </w:ins>
      <w:del w:id="93364" w:author="מנוע מכני" w:date="2026-10-11T12:04:39Z">
        <w:r w:rsidRPr="00E87E21">
          <w:rPr>
            <w:spacing w:val="-4"/>
            <w:rtl/>
          </w:rPr>
          <w:delText xml:space="preserve">נמי</w:delText>
        </w:r>
      </w:del>
      <w:r w:rsidRPr="00E87E21">
        <w:rPr>
          <w:spacing w:val="-4"/>
          <w:rtl/>
        </w:rPr>
        <w:t xml:space="preserve"> - ספק ועשאוה כודאי.</w:t>
      </w:r>
    </w:p>
    <w:p w:rsidR="00E403F0" w:rsidRDefault="00E403F0" w:rsidP="00E403F0">
      <w:pPr>
        <w:rPr>
          <w:rtl/>
        </w:rPr>
      </w:pPr>
      <w:r>
        <w:rPr>
          <w:rFonts w:hint="cs"/>
          <w:rtl/>
        </w:rPr>
        <w:t xml:space="preserve">ולא כסוטה </w:t>
      </w:r>
      <w:r>
        <w:rPr>
          <w:rStyle w:val="2fb"/>
          <w:rFonts w:hint="cs"/>
          <w:rtl/>
        </w:rPr>
        <w:t xml:space="preserve">דבר</w:t>
      </w:r>
      <w:ins w:id="90021" w:author="מנוע מכני" w:date="2026-10-11T12:04:39Z">
        <w:r>
          <w:rPr>
            <w:rStyle w:val="2fb"/>
            <w:rFonts w:hint="cs"/>
            <w:rtl/>
          </w:rPr>
          <w:t xml:space="preserve">ה"ר</w:t>
        </w:r>
      </w:ins>
      <w:del w:id="90022" w:author="מנוע מכני" w:date="2026-10-11T12:04:39Z">
        <w:r>
          <w:rPr>
            <w:rFonts w:hint="cs"/>
            <w:rtl/>
          </w:rPr>
          <w:delText xml:space="preserve">ה''ר</w:delText>
        </w:r>
      </w:del>
      <w:r>
        <w:rPr>
          <w:rFonts w:hint="cs"/>
          <w:rtl/>
        </w:rPr>
        <w:t xml:space="preserve"> טהור- דדוקא </w:t>
      </w:r>
      <w:ins w:id="93367" w:author="מנוע מכני" w:date="2026-10-11T12:04:39Z">
        <w:r>
          <w:rPr>
            <w:rFonts w:hint="cs"/>
            <w:rtl/>
          </w:rPr>
          <w:t xml:space="preserve">שם</w:t>
        </w:r>
      </w:ins>
      <w:del w:id="93368" w:author="מנוע מכני" w:date="2026-10-11T12:04:39Z">
        <w:r>
          <w:rPr>
            <w:rFonts w:hint="cs"/>
            <w:rtl/>
          </w:rPr>
          <w:delText xml:space="preserve">התם</w:delText>
        </w:r>
      </w:del>
      <w:r>
        <w:rPr>
          <w:rFonts w:hint="cs"/>
          <w:rtl/>
        </w:rPr>
        <w:t xml:space="preserve"> דסתירה </w:t>
      </w:r>
      <w:r>
        <w:rPr>
          <w:rFonts w:hint="cs"/>
          <w:rtl/>
        </w:rPr>
        <w:t xml:space="preserve">בר</w:t>
      </w:r>
      <w:ins w:id="90023" w:author="מנוע מכני" w:date="2026-10-11T12:04:39Z">
        <w:r>
          <w:rPr>
            <w:rFonts w:hint="cs"/>
            <w:rtl/>
          </w:rPr>
          <w:t xml:space="preserve">ה"ר</w:t>
        </w:r>
      </w:ins>
      <w:del w:id="90024" w:author="מנוע מכני" w:date="2026-10-11T12:04:39Z">
        <w:r>
          <w:rPr>
            <w:rFonts w:hint="cs"/>
            <w:rtl/>
          </w:rPr>
          <w:delText xml:space="preserve">ה''ר</w:delText>
        </w:r>
      </w:del>
      <w:r>
        <w:rPr>
          <w:rFonts w:hint="cs"/>
          <w:rtl/>
        </w:rPr>
        <w:t xml:space="preserve"> </w:t>
      </w:r>
      <w:ins w:id="93365" w:author="מנוע מכני" w:date="2026-10-11T12:04:39Z">
        <w:r>
          <w:rPr>
            <w:rFonts w:hint="cs"/>
            <w:rtl/>
          </w:rPr>
          <w:t xml:space="preserve">אין</w:t>
        </w:r>
      </w:ins>
      <w:del w:id="93366" w:author="מנוע מכני" w:date="2026-10-11T12:04:39Z">
        <w:r>
          <w:rPr>
            <w:rFonts w:hint="cs"/>
            <w:rtl/>
          </w:rPr>
          <w:delText xml:space="preserve">ליכא</w:delText>
        </w:r>
      </w:del>
      <w:r>
        <w:rPr>
          <w:rFonts w:hint="cs"/>
          <w:rtl/>
        </w:rPr>
        <w:t xml:space="preserve"> משא'כ במקווה אפשר שיחסר גם </w:t>
      </w:r>
      <w:r>
        <w:rPr>
          <w:rFonts w:hint="cs"/>
          <w:rtl/>
        </w:rPr>
        <w:t xml:space="preserve">בר</w:t>
      </w:r>
      <w:ins w:id="90025" w:author="מנוע מכני" w:date="2026-10-11T12:04:39Z">
        <w:r>
          <w:rPr>
            <w:rFonts w:hint="cs"/>
            <w:rtl/>
          </w:rPr>
          <w:t xml:space="preserve">ה"ר</w:t>
        </w:r>
      </w:ins>
      <w:del w:id="90026" w:author="מנוע מכני" w:date="2026-10-11T12:04:39Z">
        <w:r>
          <w:rPr>
            <w:rFonts w:hint="cs"/>
            <w:rtl/>
          </w:rPr>
          <w:delText xml:space="preserve">ה''ר</w:delText>
        </w:r>
      </w:del>
      <w:r>
        <w:rPr>
          <w:rFonts w:hint="cs"/>
          <w:rtl/>
        </w:rPr>
        <w:t xml:space="preserve"> </w:t>
      </w:r>
    </w:p>
    <w:p w:rsidR="00E403F0" w:rsidRPr="00B078C3" w:rsidRDefault="00E403F0" w:rsidP="00E403F0">
      <w:pPr>
        <w:ind w:left="908"/>
        <w:rPr>
          <w:rFonts w:ascii="FontbitDavid" w:hAnsi="FontbitDavid"/>
          <w:sz w:val="24"/>
          <w:rtl/>
        </w:rPr>
      </w:pPr>
      <w:r>
        <w:rPr>
          <w:rFonts w:ascii="FontbitDavid" w:hAnsi="FontbitDavid" w:hint="cs"/>
          <w:sz w:val="24"/>
          <w:rtl/>
        </w:rPr>
        <w:t xml:space="preserve">ואפי' דכל ספק טומאה </w:t>
      </w:r>
      <w:r>
        <w:rPr>
          <w:rFonts w:ascii="FontbitDavid" w:hAnsi="FontbitDavid" w:hint="cs"/>
          <w:sz w:val="24"/>
          <w:rtl/>
        </w:rPr>
        <w:t xml:space="preserve">בר</w:t>
      </w:r>
      <w:ins w:id="90027" w:author="מנוע מכני" w:date="2026-10-11T12:04:39Z">
        <w:r>
          <w:rPr>
            <w:rFonts w:ascii="FontbitDavid" w:hAnsi="FontbitDavid" w:hint="cs"/>
            <w:sz w:val="24"/>
            <w:rtl/>
          </w:rPr>
          <w:t xml:space="preserve">ה"ר</w:t>
        </w:r>
      </w:ins>
      <w:del w:id="90028" w:author="מנוע מכני" w:date="2026-10-11T12:04:39Z">
        <w:r>
          <w:rPr>
            <w:rFonts w:ascii="FontbitDavid" w:hAnsi="FontbitDavid" w:hint="cs"/>
            <w:sz w:val="24"/>
            <w:rtl/>
          </w:rPr>
          <w:delText xml:space="preserve">ה''ר</w:delText>
        </w:r>
      </w:del>
      <w:r>
        <w:rPr>
          <w:rFonts w:ascii="FontbitDavid" w:hAnsi="FontbitDavid" w:hint="cs"/>
          <w:sz w:val="24"/>
          <w:rtl/>
        </w:rPr>
        <w:t xml:space="preserve"> טהור אך כיוון דיש תרתי לריעותא כוודאי טומאה הוא</w:t>
      </w:r>
      <w:r w:rsidRPr="00B078C3">
        <w:rPr>
          <w:rFonts w:ascii="FontbitDavid" w:hAnsi="FontbitDavid"/>
          <w:sz w:val="24"/>
          <w:rtl/>
        </w:rPr>
        <w:t>.</w:t>
      </w:r>
    </w:p>
    <w:p>
      <w:pPr>
        <w:pStyle w:val="38"/>
        <w:rPr>
          <w:ins w:id="98624" w:author="מנוע מכני" w:date="2026-10-11T12:04:39Z"/>
        </w:rPr>
      </w:pPr>
      <w:ins w:id="92883" w:author="מנוע מכני" w:date="2026-10-11T12:04:39Z">
        <w:r>
          <w:t xml:space="preserve">ור"ש</w:t>
        </w:r>
      </w:ins>
      <w:del w:id="92884" w:author="מנוע מכני" w:date="2026-10-11T12:04:39Z">
        <w:r w:rsidRPr="00B078C3">
          <w:delText xml:space="preserve">ורבי שמעון</w:delText>
        </w:r>
      </w:del>
      <w:r w:rsidRPr="00B078C3">
        <w:t xml:space="preserve"> סבר:</w:t>
      </w:r>
    </w:p>
    <w:p w:rsidR="00E403F0" w:rsidRDefault="00E403F0" w:rsidP="00E403F0">
      <w:pPr>
        <w:rPr>
          <w:rFonts w:ascii="FontbitDavid" w:hAnsi="FontbitDavid"/>
          <w:sz w:val="24"/>
          <w:rtl/>
        </w:rPr>
      </w:pPr>
      <w:del w:id="98625" w:author="מנוע מכני" w:date="2026-10-11T12:04:39Z">
        <w:r w:rsidRPr="00B078C3">
          <w:rPr>
            <w:rFonts w:ascii="FontbitDavid" w:hAnsi="FontbitDavid"/>
            <w:sz w:val="24"/>
            <w:rtl/>
          </w:rPr>
          <w:delText xml:space="preserve"> </w:delText>
        </w:r>
      </w:del>
      <w:r>
        <w:rPr>
          <w:rFonts w:ascii="FontbitDavid" w:hAnsi="FontbitDavid"/>
          <w:sz w:val="24"/>
          <w:rtl/>
        </w:rPr>
        <w:tab/>
      </w:r>
      <w:r w:rsidRPr="00B078C3">
        <w:rPr>
          <w:rFonts w:ascii="FontbitDavid" w:hAnsi="FontbitDavid"/>
          <w:sz w:val="24"/>
          <w:rtl/>
        </w:rPr>
        <w:t>כ</w:t>
      </w:r>
      <w:r>
        <w:rPr>
          <w:rFonts w:ascii="FontbitDavid" w:hAnsi="FontbitDavid" w:hint="cs"/>
          <w:sz w:val="24"/>
          <w:rtl/>
        </w:rPr>
        <w:t xml:space="preserve">סוטה </w:t>
      </w:r>
      <w:r>
        <w:rPr>
          <w:rStyle w:val="2fb"/>
          <w:rFonts w:ascii="FontbitDavid" w:hAnsi="FontbitDavid" w:hint="cs"/>
          <w:sz w:val="24"/>
          <w:rtl/>
        </w:rPr>
        <w:t xml:space="preserve">דבר</w:t>
      </w:r>
      <w:r w:rsidRPr="00B078C3">
        <w:rPr>
          <w:rStyle w:val="2fb"/>
          <w:rFonts w:ascii="FontbitDavid" w:hAnsi="FontbitDavid"/>
          <w:sz w:val="24"/>
          <w:rtl/>
        </w:rPr>
        <w:t xml:space="preserve">ה"ר</w:t>
      </w:r>
      <w:r w:rsidRPr="00B078C3">
        <w:rPr>
          <w:rFonts w:ascii="FontbitDavid" w:hAnsi="FontbitDavid"/>
          <w:sz w:val="24"/>
          <w:rtl/>
        </w:rPr>
        <w:t xml:space="preserve"> טהור.</w:t>
      </w:r>
      <w:r>
        <w:rPr>
          <w:rFonts w:ascii="FontbitDavid" w:hAnsi="FontbitDavid" w:hint="cs"/>
          <w:sz w:val="24"/>
          <w:rtl/>
        </w:rPr>
        <w:t xml:space="preserve"> </w:t>
      </w:r>
      <w:ins w:id="90029" w:author="מנוע מכני" w:date="2026-10-11T12:04:39Z">
        <w:r>
          <w:rPr>
            <w:rFonts w:ascii="FontbitDavid" w:hAnsi="FontbitDavid" w:hint="cs"/>
            <w:sz w:val="24"/>
            <w:rtl/>
          </w:rPr>
          <w:t xml:space="preserve">ה"נ</w:t>
        </w:r>
      </w:ins>
      <w:del w:id="90030"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w:t>
      </w:r>
      <w:ins w:id="93369" w:author="מנוע מכני" w:date="2026-10-11T12:04:39Z">
        <w:r>
          <w:rPr>
            <w:rFonts w:ascii="FontbitDavid" w:hAnsi="FontbitDavid" w:hint="cs"/>
            <w:sz w:val="24"/>
            <w:rtl/>
          </w:rPr>
          <w:t xml:space="preserve">כאן</w:t>
        </w:r>
      </w:ins>
      <w:del w:id="93370" w:author="מנוע מכני" w:date="2026-10-11T12:04:39Z">
        <w:r>
          <w:rPr>
            <w:rFonts w:ascii="FontbitDavid" w:hAnsi="FontbitDavid" w:hint="cs"/>
            <w:sz w:val="24"/>
            <w:rtl/>
          </w:rPr>
          <w:delText xml:space="preserve">הכא</w:delText>
        </w:r>
      </w:del>
      <w:r>
        <w:rPr>
          <w:rFonts w:ascii="FontbitDavid" w:hAnsi="FontbitDavid" w:hint="cs"/>
          <w:sz w:val="24"/>
          <w:rtl/>
        </w:rPr>
        <w:t xml:space="preserve">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hint="cs"/>
          <w:sz w:val="24"/>
          <w:rtl/>
        </w:rPr>
        <w:t xml:space="preserve">ולא כסוטה </w:t>
      </w:r>
      <w:r>
        <w:rPr>
          <w:rStyle w:val="2fb"/>
          <w:rFonts w:ascii="FontbitDavid" w:hAnsi="FontbitDavid" w:hint="cs"/>
          <w:sz w:val="24"/>
          <w:rtl/>
        </w:rPr>
        <w:t xml:space="preserve">שבר</w:t>
      </w:r>
      <w:ins w:id="90031" w:author="מנוע מכני" w:date="2026-10-11T12:04:39Z">
        <w:r>
          <w:rPr>
            <w:rStyle w:val="2fb"/>
            <w:rFonts w:ascii="FontbitDavid" w:hAnsi="FontbitDavid" w:hint="cs"/>
            <w:sz w:val="24"/>
            <w:rtl/>
          </w:rPr>
          <w:t xml:space="preserve">ה"י</w:t>
        </w:r>
      </w:ins>
      <w:del w:id="90032" w:author="מנוע מכני" w:date="2026-10-11T12:04:39Z">
        <w:r>
          <w:rPr>
            <w:rFonts w:ascii="FontbitDavid" w:hAnsi="FontbitDavid" w:hint="cs"/>
            <w:sz w:val="24"/>
            <w:rtl/>
          </w:rPr>
          <w:delText xml:space="preserve">ה''י</w:delText>
        </w:r>
      </w:del>
      <w:r>
        <w:rPr>
          <w:rFonts w:ascii="FontbitDavid" w:hAnsi="FontbitDavid" w:hint="cs"/>
          <w:sz w:val="24"/>
          <w:rtl/>
        </w:rPr>
        <w:t xml:space="preserve"> ודאי טמאה דיש רגלים לדבר שודאי נסתרה אחר שקינא לה</w:t>
      </w:r>
    </w:p>
    <w:p>
      <w:pPr>
        <w:pStyle w:val="38"/>
        <w:rPr>
          <w:ins w:id="98626" w:author="מנוע מכני" w:date="2026-10-11T12:04:39Z"/>
        </w:rPr>
      </w:pPr>
      <w:r w:rsidRPr="005900D6">
        <w:t xml:space="preserve">וא</w:t>
      </w:r>
      <w:ins w:id="90033" w:author="מנוע מכני" w:date="2026-10-11T12:04:39Z">
        <w:r>
          <w:t xml:space="preserve">ב"א</w:t>
        </w:r>
      </w:ins>
      <w:del w:id="90034" w:author="מנוע מכני" w:date="2026-10-11T12:04:39Z">
        <w:r w:rsidRPr="005900D6">
          <w:delText xml:space="preserve">ב''א</w:delText>
        </w:r>
      </w:del>
      <w:r>
        <w:t>:</w:t>
      </w:r>
    </w:p>
    <w:p w:rsidR="00E403F0" w:rsidRDefault="00E403F0" w:rsidP="00E403F0">
      <w:pPr>
        <w:rPr>
          <w:rFonts w:ascii="FontbitDavid" w:hAnsi="FontbitDavid"/>
          <w:sz w:val="24"/>
          <w:rtl/>
        </w:rPr>
      </w:pPr>
      <w:del w:id="98627" w:author="מנוע מכני" w:date="2026-10-11T12:04:39Z">
        <w:r w:rsidRPr="005900D6">
          <w:rPr>
            <w:rFonts w:ascii="FontbitDavid" w:hAnsi="FontbitDavid" w:hint="cs"/>
            <w:b/>
            <w:bCs/>
            <w:sz w:val="24"/>
            <w:rtl/>
          </w:rPr>
          <w:delText xml:space="preserve"> </w:delText>
        </w:r>
      </w:del>
      <w:r>
        <w:rPr>
          <w:rFonts w:ascii="FontbitDavid" w:hAnsi="FontbitDavid"/>
          <w:b/>
          <w:bCs/>
          <w:sz w:val="24"/>
          <w:rtl/>
        </w:rPr>
        <w:tab/>
      </w:r>
      <w:r w:rsidRPr="005900D6">
        <w:rPr>
          <w:rStyle w:val="2fb"/>
          <w:rFonts w:ascii="FontbitDavid" w:hAnsi="FontbitDavid" w:hint="cs"/>
          <w:b/>
          <w:bCs/>
          <w:sz w:val="24"/>
          <w:rtl/>
        </w:rPr>
        <w:t xml:space="preserve">כ</w:t>
      </w:r>
      <w:ins w:id="90035" w:author="מנוע מכני" w:date="2026-10-11T12:04:39Z">
        <w:r>
          <w:rPr>
            <w:rStyle w:val="2fb"/>
            <w:rFonts w:ascii="FontbitDavid" w:hAnsi="FontbitDavid" w:hint="cs"/>
            <w:b/>
            <w:bCs/>
            <w:sz w:val="24"/>
            <w:rtl/>
          </w:rPr>
          <w:t xml:space="preserve">ר"ש</w:t>
        </w:r>
      </w:ins>
      <w:del w:id="90036" w:author="מנוע מכני" w:date="2026-10-11T12:04:39Z">
        <w:r w:rsidRPr="005900D6">
          <w:rPr>
            <w:rFonts w:ascii="FontbitDavid" w:hAnsi="FontbitDavid" w:hint="cs"/>
            <w:b/>
            <w:bCs/>
            <w:sz w:val="24"/>
            <w:rtl/>
          </w:rPr>
          <w:delText xml:space="preserve">ר''ש</w:delText>
        </w:r>
      </w:del>
      <w:r>
        <w:rPr>
          <w:rFonts w:ascii="FontbitDavid" w:hAnsi="FontbitDavid" w:hint="cs"/>
          <w:sz w:val="24"/>
          <w:rtl/>
        </w:rPr>
        <w:t xml:space="preserve"> דגמר סוף טומאה מ</w:t>
      </w:r>
      <w:r w:rsidRPr="00B078C3">
        <w:rPr>
          <w:rFonts w:ascii="FontbitDavid" w:hAnsi="FontbitDavid"/>
          <w:sz w:val="24"/>
          <w:rtl/>
        </w:rPr>
        <w:t xml:space="preserve">תחלת טומאה, ספק נגע ספק </w:t>
      </w:r>
      <w:r w:rsidRPr="00B078C3">
        <w:rPr>
          <w:rFonts w:ascii="FontbitDavid" w:hAnsi="FontbitDavid"/>
          <w:sz w:val="24"/>
          <w:rtl/>
        </w:rPr>
        <w:t xml:space="preserve">לא</w:t>
      </w:r>
      <w:r w:rsidRPr="00B078C3">
        <w:rPr>
          <w:rFonts w:ascii="FontbitDavid" w:hAnsi="FontbitDavid"/>
          <w:sz w:val="24"/>
          <w:rtl/>
        </w:rPr>
        <w:t xml:space="preserve"> נגע - </w:t>
      </w:r>
      <w:r w:rsidRPr="00B078C3">
        <w:rPr>
          <w:rFonts w:ascii="FontbitDavid" w:hAnsi="FontbitDavid"/>
          <w:sz w:val="24"/>
          <w:rtl/>
        </w:rPr>
        <w:t xml:space="preserve">ברה"ר</w:t>
      </w:r>
      <w:r w:rsidRPr="00B078C3">
        <w:rPr>
          <w:rFonts w:ascii="FontbitDavid" w:hAnsi="FontbitDavid"/>
          <w:sz w:val="24"/>
          <w:rtl/>
        </w:rPr>
        <w:t xml:space="preserve"> טהור,</w:t>
      </w:r>
    </w:p>
    <w:p>
      <w:pPr>
        <w:pStyle w:val="38"/>
        <w:rPr>
          <w:ins w:id="98628" w:author="מנוע מכני" w:date="2026-10-11T12:04:39Z"/>
        </w:rPr>
      </w:pPr>
      <w:r w:rsidRPr="00B078C3">
        <w:t>ו</w:t>
      </w:r>
      <w:r>
        <w:t xml:space="preserve">לרבנן:</w:t>
      </w:r>
    </w:p>
    <w:p w:rsidR="00E403F0" w:rsidRPr="00B078C3" w:rsidRDefault="00E403F0" w:rsidP="00E403F0">
      <w:pPr>
        <w:ind w:firstLine="266"/>
        <w:rPr>
          <w:rFonts w:ascii="FontbitDavid" w:hAnsi="FontbitDavid"/>
          <w:sz w:val="24"/>
          <w:rtl/>
        </w:rPr>
      </w:pPr>
      <w:ins w:id="96449" w:author="מנוע מכני" w:date="2026-10-11T12:04:39Z">
        <w:del w:id="98629" w:author="מנוע מכני" w:date="2026-10-11T12:04:39Z">
          <w:r>
            <w:rPr>
              <w:rFonts w:ascii="FontbitDavid" w:hAnsi="FontbitDavid" w:hint="cs"/>
              <w:sz w:val="24"/>
              <w:rtl/>
            </w:rPr>
            <w:delText xml:space="preserve"> </w:delText>
          </w:r>
        </w:del>
      </w:ins>
      <w:del w:id="96450" w:author="מנוע מכני" w:date="2026-10-11T12:04:39Z">
        <w:r>
          <w:rPr>
            <w:rFonts w:ascii="FontbitDavid" w:hAnsi="FontbitDavid" w:hint="cs"/>
            <w:sz w:val="24"/>
            <w:rtl/>
          </w:rPr>
          <w:delText xml:space="preserve">  </w:delText>
        </w:r>
      </w:del>
      <w:r>
        <w:rPr>
          <w:rFonts w:ascii="FontbitDavid" w:hAnsi="FontbitDavid"/>
          <w:sz w:val="24"/>
          <w:rtl/>
        </w:rPr>
        <w:tab/>
      </w:r>
      <w:ins w:id="93371" w:author="מנוע מכני" w:date="2026-10-11T12:04:39Z">
        <w:r>
          <w:rPr>
            <w:rFonts w:ascii="FontbitDavid" w:hAnsi="FontbitDavid"/>
            <w:sz w:val="24"/>
            <w:rtl/>
          </w:rPr>
          <w:t xml:space="preserve">שם</w:t>
        </w:r>
      </w:ins>
      <w:del w:id="93372"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w:t>
      </w:r>
      <w:r>
        <w:rPr>
          <w:rFonts w:ascii="FontbitDavid" w:hAnsi="FontbitDavid" w:hint="cs"/>
          <w:sz w:val="24"/>
          <w:rtl/>
        </w:rPr>
        <w:t xml:space="preserve">אדם </w:t>
      </w:r>
      <w:r w:rsidRPr="00B078C3">
        <w:rPr>
          <w:rFonts w:ascii="FontbitDavid" w:hAnsi="FontbitDavid"/>
          <w:sz w:val="24"/>
          <w:rtl/>
        </w:rPr>
        <w:t xml:space="preserve">בחזקת טהרה </w:t>
      </w:r>
      <w:ins w:id="98135" w:author="מנוע מכני" w:date="2026-10-11T12:04:39Z">
        <w:r>
          <w:rPr>
            <w:rFonts w:ascii="FontbitDavid" w:hAnsi="FontbitDavid"/>
            <w:sz w:val="24"/>
            <w:rtl/>
          </w:rPr>
          <w:t xml:space="preserve">עומד</w:t>
        </w:r>
      </w:ins>
      <w:del w:id="98136" w:author="מנוע מכני" w:date="2026-10-11T12:04:39Z">
        <w:r w:rsidRPr="00B078C3">
          <w:rPr>
            <w:rFonts w:ascii="FontbitDavid" w:hAnsi="FontbitDavid"/>
            <w:sz w:val="24"/>
            <w:rtl/>
          </w:rPr>
          <w:delText xml:space="preserve">קאי</w:delText>
        </w:r>
      </w:del>
      <w:r w:rsidRPr="00B078C3">
        <w:rPr>
          <w:rFonts w:ascii="FontbitDavid" w:hAnsi="FontbitDavid"/>
          <w:sz w:val="24"/>
          <w:rtl/>
        </w:rPr>
        <w:t xml:space="preserve">, מספקא </w:t>
      </w:r>
      <w:r w:rsidRPr="00B078C3">
        <w:rPr>
          <w:rFonts w:ascii="FontbitDavid" w:hAnsi="FontbitDavid"/>
          <w:sz w:val="24"/>
          <w:rtl/>
        </w:rPr>
        <w:t xml:space="preserve">לא</w:t>
      </w:r>
      <w:r w:rsidRPr="00B078C3">
        <w:rPr>
          <w:rFonts w:ascii="FontbitDavid" w:hAnsi="FontbitDavid"/>
          <w:sz w:val="24"/>
          <w:rtl/>
        </w:rPr>
        <w:t xml:space="preserve"> </w:t>
      </w:r>
      <w:ins w:id="90001" w:author="Claude - סמנטי" w:date="2026-10-11T12:19:29Z">
        <w:r>
          <w:rPr>
            <w:rFonts w:ascii="FontbitDavid" w:hAnsi="FontbitDavid"/>
            <w:sz w:val="24"/>
            <w:rtl/>
          </w:rPr>
          <w:t xml:space="preserve">מורידים</w:t>
        </w:r>
      </w:ins>
      <w:del w:id="90002" w:author="Claude - סמנטי" w:date="2026-10-11T12:19:29Z">
        <w:r w:rsidRPr="00B078C3">
          <w:rPr>
            <w:rFonts w:ascii="FontbitDavid" w:hAnsi="FontbitDavid"/>
            <w:sz w:val="24"/>
            <w:rtl/>
          </w:rPr>
          <w:delText xml:space="preserve">מחתינן</w:delText>
        </w:r>
      </w:del>
      <w:r w:rsidRPr="00B078C3">
        <w:rPr>
          <w:rFonts w:ascii="FontbitDavid" w:hAnsi="FontbitDavid"/>
          <w:sz w:val="24"/>
          <w:rtl/>
        </w:rPr>
        <w:t xml:space="preserve"> </w:t>
      </w:r>
      <w:ins w:id="94815" w:author="מנוע מכני" w:date="2026-10-11T12:04:39Z">
        <w:r>
          <w:rPr>
            <w:rFonts w:ascii="FontbitDavid" w:hAnsi="FontbitDavid"/>
            <w:sz w:val="24"/>
            <w:rtl/>
          </w:rPr>
          <w:t xml:space="preserve">לו</w:t>
        </w:r>
      </w:ins>
      <w:del w:id="9481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לטומאה</w:t>
      </w:r>
      <w:ins w:id="96447" w:author="מנוע מכני" w:date="2026-10-11T12:04:39Z">
        <w:r>
          <w:rPr>
            <w:rFonts w:ascii="FontbitDavid" w:hAnsi="FontbitDavid"/>
            <w:sz w:val="24"/>
            <w:rtl/>
          </w:rPr>
          <w:t xml:space="preserve">,</w:t>
        </w:r>
      </w:ins>
      <w:del w:id="96448" w:author="מנוע מכני" w:date="2026-10-11T12:04:39Z">
        <w:r w:rsidRPr="00B078C3">
          <w:rPr>
            <w:rFonts w:ascii="FontbitDavid" w:hAnsi="FontbitDavid"/>
            <w:sz w:val="24"/>
            <w:rtl/>
          </w:rPr>
          <w:delText xml:space="preserve">;</w:delText>
        </w:r>
      </w:del>
    </w:p>
    <w:p w:rsidR="00E403F0" w:rsidRPr="002B4E05" w:rsidRDefault="00E403F0" w:rsidP="00E403F0">
      <w:pPr>
        <w:ind w:left="1174" w:firstLine="266"/>
        <w:rPr>
          <w:rFonts w:ascii="FontbitDavid" w:hAnsi="FontbitDavid"/>
          <w:spacing w:val="-2"/>
          <w:sz w:val="24"/>
          <w:rtl/>
        </w:rPr>
      </w:pPr>
      <w:ins w:id="93373" w:author="מנוע מכני" w:date="2026-10-11T12:04:39Z">
        <w:r>
          <w:rPr>
            <w:rFonts w:ascii="FontbitDavid" w:hAnsi="FontbitDavid"/>
            <w:spacing w:val="-2"/>
            <w:sz w:val="24"/>
            <w:rtl/>
          </w:rPr>
          <w:t xml:space="preserve">כאן</w:t>
        </w:r>
      </w:ins>
      <w:del w:id="93374" w:author="מנוע מכני" w:date="2026-10-11T12:04:39Z">
        <w:r w:rsidRPr="002B4E05">
          <w:rPr>
            <w:rFonts w:ascii="FontbitDavid" w:hAnsi="FontbitDavid"/>
            <w:spacing w:val="-2"/>
            <w:sz w:val="24"/>
            <w:rtl/>
          </w:rPr>
          <w:delText xml:space="preserve">הכא</w:delText>
        </w:r>
      </w:del>
      <w:r w:rsidRPr="002B4E05">
        <w:rPr>
          <w:rFonts w:ascii="FontbitDavid" w:hAnsi="FontbitDavid"/>
          <w:spacing w:val="-2"/>
          <w:sz w:val="24"/>
          <w:rtl/>
        </w:rPr>
        <w:t xml:space="preserve"> – </w:t>
      </w:r>
      <w:r w:rsidRPr="002B4E05">
        <w:rPr>
          <w:rFonts w:ascii="FontbitDavid" w:hAnsi="FontbitDavid" w:hint="cs"/>
          <w:spacing w:val="-2"/>
          <w:sz w:val="24"/>
          <w:rtl/>
        </w:rPr>
        <w:t xml:space="preserve">במקווה אדם בחזקת טומאה הוא ומספק </w:t>
      </w:r>
      <w:r w:rsidRPr="002B4E05">
        <w:rPr>
          <w:rFonts w:ascii="FontbitDavid" w:hAnsi="FontbitDavid" w:hint="cs"/>
          <w:spacing w:val="-2"/>
          <w:sz w:val="24"/>
          <w:rtl/>
        </w:rPr>
        <w:t xml:space="preserve">לא</w:t>
      </w:r>
      <w:r w:rsidRPr="002B4E05">
        <w:rPr>
          <w:rFonts w:ascii="FontbitDavid" w:hAnsi="FontbitDavid" w:hint="cs"/>
          <w:spacing w:val="-2"/>
          <w:sz w:val="24"/>
          <w:rtl/>
        </w:rPr>
        <w:t xml:space="preserve"> מוציאים מטומאתו </w:t>
      </w:r>
    </w:p>
    <w:p w:rsidR="00F536B4" w:rsidRDefault="00F536B4" w:rsidP="00F536B4">
      <w:pPr>
        <w:pStyle w:val="afff8"/>
        <w:framePr w:wrap="around" w:x="3962" w:y="11646"/>
        <w:rPr>
          <w:rtl/>
        </w:rPr>
      </w:pPr>
      <w:r>
        <w:rPr>
          <w:rFonts w:hint="cs"/>
          <w:rtl/>
        </w:rPr>
        <w:t>(ב.-יב.)</w:t>
      </w:r>
    </w:p>
    <w:p w:rsidR="00E403F0" w:rsidRDefault="00E403F0" w:rsidP="00E403F0">
      <w:pPr>
        <w:ind w:left="1174" w:firstLine="266"/>
        <w:rPr>
          <w:rFonts w:ascii="FontbitDavid" w:hAnsi="FontbitDavid"/>
          <w:sz w:val="24"/>
          <w:rtl/>
        </w:rPr>
      </w:pPr>
    </w:p>
    <w:p>
      <w:pPr>
        <w:pStyle w:val="afffff8"/>
        <w:rPr>
          <w:ins w:id="90729" w:author="קלוד" w:date="2026-10-11T12:23:38Z"/>
        </w:rPr>
      </w:pPr>
      <w:ins w:id="90730" w:author="קלוד" w:date="2026-10-11T12:23:38Z">
        <w:r>
          <w:rPr>
            <w:color w:val="7B3F00"/>
          </w:rPr>
          <w:t xml:space="preserve">שרץ שנמצא במבוי - טמא למפרע</w:t>
        </w:r>
      </w:ins>
    </w:p>
    <w:p>
      <w:pPr>
        <w:pStyle w:val="38"/>
        <w:rPr>
          <w:ins w:id="98630" w:author="מנוע מכני" w:date="2026-10-11T12:04:39Z"/>
        </w:rPr>
      </w:pPr>
      <w:r>
        <w:lastRenderedPageBreak/>
        <w:t xml:space="preserve">ושאני</w:t>
      </w:r>
    </w:p>
    <w:p w:rsidR="00E403F0" w:rsidRDefault="00E403F0" w:rsidP="00E403F0">
      <w:pPr>
        <w:rPr>
          <w:rFonts w:ascii="FontbitDavid" w:hAnsi="FontbitDavid"/>
          <w:sz w:val="24"/>
          <w:rtl/>
        </w:rPr>
      </w:pPr>
      <w:del w:id="98631" w:author="מנוע מכני" w:date="2026-10-11T12:04:39Z">
        <w:r>
          <w:rPr>
            <w:rFonts w:ascii="FontbitDavid" w:hAnsi="FontbitDavid" w:hint="cs"/>
            <w:sz w:val="24"/>
            <w:rtl/>
          </w:rPr>
          <w:lastRenderedPageBreak/>
          <w:delText xml:space="preserve"> </w:delText>
        </w:r>
      </w:del>
      <w:r>
        <w:rPr>
          <w:rFonts w:ascii="FontbitDavid" w:hAnsi="FontbitDavid" w:hint="cs"/>
          <w:sz w:val="24"/>
          <w:rtl/>
        </w:rPr>
        <w:lastRenderedPageBreak/>
        <w:t xml:space="preserve">מהך</w:t>
      </w:r>
      <w:ins w:id="96451" w:author="מנוע מכני" w:date="2026-10-11T12:04:39Z">
        <w:r>
          <w:rPr>
            <w:rFonts w:ascii="FontbitDavid" w:hAnsi="FontbitDavid" w:hint="cs"/>
            <w:sz w:val="24"/>
            <w:rtl/>
          </w:rPr>
          <w:t xml:space="preserve"> </w:t>
        </w:r>
      </w:ins>
      <w:del w:id="96452" w:author="מנוע מכני" w:date="2026-10-11T12:04:39Z">
        <w:r>
          <w:rPr>
            <w:rFonts w:ascii="FontbitDavid" w:hAnsi="FontbitDavid" w:hint="cs"/>
            <w:sz w:val="24"/>
            <w:rtl/>
          </w:rPr>
          <w:lastRenderedPageBreak/>
          <w:delText xml:space="preserve"> </w:delText>
        </w:r>
        <w:r w:rsidRPr="00B078C3">
          <w:rPr>
            <w:rFonts w:ascii="FontbitDavid" w:hAnsi="FontbitDavid"/>
            <w:sz w:val="24"/>
            <w:rtl/>
          </w:rPr>
          <w:delText xml:space="preserve"> </w:delText>
        </w:r>
      </w:del>
      <w:r>
        <w:rPr>
          <w:rFonts w:ascii="FontbitDavid" w:hAnsi="FontbitDavid" w:hint="cs"/>
          <w:sz w:val="24"/>
          <w:rtl/>
        </w:rPr>
        <w:t>ד</w:t>
      </w:r>
      <w:r w:rsidRPr="00B078C3">
        <w:rPr>
          <w:rFonts w:ascii="FontbitDavid" w:hAnsi="FontbitDavid"/>
          <w:sz w:val="24"/>
          <w:rtl/>
        </w:rPr>
        <w:t xml:space="preserve">השרץ שנמצא במבוי</w:t>
      </w:r>
      <w:ins w:id="96453" w:author="מנוע מכני" w:date="2026-10-11T12:04:39Z">
        <w:r>
          <w:rPr>
            <w:rFonts w:ascii="FontbitDavid" w:hAnsi="FontbitDavid"/>
            <w:sz w:val="24"/>
            <w:rtl/>
          </w:rPr>
          <w:t xml:space="preserve"> </w:t>
        </w:r>
      </w:ins>
      <w:del w:id="9645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מטמא למפרע, עד שיאמר בדקתי את המבוי הזה ולא היה בו שרץ, או עד שעת הכיבוד! </w:t>
      </w:r>
    </w:p>
    <w:p>
      <w:pPr>
        <w:pStyle w:val="38"/>
        <w:rPr>
          <w:ins w:id="101585" w:author="מנוע מכני" w:date="2026-10-11T12:04:39Z"/>
        </w:rPr>
      </w:pPr>
      <w:ins w:id="93377" w:author="מנוע מכני" w:date="2026-10-11T12:04:39Z">
        <w:r>
          <w:t xml:space="preserve">שם</w:t>
        </w:r>
      </w:ins>
      <w:del w:id="93378" w:author="מנוע מכני" w:date="2026-10-11T12:04:39Z">
        <w:r w:rsidRPr="005900D6">
          <w:delText xml:space="preserve">התם</w:delText>
        </w:r>
      </w:del>
      <w:r w:rsidRPr="005900D6">
        <w:t xml:space="preserve"> </w:t>
      </w:r>
      <w:ins w:id="93379" w:author="מנוע מכני" w:date="2026-10-11T12:04:39Z">
        <w:r>
          <w:t xml:space="preserve">גם</w:t>
        </w:r>
      </w:ins>
      <w:del w:id="93380" w:author="מנוע מכני" w:date="2026-10-11T12:04:39Z">
        <w:r w:rsidRPr="005900D6">
          <w:delText xml:space="preserve">נמי</w:delText>
        </w:r>
      </w:del>
      <w:r w:rsidRPr="005900D6">
        <w:t xml:space="preserve">,</w:t>
      </w:r>
    </w:p>
    <w:p w:rsidR="00E403F0" w:rsidRPr="005900D6" w:rsidRDefault="00E403F0" w:rsidP="00E403F0">
      <w:pPr>
        <w:pStyle w:val="a2"/>
        <w:numPr>
          <w:ilvl w:val="0"/>
          <w:numId w:val="3"/>
        </w:numPr>
        <w:ind w:left="714" w:hanging="357"/>
        <w:rPr>
          <w:rtl/>
        </w:rPr>
      </w:pPr>
      <w:del w:id="101586" w:author="מנוע מכני" w:date="2026-10-11T12:04:39Z">
        <w:r w:rsidRPr="005900D6">
          <w:rPr>
            <w:rtl/>
          </w:rPr>
          <w:delText xml:space="preserve"> </w:delText>
        </w:r>
      </w:del>
      <w:r w:rsidRPr="005900D6">
        <w:rPr>
          <w:rtl/>
        </w:rPr>
        <w:t xml:space="preserve">כיון </w:t>
      </w:r>
      <w:ins w:id="93375" w:author="מנוע מכני" w:date="2026-10-11T12:04:39Z">
        <w:r>
          <w:rPr>
            <w:rtl/>
          </w:rPr>
          <w:t xml:space="preserve">דיש</w:t>
        </w:r>
      </w:ins>
      <w:del w:id="93376" w:author="מנוע מכני" w:date="2026-10-11T12:04:39Z">
        <w:r w:rsidRPr="005900D6">
          <w:rPr>
            <w:rtl/>
          </w:rPr>
          <w:delText xml:space="preserve">דאיכא</w:delText>
        </w:r>
      </w:del>
      <w:r w:rsidRPr="005900D6">
        <w:rPr>
          <w:rtl/>
        </w:rPr>
        <w:t xml:space="preserve"> שרצים </w:t>
      </w:r>
      <w:ins w:id="97631" w:author="מנוע מכני" w:date="2026-10-11T12:04:39Z">
        <w:r>
          <w:rPr>
            <w:rtl/>
          </w:rPr>
          <w:t xml:space="preserve">דגופו</w:t>
        </w:r>
      </w:ins>
      <w:del w:id="97632" w:author="מנוע מכני" w:date="2026-10-11T12:04:39Z">
        <w:r w:rsidRPr="005900D6">
          <w:rPr>
            <w:rtl/>
          </w:rPr>
          <w:delText xml:space="preserve">דגופיה</w:delText>
        </w:r>
      </w:del>
      <w:r w:rsidRPr="005900D6">
        <w:rPr>
          <w:rtl/>
        </w:rPr>
        <w:t xml:space="preserve">, ושרצים </w:t>
      </w:r>
      <w:ins w:id="98137" w:author="מנוע מכני" w:date="2026-10-11T12:04:39Z">
        <w:r>
          <w:rPr>
            <w:rtl/>
          </w:rPr>
          <w:t xml:space="preserve">דבאו</w:t>
        </w:r>
      </w:ins>
      <w:del w:id="98138" w:author="מנוע מכני" w:date="2026-10-11T12:04:39Z">
        <w:r w:rsidRPr="005900D6">
          <w:rPr>
            <w:rtl/>
          </w:rPr>
          <w:delText xml:space="preserve">דאתו</w:delText>
        </w:r>
      </w:del>
      <w:r w:rsidRPr="005900D6">
        <w:rPr>
          <w:rtl/>
        </w:rPr>
        <w:t xml:space="preserve"> </w:t>
      </w:r>
      <w:ins w:id="97069" w:author="מנוע מכני" w:date="2026-10-11T12:04:39Z">
        <w:r>
          <w:rPr>
            <w:rtl/>
          </w:rPr>
          <w:t xml:space="preserve">מעולם</w:t>
        </w:r>
      </w:ins>
      <w:del w:id="97070" w:author="מנוע מכני" w:date="2026-10-11T12:04:39Z">
        <w:r w:rsidRPr="005900D6">
          <w:rPr>
            <w:rtl/>
          </w:rPr>
          <w:delText xml:space="preserve">מעלמא</w:delText>
        </w:r>
      </w:del>
      <w:r w:rsidRPr="005900D6">
        <w:rPr>
          <w:rtl/>
        </w:rPr>
        <w:t xml:space="preserve"> כתרתי לריעותא דמי.</w:t>
      </w:r>
    </w:p>
    <w:p w:rsidR="00E403F0" w:rsidRDefault="00E403F0" w:rsidP="00E403F0">
      <w:pPr>
        <w:rPr>
          <w:rFonts w:ascii="FontbitDavid" w:hAnsi="FontbitDavid"/>
          <w:sz w:val="24"/>
          <w:rtl/>
        </w:rPr>
      </w:pPr>
    </w:p>
    <w:p>
      <w:pPr>
        <w:pStyle w:val="afffff8"/>
        <w:rPr>
          <w:ins w:id="90727" w:author="קלוד" w:date="2026-10-11T12:23:38Z"/>
        </w:rPr>
      </w:pPr>
      <w:ins w:id="90728" w:author="קלוד" w:date="2026-10-11T12:23:38Z">
        <w:r>
          <w:rPr>
            <w:color w:val="7B3F00"/>
          </w:rPr>
          <w:t xml:space="preserve">טעמא דשמאי - הרגשת האשה בעצמה</w:t>
        </w:r>
      </w:ins>
    </w:p>
    <w:p>
      <w:pPr>
        <w:pStyle w:val="38"/>
        <w:rPr>
          <w:ins w:id="98632" w:author="מנוע מכני" w:date="2026-10-11T12:04:39Z"/>
        </w:rPr>
      </w:pPr>
      <w:r w:rsidRPr="005900D6">
        <w:t xml:space="preserve">ב. </w:t>
      </w:r>
      <w:r w:rsidRPr="005900D6">
        <w:t>ואב"א, היינו טעמא דשמאי</w:t>
      </w:r>
      <w:r w:rsidRPr="00B078C3">
        <w:t xml:space="preserve">:</w:t>
      </w:r>
    </w:p>
    <w:p w:rsidR="00E403F0" w:rsidRPr="00B078C3" w:rsidRDefault="00E403F0" w:rsidP="00E403F0">
      <w:pPr>
        <w:rPr>
          <w:rFonts w:ascii="FontbitDavid" w:hAnsi="FontbitDavid"/>
          <w:sz w:val="24"/>
          <w:rtl/>
        </w:rPr>
      </w:pPr>
      <w:del w:id="986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הואיל ואשה מרגשת בעצמה.</w:t>
      </w:r>
    </w:p>
    <w:p w:rsidR="00E403F0" w:rsidRPr="00B078C3" w:rsidRDefault="00E403F0" w:rsidP="00E403F0">
      <w:pPr>
        <w:rPr>
          <w:rFonts w:ascii="FontbitDavid" w:hAnsi="FontbitDavid"/>
          <w:sz w:val="24"/>
        </w:rPr>
      </w:pPr>
      <w:r w:rsidRPr="00B078C3">
        <w:rPr>
          <w:rFonts w:ascii="FontbitDavid" w:hAnsi="FontbitDavid"/>
          <w:sz w:val="24"/>
          <w:rtl/>
        </w:rPr>
        <w:t>והלל - כסבורה הרגשת מי רגלים היא.</w:t>
      </w:r>
    </w:p>
    <w:p w:rsidR="00E403F0" w:rsidRDefault="00E403F0" w:rsidP="00E403F0">
      <w:pPr>
        <w:rPr>
          <w:rFonts w:ascii="FontbitDavid" w:hAnsi="FontbitDavid"/>
          <w:sz w:val="24"/>
          <w:rtl/>
        </w:rPr>
      </w:pPr>
      <w:r w:rsidRPr="00B078C3">
        <w:rPr>
          <w:rFonts w:ascii="FontbitDavid" w:hAnsi="FontbitDavid"/>
          <w:sz w:val="24"/>
          <w:rtl/>
        </w:rPr>
        <w:t xml:space="preserve">ולשמאי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 xml:space="preserve">אפי בישנה מחמת צערה מתעוררת ומרגשת כמו בהרגשת מי רגלים </w:t>
      </w:r>
    </w:p>
    <w:p w:rsidR="00E403F0" w:rsidRDefault="00E403F0" w:rsidP="00E403F0">
      <w:pPr>
        <w:rPr>
          <w:rFonts w:ascii="FontbitDavid" w:hAnsi="FontbitDavid"/>
          <w:sz w:val="24"/>
          <w:rtl/>
        </w:rPr>
      </w:pPr>
      <w:r>
        <w:rPr>
          <w:rFonts w:ascii="FontbitDavid" w:hAnsi="FontbitDavid" w:hint="cs"/>
          <w:sz w:val="24"/>
          <w:rtl/>
        </w:rPr>
        <w:t xml:space="preserve">ומודה </w:t>
      </w:r>
      <w:ins w:id="94817" w:author="מנוע מכני" w:date="2026-10-11T12:04:39Z">
        <w:r>
          <w:rPr>
            <w:rFonts w:ascii="FontbitDavid" w:hAnsi="FontbitDavid" w:hint="cs"/>
            <w:sz w:val="24"/>
            <w:rtl/>
          </w:rPr>
          <w:t xml:space="preserve">שמה</w:t>
        </w:r>
      </w:ins>
      <w:del w:id="94818" w:author="מנוע מכני" w:date="2026-10-11T12:04:39Z">
        <w:r>
          <w:rPr>
            <w:rFonts w:ascii="FontbitDavid" w:hAnsi="FontbitDavid" w:hint="cs"/>
            <w:sz w:val="24"/>
            <w:rtl/>
          </w:rPr>
          <w:delText xml:space="preserve">שמאי</w:delText>
        </w:r>
      </w:del>
      <w:r>
        <w:rPr>
          <w:rFonts w:ascii="FontbitDavid" w:hAnsi="FontbitDavid" w:hint="cs"/>
          <w:sz w:val="24"/>
          <w:rtl/>
        </w:rPr>
        <w:t xml:space="preserve"> בשוטה</w:t>
      </w:r>
      <w:ins w:id="96455" w:author="מנוע מכני" w:date="2026-10-11T12:04:39Z">
        <w:ins w:id="96457" w:author="מנוע מכני" w:date="2026-10-11T12:04:39Z">
          <w:ins w:id="96459" w:author="מנוע מכני" w:date="2026-10-11T12:04:39Z">
            <w:ins w:id="96461" w:author="מנוע מכני" w:date="2026-10-11T12:04:39Z">
              <w:ins w:id="96463" w:author="מנוע מכני" w:date="2026-10-11T12:04:39Z">
                <w:ins w:id="96465" w:author="מנוע מכני" w:date="2026-10-11T12:04:39Z">
                  <w:ins w:id="96467" w:author="מנוע מכני" w:date="2026-10-11T12:04:39Z">
                    <w:r>
                      <w:rPr>
                        <w:rFonts w:ascii="FontbitDavid" w:hAnsi="FontbitDavid" w:hint="cs"/>
                        <w:sz w:val="24"/>
                        <w:rtl/>
                      </w:rPr>
                      <w:t xml:space="preserve"> </w:t>
                    </w:r>
                  </w:ins>
                  <w:del w:id="96468"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66"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64"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62"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60"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58"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56" w:author="מנוע מכני" w:date="2026-10-11T12:04:39Z">
        <w:r>
          <w:rPr>
            <w:rFonts w:ascii="FontbitDavid" w:hAnsi="FontbitDavid" w:hint="cs"/>
            <w:sz w:val="24"/>
            <w:rtl/>
          </w:rPr>
          <w:delText xml:space="preserve">  </w:delText>
        </w:r>
      </w:del>
      <w:r>
        <w:rPr>
          <w:rFonts w:ascii="FontbitDavid" w:hAnsi="FontbitDavid" w:hint="cs"/>
          <w:sz w:val="24"/>
          <w:rtl/>
        </w:rPr>
        <w:t xml:space="preserve">והך דכל הנשים היינו כל הנשים הפקחות </w:t>
      </w:r>
    </w:p>
    <w:p w:rsidR="00E403F0" w:rsidRDefault="00E403F0" w:rsidP="00E403F0">
      <w:pPr>
        <w:ind w:left="1894" w:firstLine="0"/>
        <w:rPr>
          <w:rFonts w:ascii="FontbitDavid" w:hAnsi="FontbitDavid"/>
          <w:sz w:val="24"/>
          <w:rtl/>
        </w:rPr>
      </w:pPr>
      <w:r>
        <w:rPr>
          <w:rFonts w:ascii="FontbitDavid" w:hAnsi="FontbitDavid" w:hint="cs"/>
          <w:sz w:val="24"/>
          <w:rtl/>
        </w:rPr>
        <w:t xml:space="preserve">ולא כתיב נשים סתם</w:t>
      </w:r>
      <w:ins w:id="96469" w:author="מנוע מכני" w:date="2026-10-11T12:04:39Z">
        <w:r>
          <w:rPr>
            <w:rFonts w:ascii="FontbitDavid" w:hAnsi="FontbitDavid" w:hint="cs"/>
            <w:sz w:val="24"/>
            <w:rtl/>
          </w:rPr>
          <w:t xml:space="preserve"> </w:t>
        </w:r>
      </w:ins>
      <w:del w:id="96470" w:author="מנוע מכני" w:date="2026-10-11T12:04:39Z">
        <w:r>
          <w:rPr>
            <w:rFonts w:ascii="FontbitDavid" w:hAnsi="FontbitDavid" w:hint="cs"/>
            <w:sz w:val="24"/>
            <w:rtl/>
          </w:rPr>
          <w:delText xml:space="preserve">  </w:delText>
        </w:r>
      </w:del>
      <w:r>
        <w:rPr>
          <w:rFonts w:ascii="FontbitDavid" w:hAnsi="FontbitDavid" w:hint="cs"/>
          <w:sz w:val="24"/>
          <w:rtl/>
        </w:rPr>
        <w:t xml:space="preserve">לאפוקי </w:t>
      </w:r>
      <w:r>
        <w:rPr>
          <w:rStyle w:val="2fb"/>
          <w:rFonts w:ascii="FontbitDavid" w:hAnsi="FontbitDavid" w:hint="cs"/>
          <w:sz w:val="24"/>
          <w:rtl/>
        </w:rPr>
        <w:t xml:space="preserve">מד</w:t>
      </w:r>
      <w:ins w:id="90037" w:author="מנוע מכני" w:date="2026-10-11T12:04:39Z">
        <w:r>
          <w:rPr>
            <w:rStyle w:val="2fb"/>
            <w:rFonts w:ascii="FontbitDavid" w:hAnsi="FontbitDavid" w:hint="cs"/>
            <w:sz w:val="24"/>
            <w:rtl/>
          </w:rPr>
          <w:t xml:space="preserve">ר"א</w:t>
        </w:r>
      </w:ins>
      <w:del w:id="90038"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דאמר רק ד' נשים</w:t>
      </w:r>
    </w:p>
    <w:p w:rsidR="00E403F0" w:rsidRDefault="00E403F0" w:rsidP="00E403F0">
      <w:pPr>
        <w:pStyle w:val="a3"/>
        <w:rPr>
          <w:rtl/>
        </w:rPr>
      </w:pPr>
      <w:r>
        <w:rPr>
          <w:rFonts w:hint="cs"/>
          <w:rtl/>
        </w:rPr>
        <w:t xml:space="preserve">ומודה </w:t>
      </w:r>
      <w:ins w:id="94819" w:author="מנוע מכני" w:date="2026-10-11T12:04:39Z">
        <w:r>
          <w:rPr>
            <w:rFonts w:hint="cs"/>
            <w:rtl/>
          </w:rPr>
          <w:t xml:space="preserve">שמה</w:t>
        </w:r>
      </w:ins>
      <w:del w:id="94820" w:author="מנוע מכני" w:date="2026-10-11T12:04:39Z">
        <w:r>
          <w:rPr>
            <w:rFonts w:hint="cs"/>
            <w:rtl/>
          </w:rPr>
          <w:delText xml:space="preserve">שמאי</w:delText>
        </w:r>
      </w:del>
      <w:r>
        <w:rPr>
          <w:rFonts w:hint="cs"/>
          <w:rtl/>
        </w:rPr>
        <w:t xml:space="preserve"> בכתמים כיוון ד</w:t>
      </w:r>
      <w:r w:rsidRPr="00B078C3">
        <w:rPr>
          <w:rtl/>
        </w:rPr>
        <w:t xml:space="preserve">בצפור </w:t>
      </w:r>
      <w:r w:rsidRPr="00B078C3">
        <w:rPr>
          <w:rtl/>
        </w:rPr>
        <w:t xml:space="preserve">לא</w:t>
      </w:r>
      <w:r w:rsidRPr="00B078C3">
        <w:rPr>
          <w:rtl/>
        </w:rPr>
        <w:t xml:space="preserve"> נתעסקה, בשוק של טבחים </w:t>
      </w:r>
      <w:r w:rsidRPr="00B078C3">
        <w:rPr>
          <w:rtl/>
        </w:rPr>
        <w:t xml:space="preserve">לא</w:t>
      </w:r>
      <w:r w:rsidRPr="00B078C3">
        <w:rPr>
          <w:rtl/>
        </w:rPr>
        <w:t xml:space="preserve"> עברה, </w:t>
      </w:r>
      <w:ins w:id="94821" w:author="מנוע מכני" w:date="2026-10-11T12:04:39Z">
        <w:r>
          <w:rPr>
            <w:rtl/>
          </w:rPr>
          <w:t xml:space="preserve">זה</w:t>
        </w:r>
      </w:ins>
      <w:del w:id="94822" w:author="מנוע מכני" w:date="2026-10-11T12:04:39Z">
        <w:r w:rsidRPr="00B078C3">
          <w:rPr>
            <w:rtl/>
          </w:rPr>
          <w:delText xml:space="preserve">האי</w:delText>
        </w:r>
      </w:del>
      <w:r w:rsidRPr="00B078C3">
        <w:rPr>
          <w:rtl/>
        </w:rPr>
        <w:t xml:space="preserve"> דם </w:t>
      </w:r>
      <w:ins w:id="93381" w:author="מנוע מכני" w:date="2026-10-11T12:04:39Z">
        <w:r>
          <w:rPr>
            <w:rtl/>
          </w:rPr>
          <w:t xml:space="preserve">ממקום</w:t>
        </w:r>
      </w:ins>
      <w:del w:id="93382" w:author="מנוע מכני" w:date="2026-10-11T12:04:39Z">
        <w:r w:rsidRPr="00B078C3">
          <w:rPr>
            <w:rtl/>
          </w:rPr>
          <w:delText xml:space="preserve">מהיכא</w:delText>
        </w:r>
      </w:del>
      <w:r w:rsidRPr="00B078C3">
        <w:rPr>
          <w:rtl/>
        </w:rPr>
        <w:t xml:space="preserve"> אתי? </w:t>
      </w:r>
    </w:p>
    <w:p w:rsidR="00E403F0" w:rsidRDefault="00E403F0" w:rsidP="00E403F0">
      <w:pPr>
        <w:rPr>
          <w:rFonts w:ascii="FontbitDavid" w:hAnsi="FontbitDavid"/>
          <w:sz w:val="24"/>
          <w:rtl/>
        </w:rPr>
      </w:pPr>
    </w:p>
    <w:p>
      <w:pPr>
        <w:pStyle w:val="afffff8"/>
        <w:rPr>
          <w:ins w:id="90725" w:author="קלוד" w:date="2026-10-11T12:23:38Z"/>
        </w:rPr>
      </w:pPr>
      <w:ins w:id="90726" w:author="קלוד" w:date="2026-10-11T12:23:38Z">
        <w:r>
          <w:rPr>
            <w:color w:val="7B3F00"/>
          </w:rPr>
          <w:t xml:space="preserve">טעמא דשמאי - אם ישנו מתחילה היה אתי</w:t>
        </w:r>
      </w:ins>
    </w:p>
    <w:p>
      <w:pPr>
        <w:pStyle w:val="38"/>
        <w:rPr>
          <w:ins w:id="98634" w:author="מנוע מכני" w:date="2026-10-11T12:04:39Z"/>
        </w:rPr>
      </w:pPr>
      <w:r w:rsidRPr="005406B0">
        <w:t xml:space="preserve">ג. וא</w:t>
      </w:r>
      <w:ins w:id="90039" w:author="מנוע מכני" w:date="2026-10-11T12:04:39Z">
        <w:r>
          <w:t xml:space="preserve">ב"א</w:t>
        </w:r>
      </w:ins>
      <w:del w:id="90040" w:author="מנוע מכני" w:date="2026-10-11T12:04:39Z">
        <w:r w:rsidRPr="005406B0">
          <w:delText xml:space="preserve">ב''א</w:delText>
        </w:r>
      </w:del>
      <w:r w:rsidRPr="005406B0">
        <w:t xml:space="preserve"> היינו טעמיה דשמאי:</w:t>
      </w:r>
    </w:p>
    <w:p w:rsidR="00E403F0" w:rsidRPr="00B078C3" w:rsidRDefault="00E403F0" w:rsidP="00E403F0">
      <w:pPr>
        <w:rPr>
          <w:rFonts w:ascii="FontbitDavid" w:hAnsi="FontbitDavid"/>
          <w:sz w:val="24"/>
          <w:rtl/>
        </w:rPr>
      </w:pPr>
      <w:del w:id="986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דאם </w:t>
      </w:r>
      <w:ins w:id="98141" w:author="מנוע מכני" w:date="2026-10-11T12:04:39Z">
        <w:r>
          <w:rPr>
            <w:rFonts w:ascii="FontbitDavid" w:hAnsi="FontbitDavid"/>
            <w:sz w:val="24"/>
            <w:rtl/>
          </w:rPr>
          <w:t xml:space="preserve">ישנו</w:t>
        </w:r>
      </w:ins>
      <w:del w:id="98142"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w:t>
      </w:r>
      <w:ins w:id="97677" w:author="מנוע מכני" w:date="2026-10-11T12:04:39Z">
        <w:r>
          <w:rPr>
            <w:rFonts w:ascii="FontbitDavid" w:hAnsi="FontbitDavid"/>
            <w:sz w:val="24"/>
            <w:rtl/>
          </w:rPr>
          <w:t xml:space="preserve">דהיה</w:t>
        </w:r>
      </w:ins>
      <w:del w:id="97678"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דם - </w:t>
      </w:r>
      <w:ins w:id="98139" w:author="מנוע מכני" w:date="2026-10-11T12:04:39Z">
        <w:r>
          <w:rPr>
            <w:rFonts w:ascii="FontbitDavid" w:hAnsi="FontbitDavid"/>
            <w:sz w:val="24"/>
            <w:rtl/>
          </w:rPr>
          <w:t xml:space="preserve">מתחילה</w:t>
        </w:r>
      </w:ins>
      <w:del w:id="98140" w:author="מנוע מכני" w:date="2026-10-11T12:04:39Z">
        <w:r w:rsidRPr="00B078C3">
          <w:rPr>
            <w:rFonts w:ascii="FontbitDavid" w:hAnsi="FontbitDavid"/>
            <w:sz w:val="24"/>
            <w:rtl/>
          </w:rPr>
          <w:delText xml:space="preserve">מעיקרא</w:delText>
        </w:r>
      </w:del>
      <w:r w:rsidRPr="00B078C3">
        <w:rPr>
          <w:rFonts w:ascii="FontbitDavid" w:hAnsi="FontbitDavid"/>
          <w:sz w:val="24"/>
          <w:rtl/>
        </w:rPr>
        <w:t xml:space="preserve"> </w:t>
      </w:r>
      <w:ins w:id="97679" w:author="מנוע מכני" w:date="2026-10-11T12:04:39Z">
        <w:r>
          <w:rPr>
            <w:rFonts w:ascii="FontbitDavid" w:hAnsi="FontbitDavid"/>
            <w:sz w:val="24"/>
            <w:rtl/>
          </w:rPr>
          <w:t xml:space="preserve">היה</w:t>
        </w:r>
      </w:ins>
      <w:del w:id="97680"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אתי.</w:t>
      </w:r>
    </w:p>
    <w:p w:rsidR="00E403F0" w:rsidRDefault="00E403F0" w:rsidP="00E403F0">
      <w:pPr>
        <w:rPr>
          <w:rFonts w:ascii="FontbitDavid" w:hAnsi="FontbitDavid"/>
          <w:sz w:val="24"/>
          <w:rtl/>
        </w:rPr>
      </w:pPr>
      <w:r w:rsidRPr="00B078C3">
        <w:rPr>
          <w:rFonts w:ascii="FontbitDavid" w:hAnsi="FontbitDavid"/>
          <w:sz w:val="24"/>
          <w:rtl/>
        </w:rPr>
        <w:t xml:space="preserve">והלל - כותלי בית הרחם העמידוהו, </w:t>
      </w:r>
    </w:p>
    <w:p w:rsidR="00E403F0" w:rsidRPr="002B4E05" w:rsidRDefault="00E403F0" w:rsidP="00E403F0">
      <w:pPr>
        <w:rPr>
          <w:rFonts w:ascii="FontbitDavid" w:hAnsi="FontbitDavid"/>
          <w:spacing w:val="-2"/>
          <w:sz w:val="24"/>
          <w:rtl/>
        </w:rPr>
      </w:pPr>
      <w:r w:rsidRPr="002B4E05">
        <w:rPr>
          <w:rFonts w:ascii="FontbitDavid" w:hAnsi="FontbitDavid"/>
          <w:spacing w:val="-2"/>
          <w:sz w:val="24"/>
          <w:rtl/>
        </w:rPr>
        <w:t xml:space="preserve">ושמאי</w:t>
      </w:r>
      <w:ins w:id="97273" w:author="מנוע מכני" w:date="2026-10-11T12:04:39Z">
        <w:r>
          <w:rPr>
            <w:rFonts w:ascii="FontbitDavid" w:hAnsi="FontbitDavid"/>
            <w:spacing w:val="-2"/>
            <w:sz w:val="24"/>
            <w:rtl/>
          </w:rPr>
          <w:t xml:space="preserve">:</w:t>
        </w:r>
      </w:ins>
      <w:del w:id="97274" w:author="מנוע מכני" w:date="2026-10-11T12:04:39Z">
        <w:r w:rsidRPr="002B4E05">
          <w:rPr>
            <w:rFonts w:ascii="FontbitDavid" w:hAnsi="FontbitDavid"/>
            <w:spacing w:val="-2"/>
            <w:sz w:val="24"/>
            <w:rtl/>
          </w:rPr>
          <w:delText xml:space="preserve"> </w:delText>
        </w:r>
        <w:r w:rsidRPr="002B4E05">
          <w:rPr>
            <w:rFonts w:ascii="FontbitDavid" w:hAnsi="FontbitDavid" w:hint="cs"/>
            <w:spacing w:val="-2"/>
            <w:sz w:val="24"/>
            <w:rtl/>
          </w:rPr>
          <w:delText xml:space="preserve">:</w:delText>
        </w:r>
      </w:del>
      <w:r w:rsidRPr="002B4E05">
        <w:rPr>
          <w:rFonts w:ascii="FontbitDavid" w:hAnsi="FontbitDavid"/>
          <w:spacing w:val="-2"/>
          <w:sz w:val="24"/>
          <w:rtl/>
        </w:rPr>
        <w:t xml:space="preserve"> כותלי בית הרחם </w:t>
      </w:r>
      <w:r w:rsidRPr="002B4E05">
        <w:rPr>
          <w:rFonts w:ascii="FontbitDavid" w:hAnsi="FontbitDavid"/>
          <w:spacing w:val="-2"/>
          <w:sz w:val="24"/>
          <w:rtl/>
        </w:rPr>
        <w:t xml:space="preserve">לא</w:t>
      </w:r>
      <w:r w:rsidRPr="002B4E05">
        <w:rPr>
          <w:rFonts w:ascii="FontbitDavid" w:hAnsi="FontbitDavid"/>
          <w:spacing w:val="-2"/>
          <w:sz w:val="24"/>
          <w:rtl/>
        </w:rPr>
        <w:t xml:space="preserve"> מוקמי דם.</w:t>
      </w:r>
      <w:r w:rsidRPr="002B4E05">
        <w:rPr>
          <w:rFonts w:ascii="FontbitDavid" w:hAnsi="FontbitDavid" w:hint="cs"/>
          <w:spacing w:val="-2"/>
          <w:sz w:val="24"/>
          <w:rtl/>
        </w:rPr>
        <w:t xml:space="preserve"> ואפי' במוך </w:t>
      </w:r>
      <w:r w:rsidRPr="002B4E05">
        <w:rPr>
          <w:rFonts w:ascii="FontbitDavid" w:hAnsi="FontbitDavid"/>
          <w:spacing w:val="-2"/>
          <w:sz w:val="24"/>
          <w:rtl/>
        </w:rPr>
        <w:tab/>
      </w:r>
      <w:r w:rsidRPr="002B4E05">
        <w:rPr>
          <w:rStyle w:val="2fb"/>
          <w:rFonts w:ascii="FontbitDavid" w:hAnsi="FontbitDavid" w:hint="cs"/>
          <w:spacing w:val="-2"/>
          <w:sz w:val="24"/>
          <w:rtl/>
        </w:rPr>
        <w:t xml:space="preserve">לאביי</w:t>
      </w:r>
      <w:r w:rsidRPr="002B4E05">
        <w:rPr>
          <w:rFonts w:ascii="FontbitDavid" w:hAnsi="FontbitDavid" w:hint="cs"/>
          <w:spacing w:val="-2"/>
          <w:sz w:val="24"/>
          <w:rtl/>
        </w:rPr>
        <w:t xml:space="preserve"> מודה </w:t>
      </w:r>
      <w:ins w:id="94823" w:author="מנוע מכני" w:date="2026-10-11T12:04:39Z">
        <w:r>
          <w:rPr>
            <w:rFonts w:ascii="FontbitDavid" w:hAnsi="FontbitDavid" w:hint="cs"/>
            <w:spacing w:val="-2"/>
            <w:sz w:val="24"/>
            <w:rtl/>
          </w:rPr>
          <w:t xml:space="preserve">שמה</w:t>
        </w:r>
      </w:ins>
      <w:del w:id="94824" w:author="מנוע מכני" w:date="2026-10-11T12:04:39Z">
        <w:r w:rsidRPr="002B4E05">
          <w:rPr>
            <w:rFonts w:ascii="FontbitDavid" w:hAnsi="FontbitDavid" w:hint="cs"/>
            <w:spacing w:val="-2"/>
            <w:sz w:val="24"/>
            <w:rtl/>
          </w:rPr>
          <w:delText xml:space="preserve">שמאי</w:delText>
        </w:r>
      </w:del>
      <w:r w:rsidRPr="002B4E05">
        <w:rPr>
          <w:rFonts w:ascii="FontbitDavid" w:hAnsi="FontbitDavid" w:hint="cs"/>
          <w:spacing w:val="-2"/>
          <w:sz w:val="24"/>
          <w:rtl/>
        </w:rPr>
        <w:t xml:space="preserve"> במשמשת במוך </w:t>
      </w:r>
    </w:p>
    <w:p w:rsidR="00E403F0" w:rsidRPr="00B078C3" w:rsidRDefault="00E403F0" w:rsidP="00D65BEC">
      <w:pPr>
        <w:rPr>
          <w:rFonts w:ascii="FontbitDavid" w:hAnsi="FontbitDavid"/>
          <w:sz w:val="24"/>
          <w:rtl/>
        </w:rPr>
      </w:pPr>
      <w:r>
        <w:rPr>
          <w:rFonts w:ascii="FontbitDavid" w:hAnsi="FontbitDavid"/>
          <w:sz w:val="24"/>
          <w:rtl/>
        </w:rPr>
        <w:tab/>
      </w:r>
      <w:del w:id="92839" w:author="מנוע מכני" w:date="2026-10-11T12:04:39Z">
        <w:r>
          <w:rPr>
            <w:rFonts w:ascii="FontbitDavid" w:hAnsi="FontbitDavid" w:hint="cs"/>
            <w:sz w:val="24"/>
            <w:rtl/>
          </w:rPr>
          <w:delText xml:space="preserve"> </w:delText>
        </w:r>
      </w:del>
      <w:r>
        <w:rPr>
          <w:rStyle w:val="2fb"/>
          <w:rFonts w:ascii="FontbitDavid" w:hAnsi="FontbitDavid" w:hint="cs"/>
          <w:sz w:val="24"/>
          <w:rtl/>
        </w:rPr>
        <w:t xml:space="preserve">ולרבא</w:t>
      </w:r>
      <w:r>
        <w:rPr>
          <w:rFonts w:ascii="FontbitDavid" w:hAnsi="FontbitDavid" w:hint="cs"/>
          <w:sz w:val="24"/>
          <w:rtl/>
        </w:rPr>
        <w:t xml:space="preserve"> גם במוך אגב זיעה מכויץ ומודה </w:t>
      </w:r>
      <w:r>
        <w:rPr>
          <w:rStyle w:val="2fb"/>
          <w:rFonts w:ascii="FontbitDavid" w:hAnsi="FontbitDavid" w:hint="cs"/>
          <w:sz w:val="24"/>
          <w:rtl/>
        </w:rPr>
        <w:t xml:space="preserve">רבא</w:t>
      </w:r>
      <w:r>
        <w:rPr>
          <w:rFonts w:ascii="FontbitDavid" w:hAnsi="FontbitDavid" w:hint="cs"/>
          <w:sz w:val="24"/>
          <w:rtl/>
        </w:rPr>
        <w:t xml:space="preserve"> במוך דחוק </w:t>
      </w:r>
    </w:p>
    <w:p w:rsidR="00E403F0" w:rsidRDefault="00E403F0" w:rsidP="00E403F0">
      <w:pPr>
        <w:rPr>
          <w:rFonts w:ascii="FontbitDavid" w:hAnsi="FontbitDavid"/>
          <w:sz w:val="24"/>
          <w:rtl/>
        </w:rPr>
      </w:pPr>
      <w:ins w:id="93383" w:author="מנוע מכני" w:date="2026-10-11T12:04:39Z">
        <w:r>
          <w:rPr>
            <w:rFonts w:ascii="FontbitDavid" w:hAnsi="FontbitDavid" w:hint="cs"/>
            <w:b/>
            <w:bCs/>
            <w:sz w:val="24"/>
            <w:rtl/>
          </w:rPr>
          <w:t xml:space="preserve">ויש</w:t>
        </w:r>
      </w:ins>
      <w:del w:id="93384" w:author="מנוע מכני" w:date="2026-10-11T12:04:39Z">
        <w:r w:rsidRPr="005406B0">
          <w:rPr>
            <w:rFonts w:ascii="FontbitDavid" w:hAnsi="FontbitDavid" w:hint="cs"/>
            <w:b/>
            <w:bCs/>
            <w:sz w:val="24"/>
            <w:rtl/>
          </w:rPr>
          <w:delText xml:space="preserve">ואיכא</w:delText>
        </w:r>
      </w:del>
      <w:r w:rsidRPr="005406B0">
        <w:rPr>
          <w:rFonts w:ascii="FontbitDavid" w:hAnsi="FontbitDavid" w:hint="cs"/>
          <w:b/>
          <w:bCs/>
          <w:sz w:val="24"/>
          <w:rtl/>
        </w:rPr>
        <w:t xml:space="preserve"> </w:t>
      </w:r>
      <w:ins w:id="90003" w:author="Claude - סמנטי" w:date="2026-10-11T12:19:29Z">
        <w:r>
          <w:rPr>
            <w:rFonts w:ascii="FontbitDavid" w:hAnsi="FontbitDavid" w:hint="cs"/>
            <w:b/>
            <w:bCs/>
            <w:sz w:val="24"/>
            <w:rtl/>
          </w:rPr>
          <w:t xml:space="preserve">ביניהם</w:t>
        </w:r>
      </w:ins>
      <w:del w:id="90004" w:author="Claude - סמנטי" w:date="2026-10-11T12:19:29Z">
        <w:r w:rsidRPr="005406B0">
          <w:rPr>
            <w:rFonts w:ascii="FontbitDavid" w:hAnsi="FontbitDavid" w:hint="cs"/>
            <w:b/>
            <w:bCs/>
            <w:sz w:val="24"/>
            <w:rtl/>
          </w:rPr>
          <w:delText xml:space="preserve">בינייהו</w:delText>
        </w:r>
      </w:del>
      <w:r w:rsidRPr="005406B0">
        <w:rPr>
          <w:rFonts w:ascii="FontbitDavid" w:hAnsi="FontbitDavid" w:hint="cs"/>
          <w:b/>
          <w:bCs/>
          <w:sz w:val="24"/>
          <w:rtl/>
        </w:rPr>
        <w:t xml:space="preserve">:</w:t>
      </w:r>
      <w:r>
        <w:rPr>
          <w:rFonts w:ascii="FontbitDavid" w:hAnsi="FontbitDavid" w:hint="cs"/>
          <w:sz w:val="24"/>
          <w:rtl/>
        </w:rPr>
        <w:t xml:space="preserve"> להיאך לישנא </w:t>
      </w:r>
      <w:ins w:id="93385" w:author="מנוע מכני" w:date="2026-10-11T12:04:39Z">
        <w:r>
          <w:rPr>
            <w:rFonts w:ascii="FontbitDavid" w:hAnsi="FontbitDavid" w:hint="cs"/>
            <w:sz w:val="24"/>
            <w:rtl/>
          </w:rPr>
          <w:t xml:space="preserve">יש</w:t>
        </w:r>
      </w:ins>
      <w:del w:id="93386"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למירמי מחבית ומקוה ומבוי</w:t>
      </w:r>
      <w:ins w:id="96471" w:author="מנוע מכני" w:date="2026-10-11T12:04:39Z">
        <w:ins w:id="96473" w:author="מנוע מכני" w:date="2026-10-11T12:04:39Z">
          <w:ins w:id="96475" w:author="מנוע מכני" w:date="2026-10-11T12:04:39Z">
            <w:ins w:id="96477" w:author="מנוע מכני" w:date="2026-10-11T12:04:39Z">
              <w:r>
                <w:rPr>
                  <w:rFonts w:ascii="FontbitDavid" w:hAnsi="FontbitDavid" w:hint="cs"/>
                  <w:sz w:val="24"/>
                  <w:rtl/>
                </w:rPr>
                <w:t xml:space="preserve"> </w:t>
              </w:r>
            </w:ins>
            <w:del w:id="96478"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76"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74"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472" w:author="מנוע מכני" w:date="2026-10-11T12:04:39Z">
        <w:r>
          <w:rPr>
            <w:rFonts w:ascii="FontbitDavid" w:hAnsi="FontbitDavid" w:hint="cs"/>
            <w:sz w:val="24"/>
            <w:rtl/>
          </w:rPr>
          <w:delText xml:space="preserve">  </w:delText>
        </w:r>
      </w:del>
      <w:r>
        <w:rPr>
          <w:rFonts w:ascii="FontbitDavid" w:hAnsi="FontbitDavid" w:hint="cs"/>
          <w:sz w:val="24"/>
          <w:rtl/>
        </w:rPr>
        <w:t xml:space="preserve">ולהנך לישני </w:t>
      </w:r>
      <w:ins w:id="93387" w:author="מנוע מכני" w:date="2026-10-11T12:04:39Z">
        <w:r>
          <w:rPr>
            <w:rFonts w:ascii="FontbitDavid" w:hAnsi="FontbitDavid" w:hint="cs"/>
            <w:sz w:val="24"/>
            <w:rtl/>
          </w:rPr>
          <w:t xml:space="preserve">אין</w:t>
        </w:r>
      </w:ins>
      <w:del w:id="93388" w:author="מנוע מכני" w:date="2026-10-11T12:04:39Z">
        <w:r>
          <w:rPr>
            <w:rFonts w:ascii="FontbitDavid" w:hAnsi="FontbitDavid" w:hint="cs"/>
            <w:sz w:val="24"/>
            <w:rtl/>
          </w:rPr>
          <w:delText xml:space="preserve">ליכא</w:delText>
        </w:r>
      </w:del>
      <w:r>
        <w:rPr>
          <w:rFonts w:ascii="FontbitDavid" w:hAnsi="FontbitDavid" w:hint="cs"/>
          <w:sz w:val="24"/>
          <w:rtl/>
        </w:rPr>
        <w:t xml:space="preserve"> למרמי </w:t>
      </w:r>
    </w:p>
    <w:p w:rsidR="00E403F0" w:rsidRDefault="00E403F0" w:rsidP="00E403F0">
      <w:pPr>
        <w:pStyle w:val="afff3"/>
        <w:framePr w:wrap="around"/>
        <w:rPr>
          <w:rtl/>
        </w:rPr>
      </w:pPr>
      <w:r>
        <w:rPr>
          <w:rFonts w:hint="cs"/>
          <w:rtl/>
        </w:rPr>
        <w:t xml:space="preserve">ג: </w:t>
      </w:r>
    </w:p>
    <w:p>
      <w:pPr>
        <w:pStyle w:val="38"/>
        <w:rPr>
          <w:ins w:id="101587" w:author="מנוע מכני" w:date="2026-10-11T12:04:39Z"/>
        </w:rPr>
      </w:pPr>
      <w:r w:rsidRPr="005406B0">
        <w:t>ועוד</w:t>
      </w:r>
      <w:r>
        <w:t xml:space="preserve"> ד</w:t>
      </w:r>
      <w:r w:rsidRPr="00B078C3">
        <w:t xml:space="preserve">לאביי - </w:t>
      </w:r>
      <w:ins w:id="93389" w:author="מנוע מכני" w:date="2026-10-11T12:04:39Z">
        <w:r>
          <w:t xml:space="preserve">יש</w:t>
        </w:r>
      </w:ins>
      <w:del w:id="93390" w:author="מנוע מכני" w:date="2026-10-11T12:04:39Z">
        <w:r w:rsidRPr="00B078C3">
          <w:delText xml:space="preserve">איכא</w:delText>
        </w:r>
      </w:del>
      <w:r w:rsidRPr="00B078C3">
        <w:t xml:space="preserve"> מוך,</w:t>
      </w:r>
    </w:p>
    <w:p w:rsidR="00E403F0" w:rsidRPr="00B078C3" w:rsidRDefault="00E403F0" w:rsidP="00E403F0">
      <w:pPr>
        <w:rPr>
          <w:rFonts w:ascii="FontbitDavid" w:hAnsi="FontbitDavid"/>
          <w:sz w:val="24"/>
          <w:rtl/>
        </w:rPr>
      </w:pPr>
      <w:del w:id="101588"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לרבא</w:t>
      </w:r>
      <w:r w:rsidRPr="00B078C3">
        <w:rPr>
          <w:rFonts w:ascii="FontbitDavid" w:hAnsi="FontbitDavid"/>
          <w:sz w:val="24"/>
          <w:rtl/>
        </w:rPr>
        <w:t xml:space="preserve"> - </w:t>
      </w:r>
      <w:ins w:id="93391" w:author="מנוע מכני" w:date="2026-10-11T12:04:39Z">
        <w:r>
          <w:rPr>
            <w:rFonts w:ascii="FontbitDavid" w:hAnsi="FontbitDavid"/>
            <w:sz w:val="24"/>
            <w:rtl/>
          </w:rPr>
          <w:t xml:space="preserve">יש</w:t>
        </w:r>
      </w:ins>
      <w:del w:id="93392"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מוך דחוק.</w:t>
      </w:r>
    </w:p>
    <w:p w:rsidR="00E403F0" w:rsidRDefault="00E403F0" w:rsidP="00E403F0">
      <w:pPr>
        <w:rPr>
          <w:rFonts w:ascii="FontbitDavid" w:hAnsi="FontbitDavid"/>
          <w:sz w:val="24"/>
          <w:rtl/>
        </w:rPr>
      </w:pPr>
    </w:p>
    <w:p w:rsidR="00E403F0" w:rsidRDefault="00E403F0" w:rsidP="00E403F0">
      <w:pPr>
        <w:rPr>
          <w:rFonts w:ascii="FontbitDavid" w:hAnsi="FontbitDavid"/>
          <w:sz w:val="24"/>
          <w:rtl/>
        </w:rPr>
      </w:pPr>
      <w:r w:rsidRPr="00B078C3">
        <w:rPr>
          <w:rFonts w:ascii="FontbitDavid" w:hAnsi="FontbitDavid"/>
          <w:sz w:val="24"/>
          <w:rtl/>
        </w:rPr>
        <w:t xml:space="preserve">תניא</w:t>
      </w:r>
      <w:r w:rsidRPr="00B078C3">
        <w:rPr>
          <w:rFonts w:ascii="FontbitDavid" w:hAnsi="FontbitDavid"/>
          <w:sz w:val="24"/>
          <w:rtl/>
        </w:rPr>
        <w:t xml:space="preserve"> </w:t>
      </w:r>
      <w:ins w:id="97797" w:author="מנוע מכני" w:date="2026-10-11T12:04:39Z">
        <w:r>
          <w:rPr>
            <w:rFonts w:ascii="FontbitDavid" w:hAnsi="FontbitDavid"/>
            <w:sz w:val="24"/>
            <w:rtl/>
          </w:rPr>
          <w:t xml:space="preserve">כה</w:t>
        </w:r>
      </w:ins>
      <w:del w:id="97798" w:author="מנוע מכני" w:date="2026-10-11T12:04:39Z">
        <w:r w:rsidRPr="00B078C3">
          <w:rPr>
            <w:rFonts w:ascii="FontbitDavid" w:hAnsi="FontbitDavid"/>
            <w:sz w:val="24"/>
            <w:rtl/>
          </w:rPr>
          <w:delText xml:space="preserve">כי </w:delText>
        </w:r>
        <w:r>
          <w:rPr>
            <w:rFonts w:ascii="FontbitDavid" w:hAnsi="FontbitDavid"/>
            <w:sz w:val="24"/>
            <w:rtl/>
          </w:rPr>
          <w:delText xml:space="preserve">זה</w:delText>
        </w:r>
      </w:del>
      <w:ins w:id="94825" w:author="מנוע מכני" w:date="2026-10-11T12:04:39Z"/>
      <w:del w:id="94826"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לישנא דאם </w:t>
      </w:r>
      <w:ins w:id="98145" w:author="מנוע מכני" w:date="2026-10-11T12:04:39Z">
        <w:r>
          <w:rPr>
            <w:rFonts w:ascii="FontbitDavid" w:hAnsi="FontbitDavid"/>
            <w:sz w:val="24"/>
            <w:rtl/>
          </w:rPr>
          <w:t xml:space="preserve">ישנו</w:t>
        </w:r>
      </w:ins>
      <w:del w:id="98146"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w:t>
      </w:r>
      <w:ins w:id="97681" w:author="מנוע מכני" w:date="2026-10-11T12:04:39Z">
        <w:r>
          <w:rPr>
            <w:rFonts w:ascii="FontbitDavid" w:hAnsi="FontbitDavid"/>
            <w:sz w:val="24"/>
            <w:rtl/>
          </w:rPr>
          <w:t xml:space="preserve">דהיה</w:t>
        </w:r>
      </w:ins>
      <w:del w:id="97682"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דם </w:t>
      </w:r>
      <w:ins w:id="98143" w:author="מנוע מכני" w:date="2026-10-11T12:04:39Z">
        <w:r>
          <w:rPr>
            <w:rFonts w:ascii="FontbitDavid" w:hAnsi="FontbitDavid"/>
            <w:sz w:val="24"/>
            <w:rtl/>
          </w:rPr>
          <w:t xml:space="preserve">מתחילה</w:t>
        </w:r>
      </w:ins>
      <w:del w:id="98144" w:author="מנוע מכני" w:date="2026-10-11T12:04:39Z">
        <w:r w:rsidRPr="00B078C3">
          <w:rPr>
            <w:rFonts w:ascii="FontbitDavid" w:hAnsi="FontbitDavid"/>
            <w:sz w:val="24"/>
            <w:rtl/>
          </w:rPr>
          <w:delText xml:space="preserve">מעיקרא</w:delText>
        </w:r>
      </w:del>
      <w:r w:rsidRPr="00B078C3">
        <w:rPr>
          <w:rFonts w:ascii="FontbitDavid" w:hAnsi="FontbitDavid"/>
          <w:sz w:val="24"/>
          <w:rtl/>
        </w:rPr>
        <w:t xml:space="preserve"> </w:t>
      </w:r>
      <w:ins w:id="97683" w:author="מנוע מכני" w:date="2026-10-11T12:04:39Z">
        <w:r>
          <w:rPr>
            <w:rFonts w:ascii="FontbitDavid" w:hAnsi="FontbitDavid"/>
            <w:sz w:val="24"/>
            <w:rtl/>
          </w:rPr>
          <w:t xml:space="preserve">היה</w:t>
        </w:r>
      </w:ins>
      <w:del w:id="97684"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אתי, </w:t>
      </w:r>
    </w:p>
    <w:p>
      <w:pPr>
        <w:pStyle w:val="38"/>
        <w:rPr>
          <w:ins w:id="98636" w:author="מנוע מכני" w:date="2026-10-11T12:04:39Z"/>
        </w:rPr>
      </w:pPr>
      <w:r w:rsidRPr="00B078C3">
        <w:t xml:space="preserve">אמר</w:t>
      </w:r>
      <w:r w:rsidRPr="00B078C3">
        <w:t xml:space="preserve"> לו הלל לשמאי:</w:t>
      </w:r>
    </w:p>
    <w:p w:rsidR="00E403F0" w:rsidRDefault="00E403F0" w:rsidP="00E403F0">
      <w:pPr>
        <w:rPr>
          <w:rFonts w:ascii="FontbitDavid" w:hAnsi="FontbitDavid"/>
          <w:sz w:val="24"/>
          <w:rtl/>
        </w:rPr>
      </w:pPr>
      <w:del w:id="9863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 אתה מודה בקופה שנשתמשו בה טהרות בזוית זו, ונמצא שרץ בזוית אחרת - שטהרות הראשונות טמאות? </w:t>
      </w:r>
    </w:p>
    <w:p>
      <w:pPr>
        <w:pStyle w:val="38"/>
        <w:rPr>
          <w:ins w:id="98638" w:author="מנוע מכני" w:date="2026-10-11T12:04:39Z"/>
        </w:rPr>
      </w:pPr>
      <w:r w:rsidRPr="00B078C3">
        <w:t xml:space="preserve">אמר</w:t>
      </w:r>
      <w:r w:rsidRPr="00B078C3">
        <w:t xml:space="preserve"> לו:</w:t>
      </w:r>
    </w:p>
    <w:p w:rsidR="00E403F0" w:rsidRPr="00B078C3" w:rsidRDefault="00E403F0" w:rsidP="00E403F0">
      <w:pPr>
        <w:rPr>
          <w:rFonts w:ascii="FontbitDavid" w:hAnsi="FontbitDavid"/>
          <w:sz w:val="24"/>
          <w:rtl/>
        </w:rPr>
      </w:pPr>
      <w:del w:id="986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אבל! ומה הפרש בין זו לזו? לזו - יש לה שולים, לזו - אין לה שולים.</w:t>
      </w:r>
    </w:p>
    <w:p w:rsidR="00E403F0" w:rsidRDefault="00E403F0" w:rsidP="00E403F0">
      <w:pPr>
        <w:jc w:val="center"/>
        <w:rPr>
          <w:rFonts w:ascii="FontbitDavid" w:hAnsi="FontbitDavid"/>
          <w:sz w:val="24"/>
          <w:rtl/>
        </w:rPr>
      </w:pPr>
      <w:r w:rsidRPr="00F26880">
        <w:rPr>
          <w:rFonts w:ascii="FontbitDavid" w:hAnsi="FontbitDavid"/>
          <w:rtl/>
        </w:rPr>
        <w:t xml:space="preserve">•</w:t>
      </w:r>
      <w:ins w:id="96479" w:author="מנוע מכני" w:date="2026-10-11T12:04:39Z">
        <w:r>
          <w:rPr>
            <w:rFonts w:ascii="FontbitDavid" w:hAnsi="FontbitDavid"/>
            <w:rtl/>
          </w:rPr>
          <w:t xml:space="preserve"> </w:t>
        </w:r>
      </w:ins>
      <w:del w:id="96480" w:author="מנוע מכני" w:date="2026-10-11T12:04:39Z">
        <w:r w:rsidRPr="00F26880">
          <w:rPr>
            <w:rFonts w:ascii="FontbitDavid" w:hAnsi="FontbitDavid"/>
            <w:rtl/>
          </w:rPr>
          <w:delText xml:space="preserve">  </w:delText>
        </w:r>
      </w:del>
      <w:r w:rsidRPr="00F26880">
        <w:rPr>
          <w:rFonts w:ascii="FontbitDavid" w:hAnsi="FontbitDavid"/>
          <w:rtl/>
        </w:rPr>
        <w:t xml:space="preserve">•</w:t>
      </w:r>
      <w:ins w:id="96481" w:author="מנוע מכני" w:date="2026-10-11T12:04:39Z">
        <w:r>
          <w:rPr>
            <w:rFonts w:ascii="FontbitDavid" w:hAnsi="FontbitDavid"/>
            <w:rtl/>
          </w:rPr>
          <w:t xml:space="preserve"> </w:t>
        </w:r>
      </w:ins>
      <w:del w:id="96482" w:author="מנוע מכני" w:date="2026-10-11T12:04:39Z">
        <w:r w:rsidRPr="00F26880">
          <w:rPr>
            <w:rFonts w:ascii="FontbitDavid" w:hAnsi="FontbitDavid"/>
            <w:rtl/>
          </w:rPr>
          <w:delText xml:space="preserve">  </w:delText>
        </w:r>
      </w:del>
      <w:r w:rsidRPr="00F26880">
        <w:rPr>
          <w:rFonts w:ascii="FontbitDavid" w:hAnsi="FontbitDavid"/>
          <w:rtl/>
        </w:rPr>
        <w:t xml:space="preserve">•</w:t>
      </w:r>
    </w:p>
    <w:p>
      <w:pPr>
        <w:pStyle w:val="afffff8"/>
        <w:rPr>
          <w:ins w:id="90723" w:author="קלוד" w:date="2026-10-11T12:23:38Z"/>
        </w:rPr>
      </w:pPr>
      <w:ins w:id="90724" w:author="קלוד" w:date="2026-10-11T12:23:38Z">
        <w:r>
          <w:rPr>
            <w:color w:val="7B3F00"/>
          </w:rPr>
          <w:t xml:space="preserve">טעמא דשמאי - בטול פריה ורביה</w:t>
        </w:r>
      </w:ins>
    </w:p>
    <w:p>
      <w:pPr>
        <w:pStyle w:val="38"/>
        <w:rPr>
          <w:ins w:id="98640" w:author="מנוע מכני" w:date="2026-10-11T12:04:39Z"/>
        </w:rPr>
      </w:pPr>
      <w:r w:rsidRPr="005406B0">
        <w:t xml:space="preserve">ב. </w:t>
      </w:r>
      <w:r w:rsidRPr="005406B0">
        <w:t xml:space="preserve">רבא</w:t>
      </w:r>
      <w:del w:id="101641" w:author="מנוע מכני" w:date="2026-10-11T12:04:39Z">
        <w:r w:rsidRPr="005406B0">
          <w:delText xml:space="preserve"> אמר</w:delText>
        </w:r>
      </w:del>
      <w:r w:rsidRPr="005406B0">
        <w:t xml:space="preserve">:</w:t>
      </w:r>
    </w:p>
    <w:p w:rsidR="00E403F0" w:rsidRPr="00B078C3" w:rsidRDefault="00E403F0" w:rsidP="00E403F0">
      <w:pPr>
        <w:rPr>
          <w:rFonts w:ascii="FontbitDavid" w:hAnsi="FontbitDavid"/>
          <w:sz w:val="24"/>
          <w:rtl/>
        </w:rPr>
      </w:pPr>
      <w:del w:id="98641" w:author="מנוע מכני" w:date="2026-10-11T12:04:39Z">
        <w:r w:rsidRPr="005406B0">
          <w:rPr>
            <w:rFonts w:ascii="FontbitDavid" w:hAnsi="FontbitDavid"/>
            <w:b/>
            <w:bCs/>
            <w:sz w:val="24"/>
            <w:rtl/>
          </w:rPr>
          <w:delText xml:space="preserve"> </w:delText>
        </w:r>
      </w:del>
      <w:r w:rsidRPr="005406B0">
        <w:rPr>
          <w:rFonts w:ascii="FontbitDavid" w:hAnsi="FontbitDavid"/>
          <w:b/>
          <w:bCs/>
          <w:sz w:val="24"/>
          <w:rtl/>
        </w:rPr>
        <w:t xml:space="preserve">טעמא דשמאי </w:t>
      </w:r>
      <w:r w:rsidRPr="00B078C3">
        <w:rPr>
          <w:rFonts w:ascii="FontbitDavid" w:hAnsi="FontbitDavid"/>
          <w:sz w:val="24"/>
          <w:rtl/>
        </w:rPr>
        <w:t>- משום בטול פריה ורביה.</w:t>
      </w:r>
    </w:p>
    <w:p>
      <w:pPr>
        <w:pStyle w:val="38"/>
        <w:rPr>
          <w:ins w:id="98642" w:author="מנוע מכני" w:date="2026-10-11T12:04:39Z"/>
        </w:rPr>
      </w:pPr>
      <w:r w:rsidRPr="00B078C3">
        <w:t xml:space="preserve">ת</w:t>
      </w:r>
      <w:ins w:id="90041" w:author="מנוע מכני" w:date="2026-10-11T12:04:39Z">
        <w:r>
          <w:t xml:space="preserve">נ"ה</w:t>
        </w:r>
      </w:ins>
      <w:del w:id="90042" w:author="מנוע מכני" w:date="2026-10-11T12:04:39Z">
        <w:r w:rsidRPr="00B078C3">
          <w:delText xml:space="preserve">נ''ה</w:delText>
        </w:r>
      </w:del>
      <w:r w:rsidRPr="00B078C3">
        <w:t xml:space="preserve">, </w:t>
      </w:r>
      <w:r w:rsidRPr="00B078C3">
        <w:t xml:space="preserve">אמר</w:t>
      </w:r>
      <w:r w:rsidRPr="00B078C3">
        <w:t xml:space="preserve"> לו </w:t>
      </w:r>
      <w:ins w:id="94827" w:author="מנוע מכני" w:date="2026-10-11T12:04:39Z">
        <w:r>
          <w:t xml:space="preserve">שמה</w:t>
        </w:r>
      </w:ins>
      <w:del w:id="94828" w:author="מנוע מכני" w:date="2026-10-11T12:04:39Z">
        <w:r w:rsidRPr="00B078C3">
          <w:delText xml:space="preserve">שמאי</w:delText>
        </w:r>
      </w:del>
      <w:r w:rsidRPr="00B078C3">
        <w:t xml:space="preserve"> להלל:</w:t>
      </w:r>
    </w:p>
    <w:p w:rsidR="00E403F0" w:rsidRPr="00B078C3" w:rsidRDefault="00E403F0" w:rsidP="00E403F0">
      <w:pPr>
        <w:rPr>
          <w:rFonts w:ascii="FontbitDavid" w:hAnsi="FontbitDavid"/>
          <w:sz w:val="24"/>
          <w:rtl/>
        </w:rPr>
      </w:pPr>
      <w:del w:id="986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א"כ</w:t>
      </w:r>
      <w:r w:rsidRPr="00B078C3">
        <w:rPr>
          <w:rFonts w:ascii="FontbitDavid" w:hAnsi="FontbitDavid"/>
          <w:sz w:val="24"/>
          <w:rtl/>
        </w:rPr>
        <w:t xml:space="preserve">, בטלת בנות ישראל מפריה ורביה.</w:t>
      </w:r>
    </w:p>
    <w:p w:rsidR="00E403F0" w:rsidRDefault="00E403F0" w:rsidP="00E403F0">
      <w:pPr>
        <w:rPr>
          <w:rFonts w:ascii="FontbitDavid" w:hAnsi="FontbitDavid"/>
          <w:sz w:val="24"/>
          <w:rtl/>
        </w:rPr>
      </w:pPr>
      <w:r w:rsidRPr="00B078C3">
        <w:rPr>
          <w:rFonts w:ascii="FontbitDavid" w:hAnsi="FontbitDavid"/>
          <w:sz w:val="24"/>
          <w:rtl/>
        </w:rPr>
        <w:t xml:space="preserve">ומאן דתני </w:t>
      </w:r>
      <w:ins w:id="94829" w:author="מנוע מכני" w:date="2026-10-11T12:04:39Z">
        <w:r>
          <w:rPr>
            <w:rFonts w:ascii="FontbitDavid" w:hAnsi="FontbitDavid"/>
            <w:sz w:val="24"/>
            <w:rtl/>
          </w:rPr>
          <w:t xml:space="preserve">זה</w:t>
        </w:r>
      </w:ins>
      <w:del w:id="9483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לישנא, הא </w:t>
      </w:r>
      <w:r w:rsidRPr="00B078C3">
        <w:rPr>
          <w:rFonts w:ascii="FontbitDavid" w:hAnsi="FontbitDavid"/>
          <w:sz w:val="24"/>
          <w:rtl/>
        </w:rPr>
        <w:t xml:space="preserve">תניא</w:t>
      </w:r>
      <w:r w:rsidRPr="00B078C3">
        <w:rPr>
          <w:rFonts w:ascii="FontbitDavid" w:hAnsi="FontbitDavid"/>
          <w:sz w:val="24"/>
          <w:rtl/>
        </w:rPr>
        <w:t xml:space="preserve"> כי האיך לישנא דאם </w:t>
      </w:r>
      <w:ins w:id="98149" w:author="מנוע מכני" w:date="2026-10-11T12:04:39Z">
        <w:r>
          <w:rPr>
            <w:rFonts w:ascii="FontbitDavid" w:hAnsi="FontbitDavid"/>
            <w:sz w:val="24"/>
            <w:rtl/>
          </w:rPr>
          <w:t xml:space="preserve">ישנו</w:t>
        </w:r>
      </w:ins>
      <w:del w:id="98150"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w:t>
      </w:r>
      <w:ins w:id="97685" w:author="מנוע מכני" w:date="2026-10-11T12:04:39Z">
        <w:r>
          <w:rPr>
            <w:rFonts w:ascii="FontbitDavid" w:hAnsi="FontbitDavid"/>
            <w:sz w:val="24"/>
            <w:rtl/>
          </w:rPr>
          <w:t xml:space="preserve">דהיה</w:t>
        </w:r>
      </w:ins>
      <w:del w:id="97686"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דם - </w:t>
      </w:r>
      <w:ins w:id="98147" w:author="מנוע מכני" w:date="2026-10-11T12:04:39Z">
        <w:r>
          <w:rPr>
            <w:rFonts w:ascii="FontbitDavid" w:hAnsi="FontbitDavid"/>
            <w:sz w:val="24"/>
            <w:rtl/>
          </w:rPr>
          <w:t xml:space="preserve">מתחילה</w:t>
        </w:r>
      </w:ins>
      <w:del w:id="98148" w:author="מנוע מכני" w:date="2026-10-11T12:04:39Z">
        <w:r w:rsidRPr="00B078C3">
          <w:rPr>
            <w:rFonts w:ascii="FontbitDavid" w:hAnsi="FontbitDavid"/>
            <w:sz w:val="24"/>
            <w:rtl/>
          </w:rPr>
          <w:delText xml:space="preserve">מעיקרא</w:delText>
        </w:r>
      </w:del>
      <w:r w:rsidRPr="00B078C3">
        <w:rPr>
          <w:rFonts w:ascii="FontbitDavid" w:hAnsi="FontbitDavid"/>
          <w:sz w:val="24"/>
          <w:rtl/>
        </w:rPr>
        <w:t xml:space="preserve"> </w:t>
      </w:r>
      <w:ins w:id="97687" w:author="מנוע מכני" w:date="2026-10-11T12:04:39Z">
        <w:r>
          <w:rPr>
            <w:rFonts w:ascii="FontbitDavid" w:hAnsi="FontbitDavid"/>
            <w:sz w:val="24"/>
            <w:rtl/>
          </w:rPr>
          <w:t xml:space="preserve">היה</w:t>
        </w:r>
      </w:ins>
      <w:del w:id="97688"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אתי! </w:t>
      </w:r>
    </w:p>
    <w:p w:rsidR="00E403F0" w:rsidRPr="005406B0" w:rsidRDefault="00E403F0" w:rsidP="00E403F0">
      <w:pPr>
        <w:pStyle w:val="a3"/>
        <w:rPr>
          <w:rtl/>
        </w:rPr>
      </w:pPr>
      <w:ins w:id="93393" w:author="מנוע מכני" w:date="2026-10-11T12:04:39Z">
        <w:r>
          <w:rPr>
            <w:rtl/>
          </w:rPr>
          <w:t xml:space="preserve">שם</w:t>
        </w:r>
      </w:ins>
      <w:del w:id="93394" w:author="מנוע מכני" w:date="2026-10-11T12:04:39Z">
        <w:r w:rsidRPr="005406B0">
          <w:rPr>
            <w:rtl/>
          </w:rPr>
          <w:delText xml:space="preserve">התם</w:delText>
        </w:r>
      </w:del>
      <w:r w:rsidRPr="005406B0">
        <w:rPr>
          <w:rtl/>
        </w:rPr>
        <w:t xml:space="preserve"> </w:t>
      </w:r>
      <w:r>
        <w:rPr>
          <w:rFonts w:hint="cs"/>
          <w:rtl/>
        </w:rPr>
        <w:t>הלל טעה שסבר ד</w:t>
      </w:r>
      <w:r w:rsidRPr="005406B0">
        <w:rPr>
          <w:rtl/>
        </w:rPr>
        <w:t>טע</w:t>
      </w:r>
      <w:r>
        <w:rPr>
          <w:rFonts w:hint="cs"/>
          <w:rtl/>
        </w:rPr>
        <w:t xml:space="preserve">ם </w:t>
      </w:r>
      <w:r w:rsidRPr="005406B0">
        <w:rPr>
          <w:rtl/>
        </w:rPr>
        <w:t xml:space="preserve">דשמאי דאם </w:t>
      </w:r>
      <w:ins w:id="98153" w:author="מנוע מכני" w:date="2026-10-11T12:04:39Z">
        <w:r>
          <w:rPr>
            <w:rtl/>
          </w:rPr>
          <w:t xml:space="preserve">ישנו</w:t>
        </w:r>
      </w:ins>
      <w:del w:id="98154" w:author="מנוע מכני" w:date="2026-10-11T12:04:39Z">
        <w:r w:rsidRPr="005406B0">
          <w:rPr>
            <w:rtl/>
          </w:rPr>
          <w:delText xml:space="preserve">איתא</w:delText>
        </w:r>
      </w:del>
      <w:r w:rsidRPr="005406B0">
        <w:rPr>
          <w:rtl/>
        </w:rPr>
        <w:t xml:space="preserve"> </w:t>
      </w:r>
      <w:ins w:id="97689" w:author="מנוע מכני" w:date="2026-10-11T12:04:39Z">
        <w:r>
          <w:rPr>
            <w:rtl/>
          </w:rPr>
          <w:t xml:space="preserve">דהיה</w:t>
        </w:r>
      </w:ins>
      <w:del w:id="97690" w:author="מנוע מכני" w:date="2026-10-11T12:04:39Z">
        <w:r w:rsidRPr="005406B0">
          <w:rPr>
            <w:rtl/>
          </w:rPr>
          <w:delText xml:space="preserve">דהוה</w:delText>
        </w:r>
      </w:del>
      <w:r w:rsidRPr="005406B0">
        <w:rPr>
          <w:rtl/>
        </w:rPr>
        <w:t xml:space="preserve"> דם </w:t>
      </w:r>
      <w:ins w:id="98151" w:author="מנוע מכני" w:date="2026-10-11T12:04:39Z">
        <w:r>
          <w:rPr>
            <w:rtl/>
          </w:rPr>
          <w:t xml:space="preserve">מתחילה</w:t>
        </w:r>
      </w:ins>
      <w:del w:id="98152" w:author="מנוע מכני" w:date="2026-10-11T12:04:39Z">
        <w:r w:rsidRPr="005406B0">
          <w:rPr>
            <w:rtl/>
          </w:rPr>
          <w:delText xml:space="preserve">מעיקרא</w:delText>
        </w:r>
      </w:del>
      <w:r w:rsidRPr="005406B0">
        <w:rPr>
          <w:rtl/>
        </w:rPr>
        <w:t xml:space="preserve"> </w:t>
      </w:r>
      <w:ins w:id="97691" w:author="מנוע מכני" w:date="2026-10-11T12:04:39Z">
        <w:r>
          <w:rPr>
            <w:rtl/>
          </w:rPr>
          <w:t xml:space="preserve">היה</w:t>
        </w:r>
      </w:ins>
      <w:del w:id="97692" w:author="מנוע מכני" w:date="2026-10-11T12:04:39Z">
        <w:r w:rsidRPr="005406B0">
          <w:rPr>
            <w:rtl/>
          </w:rPr>
          <w:delText xml:space="preserve">הוה</w:delText>
        </w:r>
      </w:del>
      <w:r w:rsidRPr="005406B0">
        <w:rPr>
          <w:rtl/>
        </w:rPr>
        <w:t xml:space="preserve"> אתי, ו</w:t>
      </w:r>
      <w:r>
        <w:rPr>
          <w:rFonts w:hint="cs"/>
          <w:rtl/>
        </w:rPr>
        <w:t>מ</w:t>
      </w:r>
      <w:r w:rsidRPr="005406B0">
        <w:rPr>
          <w:rtl/>
        </w:rPr>
        <w:t xml:space="preserve">קשי </w:t>
      </w:r>
      <w:ins w:id="94831" w:author="מנוע מכני" w:date="2026-10-11T12:04:39Z">
        <w:r>
          <w:rPr>
            <w:rtl/>
          </w:rPr>
          <w:t xml:space="preserve">לו</w:t>
        </w:r>
      </w:ins>
      <w:del w:id="94832" w:author="מנוע מכני" w:date="2026-10-11T12:04:39Z">
        <w:r w:rsidRPr="005406B0">
          <w:rPr>
            <w:rtl/>
          </w:rPr>
          <w:delText xml:space="preserve">ליה</w:delText>
        </w:r>
      </w:del>
      <w:r w:rsidRPr="005406B0">
        <w:rPr>
          <w:rtl/>
        </w:rPr>
        <w:t xml:space="preserve"> קופה.</w:t>
      </w:r>
    </w:p>
    <w:p>
      <w:pPr>
        <w:pStyle w:val="38"/>
        <w:rPr>
          <w:ins w:id="98644" w:author="מנוע מכני" w:date="2026-10-11T12:04:39Z"/>
        </w:rPr>
      </w:pPr>
      <w:r>
        <w:t xml:space="preserve">ואמר </w:t>
      </w:r>
      <w:ins w:id="94833" w:author="מנוע מכני" w:date="2026-10-11T12:04:39Z">
        <w:r>
          <w:t xml:space="preserve">לו</w:t>
        </w:r>
      </w:ins>
      <w:del w:id="94834" w:author="מנוע מכני" w:date="2026-10-11T12:04:39Z">
        <w:r>
          <w:delText xml:space="preserve">ליה</w:delText>
        </w:r>
      </w:del>
      <w:r>
        <w:t xml:space="preserve"> </w:t>
      </w:r>
      <w:ins w:id="94835" w:author="מנוע מכני" w:date="2026-10-11T12:04:39Z">
        <w:r>
          <w:t xml:space="preserve">שמה</w:t>
        </w:r>
      </w:ins>
      <w:del w:id="94836" w:author="מנוע מכני" w:date="2026-10-11T12:04:39Z">
        <w:r>
          <w:delText xml:space="preserve">שמאי</w:delText>
        </w:r>
      </w:del>
      <w:r>
        <w:t xml:space="preserve">:</w:t>
      </w:r>
    </w:p>
    <w:p w:rsidR="00E403F0" w:rsidRDefault="00E403F0" w:rsidP="00E403F0">
      <w:pPr>
        <w:ind w:firstLine="113"/>
        <w:rPr>
          <w:rFonts w:ascii="FontbitDavid" w:hAnsi="FontbitDavid"/>
          <w:sz w:val="24"/>
          <w:rtl/>
        </w:rPr>
      </w:pPr>
      <w:del w:id="98645" w:author="מנוע מכני" w:date="2026-10-11T12:04:39Z">
        <w:r>
          <w:rPr>
            <w:rFonts w:ascii="FontbitDavid" w:hAnsi="FontbitDavid"/>
            <w:sz w:val="24"/>
            <w:rtl/>
          </w:rPr>
          <w:delText xml:space="preserve"> </w:delText>
        </w:r>
      </w:del>
      <w:r>
        <w:rPr>
          <w:rFonts w:ascii="FontbitDavid" w:hAnsi="FontbitDavid"/>
          <w:sz w:val="24"/>
          <w:rtl/>
        </w:rPr>
        <w:t xml:space="preserve">טעמא דידי </w:t>
      </w:r>
      <w:r w:rsidRPr="00B078C3">
        <w:rPr>
          <w:rFonts w:ascii="FontbitDavid" w:hAnsi="FontbitDavid"/>
          <w:sz w:val="24"/>
          <w:rtl/>
        </w:rPr>
        <w:t xml:space="preserve">משום בטול פריה ורביה, </w:t>
      </w:r>
    </w:p>
    <w:p w:rsidR="00E403F0" w:rsidRPr="00B078C3" w:rsidRDefault="00E403F0" w:rsidP="00E403F0">
      <w:pPr>
        <w:ind w:firstLine="113"/>
        <w:rPr>
          <w:rFonts w:ascii="FontbitDavid" w:hAnsi="FontbitDavid"/>
          <w:sz w:val="24"/>
          <w:rtl/>
        </w:rPr>
      </w:pPr>
      <w:ins w:id="94837" w:author="מנוע מכני" w:date="2026-10-11T12:04:39Z">
        <w:r>
          <w:rPr>
            <w:rFonts w:ascii="FontbitDavid" w:hAnsi="FontbitDavid"/>
            <w:sz w:val="24"/>
            <w:rtl/>
          </w:rPr>
          <w:t xml:space="preserve">ולמה</w:t>
        </w:r>
      </w:ins>
      <w:del w:id="94838" w:author="מנוע מכני" w:date="2026-10-11T12:04:39Z">
        <w:r w:rsidRPr="00B078C3">
          <w:rPr>
            <w:rFonts w:ascii="FontbitDavid" w:hAnsi="FontbitDavid"/>
            <w:sz w:val="24"/>
            <w:rtl/>
          </w:rPr>
          <w:delText xml:space="preserve">ולמאי</w:delText>
        </w:r>
      </w:del>
      <w:r w:rsidRPr="00B078C3">
        <w:rPr>
          <w:rFonts w:ascii="FontbitDavid" w:hAnsi="FontbitDavid"/>
          <w:sz w:val="24"/>
          <w:rtl/>
        </w:rPr>
        <w:t xml:space="preserve"> דקטעית </w:t>
      </w:r>
      <w:ins w:id="93395" w:author="מנוע מכני" w:date="2026-10-11T12:04:39Z">
        <w:r>
          <w:rPr>
            <w:rFonts w:ascii="FontbitDavid" w:hAnsi="FontbitDavid"/>
            <w:sz w:val="24"/>
            <w:rtl/>
          </w:rPr>
          <w:t xml:space="preserve">גם</w:t>
        </w:r>
      </w:ins>
      <w:del w:id="9339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דקמקשית קופה - לזו יש לה שולים, ולזו אין לה שולים.</w:t>
      </w:r>
    </w:p>
    <w:p w:rsidR="00E403F0" w:rsidRDefault="00E403F0" w:rsidP="00E403F0">
      <w:pPr>
        <w:jc w:val="center"/>
        <w:rPr>
          <w:rFonts w:ascii="FontbitDavid" w:hAnsi="FontbitDavid"/>
          <w:sz w:val="24"/>
          <w:rtl/>
        </w:rPr>
      </w:pPr>
      <w:r>
        <w:rPr>
          <w:rFonts w:ascii="FontbitDavid" w:hAnsi="FontbitDavid"/>
          <w:rtl/>
        </w:rPr>
        <w:t xml:space="preserve">•</w:t>
      </w:r>
      <w:ins w:id="96483" w:author="מנוע מכני" w:date="2026-10-11T12:04:39Z">
        <w:r>
          <w:rPr>
            <w:rFonts w:ascii="FontbitDavid" w:hAnsi="FontbitDavid"/>
            <w:rtl/>
          </w:rPr>
          <w:t xml:space="preserve"> </w:t>
        </w:r>
      </w:ins>
      <w:del w:id="96484" w:author="מנוע מכני" w:date="2026-10-11T12:04:39Z">
        <w:r>
          <w:rPr>
            <w:rFonts w:ascii="FontbitDavid" w:hAnsi="FontbitDavid"/>
            <w:rtl/>
          </w:rPr>
          <w:delText xml:space="preserve">  </w:delText>
        </w:r>
      </w:del>
      <w:r>
        <w:rPr>
          <w:rFonts w:ascii="FontbitDavid" w:hAnsi="FontbitDavid"/>
          <w:rtl/>
        </w:rPr>
        <w:t xml:space="preserve">•</w:t>
      </w:r>
    </w:p>
    <w:p w:rsidR="00E403F0" w:rsidRDefault="00E403F0" w:rsidP="00E403F0">
      <w:pPr>
        <w:rPr>
          <w:rFonts w:ascii="FontbitDavid" w:hAnsi="FontbitDavid"/>
          <w:sz w:val="24"/>
          <w:rtl/>
        </w:rPr>
      </w:pPr>
      <w:r w:rsidRPr="00B078C3">
        <w:rPr>
          <w:rFonts w:ascii="FontbitDavid" w:hAnsi="FontbitDavid"/>
          <w:sz w:val="24"/>
          <w:rtl/>
        </w:rPr>
        <w:t xml:space="preserve">ולמאן דתני </w:t>
      </w:r>
      <w:ins w:id="94839" w:author="מנוע מכני" w:date="2026-10-11T12:04:39Z">
        <w:r>
          <w:rPr>
            <w:rFonts w:ascii="FontbitDavid" w:hAnsi="FontbitDavid"/>
            <w:sz w:val="24"/>
            <w:rtl/>
          </w:rPr>
          <w:t xml:space="preserve">זה</w:t>
        </w:r>
      </w:ins>
      <w:del w:id="9484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לישנא, הא </w:t>
      </w:r>
      <w:r w:rsidRPr="00B078C3">
        <w:rPr>
          <w:rFonts w:ascii="FontbitDavid" w:hAnsi="FontbitDavid"/>
          <w:sz w:val="24"/>
          <w:rtl/>
        </w:rPr>
        <w:t xml:space="preserve">תניא</w:t>
      </w:r>
      <w:r w:rsidRPr="00B078C3">
        <w:rPr>
          <w:rFonts w:ascii="FontbitDavid" w:hAnsi="FontbitDavid"/>
          <w:sz w:val="24"/>
          <w:rtl/>
        </w:rPr>
        <w:t xml:space="preserve"> כי האיך לישנא משום בטול פריה ורביה! </w:t>
      </w:r>
    </w:p>
    <w:p>
      <w:pPr>
        <w:pStyle w:val="38"/>
        <w:rPr>
          <w:ins w:id="98646" w:author="מנוע מכני" w:date="2026-10-11T12:04:39Z"/>
        </w:rPr>
      </w:pPr>
      <w:ins w:id="90043" w:author="מנוע מכני" w:date="2026-10-11T12:04:39Z">
        <w:r>
          <w:t xml:space="preserve">ה"ק</w:t>
        </w:r>
      </w:ins>
      <w:del w:id="90044" w:author="מנוע מכני" w:date="2026-10-11T12:04:39Z">
        <w:r w:rsidRPr="002B4E05">
          <w:delText xml:space="preserve">ה''ק</w:delText>
        </w:r>
      </w:del>
      <w:ins w:id="96485" w:author="מנוע מכני" w:date="2026-10-11T12:04:39Z">
        <w:r>
          <w:t xml:space="preserve"> </w:t>
        </w:r>
      </w:ins>
      <w:del w:id="96486" w:author="מנוע מכני" w:date="2026-10-11T12:04:39Z">
        <w:r w:rsidRPr="002B4E05">
          <w:delText xml:space="preserve"> </w:delText>
        </w:r>
        <w:r w:rsidRPr="002B4E05">
          <w:delText xml:space="preserve"> </w:delText>
        </w:r>
      </w:del>
      <w:r w:rsidRPr="002B4E05">
        <w:t xml:space="preserve">הלל לשמאי:</w:t>
      </w:r>
    </w:p>
    <w:p w:rsidR="00E403F0" w:rsidRPr="002B4E05" w:rsidRDefault="00E403F0" w:rsidP="00E403F0">
      <w:pPr>
        <w:pStyle w:val="a3"/>
        <w:rPr>
          <w:spacing w:val="0"/>
          <w:rtl/>
        </w:rPr>
      </w:pPr>
      <w:ins w:id="96487" w:author="מנוע מכני" w:date="2026-10-11T12:04:39Z">
        <w:del w:id="98647" w:author="מנוע מכני" w:date="2026-10-11T12:04:39Z">
          <w:r>
            <w:rPr>
              <w:spacing w:val="0"/>
              <w:rtl/>
            </w:rPr>
            <w:delText xml:space="preserve"> </w:delText>
          </w:r>
        </w:del>
      </w:ins>
      <w:del w:id="96488" w:author="מנוע מכני" w:date="2026-10-11T12:04:39Z">
        <w:r w:rsidRPr="002B4E05">
          <w:rPr>
            <w:spacing w:val="0"/>
            <w:rtl/>
          </w:rPr>
          <w:delText xml:space="preserve">  </w:delText>
        </w:r>
      </w:del>
      <w:r w:rsidRPr="002B4E05">
        <w:rPr>
          <w:spacing w:val="0"/>
          <w:rtl/>
        </w:rPr>
        <w:t xml:space="preserve">טעמ</w:t>
      </w:r>
      <w:r w:rsidRPr="002B4E05">
        <w:rPr>
          <w:rFonts w:hint="cs"/>
          <w:spacing w:val="0"/>
          <w:rtl/>
        </w:rPr>
        <w:t xml:space="preserve">ך דאם היה דם היא בא קודם </w:t>
      </w:r>
      <w:r w:rsidRPr="002B4E05">
        <w:rPr>
          <w:spacing w:val="0"/>
          <w:rtl/>
        </w:rPr>
        <w:t xml:space="preserve">מיהו עשה סייג לדבריך, ד</w:t>
      </w:r>
      <w:ins w:id="90045" w:author="מנוע מכני" w:date="2026-10-11T12:04:39Z">
        <w:r>
          <w:rPr>
            <w:spacing w:val="0"/>
            <w:rtl/>
          </w:rPr>
          <w:t xml:space="preserve">מ"ש</w:t>
        </w:r>
      </w:ins>
      <w:del w:id="90046" w:author="מנוע מכני" w:date="2026-10-11T12:04:39Z">
        <w:r w:rsidRPr="002B4E05">
          <w:rPr>
            <w:spacing w:val="0"/>
            <w:rtl/>
          </w:rPr>
          <w:delText xml:space="preserve">מ</w:delText>
        </w:r>
        <w:r w:rsidRPr="002B4E05">
          <w:rPr>
            <w:rFonts w:hint="cs"/>
            <w:spacing w:val="0"/>
            <w:rtl/>
          </w:rPr>
          <w:delText xml:space="preserve">''ש</w:delText>
        </w:r>
      </w:del>
      <w:r w:rsidRPr="002B4E05">
        <w:rPr>
          <w:rFonts w:hint="cs"/>
          <w:spacing w:val="0"/>
          <w:rtl/>
        </w:rPr>
        <w:t xml:space="preserve"> מכל התורה כולה </w:t>
      </w:r>
    </w:p>
    <w:p>
      <w:pPr>
        <w:pStyle w:val="38"/>
        <w:rPr>
          <w:ins w:id="98648" w:author="מנוע מכני" w:date="2026-10-11T12:04:39Z"/>
        </w:rPr>
      </w:pPr>
      <w:r w:rsidRPr="00B078C3">
        <w:t xml:space="preserve">אמר</w:t>
      </w:r>
      <w:r w:rsidRPr="00B078C3">
        <w:t xml:space="preserve"> </w:t>
      </w:r>
      <w:ins w:id="94841" w:author="מנוע מכני" w:date="2026-10-11T12:04:39Z">
        <w:r>
          <w:t xml:space="preserve">לו</w:t>
        </w:r>
      </w:ins>
      <w:del w:id="94842" w:author="מנוע מכני" w:date="2026-10-11T12:04:39Z">
        <w:r w:rsidRPr="00B078C3">
          <w:delText xml:space="preserve">ליה</w:delText>
        </w:r>
      </w:del>
      <w:r w:rsidRPr="00B078C3">
        <w:t xml:space="preserve">:</w:t>
      </w:r>
    </w:p>
    <w:p w:rsidR="00E403F0" w:rsidRDefault="00E403F0" w:rsidP="00E403F0">
      <w:pPr>
        <w:rPr>
          <w:rFonts w:ascii="FontbitDavid" w:hAnsi="FontbitDavid"/>
          <w:sz w:val="24"/>
          <w:rtl/>
        </w:rPr>
      </w:pPr>
      <w:del w:id="9864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א"כ</w:t>
      </w:r>
      <w:r w:rsidRPr="00B078C3">
        <w:rPr>
          <w:rFonts w:ascii="FontbitDavid" w:hAnsi="FontbitDavid"/>
          <w:sz w:val="24"/>
          <w:rtl/>
        </w:rPr>
        <w:t xml:space="preserve"> בטלת בנות ישראל מפריה ורביה! </w:t>
      </w:r>
    </w:p>
    <w:p w:rsidR="00E403F0" w:rsidRDefault="00E403F0" w:rsidP="00E403F0">
      <w:pPr>
        <w:rPr>
          <w:rFonts w:ascii="FontbitDavid" w:hAnsi="FontbitDavid"/>
          <w:sz w:val="24"/>
          <w:rtl/>
        </w:rPr>
      </w:pPr>
      <w:r w:rsidRPr="00B078C3">
        <w:rPr>
          <w:rFonts w:ascii="FontbitDavid" w:hAnsi="FontbitDavid"/>
          <w:sz w:val="24"/>
          <w:rtl/>
        </w:rPr>
        <w:t>והלל</w:t>
      </w:r>
      <w:r>
        <w:rPr>
          <w:rFonts w:ascii="FontbitDavid" w:hAnsi="FontbitDavid" w:hint="cs"/>
          <w:sz w:val="24"/>
          <w:rtl/>
        </w:rPr>
        <w:t xml:space="preserve">: </w:t>
      </w:r>
      <w:ins w:id="90047" w:author="מנוע מכני" w:date="2026-10-11T12:04:39Z">
        <w:ins w:id="97633" w:author="מנוע מכני" w:date="2026-10-11T12:04:39Z">
          <w:r>
            <w:rPr>
              <w:rFonts w:ascii="FontbitDavid" w:hAnsi="FontbitDavid" w:hint="cs"/>
              <w:sz w:val="24"/>
              <w:rtl/>
            </w:rPr>
            <w:t xml:space="preserve">סבר</w:t>
          </w:r>
        </w:ins>
        <w:del w:id="97634" w:author="מנוע מכני" w:date="2026-10-11T12:04:39Z">
          <w:r>
            <w:rPr>
              <w:rFonts w:ascii="FontbitDavid" w:hAnsi="FontbitDavid" w:hint="cs"/>
              <w:sz w:val="24"/>
              <w:rtl/>
            </w:rPr>
            <w:delText xml:space="preserve">ס"ל</w:delText>
          </w:r>
        </w:del>
      </w:ins>
      <w:del w:id="90048" w:author="מנוע מכני" w:date="2026-10-11T12:04:39Z">
        <w:r>
          <w:rPr>
            <w:rFonts w:ascii="FontbitDavid" w:hAnsi="FontbitDavid" w:hint="cs"/>
            <w:sz w:val="24"/>
            <w:rtl/>
          </w:rPr>
          <w:delText xml:space="preserve">ס''ל</w:delText>
        </w:r>
      </w:del>
      <w:r>
        <w:rPr>
          <w:rFonts w:ascii="FontbitDavid" w:hAnsi="FontbitDavid" w:hint="cs"/>
          <w:sz w:val="24"/>
          <w:rtl/>
        </w:rPr>
        <w:t xml:space="preserve"> שלא דיבר על פ</w:t>
      </w:r>
      <w:ins w:id="90049" w:author="מנוע מכני" w:date="2026-10-11T12:04:39Z">
        <w:r>
          <w:rPr>
            <w:rFonts w:ascii="FontbitDavid" w:hAnsi="FontbitDavid" w:hint="cs"/>
            <w:sz w:val="24"/>
            <w:rtl/>
          </w:rPr>
          <w:t xml:space="preserve">ו"ר</w:t>
        </w:r>
      </w:ins>
      <w:del w:id="90050" w:author="מנוע מכני" w:date="2026-10-11T12:04:39Z">
        <w:r>
          <w:rPr>
            <w:rFonts w:ascii="FontbitDavid" w:hAnsi="FontbitDavid" w:hint="cs"/>
            <w:sz w:val="24"/>
            <w:rtl/>
          </w:rPr>
          <w:delText xml:space="preserve">ו''ר</w:delText>
        </w:r>
      </w:del>
      <w:r>
        <w:rPr>
          <w:rFonts w:ascii="FontbitDavid" w:hAnsi="FontbitDavid" w:hint="cs"/>
          <w:sz w:val="24"/>
          <w:rtl/>
        </w:rPr>
        <w:t xml:space="preserve"> אלא על טהרות ולשמאי לטהרות גם </w:t>
      </w:r>
      <w:r>
        <w:rPr>
          <w:rFonts w:ascii="FontbitDavid" w:hAnsi="FontbitDavid" w:hint="cs"/>
          <w:sz w:val="24"/>
          <w:rtl/>
        </w:rPr>
        <w:t xml:space="preserve">לא</w:t>
      </w:r>
      <w:r>
        <w:rPr>
          <w:rFonts w:ascii="FontbitDavid" w:hAnsi="FontbitDavid" w:hint="cs"/>
          <w:sz w:val="24"/>
          <w:rtl/>
        </w:rPr>
        <w:t xml:space="preserve"> </w:t>
      </w:r>
      <w:r>
        <w:rPr>
          <w:rFonts w:ascii="FontbitDavid" w:hAnsi="FontbitDavid" w:hint="cs"/>
          <w:sz w:val="24"/>
          <w:rtl/>
        </w:rPr>
        <w:t xml:space="preserve">ד</w:t>
      </w:r>
      <w:ins w:id="90051" w:author="מנוע מכני" w:date="2026-10-11T12:04:39Z">
        <w:r>
          <w:rPr>
            <w:rFonts w:ascii="FontbitDavid" w:hAnsi="FontbitDavid" w:hint="cs"/>
            <w:sz w:val="24"/>
            <w:rtl/>
          </w:rPr>
          <w:t xml:space="preserve">א"כ</w:t>
        </w:r>
      </w:ins>
      <w:del w:id="90052" w:author="מנוע מכני" w:date="2026-10-11T12:04:39Z">
        <w:r>
          <w:rPr>
            <w:rFonts w:ascii="FontbitDavid" w:hAnsi="FontbitDavid" w:hint="cs"/>
            <w:sz w:val="24"/>
            <w:rtl/>
          </w:rPr>
          <w:delText xml:space="preserve">א''כ</w:delText>
        </w:r>
      </w:del>
      <w:r>
        <w:rPr>
          <w:rFonts w:ascii="FontbitDavid" w:hAnsi="FontbitDavid" w:hint="cs"/>
          <w:sz w:val="24"/>
          <w:rtl/>
        </w:rPr>
        <w:t xml:space="preserve"> יהא </w:t>
      </w:r>
      <w:ins w:id="90005" w:author="Claude - סמנטי" w:date="2026-10-11T12:19:29Z">
        <w:r>
          <w:rPr>
            <w:rFonts w:ascii="FontbitDavid" w:hAnsi="FontbitDavid" w:hint="cs"/>
            <w:sz w:val="24"/>
            <w:rtl/>
          </w:rPr>
          <w:t xml:space="preserve">לבו</w:t>
        </w:r>
      </w:ins>
      <w:del w:id="90006" w:author="Claude - סמנטי" w:date="2026-10-11T12:19:29Z">
        <w:r>
          <w:rPr>
            <w:rFonts w:ascii="FontbitDavid" w:hAnsi="FontbitDavid" w:hint="cs"/>
            <w:sz w:val="24"/>
            <w:rtl/>
          </w:rPr>
          <w:delText xml:space="preserve">ליבו</w:delText>
        </w:r>
      </w:del>
      <w:r>
        <w:rPr>
          <w:rFonts w:ascii="FontbitDavid" w:hAnsi="FontbitDavid" w:hint="cs"/>
          <w:sz w:val="24"/>
          <w:rtl/>
        </w:rPr>
        <w:t xml:space="preserve"> נוקפו </w:t>
      </w:r>
    </w:p>
    <w:p w:rsidR="00E403F0" w:rsidRDefault="00E403F0" w:rsidP="00E403F0">
      <w:pPr>
        <w:jc w:val="center"/>
        <w:rPr>
          <w:rFonts w:ascii="FontbitDavid" w:hAnsi="FontbitDavid"/>
          <w:sz w:val="24"/>
          <w:rtl/>
        </w:rPr>
      </w:pPr>
      <w:r>
        <w:rPr>
          <w:rFonts w:ascii="FontbitDavid" w:hAnsi="FontbitDavid"/>
          <w:rtl/>
        </w:rPr>
        <w:t xml:space="preserve">•</w:t>
      </w:r>
      <w:ins w:id="96489" w:author="מנוע מכני" w:date="2026-10-11T12:04:39Z">
        <w:r>
          <w:rPr>
            <w:rFonts w:ascii="FontbitDavid" w:hAnsi="FontbitDavid"/>
            <w:rtl/>
          </w:rPr>
          <w:t xml:space="preserve"> </w:t>
        </w:r>
      </w:ins>
      <w:del w:id="96490" w:author="מנוע מכני" w:date="2026-10-11T12:04:39Z">
        <w:r>
          <w:rPr>
            <w:rFonts w:ascii="FontbitDavid" w:hAnsi="FontbitDavid"/>
            <w:rtl/>
          </w:rPr>
          <w:delText xml:space="preserve">  </w:delText>
        </w:r>
      </w:del>
      <w:r>
        <w:rPr>
          <w:rFonts w:ascii="FontbitDavid" w:hAnsi="FontbitDavid"/>
          <w:rtl/>
        </w:rPr>
        <w:t xml:space="preserve">•</w:t>
      </w:r>
    </w:p>
    <w:p w:rsidR="00E403F0" w:rsidRDefault="00E403F0" w:rsidP="00E403F0">
      <w:pPr>
        <w:rPr>
          <w:rFonts w:ascii="FontbitDavid" w:hAnsi="FontbitDavid"/>
          <w:sz w:val="24"/>
          <w:rtl/>
        </w:rPr>
      </w:pPr>
      <w:r w:rsidRPr="00B078C3">
        <w:rPr>
          <w:rFonts w:ascii="FontbitDavid" w:hAnsi="FontbitDavid"/>
          <w:sz w:val="24"/>
          <w:rtl/>
        </w:rPr>
        <w:t xml:space="preserve">(שולי"ם, בדוקי"ן, מכוסי"ן בזוי"ת, סימ"ן), </w:t>
      </w:r>
    </w:p>
    <w:p>
      <w:pPr>
        <w:pStyle w:val="afffff8"/>
        <w:rPr>
          <w:ins w:id="90721" w:author="קלוד" w:date="2026-10-11T12:23:38Z"/>
        </w:rPr>
      </w:pPr>
      <w:ins w:id="90722" w:author="קלוד" w:date="2026-10-11T12:23:38Z">
        <w:r>
          <w:rPr>
            <w:color w:val="7B3F00"/>
          </w:rPr>
          <w:t xml:space="preserve">קופה שנשתמשו בה טהרות - ונמצא שרץ בזוית אחרת</w:t>
        </w:r>
      </w:ins>
    </w:p>
    <w:p>
      <w:pPr>
        <w:pStyle w:val="38"/>
        <w:rPr>
          <w:ins w:id="98650" w:author="מנוע מכני" w:date="2026-10-11T12:04:39Z"/>
        </w:rPr>
      </w:pPr>
      <w:r w:rsidRPr="00B078C3">
        <w:t xml:space="preserve">איתמר:</w:t>
      </w:r>
    </w:p>
    <w:p w:rsidR="00E403F0" w:rsidRPr="00B078C3" w:rsidRDefault="00E403F0" w:rsidP="00E403F0">
      <w:pPr>
        <w:rPr>
          <w:rFonts w:ascii="FontbitDavid" w:hAnsi="FontbitDavid"/>
          <w:sz w:val="24"/>
          <w:rtl/>
        </w:rPr>
      </w:pPr>
      <w:del w:id="986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קופה שנשתמשו בה טהרות בזוית זו, ונמצא שרץ בזוית אחרת.</w:t>
      </w:r>
    </w:p>
    <w:p>
      <w:pPr>
        <w:pStyle w:val="38"/>
        <w:rPr>
          <w:ins w:id="98652" w:author="מנוע מכני" w:date="2026-10-11T12:04:39Z"/>
        </w:rPr>
      </w:pPr>
      <w:r w:rsidRPr="005406B0">
        <w:t>חזקיה</w:t>
      </w:r>
      <w:del w:id="101642" w:author="מנוע מכני" w:date="2026-10-11T12:04:39Z">
        <w:r w:rsidRPr="00B078C3">
          <w:delText xml:space="preserve"> אמר</w:delText>
        </w:r>
      </w:del>
      <w:r w:rsidRPr="00B078C3">
        <w:t xml:space="preserve">:</w:t>
      </w:r>
    </w:p>
    <w:p w:rsidR="00E403F0" w:rsidRPr="00B078C3" w:rsidRDefault="00E403F0" w:rsidP="00E403F0">
      <w:pPr>
        <w:ind w:firstLine="266"/>
        <w:rPr>
          <w:rFonts w:ascii="FontbitDavid" w:hAnsi="FontbitDavid"/>
          <w:sz w:val="24"/>
          <w:rtl/>
        </w:rPr>
      </w:pPr>
      <w:del w:id="986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טהרות הראשונות טהורות, </w:t>
      </w:r>
      <w:r w:rsidRPr="005406B0">
        <w:rPr>
          <w:rStyle w:val="2fb"/>
          <w:rFonts w:ascii="FontbitDavid" w:hAnsi="FontbitDavid"/>
          <w:b/>
          <w:bCs/>
          <w:sz w:val="24"/>
          <w:rtl/>
        </w:rPr>
        <w:t xml:space="preserve">ר</w:t>
      </w:r>
      <w:ins w:id="90053" w:author="מנוע מכני" w:date="2026-10-11T12:04:39Z">
        <w:r>
          <w:rPr>
            <w:rStyle w:val="2fb"/>
            <w:rFonts w:ascii="FontbitDavid" w:hAnsi="FontbitDavid"/>
            <w:b/>
            <w:bCs/>
            <w:sz w:val="24"/>
            <w:rtl/>
          </w:rPr>
          <w:t xml:space="preserve">י"ו</w:t>
        </w:r>
      </w:ins>
      <w:del w:id="90054" w:author="מנוע מכני" w:date="2026-10-11T12:04:39Z">
        <w:r w:rsidRPr="005406B0">
          <w:rPr>
            <w:rFonts w:ascii="FontbitDavid" w:hAnsi="FontbitDavid"/>
            <w:b/>
            <w:bCs/>
            <w:sz w:val="24"/>
            <w:rtl/>
          </w:rPr>
          <w:delText xml:space="preserve">י''ו</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טהרות הראשונות טמאות.</w:t>
      </w:r>
    </w:p>
    <w:p w:rsidR="00E403F0" w:rsidRPr="00017C1D" w:rsidRDefault="00E403F0" w:rsidP="00E403F0">
      <w:pPr>
        <w:pStyle w:val="a3"/>
        <w:rPr>
          <w:spacing w:val="-8"/>
          <w:rtl/>
        </w:rPr>
      </w:pPr>
      <w:r w:rsidRPr="00017C1D">
        <w:rPr>
          <w:rFonts w:hint="cs"/>
          <w:spacing w:val="-8"/>
          <w:rtl/>
        </w:rPr>
        <w:t xml:space="preserve">- מה דמודו </w:t>
      </w:r>
      <w:ins w:id="90055" w:author="מנוע מכני" w:date="2026-10-11T12:04:39Z">
        <w:r>
          <w:rPr>
            <w:rFonts w:hint="cs"/>
            <w:spacing w:val="-8"/>
            <w:rtl/>
          </w:rPr>
          <w:t xml:space="preserve">ב"ש</w:t>
        </w:r>
      </w:ins>
      <w:del w:id="90056" w:author="מנוע מכני" w:date="2026-10-11T12:04:39Z">
        <w:r w:rsidRPr="00017C1D">
          <w:rPr>
            <w:rFonts w:hint="cs"/>
            <w:spacing w:val="-8"/>
            <w:rtl/>
          </w:rPr>
          <w:delText xml:space="preserve">ב''ש</w:delText>
        </w:r>
      </w:del>
      <w:r w:rsidRPr="00017C1D">
        <w:rPr>
          <w:rFonts w:hint="cs"/>
          <w:spacing w:val="-8"/>
          <w:rtl/>
        </w:rPr>
        <w:t xml:space="preserve"> והלל דטמאות היינו </w:t>
      </w:r>
      <w:r w:rsidRPr="00017C1D">
        <w:rPr>
          <w:spacing w:val="-8"/>
          <w:rtl/>
        </w:rPr>
        <w:t xml:space="preserve">בקופה </w:t>
      </w:r>
      <w:r w:rsidRPr="00017C1D">
        <w:rPr>
          <w:b/>
          <w:bCs/>
          <w:spacing w:val="-8"/>
          <w:rtl/>
        </w:rPr>
        <w:t>שיש</w:t>
      </w:r>
      <w:r w:rsidRPr="00017C1D">
        <w:rPr>
          <w:spacing w:val="-8"/>
          <w:rtl/>
        </w:rPr>
        <w:t xml:space="preserve"> לה שולים, </w:t>
      </w:r>
      <w:r w:rsidRPr="00017C1D">
        <w:rPr>
          <w:rStyle w:val="2fb"/>
          <w:rFonts w:hint="cs"/>
          <w:spacing w:val="-8"/>
          <w:rtl/>
        </w:rPr>
        <w:t>ו</w:t>
      </w:r>
      <w:r w:rsidRPr="00017C1D">
        <w:rPr>
          <w:rStyle w:val="2fb"/>
          <w:spacing w:val="-8"/>
          <w:rtl/>
        </w:rPr>
        <w:t xml:space="preserve">חזקיה</w:t>
      </w:r>
      <w:r w:rsidRPr="00017C1D">
        <w:rPr>
          <w:spacing w:val="-8"/>
          <w:rtl/>
        </w:rPr>
        <w:t xml:space="preserve"> </w:t>
      </w:r>
      <w:r w:rsidRPr="00017C1D">
        <w:rPr>
          <w:rStyle w:val="2fb"/>
          <w:spacing w:val="-8"/>
          <w:rtl/>
        </w:rPr>
        <w:t xml:space="preserve">ור</w:t>
      </w:r>
      <w:ins w:id="90057" w:author="מנוע מכני" w:date="2026-10-11T12:04:39Z">
        <w:r>
          <w:rPr>
            <w:rStyle w:val="2fb"/>
            <w:spacing w:val="-8"/>
            <w:rtl/>
          </w:rPr>
          <w:t xml:space="preserve">י"ו</w:t>
        </w:r>
      </w:ins>
      <w:del w:id="90058" w:author="מנוע מכני" w:date="2026-10-11T12:04:39Z">
        <w:r w:rsidRPr="00017C1D">
          <w:rPr>
            <w:spacing w:val="-8"/>
            <w:rtl/>
          </w:rPr>
          <w:delText xml:space="preserve">י''ו</w:delText>
        </w:r>
      </w:del>
      <w:r w:rsidRPr="00017C1D">
        <w:rPr>
          <w:spacing w:val="-8"/>
          <w:rtl/>
        </w:rPr>
        <w:t xml:space="preserve"> </w:t>
      </w:r>
      <w:r w:rsidRPr="00017C1D">
        <w:rPr>
          <w:rFonts w:hint="cs"/>
          <w:spacing w:val="-8"/>
          <w:rtl/>
        </w:rPr>
        <w:t xml:space="preserve">חלקו </w:t>
      </w:r>
      <w:r w:rsidRPr="00017C1D">
        <w:rPr>
          <w:spacing w:val="-8"/>
          <w:rtl/>
        </w:rPr>
        <w:t>בקופה שאין לה שולים.</w:t>
      </w:r>
    </w:p>
    <w:p w:rsidR="00E403F0" w:rsidRPr="00B078C3" w:rsidRDefault="00E403F0" w:rsidP="00E403F0">
      <w:pPr>
        <w:ind w:firstLine="0"/>
        <w:rPr>
          <w:rFonts w:ascii="FontbitDavid" w:hAnsi="FontbitDavid"/>
          <w:sz w:val="24"/>
          <w:rtl/>
        </w:rPr>
      </w:pPr>
      <w:r>
        <w:rPr>
          <w:rStyle w:val="2fb"/>
          <w:rFonts w:ascii="FontbitDavid" w:hAnsi="FontbitDavid" w:hint="cs"/>
          <w:sz w:val="24"/>
          <w:rtl/>
        </w:rPr>
        <w:t xml:space="preserve">ולר</w:t>
      </w:r>
      <w:ins w:id="90059" w:author="מנוע מכני" w:date="2026-10-11T12:04:39Z">
        <w:r>
          <w:rPr>
            <w:rStyle w:val="2fb"/>
            <w:rFonts w:ascii="FontbitDavid" w:hAnsi="FontbitDavid" w:hint="cs"/>
            <w:sz w:val="24"/>
            <w:rtl/>
          </w:rPr>
          <w:t xml:space="preserve">י"ו</w:t>
        </w:r>
      </w:ins>
      <w:del w:id="90060"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מיירי ב</w:t>
      </w:r>
      <w:r w:rsidRPr="00B078C3">
        <w:rPr>
          <w:rFonts w:ascii="FontbitDavid" w:hAnsi="FontbitDavid"/>
          <w:sz w:val="24"/>
          <w:rtl/>
        </w:rPr>
        <w:t xml:space="preserve">אין לה שולים </w:t>
      </w:r>
      <w:r>
        <w:rPr>
          <w:rFonts w:ascii="FontbitDavid" w:hAnsi="FontbitDavid" w:hint="cs"/>
          <w:sz w:val="24"/>
          <w:rtl/>
        </w:rPr>
        <w:t xml:space="preserve">אבל </w:t>
      </w:r>
      <w:r w:rsidRPr="00B078C3">
        <w:rPr>
          <w:rFonts w:ascii="FontbitDavid" w:hAnsi="FontbitDavid"/>
          <w:sz w:val="24"/>
          <w:rtl/>
        </w:rPr>
        <w:t>יש לה אוגנים.</w:t>
      </w:r>
    </w:p>
    <w:p>
      <w:pPr>
        <w:pStyle w:val="38"/>
        <w:rPr>
          <w:ins w:id="98655" w:author="מנוע מכני" w:date="2026-10-11T12:04:39Z"/>
        </w:rPr>
      </w:pPr>
      <w:del w:id="98654" w:author="מנוע מכני" w:date="2026-10-11T12:04:39Z">
        <w:r w:rsidRPr="00017C1D">
          <w:delText xml:space="preserve">•</w:delText>
        </w:r>
      </w:del>
      <w:r w:rsidRPr="00017C1D">
        <w:t xml:space="preserve"> וה</w:t>
      </w:r>
      <w:r w:rsidRPr="00017C1D">
        <w:t xml:space="preserve">ך</w:t>
      </w:r>
    </w:p>
    <w:p w:rsidR="00E403F0" w:rsidRPr="00017C1D" w:rsidRDefault="00E403F0" w:rsidP="00E403F0">
      <w:pPr>
        <w:pStyle w:val="a3"/>
        <w:rPr>
          <w:spacing w:val="-6"/>
          <w:rtl/>
        </w:rPr>
      </w:pPr>
      <w:del w:id="98656" w:author="מנוע מכני" w:date="2026-10-11T12:04:39Z">
        <w:r w:rsidRPr="00017C1D">
          <w:rPr>
            <w:rFonts w:hint="cs"/>
            <w:spacing w:val="-6"/>
            <w:rtl/>
          </w:rPr>
          <w:delText xml:space="preserve"> </w:delText>
        </w:r>
      </w:del>
      <w:r w:rsidRPr="00017C1D">
        <w:rPr>
          <w:rFonts w:hint="cs"/>
          <w:spacing w:val="-6"/>
          <w:rtl/>
        </w:rPr>
        <w:t xml:space="preserve">ד</w:t>
      </w:r>
      <w:r w:rsidRPr="00017C1D">
        <w:rPr>
          <w:spacing w:val="-6"/>
          <w:rtl/>
        </w:rPr>
        <w:t xml:space="preserve">תניא</w:t>
      </w:r>
      <w:r w:rsidRPr="00017C1D">
        <w:rPr>
          <w:spacing w:val="-6"/>
          <w:rtl/>
        </w:rPr>
        <w:t xml:space="preserve">, המדלה עשרה דליים מים בזה אחר זה ונמצא שרץ באחד מהן - הוא טמא וכולן טהורין.</w:t>
      </w:r>
    </w:p>
    <w:p>
      <w:pPr>
        <w:pStyle w:val="38"/>
        <w:rPr>
          <w:ins w:id="98657" w:author="מנוע מכני" w:date="2026-10-11T12:04:39Z"/>
        </w:rPr>
      </w:pPr>
      <w:r w:rsidRPr="00B078C3">
        <w:lastRenderedPageBreak/>
        <w:t xml:space="preserve">וא</w:t>
      </w:r>
      <w:ins w:id="90061" w:author="מנוע מכני" w:date="2026-10-11T12:04:39Z">
        <w:r>
          <w:t xml:space="preserve">ר"ל</w:t>
        </w:r>
      </w:ins>
      <w:del w:id="90062" w:author="מנוע מכני" w:date="2026-10-11T12:04:39Z">
        <w:r w:rsidRPr="00B078C3">
          <w:lastRenderedPageBreak/>
          <w:delText xml:space="preserve">ר''ל</w:delText>
        </w:r>
      </w:del>
      <w:r w:rsidRPr="00B078C3">
        <w:lastRenderedPageBreak/>
        <w:t xml:space="preserve"> מרבי ינאי:</w:t>
      </w:r>
    </w:p>
    <w:p w:rsidR="00E403F0" w:rsidRPr="00B078C3" w:rsidRDefault="00E403F0" w:rsidP="00E403F0">
      <w:pPr>
        <w:rPr>
          <w:rFonts w:ascii="FontbitDavid" w:hAnsi="FontbitDavid"/>
          <w:sz w:val="24"/>
          <w:rtl/>
        </w:rPr>
      </w:pPr>
      <w:del w:id="98658" w:author="מנוע מכני" w:date="2026-10-11T12:04:39Z">
        <w:r w:rsidRPr="00B078C3">
          <w:rPr>
            <w:rFonts w:ascii="FontbitDavid" w:hAnsi="FontbitDavid"/>
            <w:sz w:val="24"/>
            <w:rtl/>
          </w:rPr>
          <w:lastRenderedPageBreak/>
          <w:delText xml:space="preserve"> </w:delText>
        </w:r>
      </w:del>
      <w:ins w:id="97799" w:author="מנוע מכני" w:date="2026-10-11T12:04:39Z">
        <w:r>
          <w:rPr>
            <w:rFonts w:ascii="FontbitDavid" w:hAnsi="FontbitDavid"/>
            <w:sz w:val="24"/>
            <w:rtl/>
          </w:rPr>
          <w:t xml:space="preserve">דווקא ב</w:t>
        </w:r>
      </w:ins>
      <w:del w:id="97800" w:author="מנוע מכני" w:date="2026-10-11T12:04:39Z">
        <w:r w:rsidRPr="00B078C3">
          <w:rPr>
            <w:rFonts w:ascii="FontbitDavid" w:hAnsi="FontbitDavid"/>
            <w:sz w:val="24"/>
            <w:rtl/>
          </w:rPr>
          <w:lastRenderedPageBreak/>
          <w:delText xml:space="preserve">לא שנו אלא ש</w:delText>
        </w:r>
      </w:del>
      <w:r w:rsidRPr="00B078C3">
        <w:rPr>
          <w:rFonts w:ascii="FontbitDavid" w:hAnsi="FontbitDavid"/>
          <w:sz w:val="24"/>
          <w:rtl/>
        </w:rPr>
        <w:lastRenderedPageBreak/>
        <w:t xml:space="preserve">אין לה אוגנים, אבל יש לה אוגנים - כולן טמאין</w:t>
      </w:r>
      <w:ins w:id="96491" w:author="מנוע מכני" w:date="2026-10-11T12:04:39Z">
        <w:r>
          <w:rPr>
            <w:rFonts w:ascii="FontbitDavid" w:hAnsi="FontbitDavid"/>
            <w:sz w:val="24"/>
            <w:rtl/>
          </w:rPr>
          <w:t xml:space="preserve">,</w:t>
        </w:r>
      </w:ins>
      <w:del w:id="96492" w:author="מנוע מכני" w:date="2026-10-11T12:04:39Z">
        <w:r w:rsidRPr="00B078C3">
          <w:rPr>
            <w:rFonts w:ascii="FontbitDavid" w:hAnsi="FontbitDavid"/>
            <w:sz w:val="24"/>
            <w:rtl/>
          </w:rPr>
          <w:lastRenderedPageBreak/>
          <w:delText xml:space="preserve">;</w:delText>
        </w:r>
      </w:del>
    </w:p>
    <w:p w:rsidR="00E403F0" w:rsidRDefault="00E403F0" w:rsidP="00E403F0">
      <w:pPr>
        <w:rPr>
          <w:rFonts w:ascii="FontbitDavid" w:hAnsi="FontbitDavid"/>
          <w:sz w:val="24"/>
          <w:rtl/>
        </w:rPr>
      </w:pPr>
      <w:r w:rsidRPr="00B078C3">
        <w:rPr>
          <w:rFonts w:ascii="FontbitDavid" w:hAnsi="FontbitDavid"/>
          <w:sz w:val="24"/>
          <w:rtl/>
        </w:rPr>
        <w:t xml:space="preserve">לימא </w:t>
      </w:r>
      <w:r w:rsidRPr="00B078C3">
        <w:rPr>
          <w:rStyle w:val="2fb"/>
          <w:rFonts w:ascii="FontbitDavid" w:hAnsi="FontbitDavid"/>
          <w:sz w:val="24"/>
          <w:rtl/>
        </w:rPr>
        <w:t xml:space="preserve">חזקיה</w:t>
      </w:r>
      <w:r w:rsidRPr="00B078C3">
        <w:rPr>
          <w:rFonts w:ascii="FontbitDavid" w:hAnsi="FontbitDavid"/>
          <w:sz w:val="24"/>
          <w:rtl/>
        </w:rPr>
        <w:t xml:space="preserve"> </w:t>
      </w:r>
      <w:ins w:id="94845" w:author="מנוע מכני" w:date="2026-10-11T12:04:39Z">
        <w:r>
          <w:rPr>
            <w:rFonts w:ascii="FontbitDavid" w:hAnsi="FontbitDavid"/>
            <w:sz w:val="24"/>
            <w:rtl/>
          </w:rPr>
          <w:t xml:space="preserve">אין</w:t>
        </w:r>
      </w:ins>
      <w:del w:id="94846" w:author="מנוע מכני" w:date="2026-10-11T12:04:39Z">
        <w:r w:rsidRPr="00B078C3">
          <w:rPr>
            <w:rFonts w:ascii="FontbitDavid" w:hAnsi="FontbitDavid"/>
            <w:sz w:val="24"/>
            <w:rtl/>
          </w:rPr>
          <w:delText xml:space="preserve">לית</w:delText>
        </w:r>
      </w:del>
      <w:r w:rsidRPr="00B078C3">
        <w:rPr>
          <w:rFonts w:ascii="FontbitDavid" w:hAnsi="FontbitDavid"/>
          <w:sz w:val="24"/>
          <w:rtl/>
        </w:rPr>
        <w:t xml:space="preserve"> </w:t>
      </w:r>
      <w:ins w:id="94843" w:author="מנוע מכני" w:date="2026-10-11T12:04:39Z">
        <w:r>
          <w:rPr>
            <w:rFonts w:ascii="FontbitDavid" w:hAnsi="FontbitDavid"/>
            <w:sz w:val="24"/>
            <w:rtl/>
          </w:rPr>
          <w:t xml:space="preserve">לו</w:t>
        </w:r>
      </w:ins>
      <w:del w:id="9484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r w:rsidRPr="00B078C3">
        <w:rPr>
          <w:rStyle w:val="2fb"/>
          <w:rFonts w:ascii="FontbitDavid" w:hAnsi="FontbitDavid"/>
          <w:sz w:val="24"/>
          <w:rtl/>
        </w:rPr>
        <w:t xml:space="preserve">דר' ינאי</w:t>
      </w:r>
      <w:r w:rsidRPr="00B078C3">
        <w:rPr>
          <w:rFonts w:ascii="FontbitDavid" w:hAnsi="FontbitDavid"/>
          <w:sz w:val="24"/>
          <w:rtl/>
        </w:rPr>
        <w:t xml:space="preserve">! </w:t>
      </w:r>
    </w:p>
    <w:p w:rsidR="00E403F0" w:rsidRPr="006707A5" w:rsidRDefault="00E403F0" w:rsidP="00E403F0">
      <w:pPr>
        <w:pStyle w:val="a2"/>
        <w:numPr>
          <w:ilvl w:val="0"/>
          <w:numId w:val="4"/>
        </w:numPr>
        <w:rPr>
          <w:rtl/>
        </w:rPr>
      </w:pPr>
      <w:r w:rsidRPr="006707A5">
        <w:rPr>
          <w:rtl/>
        </w:rPr>
        <w:t xml:space="preserve">מיא - שרקי, פירי - </w:t>
      </w:r>
      <w:r w:rsidRPr="006707A5">
        <w:rPr>
          <w:rtl/>
        </w:rPr>
        <w:t xml:space="preserve">לא</w:t>
      </w:r>
      <w:r w:rsidRPr="006707A5">
        <w:rPr>
          <w:rtl/>
        </w:rPr>
        <w:t xml:space="preserve"> שרקי</w:t>
      </w:r>
      <w:ins w:id="96493" w:author="מנוע מכני" w:date="2026-10-11T12:04:39Z">
        <w:r>
          <w:rPr>
            <w:rtl/>
          </w:rPr>
          <w:t xml:space="preserve">,</w:t>
        </w:r>
      </w:ins>
      <w:del w:id="96494" w:author="מנוע מכני" w:date="2026-10-11T12:04:39Z">
        <w:r w:rsidRPr="006707A5">
          <w:rPr>
            <w:rtl/>
          </w:rPr>
          <w:delText xml:space="preserve">;</w:delText>
        </w:r>
      </w:del>
    </w:p>
    <w:p w:rsidR="00E403F0" w:rsidRPr="006707A5" w:rsidRDefault="00E403F0" w:rsidP="00E403F0">
      <w:pPr>
        <w:pStyle w:val="a2"/>
        <w:numPr>
          <w:ilvl w:val="0"/>
          <w:numId w:val="4"/>
        </w:numPr>
        <w:rPr>
          <w:rtl/>
        </w:rPr>
      </w:pPr>
      <w:ins w:id="90063" w:author="מנוע מכני" w:date="2026-10-11T12:04:39Z">
        <w:r>
          <w:rPr>
            <w:rFonts w:hint="cs"/>
            <w:rtl/>
          </w:rPr>
          <w:t xml:space="preserve">א"נ</w:t>
        </w:r>
      </w:ins>
      <w:del w:id="90064" w:author="מנוע מכני" w:date="2026-10-11T12:04:39Z">
        <w:r>
          <w:rPr>
            <w:rFonts w:hint="cs"/>
            <w:rtl/>
          </w:rPr>
          <w:delText xml:space="preserve">א''נ</w:delText>
        </w:r>
      </w:del>
      <w:r w:rsidRPr="006707A5">
        <w:rPr>
          <w:rtl/>
        </w:rPr>
        <w:t xml:space="preserve">: מיא - </w:t>
      </w:r>
      <w:r w:rsidRPr="006707A5">
        <w:rPr>
          <w:rtl/>
        </w:rPr>
        <w:t xml:space="preserve">לא</w:t>
      </w:r>
      <w:r w:rsidRPr="006707A5">
        <w:rPr>
          <w:rtl/>
        </w:rPr>
        <w:t xml:space="preserve"> קפיד </w:t>
      </w:r>
      <w:ins w:id="94847" w:author="מנוע מכני" w:date="2026-10-11T12:04:39Z">
        <w:r>
          <w:rPr>
            <w:rtl/>
          </w:rPr>
          <w:t xml:space="preserve">עליהם</w:t>
        </w:r>
      </w:ins>
      <w:del w:id="94848" w:author="מנוע מכני" w:date="2026-10-11T12:04:39Z">
        <w:r w:rsidRPr="006707A5">
          <w:rPr>
            <w:rtl/>
          </w:rPr>
          <w:delText xml:space="preserve">עלייהו</w:delText>
        </w:r>
      </w:del>
      <w:r w:rsidRPr="006707A5">
        <w:rPr>
          <w:rtl/>
        </w:rPr>
        <w:t xml:space="preserve">, פירי - קפיד </w:t>
      </w:r>
      <w:ins w:id="94849" w:author="מנוע מכני" w:date="2026-10-11T12:04:39Z">
        <w:r>
          <w:rPr>
            <w:rtl/>
          </w:rPr>
          <w:t xml:space="preserve">עליהם</w:t>
        </w:r>
      </w:ins>
      <w:del w:id="94850" w:author="מנוע מכני" w:date="2026-10-11T12:04:39Z">
        <w:r w:rsidRPr="006707A5">
          <w:rPr>
            <w:rtl/>
          </w:rPr>
          <w:delText xml:space="preserve">עלייהו</w:delText>
        </w:r>
      </w:del>
      <w:r w:rsidRPr="006707A5">
        <w:rPr>
          <w:rtl/>
        </w:rPr>
        <w:t xml:space="preserve">, </w:t>
      </w:r>
    </w:p>
    <w:p w:rsidR="00E403F0" w:rsidRPr="00B078C3" w:rsidRDefault="00E403F0" w:rsidP="00E403F0">
      <w:pPr>
        <w:pStyle w:val="a2"/>
        <w:numPr>
          <w:ilvl w:val="0"/>
          <w:numId w:val="4"/>
        </w:numPr>
        <w:rPr>
          <w:rtl/>
        </w:rPr>
      </w:pPr>
      <w:r>
        <w:rPr>
          <w:rFonts w:hint="cs"/>
          <w:rtl/>
        </w:rPr>
        <w:t>ואב'א:</w:t>
      </w:r>
      <w:r w:rsidRPr="006707A5">
        <w:rPr>
          <w:rtl/>
        </w:rPr>
        <w:t xml:space="preserve"> מודו </w:t>
      </w:r>
      <w:ins w:id="94851" w:author="מנוע מכני" w:date="2026-10-11T12:04:39Z">
        <w:r>
          <w:rPr>
            <w:rtl/>
          </w:rPr>
          <w:t xml:space="preserve">שמה</w:t>
        </w:r>
      </w:ins>
      <w:del w:id="94852" w:author="מנוע מכני" w:date="2026-10-11T12:04:39Z">
        <w:r w:rsidRPr="006707A5">
          <w:rPr>
            <w:rtl/>
          </w:rPr>
          <w:delText xml:space="preserve">שמאי</w:delText>
        </w:r>
      </w:del>
      <w:r w:rsidRPr="006707A5">
        <w:rPr>
          <w:rtl/>
        </w:rPr>
        <w:t xml:space="preserve"> והלל - בקופה שאינה בדוקה, </w:t>
      </w:r>
      <w:r>
        <w:rPr>
          <w:rStyle w:val="2fb"/>
          <w:rFonts w:hint="cs"/>
          <w:rtl/>
        </w:rPr>
        <w:t xml:space="preserve">וחזקיה</w:t>
      </w:r>
      <w:r>
        <w:rPr>
          <w:rFonts w:hint="cs"/>
          <w:rtl/>
        </w:rPr>
        <w:t xml:space="preserve"> </w:t>
      </w:r>
      <w:r>
        <w:rPr>
          <w:rStyle w:val="2fb"/>
          <w:rFonts w:hint="cs"/>
          <w:rtl/>
        </w:rPr>
        <w:t xml:space="preserve">ור</w:t>
      </w:r>
      <w:ins w:id="90065" w:author="מנוע מכני" w:date="2026-10-11T12:04:39Z">
        <w:r>
          <w:rPr>
            <w:rStyle w:val="2fb"/>
            <w:rFonts w:hint="cs"/>
            <w:rtl/>
          </w:rPr>
          <w:t xml:space="preserve">י"ו</w:t>
        </w:r>
      </w:ins>
      <w:del w:id="90066" w:author="מנוע מכני" w:date="2026-10-11T12:04:39Z">
        <w:r>
          <w:rPr>
            <w:rFonts w:hint="cs"/>
            <w:rtl/>
          </w:rPr>
          <w:delText xml:space="preserve">י''ו</w:delText>
        </w:r>
      </w:del>
      <w:r>
        <w:rPr>
          <w:rFonts w:hint="cs"/>
          <w:rtl/>
        </w:rPr>
        <w:t xml:space="preserve"> חלקו בקופה בדוקה דשמא עם סילוק ידו נפל ולא דמי לגמרי לאשה דכיוון </w:t>
      </w:r>
      <w:r w:rsidRPr="00B078C3">
        <w:rPr>
          <w:rtl/>
        </w:rPr>
        <w:t>דש</w:t>
      </w:r>
      <w:r>
        <w:rPr>
          <w:rtl/>
        </w:rPr>
        <w:t xml:space="preserve">כיחי בה דמים </w:t>
      </w:r>
      <w:r w:rsidRPr="00B078C3">
        <w:rPr>
          <w:rtl/>
        </w:rPr>
        <w:t>כשאינה בדוקה דמיא.</w:t>
      </w:r>
    </w:p>
    <w:p>
      <w:pPr>
        <w:pStyle w:val="38"/>
        <w:rPr>
          <w:ins w:id="98659" w:author="מנוע מכני" w:date="2026-10-11T12:04:39Z"/>
        </w:rPr>
      </w:pPr>
      <w:r w:rsidRPr="00017C1D">
        <w:t xml:space="preserve">וא</w:t>
      </w:r>
      <w:ins w:id="90067" w:author="מנוע מכני" w:date="2026-10-11T12:04:39Z">
        <w:r>
          <w:t xml:space="preserve">ב"א</w:t>
        </w:r>
      </w:ins>
      <w:del w:id="90068" w:author="מנוע מכני" w:date="2026-10-11T12:04:39Z">
        <w:r w:rsidRPr="00017C1D">
          <w:delText xml:space="preserve">ב''א</w:delText>
        </w:r>
      </w:del>
      <w:r w:rsidRPr="00017C1D">
        <w:t xml:space="preserve">:</w:t>
      </w:r>
    </w:p>
    <w:p w:rsidR="00E403F0" w:rsidRPr="00017C1D" w:rsidRDefault="00E403F0" w:rsidP="00E403F0">
      <w:pPr>
        <w:pStyle w:val="a2"/>
        <w:numPr>
          <w:ilvl w:val="0"/>
          <w:numId w:val="4"/>
        </w:numPr>
        <w:rPr>
          <w:spacing w:val="-6"/>
          <w:rtl/>
        </w:rPr>
      </w:pPr>
      <w:del w:id="98660" w:author="מנוע מכני" w:date="2026-10-11T12:04:39Z">
        <w:r w:rsidRPr="00017C1D">
          <w:rPr>
            <w:spacing w:val="-6"/>
            <w:rtl/>
          </w:rPr>
          <w:delText xml:space="preserve"> </w:delText>
        </w:r>
      </w:del>
      <w:r w:rsidRPr="00017C1D">
        <w:rPr>
          <w:spacing w:val="-6"/>
          <w:rtl/>
        </w:rPr>
        <w:t xml:space="preserve">כי מודו </w:t>
      </w:r>
      <w:ins w:id="94853" w:author="מנוע מכני" w:date="2026-10-11T12:04:39Z">
        <w:r>
          <w:rPr>
            <w:spacing w:val="-6"/>
            <w:rtl/>
          </w:rPr>
          <w:t xml:space="preserve">שמה</w:t>
        </w:r>
      </w:ins>
      <w:del w:id="94854" w:author="מנוע מכני" w:date="2026-10-11T12:04:39Z">
        <w:r w:rsidRPr="00017C1D">
          <w:rPr>
            <w:spacing w:val="-6"/>
            <w:rtl/>
          </w:rPr>
          <w:delText xml:space="preserve">שמאי</w:delText>
        </w:r>
      </w:del>
      <w:r w:rsidRPr="00017C1D">
        <w:rPr>
          <w:spacing w:val="-6"/>
          <w:rtl/>
        </w:rPr>
        <w:t xml:space="preserve"> והלל בקופה שאינה מכוסה, כי </w:t>
      </w:r>
      <w:ins w:id="93397" w:author="מנוע מכני" w:date="2026-10-11T12:04:39Z">
        <w:r>
          <w:rPr>
            <w:spacing w:val="-6"/>
            <w:rtl/>
          </w:rPr>
          <w:t xml:space="preserve">חלקו</w:t>
        </w:r>
      </w:ins>
      <w:del w:id="93398" w:author="מנוע מכני" w:date="2026-10-11T12:04:39Z">
        <w:r w:rsidRPr="00017C1D">
          <w:rPr>
            <w:spacing w:val="-6"/>
            <w:rtl/>
          </w:rPr>
          <w:delText xml:space="preserve">פליגי</w:delText>
        </w:r>
      </w:del>
      <w:r w:rsidRPr="00017C1D">
        <w:rPr>
          <w:spacing w:val="-6"/>
          <w:rtl/>
        </w:rPr>
        <w:t xml:space="preserve"> </w:t>
      </w:r>
      <w:r w:rsidRPr="00017C1D">
        <w:rPr>
          <w:rStyle w:val="2fb"/>
          <w:spacing w:val="-6"/>
          <w:rtl/>
        </w:rPr>
        <w:t xml:space="preserve">חזקיה</w:t>
      </w:r>
      <w:r w:rsidRPr="00017C1D">
        <w:rPr>
          <w:spacing w:val="-6"/>
          <w:rtl/>
        </w:rPr>
        <w:t xml:space="preserve"> </w:t>
      </w:r>
      <w:r w:rsidRPr="00017C1D">
        <w:rPr>
          <w:rStyle w:val="2fb"/>
          <w:spacing w:val="-6"/>
          <w:rtl/>
        </w:rPr>
        <w:t xml:space="preserve">ור</w:t>
      </w:r>
      <w:ins w:id="90069" w:author="מנוע מכני" w:date="2026-10-11T12:04:39Z">
        <w:r>
          <w:rPr>
            <w:rStyle w:val="2fb"/>
            <w:spacing w:val="-6"/>
            <w:rtl/>
          </w:rPr>
          <w:t xml:space="preserve">י"ו</w:t>
        </w:r>
      </w:ins>
      <w:del w:id="90070" w:author="מנוע מכני" w:date="2026-10-11T12:04:39Z">
        <w:r w:rsidRPr="00017C1D">
          <w:rPr>
            <w:spacing w:val="-6"/>
            <w:rtl/>
          </w:rPr>
          <w:delText xml:space="preserve">י''ו</w:delText>
        </w:r>
      </w:del>
      <w:r w:rsidRPr="00017C1D">
        <w:rPr>
          <w:spacing w:val="-6"/>
          <w:rtl/>
        </w:rPr>
        <w:t xml:space="preserve"> בקופה מכוסה.</w:t>
      </w:r>
    </w:p>
    <w:p w:rsidR="00E403F0" w:rsidRDefault="00E403F0" w:rsidP="00E403F0">
      <w:pPr>
        <w:ind w:firstLine="266"/>
        <w:rPr>
          <w:rFonts w:ascii="FontbitDavid" w:hAnsi="FontbitDavid"/>
          <w:sz w:val="24"/>
          <w:rtl/>
        </w:rPr>
      </w:pPr>
      <w:r>
        <w:rPr>
          <w:rFonts w:ascii="FontbitDavid" w:hAnsi="FontbitDavid" w:hint="cs"/>
          <w:sz w:val="24"/>
          <w:rtl/>
        </w:rPr>
        <w:t xml:space="preserve">ובכל זאת נפל כגון שתשמישה </w:t>
      </w:r>
      <w:ins w:id="90071" w:author="מנוע מכני" w:date="2026-10-11T12:04:39Z">
        <w:r>
          <w:rPr>
            <w:rFonts w:ascii="FontbitDavid" w:hAnsi="FontbitDavid" w:hint="cs"/>
            <w:sz w:val="24"/>
            <w:rtl/>
          </w:rPr>
          <w:t xml:space="preserve">ע"י</w:t>
        </w:r>
      </w:ins>
      <w:del w:id="90072" w:author="מנוע מכני" w:date="2026-10-11T12:04:39Z">
        <w:r>
          <w:rPr>
            <w:rFonts w:ascii="FontbitDavid" w:hAnsi="FontbitDavid" w:hint="cs"/>
            <w:sz w:val="24"/>
            <w:rtl/>
          </w:rPr>
          <w:delText xml:space="preserve">ע''י</w:delText>
        </w:r>
      </w:del>
      <w:r>
        <w:rPr>
          <w:rFonts w:ascii="FontbitDavid" w:hAnsi="FontbitDavid" w:hint="cs"/>
          <w:sz w:val="24"/>
          <w:rtl/>
        </w:rPr>
        <w:t xml:space="preserve"> כיסוי וכיון שדכיחי מים כשאין מכוסה דמי </w:t>
      </w:r>
    </w:p>
    <w:p>
      <w:pPr>
        <w:pStyle w:val="38"/>
        <w:rPr>
          <w:ins w:id="98661" w:author="מנוע מכני" w:date="2026-10-11T12:04:39Z"/>
        </w:rPr>
      </w:pPr>
      <w:r w:rsidRPr="006707A5">
        <w:t xml:space="preserve">וא</w:t>
      </w:r>
      <w:ins w:id="90073" w:author="מנוע מכני" w:date="2026-10-11T12:04:39Z">
        <w:r>
          <w:t xml:space="preserve">ב"א</w:t>
        </w:r>
      </w:ins>
      <w:del w:id="90074" w:author="מנוע מכני" w:date="2026-10-11T12:04:39Z">
        <w:r w:rsidRPr="006707A5">
          <w:delText xml:space="preserve">ב''א</w:delText>
        </w:r>
      </w:del>
      <w:r w:rsidRPr="006707A5">
        <w:t xml:space="preserve">:</w:t>
      </w:r>
    </w:p>
    <w:p w:rsidR="00E403F0" w:rsidRPr="006707A5" w:rsidRDefault="00E403F0" w:rsidP="00E403F0">
      <w:pPr>
        <w:pStyle w:val="a2"/>
        <w:numPr>
          <w:ilvl w:val="0"/>
          <w:numId w:val="4"/>
        </w:numPr>
        <w:rPr>
          <w:rtl/>
        </w:rPr>
      </w:pPr>
      <w:del w:id="98662" w:author="מנוע מכני" w:date="2026-10-11T12:04:39Z">
        <w:r w:rsidRPr="006707A5">
          <w:rPr>
            <w:rtl/>
          </w:rPr>
          <w:delText xml:space="preserve"> </w:delText>
        </w:r>
      </w:del>
      <w:r w:rsidRPr="006707A5">
        <w:rPr>
          <w:rtl/>
        </w:rPr>
        <w:t xml:space="preserve">כי מודו </w:t>
      </w:r>
      <w:ins w:id="94855" w:author="מנוע מכני" w:date="2026-10-11T12:04:39Z">
        <w:r>
          <w:rPr>
            <w:rtl/>
          </w:rPr>
          <w:t xml:space="preserve">שמה</w:t>
        </w:r>
      </w:ins>
      <w:del w:id="94856" w:author="מנוע מכני" w:date="2026-10-11T12:04:39Z">
        <w:r w:rsidRPr="006707A5">
          <w:rPr>
            <w:rtl/>
          </w:rPr>
          <w:delText xml:space="preserve">שמאי</w:delText>
        </w:r>
      </w:del>
      <w:r w:rsidRPr="006707A5">
        <w:rPr>
          <w:rtl/>
        </w:rPr>
        <w:t xml:space="preserve"> והלל - בזוית קופה, כי </w:t>
      </w:r>
      <w:ins w:id="93399" w:author="מנוע מכני" w:date="2026-10-11T12:04:39Z">
        <w:r>
          <w:rPr>
            <w:rtl/>
          </w:rPr>
          <w:t xml:space="preserve">חלקו</w:t>
        </w:r>
      </w:ins>
      <w:del w:id="93400" w:author="מנוע מכני" w:date="2026-10-11T12:04:39Z">
        <w:r w:rsidRPr="006707A5">
          <w:rPr>
            <w:rtl/>
          </w:rPr>
          <w:delText xml:space="preserve">פליגי</w:delText>
        </w:r>
      </w:del>
      <w:r w:rsidRPr="006707A5">
        <w:rPr>
          <w:rtl/>
        </w:rPr>
        <w:t xml:space="preserve"> </w:t>
      </w:r>
      <w:r w:rsidRPr="006707A5">
        <w:rPr>
          <w:rStyle w:val="2fb"/>
          <w:rtl/>
        </w:rPr>
        <w:t xml:space="preserve">חזקיה</w:t>
      </w:r>
      <w:r w:rsidRPr="006707A5">
        <w:rPr>
          <w:rtl/>
        </w:rPr>
        <w:t xml:space="preserve"> </w:t>
      </w:r>
      <w:r w:rsidRPr="006707A5">
        <w:rPr>
          <w:rStyle w:val="2fb"/>
          <w:rtl/>
        </w:rPr>
        <w:t xml:space="preserve">ור</w:t>
      </w:r>
      <w:ins w:id="90075" w:author="מנוע מכני" w:date="2026-10-11T12:04:39Z">
        <w:r>
          <w:rPr>
            <w:rStyle w:val="2fb"/>
            <w:rtl/>
          </w:rPr>
          <w:t xml:space="preserve">י"ו</w:t>
        </w:r>
      </w:ins>
      <w:del w:id="90076" w:author="מנוע מכני" w:date="2026-10-11T12:04:39Z">
        <w:r w:rsidRPr="006707A5">
          <w:rPr>
            <w:rtl/>
          </w:rPr>
          <w:delText xml:space="preserve">י''ו</w:delText>
        </w:r>
      </w:del>
      <w:r w:rsidRPr="006707A5">
        <w:rPr>
          <w:rtl/>
        </w:rPr>
        <w:t xml:space="preserve"> - בזוית בית.</w:t>
      </w:r>
    </w:p>
    <w:p>
      <w:pPr>
        <w:pStyle w:val="38"/>
        <w:rPr>
          <w:ins w:id="98663" w:author="מנוע מכני" w:date="2026-10-11T12:04:39Z"/>
        </w:rPr>
      </w:pPr>
      <w:r>
        <w:t>ו</w:t>
      </w:r>
      <w:r w:rsidRPr="00B078C3">
        <w:t xml:space="preserve">ה"ק:</w:t>
      </w:r>
    </w:p>
    <w:p w:rsidR="00E403F0" w:rsidRPr="00B078C3" w:rsidRDefault="00E403F0" w:rsidP="00E403F0">
      <w:pPr>
        <w:ind w:firstLine="266"/>
        <w:rPr>
          <w:rFonts w:ascii="FontbitDavid" w:hAnsi="FontbitDavid"/>
          <w:sz w:val="24"/>
          <w:rtl/>
        </w:rPr>
      </w:pPr>
      <w:del w:id="986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קופה שנשתמשו בה טהרות בזוית בית זו, וטלטלוה בזוית אחרת, ונמצא שרץ בזוית אחרת</w:t>
      </w:r>
      <w:ins w:id="96495" w:author="מנוע מכני" w:date="2026-10-11T12:04:39Z">
        <w:r>
          <w:rPr>
            <w:rFonts w:ascii="FontbitDavid" w:hAnsi="FontbitDavid"/>
            <w:sz w:val="24"/>
            <w:rtl/>
          </w:rPr>
          <w:t xml:space="preserve">,</w:t>
        </w:r>
      </w:ins>
      <w:del w:id="96496" w:author="מנוע מכני" w:date="2026-10-11T12:04:39Z">
        <w:r w:rsidRPr="00B078C3">
          <w:rPr>
            <w:rFonts w:ascii="FontbitDavid" w:hAnsi="FontbitDavid"/>
            <w:sz w:val="24"/>
            <w:rtl/>
          </w:rPr>
          <w:delText xml:space="preserve">;</w:delText>
        </w:r>
      </w:del>
    </w:p>
    <w:p>
      <w:pPr>
        <w:pStyle w:val="38"/>
        <w:rPr>
          <w:ins w:id="98665" w:author="מנוע מכני" w:date="2026-10-11T12:04:39Z"/>
        </w:rPr>
      </w:pPr>
      <w:r w:rsidRPr="006707A5">
        <w:t>חזקיה</w:t>
      </w:r>
      <w:r w:rsidRPr="00B078C3">
        <w:t xml:space="preserve"> סבר:</w:t>
      </w:r>
    </w:p>
    <w:p w:rsidR="00E403F0" w:rsidRPr="00B078C3" w:rsidRDefault="00E403F0" w:rsidP="00E403F0">
      <w:pPr>
        <w:ind w:firstLine="266"/>
        <w:rPr>
          <w:rFonts w:ascii="FontbitDavid" w:hAnsi="FontbitDavid"/>
          <w:sz w:val="24"/>
          <w:rtl/>
        </w:rPr>
      </w:pPr>
      <w:del w:id="9866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w:t>
      </w:r>
      <w:ins w:id="90009" w:author="Claude - סמנטי" w:date="2026-10-11T12:19:29Z">
        <w:r>
          <w:rPr>
            <w:rFonts w:ascii="FontbitDavid" w:hAnsi="FontbitDavid"/>
            <w:sz w:val="24"/>
            <w:rtl/>
          </w:rPr>
          <w:t xml:space="preserve">מחזיקים</w:t>
        </w:r>
      </w:ins>
      <w:del w:id="90010" w:author="Claude - סמנטי" w:date="2026-10-11T12:19:29Z">
        <w:r w:rsidRPr="00B078C3">
          <w:rPr>
            <w:rFonts w:ascii="FontbitDavid" w:hAnsi="FontbitDavid"/>
            <w:sz w:val="24"/>
            <w:rtl/>
          </w:rPr>
          <w:delText xml:space="preserve">מחזקינן</w:delText>
        </w:r>
      </w:del>
      <w:r w:rsidRPr="00B078C3">
        <w:rPr>
          <w:rFonts w:ascii="FontbitDavid" w:hAnsi="FontbitDavid"/>
          <w:sz w:val="24"/>
          <w:rtl/>
        </w:rPr>
        <w:t xml:space="preserve"> טומאה ממקום למקום, </w:t>
      </w:r>
      <w:r w:rsidRPr="006707A5">
        <w:rPr>
          <w:rStyle w:val="2fb"/>
          <w:rFonts w:ascii="FontbitDavid" w:hAnsi="FontbitDavid"/>
          <w:b/>
          <w:bCs/>
          <w:sz w:val="24"/>
          <w:rtl/>
        </w:rPr>
        <w:t xml:space="preserve">ור</w:t>
      </w:r>
      <w:ins w:id="90077" w:author="מנוע מכני" w:date="2026-10-11T12:04:39Z">
        <w:r>
          <w:rPr>
            <w:rStyle w:val="2fb"/>
            <w:rFonts w:ascii="FontbitDavid" w:hAnsi="FontbitDavid"/>
            <w:b/>
            <w:bCs/>
            <w:sz w:val="24"/>
            <w:rtl/>
          </w:rPr>
          <w:t xml:space="preserve">י"ו</w:t>
        </w:r>
      </w:ins>
      <w:del w:id="90078" w:author="מנוע מכני" w:date="2026-10-11T12:04:39Z">
        <w:r w:rsidRPr="006707A5">
          <w:rPr>
            <w:rFonts w:ascii="FontbitDavid" w:hAnsi="FontbitDavid"/>
            <w:b/>
            <w:bCs/>
            <w:sz w:val="24"/>
            <w:rtl/>
          </w:rPr>
          <w:delText xml:space="preserve">י''ו</w:delText>
        </w:r>
      </w:del>
      <w:r w:rsidRPr="00B078C3">
        <w:rPr>
          <w:rFonts w:ascii="FontbitDavid" w:hAnsi="FontbitDavid"/>
          <w:sz w:val="24"/>
          <w:rtl/>
        </w:rPr>
        <w:t xml:space="preserve"> סבר: </w:t>
      </w:r>
      <w:ins w:id="90007" w:author="Claude - סמנטי" w:date="2026-10-11T12:19:29Z">
        <w:r>
          <w:rPr>
            <w:rFonts w:ascii="FontbitDavid" w:hAnsi="FontbitDavid"/>
            <w:sz w:val="24"/>
            <w:rtl/>
          </w:rPr>
          <w:t xml:space="preserve">מחזיקים</w:t>
        </w:r>
      </w:ins>
      <w:del w:id="90008" w:author="Claude - סמנטי" w:date="2026-10-11T12:19:29Z">
        <w:r w:rsidRPr="00B078C3">
          <w:rPr>
            <w:rFonts w:ascii="FontbitDavid" w:hAnsi="FontbitDavid"/>
            <w:sz w:val="24"/>
            <w:rtl/>
          </w:rPr>
          <w:delText xml:space="preserve">מחזקינן</w:delText>
        </w:r>
      </w:del>
      <w:r w:rsidRPr="00B078C3">
        <w:rPr>
          <w:rFonts w:ascii="FontbitDavid" w:hAnsi="FontbitDavid"/>
          <w:sz w:val="24"/>
          <w:rtl/>
        </w:rPr>
        <w:t xml:space="preserve">.</w:t>
      </w:r>
    </w:p>
    <w:p w:rsidR="00E403F0" w:rsidRDefault="00E403F0" w:rsidP="00E403F0">
      <w:pPr>
        <w:jc w:val="center"/>
        <w:rPr>
          <w:rFonts w:ascii="FontbitDavid" w:hAnsi="FontbitDavid"/>
          <w:sz w:val="24"/>
          <w:rtl/>
        </w:rPr>
      </w:pPr>
      <w:r>
        <w:rPr>
          <w:rFonts w:ascii="FontbitDavid" w:hAnsi="FontbitDavid"/>
          <w:rtl/>
        </w:rPr>
        <w:t xml:space="preserve">•</w:t>
      </w:r>
      <w:ins w:id="96497" w:author="מנוע מכני" w:date="2026-10-11T12:04:39Z">
        <w:r>
          <w:rPr>
            <w:rFonts w:ascii="FontbitDavid" w:hAnsi="FontbitDavid"/>
            <w:rtl/>
          </w:rPr>
          <w:t xml:space="preserve"> </w:t>
        </w:r>
      </w:ins>
      <w:del w:id="96498" w:author="מנוע מכני" w:date="2026-10-11T12:04:39Z">
        <w:r>
          <w:rPr>
            <w:rFonts w:ascii="FontbitDavid" w:hAnsi="FontbitDavid"/>
            <w:rtl/>
          </w:rPr>
          <w:delText xml:space="preserve">  </w:delText>
        </w:r>
      </w:del>
      <w:r>
        <w:rPr>
          <w:rFonts w:ascii="FontbitDavid" w:hAnsi="FontbitDavid"/>
          <w:rtl/>
        </w:rPr>
        <w:t xml:space="preserve">•</w:t>
      </w:r>
    </w:p>
    <w:p>
      <w:pPr>
        <w:pStyle w:val="afffff8"/>
        <w:rPr>
          <w:ins w:id="90719" w:author="קלוד" w:date="2026-10-11T12:23:38Z"/>
        </w:rPr>
      </w:pPr>
      <w:ins w:id="90720" w:author="קלוד" w:date="2026-10-11T12:23:38Z">
        <w:r>
          <w:rPr>
            <w:color w:val="7B3F00"/>
          </w:rPr>
          <w:t xml:space="preserve">טומאה ממקום למקום - האם מחזיקים</w:t>
        </w:r>
      </w:ins>
    </w:p>
    <w:p>
      <w:pPr>
        <w:pStyle w:val="38"/>
        <w:rPr>
          <w:ins w:id="98667" w:author="מנוע מכני" w:date="2026-10-11T12:04:39Z"/>
        </w:rPr>
      </w:pPr>
      <w:r w:rsidRPr="00F91D3B">
        <w:t xml:space="preserve">ומי </w:t>
      </w:r>
      <w:ins w:id="90011" w:author="Claude - סמנטי" w:date="2026-10-11T12:19:29Z">
        <w:r>
          <w:t xml:space="preserve">מחזיקים</w:t>
        </w:r>
      </w:ins>
      <w:del w:id="90012" w:author="Claude - סמנטי" w:date="2026-10-11T12:19:29Z">
        <w:r w:rsidRPr="00F91D3B">
          <w:delText xml:space="preserve">מחזקינן</w:delText>
        </w:r>
      </w:del>
      <w:r w:rsidRPr="00B078C3">
        <w:t xml:space="preserve">? והתנן:</w:t>
      </w:r>
    </w:p>
    <w:p w:rsidR="00E403F0" w:rsidRDefault="00E403F0" w:rsidP="00E403F0">
      <w:pPr>
        <w:rPr>
          <w:rFonts w:ascii="FontbitDavid" w:hAnsi="FontbitDavid"/>
          <w:sz w:val="24"/>
          <w:rtl/>
        </w:rPr>
      </w:pPr>
      <w:del w:id="986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נגע באחד בלילה, ואינו יודע אם חי אם מת, ולמחר השכים ומצאו מת </w:t>
      </w:r>
    </w:p>
    <w:p w:rsidR="00E403F0" w:rsidRPr="00B078C3" w:rsidRDefault="00E403F0" w:rsidP="00E403F0">
      <w:pPr>
        <w:ind w:firstLine="0"/>
        <w:rPr>
          <w:rFonts w:ascii="FontbitDavid" w:hAnsi="FontbitDavid"/>
          <w:sz w:val="24"/>
          <w:rtl/>
        </w:rPr>
      </w:pPr>
      <w:r w:rsidRPr="006707A5">
        <w:rPr>
          <w:rFonts w:ascii="FontbitDavid" w:hAnsi="FontbitDavid"/>
          <w:b/>
          <w:bCs/>
          <w:sz w:val="24"/>
          <w:rtl/>
        </w:rPr>
        <w:t xml:space="preserve">- </w:t>
      </w:r>
      <w:r w:rsidRPr="006707A5">
        <w:rPr>
          <w:rStyle w:val="2fb"/>
          <w:rFonts w:ascii="FontbitDavid" w:hAnsi="FontbitDavid"/>
          <w:b/>
          <w:bCs/>
          <w:sz w:val="24"/>
          <w:rtl/>
        </w:rPr>
        <w:t xml:space="preserve">ר"מ</w:t>
      </w:r>
      <w:r w:rsidRPr="00B078C3">
        <w:rPr>
          <w:rFonts w:ascii="FontbitDavid" w:hAnsi="FontbitDavid"/>
          <w:sz w:val="24"/>
          <w:rtl/>
        </w:rPr>
        <w:t xml:space="preserve"> מטהר, </w:t>
      </w:r>
      <w:r w:rsidRPr="006707A5">
        <w:rPr>
          <w:rFonts w:ascii="FontbitDavid" w:hAnsi="FontbitDavid"/>
          <w:b/>
          <w:bCs/>
          <w:sz w:val="24"/>
          <w:rtl/>
        </w:rPr>
        <w:t>וחכמים</w:t>
      </w:r>
      <w:r w:rsidRPr="00B078C3">
        <w:rPr>
          <w:rFonts w:ascii="FontbitDavid" w:hAnsi="FontbitDavid"/>
          <w:sz w:val="24"/>
          <w:rtl/>
        </w:rPr>
        <w:t xml:space="preserve"> מטמאין, שכל הטמאות כשעת מציאתן.</w:t>
      </w:r>
    </w:p>
    <w:p w:rsidR="00E403F0" w:rsidRDefault="00E403F0" w:rsidP="00E403F0">
      <w:pPr>
        <w:rPr>
          <w:rFonts w:ascii="FontbitDavid" w:hAnsi="FontbitDavid"/>
          <w:sz w:val="24"/>
          <w:rtl/>
        </w:rPr>
      </w:pPr>
      <w:r w:rsidRPr="00B078C3">
        <w:rPr>
          <w:rFonts w:ascii="FontbitDavid" w:hAnsi="FontbitDavid"/>
          <w:sz w:val="24"/>
          <w:rtl/>
        </w:rPr>
        <w:t xml:space="preserve">ותני עלה: כשעת מציאתן, ובמקום מציאתן! </w:t>
      </w:r>
    </w:p>
    <w:p>
      <w:pPr>
        <w:pStyle w:val="38"/>
        <w:rPr>
          <w:ins w:id="98669" w:author="מנוע מכני" w:date="2026-10-11T12:04:39Z"/>
        </w:rPr>
      </w:pPr>
      <w:r w:rsidRPr="00F91D3B">
        <w:t xml:space="preserve">ואין לומר</w:t>
      </w:r>
    </w:p>
    <w:p w:rsidR="00E403F0" w:rsidRDefault="00E403F0" w:rsidP="00E403F0">
      <w:pPr>
        <w:rPr>
          <w:rFonts w:ascii="FontbitDavid" w:hAnsi="FontbitDavid"/>
          <w:sz w:val="24"/>
          <w:rtl/>
        </w:rPr>
      </w:pPr>
      <w:del w:id="98670" w:author="מנוע מכני" w:date="2026-10-11T12:04:39Z">
        <w:r w:rsidRPr="00F91D3B">
          <w:rPr>
            <w:rFonts w:ascii="FontbitDavid" w:hAnsi="FontbitDavid" w:hint="cs"/>
            <w:b/>
            <w:bCs/>
            <w:sz w:val="24"/>
            <w:rtl/>
          </w:rPr>
          <w:delText xml:space="preserve"> </w:delText>
        </w:r>
      </w:del>
      <w:r>
        <w:rPr>
          <w:rFonts w:ascii="FontbitDavid" w:hAnsi="FontbitDavid" w:hint="cs"/>
          <w:sz w:val="24"/>
          <w:rtl/>
        </w:rPr>
        <w:t xml:space="preserve">ד</w:t>
      </w:r>
      <w:ins w:id="90079" w:author="מנוע מכני" w:date="2026-10-11T12:04:39Z">
        <w:r>
          <w:rPr>
            <w:rFonts w:ascii="FontbitDavid" w:hAnsi="FontbitDavid" w:hint="cs"/>
            <w:sz w:val="24"/>
            <w:rtl/>
          </w:rPr>
          <w:t xml:space="preserve">ה"מ</w:t>
        </w:r>
      </w:ins>
      <w:del w:id="90080" w:author="מנוע מכני" w:date="2026-10-11T12:04:39Z">
        <w:r>
          <w:rPr>
            <w:rFonts w:ascii="FontbitDavid" w:hAnsi="FontbitDavid" w:hint="cs"/>
            <w:sz w:val="24"/>
            <w:rtl/>
          </w:rPr>
          <w:delText xml:space="preserve">ה''מ</w:delText>
        </w:r>
      </w:del>
      <w:r>
        <w:rPr>
          <w:rFonts w:ascii="FontbitDavid" w:hAnsi="FontbitDavid" w:hint="cs"/>
          <w:sz w:val="24"/>
          <w:rtl/>
        </w:rPr>
        <w:t xml:space="preserve"> לשרוף אבל לתלות </w:t>
      </w:r>
      <w:ins w:id="94857" w:author="מנוע מכני" w:date="2026-10-11T12:04:39Z">
        <w:r>
          <w:rPr>
            <w:rFonts w:ascii="FontbitDavid" w:hAnsi="FontbitDavid" w:hint="cs"/>
            <w:sz w:val="24"/>
            <w:rtl/>
          </w:rPr>
          <w:t xml:space="preserve">תולים</w:t>
        </w:r>
      </w:ins>
      <w:del w:id="94858" w:author="מנוע מכני" w:date="2026-10-11T12:04:39Z">
        <w:r>
          <w:rPr>
            <w:rFonts w:ascii="FontbitDavid" w:hAnsi="FontbitDavid" w:hint="cs"/>
            <w:sz w:val="24"/>
            <w:rtl/>
          </w:rPr>
          <w:delText xml:space="preserve">תלינן</w:delText>
        </w:r>
      </w:del>
      <w:r>
        <w:rPr>
          <w:rFonts w:ascii="FontbitDavid" w:hAnsi="FontbitDavid" w:hint="cs"/>
          <w:sz w:val="24"/>
          <w:rtl/>
        </w:rPr>
        <w:t xml:space="preserve"> </w:t>
      </w:r>
    </w:p>
    <w:p>
      <w:pPr>
        <w:pStyle w:val="38"/>
        <w:rPr>
          <w:ins w:id="98671" w:author="מנוע מכני" w:date="2026-10-11T12:04:39Z"/>
        </w:rPr>
      </w:pPr>
      <w:r w:rsidRPr="00017C1D">
        <w:t xml:space="preserve">- </w:t>
      </w:r>
      <w:r w:rsidRPr="00017C1D">
        <w:t xml:space="preserve">ד</w:t>
      </w:r>
      <w:r w:rsidRPr="00017C1D">
        <w:t xml:space="preserve">תנן</w:t>
      </w:r>
      <w:r w:rsidRPr="00017C1D">
        <w:t xml:space="preserve">:</w:t>
      </w:r>
    </w:p>
    <w:p w:rsidR="00E403F0" w:rsidRPr="00017C1D" w:rsidRDefault="00E403F0" w:rsidP="00E403F0">
      <w:pPr>
        <w:ind w:firstLine="0"/>
        <w:rPr>
          <w:rFonts w:ascii="FontbitDavid" w:hAnsi="FontbitDavid"/>
          <w:spacing w:val="-2"/>
          <w:sz w:val="24"/>
          <w:rtl/>
        </w:rPr>
      </w:pPr>
      <w:del w:id="98672"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מחט שנמצאת מלאה חלודה או שבורה - טהורה, שכל הטמאות כשעת מציאתן</w:t>
      </w:r>
      <w:r w:rsidRPr="00017C1D">
        <w:rPr>
          <w:rFonts w:ascii="FontbitDavid" w:hAnsi="FontbitDavid" w:hint="cs"/>
          <w:spacing w:val="-2"/>
          <w:sz w:val="24"/>
          <w:rtl/>
        </w:rPr>
        <w:t>,</w:t>
      </w:r>
      <w:r w:rsidRPr="00017C1D">
        <w:rPr>
          <w:rFonts w:ascii="FontbitDavid" w:hAnsi="FontbitDavid"/>
          <w:spacing w:val="-2"/>
          <w:sz w:val="24"/>
          <w:rtl/>
        </w:rPr>
        <w:t xml:space="preserve"> </w:t>
      </w:r>
    </w:p>
    <w:p w:rsidR="00E403F0" w:rsidRDefault="00E403F0" w:rsidP="00E403F0">
      <w:pPr>
        <w:ind w:firstLine="0"/>
        <w:rPr>
          <w:rFonts w:ascii="FontbitDavid" w:hAnsi="FontbitDavid"/>
          <w:sz w:val="24"/>
          <w:rtl/>
        </w:rPr>
      </w:pPr>
      <w:ins w:id="94859" w:author="מנוע מכני" w:date="2026-10-11T12:04:39Z">
        <w:r>
          <w:rPr>
            <w:rFonts w:ascii="FontbitDavid" w:hAnsi="FontbitDavid"/>
            <w:sz w:val="24"/>
            <w:rtl/>
          </w:rPr>
          <w:t xml:space="preserve">ולמה</w:t>
        </w:r>
      </w:ins>
      <w:del w:id="94860" w:author="מנוע מכני" w:date="2026-10-11T12:04:39Z">
        <w:r w:rsidRPr="00B078C3">
          <w:rPr>
            <w:rFonts w:ascii="FontbitDavid" w:hAnsi="FontbitDavid"/>
            <w:sz w:val="24"/>
            <w:rtl/>
          </w:rPr>
          <w:delText xml:space="preserve">ואמאי</w:delText>
        </w:r>
      </w:del>
      <w:r w:rsidRPr="00B078C3">
        <w:rPr>
          <w:rFonts w:ascii="FontbitDavid" w:hAnsi="FontbitDavid"/>
          <w:sz w:val="24"/>
          <w:rtl/>
        </w:rPr>
        <w:t xml:space="preserve">? לימא: </w:t>
      </w:r>
      <w:ins w:id="94863" w:author="מנוע מכני" w:date="2026-10-11T12:04:39Z">
        <w:r>
          <w:rPr>
            <w:rFonts w:ascii="FontbitDavid" w:hAnsi="FontbitDavid"/>
            <w:sz w:val="24"/>
            <w:rtl/>
          </w:rPr>
          <w:t xml:space="preserve">זה</w:t>
        </w:r>
      </w:ins>
      <w:del w:id="94864"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w:t>
      </w:r>
      <w:ins w:id="98155" w:author="מנוע מכני" w:date="2026-10-11T12:04:39Z">
        <w:r>
          <w:rPr>
            <w:rFonts w:ascii="FontbitDavid" w:hAnsi="FontbitDavid"/>
            <w:sz w:val="24"/>
            <w:rtl/>
          </w:rPr>
          <w:t xml:space="preserve">מתחילה</w:t>
        </w:r>
      </w:ins>
      <w:del w:id="98156" w:author="מנוע מכני" w:date="2026-10-11T12:04:39Z">
        <w:r w:rsidRPr="00B078C3">
          <w:rPr>
            <w:rFonts w:ascii="FontbitDavid" w:hAnsi="FontbitDavid"/>
            <w:sz w:val="24"/>
            <w:rtl/>
          </w:rPr>
          <w:delText xml:space="preserve">מעיקרא</w:delText>
        </w:r>
      </w:del>
      <w:r w:rsidRPr="00B078C3">
        <w:rPr>
          <w:rFonts w:ascii="FontbitDavid" w:hAnsi="FontbitDavid"/>
          <w:sz w:val="24"/>
          <w:rtl/>
        </w:rPr>
        <w:t xml:space="preserve"> - מחט </w:t>
      </w:r>
      <w:ins w:id="97635" w:author="מנוע מכני" w:date="2026-10-11T12:04:39Z">
        <w:r>
          <w:rPr>
            <w:rFonts w:ascii="FontbitDavid" w:hAnsi="FontbitDavid"/>
            <w:sz w:val="24"/>
            <w:rtl/>
          </w:rPr>
          <w:t xml:space="preserve">מעולה</w:t>
        </w:r>
      </w:ins>
      <w:del w:id="97636" w:author="מנוע מכני" w:date="2026-10-11T12:04:39Z">
        <w:r w:rsidRPr="00B078C3">
          <w:rPr>
            <w:rFonts w:ascii="FontbitDavid" w:hAnsi="FontbitDavid"/>
            <w:sz w:val="24"/>
            <w:rtl/>
          </w:rPr>
          <w:delText xml:space="preserve">מעלייתא</w:delText>
        </w:r>
      </w:del>
      <w:r w:rsidRPr="00B078C3">
        <w:rPr>
          <w:rFonts w:ascii="FontbitDavid" w:hAnsi="FontbitDavid"/>
          <w:sz w:val="24"/>
          <w:rtl/>
        </w:rPr>
        <w:t xml:space="preserve"> היא, </w:t>
      </w:r>
      <w:ins w:id="94861" w:author="מנוע מכני" w:date="2026-10-11T12:04:39Z">
        <w:r>
          <w:rPr>
            <w:rFonts w:ascii="FontbitDavid" w:hAnsi="FontbitDavid"/>
            <w:sz w:val="24"/>
            <w:rtl/>
          </w:rPr>
          <w:t xml:space="preserve">ועכשיו</w:t>
        </w:r>
      </w:ins>
      <w:del w:id="94862" w:author="מנוע מכני" w:date="2026-10-11T12:04:39Z">
        <w:r w:rsidRPr="00B078C3">
          <w:rPr>
            <w:rFonts w:ascii="FontbitDavid" w:hAnsi="FontbitDavid"/>
            <w:sz w:val="24"/>
            <w:rtl/>
          </w:rPr>
          <w:delText xml:space="preserve">והשתא</w:delText>
        </w:r>
      </w:del>
      <w:r w:rsidRPr="00B078C3">
        <w:rPr>
          <w:rFonts w:ascii="FontbitDavid" w:hAnsi="FontbitDavid"/>
          <w:sz w:val="24"/>
          <w:rtl/>
        </w:rPr>
        <w:t xml:space="preserve"> הוא דהעלה חלודה! </w:t>
      </w:r>
    </w:p>
    <w:p>
      <w:pPr>
        <w:pStyle w:val="38"/>
        <w:rPr>
          <w:ins w:id="98673" w:author="מנוע מכני" w:date="2026-10-11T12:04:39Z"/>
        </w:rPr>
      </w:pPr>
      <w:r w:rsidRPr="00B078C3">
        <w:t xml:space="preserve">ועוד, </w:t>
      </w:r>
      <w:r w:rsidRPr="00B078C3">
        <w:t xml:space="preserve">תנן</w:t>
      </w:r>
      <w:r w:rsidRPr="00B078C3">
        <w:t xml:space="preserve">:</w:t>
      </w:r>
    </w:p>
    <w:p w:rsidR="00E403F0" w:rsidRDefault="00E403F0" w:rsidP="00E403F0">
      <w:pPr>
        <w:ind w:firstLine="0"/>
        <w:rPr>
          <w:rFonts w:ascii="FontbitDavid" w:hAnsi="FontbitDavid"/>
          <w:sz w:val="24"/>
          <w:rtl/>
        </w:rPr>
      </w:pPr>
      <w:del w:id="9867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מצא שרץ שרוף על גבי הזיתים, וכן מטלית המהומהם - טהור, שכל הטמאות כשעת מציאתן! </w:t>
      </w:r>
    </w:p>
    <w:p>
      <w:pPr>
        <w:pStyle w:val="38"/>
        <w:rPr>
          <w:ins w:id="98675" w:author="מנוע מכני" w:date="2026-10-11T12:04:39Z"/>
        </w:rPr>
      </w:pPr>
      <w:r w:rsidRPr="00F91D3B">
        <w:t>ואין לומר</w:t>
      </w:r>
    </w:p>
    <w:p w:rsidR="00E403F0" w:rsidRDefault="00E403F0" w:rsidP="00E403F0">
      <w:pPr>
        <w:rPr>
          <w:rFonts w:ascii="FontbitDavid" w:hAnsi="FontbitDavid"/>
          <w:sz w:val="24"/>
          <w:rtl/>
        </w:rPr>
      </w:pPr>
      <w:del w:id="98676"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Pr>
          <w:rFonts w:ascii="FontbitDavid" w:hAnsi="FontbitDavid"/>
          <w:sz w:val="24"/>
          <w:rtl/>
        </w:rPr>
        <w:t>כשעת מציאתן</w:t>
      </w:r>
      <w:r w:rsidRPr="00B078C3">
        <w:rPr>
          <w:rFonts w:ascii="FontbitDavid" w:hAnsi="FontbitDavid"/>
          <w:sz w:val="24"/>
          <w:rtl/>
        </w:rPr>
        <w:t xml:space="preserve"> בין לקולא בין לחומרא ובמקום מציאתן, אבל שלא במקום מציאתן</w:t>
      </w:r>
      <w:ins w:id="96499" w:author="מנוע מכני" w:date="2026-10-11T12:04:39Z">
        <w:r>
          <w:rPr>
            <w:rFonts w:ascii="FontbitDavid" w:hAnsi="FontbitDavid"/>
            <w:sz w:val="24"/>
            <w:rtl/>
          </w:rPr>
          <w:t xml:space="preserve"> </w:t>
        </w:r>
      </w:ins>
      <w:del w:id="96500"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ins w:id="94865" w:author="מנוע מכני" w:date="2026-10-11T12:04:39Z">
        <w:r>
          <w:rPr>
            <w:rFonts w:ascii="FontbitDavid" w:hAnsi="FontbitDavid" w:hint="cs"/>
            <w:sz w:val="24"/>
            <w:rtl/>
          </w:rPr>
          <w:t xml:space="preserve">תולים</w:t>
        </w:r>
      </w:ins>
      <w:del w:id="94866" w:author="מנוע מכני" w:date="2026-10-11T12:04:39Z">
        <w:r>
          <w:rPr>
            <w:rFonts w:ascii="FontbitDavid" w:hAnsi="FontbitDavid" w:hint="cs"/>
            <w:sz w:val="24"/>
            <w:rtl/>
          </w:rPr>
          <w:delText xml:space="preserve">תלינן</w:delText>
        </w:r>
      </w:del>
      <w:r>
        <w:rPr>
          <w:rFonts w:ascii="FontbitDavid" w:hAnsi="FontbitDavid" w:hint="cs"/>
          <w:sz w:val="24"/>
          <w:rtl/>
        </w:rPr>
        <w:t xml:space="preserve"> ולא </w:t>
      </w:r>
      <w:ins w:id="90013" w:author="Claude - סמנטי" w:date="2026-10-11T12:19:29Z">
        <w:r>
          <w:rPr>
            <w:rFonts w:ascii="FontbitDavid" w:hAnsi="FontbitDavid" w:hint="cs"/>
            <w:sz w:val="24"/>
            <w:rtl/>
          </w:rPr>
          <w:t xml:space="preserve">שורפים</w:t>
        </w:r>
      </w:ins>
      <w:del w:id="90014" w:author="Claude - סמנטי" w:date="2026-10-11T12:19:29Z">
        <w:r>
          <w:rPr>
            <w:rFonts w:ascii="FontbitDavid" w:hAnsi="FontbitDavid" w:hint="cs"/>
            <w:sz w:val="24"/>
            <w:rtl/>
          </w:rPr>
          <w:delText xml:space="preserve">שרפינן</w:delText>
        </w:r>
      </w:del>
      <w:r w:rsidRPr="00B078C3">
        <w:rPr>
          <w:rFonts w:ascii="FontbitDavid" w:hAnsi="FontbitDavid"/>
          <w:sz w:val="24"/>
          <w:rtl/>
        </w:rPr>
        <w:t xml:space="preserve">, </w:t>
      </w:r>
    </w:p>
    <w:p>
      <w:pPr>
        <w:pStyle w:val="38"/>
        <w:rPr>
          <w:ins w:id="98677" w:author="מנוע מכני" w:date="2026-10-11T12:04:39Z"/>
        </w:rPr>
      </w:pPr>
      <w:r w:rsidRPr="00017C1D">
        <w:t>ד</w:t>
      </w:r>
      <w:r w:rsidRPr="00017C1D">
        <w:t xml:space="preserve">תנן</w:t>
      </w:r>
      <w:r w:rsidRPr="00017C1D">
        <w:t xml:space="preserve">:</w:t>
      </w:r>
    </w:p>
    <w:p w:rsidR="00E403F0" w:rsidRPr="00017C1D" w:rsidRDefault="00E403F0" w:rsidP="00E403F0">
      <w:pPr>
        <w:pStyle w:val="a2"/>
        <w:numPr>
          <w:ilvl w:val="0"/>
          <w:numId w:val="3"/>
        </w:numPr>
        <w:ind w:left="714" w:hanging="357"/>
        <w:rPr>
          <w:spacing w:val="0"/>
        </w:rPr>
      </w:pPr>
      <w:del w:id="98678" w:author="מנוע מכני" w:date="2026-10-11T12:04:39Z">
        <w:r w:rsidRPr="00017C1D">
          <w:rPr>
            <w:spacing w:val="0"/>
            <w:rtl/>
          </w:rPr>
          <w:delText xml:space="preserve"> </w:delText>
        </w:r>
      </w:del>
      <w:r w:rsidRPr="00017C1D">
        <w:rPr>
          <w:spacing w:val="0"/>
          <w:rtl/>
        </w:rPr>
        <w:t xml:space="preserve">ככר </w:t>
      </w:r>
      <w:r w:rsidRPr="00017C1D">
        <w:rPr>
          <w:spacing w:val="0"/>
          <w:rtl/>
        </w:rPr>
        <w:t xml:space="preserve">ע"ג</w:t>
      </w:r>
      <w:r w:rsidRPr="00017C1D">
        <w:rPr>
          <w:spacing w:val="0"/>
          <w:rtl/>
        </w:rPr>
        <w:t xml:space="preserve"> הדף, ומדף טמא מונח תחתיו, </w:t>
      </w:r>
      <w:ins w:id="96367" w:author="מנוע מכני" w:date="2026-10-11T12:04:39Z">
        <w:r>
          <w:rPr>
            <w:spacing w:val="0"/>
            <w:rtl/>
          </w:rPr>
          <w:t xml:space="preserve">אף</w:t>
        </w:r>
      </w:ins>
      <w:del w:id="96368" w:author="מנוע מכני" w:date="2026-10-11T12:04:39Z">
        <w:r w:rsidRPr="00017C1D">
          <w:rPr>
            <w:spacing w:val="0"/>
            <w:rtl/>
          </w:rPr>
          <w:delText xml:space="preserve">אע"פ</w:delText>
        </w:r>
      </w:del>
      <w:r w:rsidRPr="00017C1D">
        <w:rPr>
          <w:spacing w:val="0"/>
          <w:rtl/>
        </w:rPr>
        <w:t xml:space="preserve"> שאם נפלה א"א אלא </w:t>
      </w:r>
      <w:r w:rsidRPr="00017C1D">
        <w:rPr>
          <w:spacing w:val="0"/>
          <w:rtl/>
        </w:rPr>
        <w:t xml:space="preserve">א"כ</w:t>
      </w:r>
      <w:r w:rsidRPr="00017C1D">
        <w:rPr>
          <w:spacing w:val="0"/>
          <w:rtl/>
        </w:rPr>
        <w:t xml:space="preserve"> נגעה - טהורה,</w:t>
      </w:r>
    </w:p>
    <w:p w:rsidR="00E403F0" w:rsidRPr="006707A5" w:rsidRDefault="00E403F0" w:rsidP="00E403F0">
      <w:pPr>
        <w:pStyle w:val="a2"/>
        <w:numPr>
          <w:ilvl w:val="0"/>
          <w:numId w:val="3"/>
        </w:numPr>
        <w:ind w:left="714" w:hanging="357"/>
        <w:rPr>
          <w:rtl/>
        </w:rPr>
      </w:pPr>
      <w:r w:rsidRPr="006707A5">
        <w:rPr>
          <w:rtl/>
        </w:rPr>
        <w:t xml:space="preserve">שאני אומר: אדם טהור נכנס לשם ונטלה, עד שיאמר: ברי לי שלא נכנס אדם שם</w:t>
      </w:r>
      <w:ins w:id="96501" w:author="מנוע מכני" w:date="2026-10-11T12:04:39Z">
        <w:r>
          <w:rPr>
            <w:rtl/>
          </w:rPr>
          <w:t xml:space="preserve">,</w:t>
        </w:r>
      </w:ins>
      <w:del w:id="96502" w:author="מנוע מכני" w:date="2026-10-11T12:04:39Z">
        <w:r w:rsidRPr="006707A5">
          <w:rPr>
            <w:rtl/>
          </w:rPr>
          <w:delText xml:space="preserve">;</w:delText>
        </w:r>
      </w:del>
    </w:p>
    <w:p>
      <w:pPr>
        <w:pStyle w:val="38"/>
        <w:rPr>
          <w:ins w:id="98679" w:author="מנוע מכני" w:date="2026-10-11T12:04:39Z"/>
        </w:rPr>
      </w:pPr>
      <w:r w:rsidRPr="00F91D3B">
        <w:t xml:space="preserve">וא"ר אלעזר:</w:t>
      </w:r>
    </w:p>
    <w:p w:rsidR="00E403F0" w:rsidRPr="00F91D3B" w:rsidRDefault="00E403F0" w:rsidP="00E403F0">
      <w:pPr>
        <w:pStyle w:val="a2"/>
        <w:numPr>
          <w:ilvl w:val="0"/>
          <w:numId w:val="3"/>
        </w:numPr>
        <w:ind w:left="714" w:hanging="357"/>
        <w:rPr>
          <w:rtl/>
        </w:rPr>
      </w:pPr>
      <w:del w:id="98680" w:author="מנוע מכני" w:date="2026-10-11T12:04:39Z">
        <w:r w:rsidRPr="00F91D3B">
          <w:rPr>
            <w:rtl/>
          </w:rPr>
          <w:delText xml:space="preserve"> </w:delText>
        </w:r>
      </w:del>
      <w:r w:rsidRPr="00F91D3B">
        <w:rPr>
          <w:rtl/>
        </w:rPr>
        <w:t xml:space="preserve">לא</w:t>
      </w:r>
      <w:r w:rsidRPr="00F91D3B">
        <w:rPr>
          <w:rtl/>
        </w:rPr>
        <w:t xml:space="preserve"> נצרכה אלא למקום מדרון! </w:t>
      </w:r>
    </w:p>
    <w:p>
      <w:pPr>
        <w:pStyle w:val="38"/>
        <w:rPr>
          <w:ins w:id="98681" w:author="מנוע מכני" w:date="2026-10-11T12:04:39Z"/>
        </w:rPr>
      </w:pPr>
      <w:r>
        <w:t xml:space="preserve">אלא</w:t>
      </w:r>
    </w:p>
    <w:p w:rsidR="00E403F0" w:rsidRPr="00F91D3B" w:rsidRDefault="00E403F0" w:rsidP="00E403F0">
      <w:pPr>
        <w:rPr>
          <w:rFonts w:ascii="FontbitDavid" w:hAnsi="FontbitDavid"/>
          <w:sz w:val="24"/>
          <w:rtl/>
        </w:rPr>
      </w:pPr>
      <w:del w:id="98682" w:author="מנוע מכני" w:date="2026-10-11T12:04:39Z">
        <w:r>
          <w:rPr>
            <w:rFonts w:ascii="FontbitDavid" w:hAnsi="FontbitDavid" w:hint="cs"/>
            <w:b/>
            <w:bCs/>
            <w:sz w:val="24"/>
            <w:rtl/>
          </w:rPr>
          <w:delText xml:space="preserve"> </w:delText>
        </w:r>
      </w:del>
      <w:ins w:id="93401" w:author="מנוע מכני" w:date="2026-10-11T12:04:39Z">
        <w:r>
          <w:rPr>
            <w:rFonts w:ascii="FontbitDavid" w:hAnsi="FontbitDavid"/>
            <w:b/>
            <w:bCs/>
            <w:sz w:val="24"/>
            <w:rtl/>
          </w:rPr>
          <w:t xml:space="preserve">שם</w:t>
        </w:r>
      </w:ins>
      <w:del w:id="93402" w:author="מנוע מכני" w:date="2026-10-11T12:04:39Z">
        <w:r w:rsidRPr="00F91D3B">
          <w:rPr>
            <w:rFonts w:ascii="FontbitDavid" w:hAnsi="FontbitDavid"/>
            <w:b/>
            <w:bCs/>
            <w:sz w:val="24"/>
            <w:rtl/>
          </w:rPr>
          <w:delText xml:space="preserve">התם</w:delText>
        </w:r>
      </w:del>
      <w:r w:rsidRPr="00F91D3B">
        <w:rPr>
          <w:rFonts w:ascii="FontbitDavid" w:hAnsi="FontbitDavid"/>
          <w:sz w:val="24"/>
          <w:rtl/>
        </w:rPr>
        <w:t xml:space="preserve"> </w:t>
      </w:r>
      <w:r w:rsidRPr="00F91D3B">
        <w:rPr>
          <w:rFonts w:ascii="FontbitDavid" w:hAnsi="FontbitDavid"/>
          <w:b/>
          <w:bCs/>
          <w:sz w:val="24"/>
          <w:rtl/>
        </w:rPr>
        <w:t>כדקתני</w:t>
      </w:r>
      <w:r w:rsidRPr="00F91D3B">
        <w:rPr>
          <w:rFonts w:ascii="FontbitDavid" w:hAnsi="FontbitDavid"/>
          <w:sz w:val="24"/>
          <w:rtl/>
        </w:rPr>
        <w:t xml:space="preserve"> </w:t>
      </w:r>
      <w:r w:rsidRPr="00F91D3B">
        <w:rPr>
          <w:rFonts w:ascii="FontbitDavid" w:hAnsi="FontbitDavid"/>
          <w:b/>
          <w:bCs/>
          <w:sz w:val="24"/>
          <w:rtl/>
        </w:rPr>
        <w:t>טעמא</w:t>
      </w:r>
      <w:r w:rsidRPr="00F91D3B">
        <w:rPr>
          <w:rFonts w:ascii="FontbitDavid" w:hAnsi="FontbitDavid"/>
          <w:sz w:val="24"/>
          <w:rtl/>
        </w:rPr>
        <w:t xml:space="preserve"> - שאני אומר אדם טהור נכנס לשם ונטלה.</w:t>
      </w:r>
    </w:p>
    <w:p w:rsidR="00E403F0" w:rsidRDefault="00E403F0" w:rsidP="00E403F0">
      <w:pPr>
        <w:pStyle w:val="afff3"/>
        <w:framePr w:wrap="around"/>
        <w:rPr>
          <w:rtl/>
        </w:rPr>
      </w:pPr>
      <w:r>
        <w:rPr>
          <w:rFonts w:hint="cs"/>
          <w:rtl/>
        </w:rPr>
        <w:t>ד:</w:t>
      </w:r>
    </w:p>
    <w:p>
      <w:pPr>
        <w:pStyle w:val="38"/>
        <w:rPr>
          <w:ins w:id="98683" w:author="מנוע מכני" w:date="2026-10-11T12:04:39Z"/>
        </w:rPr>
      </w:pPr>
      <w:r>
        <w:t xml:space="preserve">ואין לומר</w:t>
      </w:r>
    </w:p>
    <w:p w:rsidR="00E403F0" w:rsidRDefault="00E403F0" w:rsidP="00E403F0">
      <w:pPr>
        <w:ind w:firstLine="266"/>
        <w:rPr>
          <w:rFonts w:ascii="FontbitDavid" w:hAnsi="FontbitDavid"/>
          <w:sz w:val="24"/>
          <w:rtl/>
        </w:rPr>
      </w:pPr>
      <w:del w:id="98684"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ins w:id="90081" w:author="מנוע מכני" w:date="2026-10-11T12:04:39Z">
        <w:r>
          <w:rPr>
            <w:rFonts w:ascii="FontbitDavid" w:hAnsi="FontbitDavid" w:hint="cs"/>
            <w:sz w:val="24"/>
            <w:rtl/>
          </w:rPr>
          <w:t xml:space="preserve">ה"נ</w:t>
        </w:r>
      </w:ins>
      <w:del w:id="90082"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בא עורב וזרק דאדם בכוונה אומרים </w:t>
      </w:r>
      <w:r>
        <w:rPr>
          <w:rFonts w:ascii="FontbitDavid" w:hAnsi="FontbitDavid" w:hint="cs"/>
          <w:sz w:val="24"/>
          <w:rtl/>
        </w:rPr>
        <w:t xml:space="preserve">מש</w:t>
      </w:r>
      <w:ins w:id="90083" w:author="מנוע מכני" w:date="2026-10-11T12:04:39Z">
        <w:r>
          <w:rPr>
            <w:rFonts w:ascii="FontbitDavid" w:hAnsi="FontbitDavid" w:hint="cs"/>
            <w:sz w:val="24"/>
            <w:rtl/>
          </w:rPr>
          <w:t xml:space="preserve">א"כ</w:t>
        </w:r>
      </w:ins>
      <w:del w:id="90084" w:author="מנוע מכני" w:date="2026-10-11T12:04:39Z">
        <w:r>
          <w:rPr>
            <w:rFonts w:ascii="FontbitDavid" w:hAnsi="FontbitDavid" w:hint="cs"/>
            <w:sz w:val="24"/>
            <w:rtl/>
          </w:rPr>
          <w:delText xml:space="preserve">א''כ</w:delText>
        </w:r>
      </w:del>
      <w:r>
        <w:rPr>
          <w:rFonts w:ascii="FontbitDavid" w:hAnsi="FontbitDavid" w:hint="cs"/>
          <w:sz w:val="24"/>
          <w:rtl/>
        </w:rPr>
        <w:t xml:space="preserve"> עורב שלא בכוונה </w:t>
      </w:r>
    </w:p>
    <w:p w:rsidR="00E403F0" w:rsidRDefault="00E403F0" w:rsidP="00E403F0">
      <w:pPr>
        <w:rPr>
          <w:rFonts w:ascii="FontbitDavid" w:hAnsi="FontbitDavid"/>
          <w:sz w:val="24"/>
          <w:rtl/>
        </w:rPr>
      </w:pPr>
      <w:r>
        <w:rPr>
          <w:rFonts w:ascii="FontbitDavid" w:hAnsi="FontbitDavid" w:hint="cs"/>
          <w:sz w:val="24"/>
          <w:rtl/>
        </w:rPr>
        <w:t xml:space="preserve">ואפי' דככר ספק טומאה </w:t>
      </w:r>
      <w:r>
        <w:rPr>
          <w:rFonts w:ascii="FontbitDavid" w:hAnsi="FontbitDavid" w:hint="cs"/>
          <w:sz w:val="24"/>
          <w:rtl/>
        </w:rPr>
        <w:t xml:space="preserve">בר</w:t>
      </w:r>
      <w:ins w:id="90085" w:author="מנוע מכני" w:date="2026-10-11T12:04:39Z">
        <w:r>
          <w:rPr>
            <w:rFonts w:ascii="FontbitDavid" w:hAnsi="FontbitDavid" w:hint="cs"/>
            <w:sz w:val="24"/>
            <w:rtl/>
          </w:rPr>
          <w:t xml:space="preserve">ה"י</w:t>
        </w:r>
      </w:ins>
      <w:del w:id="90086" w:author="מנוע מכני" w:date="2026-10-11T12:04:39Z">
        <w:r>
          <w:rPr>
            <w:rFonts w:ascii="FontbitDavid" w:hAnsi="FontbitDavid" w:hint="cs"/>
            <w:sz w:val="24"/>
            <w:rtl/>
          </w:rPr>
          <w:delText xml:space="preserve">ה''י</w:delText>
        </w:r>
      </w:del>
      <w:r>
        <w:rPr>
          <w:rFonts w:ascii="FontbitDavid" w:hAnsi="FontbitDavid" w:hint="cs"/>
          <w:sz w:val="24"/>
          <w:rtl/>
        </w:rPr>
        <w:t xml:space="preserve"> הוא דטמא, </w:t>
      </w:r>
    </w:p>
    <w:p w:rsidR="00E403F0" w:rsidRPr="00F91D3B" w:rsidRDefault="00E403F0" w:rsidP="00E403F0">
      <w:pPr>
        <w:pStyle w:val="a2"/>
        <w:numPr>
          <w:ilvl w:val="0"/>
          <w:numId w:val="5"/>
        </w:numPr>
        <w:rPr>
          <w:rtl/>
        </w:rPr>
      </w:pPr>
      <w:ins w:id="93403" w:author="מנוע מכני" w:date="2026-10-11T12:04:39Z">
        <w:r>
          <w:rPr>
            <w:rFonts w:hint="cs"/>
            <w:rtl/>
          </w:rPr>
          <w:t xml:space="preserve">כאן</w:t>
        </w:r>
      </w:ins>
      <w:del w:id="93404" w:author="מנוע מכני" w:date="2026-10-11T12:04:39Z">
        <w:r w:rsidRPr="00F91D3B">
          <w:rPr>
            <w:rFonts w:hint="cs"/>
            <w:rtl/>
          </w:rPr>
          <w:delText xml:space="preserve">הכא</w:delText>
        </w:r>
      </w:del>
      <w:r w:rsidRPr="00F91D3B">
        <w:rPr>
          <w:rFonts w:hint="cs"/>
          <w:rtl/>
        </w:rPr>
        <w:t xml:space="preserve"> </w:t>
      </w:r>
      <w:r w:rsidRPr="00F91D3B">
        <w:rPr>
          <w:rtl/>
        </w:rPr>
        <w:t xml:space="preserve">הוי דבר שאין בו דעת לישאל, </w:t>
      </w:r>
      <w:r>
        <w:rPr>
          <w:rFonts w:hint="cs"/>
          <w:rtl/>
        </w:rPr>
        <w:t>דבכל מקום ספקו טהו</w:t>
      </w:r>
      <w:r w:rsidRPr="00F91D3B">
        <w:rPr>
          <w:rFonts w:hint="cs"/>
          <w:rtl/>
        </w:rPr>
        <w:t>ר</w:t>
      </w:r>
    </w:p>
    <w:p>
      <w:pPr>
        <w:pStyle w:val="38"/>
        <w:rPr>
          <w:ins w:id="98685" w:author="מנוע מכני" w:date="2026-10-11T12:04:39Z"/>
        </w:rPr>
      </w:pPr>
      <w:r w:rsidRPr="00F91D3B">
        <w:t xml:space="preserve">ואב"א:</w:t>
      </w:r>
    </w:p>
    <w:p w:rsidR="00E403F0" w:rsidRPr="00F91D3B" w:rsidRDefault="00E403F0" w:rsidP="00E403F0">
      <w:pPr>
        <w:pStyle w:val="a2"/>
        <w:numPr>
          <w:ilvl w:val="0"/>
          <w:numId w:val="5"/>
        </w:numPr>
        <w:rPr>
          <w:rtl/>
        </w:rPr>
      </w:pPr>
      <w:del w:id="98686" w:author="מנוע מכני" w:date="2026-10-11T12:04:39Z">
        <w:r w:rsidRPr="00F91D3B">
          <w:rPr>
            <w:rtl/>
          </w:rPr>
          <w:delText xml:space="preserve"> </w:delText>
        </w:r>
      </w:del>
      <w:ins w:id="93405" w:author="מנוע מכני" w:date="2026-10-11T12:04:39Z">
        <w:r>
          <w:rPr>
            <w:rtl/>
          </w:rPr>
          <w:t xml:space="preserve">כאן</w:t>
        </w:r>
      </w:ins>
      <w:del w:id="93406" w:author="מנוע מכני" w:date="2026-10-11T12:04:39Z">
        <w:r w:rsidRPr="00F91D3B">
          <w:rPr>
            <w:rtl/>
          </w:rPr>
          <w:delText xml:space="preserve">הכא</w:delText>
        </w:r>
      </w:del>
      <w:r w:rsidRPr="00F91D3B">
        <w:rPr>
          <w:rtl/>
        </w:rPr>
        <w:t xml:space="preserve"> בטומאה דרבנן.</w:t>
      </w:r>
      <w:r w:rsidRPr="00F91D3B">
        <w:rPr>
          <w:rFonts w:hint="cs"/>
          <w:rtl/>
        </w:rPr>
        <w:t xml:space="preserve"> </w:t>
      </w:r>
      <w:r>
        <w:rPr>
          <w:rtl/>
        </w:rPr>
        <w:tab/>
      </w:r>
      <w:r w:rsidRPr="00F91D3B">
        <w:rPr>
          <w:rtl/>
        </w:rPr>
        <w:t xml:space="preserve">דיקא </w:t>
      </w:r>
      <w:ins w:id="93407" w:author="מנוע מכני" w:date="2026-10-11T12:04:39Z">
        <w:r>
          <w:rPr>
            <w:rtl/>
          </w:rPr>
          <w:t xml:space="preserve">גם</w:t>
        </w:r>
      </w:ins>
      <w:del w:id="93408" w:author="מנוע מכני" w:date="2026-10-11T12:04:39Z">
        <w:r w:rsidRPr="00F91D3B">
          <w:rPr>
            <w:rtl/>
          </w:rPr>
          <w:delText xml:space="preserve">נמי</w:delText>
        </w:r>
      </w:del>
      <w:r w:rsidRPr="00F91D3B">
        <w:rPr>
          <w:rtl/>
        </w:rPr>
        <w:t xml:space="preserve">, דקתני מדף, כדכתיב </w:t>
      </w:r>
      <w:r>
        <w:rPr>
          <w:rFonts w:hint="cs"/>
          <w:rtl/>
        </w:rPr>
        <w:t>'</w:t>
      </w:r>
      <w:r w:rsidRPr="00F91D3B">
        <w:rPr>
          <w:rtl/>
        </w:rPr>
        <w:t>עלה נדף</w:t>
      </w:r>
      <w:r>
        <w:rPr>
          <w:rFonts w:hint="cs"/>
          <w:rtl/>
        </w:rPr>
        <w:t>'</w:t>
      </w:r>
      <w:r w:rsidRPr="00F91D3B">
        <w:rPr>
          <w:rtl/>
        </w:rPr>
        <w:t>.</w:t>
      </w:r>
    </w:p>
    <w:p w:rsidR="00E403F0" w:rsidRPr="00B078C3" w:rsidRDefault="00E403F0" w:rsidP="00E403F0">
      <w:pPr>
        <w:jc w:val="center"/>
        <w:rPr>
          <w:del w:id="90002" w:author="מנוע עיצוב" w:date="2026-10-11T12:09:26Z"/>
          <w:rFonts w:ascii="FontbitDavid" w:hAnsi="FontbitDavid"/>
          <w:sz w:val="24"/>
          <w:rtl/>
        </w:rPr>
      </w:pPr>
      <w:del w:id="9000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53" w:author="קלוד" w:date="2026-10-11T09:07:21Z">
          <w:pPr>
            <w:pStyle w:val="affff1"/>
            <w:rPr>
              <w:rtl/>
            </w:rPr>
          </w:pPr>
        </w:pPrChange>
      </w:pPr>
      <w:ins w:id="9801" w:author="מספור קטעי משנה" w:date="2026-10-11T09:25:19Z">
        <w:r>
          <w:rPr>
            <w:rStyle w:val="MisparKeta"/>
          </w:rPr>
          <w:t xml:space="preserve">א. </w:t>
        </w:r>
      </w:ins>
      <w:r w:rsidRPr="00B078C3">
        <w:rPr>
          <w:rtl/>
        </w:rPr>
        <w:t>וחכ"א: לא כדברי זה כו'.</w:t>
      </w:r>
    </w:p>
    <w:p>
      <w:pPr>
        <w:pStyle w:val="38"/>
        <w:rPr>
          <w:ins w:id="98687" w:author="מנוע מכני" w:date="2026-10-11T12:04:39Z"/>
        </w:rPr>
      </w:pPr>
      <w:r w:rsidRPr="0038037E">
        <w:t>ת"ר</w:t>
      </w:r>
      <w:r w:rsidRPr="00B078C3">
        <w:t xml:space="preserve">, וחכ"א:</w:t>
      </w:r>
    </w:p>
    <w:p w:rsidR="00E403F0" w:rsidRDefault="00E403F0" w:rsidP="00E403F0">
      <w:pPr>
        <w:rPr>
          <w:rFonts w:ascii="FontbitDavid" w:hAnsi="FontbitDavid"/>
          <w:sz w:val="24"/>
          <w:rtl/>
        </w:rPr>
      </w:pPr>
      <w:del w:id="986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כדברי זה ולא כדברי זה, </w:t>
      </w:r>
      <w:r>
        <w:rPr>
          <w:rFonts w:ascii="FontbitDavid" w:hAnsi="FontbitDavid"/>
          <w:sz w:val="24"/>
          <w:rtl/>
        </w:rPr>
        <w:tab/>
      </w:r>
      <w:r w:rsidRPr="00B078C3">
        <w:rPr>
          <w:rFonts w:ascii="FontbitDavid" w:hAnsi="FontbitDavid"/>
          <w:sz w:val="24"/>
          <w:rtl/>
        </w:rPr>
        <w:t xml:space="preserve">לא</w:t>
      </w:r>
      <w:r w:rsidRPr="00B078C3">
        <w:rPr>
          <w:rFonts w:ascii="FontbitDavid" w:hAnsi="FontbitDavid"/>
          <w:sz w:val="24"/>
          <w:rtl/>
        </w:rPr>
        <w:t xml:space="preserve"> כדברי </w:t>
      </w:r>
      <w:ins w:id="94867" w:author="מנוע מכני" w:date="2026-10-11T12:04:39Z">
        <w:r>
          <w:rPr>
            <w:rFonts w:ascii="FontbitDavid" w:hAnsi="FontbitDavid"/>
            <w:sz w:val="24"/>
            <w:rtl/>
          </w:rPr>
          <w:t xml:space="preserve">שמה</w:t>
        </w:r>
      </w:ins>
      <w:del w:id="94868" w:author="מנוע מכני" w:date="2026-10-11T12:04:39Z">
        <w:r w:rsidRPr="00B078C3">
          <w:rPr>
            <w:rFonts w:ascii="FontbitDavid" w:hAnsi="FontbitDavid"/>
            <w:sz w:val="24"/>
            <w:rtl/>
          </w:rPr>
          <w:delText xml:space="preserve">שמאי</w:delText>
        </w:r>
      </w:del>
      <w:r w:rsidRPr="00B078C3">
        <w:rPr>
          <w:rFonts w:ascii="FontbitDavid" w:hAnsi="FontbitDavid"/>
          <w:sz w:val="24"/>
          <w:rtl/>
        </w:rPr>
        <w:t xml:space="preserve"> - שלא עשה סייג לדבריו, </w:t>
      </w:r>
    </w:p>
    <w:p w:rsidR="00E403F0" w:rsidRPr="00B078C3" w:rsidRDefault="00E403F0" w:rsidP="00D07C84">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ולא כדברי הלל - שהפריז על מדותיו.</w:t>
      </w:r>
    </w:p>
    <w:p>
      <w:pPr>
        <w:pStyle w:val="38"/>
        <w:rPr>
          <w:ins w:id="98689" w:author="מנוע מכני" w:date="2026-10-11T12:04:39Z"/>
        </w:rPr>
      </w:pPr>
      <w:r w:rsidRPr="00017C1D">
        <w:t xml:space="preserve">אלא:</w:t>
      </w:r>
    </w:p>
    <w:p w:rsidR="00E403F0" w:rsidRPr="00017C1D" w:rsidRDefault="00E403F0" w:rsidP="00E403F0">
      <w:pPr>
        <w:rPr>
          <w:rFonts w:ascii="FontbitDavid" w:hAnsi="FontbitDavid"/>
          <w:spacing w:val="-2"/>
          <w:sz w:val="24"/>
          <w:rtl/>
        </w:rPr>
      </w:pPr>
      <w:del w:id="98690"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מעת לעת ממעטת על יד מפקידה לפקידה, ומפקידה לפקידה - ממעטת על יד מעת לעת.</w:t>
      </w:r>
    </w:p>
    <w:p w:rsidR="00E403F0" w:rsidRPr="00B078C3" w:rsidRDefault="00E403F0" w:rsidP="00E403F0">
      <w:pPr>
        <w:rPr>
          <w:rFonts w:ascii="FontbitDavid" w:hAnsi="FontbitDavid"/>
          <w:sz w:val="24"/>
          <w:rtl/>
        </w:rPr>
      </w:pPr>
      <w:r w:rsidRPr="00811CA2">
        <w:rPr>
          <w:rFonts w:ascii="FontbitDavid" w:hAnsi="FontbitDavid"/>
          <w:b/>
          <w:bCs/>
          <w:sz w:val="24"/>
          <w:rtl/>
        </w:rPr>
        <w:t>מעת לעת ממעטת על יד מפקידה לפקידה כיצד:</w:t>
      </w:r>
      <w:r w:rsidRPr="00B078C3">
        <w:rPr>
          <w:rFonts w:ascii="FontbitDavid" w:hAnsi="FontbitDavid"/>
          <w:sz w:val="24"/>
          <w:rtl/>
        </w:rPr>
        <w:t xml:space="preserve"> בדקה עצמה באחד בשבת ומצאת טהורה, וישבה שני ושלישי ולא בדקה, ולרביעי בדקה ומצאה טמאה, אין אומרים תטמא מפקידה לפקידה, אלא מעת לעת.</w:t>
      </w:r>
    </w:p>
    <w:p w:rsidR="00E403F0" w:rsidRPr="00B078C3" w:rsidRDefault="00E403F0" w:rsidP="00E403F0">
      <w:pPr>
        <w:rPr>
          <w:rFonts w:ascii="FontbitDavid" w:hAnsi="FontbitDavid"/>
          <w:sz w:val="24"/>
          <w:rtl/>
        </w:rPr>
      </w:pPr>
      <w:r w:rsidRPr="00811CA2">
        <w:rPr>
          <w:rFonts w:ascii="FontbitDavid" w:hAnsi="FontbitDavid"/>
          <w:b/>
          <w:bCs/>
          <w:sz w:val="24"/>
          <w:rtl/>
        </w:rPr>
        <w:lastRenderedPageBreak/>
        <w:t>ומפקידה לפקידה ממעטת על יד מעת לעת כיצד</w:t>
      </w:r>
      <w:r w:rsidRPr="00B078C3">
        <w:rPr>
          <w:rFonts w:ascii="FontbitDavid" w:hAnsi="FontbitDavid"/>
          <w:sz w:val="24"/>
          <w:rtl/>
        </w:rPr>
        <w:t>: בדקה עצמה בשעה ראשונה ומצאת טהורה, וישבה לה שניה ושלישית ולא בדקה, ולרביעית בדקה ומצאה טמאה אין אומרים תטמא מעת לעת אלא מפקידה לפקידה.</w:t>
      </w:r>
    </w:p>
    <w:p w:rsidR="00E403F0" w:rsidRDefault="00E403F0" w:rsidP="00E403F0">
      <w:pPr>
        <w:rPr>
          <w:rFonts w:ascii="FontbitDavid" w:hAnsi="FontbitDavid"/>
          <w:sz w:val="24"/>
          <w:rtl/>
        </w:rPr>
      </w:pPr>
      <w:r>
        <w:rPr>
          <w:rFonts w:ascii="FontbitDavid" w:hAnsi="FontbitDavid" w:hint="cs"/>
          <w:sz w:val="24"/>
          <w:rtl/>
        </w:rPr>
        <w:t>ואפי' דפשיטא</w:t>
      </w:r>
      <w:r w:rsidRPr="00B078C3">
        <w:rPr>
          <w:rFonts w:ascii="FontbitDavid" w:hAnsi="FontbitDavid"/>
          <w:sz w:val="24"/>
          <w:rtl/>
        </w:rPr>
        <w:t xml:space="preserve"> </w:t>
      </w:r>
      <w:r w:rsidRPr="005E7151">
        <w:rPr>
          <w:rFonts w:ascii="FontbitDavid" w:hAnsi="FontbitDavid"/>
          <w:b/>
          <w:bCs/>
          <w:sz w:val="24"/>
          <w:rtl/>
        </w:rPr>
        <w:t>איידי</w:t>
      </w:r>
      <w:r>
        <w:rPr>
          <w:rFonts w:ascii="FontbitDavid" w:hAnsi="FontbitDavid"/>
          <w:sz w:val="24"/>
          <w:rtl/>
        </w:rPr>
        <w:t xml:space="preserve"> דתנא מעל"ע ממעטת</w:t>
      </w:r>
      <w:r>
        <w:rPr>
          <w:rFonts w:ascii="FontbitDavid" w:hAnsi="FontbitDavid" w:hint="cs"/>
          <w:sz w:val="24"/>
          <w:rtl/>
        </w:rPr>
        <w:t xml:space="preserve"> </w:t>
      </w:r>
      <w:r>
        <w:rPr>
          <w:rFonts w:ascii="FontbitDavid" w:hAnsi="FontbitDavid" w:hint="cs"/>
          <w:sz w:val="24"/>
          <w:rtl/>
        </w:rPr>
        <w:t xml:space="preserve">ע"י</w:t>
      </w:r>
      <w:r>
        <w:rPr>
          <w:rFonts w:ascii="FontbitDavid" w:hAnsi="FontbitDavid"/>
          <w:sz w:val="24"/>
          <w:rtl/>
        </w:rPr>
        <w:t xml:space="preserve"> מפקידה לפקידה, </w:t>
      </w:r>
      <w:ins w:id="90087" w:author="מנוע מכני" w:date="2026-10-11T12:04:39Z">
        <w:r>
          <w:rPr>
            <w:rFonts w:ascii="FontbitDavid" w:hAnsi="FontbitDavid"/>
            <w:sz w:val="24"/>
            <w:rtl/>
          </w:rPr>
          <w:t xml:space="preserve">ת"נ</w:t>
        </w:r>
      </w:ins>
      <w:del w:id="90088" w:author="מנוע מכני" w:date="2026-10-11T12:04:39Z">
        <w:r>
          <w:rPr>
            <w:rFonts w:ascii="FontbitDavid" w:hAnsi="FontbitDavid"/>
            <w:sz w:val="24"/>
            <w:rtl/>
          </w:rPr>
          <w:delText xml:space="preserve">ת</w:delText>
        </w:r>
        <w:r>
          <w:rPr>
            <w:rFonts w:ascii="FontbitDavid" w:hAnsi="FontbitDavid" w:hint="cs"/>
            <w:sz w:val="24"/>
            <w:rtl/>
          </w:rPr>
          <w:delText xml:space="preserve">''נ</w:delText>
        </w:r>
      </w:del>
      <w:r>
        <w:rPr>
          <w:rFonts w:ascii="FontbitDavid" w:hAnsi="FontbitDavid" w:hint="cs"/>
          <w:sz w:val="24"/>
          <w:rtl/>
        </w:rPr>
        <w:t xml:space="preserve"> </w:t>
      </w:r>
      <w:r w:rsidRPr="00B078C3">
        <w:rPr>
          <w:rFonts w:ascii="FontbitDavid" w:hAnsi="FontbitDavid"/>
          <w:sz w:val="24"/>
          <w:rtl/>
        </w:rPr>
        <w:t xml:space="preserve">מפקידה לפקידה ממעטת </w:t>
      </w:r>
      <w:ins w:id="90089" w:author="מנוע מכני" w:date="2026-10-11T12:04:39Z">
        <w:r>
          <w:rPr>
            <w:rFonts w:ascii="FontbitDavid" w:hAnsi="FontbitDavid"/>
            <w:sz w:val="24"/>
            <w:rtl/>
          </w:rPr>
          <w:t xml:space="preserve">ע"י</w:t>
        </w:r>
      </w:ins>
      <w:del w:id="90090" w:author="מנוע מכני" w:date="2026-10-11T12:04:39Z">
        <w:r w:rsidRPr="00B078C3">
          <w:rPr>
            <w:rFonts w:ascii="FontbitDavid" w:hAnsi="FontbitDavid"/>
            <w:sz w:val="24"/>
            <w:rtl/>
          </w:rPr>
          <w:delText xml:space="preserve">ע</w:delText>
        </w:r>
        <w:r>
          <w:rPr>
            <w:rFonts w:ascii="FontbitDavid" w:hAnsi="FontbitDavid" w:hint="cs"/>
            <w:sz w:val="24"/>
            <w:rtl/>
          </w:rPr>
          <w:delText xml:space="preserve">''י</w:delText>
        </w:r>
      </w:del>
      <w:r>
        <w:rPr>
          <w:rFonts w:ascii="FontbitDavid" w:hAnsi="FontbitDavid" w:hint="cs"/>
          <w:sz w:val="24"/>
          <w:rtl/>
        </w:rPr>
        <w:t xml:space="preserve"> </w:t>
      </w:r>
      <w:r w:rsidRPr="00B078C3">
        <w:rPr>
          <w:rFonts w:ascii="FontbitDavid" w:hAnsi="FontbitDavid"/>
          <w:sz w:val="24"/>
          <w:rtl/>
        </w:rPr>
        <w:t>מעת לעת.</w:t>
      </w:r>
    </w:p>
    <w:p w:rsidR="00E403F0" w:rsidRPr="00B078C3" w:rsidRDefault="00E403F0" w:rsidP="00E403F0">
      <w:pPr>
        <w:rPr>
          <w:rFonts w:ascii="FontbitDavid" w:hAnsi="FontbitDavid"/>
          <w:sz w:val="24"/>
          <w:rtl/>
        </w:rPr>
      </w:pPr>
    </w:p>
    <w:p>
      <w:pPr>
        <w:pStyle w:val="afffff8"/>
        <w:rPr>
          <w:ins w:id="90717" w:author="קלוד" w:date="2026-10-11T12:23:38Z"/>
        </w:rPr>
      </w:pPr>
      <w:ins w:id="90718" w:author="קלוד" w:date="2026-10-11T12:23:38Z">
        <w:r>
          <w:rPr>
            <w:color w:val="7B3F00"/>
          </w:rPr>
          <w:t xml:space="preserve">טעם מעת לעת ומפקידה לפקידה - בדיקת שחרית וערבית</w:t>
        </w:r>
      </w:ins>
    </w:p>
    <w:p>
      <w:pPr>
        <w:pStyle w:val="38"/>
        <w:rPr>
          <w:ins w:id="98692" w:author="מנוע מכני" w:date="2026-10-11T12:04:39Z"/>
        </w:rPr>
      </w:pPr>
      <w:del w:id="98691" w:author="מנוע מכני" w:date="2026-10-11T12:04:39Z">
        <w:r w:rsidRPr="00EB42A6">
          <w:delText xml:space="preserve">•</w:delText>
        </w:r>
      </w:del>
      <w:r w:rsidRPr="00DF3805">
        <w:t xml:space="preserve"> </w:t>
      </w:r>
      <w:r w:rsidRPr="005E7151">
        <w:t>רב</w:t>
      </w:r>
      <w:r w:rsidRPr="005E7151">
        <w:t>ה</w:t>
      </w:r>
      <w:r w:rsidRPr="00B078C3">
        <w:t xml:space="preserve">:</w:t>
      </w:r>
    </w:p>
    <w:p w:rsidR="00E403F0" w:rsidRPr="00B078C3" w:rsidRDefault="00E403F0" w:rsidP="00E403F0">
      <w:pPr>
        <w:rPr>
          <w:rFonts w:ascii="FontbitDavid" w:hAnsi="FontbitDavid"/>
          <w:sz w:val="24"/>
          <w:rtl/>
        </w:rPr>
      </w:pPr>
      <w:del w:id="98693" w:author="מנוע מכני" w:date="2026-10-11T12:04:39Z">
        <w:r w:rsidRPr="00B078C3">
          <w:rPr>
            <w:rFonts w:ascii="FontbitDavid" w:hAnsi="FontbitDavid"/>
            <w:sz w:val="24"/>
            <w:rtl/>
          </w:rPr>
          <w:delText xml:space="preserve"> </w:delText>
        </w:r>
      </w:del>
      <w:r w:rsidRPr="005E7151">
        <w:rPr>
          <w:rFonts w:ascii="FontbitDavid" w:hAnsi="FontbitDavid" w:hint="cs"/>
          <w:b/>
          <w:bCs/>
          <w:sz w:val="24"/>
          <w:rtl/>
        </w:rPr>
        <w:t>טעם</w:t>
      </w:r>
      <w:r w:rsidRPr="005E7151">
        <w:rPr>
          <w:rFonts w:ascii="FontbitDavid" w:hAnsi="FontbitDavid"/>
          <w:b/>
          <w:bCs/>
          <w:sz w:val="24"/>
          <w:rtl/>
        </w:rPr>
        <w:t xml:space="preserve"> דרבנן</w:t>
      </w:r>
      <w:r w:rsidRPr="00B078C3">
        <w:rPr>
          <w:rFonts w:ascii="FontbitDavid" w:hAnsi="FontbitDavid"/>
          <w:sz w:val="24"/>
          <w:rtl/>
        </w:rPr>
        <w:t xml:space="preserve"> - אשה מרגשת בעצמה.</w:t>
      </w:r>
    </w:p>
    <w:p>
      <w:pPr>
        <w:pStyle w:val="38"/>
        <w:rPr>
          <w:ins w:id="98694" w:author="מנוע מכני" w:date="2026-10-11T12:04:39Z"/>
        </w:rPr>
      </w:pPr>
      <w:r w:rsidRPr="00B078C3">
        <w:t xml:space="preserve">א"ל</w:t>
      </w:r>
      <w:r w:rsidRPr="00B078C3">
        <w:t xml:space="preserve"> אביי:</w:t>
      </w:r>
    </w:p>
    <w:p w:rsidR="00E403F0" w:rsidRPr="00B078C3" w:rsidRDefault="00E403F0" w:rsidP="00E403F0">
      <w:pPr>
        <w:ind w:firstLine="0"/>
        <w:rPr>
          <w:rFonts w:ascii="FontbitDavid" w:hAnsi="FontbitDavid"/>
          <w:sz w:val="24"/>
          <w:rtl/>
        </w:rPr>
      </w:pPr>
      <w:del w:id="9869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כן, תהא דיה שעתה! </w:t>
      </w:r>
      <w:r>
        <w:rPr>
          <w:rFonts w:ascii="FontbitDavid" w:hAnsi="FontbitDavid"/>
          <w:sz w:val="24"/>
          <w:rtl/>
        </w:rPr>
        <w:tab/>
      </w:r>
      <w:r w:rsidRPr="00B078C3">
        <w:rPr>
          <w:rStyle w:val="2fb"/>
          <w:rFonts w:ascii="FontbitDavid" w:hAnsi="FontbitDavid"/>
          <w:sz w:val="24"/>
          <w:rtl/>
        </w:rPr>
        <w:t xml:space="preserve">ורבה</w:t>
      </w:r>
      <w:r w:rsidRPr="00B078C3">
        <w:rPr>
          <w:rFonts w:ascii="FontbitDavid" w:hAnsi="FontbitDavid"/>
          <w:sz w:val="24"/>
          <w:rtl/>
        </w:rPr>
        <w:t xml:space="preserve"> - לחדודי </w:t>
      </w:r>
      <w:r w:rsidRPr="00B078C3">
        <w:rPr>
          <w:rStyle w:val="2fb"/>
          <w:rFonts w:ascii="FontbitDavid" w:hAnsi="FontbitDavid"/>
          <w:sz w:val="24"/>
          <w:rtl/>
        </w:rPr>
        <w:t xml:space="preserve">לאביי</w:t>
      </w:r>
      <w:r w:rsidRPr="00B078C3">
        <w:rPr>
          <w:rFonts w:ascii="FontbitDavid" w:hAnsi="FontbitDavid"/>
          <w:sz w:val="24"/>
          <w:rtl/>
        </w:rPr>
        <w:t xml:space="preserve"> הוא דבעי.</w:t>
      </w:r>
    </w:p>
    <w:p>
      <w:pPr>
        <w:pStyle w:val="38"/>
        <w:rPr>
          <w:ins w:id="98696" w:author="מנוע מכני" w:date="2026-10-11T12:04:39Z"/>
        </w:rPr>
      </w:pPr>
      <w:r w:rsidRPr="00017C1D">
        <w:t>אלא</w:t>
      </w:r>
      <w:r w:rsidRPr="00017C1D">
        <w:t xml:space="preserve"> </w:t>
      </w:r>
      <w:r w:rsidRPr="00017C1D">
        <w:t>הטעם</w:t>
      </w:r>
      <w:r w:rsidRPr="00017C1D">
        <w:t xml:space="preserve"> כשמואל</w:t>
      </w:r>
      <w:ins w:id="97275" w:author="מנוע מכני" w:date="2026-10-11T12:04:39Z">
        <w:r>
          <w:t xml:space="preserve">:</w:t>
        </w:r>
      </w:ins>
    </w:p>
    <w:p w:rsidR="00E403F0" w:rsidRPr="00017C1D" w:rsidRDefault="00E403F0" w:rsidP="00E403F0">
      <w:pPr>
        <w:ind w:firstLine="0"/>
        <w:rPr>
          <w:rFonts w:ascii="FontbitDavid" w:hAnsi="FontbitDavid"/>
          <w:spacing w:val="-4"/>
          <w:sz w:val="24"/>
          <w:rtl/>
        </w:rPr>
      </w:pPr>
      <w:del w:id="97276" w:author="מנוע מכני" w:date="2026-10-11T12:04:39Z">
        <w:r w:rsidRPr="00017C1D">
          <w:rPr>
            <w:rFonts w:ascii="FontbitDavid" w:hAnsi="FontbitDavid" w:hint="cs"/>
            <w:spacing w:val="-4"/>
            <w:sz w:val="24"/>
            <w:rtl/>
          </w:rPr>
          <w:delText xml:space="preserve"> </w:delText>
        </w:r>
        <w:r w:rsidRPr="00017C1D">
          <w:rPr>
            <w:rFonts w:ascii="FontbitDavid" w:hAnsi="FontbitDavid"/>
            <w:spacing w:val="-4"/>
            <w:sz w:val="24"/>
            <w:rtl/>
          </w:rPr>
          <w:delText xml:space="preserve">:</w:delText>
        </w:r>
      </w:del>
      <w:del w:id="98697"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חכמים תקנו להן לבנות ישראל שיהו בודקות עצמן שחרית וערבית</w:t>
      </w:r>
      <w:ins w:id="96503" w:author="מנוע מכני" w:date="2026-10-11T12:04:39Z">
        <w:r>
          <w:rPr>
            <w:rFonts w:ascii="FontbitDavid" w:hAnsi="FontbitDavid"/>
            <w:spacing w:val="-4"/>
            <w:sz w:val="24"/>
            <w:rtl/>
          </w:rPr>
          <w:t xml:space="preserve">,</w:t>
        </w:r>
      </w:ins>
      <w:del w:id="96504" w:author="מנוע מכני" w:date="2026-10-11T12:04:39Z">
        <w:r w:rsidRPr="00017C1D">
          <w:rPr>
            <w:rFonts w:ascii="FontbitDavid" w:hAnsi="FontbitDavid"/>
            <w:spacing w:val="-4"/>
            <w:sz w:val="24"/>
            <w:rtl/>
          </w:rPr>
          <w:delText xml:space="preserve">;</w:delText>
        </w:r>
      </w:del>
    </w:p>
    <w:p w:rsidR="00E403F0" w:rsidRDefault="00E403F0" w:rsidP="00E403F0">
      <w:pPr>
        <w:pStyle w:val="a3"/>
        <w:rPr>
          <w:rtl/>
        </w:rPr>
      </w:pPr>
      <w:r>
        <w:rPr>
          <w:rtl/>
        </w:rPr>
        <w:tab/>
      </w:r>
      <w:r>
        <w:rPr>
          <w:rtl/>
        </w:rPr>
        <w:tab/>
      </w:r>
      <w:r>
        <w:rPr>
          <w:rtl/>
        </w:rPr>
        <w:tab/>
      </w:r>
      <w:r>
        <w:rPr>
          <w:rtl/>
        </w:rPr>
        <w:tab/>
      </w:r>
      <w:r>
        <w:rPr>
          <w:rtl/>
        </w:rPr>
        <w:tab/>
      </w:r>
      <w:r>
        <w:rPr>
          <w:rtl/>
        </w:rPr>
        <w:tab/>
      </w:r>
      <w:r w:rsidRPr="00B078C3">
        <w:rPr>
          <w:rtl/>
        </w:rPr>
        <w:t xml:space="preserve">שחרית להכשיר טהרות של לילה, וערבית להכשיר טהרות של יום, </w:t>
      </w:r>
    </w:p>
    <w:p w:rsidR="00E403F0" w:rsidRPr="00B078C3" w:rsidRDefault="00E403F0" w:rsidP="00E403F0">
      <w:pPr>
        <w:ind w:left="2614"/>
        <w:rPr>
          <w:rFonts w:ascii="FontbitDavid" w:hAnsi="FontbitDavid"/>
          <w:sz w:val="24"/>
          <w:rtl/>
        </w:rPr>
      </w:pPr>
      <w:r w:rsidRPr="00B078C3">
        <w:rPr>
          <w:rFonts w:ascii="FontbitDavid" w:hAnsi="FontbitDavid"/>
          <w:sz w:val="24"/>
          <w:rtl/>
        </w:rPr>
        <w:t>וזו הואיל ולא בדקה הפסידה עונה.</w:t>
      </w:r>
      <w:r>
        <w:rPr>
          <w:rFonts w:ascii="FontbitDavid" w:hAnsi="FontbitDavid" w:hint="cs"/>
          <w:sz w:val="24"/>
          <w:rtl/>
        </w:rPr>
        <w:t xml:space="preserve"> והיינו עונה יתירה</w:t>
      </w:r>
    </w:p>
    <w:p>
      <w:pPr>
        <w:pStyle w:val="38"/>
        <w:rPr>
          <w:ins w:id="98698" w:author="מנוע מכני" w:date="2026-10-11T12:04:39Z"/>
        </w:rPr>
      </w:pPr>
      <w:del w:id="101844" w:author="מנוע מכני" w:date="2026-10-11T12:04:39Z">
        <w:r w:rsidRPr="00B078C3">
          <w:delText xml:space="preserve">א"ל </w:delText>
        </w:r>
      </w:del>
      <w:ins w:id="92885" w:author="מנוע מכני" w:date="2026-10-11T12:04:39Z">
        <w:r>
          <w:t xml:space="preserve">ר"פ</w:t>
        </w:r>
      </w:ins>
      <w:del w:id="92886" w:author="מנוע מכני" w:date="2026-10-11T12:04:39Z">
        <w:r w:rsidRPr="00B078C3">
          <w:delText xml:space="preserve">רב פפא</w:delText>
        </w:r>
      </w:del>
      <w:r w:rsidRPr="00B078C3">
        <w:t xml:space="preserve"> לרבא:</w:t>
      </w:r>
    </w:p>
    <w:p w:rsidR="00E403F0" w:rsidRDefault="00E403F0" w:rsidP="00E403F0">
      <w:pPr>
        <w:rPr>
          <w:rFonts w:ascii="FontbitDavid" w:hAnsi="FontbitDavid"/>
          <w:sz w:val="24"/>
          <w:rtl/>
        </w:rPr>
      </w:pPr>
      <w:del w:id="986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והא </w:t>
      </w:r>
      <w:ins w:id="97071" w:author="מנוע מכני" w:date="2026-10-11T12:04:39Z">
        <w:r>
          <w:rPr>
            <w:rFonts w:ascii="FontbitDavid" w:hAnsi="FontbitDavid"/>
            <w:sz w:val="24"/>
            <w:rtl/>
          </w:rPr>
          <w:t xml:space="preserve">פעמים</w:t>
        </w:r>
      </w:ins>
      <w:del w:id="97072" w:author="מנוע מכני" w:date="2026-10-11T12:04:39Z">
        <w:r w:rsidRPr="00B078C3">
          <w:rPr>
            <w:rFonts w:ascii="FontbitDavid" w:hAnsi="FontbitDavid"/>
            <w:sz w:val="24"/>
            <w:rtl/>
          </w:rPr>
          <w:delText xml:space="preserve">זימנין</w:delText>
        </w:r>
      </w:del>
      <w:r w:rsidRPr="00B078C3">
        <w:rPr>
          <w:rFonts w:ascii="FontbitDavid" w:hAnsi="FontbitDavid"/>
          <w:sz w:val="24"/>
          <w:rtl/>
        </w:rPr>
        <w:t xml:space="preserve"> משכחת לה ג' עונות במעת לעת! </w:t>
      </w:r>
    </w:p>
    <w:p w:rsidR="00E403F0" w:rsidRPr="005E7151" w:rsidRDefault="00E403F0" w:rsidP="00E403F0">
      <w:pPr>
        <w:pStyle w:val="a2"/>
        <w:numPr>
          <w:ilvl w:val="0"/>
          <w:numId w:val="3"/>
        </w:numPr>
        <w:ind w:left="714" w:hanging="357"/>
        <w:rPr>
          <w:rtl/>
        </w:rPr>
      </w:pPr>
      <w:r w:rsidRPr="005E7151">
        <w:rPr>
          <w:rtl/>
        </w:rPr>
        <w:t xml:space="preserve">השוו חכמים מדותיהן, שלא תחלוק במעת לעת</w:t>
      </w:r>
      <w:ins w:id="96505" w:author="מנוע מכני" w:date="2026-10-11T12:04:39Z">
        <w:r>
          <w:rPr>
            <w:rtl/>
          </w:rPr>
          <w:t xml:space="preserve">,</w:t>
        </w:r>
      </w:ins>
      <w:del w:id="96506" w:author="מנוע מכני" w:date="2026-10-11T12:04:39Z">
        <w:r w:rsidRPr="005E7151">
          <w:rPr>
            <w:rtl/>
          </w:rPr>
          <w:delText xml:space="preserve">;</w:delText>
        </w:r>
      </w:del>
    </w:p>
    <w:p>
      <w:pPr>
        <w:pStyle w:val="38"/>
        <w:rPr>
          <w:ins w:id="98700" w:author="מנוע מכני" w:date="2026-10-11T12:04:39Z"/>
        </w:rPr>
      </w:pPr>
      <w:r w:rsidRPr="005E7151">
        <w:t xml:space="preserve">א</w:t>
      </w:r>
      <w:ins w:id="90091" w:author="מנוע מכני" w:date="2026-10-11T12:04:39Z">
        <w:r>
          <w:t xml:space="preserve">ב"א</w:t>
        </w:r>
      </w:ins>
      <w:del w:id="90092" w:author="מנוע מכני" w:date="2026-10-11T12:04:39Z">
        <w:r w:rsidRPr="005E7151">
          <w:delText xml:space="preserve">ב''א</w:delText>
        </w:r>
      </w:del>
      <w:r w:rsidRPr="005E7151">
        <w:t xml:space="preserve">:</w:t>
      </w:r>
    </w:p>
    <w:p w:rsidR="00E403F0" w:rsidRPr="005E7151" w:rsidRDefault="00E403F0" w:rsidP="00E403F0">
      <w:pPr>
        <w:pStyle w:val="a2"/>
        <w:numPr>
          <w:ilvl w:val="0"/>
          <w:numId w:val="3"/>
        </w:numPr>
        <w:ind w:left="714" w:hanging="357"/>
        <w:rPr>
          <w:rtl/>
        </w:rPr>
      </w:pPr>
      <w:del w:id="98701" w:author="מנוע מכני" w:date="2026-10-11T12:04:39Z">
        <w:r w:rsidRPr="005E7151">
          <w:rPr>
            <w:rtl/>
          </w:rPr>
          <w:delText xml:space="preserve"> </w:delText>
        </w:r>
      </w:del>
      <w:r w:rsidRPr="005E7151">
        <w:rPr>
          <w:rtl/>
        </w:rPr>
        <w:t xml:space="preserve">שלא יהא חוטא נשכר.</w:t>
      </w:r>
    </w:p>
    <w:p w:rsidR="00E403F0" w:rsidRPr="005E7151" w:rsidRDefault="00E403F0" w:rsidP="00E403F0">
      <w:pPr>
        <w:pStyle w:val="a2"/>
        <w:numPr>
          <w:ilvl w:val="0"/>
          <w:numId w:val="3"/>
        </w:numPr>
        <w:ind w:left="714" w:hanging="357"/>
        <w:rPr>
          <w:rtl/>
        </w:rPr>
      </w:pPr>
      <w:ins w:id="93409" w:author="מנוע מכני" w:date="2026-10-11T12:04:39Z">
        <w:r>
          <w:rPr>
            <w:b/>
            <w:bCs/>
            <w:rtl/>
          </w:rPr>
          <w:t xml:space="preserve">יש</w:t>
        </w:r>
      </w:ins>
      <w:del w:id="93410" w:author="מנוע מכני" w:date="2026-10-11T12:04:39Z">
        <w:r w:rsidRPr="005E7151">
          <w:rPr>
            <w:b/>
            <w:bCs/>
            <w:rtl/>
          </w:rPr>
          <w:delText xml:space="preserve">איכא</w:delText>
        </w:r>
      </w:del>
      <w:r w:rsidRPr="005E7151">
        <w:rPr>
          <w:b/>
          <w:bCs/>
          <w:rtl/>
        </w:rPr>
        <w:t xml:space="preserve"> בינייהו</w:t>
      </w:r>
      <w:r w:rsidRPr="005E7151">
        <w:rPr>
          <w:rtl/>
        </w:rPr>
        <w:t xml:space="preserve"> - דאתניסה ולא בדקה.</w:t>
      </w:r>
    </w:p>
    <w:p w:rsidR="00E403F0" w:rsidRPr="00B078C3" w:rsidRDefault="00E403F0" w:rsidP="00E403F0">
      <w:pPr>
        <w:jc w:val="center"/>
        <w:rPr>
          <w:del w:id="90004" w:author="מנוע עיצוב" w:date="2026-10-11T12:09:26Z"/>
          <w:rFonts w:ascii="FontbitDavid" w:hAnsi="FontbitDavid"/>
          <w:sz w:val="24"/>
          <w:rtl/>
        </w:rPr>
      </w:pPr>
      <w:del w:id="9000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54" w:author="קלוד" w:date="2026-10-11T09:07:21Z">
          <w:pPr>
            <w:pStyle w:val="affff1"/>
            <w:rPr>
              <w:rtl/>
            </w:rPr>
          </w:pPr>
        </w:pPrChange>
      </w:pPr>
      <w:ins w:id="9802" w:author="מספור קטעי משנה" w:date="2026-10-11T09:25:19Z">
        <w:r>
          <w:rPr>
            <w:rStyle w:val="MisparKeta"/>
          </w:rPr>
          <w:t xml:space="preserve">ג. </w:t>
        </w:r>
      </w:ins>
      <w:r w:rsidRPr="00B078C3">
        <w:rPr>
          <w:rtl/>
        </w:rPr>
        <w:t>כל אשה שיש לה וסת [וכו'].</w:t>
      </w:r>
    </w:p>
    <w:p w:rsidR="00E403F0" w:rsidRDefault="00E403F0" w:rsidP="00E403F0">
      <w:pPr>
        <w:rPr>
          <w:rFonts w:ascii="FontbitDavid" w:hAnsi="FontbitDavid"/>
          <w:sz w:val="24"/>
          <w:rtl/>
        </w:rPr>
      </w:pPr>
      <w:r>
        <w:rPr>
          <w:rFonts w:ascii="FontbitDavid" w:hAnsi="FontbitDavid" w:hint="cs"/>
          <w:sz w:val="24"/>
          <w:rtl/>
        </w:rPr>
        <w:t xml:space="preserve">מתני' אפי' כרבנן דמתי' בשעת וסתה ודברי הכל </w:t>
      </w:r>
    </w:p>
    <w:p w:rsidR="00E403F0" w:rsidRDefault="00E403F0" w:rsidP="00E403F0">
      <w:pPr>
        <w:rPr>
          <w:rFonts w:ascii="FontbitDavid" w:hAnsi="FontbitDavid"/>
          <w:sz w:val="24"/>
          <w:rtl/>
        </w:rPr>
      </w:pPr>
      <w:ins w:id="94869" w:author="מנוע מכני" w:date="2026-10-11T12:04:39Z">
        <w:r>
          <w:rPr>
            <w:rFonts w:ascii="FontbitDavid" w:hAnsi="FontbitDavid" w:hint="cs"/>
            <w:sz w:val="24"/>
            <w:rtl/>
          </w:rPr>
          <w:t xml:space="preserve">ומה</w:t>
        </w:r>
      </w:ins>
      <w:del w:id="94870" w:author="מנוע מכני" w:date="2026-10-11T12:04:39Z">
        <w:r>
          <w:rPr>
            <w:rFonts w:ascii="FontbitDavid" w:hAnsi="FontbitDavid" w:hint="cs"/>
            <w:sz w:val="24"/>
            <w:rtl/>
          </w:rPr>
          <w:delText xml:space="preserve">ומאי</w:delText>
        </w:r>
      </w:del>
      <w:r>
        <w:rPr>
          <w:rFonts w:ascii="FontbitDavid" w:hAnsi="FontbitDavid" w:hint="cs"/>
          <w:sz w:val="24"/>
          <w:rtl/>
        </w:rPr>
        <w:t xml:space="preserve"> דאמרו ד</w:t>
      </w:r>
      <w:r w:rsidRPr="00B078C3">
        <w:rPr>
          <w:rFonts w:ascii="FontbitDavid" w:hAnsi="FontbitDavid"/>
          <w:sz w:val="24"/>
          <w:rtl/>
        </w:rPr>
        <w:t>ארבע נשים דיין שעתן, בתולה, מעוברת, מניקה, וזקנה.</w:t>
      </w:r>
    </w:p>
    <w:p>
      <w:pPr>
        <w:pStyle w:val="38"/>
        <w:rPr>
          <w:ins w:id="98702" w:author="מנוע מכני" w:date="2026-10-11T12:04:39Z"/>
        </w:rPr>
      </w:pPr>
      <w:ins w:id="93411" w:author="מנוע מכני" w:date="2026-10-11T12:04:39Z">
        <w:r>
          <w:t xml:space="preserve">וחלקו</w:t>
        </w:r>
      </w:ins>
    </w:p>
    <w:p w:rsidR="00E403F0" w:rsidRDefault="00E403F0" w:rsidP="00E403F0">
      <w:pPr>
        <w:rPr>
          <w:rFonts w:ascii="FontbitDavid" w:hAnsi="FontbitDavid"/>
          <w:sz w:val="24"/>
          <w:rtl/>
        </w:rPr>
      </w:pPr>
      <w:del w:id="93412" w:author="מנוע מכני" w:date="2026-10-11T12:04:39Z">
        <w:r>
          <w:rPr>
            <w:rFonts w:ascii="FontbitDavid" w:hAnsi="FontbitDavid" w:hint="cs"/>
            <w:sz w:val="24"/>
            <w:rtl/>
          </w:rPr>
          <w:delText xml:space="preserve">ופליגי</w:delText>
        </w:r>
      </w:del>
      <w:del w:id="98703" w:author="מנוע מכני" w:date="2026-10-11T12:04:39Z">
        <w:r>
          <w:rPr>
            <w:rFonts w:ascii="FontbitDavid" w:hAnsi="FontbitDavid" w:hint="cs"/>
            <w:sz w:val="24"/>
            <w:rtl/>
          </w:rPr>
          <w:delText xml:space="preserve"> </w:delText>
        </w:r>
      </w:del>
      <w:r>
        <w:rPr>
          <w:rFonts w:ascii="FontbitDavid" w:hAnsi="FontbitDavid" w:hint="cs"/>
          <w:sz w:val="24"/>
          <w:rtl/>
        </w:rPr>
        <w:t xml:space="preserve">אר' דוסא דדיה</w:t>
      </w:r>
      <w:ins w:id="96507" w:author="מנוע מכני" w:date="2026-10-11T12:04:39Z">
        <w:r>
          <w:rPr>
            <w:rFonts w:ascii="FontbitDavid" w:hAnsi="FontbitDavid" w:hint="cs"/>
            <w:sz w:val="24"/>
            <w:rtl/>
          </w:rPr>
          <w:t xml:space="preserve"> </w:t>
        </w:r>
      </w:ins>
      <w:del w:id="96508" w:author="מנוע מכני" w:date="2026-10-11T12:04:39Z">
        <w:r>
          <w:rPr>
            <w:rFonts w:ascii="FontbitDavid" w:hAnsi="FontbitDavid" w:hint="cs"/>
            <w:sz w:val="24"/>
            <w:rtl/>
          </w:rPr>
          <w:delText xml:space="preserve">  </w:delText>
        </w:r>
      </w:del>
      <w:r>
        <w:rPr>
          <w:rFonts w:ascii="FontbitDavid" w:hAnsi="FontbitDavid" w:hint="cs"/>
          <w:sz w:val="24"/>
          <w:rtl/>
        </w:rPr>
        <w:t xml:space="preserve">שעתה היינו אפי' בשלא בשעת וסתה </w:t>
      </w:r>
    </w:p>
    <w:p>
      <w:pPr>
        <w:pStyle w:val="afffff8"/>
        <w:rPr>
          <w:ins w:id="90715" w:author="קלוד" w:date="2026-10-11T12:23:38Z"/>
        </w:rPr>
      </w:pPr>
      <w:ins w:id="90716" w:author="קלוד" w:date="2026-10-11T12:23:38Z">
        <w:r>
          <w:rPr>
            <w:color w:val="7B3F00"/>
          </w:rPr>
          <w:t xml:space="preserve">אשה שיש לה וסת - כתמה טמא למפרע</w:t>
        </w:r>
      </w:ins>
    </w:p>
    <w:p w:rsidR="00E403F0" w:rsidRDefault="00E403F0" w:rsidP="00E403F0">
      <w:pPr>
        <w:rPr>
          <w:rFonts w:ascii="FontbitDavid" w:hAnsi="FontbitDavid"/>
          <w:sz w:val="24"/>
          <w:rtl/>
        </w:rPr>
      </w:pPr>
      <w:r w:rsidRPr="001A463B">
        <w:rPr>
          <w:rFonts w:ascii="FontbitDavid" w:hAnsi="FontbitDavid" w:hint="cs"/>
          <w:b/>
          <w:bCs/>
          <w:sz w:val="24"/>
          <w:rtl/>
        </w:rPr>
        <w:t>ב.</w:t>
      </w:r>
      <w:ins w:id="96509" w:author="מנוע מכני" w:date="2026-10-11T12:04:39Z">
        <w:r>
          <w:rPr>
            <w:rFonts w:ascii="FontbitDavid" w:hAnsi="FontbitDavid" w:hint="cs"/>
            <w:sz w:val="24"/>
            <w:rtl/>
          </w:rPr>
          <w:t xml:space="preserve"> </w:t>
        </w:r>
      </w:ins>
      <w:del w:id="96510" w:author="מנוע מכני" w:date="2026-10-11T12:04:39Z">
        <w:r>
          <w:rPr>
            <w:rFonts w:ascii="FontbitDavid" w:hAnsi="FontbitDavid" w:hint="cs"/>
            <w:sz w:val="24"/>
            <w:rtl/>
          </w:rPr>
          <w:delText xml:space="preserve">  </w:delText>
        </w:r>
      </w:del>
      <w:r w:rsidRPr="00B078C3">
        <w:rPr>
          <w:rFonts w:ascii="FontbitDavid" w:hAnsi="FontbitDavid"/>
          <w:sz w:val="24"/>
          <w:rtl/>
        </w:rPr>
        <w:t>מאן תנא להא ד</w:t>
      </w:r>
      <w:r w:rsidRPr="0038037E">
        <w:rPr>
          <w:rFonts w:ascii="FontbitDavid" w:hAnsi="FontbitDavid"/>
          <w:b/>
          <w:bCs/>
          <w:sz w:val="24"/>
          <w:rtl/>
        </w:rPr>
        <w:t>ת"ר</w:t>
      </w:r>
      <w:r w:rsidRPr="00B078C3">
        <w:rPr>
          <w:rFonts w:ascii="FontbitDavid" w:hAnsi="FontbitDavid"/>
          <w:sz w:val="24"/>
          <w:rtl/>
        </w:rPr>
        <w:t xml:space="preserve">: אשה שיש לה וסת כתמה טמא למפרע, </w:t>
      </w:r>
    </w:p>
    <w:p w:rsidR="00E403F0" w:rsidRDefault="00E403F0" w:rsidP="00E403F0">
      <w:pPr>
        <w:ind w:firstLine="266"/>
        <w:rPr>
          <w:rFonts w:ascii="FontbitDavid" w:hAnsi="FontbitDavid"/>
          <w:sz w:val="24"/>
          <w:rtl/>
        </w:rPr>
      </w:pPr>
      <w:r w:rsidRPr="00B078C3">
        <w:rPr>
          <w:rFonts w:ascii="FontbitDavid" w:hAnsi="FontbitDavid"/>
          <w:sz w:val="24"/>
          <w:rtl/>
        </w:rPr>
        <w:t xml:space="preserve">שאם תראה שלא בשעת וסתה - מטמאה מעת לעת נימא רבנן היא ולא </w:t>
      </w:r>
      <w:r w:rsidRPr="00B078C3">
        <w:rPr>
          <w:rStyle w:val="2fb"/>
          <w:rFonts w:ascii="FontbitDavid" w:hAnsi="FontbitDavid"/>
          <w:sz w:val="24"/>
          <w:rtl/>
        </w:rPr>
        <w:t xml:space="preserve">רבי</w:t>
      </w:r>
      <w:r w:rsidRPr="00B078C3">
        <w:rPr>
          <w:rFonts w:ascii="FontbitDavid" w:hAnsi="FontbitDavid"/>
          <w:sz w:val="24"/>
          <w:rtl/>
        </w:rPr>
        <w:t xml:space="preserve"> דוסא? </w:t>
      </w:r>
    </w:p>
    <w:p w:rsidR="00E403F0" w:rsidRPr="001A463B" w:rsidRDefault="00E403F0" w:rsidP="00E403F0">
      <w:pPr>
        <w:pStyle w:val="a2"/>
        <w:numPr>
          <w:ilvl w:val="0"/>
          <w:numId w:val="3"/>
        </w:numPr>
        <w:ind w:left="714" w:hanging="357"/>
      </w:pPr>
      <w:ins w:id="92887" w:author="מנוע מכני" w:date="2026-10-11T12:04:39Z">
        <w:r>
          <w:rPr>
            <w:rFonts w:hint="cs"/>
            <w:rtl/>
          </w:rPr>
          <w:t xml:space="preserve">דאפי'</w:t>
        </w:r>
      </w:ins>
      <w:del w:id="92888" w:author="מנוע מכני" w:date="2026-10-11T12:04:39Z">
        <w:r>
          <w:rPr>
            <w:rFonts w:hint="cs"/>
            <w:rtl/>
          </w:rPr>
          <w:delText xml:space="preserve">ד</w:delText>
        </w:r>
        <w:r w:rsidRPr="005E7151">
          <w:rPr>
            <w:rtl/>
          </w:rPr>
          <w:delText xml:space="preserve">אפילו</w:delText>
        </w:r>
      </w:del>
      <w:r w:rsidRPr="005E7151">
        <w:rPr>
          <w:rtl/>
        </w:rPr>
        <w:t xml:space="preserve"> </w:t>
      </w:r>
      <w:ins w:id="97857" w:author="מנוע מכני" w:date="2026-10-11T12:04:39Z">
        <w:r>
          <w:rPr>
            <w:rtl/>
          </w:rPr>
          <w:t xml:space="preserve">תאמר</w:t>
        </w:r>
      </w:ins>
      <w:del w:id="97858" w:author="מנוע מכני" w:date="2026-10-11T12:04:39Z">
        <w:r w:rsidRPr="005E7151">
          <w:rPr>
            <w:rtl/>
          </w:rPr>
          <w:delText xml:space="preserve">תימא</w:delText>
        </w:r>
      </w:del>
      <w:r w:rsidRPr="005E7151">
        <w:rPr>
          <w:rtl/>
        </w:rPr>
        <w:t xml:space="preserve"> </w:t>
      </w:r>
      <w:r w:rsidRPr="005E7151">
        <w:rPr>
          <w:rStyle w:val="2fb"/>
          <w:rtl/>
        </w:rPr>
        <w:t xml:space="preserve">רבי</w:t>
      </w:r>
      <w:r w:rsidRPr="005E7151">
        <w:rPr>
          <w:rtl/>
        </w:rPr>
        <w:t xml:space="preserve"> דוסא, </w:t>
      </w:r>
      <w:r>
        <w:rPr>
          <w:rFonts w:hint="cs"/>
          <w:rtl/>
        </w:rPr>
        <w:t xml:space="preserve">פליג ארבנן רק בשעת ווסתה אבל שלא בשעת ווסתה מודי </w:t>
      </w:r>
    </w:p>
    <w:p w:rsidR="00E403F0" w:rsidRPr="001A463B" w:rsidRDefault="00E403F0" w:rsidP="00E403F0">
      <w:pPr>
        <w:pStyle w:val="afff3"/>
        <w:framePr w:wrap="around"/>
        <w:rPr>
          <w:rtl/>
        </w:rPr>
      </w:pPr>
      <w:r>
        <w:rPr>
          <w:rFonts w:hint="cs"/>
          <w:rtl/>
        </w:rPr>
        <w:t>ה.</w:t>
      </w:r>
    </w:p>
    <w:p w:rsidR="00E403F0" w:rsidRPr="00B078C3" w:rsidRDefault="00E403F0" w:rsidP="00E403F0">
      <w:pPr>
        <w:ind w:left="1174"/>
        <w:rPr>
          <w:rFonts w:ascii="FontbitDavid" w:hAnsi="FontbitDavid"/>
          <w:sz w:val="24"/>
          <w:rtl/>
        </w:rPr>
      </w:pPr>
      <w:r w:rsidRPr="00B078C3">
        <w:rPr>
          <w:rFonts w:ascii="FontbitDavid" w:hAnsi="FontbitDavid"/>
          <w:sz w:val="24"/>
          <w:rtl/>
        </w:rPr>
        <w:t>ומתניתין - בשעת וסתה, ור' דוסא היא, וברייתא - דברי הכל.</w:t>
      </w:r>
    </w:p>
    <w:p w:rsidR="00E403F0" w:rsidRPr="00B078C3" w:rsidRDefault="00E403F0" w:rsidP="00E403F0">
      <w:pPr>
        <w:ind w:left="1174"/>
        <w:rPr>
          <w:rFonts w:ascii="FontbitDavid" w:hAnsi="FontbitDavid"/>
          <w:sz w:val="24"/>
          <w:rtl/>
        </w:rPr>
      </w:pPr>
      <w:r>
        <w:rPr>
          <w:rFonts w:ascii="FontbitDavid" w:hAnsi="FontbitDavid" w:hint="cs"/>
          <w:sz w:val="24"/>
          <w:rtl/>
        </w:rPr>
        <w:t>ולא מוקמי' איפכא ד</w:t>
      </w:r>
      <w:r w:rsidRPr="00B078C3">
        <w:rPr>
          <w:rFonts w:ascii="FontbitDavid" w:hAnsi="FontbitDavid"/>
          <w:sz w:val="24"/>
          <w:rtl/>
        </w:rPr>
        <w:t xml:space="preserve">כיון </w:t>
      </w:r>
      <w:ins w:id="93413" w:author="מנוע מכני" w:date="2026-10-11T12:04:39Z">
        <w:r>
          <w:rPr>
            <w:rFonts w:ascii="FontbitDavid" w:hAnsi="FontbitDavid"/>
            <w:sz w:val="24"/>
            <w:rtl/>
          </w:rPr>
          <w:t xml:space="preserve">דיש</w:t>
        </w:r>
      </w:ins>
      <w:del w:id="93414"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לאוקומי לקולא ולחומרא - לחומרא </w:t>
      </w:r>
      <w:ins w:id="94871" w:author="מנוע מכני" w:date="2026-10-11T12:04:39Z">
        <w:r>
          <w:rPr>
            <w:rFonts w:ascii="FontbitDavid" w:hAnsi="FontbitDavid"/>
            <w:sz w:val="24"/>
            <w:rtl/>
          </w:rPr>
          <w:t xml:space="preserve">מעמידים</w:t>
        </w:r>
      </w:ins>
      <w:del w:id="94872" w:author="מנוע מכני" w:date="2026-10-11T12:04:39Z">
        <w:r w:rsidRPr="00B078C3">
          <w:rPr>
            <w:rFonts w:ascii="FontbitDavid" w:hAnsi="FontbitDavid"/>
            <w:sz w:val="24"/>
            <w:rtl/>
          </w:rPr>
          <w:delText xml:space="preserve">מוקמינן</w:delText>
        </w:r>
      </w:del>
      <w:r w:rsidRPr="00B078C3">
        <w:rPr>
          <w:rFonts w:ascii="FontbitDavid" w:hAnsi="FontbitDavid"/>
          <w:sz w:val="24"/>
          <w:rtl/>
        </w:rPr>
        <w:t xml:space="preserve">.</w:t>
      </w:r>
    </w:p>
    <w:p w:rsidR="00E403F0" w:rsidRDefault="00E403F0" w:rsidP="00E403F0">
      <w:pPr>
        <w:rPr>
          <w:rFonts w:ascii="FontbitDavid" w:hAnsi="FontbitDavid"/>
          <w:sz w:val="24"/>
          <w:rtl/>
        </w:rPr>
      </w:pPr>
      <w:r w:rsidRPr="00B078C3">
        <w:rPr>
          <w:rFonts w:ascii="FontbitDavid" w:hAnsi="FontbitDavid"/>
          <w:sz w:val="24"/>
          <w:rtl/>
        </w:rPr>
        <w:t xml:space="preserve">קתני שאם תראה שלא בשעת וסתה - מטמאה מעת לעת, </w:t>
      </w:r>
      <w:r w:rsidRPr="00811CA2">
        <w:rPr>
          <w:rFonts w:ascii="FontbitDavid" w:hAnsi="FontbitDavid"/>
          <w:b/>
          <w:bCs/>
          <w:sz w:val="24"/>
          <w:rtl/>
        </w:rPr>
        <w:t>טעמא</w:t>
      </w:r>
      <w:r w:rsidRPr="00B078C3">
        <w:rPr>
          <w:rFonts w:ascii="FontbitDavid" w:hAnsi="FontbitDavid"/>
          <w:sz w:val="24"/>
          <w:rtl/>
        </w:rPr>
        <w:t xml:space="preserve"> - דאשה שיש לה וסת הוא, </w:t>
      </w:r>
    </w:p>
    <w:p w:rsidR="00E403F0" w:rsidRPr="00017C1D" w:rsidRDefault="00E403F0" w:rsidP="00E403F0">
      <w:pPr>
        <w:ind w:firstLine="0"/>
        <w:rPr>
          <w:rFonts w:ascii="FontbitDavid" w:hAnsi="FontbitDavid"/>
          <w:spacing w:val="-4"/>
          <w:sz w:val="24"/>
          <w:rtl/>
        </w:rPr>
      </w:pPr>
      <w:ins w:id="93415" w:author="מנוע מכני" w:date="2026-10-11T12:04:39Z">
        <w:r>
          <w:rPr>
            <w:rFonts w:ascii="FontbitDavid" w:hAnsi="FontbitDavid"/>
            <w:spacing w:val="-4"/>
            <w:sz w:val="24"/>
            <w:rtl/>
          </w:rPr>
          <w:t xml:space="preserve">דחלקו</w:t>
        </w:r>
      </w:ins>
      <w:del w:id="93416" w:author="מנוע מכני" w:date="2026-10-11T12:04:39Z">
        <w:r w:rsidRPr="00017C1D">
          <w:rPr>
            <w:rFonts w:ascii="FontbitDavid" w:hAnsi="FontbitDavid"/>
            <w:spacing w:val="-4"/>
            <w:sz w:val="24"/>
            <w:rtl/>
          </w:rPr>
          <w:delText xml:space="preserve">דפליגי</w:delText>
        </w:r>
      </w:del>
      <w:r w:rsidRPr="00017C1D">
        <w:rPr>
          <w:rFonts w:ascii="FontbitDavid" w:hAnsi="FontbitDavid"/>
          <w:spacing w:val="-4"/>
          <w:sz w:val="24"/>
          <w:rtl/>
        </w:rPr>
        <w:t xml:space="preserve"> רבנן בין כתמה לראייתה, </w:t>
      </w:r>
      <w:r w:rsidRPr="00017C1D">
        <w:rPr>
          <w:rFonts w:ascii="FontbitDavid" w:hAnsi="FontbitDavid"/>
          <w:b/>
          <w:bCs/>
          <w:spacing w:val="-4"/>
          <w:sz w:val="24"/>
          <w:rtl/>
        </w:rPr>
        <w:t>הא</w:t>
      </w:r>
      <w:r w:rsidRPr="00017C1D">
        <w:rPr>
          <w:rFonts w:ascii="FontbitDavid" w:hAnsi="FontbitDavid"/>
          <w:spacing w:val="-4"/>
          <w:sz w:val="24"/>
          <w:rtl/>
        </w:rPr>
        <w:t xml:space="preserve"> שאר נשים שאמרו חכמים דיין שעתן - כתמן כראייתן </w:t>
      </w:r>
    </w:p>
    <w:p w:rsidR="00E403F0" w:rsidRPr="00B078C3" w:rsidRDefault="00E403F0" w:rsidP="00E403F0">
      <w:pPr>
        <w:rPr>
          <w:rFonts w:ascii="FontbitDavid" w:hAnsi="FontbitDavid"/>
          <w:sz w:val="24"/>
          <w:rtl/>
        </w:rPr>
      </w:pPr>
      <w:r w:rsidRPr="00B078C3">
        <w:rPr>
          <w:rFonts w:ascii="FontbitDavid" w:hAnsi="FontbitDavid"/>
          <w:sz w:val="24"/>
          <w:rtl/>
        </w:rPr>
        <w:t xml:space="preserve">מני </w:t>
      </w:r>
      <w:ins w:id="92889" w:author="מנוע מכני" w:date="2026-10-11T12:04:39Z">
        <w:r>
          <w:rPr>
            <w:rStyle w:val="2fb"/>
            <w:rFonts w:ascii="FontbitDavid" w:hAnsi="FontbitDavid"/>
            <w:sz w:val="24"/>
            <w:rtl/>
          </w:rPr>
          <w:t xml:space="preserve">ר"ח</w:t>
        </w:r>
      </w:ins>
      <w:del w:id="92890" w:author="מנוע מכני" w:date="2026-10-11T12:04:39Z">
        <w:r w:rsidRPr="00B078C3">
          <w:rPr>
            <w:rFonts w:ascii="FontbitDavid" w:hAnsi="FontbitDavid"/>
            <w:sz w:val="24"/>
            <w:rtl/>
          </w:rPr>
          <w:delText xml:space="preserve">רבי חנינא</w:delText>
        </w:r>
      </w:del>
      <w:r w:rsidRPr="00B078C3">
        <w:rPr>
          <w:rFonts w:ascii="FontbitDavid" w:hAnsi="FontbitDavid"/>
          <w:sz w:val="24"/>
          <w:rtl/>
        </w:rPr>
        <w:t xml:space="preserve"> בן אנטיגנוס היא</w:t>
      </w:r>
      <w:r>
        <w:rPr>
          <w:rFonts w:ascii="FontbitDavid" w:hAnsi="FontbitDavid" w:hint="cs"/>
          <w:sz w:val="24"/>
          <w:rtl/>
        </w:rPr>
        <w:t>,</w:t>
      </w:r>
      <w:r w:rsidRPr="00B078C3">
        <w:rPr>
          <w:rFonts w:ascii="FontbitDavid" w:hAnsi="FontbitDavid"/>
          <w:sz w:val="24"/>
          <w:rtl/>
        </w:rPr>
        <w:t xml:space="preserve"> </w:t>
      </w:r>
      <w:r w:rsidRPr="00B078C3">
        <w:rPr>
          <w:rStyle w:val="2fb"/>
          <w:rFonts w:ascii="FontbitDavid" w:hAnsi="FontbitDavid"/>
          <w:sz w:val="24"/>
          <w:rtl/>
        </w:rPr>
        <w:t xml:space="preserve">ד</w:t>
      </w:r>
      <w:r>
        <w:rPr>
          <w:rStyle w:val="2fb"/>
          <w:rFonts w:ascii="FontbitDavid" w:hAnsi="FontbitDavid" w:hint="cs"/>
          <w:sz w:val="24"/>
          <w:rtl/>
        </w:rPr>
        <w:t xml:space="preserve">א</w:t>
      </w:r>
      <w:ins w:id="90093" w:author="מנוע מכני" w:date="2026-10-11T12:04:39Z">
        <w:r>
          <w:rPr>
            <w:rStyle w:val="2fb"/>
            <w:rFonts w:ascii="FontbitDavid" w:hAnsi="FontbitDavid" w:hint="cs"/>
            <w:sz w:val="24"/>
            <w:rtl/>
          </w:rPr>
          <w:t xml:space="preserve">ר"י</w:t>
        </w:r>
      </w:ins>
      <w:del w:id="90094"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w:t>
      </w:r>
      <w:r>
        <w:rPr>
          <w:rStyle w:val="2fb"/>
          <w:rFonts w:ascii="FontbitDavid" w:hAnsi="FontbitDavid" w:hint="cs"/>
          <w:sz w:val="24"/>
          <w:rtl/>
        </w:rPr>
        <w:t xml:space="preserve">משמואל</w:t>
      </w:r>
      <w:r>
        <w:rPr>
          <w:rFonts w:ascii="FontbitDavid" w:hAnsi="FontbitDavid" w:hint="cs"/>
          <w:sz w:val="24"/>
          <w:rtl/>
        </w:rPr>
        <w:t xml:space="preserve"> </w:t>
      </w:r>
      <w:r>
        <w:rPr>
          <w:rStyle w:val="2fb"/>
          <w:rFonts w:ascii="FontbitDavid" w:hAnsi="FontbitDavid" w:hint="cs"/>
          <w:sz w:val="24"/>
          <w:rtl/>
        </w:rPr>
        <w:t xml:space="preserve">מרח</w:t>
      </w:r>
      <w:ins w:id="90095" w:author="מנוע מכני" w:date="2026-10-11T12:04:39Z">
        <w:r>
          <w:rPr>
            <w:rStyle w:val="2fb"/>
            <w:rFonts w:ascii="FontbitDavid" w:hAnsi="FontbitDavid" w:hint="cs"/>
            <w:sz w:val="24"/>
            <w:rtl/>
          </w:rPr>
          <w:t xml:space="preserve">ב"א</w:t>
        </w:r>
      </w:ins>
      <w:del w:id="90096" w:author="מנוע מכני" w:date="2026-10-11T12:04:39Z">
        <w:r>
          <w:rPr>
            <w:rFonts w:ascii="FontbitDavid" w:hAnsi="FontbitDavid" w:hint="cs"/>
            <w:sz w:val="24"/>
            <w:rtl/>
          </w:rPr>
          <w:delText xml:space="preserve">ב''א</w:delText>
        </w:r>
      </w:del>
      <w:r>
        <w:rPr>
          <w:rFonts w:ascii="FontbitDavid" w:hAnsi="FontbitDavid" w:hint="cs"/>
          <w:sz w:val="24"/>
          <w:rtl/>
        </w:rPr>
        <w:t xml:space="preserve">: </w:t>
      </w:r>
      <w:r w:rsidRPr="00B078C3">
        <w:rPr>
          <w:rFonts w:ascii="FontbitDavid" w:hAnsi="FontbitDavid"/>
          <w:sz w:val="24"/>
          <w:rtl/>
        </w:rPr>
        <w:t>כל הנשים כתמן טמא למפרע ונשים שאמרו חכמים דיין שעתן כתמן כראייתן</w:t>
      </w:r>
      <w:r>
        <w:rPr>
          <w:rFonts w:ascii="FontbitDavid" w:hAnsi="FontbitDavid" w:hint="cs"/>
          <w:sz w:val="24"/>
          <w:rtl/>
        </w:rPr>
        <w:t>,</w:t>
      </w:r>
      <w:r w:rsidRPr="00B078C3">
        <w:rPr>
          <w:rFonts w:ascii="FontbitDavid" w:hAnsi="FontbitDavid"/>
          <w:sz w:val="24"/>
          <w:rtl/>
        </w:rPr>
        <w:t xml:space="preserve"> חוץ מתינוקת שלא הגיע זמנה לראות </w:t>
      </w:r>
      <w:ins w:id="92891" w:author="מנוע מכני" w:date="2026-10-11T12:04:39Z">
        <w:r>
          <w:rPr>
            <w:rFonts w:ascii="FontbitDavid" w:hAnsi="FontbitDavid"/>
            <w:sz w:val="24"/>
            <w:rtl/>
          </w:rPr>
          <w:t xml:space="preserve">שאפי'</w:t>
        </w:r>
      </w:ins>
      <w:del w:id="92892" w:author="מנוע מכני" w:date="2026-10-11T12:04:39Z">
        <w:r w:rsidRPr="00B078C3">
          <w:rPr>
            <w:rFonts w:ascii="FontbitDavid" w:hAnsi="FontbitDavid"/>
            <w:sz w:val="24"/>
            <w:rtl/>
          </w:rPr>
          <w:delText xml:space="preserve">שאפילו</w:delText>
        </w:r>
      </w:del>
      <w:r w:rsidRPr="00B078C3">
        <w:rPr>
          <w:rFonts w:ascii="FontbitDavid" w:hAnsi="FontbitDavid"/>
          <w:sz w:val="24"/>
          <w:rtl/>
        </w:rPr>
        <w:t xml:space="preserve"> סדינין שלה מלוכלכין בדם אין חוששין לה.</w:t>
      </w:r>
    </w:p>
    <w:p>
      <w:pPr>
        <w:pStyle w:val="afffff8"/>
        <w:rPr>
          <w:ins w:id="90713" w:author="קלוד" w:date="2026-10-11T12:23:38Z"/>
        </w:rPr>
      </w:pPr>
      <w:ins w:id="90714" w:author="קלוד" w:date="2026-10-11T12:23:38Z">
        <w:r>
          <w:rPr>
            <w:color w:val="7B3F00"/>
          </w:rPr>
          <w:t xml:space="preserve">האם יש כתם לנשים דיין שעתן - ר"מ ור"ח</w:t>
        </w:r>
      </w:ins>
    </w:p>
    <w:p>
      <w:pPr>
        <w:pStyle w:val="38"/>
        <w:rPr>
          <w:ins w:id="98704" w:author="מנוע מכני" w:date="2026-10-11T12:04:39Z"/>
        </w:rPr>
      </w:pPr>
      <w:r w:rsidRPr="00017C1D">
        <w:t xml:space="preserve">ומי </w:t>
      </w:r>
      <w:ins w:id="94873" w:author="מנוע מכני" w:date="2026-10-11T12:04:39Z">
        <w:r>
          <w:t xml:space="preserve">יש</w:t>
        </w:r>
      </w:ins>
      <w:del w:id="94874" w:author="מנוע מכני" w:date="2026-10-11T12:04:39Z">
        <w:r w:rsidRPr="00017C1D">
          <w:delText xml:space="preserve">אית</w:delText>
        </w:r>
      </w:del>
      <w:r w:rsidRPr="00017C1D">
        <w:t xml:space="preserve"> </w:t>
      </w:r>
      <w:r w:rsidRPr="00017C1D">
        <w:t xml:space="preserve">ל</w:t>
      </w:r>
      <w:ins w:id="90097" w:author="מנוע מכני" w:date="2026-10-11T12:04:39Z">
        <w:r>
          <w:t xml:space="preserve">ר"ח</w:t>
        </w:r>
      </w:ins>
      <w:del w:id="90098" w:author="מנוע מכני" w:date="2026-10-11T12:04:39Z">
        <w:r w:rsidRPr="00017C1D">
          <w:delText xml:space="preserve">ר''ח</w:delText>
        </w:r>
      </w:del>
      <w:r w:rsidRPr="00017C1D">
        <w:t xml:space="preserve"> </w:t>
      </w:r>
      <w:r w:rsidRPr="00017C1D">
        <w:t xml:space="preserve">כתם כלל?</w:t>
      </w:r>
    </w:p>
    <w:p w:rsidR="00E403F0" w:rsidRPr="00017C1D" w:rsidRDefault="00E403F0" w:rsidP="00E403F0">
      <w:pPr>
        <w:pStyle w:val="a3"/>
        <w:rPr>
          <w:spacing w:val="-8"/>
          <w:rtl/>
        </w:rPr>
      </w:pPr>
      <w:del w:id="98705" w:author="מנוע מכני" w:date="2026-10-11T12:04:39Z">
        <w:r w:rsidRPr="00017C1D">
          <w:rPr>
            <w:spacing w:val="-8"/>
            <w:rtl/>
          </w:rPr>
          <w:delText xml:space="preserve"> </w:delText>
        </w:r>
      </w:del>
      <w:r w:rsidRPr="00017C1D">
        <w:rPr>
          <w:spacing w:val="-8"/>
          <w:rtl/>
        </w:rPr>
        <w:t xml:space="preserve">והתניא, כל הנשים כתמן טמא, ונשים שאמרו חכמים דיין שעתן - כתמן טמא, </w:t>
      </w:r>
    </w:p>
    <w:p>
      <w:pPr>
        <w:pStyle w:val="38"/>
        <w:rPr>
          <w:ins w:id="98706" w:author="מנוע מכני" w:date="2026-10-11T12:04:39Z"/>
        </w:rPr>
      </w:pPr>
      <w:r w:rsidRPr="00017C1D">
        <w:t>ר</w:t>
      </w:r>
      <w:r w:rsidRPr="00017C1D">
        <w:t xml:space="preserve">ח</w:t>
      </w:r>
      <w:ins w:id="90099" w:author="מנוע מכני" w:date="2026-10-11T12:04:39Z">
        <w:r>
          <w:t xml:space="preserve">ב"א</w:t>
        </w:r>
      </w:ins>
      <w:del w:id="90100" w:author="מנוע מכני" w:date="2026-10-11T12:04:39Z">
        <w:r w:rsidRPr="00017C1D">
          <w:delText xml:space="preserve">ב''א</w:delText>
        </w:r>
      </w:del>
      <w:del w:id="101643" w:author="מנוע מכני" w:date="2026-10-11T12:04:39Z">
        <w:r w:rsidRPr="00017C1D">
          <w:delText xml:space="preserve"> </w:delText>
        </w:r>
        <w:r w:rsidRPr="00017C1D">
          <w:delText xml:space="preserve">אומר</w:delText>
        </w:r>
      </w:del>
      <w:r w:rsidRPr="00017C1D">
        <w:t xml:space="preserve">:</w:t>
      </w:r>
    </w:p>
    <w:p w:rsidR="00E403F0" w:rsidRPr="00017C1D" w:rsidRDefault="00E403F0" w:rsidP="00E403F0">
      <w:pPr>
        <w:rPr>
          <w:rFonts w:ascii="FontbitDavid" w:hAnsi="FontbitDavid"/>
          <w:spacing w:val="-4"/>
          <w:sz w:val="24"/>
          <w:rtl/>
        </w:rPr>
      </w:pPr>
      <w:del w:id="98707"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נשים שאמרו חכמים דיין שעתן אין להן כתם</w:t>
      </w:r>
      <w:r w:rsidRPr="00017C1D">
        <w:rPr>
          <w:rFonts w:ascii="FontbitDavid" w:hAnsi="FontbitDavid" w:hint="cs"/>
          <w:spacing w:val="-4"/>
          <w:sz w:val="24"/>
          <w:rtl/>
        </w:rPr>
        <w:t>,</w:t>
      </w:r>
      <w:r w:rsidRPr="00017C1D">
        <w:rPr>
          <w:rFonts w:ascii="FontbitDavid" w:hAnsi="FontbitDavid"/>
          <w:spacing w:val="-4"/>
          <w:sz w:val="24"/>
          <w:rtl/>
        </w:rPr>
        <w:t xml:space="preserve"> </w:t>
      </w:r>
      <w:r w:rsidRPr="00017C1D">
        <w:rPr>
          <w:rFonts w:ascii="FontbitDavid" w:hAnsi="FontbitDavid" w:hint="cs"/>
          <w:spacing w:val="-4"/>
          <w:sz w:val="24"/>
          <w:rtl/>
        </w:rPr>
        <w:t xml:space="preserve">ולכאו' היינו למפרע אבל להבא כן </w:t>
      </w:r>
    </w:p>
    <w:p>
      <w:pPr>
        <w:pStyle w:val="38"/>
        <w:rPr>
          <w:ins w:id="98708" w:author="מנוע מכני" w:date="2026-10-11T12:04:39Z"/>
        </w:rPr>
      </w:pPr>
      <w:r w:rsidRPr="00B078C3">
        <w:t xml:space="preserve">מכלל</w:t>
      </w:r>
    </w:p>
    <w:p w:rsidR="00E403F0" w:rsidRPr="001A463B" w:rsidRDefault="00E403F0" w:rsidP="00E403F0">
      <w:pPr>
        <w:rPr>
          <w:rFonts w:ascii="FontbitDavid" w:hAnsi="FontbitDavid"/>
          <w:sz w:val="24"/>
          <w:rtl/>
        </w:rPr>
      </w:pPr>
      <w:del w:id="987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דתנא </w:t>
      </w:r>
      <w:ins w:id="97073" w:author="מנוע מכני" w:date="2026-10-11T12:04:39Z">
        <w:r>
          <w:rPr>
            <w:rFonts w:ascii="FontbitDavid" w:hAnsi="FontbitDavid"/>
            <w:sz w:val="24"/>
            <w:rtl/>
          </w:rPr>
          <w:t xml:space="preserve">ראשון</w:t>
        </w:r>
      </w:ins>
      <w:del w:id="97074" w:author="מנוע מכני" w:date="2026-10-11T12:04:39Z">
        <w:r w:rsidRPr="00B078C3">
          <w:rPr>
            <w:rFonts w:ascii="FontbitDavid" w:hAnsi="FontbitDavid"/>
            <w:sz w:val="24"/>
            <w:rtl/>
          </w:rPr>
          <w:delText xml:space="preserve">קמא</w:delText>
        </w:r>
      </w:del>
      <w:r w:rsidRPr="00B078C3">
        <w:rPr>
          <w:rFonts w:ascii="FontbitDavid" w:hAnsi="FontbitDavid"/>
          <w:sz w:val="24"/>
          <w:rtl/>
        </w:rPr>
        <w:t xml:space="preserve"> סבר אפי' למפרע?</w:t>
      </w:r>
      <w:ins w:id="96511" w:author="מנוע מכני" w:date="2026-10-11T12:04:39Z">
        <w:ins w:id="96513" w:author="מנוע מכני" w:date="2026-10-11T12:04:39Z">
          <w:ins w:id="96515" w:author="מנוע מכני" w:date="2026-10-11T12:04:39Z">
            <w:r>
              <w:rPr>
                <w:rFonts w:ascii="FontbitDavid" w:hAnsi="FontbitDavid"/>
                <w:sz w:val="24"/>
                <w:rtl/>
              </w:rPr>
              <w:t xml:space="preserve"> </w:t>
            </w:r>
          </w:ins>
          <w:del w:id="96516" w:author="מנוע מכני" w:date="2026-10-11T12:04:39Z">
            <w:r>
              <w:rPr>
                <w:rFonts w:ascii="FontbitDavid" w:hAnsi="FontbitDavid"/>
                <w:sz w:val="24"/>
                <w:rtl/>
              </w:rPr>
              <w:delText xml:space="preserve"> </w:delText>
            </w:r>
            <w:r>
              <w:rPr>
                <w:rFonts w:ascii="FontbitDavid" w:hAnsi="FontbitDavid" w:hint="cs"/>
                <w:sz w:val="24"/>
                <w:rtl/>
              </w:rPr>
              <w:delText xml:space="preserve"> </w:delText>
            </w:r>
          </w:del>
        </w:ins>
        <w:del w:id="96514" w:author="מנוע מכני" w:date="2026-10-11T12:04:39Z">
          <w:r>
            <w:rPr>
              <w:rFonts w:ascii="FontbitDavid" w:hAnsi="FontbitDavid"/>
              <w:sz w:val="24"/>
              <w:rtl/>
            </w:rPr>
            <w:delText xml:space="preserve"> </w:delText>
          </w:r>
          <w:r>
            <w:rPr>
              <w:rFonts w:ascii="FontbitDavid" w:hAnsi="FontbitDavid" w:hint="cs"/>
              <w:sz w:val="24"/>
              <w:rtl/>
            </w:rPr>
            <w:delText xml:space="preserve"> </w:delText>
          </w:r>
        </w:del>
      </w:ins>
      <w:del w:id="96512"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r w:rsidRPr="00811CA2">
        <w:rPr>
          <w:rFonts w:ascii="FontbitDavid" w:hAnsi="FontbitDavid" w:hint="cs"/>
          <w:b/>
          <w:bCs/>
          <w:sz w:val="24"/>
          <w:rtl/>
        </w:rPr>
        <w:t>ודחי'</w:t>
      </w:r>
      <w:r>
        <w:rPr>
          <w:rFonts w:ascii="FontbitDavid" w:hAnsi="FontbitDavid" w:hint="cs"/>
          <w:sz w:val="24"/>
          <w:rtl/>
        </w:rPr>
        <w:t xml:space="preserve"> </w:t>
      </w:r>
      <w:r>
        <w:rPr>
          <w:rStyle w:val="2fb"/>
          <w:rFonts w:ascii="FontbitDavid" w:hAnsi="FontbitDavid" w:hint="cs"/>
          <w:b/>
          <w:bCs/>
          <w:sz w:val="24"/>
          <w:rtl/>
        </w:rPr>
        <w:t>ד</w:t>
      </w:r>
      <w:r w:rsidRPr="001A463B">
        <w:rPr>
          <w:rStyle w:val="2fb"/>
          <w:rFonts w:ascii="FontbitDavid" w:hAnsi="FontbitDavid"/>
          <w:b/>
          <w:bCs/>
          <w:sz w:val="24"/>
          <w:rtl/>
        </w:rPr>
        <w:t xml:space="preserve">ר"מ</w:t>
      </w:r>
      <w:r w:rsidRPr="001A463B">
        <w:rPr>
          <w:rFonts w:ascii="FontbitDavid" w:hAnsi="FontbitDavid"/>
          <w:b/>
          <w:bCs/>
          <w:sz w:val="24"/>
          <w:rtl/>
        </w:rPr>
        <w:t xml:space="preserve"> היא, דמחמיר גבי כתמים</w:t>
      </w:r>
      <w:r w:rsidRPr="001A463B">
        <w:rPr>
          <w:rFonts w:ascii="FontbitDavid" w:hAnsi="FontbitDavid"/>
          <w:sz w:val="24"/>
          <w:rtl/>
        </w:rPr>
        <w:t xml:space="preserve">: </w:t>
      </w:r>
    </w:p>
    <w:p w:rsidR="00E403F0" w:rsidRDefault="00E403F0" w:rsidP="00E403F0">
      <w:pPr>
        <w:pStyle w:val="a3"/>
        <w:rPr>
          <w:rtl/>
        </w:rPr>
      </w:pPr>
      <w:r w:rsidRPr="00B078C3">
        <w:rPr>
          <w:rtl/>
        </w:rPr>
        <w:t xml:space="preserve">דתניא</w:t>
      </w:r>
      <w:r w:rsidRPr="00B078C3">
        <w:rPr>
          <w:rtl/>
        </w:rPr>
        <w:t xml:space="preserve"> </w:t>
      </w:r>
      <w:ins w:id="90101" w:author="מנוע מכני" w:date="2026-10-11T12:04:39Z">
        <w:r>
          <w:rPr>
            <w:rStyle w:val="2fb"/>
            <w:rFonts w:hint="cs"/>
            <w:rtl/>
          </w:rPr>
          <w:t xml:space="preserve">ר"מ</w:t>
        </w:r>
      </w:ins>
      <w:del w:id="90102" w:author="מנוע מכני" w:date="2026-10-11T12:04:39Z">
        <w:r>
          <w:rPr>
            <w:rFonts w:hint="cs"/>
            <w:rtl/>
          </w:rPr>
          <w:delText xml:space="preserve">ר''מ</w:delText>
        </w:r>
      </w:del>
      <w:r>
        <w:rPr>
          <w:rFonts w:hint="cs"/>
          <w:rtl/>
        </w:rPr>
        <w:t xml:space="preserve"> </w:t>
      </w:r>
      <w:r w:rsidRPr="00B078C3">
        <w:rPr>
          <w:rtl/>
        </w:rPr>
        <w:t xml:space="preserve">כל הנשים כתמן טמא למפרע, ונשים שאמרו חכמים </w:t>
      </w:r>
      <w:r>
        <w:rPr>
          <w:rtl/>
        </w:rPr>
        <w:t>דיין שעתן כתמן טמא למפרע</w:t>
      </w:r>
      <w:r w:rsidRPr="00B078C3">
        <w:rPr>
          <w:rtl/>
        </w:rPr>
        <w:t xml:space="preserve"> </w:t>
      </w:r>
    </w:p>
    <w:p>
      <w:pPr>
        <w:pStyle w:val="38"/>
        <w:rPr>
          <w:ins w:id="98710" w:author="מנוע מכני" w:date="2026-10-11T12:04:39Z"/>
        </w:rPr>
      </w:pPr>
      <w:ins w:id="92893" w:author="מנוע מכני" w:date="2026-10-11T12:04:39Z">
        <w:r>
          <w:t xml:space="preserve">ר"ח</w:t>
        </w:r>
      </w:ins>
      <w:del w:id="92894" w:author="מנוע מכני" w:date="2026-10-11T12:04:39Z">
        <w:r w:rsidRPr="00B078C3">
          <w:delText xml:space="preserve">רבי חנינא</w:delText>
        </w:r>
      </w:del>
      <w:r w:rsidRPr="00B078C3">
        <w:t xml:space="preserve"> בן אנטיגנוס</w:t>
      </w:r>
      <w:del w:id="101644" w:author="מנוע מכני" w:date="2026-10-11T12:04:39Z">
        <w:r w:rsidRPr="00B078C3">
          <w:delText xml:space="preserve"> אומר</w:delText>
        </w:r>
      </w:del>
      <w:r w:rsidRPr="00B078C3">
        <w:t xml:space="preserve">:</w:t>
      </w:r>
    </w:p>
    <w:p w:rsidR="00E403F0" w:rsidRPr="00B078C3" w:rsidRDefault="00E403F0" w:rsidP="00E403F0">
      <w:pPr>
        <w:ind w:firstLine="0"/>
        <w:rPr>
          <w:rFonts w:ascii="FontbitDavid" w:hAnsi="FontbitDavid"/>
          <w:sz w:val="24"/>
          <w:rtl/>
        </w:rPr>
      </w:pPr>
      <w:del w:id="9871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נשים שאמרו חכמים דיין שעתן - כתמן כראייתן.</w:t>
      </w:r>
    </w:p>
    <w:p w:rsidR="00E403F0" w:rsidRPr="00B078C3" w:rsidRDefault="00E403F0" w:rsidP="00E403F0">
      <w:pPr>
        <w:ind w:left="908"/>
        <w:rPr>
          <w:rFonts w:ascii="FontbitDavid" w:hAnsi="FontbitDavid"/>
          <w:sz w:val="24"/>
          <w:rtl/>
        </w:rPr>
      </w:pPr>
      <w:r w:rsidRPr="00B078C3">
        <w:rPr>
          <w:rFonts w:ascii="FontbitDavid" w:hAnsi="FontbitDavid"/>
          <w:sz w:val="24"/>
          <w:rtl/>
        </w:rPr>
        <w:t>ותינוקת שהגיע זמנה לראות - יש לה כתם, ושלא הגיע זמנה לראות - אין לה כתם.</w:t>
      </w:r>
    </w:p>
    <w:p w:rsidR="00E403F0" w:rsidRPr="00B078C3" w:rsidRDefault="00E403F0" w:rsidP="00E403F0">
      <w:pPr>
        <w:ind w:left="908"/>
        <w:rPr>
          <w:rFonts w:ascii="FontbitDavid" w:hAnsi="FontbitDavid"/>
          <w:sz w:val="24"/>
          <w:rtl/>
        </w:rPr>
      </w:pPr>
      <w:r w:rsidRPr="00B078C3">
        <w:rPr>
          <w:rFonts w:ascii="FontbitDavid" w:hAnsi="FontbitDavid"/>
          <w:sz w:val="24"/>
          <w:rtl/>
        </w:rPr>
        <w:t>ואימתי הגיע זמנה לראות - משהגיעו ימי הנעורים.</w:t>
      </w:r>
    </w:p>
    <w:p w:rsidR="00E403F0" w:rsidRPr="00B078C3" w:rsidRDefault="00E403F0" w:rsidP="00E403F0">
      <w:pPr>
        <w:jc w:val="center"/>
        <w:rPr>
          <w:del w:id="90006" w:author="מנוע עיצוב" w:date="2026-10-11T12:09:26Z"/>
          <w:rFonts w:ascii="FontbitDavid" w:hAnsi="FontbitDavid"/>
          <w:sz w:val="24"/>
          <w:rtl/>
        </w:rPr>
      </w:pPr>
      <w:del w:id="9000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55" w:author="קלוד" w:date="2026-10-11T09:07:21Z">
          <w:pPr>
            <w:pStyle w:val="affff1"/>
            <w:rPr>
              <w:rtl/>
            </w:rPr>
          </w:pPr>
        </w:pPrChange>
      </w:pPr>
      <w:ins w:id="9803" w:author="מספור קטעי משנה" w:date="2026-10-11T09:25:19Z">
        <w:r>
          <w:rPr>
            <w:rStyle w:val="MisparKeta"/>
          </w:rPr>
          <w:t xml:space="preserve">ב. </w:t>
        </w:r>
      </w:ins>
      <w:r w:rsidRPr="00B078C3">
        <w:rPr>
          <w:rtl/>
        </w:rPr>
        <w:t>והמשמשת בעדים כו'.</w:t>
      </w:r>
    </w:p>
    <w:p w:rsidR="00E403F0" w:rsidRPr="00B078C3"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Pr>
          <w:rStyle w:val="2fb"/>
          <w:rFonts w:ascii="FontbitDavid" w:hAnsi="FontbitDavid" w:hint="cs"/>
          <w:sz w:val="24"/>
          <w:rtl/>
        </w:rPr>
        <w:t xml:space="preserve">ארי</w:t>
      </w:r>
      <w:ins w:id="90103" w:author="מנוע מכני" w:date="2026-10-11T12:04:39Z">
        <w:r>
          <w:rPr>
            <w:rStyle w:val="2fb"/>
            <w:rFonts w:ascii="FontbitDavid" w:hAnsi="FontbitDavid" w:hint="cs"/>
            <w:sz w:val="24"/>
            <w:rtl/>
          </w:rPr>
          <w:t xml:space="preserve">א"ש</w:t>
        </w:r>
      </w:ins>
      <w:del w:id="90104" w:author="מנוע מכני" w:date="2026-10-11T12:04:39Z">
        <w:r>
          <w:rPr>
            <w:rFonts w:ascii="FontbitDavid" w:hAnsi="FontbitDavid" w:hint="cs"/>
            <w:sz w:val="24"/>
            <w:rtl/>
          </w:rPr>
          <w:delText xml:space="preserve">א''ש</w:delText>
        </w:r>
      </w:del>
      <w:r w:rsidRPr="00B078C3">
        <w:rPr>
          <w:rFonts w:ascii="FontbitDavid" w:hAnsi="FontbitDavid"/>
          <w:sz w:val="24"/>
          <w:rtl/>
        </w:rPr>
        <w:t xml:space="preserve"> עד שלפני תשמיש אינו ממעט כפקידה.</w:t>
      </w:r>
      <w:r>
        <w:rPr>
          <w:rFonts w:ascii="FontbitDavid" w:hAnsi="FontbitDavid" w:hint="cs"/>
          <w:sz w:val="24"/>
          <w:rtl/>
        </w:rPr>
        <w:t xml:space="preserve"> וטעמא ד</w:t>
      </w:r>
      <w:r w:rsidRPr="00B078C3">
        <w:rPr>
          <w:rFonts w:ascii="FontbitDavid" w:hAnsi="FontbitDavid"/>
          <w:sz w:val="24"/>
          <w:rtl/>
        </w:rPr>
        <w:t>מתוך שמהומה לביתה אינה מכנסת לחורין ולסדקין.</w:t>
      </w:r>
    </w:p>
    <w:p>
      <w:pPr>
        <w:pStyle w:val="38"/>
        <w:rPr>
          <w:ins w:id="98712" w:author="מנוע מכני" w:date="2026-10-11T12:04:39Z"/>
        </w:rPr>
      </w:pPr>
      <w:r>
        <w:lastRenderedPageBreak/>
        <w:t xml:space="preserve">הך</w:t>
      </w:r>
    </w:p>
    <w:p w:rsidR="00E403F0" w:rsidRPr="00B078C3" w:rsidRDefault="00E403F0" w:rsidP="00E403F0">
      <w:pPr>
        <w:rPr>
          <w:rFonts w:ascii="FontbitDavid" w:hAnsi="FontbitDavid"/>
          <w:sz w:val="24"/>
          <w:rtl/>
        </w:rPr>
      </w:pPr>
      <w:del w:id="98713" w:author="מנוע מכני" w:date="2026-10-11T12:04:39Z">
        <w:r>
          <w:rPr>
            <w:rFonts w:ascii="FontbitDavid" w:hAnsi="FontbitDavid" w:hint="cs"/>
            <w:sz w:val="24"/>
            <w:rtl/>
          </w:rPr>
          <w:lastRenderedPageBreak/>
          <w:delText xml:space="preserve"> </w:delText>
        </w:r>
      </w:del>
      <w:r>
        <w:rPr>
          <w:rFonts w:ascii="FontbitDavid" w:hAnsi="FontbitDavid" w:hint="cs"/>
          <w:sz w:val="24"/>
          <w:rtl/>
        </w:rPr>
        <w:lastRenderedPageBreak/>
        <w:t xml:space="preserve">ד</w:t>
      </w:r>
      <w:r w:rsidRPr="00B078C3">
        <w:rPr>
          <w:rFonts w:ascii="FontbitDavid" w:hAnsi="FontbitDavid"/>
          <w:sz w:val="24"/>
          <w:rtl/>
        </w:rPr>
        <w:t xml:space="preserve">תנן</w:t>
      </w:r>
      <w:r w:rsidRPr="00B078C3">
        <w:rPr>
          <w:rFonts w:ascii="FontbitDavid" w:hAnsi="FontbitDavid"/>
          <w:sz w:val="24"/>
          <w:rtl/>
        </w:rPr>
        <w:t xml:space="preserve"> המשמשת בעדים - הרי זו כפקידה, </w:t>
      </w:r>
      <w:r>
        <w:rPr>
          <w:rFonts w:ascii="FontbitDavid" w:hAnsi="FontbitDavid" w:hint="cs"/>
          <w:sz w:val="24"/>
          <w:rtl/>
        </w:rPr>
        <w:t>- היינו</w:t>
      </w:r>
      <w:r w:rsidRPr="00B078C3">
        <w:rPr>
          <w:rFonts w:ascii="FontbitDavid" w:hAnsi="FontbitDavid"/>
          <w:sz w:val="24"/>
          <w:rtl/>
        </w:rPr>
        <w:t xml:space="preserve"> לאחר תשמיש, ואחד לו ואחד לה</w:t>
      </w:r>
      <w:ins w:id="96517" w:author="מנוע מכני" w:date="2026-10-11T12:04:39Z">
        <w:r>
          <w:rPr>
            <w:rFonts w:ascii="FontbitDavid" w:hAnsi="FontbitDavid"/>
            <w:sz w:val="24"/>
            <w:rtl/>
          </w:rPr>
          <w:t xml:space="preserve">,</w:t>
        </w:r>
      </w:ins>
      <w:del w:id="96518" w:author="מנוע מכני" w:date="2026-10-11T12:04:39Z">
        <w:r w:rsidRPr="00B078C3">
          <w:rPr>
            <w:rFonts w:ascii="FontbitDavid" w:hAnsi="FontbitDavid"/>
            <w:sz w:val="24"/>
            <w:rtl/>
          </w:rPr>
          <w:delText xml:space="preserve">;</w:delText>
        </w:r>
      </w:del>
    </w:p>
    <w:p>
      <w:pPr>
        <w:pStyle w:val="38"/>
        <w:rPr>
          <w:ins w:id="98714" w:author="מנוע מכני" w:date="2026-10-11T12:04:39Z"/>
        </w:rPr>
      </w:pPr>
      <w:r w:rsidRPr="00B078C3">
        <w:t xml:space="preserve">כדתנן:</w:t>
      </w:r>
    </w:p>
    <w:p w:rsidR="00E403F0" w:rsidRPr="00B078C3" w:rsidRDefault="00E403F0" w:rsidP="00E403F0">
      <w:pPr>
        <w:rPr>
          <w:rFonts w:ascii="FontbitDavid" w:hAnsi="FontbitDavid"/>
          <w:sz w:val="24"/>
          <w:rtl/>
        </w:rPr>
      </w:pPr>
      <w:del w:id="987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דרך בנות ישראל משמשות בשני עדים, אחד לו ואחד לה.</w:t>
      </w:r>
    </w:p>
    <w:p w:rsidR="00E403F0" w:rsidRPr="00B078C3" w:rsidRDefault="00E403F0" w:rsidP="00E403F0">
      <w:pPr>
        <w:rPr>
          <w:rFonts w:ascii="FontbitDavid" w:hAnsi="FontbitDavid"/>
          <w:sz w:val="24"/>
          <w:rtl/>
        </w:rPr>
      </w:pPr>
      <w:r>
        <w:rPr>
          <w:rFonts w:ascii="FontbitDavid" w:hAnsi="FontbitDavid" w:hint="cs"/>
          <w:sz w:val="24"/>
          <w:rtl/>
        </w:rPr>
        <w:t xml:space="preserve">וק</w:t>
      </w:r>
      <w:ins w:id="90105" w:author="מנוע מכני" w:date="2026-10-11T12:04:39Z">
        <w:r>
          <w:rPr>
            <w:rFonts w:ascii="FontbitDavid" w:hAnsi="FontbitDavid" w:hint="cs"/>
            <w:sz w:val="24"/>
            <w:rtl/>
          </w:rPr>
          <w:t xml:space="preserve">מ"ל</w:t>
        </w:r>
      </w:ins>
      <w:del w:id="90106"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דלא אמרי'</w:t>
      </w:r>
      <w:ins w:id="96519" w:author="מנוע מכני" w:date="2026-10-11T12:04:39Z">
        <w:r>
          <w:rPr>
            <w:rFonts w:ascii="FontbitDavid" w:hAnsi="FontbitDavid" w:hint="cs"/>
            <w:sz w:val="24"/>
            <w:rtl/>
          </w:rPr>
          <w:t xml:space="preserve"> </w:t>
        </w:r>
      </w:ins>
      <w:del w:id="96520"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שמא תראה טפת דם כחרדל, ותחפנה שכבת זרע - </w:t>
      </w:r>
      <w:r w:rsidRPr="00B078C3">
        <w:rPr>
          <w:rFonts w:ascii="FontbitDavid" w:hAnsi="FontbitDavid"/>
          <w:sz w:val="24"/>
          <w:rtl/>
        </w:rPr>
        <w:t xml:space="preserve">קמ"ל</w:t>
      </w:r>
      <w:r w:rsidRPr="00B078C3">
        <w:rPr>
          <w:rFonts w:ascii="FontbitDavid" w:hAnsi="FontbitDavid"/>
          <w:sz w:val="24"/>
          <w:rtl/>
        </w:rPr>
        <w:t xml:space="preserve">.</w:t>
      </w:r>
    </w:p>
    <w:p>
      <w:pPr>
        <w:pStyle w:val="38"/>
        <w:rPr>
          <w:ins w:id="98716" w:author="מנוע מכני" w:date="2026-10-11T12:04:39Z"/>
        </w:rPr>
      </w:pPr>
      <w:r w:rsidRPr="00B078C3">
        <w:t xml:space="preserve">וא</w:t>
      </w:r>
      <w:ins w:id="90107" w:author="מנוע מכני" w:date="2026-10-11T12:04:39Z">
        <w:r>
          <w:t xml:space="preserve">ב"א</w:t>
        </w:r>
      </w:ins>
      <w:del w:id="90108" w:author="מנוע מכני" w:date="2026-10-11T12:04:39Z">
        <w:r w:rsidRPr="00B078C3">
          <w:delText xml:space="preserve">ב''א</w:delText>
        </w:r>
      </w:del>
      <w:r w:rsidRPr="00B078C3">
        <w:t xml:space="preserve">:</w:t>
      </w:r>
    </w:p>
    <w:p w:rsidR="00E403F0" w:rsidRDefault="00E403F0" w:rsidP="00E403F0">
      <w:pPr>
        <w:rPr>
          <w:rFonts w:ascii="FontbitDavid" w:hAnsi="FontbitDavid"/>
          <w:sz w:val="24"/>
          <w:rtl/>
        </w:rPr>
      </w:pPr>
      <w:del w:id="987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שתי בדיקות אצרכוה רבנן, חד - לפני תשמיש, וחד - לאחר תשמיש, </w:t>
      </w:r>
    </w:p>
    <w:p w:rsidR="00E403F0" w:rsidRPr="00B078C3" w:rsidRDefault="00E403F0" w:rsidP="00E403F0">
      <w:pPr>
        <w:rPr>
          <w:rFonts w:ascii="FontbitDavid" w:hAnsi="FontbitDavid"/>
          <w:sz w:val="24"/>
          <w:rtl/>
        </w:rPr>
      </w:pPr>
      <w:r w:rsidRPr="00B078C3">
        <w:rPr>
          <w:rFonts w:ascii="FontbitDavid" w:hAnsi="FontbitDavid"/>
          <w:sz w:val="24"/>
          <w:rtl/>
        </w:rPr>
        <w:t>וכי ק</w:t>
      </w:r>
      <w:r>
        <w:rPr>
          <w:rFonts w:ascii="FontbitDavid" w:hAnsi="FontbitDavid"/>
          <w:sz w:val="24"/>
          <w:rtl/>
        </w:rPr>
        <w:t>תני הרי זו כפקיד' - אלאחר תשמיש</w:t>
      </w:r>
      <w:r>
        <w:rPr>
          <w:rFonts w:ascii="FontbitDavid" w:hAnsi="FontbitDavid" w:hint="cs"/>
          <w:sz w:val="24"/>
          <w:rtl/>
        </w:rPr>
        <w:t xml:space="preserve"> וקתני </w:t>
      </w:r>
      <w:r w:rsidRPr="00FD3128">
        <w:rPr>
          <w:rFonts w:ascii="FontbitDavid" w:hAnsi="FontbitDavid" w:hint="cs"/>
          <w:b/>
          <w:bCs/>
          <w:sz w:val="24"/>
          <w:rtl/>
        </w:rPr>
        <w:t>ו</w:t>
      </w:r>
      <w:r>
        <w:rPr>
          <w:rFonts w:ascii="FontbitDavid" w:hAnsi="FontbitDavid" w:hint="cs"/>
          <w:sz w:val="24"/>
          <w:rtl/>
        </w:rPr>
        <w:t>משמשת</w:t>
      </w:r>
    </w:p>
    <w:p w:rsidR="00E403F0" w:rsidRPr="00B078C3" w:rsidRDefault="00E403F0" w:rsidP="00E403F0">
      <w:pPr>
        <w:jc w:val="center"/>
        <w:rPr>
          <w:del w:id="90008" w:author="מנוע עיצוב" w:date="2026-10-11T12:09:26Z"/>
          <w:rFonts w:ascii="FontbitDavid" w:hAnsi="FontbitDavid"/>
          <w:sz w:val="24"/>
          <w:rtl/>
        </w:rPr>
      </w:pPr>
      <w:del w:id="9000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56" w:author="קלוד" w:date="2026-10-11T09:07:21Z">
          <w:pPr>
            <w:pStyle w:val="affff1"/>
            <w:rPr>
              <w:rtl/>
            </w:rPr>
          </w:pPr>
        </w:pPrChange>
      </w:pPr>
      <w:ins w:id="9804" w:author="מספור קטעי משנה" w:date="2026-10-11T09:25:19Z">
        <w:r>
          <w:rPr>
            <w:rStyle w:val="MisparKeta"/>
          </w:rPr>
          <w:t xml:space="preserve">ג. </w:t>
        </w:r>
      </w:ins>
      <w:r w:rsidRPr="00B078C3">
        <w:rPr>
          <w:rtl/>
        </w:rPr>
        <w:t>ממעטת על יד מעת לעת.</w:t>
      </w:r>
    </w:p>
    <w:p w:rsidR="00E403F0" w:rsidRDefault="00E403F0" w:rsidP="00E403F0">
      <w:pPr>
        <w:pStyle w:val="afff3"/>
        <w:framePr w:wrap="around"/>
        <w:rPr>
          <w:rtl/>
        </w:rPr>
      </w:pPr>
      <w:r>
        <w:rPr>
          <w:rFonts w:hint="cs"/>
          <w:rtl/>
        </w:rPr>
        <w:t>ה:</w:t>
      </w:r>
    </w:p>
    <w:p w:rsidR="00E403F0" w:rsidRDefault="00E403F0" w:rsidP="00E403F0">
      <w:pPr>
        <w:rPr>
          <w:rFonts w:ascii="FontbitDavid" w:hAnsi="FontbitDavid"/>
          <w:sz w:val="24"/>
          <w:rtl/>
        </w:rPr>
      </w:pPr>
      <w:r>
        <w:rPr>
          <w:rFonts w:ascii="FontbitDavid" w:hAnsi="FontbitDavid" w:hint="cs"/>
          <w:sz w:val="24"/>
          <w:rtl/>
        </w:rPr>
        <w:t xml:space="preserve">וק</w:t>
      </w:r>
      <w:ins w:id="90109" w:author="מנוע מכני" w:date="2026-10-11T12:04:39Z">
        <w:r>
          <w:rPr>
            <w:rFonts w:ascii="FontbitDavid" w:hAnsi="FontbitDavid" w:hint="cs"/>
            <w:sz w:val="24"/>
            <w:rtl/>
          </w:rPr>
          <w:t xml:space="preserve">מ"ל</w:t>
        </w:r>
      </w:ins>
      <w:del w:id="90110"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דלא אמרי' דרק מעת לעת דחשו רבנן להפסד טהרות אלא אפי' מפקידה לפקידה </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711" w:author="קלוד" w:date="2026-10-11T12:23:38Z"/>
        </w:rPr>
      </w:pPr>
      <w:ins w:id="90712" w:author="קלוד" w:date="2026-10-11T12:23:38Z">
        <w:r>
          <w:rPr>
            <w:color w:val="7B3F00"/>
          </w:rPr>
          <w:t xml:space="preserve">יושבת במטה - מעת לעת שבנדה מטמא משכב ומושב</w:t>
        </w:r>
      </w:ins>
    </w:p>
    <w:p w:rsidR="00E403F0"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sidRPr="00FD3128">
        <w:rPr>
          <w:rFonts w:ascii="FontbitDavid" w:hAnsi="FontbitDavid"/>
          <w:b/>
          <w:bCs/>
          <w:sz w:val="24"/>
          <w:rtl/>
        </w:rPr>
        <w:t>כיצד דיה שעתה וכו':</w:t>
      </w:r>
      <w:r w:rsidRPr="00B078C3">
        <w:rPr>
          <w:rFonts w:ascii="FontbitDavid" w:hAnsi="FontbitDavid"/>
          <w:sz w:val="24"/>
          <w:rtl/>
        </w:rPr>
        <w:t xml:space="preserve"> </w:t>
      </w:r>
      <w:r>
        <w:rPr>
          <w:rFonts w:ascii="FontbitDavid" w:hAnsi="FontbitDavid" w:hint="cs"/>
          <w:sz w:val="24"/>
          <w:rtl/>
        </w:rPr>
        <w:t xml:space="preserve">ודווקא יושבת במטה ולא עסוקה בטהרות </w:t>
      </w:r>
    </w:p>
    <w:p w:rsidR="00E403F0" w:rsidRPr="00FD3128" w:rsidRDefault="00E403F0" w:rsidP="00E403F0">
      <w:pPr>
        <w:pStyle w:val="a2"/>
        <w:numPr>
          <w:ilvl w:val="0"/>
          <w:numId w:val="3"/>
        </w:numPr>
        <w:ind w:left="714" w:hanging="357"/>
        <w:rPr>
          <w:rtl/>
        </w:rPr>
      </w:pPr>
      <w:ins w:id="93419" w:author="מנוע מכני" w:date="2026-10-11T12:04:39Z">
        <w:r>
          <w:rPr>
            <w:rFonts w:hint="cs"/>
            <w:rtl/>
          </w:rPr>
          <w:t xml:space="preserve">שהרי</w:t>
        </w:r>
      </w:ins>
      <w:del w:id="93420" w:author="מנוע מכני" w:date="2026-10-11T12:04:39Z">
        <w:r>
          <w:rPr>
            <w:rFonts w:hint="cs"/>
            <w:rtl/>
          </w:rPr>
          <w:delText xml:space="preserve">ד</w:delText>
        </w:r>
        <w:r w:rsidRPr="00FD3128">
          <w:rPr>
            <w:rtl/>
          </w:rPr>
          <w:delText xml:space="preserve">הא</w:delText>
        </w:r>
      </w:del>
      <w:r w:rsidRPr="00FD3128">
        <w:rPr>
          <w:rtl/>
        </w:rPr>
        <w:t xml:space="preserve"> </w:t>
      </w:r>
      <w:r w:rsidRPr="00FD3128">
        <w:rPr>
          <w:rtl/>
        </w:rPr>
        <w:t xml:space="preserve">קמ"ל</w:t>
      </w:r>
      <w:r w:rsidRPr="00FD3128">
        <w:rPr>
          <w:rtl/>
        </w:rPr>
        <w:t xml:space="preserve">: טעמא - דדיה שעתה, הא מעת לעת - מטה </w:t>
      </w:r>
      <w:ins w:id="93417" w:author="מנוע מכני" w:date="2026-10-11T12:04:39Z">
        <w:r>
          <w:rPr>
            <w:rtl/>
          </w:rPr>
          <w:t xml:space="preserve">גם</w:t>
        </w:r>
      </w:ins>
      <w:del w:id="93418" w:author="מנוע מכני" w:date="2026-10-11T12:04:39Z">
        <w:r w:rsidRPr="00FD3128">
          <w:rPr>
            <w:rtl/>
          </w:rPr>
          <w:delText xml:space="preserve">נמי</w:delText>
        </w:r>
      </w:del>
      <w:r w:rsidRPr="00FD3128">
        <w:rPr>
          <w:rtl/>
        </w:rPr>
        <w:t xml:space="preserve"> מטמיא.</w:t>
      </w:r>
    </w:p>
    <w:p>
      <w:pPr>
        <w:pStyle w:val="38"/>
        <w:rPr>
          <w:ins w:id="98718" w:author="מנוע מכני" w:date="2026-10-11T12:04:39Z"/>
        </w:rPr>
      </w:pPr>
      <w:r w:rsidRPr="00FD3128">
        <w:t>ו</w:t>
      </w:r>
      <w:r w:rsidRPr="00FD3128">
        <w:t>מסייע לזעירי</w:t>
      </w:r>
      <w:r w:rsidRPr="00B078C3">
        <w:t xml:space="preserve">:</w:t>
      </w:r>
    </w:p>
    <w:p w:rsidR="00E403F0" w:rsidRPr="00B078C3" w:rsidRDefault="00E403F0" w:rsidP="00E403F0">
      <w:pPr>
        <w:rPr>
          <w:rFonts w:ascii="FontbitDavid" w:hAnsi="FontbitDavid"/>
          <w:sz w:val="24"/>
          <w:rtl/>
        </w:rPr>
      </w:pPr>
      <w:del w:id="987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מעת לעת שבנדה - עושה משכב ומושב לטמא אדם לטמא בגדים.</w:t>
      </w:r>
    </w:p>
    <w:p>
      <w:pPr>
        <w:pStyle w:val="38"/>
        <w:rPr>
          <w:ins w:id="98720" w:author="מנוע מכני" w:date="2026-10-11T12:04:39Z"/>
        </w:rPr>
      </w:pPr>
      <w:r>
        <w:t xml:space="preserve">ולא אמרי'</w:t>
      </w:r>
    </w:p>
    <w:p w:rsidR="00E403F0" w:rsidRDefault="00E403F0" w:rsidP="00E403F0">
      <w:pPr>
        <w:rPr>
          <w:rFonts w:ascii="FontbitDavid" w:hAnsi="FontbitDavid"/>
          <w:sz w:val="24"/>
          <w:rtl/>
        </w:rPr>
      </w:pPr>
      <w:del w:id="98721" w:author="מנוע מכני" w:date="2026-10-11T12:04:39Z">
        <w:r>
          <w:rPr>
            <w:rFonts w:ascii="FontbitDavid" w:hAnsi="FontbitDavid" w:hint="cs"/>
            <w:sz w:val="24"/>
            <w:rtl/>
          </w:rPr>
          <w:delText xml:space="preserve"> </w:delText>
        </w:r>
      </w:del>
      <w:ins w:id="94875" w:author="מנוע מכני" w:date="2026-10-11T12:04:39Z">
        <w:r>
          <w:rPr>
            <w:rFonts w:ascii="FontbitDavid" w:hAnsi="FontbitDavid" w:hint="cs"/>
            <w:sz w:val="24"/>
            <w:rtl/>
          </w:rPr>
          <w:t xml:space="preserve">דזה</w:t>
        </w:r>
      </w:ins>
      <w:del w:id="94876" w:author="מנוע מכני" w:date="2026-10-11T12:04:39Z">
        <w:r>
          <w:rPr>
            <w:rFonts w:ascii="FontbitDavid" w:hAnsi="FontbitDavid" w:hint="cs"/>
            <w:sz w:val="24"/>
            <w:rtl/>
          </w:rPr>
          <w:delText xml:space="preserve">דהאי</w:delText>
        </w:r>
      </w:del>
      <w:r>
        <w:rPr>
          <w:rFonts w:ascii="FontbitDavid" w:hAnsi="FontbitDavid" w:hint="cs"/>
          <w:sz w:val="24"/>
          <w:rtl/>
        </w:rPr>
        <w:t xml:space="preserve"> </w:t>
      </w:r>
      <w:r w:rsidRPr="00B078C3">
        <w:rPr>
          <w:rFonts w:ascii="FontbitDavid" w:hAnsi="FontbitDavid"/>
          <w:sz w:val="24"/>
          <w:rtl/>
        </w:rPr>
        <w:t xml:space="preserve">מטה דבר שאין בו דעת לישאל הוא, </w:t>
      </w:r>
      <w:r>
        <w:rPr>
          <w:rFonts w:ascii="FontbitDavid" w:hAnsi="FontbitDavid" w:hint="cs"/>
          <w:sz w:val="24"/>
          <w:rtl/>
        </w:rPr>
        <w:t>ו</w:t>
      </w:r>
      <w:r w:rsidRPr="00B078C3">
        <w:rPr>
          <w:rFonts w:ascii="FontbitDavid" w:hAnsi="FontbitDavid"/>
          <w:sz w:val="24"/>
          <w:rtl/>
        </w:rPr>
        <w:t xml:space="preserve">ספקו טהור! </w:t>
      </w:r>
    </w:p>
    <w:p w:rsidR="00E403F0" w:rsidRPr="00FD3128" w:rsidRDefault="00E403F0" w:rsidP="00E403F0">
      <w:pPr>
        <w:pStyle w:val="a2"/>
        <w:numPr>
          <w:ilvl w:val="0"/>
          <w:numId w:val="3"/>
        </w:numPr>
        <w:ind w:left="714" w:hanging="357"/>
        <w:rPr>
          <w:rtl/>
        </w:rPr>
      </w:pPr>
      <w:ins w:id="93421" w:author="מנוע מכני" w:date="2026-10-11T12:04:39Z">
        <w:r>
          <w:rPr>
            <w:rFonts w:hint="cs"/>
            <w:rtl/>
          </w:rPr>
          <w:t xml:space="preserve">דכאן</w:t>
        </w:r>
      </w:ins>
      <w:del w:id="93422" w:author="מנוע מכני" w:date="2026-10-11T12:04:39Z">
        <w:r w:rsidRPr="00FD3128">
          <w:rPr>
            <w:rFonts w:hint="cs"/>
            <w:rtl/>
          </w:rPr>
          <w:delText xml:space="preserve">דהכא</w:delText>
        </w:r>
      </w:del>
      <w:r w:rsidRPr="00FD3128">
        <w:rPr>
          <w:rFonts w:hint="cs"/>
          <w:rtl/>
        </w:rPr>
        <w:t xml:space="preserve"> </w:t>
      </w:r>
      <w:r w:rsidRPr="00FD3128">
        <w:rPr>
          <w:rtl/>
        </w:rPr>
        <w:t xml:space="preserve">תרגמה </w:t>
      </w:r>
      <w:r w:rsidRPr="00FD3128">
        <w:rPr>
          <w:rStyle w:val="2fb"/>
          <w:rtl/>
        </w:rPr>
        <w:t xml:space="preserve">זעירי</w:t>
      </w:r>
      <w:r w:rsidRPr="00FD3128">
        <w:rPr>
          <w:rtl/>
        </w:rPr>
        <w:t xml:space="preserve"> - כשחברותיה נושאות אותה במטה, דהויא </w:t>
      </w:r>
      <w:ins w:id="94877" w:author="מנוע מכני" w:date="2026-10-11T12:04:39Z">
        <w:r>
          <w:rPr>
            <w:rtl/>
          </w:rPr>
          <w:t xml:space="preserve">לו</w:t>
        </w:r>
      </w:ins>
      <w:del w:id="94878" w:author="מנוע מכני" w:date="2026-10-11T12:04:39Z">
        <w:r w:rsidRPr="00FD3128">
          <w:rPr>
            <w:rtl/>
          </w:rPr>
          <w:delText xml:space="preserve">ליה</w:delText>
        </w:r>
      </w:del>
      <w:r w:rsidRPr="00FD3128">
        <w:rPr>
          <w:rtl/>
        </w:rPr>
        <w:t xml:space="preserve"> יד חברותיה.</w:t>
      </w:r>
    </w:p>
    <w:p>
      <w:pPr>
        <w:pStyle w:val="38"/>
        <w:rPr>
          <w:ins w:id="98722" w:author="מנוע מכני" w:date="2026-10-11T12:04:39Z"/>
        </w:rPr>
      </w:pPr>
      <w:ins w:id="94881" w:author="מנוע מכני" w:date="2026-10-11T12:04:39Z">
        <w:r>
          <w:t xml:space="preserve">ועכשיו</w:t>
        </w:r>
      </w:ins>
      <w:del w:id="94882" w:author="מנוע מכני" w:date="2026-10-11T12:04:39Z">
        <w:r w:rsidRPr="00B078C3">
          <w:delText xml:space="preserve">והשתא</w:delText>
        </w:r>
      </w:del>
      <w:r w:rsidRPr="00B078C3">
        <w:t xml:space="preserve"> ד</w:t>
      </w:r>
      <w:r>
        <w:t xml:space="preserve">אר</w:t>
      </w:r>
      <w:ins w:id="90111" w:author="מנוע מכני" w:date="2026-10-11T12:04:39Z">
        <w:r>
          <w:t xml:space="preserve">י"ו</w:t>
        </w:r>
      </w:ins>
      <w:del w:id="90112"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87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ספק טומאה הבאה בידי אדם נשאלין </w:t>
      </w:r>
      <w:ins w:id="94879" w:author="מנוע מכני" w:date="2026-10-11T12:04:39Z">
        <w:r>
          <w:rPr>
            <w:rFonts w:ascii="FontbitDavid" w:hAnsi="FontbitDavid"/>
            <w:sz w:val="24"/>
            <w:rtl/>
          </w:rPr>
          <w:t xml:space="preserve">עליו</w:t>
        </w:r>
      </w:ins>
      <w:del w:id="9488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אפי' בכלי מונח </w:t>
      </w:r>
      <w:r w:rsidRPr="00B078C3">
        <w:rPr>
          <w:rFonts w:ascii="FontbitDavid" w:hAnsi="FontbitDavid"/>
          <w:sz w:val="24"/>
          <w:rtl/>
        </w:rPr>
        <w:t xml:space="preserve">ע"ג</w:t>
      </w:r>
      <w:r w:rsidRPr="00B078C3">
        <w:rPr>
          <w:rFonts w:ascii="FontbitDavid" w:hAnsi="FontbitDavid"/>
          <w:sz w:val="24"/>
          <w:rtl/>
        </w:rPr>
        <w:t xml:space="preserve"> קרקע כמי שיש בו דעת לישאל </w:t>
      </w:r>
      <w:r>
        <w:rPr>
          <w:rFonts w:ascii="FontbitDavid" w:hAnsi="FontbitDavid"/>
          <w:sz w:val="24"/>
          <w:rtl/>
        </w:rPr>
        <w:t>–</w:t>
      </w:r>
      <w:r w:rsidRPr="00B078C3">
        <w:rPr>
          <w:rFonts w:ascii="FontbitDavid" w:hAnsi="FontbitDavid"/>
          <w:sz w:val="24"/>
          <w:rtl/>
        </w:rPr>
        <w:t xml:space="preserve"> </w:t>
      </w:r>
      <w:ins w:id="96369" w:author="מנוע מכני" w:date="2026-10-11T12:04:39Z">
        <w:r>
          <w:rPr>
            <w:rFonts w:ascii="FontbitDavid" w:hAnsi="FontbitDavid" w:hint="cs"/>
            <w:sz w:val="24"/>
            <w:rtl/>
          </w:rPr>
          <w:t xml:space="preserve">אף</w:t>
        </w:r>
      </w:ins>
      <w:del w:id="96370"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ע"פ</w:delText>
        </w:r>
      </w:del>
      <w:ins w:id="90113" w:author="מנוע מכני" w:date="2026-10-11T12:04:39Z"/>
      <w:del w:id="90114" w:author="מנוע מכני" w:date="2026-10-11T12:04:39Z">
        <w:r>
          <w:rPr>
            <w:rFonts w:ascii="FontbitDavid" w:hAnsi="FontbitDavid" w:hint="cs"/>
            <w:sz w:val="24"/>
            <w:rtl/>
          </w:rPr>
          <w:delText xml:space="preserve">ע''פ</w:delText>
        </w:r>
      </w:del>
      <w:r w:rsidRPr="00B078C3">
        <w:rPr>
          <w:rFonts w:ascii="FontbitDavid" w:hAnsi="FontbitDavid"/>
          <w:sz w:val="24"/>
          <w:rtl/>
        </w:rPr>
        <w:t xml:space="preserve"> שאין חברותיה נושאות אותה במטה.</w:t>
      </w:r>
    </w:p>
    <w:p w:rsidR="00E403F0" w:rsidRDefault="00E403F0" w:rsidP="00E403F0">
      <w:pPr>
        <w:rPr>
          <w:rFonts w:ascii="FontbitDavid" w:hAnsi="FontbitDavid"/>
          <w:sz w:val="24"/>
          <w:rtl/>
        </w:rPr>
      </w:pPr>
    </w:p>
    <w:p>
      <w:pPr>
        <w:pStyle w:val="afffff8"/>
        <w:rPr>
          <w:ins w:id="90709" w:author="קלוד" w:date="2026-10-11T12:23:38Z"/>
        </w:rPr>
      </w:pPr>
      <w:ins w:id="90710" w:author="קלוד" w:date="2026-10-11T12:23:38Z">
        <w:r>
          <w:rPr>
            <w:color w:val="7B3F00"/>
          </w:rPr>
          <w:t xml:space="preserve">ספק טומאה הבאה בידי אדם - נשאלין עליו</w:t>
        </w:r>
      </w:ins>
    </w:p>
    <w:p>
      <w:pPr>
        <w:pStyle w:val="38"/>
        <w:rPr>
          <w:ins w:id="98725" w:author="מנוע מכני" w:date="2026-10-11T12:04:39Z"/>
        </w:rPr>
      </w:pPr>
      <w:del w:id="98724" w:author="מנוע מכני" w:date="2026-10-11T12:04:39Z">
        <w:r w:rsidRPr="00EB42A6">
          <w:delText xml:space="preserve">•</w:delText>
        </w:r>
      </w:del>
      <w:r w:rsidRPr="00DF3805">
        <w:t xml:space="preserve"> </w:t>
      </w:r>
      <w:r w:rsidRPr="00B078C3">
        <w:t xml:space="preserve">גופא </w:t>
      </w:r>
      <w:r>
        <w:t xml:space="preserve">אר</w:t>
      </w:r>
      <w:ins w:id="90115" w:author="מנוע מכני" w:date="2026-10-11T12:04:39Z">
        <w:r>
          <w:t xml:space="preserve">י"ו</w:t>
        </w:r>
      </w:ins>
      <w:del w:id="90116" w:author="מנוע מכני" w:date="2026-10-11T12:04:39Z">
        <w:r>
          <w:delText xml:space="preserve">י''ו</w:delText>
        </w:r>
      </w:del>
      <w:r>
        <w:t xml:space="preserve">:</w:t>
      </w:r>
    </w:p>
    <w:p w:rsidR="00E403F0" w:rsidRPr="00B078C3" w:rsidRDefault="00E403F0" w:rsidP="00E403F0">
      <w:pPr>
        <w:rPr>
          <w:rFonts w:ascii="FontbitDavid" w:hAnsi="FontbitDavid"/>
          <w:sz w:val="24"/>
          <w:rtl/>
        </w:rPr>
      </w:pPr>
      <w:del w:id="98726" w:author="מנוע מכני" w:date="2026-10-11T12:04:39Z">
        <w:r>
          <w:rPr>
            <w:rFonts w:ascii="FontbitDavid" w:hAnsi="FontbitDavid"/>
            <w:sz w:val="24"/>
            <w:rtl/>
          </w:rPr>
          <w:delText xml:space="preserve"> </w:delText>
        </w:r>
      </w:del>
      <w:r>
        <w:rPr>
          <w:rFonts w:ascii="FontbitDavid" w:hAnsi="FontbitDavid"/>
          <w:sz w:val="24"/>
          <w:rtl/>
        </w:rPr>
        <w:t xml:space="preserve">ספק טומאה הבאה בידי אדם</w:t>
      </w:r>
      <w:r w:rsidRPr="00B078C3">
        <w:rPr>
          <w:rFonts w:ascii="FontbitDavid" w:hAnsi="FontbitDavid"/>
          <w:sz w:val="24"/>
          <w:rtl/>
        </w:rPr>
        <w:t xml:space="preserve"> נשאלים </w:t>
      </w:r>
      <w:ins w:id="94883" w:author="מנוע מכני" w:date="2026-10-11T12:04:39Z">
        <w:r>
          <w:rPr>
            <w:rFonts w:ascii="FontbitDavid" w:hAnsi="FontbitDavid"/>
            <w:sz w:val="24"/>
            <w:rtl/>
          </w:rPr>
          <w:t xml:space="preserve">עליו</w:t>
        </w:r>
      </w:ins>
      <w:del w:id="9488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אפי' בכלי המונח על גבי קרקע כמי שיש בו דעת לישאל.</w:t>
      </w:r>
    </w:p>
    <w:p w:rsidR="00E403F0" w:rsidRPr="00B078C3" w:rsidRDefault="00E403F0" w:rsidP="00E403F0">
      <w:pPr>
        <w:rPr>
          <w:rFonts w:ascii="FontbitDavid" w:hAnsi="FontbitDavid"/>
          <w:sz w:val="24"/>
          <w:rtl/>
        </w:rPr>
      </w:pPr>
      <w:r w:rsidRPr="00B078C3">
        <w:rPr>
          <w:rFonts w:ascii="FontbitDavid" w:hAnsi="FontbitDavid"/>
          <w:sz w:val="24"/>
          <w:rtl/>
        </w:rPr>
        <w:t xml:space="preserve">מיתיבי, היה מתעטף בטליתו וטהרות וטומאות בצדו, וטהרות וטומאות למעלה מראשו</w:t>
      </w:r>
      <w:ins w:id="96521" w:author="מנוע מכני" w:date="2026-10-11T12:04:39Z">
        <w:r>
          <w:rPr>
            <w:rFonts w:ascii="FontbitDavid" w:hAnsi="FontbitDavid"/>
            <w:sz w:val="24"/>
            <w:rtl/>
          </w:rPr>
          <w:t xml:space="preserve">,</w:t>
        </w:r>
      </w:ins>
      <w:del w:id="96522"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ספק נגע ספק </w:t>
      </w:r>
      <w:r w:rsidRPr="00B078C3">
        <w:rPr>
          <w:rFonts w:ascii="FontbitDavid" w:hAnsi="FontbitDavid"/>
          <w:sz w:val="24"/>
          <w:rtl/>
        </w:rPr>
        <w:t xml:space="preserve">לא</w:t>
      </w:r>
      <w:r w:rsidRPr="00B078C3">
        <w:rPr>
          <w:rFonts w:ascii="FontbitDavid" w:hAnsi="FontbitDavid"/>
          <w:sz w:val="24"/>
          <w:rtl/>
        </w:rPr>
        <w:t xml:space="preserve"> נגע - טהור, ואם אי אפשר </w:t>
      </w:r>
      <w:r w:rsidRPr="00B078C3">
        <w:rPr>
          <w:rFonts w:ascii="FontbitDavid" w:hAnsi="FontbitDavid"/>
          <w:sz w:val="24"/>
          <w:rtl/>
        </w:rPr>
        <w:t xml:space="preserve">אא"כ</w:t>
      </w:r>
      <w:r w:rsidRPr="00B078C3">
        <w:rPr>
          <w:rFonts w:ascii="FontbitDavid" w:hAnsi="FontbitDavid"/>
          <w:sz w:val="24"/>
          <w:rtl/>
        </w:rPr>
        <w:t xml:space="preserve"> נגע - טמא.</w:t>
      </w:r>
    </w:p>
    <w:p>
      <w:pPr>
        <w:pStyle w:val="38"/>
        <w:rPr>
          <w:ins w:id="98727" w:author="מנוע מכני" w:date="2026-10-11T12:04:39Z"/>
        </w:rPr>
      </w:pPr>
      <w:r w:rsidRPr="00B078C3">
        <w:t xml:space="preserve">רשב"ג</w:t>
      </w:r>
      <w:del w:id="101645"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87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אומרים לו שנה ושונה.</w:t>
      </w:r>
    </w:p>
    <w:p>
      <w:pPr>
        <w:pStyle w:val="38"/>
        <w:rPr>
          <w:ins w:id="98729" w:author="מנוע מכני" w:date="2026-10-11T12:04:39Z"/>
        </w:rPr>
      </w:pPr>
      <w:r w:rsidRPr="00B078C3">
        <w:t xml:space="preserve">אמרו לו:</w:t>
      </w:r>
    </w:p>
    <w:p w:rsidR="00E403F0" w:rsidRDefault="00E403F0" w:rsidP="00E403F0">
      <w:pPr>
        <w:rPr>
          <w:rFonts w:ascii="FontbitDavid" w:hAnsi="FontbitDavid"/>
          <w:sz w:val="24"/>
          <w:rtl/>
        </w:rPr>
      </w:pPr>
      <w:del w:id="987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שונים בטהרות, </w:t>
      </w:r>
      <w:ins w:id="94885" w:author="מנוע מכני" w:date="2026-10-11T12:04:39Z">
        <w:r>
          <w:rPr>
            <w:rFonts w:ascii="FontbitDavid" w:hAnsi="FontbitDavid"/>
            <w:sz w:val="24"/>
            <w:rtl/>
          </w:rPr>
          <w:t xml:space="preserve">למה</w:t>
        </w:r>
      </w:ins>
      <w:del w:id="94886" w:author="מנוע מכני" w:date="2026-10-11T12:04:39Z">
        <w:r w:rsidRPr="00B078C3">
          <w:rPr>
            <w:rFonts w:ascii="FontbitDavid" w:hAnsi="FontbitDavid"/>
            <w:sz w:val="24"/>
            <w:rtl/>
          </w:rPr>
          <w:delText xml:space="preserve">אמאי</w:delText>
        </w:r>
      </w:del>
      <w:r w:rsidRPr="00B078C3">
        <w:rPr>
          <w:rFonts w:ascii="FontbitDavid" w:hAnsi="FontbitDavid"/>
          <w:sz w:val="24"/>
          <w:rtl/>
        </w:rPr>
        <w:t xml:space="preserve">? הא ספק טומאה הבאה בידי אדם הוא! </w:t>
      </w:r>
    </w:p>
    <w:p w:rsidR="00E403F0" w:rsidRPr="00235ACC" w:rsidRDefault="00E403F0" w:rsidP="00E403F0">
      <w:pPr>
        <w:pStyle w:val="a2"/>
        <w:numPr>
          <w:ilvl w:val="0"/>
          <w:numId w:val="3"/>
        </w:numPr>
        <w:ind w:left="714" w:hanging="357"/>
        <w:rPr>
          <w:rtl/>
        </w:rPr>
      </w:pPr>
      <w:ins w:id="97847" w:author="מנוע מכני" w:date="2026-10-11T12:04:39Z">
        <w:r>
          <w:rPr>
            <w:rtl/>
          </w:rPr>
          <w:t xml:space="preserve">חוץ ממנו</w:t>
        </w:r>
      </w:ins>
      <w:del w:id="97848" w:author="מנוע מכני" w:date="2026-10-11T12:04:39Z">
        <w:r w:rsidRPr="00235ACC">
          <w:rPr>
            <w:rtl/>
          </w:rPr>
          <w:delText xml:space="preserve">בר </w:delText>
        </w:r>
        <w:r>
          <w:rPr>
            <w:rtl/>
          </w:rPr>
          <w:delText xml:space="preserve">ממנו</w:delText>
        </w:r>
      </w:del>
      <w:ins w:id="94887" w:author="מנוע מכני" w:date="2026-10-11T12:04:39Z"/>
      <w:del w:id="94888" w:author="מנוע מכני" w:date="2026-10-11T12:04:39Z">
        <w:r w:rsidRPr="00235ACC">
          <w:rPr>
            <w:rtl/>
          </w:rPr>
          <w:delText xml:space="preserve">מיניה</w:delText>
        </w:r>
      </w:del>
      <w:r w:rsidRPr="00235ACC">
        <w:rPr>
          <w:rtl/>
        </w:rPr>
        <w:t xml:space="preserve"> דההיא</w:t>
      </w:r>
      <w:r>
        <w:rPr>
          <w:rtl/>
        </w:rPr>
        <w:t xml:space="preserve">, דתני </w:t>
      </w:r>
      <w:r>
        <w:rPr>
          <w:rStyle w:val="2fb"/>
          <w:rtl/>
        </w:rPr>
        <w:t xml:space="preserve">רב הושעיא</w:t>
      </w:r>
      <w:r>
        <w:rPr>
          <w:rtl/>
        </w:rPr>
        <w:t xml:space="preserve">: ברשות היחיד </w:t>
      </w:r>
      <w:r w:rsidRPr="00235ACC">
        <w:rPr>
          <w:rtl/>
        </w:rPr>
        <w:t>ספקו טמא, ברשות הרבים - טהור.</w:t>
      </w:r>
    </w:p>
    <w:p w:rsidR="00E403F0" w:rsidRDefault="00E403F0" w:rsidP="00E403F0">
      <w:pPr>
        <w:rPr>
          <w:rFonts w:ascii="FontbitDavid" w:hAnsi="FontbitDavid"/>
          <w:sz w:val="24"/>
          <w:rtl/>
        </w:rPr>
      </w:pPr>
    </w:p>
    <w:p>
      <w:pPr>
        <w:pStyle w:val="afffff8"/>
        <w:rPr>
          <w:ins w:id="90707" w:author="קלוד" w:date="2026-10-11T12:23:38Z"/>
        </w:rPr>
      </w:pPr>
      <w:ins w:id="90708" w:author="קלוד" w:date="2026-10-11T12:23:38Z">
        <w:r>
          <w:rPr>
            <w:color w:val="7B3F00"/>
          </w:rPr>
          <w:t xml:space="preserve">מעת לעת שבנדה - משכבה ומושבה כמגעה</w:t>
        </w:r>
      </w:ins>
    </w:p>
    <w:p>
      <w:pPr>
        <w:pStyle w:val="38"/>
        <w:rPr>
          <w:ins w:id="98732" w:author="מנוע מכני" w:date="2026-10-11T12:04:39Z"/>
        </w:rPr>
      </w:pPr>
      <w:del w:id="98731" w:author="מנוע מכני" w:date="2026-10-11T12:04:39Z">
        <w:r w:rsidRPr="00EB42A6">
          <w:delText xml:space="preserve">•</w:delText>
        </w:r>
      </w:del>
      <w:r w:rsidRPr="00DF3805">
        <w:t xml:space="preserve"> </w:t>
      </w:r>
      <w:r w:rsidRPr="00B078C3">
        <w:t xml:space="preserve">גופא, </w:t>
      </w:r>
      <w:r w:rsidRPr="00B078C3">
        <w:t xml:space="preserve">אמר</w:t>
      </w:r>
      <w:r w:rsidRPr="00B078C3">
        <w:t xml:space="preserve"> זעירי:</w:t>
      </w:r>
    </w:p>
    <w:p w:rsidR="00E403F0" w:rsidRPr="00B078C3" w:rsidRDefault="00E403F0" w:rsidP="00E403F0">
      <w:pPr>
        <w:rPr>
          <w:rFonts w:ascii="FontbitDavid" w:hAnsi="FontbitDavid"/>
          <w:sz w:val="24"/>
          <w:rtl/>
        </w:rPr>
      </w:pPr>
      <w:del w:id="987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מעת לעת שבנדה - עושה משכב ומושב לטמא אדם לטמא בגדים.</w:t>
      </w:r>
    </w:p>
    <w:p>
      <w:pPr>
        <w:pStyle w:val="38"/>
        <w:rPr>
          <w:ins w:id="98734" w:author="מנוע מכני" w:date="2026-10-11T12:04:39Z"/>
        </w:rPr>
      </w:pPr>
      <w:r>
        <w:t xml:space="preserve">והך</w:t>
      </w:r>
    </w:p>
    <w:p w:rsidR="00E403F0" w:rsidRPr="00B078C3" w:rsidRDefault="00E403F0" w:rsidP="00E403F0">
      <w:pPr>
        <w:rPr>
          <w:rFonts w:ascii="FontbitDavid" w:hAnsi="FontbitDavid"/>
          <w:sz w:val="24"/>
          <w:rtl/>
        </w:rPr>
      </w:pPr>
      <w:del w:id="98735" w:author="מנוע מכני" w:date="2026-10-11T12:04:39Z">
        <w:r>
          <w:rPr>
            <w:rFonts w:ascii="FontbitDavid" w:hAnsi="FontbitDavid" w:hint="cs"/>
            <w:sz w:val="24"/>
            <w:rtl/>
          </w:rPr>
          <w:delText xml:space="preserve"> </w:delText>
        </w:r>
      </w:del>
      <w:r>
        <w:rPr>
          <w:rFonts w:ascii="FontbitDavid" w:hAnsi="FontbitDavid" w:hint="cs"/>
          <w:sz w:val="24"/>
          <w:rtl/>
        </w:rPr>
        <w:t xml:space="preserve">דאבימי בא ומתני' בידו ד</w:t>
      </w:r>
      <w:r w:rsidRPr="00B078C3">
        <w:rPr>
          <w:rFonts w:ascii="FontbitDavid" w:hAnsi="FontbitDavid"/>
          <w:sz w:val="24"/>
          <w:rtl/>
        </w:rPr>
        <w:t>מעת לעת שבנדה - משכבה ומושבה כמגעה.</w:t>
      </w:r>
    </w:p>
    <w:p w:rsidR="00E403F0" w:rsidRDefault="00E403F0" w:rsidP="00E403F0">
      <w:pPr>
        <w:ind w:firstLine="0"/>
        <w:rPr>
          <w:rFonts w:ascii="FontbitDavid" w:hAnsi="FontbitDavid"/>
          <w:sz w:val="24"/>
          <w:rtl/>
        </w:rPr>
      </w:pPr>
      <w:ins w:id="93423" w:author="מנוע מכני" w:date="2026-10-11T12:04:39Z">
        <w:r>
          <w:rPr>
            <w:rFonts w:ascii="FontbitDavid" w:hAnsi="FontbitDavid" w:hint="cs"/>
            <w:sz w:val="24"/>
            <w:rtl/>
          </w:rPr>
          <w:t xml:space="preserve">לא</w:t>
        </w:r>
      </w:ins>
      <w:del w:id="93424"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לענין דאין ממא אדם אף במשכב ד</w:t>
      </w:r>
      <w:ins w:id="90117" w:author="מנוע מכני" w:date="2026-10-11T12:04:39Z">
        <w:r>
          <w:rPr>
            <w:rFonts w:ascii="FontbitDavid" w:hAnsi="FontbitDavid" w:hint="cs"/>
            <w:sz w:val="24"/>
            <w:rtl/>
          </w:rPr>
          <w:t xml:space="preserve">ק"ו</w:t>
        </w:r>
      </w:ins>
      <w:del w:id="90118" w:author="מנוע מכני" w:date="2026-10-11T12:04:39Z">
        <w:r>
          <w:rPr>
            <w:rFonts w:ascii="FontbitDavid" w:hAnsi="FontbitDavid" w:hint="cs"/>
            <w:sz w:val="24"/>
            <w:rtl/>
          </w:rPr>
          <w:delText xml:space="preserve">ק''ו</w:delText>
        </w:r>
      </w:del>
      <w:r>
        <w:rPr>
          <w:rFonts w:ascii="FontbitDavid" w:hAnsi="FontbitDavid" w:hint="cs"/>
          <w:sz w:val="24"/>
          <w:rtl/>
        </w:rPr>
        <w:t xml:space="preserve"> הוא מכלי חרס המוקף צמיד פתיל ניצול באוהל המת ואין ניצול במעת לעת שבנדה </w:t>
      </w:r>
    </w:p>
    <w:p w:rsidR="00E403F0" w:rsidRDefault="00E403F0" w:rsidP="00E403F0">
      <w:pPr>
        <w:pStyle w:val="afff3"/>
        <w:framePr w:wrap="around"/>
        <w:rPr>
          <w:rtl/>
        </w:rPr>
      </w:pPr>
      <w:r>
        <w:rPr>
          <w:rFonts w:hint="cs"/>
          <w:rtl/>
        </w:rPr>
        <w:t>ו.</w:t>
      </w:r>
    </w:p>
    <w:p>
      <w:pPr>
        <w:pStyle w:val="38"/>
        <w:rPr>
          <w:ins w:id="98736" w:author="מנוע מכני" w:date="2026-10-11T12:04:39Z"/>
        </w:rPr>
      </w:pPr>
      <w:r>
        <w:t xml:space="preserve">אלא</w:t>
      </w:r>
    </w:p>
    <w:p w:rsidR="00E403F0" w:rsidRDefault="00E403F0" w:rsidP="00E403F0">
      <w:pPr>
        <w:ind w:firstLine="0"/>
        <w:rPr>
          <w:rFonts w:ascii="FontbitDavid" w:hAnsi="FontbitDavid"/>
          <w:sz w:val="24"/>
          <w:rtl/>
        </w:rPr>
      </w:pPr>
      <w:del w:id="98737" w:author="מנוע מכני" w:date="2026-10-11T12:04:39Z">
        <w:r>
          <w:rPr>
            <w:rFonts w:ascii="FontbitDavid" w:hAnsi="FontbitDavid" w:hint="cs"/>
            <w:sz w:val="24"/>
            <w:rtl/>
          </w:rPr>
          <w:delText xml:space="preserve"> </w:delText>
        </w:r>
      </w:del>
      <w:r w:rsidRPr="00B078C3">
        <w:rPr>
          <w:rFonts w:ascii="FontbitDavid" w:hAnsi="FontbitDavid"/>
          <w:sz w:val="24"/>
          <w:rtl/>
        </w:rPr>
        <w:t>משכבה ומושבה - כמגע עצמה</w:t>
      </w:r>
      <w:r>
        <w:rPr>
          <w:rFonts w:ascii="FontbitDavid" w:hAnsi="FontbitDavid" w:hint="cs"/>
          <w:sz w:val="24"/>
          <w:rtl/>
        </w:rPr>
        <w:t xml:space="preserve"> ד</w:t>
      </w:r>
      <w:r w:rsidRPr="00B078C3">
        <w:rPr>
          <w:rFonts w:ascii="FontbitDavid" w:hAnsi="FontbitDavid"/>
          <w:sz w:val="24"/>
          <w:rtl/>
        </w:rPr>
        <w:t xml:space="preserve">מטמא אדם לטמא בגדים, </w:t>
      </w:r>
    </w:p>
    <w:p>
      <w:pPr>
        <w:pStyle w:val="38"/>
        <w:rPr>
          <w:ins w:id="98739" w:author="מנוע מכני" w:date="2026-10-11T12:04:39Z"/>
        </w:rPr>
      </w:pPr>
      <w:del w:id="98738" w:author="מנוע מכני" w:date="2026-10-11T12:04:39Z">
        <w:r w:rsidRPr="00EB42A6">
          <w:delText xml:space="preserve">•</w:delText>
        </w:r>
      </w:del>
      <w:r w:rsidRPr="00DF3805">
        <w:t xml:space="preserve"> </w:t>
      </w:r>
      <w:ins w:id="90119" w:author="מנוע מכני" w:date="2026-10-11T12:04:39Z">
        <w:r>
          <w:t xml:space="preserve">ת"כ</w:t>
        </w:r>
      </w:ins>
      <w:del w:id="90120" w:author="מנוע מכני" w:date="2026-10-11T12:04:39Z">
        <w:r w:rsidRPr="00B078C3">
          <w:delText xml:space="preserve">ת</w:delText>
        </w:r>
        <w:r>
          <w:delText xml:space="preserve">''כ</w:delText>
        </w:r>
      </w:del>
      <w:r>
        <w:t xml:space="preserve"> </w:t>
      </w:r>
      <w:r w:rsidRPr="00B078C3">
        <w:t xml:space="preserve">דרבא:</w:t>
      </w:r>
    </w:p>
    <w:p w:rsidR="00E403F0" w:rsidRDefault="00E403F0" w:rsidP="00E403F0">
      <w:pPr>
        <w:rPr>
          <w:rFonts w:ascii="FontbitDavid" w:hAnsi="FontbitDavid"/>
          <w:sz w:val="24"/>
          <w:rtl/>
        </w:rPr>
      </w:pPr>
      <w:del w:id="987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הרואה </w:t>
      </w:r>
      <w:r w:rsidRPr="009F103B">
        <w:rPr>
          <w:rFonts w:ascii="FontbitDavid" w:hAnsi="FontbitDavid"/>
          <w:b/>
          <w:bCs/>
          <w:sz w:val="24"/>
          <w:rtl/>
        </w:rPr>
        <w:t>דם</w:t>
      </w:r>
      <w:r w:rsidRPr="00B078C3">
        <w:rPr>
          <w:rFonts w:ascii="FontbitDavid" w:hAnsi="FontbitDavid"/>
          <w:sz w:val="24"/>
          <w:rtl/>
        </w:rPr>
        <w:t xml:space="preserve"> מטמאה מעת לעת, משכבות ומושבות, אוכלין ומשקין, וכלי חרס המוקף צמיד פתיל, ואינה מקולקלת למנינה, ואינה מטמאה את בועלה למפרע,</w:t>
      </w:r>
    </w:p>
    <w:p>
      <w:pPr>
        <w:pStyle w:val="38"/>
        <w:rPr>
          <w:ins w:id="98741" w:author="מנוע מכני" w:date="2026-10-11T12:04:39Z"/>
        </w:rPr>
      </w:pPr>
      <w:ins w:id="90121" w:author="מנוע מכני" w:date="2026-10-11T12:04:39Z">
        <w:r>
          <w:t xml:space="preserve">ר"ע</w:t>
        </w:r>
      </w:ins>
      <w:del w:id="90122" w:author="מנוע מכני" w:date="2026-10-11T12:04:39Z">
        <w:r w:rsidRPr="009F103B">
          <w:delText xml:space="preserve">ר''ע</w:delText>
        </w:r>
      </w:del>
      <w:r w:rsidRPr="00B078C3">
        <w:t xml:space="preserve">:</w:t>
      </w:r>
    </w:p>
    <w:p w:rsidR="00E403F0" w:rsidRPr="00B078C3" w:rsidRDefault="00E403F0" w:rsidP="00E403F0">
      <w:pPr>
        <w:ind w:firstLine="0"/>
        <w:rPr>
          <w:rFonts w:ascii="FontbitDavid" w:hAnsi="FontbitDavid"/>
          <w:sz w:val="24"/>
          <w:rtl/>
        </w:rPr>
      </w:pPr>
      <w:del w:id="9874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מטמא את בועלה.</w:t>
      </w:r>
      <w:r>
        <w:rPr>
          <w:rFonts w:ascii="FontbitDavid" w:hAnsi="FontbitDavid" w:hint="cs"/>
          <w:sz w:val="24"/>
          <w:rtl/>
        </w:rPr>
        <w:t xml:space="preserve"> </w:t>
      </w:r>
      <w:r w:rsidRPr="00B078C3">
        <w:rPr>
          <w:rFonts w:ascii="FontbitDavid" w:hAnsi="FontbitDavid"/>
          <w:sz w:val="24"/>
          <w:rtl/>
        </w:rPr>
        <w:t>ואינה מונה אלא משעה שראתה.</w:t>
      </w:r>
    </w:p>
    <w:p w:rsidR="00E403F0" w:rsidRPr="00017C1D" w:rsidRDefault="00E403F0" w:rsidP="00E403F0">
      <w:pPr>
        <w:pStyle w:val="a3"/>
        <w:rPr>
          <w:spacing w:val="-8"/>
          <w:rtl/>
        </w:rPr>
      </w:pPr>
      <w:r w:rsidRPr="00017C1D">
        <w:rPr>
          <w:spacing w:val="-8"/>
          <w:rtl/>
        </w:rPr>
        <w:tab/>
        <w:t xml:space="preserve">הרואה </w:t>
      </w:r>
      <w:r w:rsidRPr="00017C1D">
        <w:rPr>
          <w:b/>
          <w:bCs/>
          <w:spacing w:val="-8"/>
          <w:rtl/>
        </w:rPr>
        <w:t>כתם</w:t>
      </w:r>
      <w:r w:rsidRPr="00017C1D">
        <w:rPr>
          <w:spacing w:val="-8"/>
          <w:rtl/>
        </w:rPr>
        <w:t xml:space="preserve"> מטמאה למפרע, אוכלין ומשקין, משכבות ומושבות, וכלי חרס המוקף צמיד פתיל, </w:t>
      </w:r>
    </w:p>
    <w:p w:rsidR="00E403F0" w:rsidRPr="00B078C3" w:rsidRDefault="00E403F0" w:rsidP="00E403F0">
      <w:pPr>
        <w:ind w:firstLine="0"/>
        <w:rPr>
          <w:rFonts w:ascii="FontbitDavid" w:hAnsi="FontbitDavid"/>
          <w:sz w:val="24"/>
          <w:rtl/>
        </w:rPr>
      </w:pPr>
      <w:r w:rsidRPr="00B078C3">
        <w:rPr>
          <w:rFonts w:ascii="FontbitDavid" w:hAnsi="FontbitDavid"/>
          <w:sz w:val="24"/>
          <w:rtl/>
        </w:rPr>
        <w:t>ומקולקלת למנינה, ומטמאה את בועלה, ואינה מונה אלא משעה שראתה.</w:t>
      </w:r>
    </w:p>
    <w:p w:rsidR="00E403F0" w:rsidRPr="00B078C3" w:rsidRDefault="00E403F0" w:rsidP="00E403F0">
      <w:pPr>
        <w:ind w:firstLine="0"/>
        <w:rPr>
          <w:rFonts w:ascii="FontbitDavid" w:hAnsi="FontbitDavid"/>
          <w:sz w:val="24"/>
          <w:rtl/>
        </w:rPr>
      </w:pPr>
      <w:r w:rsidRPr="00B078C3">
        <w:rPr>
          <w:rFonts w:ascii="FontbitDavid" w:hAnsi="FontbitDavid"/>
          <w:sz w:val="24"/>
          <w:rtl/>
        </w:rPr>
        <w:t xml:space="preserve">וזה וזה תולין, </w:t>
      </w:r>
      <w:r w:rsidRPr="00B078C3">
        <w:rPr>
          <w:rFonts w:ascii="FontbitDavid" w:hAnsi="FontbitDavid"/>
          <w:sz w:val="24"/>
          <w:rtl/>
        </w:rPr>
        <w:t xml:space="preserve">לא</w:t>
      </w:r>
      <w:r w:rsidRPr="00B078C3">
        <w:rPr>
          <w:rFonts w:ascii="FontbitDavid" w:hAnsi="FontbitDavid"/>
          <w:sz w:val="24"/>
          <w:rtl/>
        </w:rPr>
        <w:t xml:space="preserve"> אוכלין ולא שורפין.</w:t>
      </w:r>
    </w:p>
    <w:p w:rsidR="00E403F0" w:rsidRPr="00017C1D" w:rsidRDefault="00E403F0" w:rsidP="00E403F0">
      <w:pPr>
        <w:rPr>
          <w:rFonts w:ascii="FontbitDavid" w:hAnsi="FontbitDavid"/>
          <w:spacing w:val="-2"/>
          <w:sz w:val="24"/>
          <w:rtl/>
        </w:rPr>
      </w:pPr>
      <w:r w:rsidRPr="00017C1D">
        <w:rPr>
          <w:rStyle w:val="2fb"/>
          <w:rFonts w:ascii="FontbitDavid" w:hAnsi="FontbitDavid"/>
          <w:spacing w:val="-2"/>
          <w:sz w:val="24"/>
          <w:rtl/>
        </w:rPr>
        <w:t xml:space="preserve">ורבא</w:t>
      </w:r>
      <w:r w:rsidRPr="00017C1D">
        <w:rPr>
          <w:rFonts w:ascii="FontbitDavid" w:hAnsi="FontbitDavid"/>
          <w:spacing w:val="-2"/>
          <w:sz w:val="24"/>
          <w:rtl/>
        </w:rPr>
        <w:t xml:space="preserve">, </w:t>
      </w:r>
      <w:r w:rsidRPr="00017C1D">
        <w:rPr>
          <w:rFonts w:ascii="FontbitDavid" w:hAnsi="FontbitDavid" w:hint="cs"/>
          <w:spacing w:val="-2"/>
          <w:sz w:val="24"/>
          <w:rtl/>
        </w:rPr>
        <w:t xml:space="preserve">שמיע </w:t>
      </w:r>
      <w:ins w:id="97075" w:author="מנוע מכני" w:date="2026-10-11T12:04:39Z">
        <w:r>
          <w:rPr>
            <w:rFonts w:ascii="FontbitDavid" w:hAnsi="FontbitDavid" w:hint="cs"/>
            <w:spacing w:val="-2"/>
            <w:sz w:val="24"/>
            <w:rtl/>
          </w:rPr>
          <w:t xml:space="preserve">לברייתא</w:t>
        </w:r>
      </w:ins>
      <w:del w:id="97076" w:author="מנוע מכני" w:date="2026-10-11T12:04:39Z">
        <w:r w:rsidRPr="00017C1D">
          <w:rPr>
            <w:rFonts w:ascii="FontbitDavid" w:hAnsi="FontbitDavid" w:hint="cs"/>
            <w:spacing w:val="-2"/>
            <w:sz w:val="24"/>
            <w:rtl/>
          </w:rPr>
          <w:delText xml:space="preserve">למתניתא</w:delText>
        </w:r>
      </w:del>
      <w:r w:rsidRPr="00017C1D">
        <w:rPr>
          <w:rFonts w:ascii="FontbitDavid" w:hAnsi="FontbitDavid" w:hint="cs"/>
          <w:spacing w:val="-2"/>
          <w:sz w:val="24"/>
          <w:rtl/>
        </w:rPr>
        <w:t xml:space="preserve"> אלא </w:t>
      </w:r>
      <w:ins w:id="97323" w:author="מנוע מכני" w:date="2026-10-11T12:04:39Z">
        <w:r>
          <w:rPr>
            <w:rFonts w:ascii="FontbitDavid" w:hAnsi="FontbitDavid" w:hint="cs"/>
            <w:spacing w:val="-2"/>
            <w:sz w:val="24"/>
            <w:rtl/>
          </w:rPr>
          <w:t xml:space="preserve">דאם </w:t>
        </w:r>
      </w:ins>
      <w:del w:id="97324" w:author="מנוע מכני" w:date="2026-10-11T12:04:39Z">
        <w:r w:rsidRPr="00017C1D">
          <w:rPr>
            <w:rFonts w:ascii="FontbitDavid" w:hAnsi="FontbitDavid" w:hint="cs"/>
            <w:spacing w:val="-2"/>
            <w:sz w:val="24"/>
            <w:rtl/>
          </w:rPr>
          <w:delText xml:space="preserve">דאי </w:delText>
        </w:r>
      </w:del>
      <w:r w:rsidRPr="00017C1D">
        <w:rPr>
          <w:rFonts w:ascii="FontbitDavid" w:hAnsi="FontbitDavid" w:hint="cs"/>
          <w:spacing w:val="-2"/>
          <w:sz w:val="24"/>
          <w:rtl/>
        </w:rPr>
        <w:t xml:space="preserve">מתני' </w:t>
      </w:r>
      <w:r w:rsidRPr="00017C1D">
        <w:rPr>
          <w:rFonts w:ascii="FontbitDavid" w:hAnsi="FontbitDavid" w:hint="cs"/>
          <w:spacing w:val="-2"/>
          <w:sz w:val="24"/>
          <w:rtl/>
        </w:rPr>
        <w:t xml:space="preserve">ה</w:t>
      </w:r>
      <w:ins w:id="90123" w:author="מנוע מכני" w:date="2026-10-11T12:04:39Z">
        <w:r>
          <w:rPr>
            <w:rFonts w:ascii="FontbitDavid" w:hAnsi="FontbitDavid" w:hint="cs"/>
            <w:spacing w:val="-2"/>
            <w:sz w:val="24"/>
            <w:rtl/>
          </w:rPr>
          <w:t xml:space="preserve">ו"א</w:t>
        </w:r>
      </w:ins>
      <w:del w:id="90124" w:author="מנוע מכני" w:date="2026-10-11T12:04:39Z">
        <w:r w:rsidRPr="00017C1D">
          <w:rPr>
            <w:rFonts w:ascii="FontbitDavid" w:hAnsi="FontbitDavid" w:hint="cs"/>
            <w:spacing w:val="-2"/>
            <w:sz w:val="24"/>
            <w:rtl/>
          </w:rPr>
          <w:delText xml:space="preserve">ו''א</w:delText>
        </w:r>
      </w:del>
      <w:r w:rsidRPr="00017C1D">
        <w:rPr>
          <w:rFonts w:ascii="FontbitDavid" w:hAnsi="FontbitDavid" w:hint="cs"/>
          <w:spacing w:val="-2"/>
          <w:sz w:val="24"/>
          <w:rtl/>
        </w:rPr>
        <w:t xml:space="preserve"> או אדם או בגדים אבל שניהם </w:t>
      </w:r>
      <w:r w:rsidRPr="00017C1D">
        <w:rPr>
          <w:rFonts w:ascii="FontbitDavid" w:hAnsi="FontbitDavid" w:hint="cs"/>
          <w:spacing w:val="-2"/>
          <w:sz w:val="24"/>
          <w:rtl/>
        </w:rPr>
        <w:t xml:space="preserve">לא</w:t>
      </w:r>
      <w:r w:rsidRPr="00017C1D">
        <w:rPr>
          <w:rFonts w:ascii="FontbitDavid" w:hAnsi="FontbitDavid" w:hint="cs"/>
          <w:spacing w:val="-2"/>
          <w:sz w:val="24"/>
          <w:rtl/>
        </w:rPr>
        <w:t xml:space="preserve"> מ</w:t>
      </w:r>
      <w:ins w:id="90125" w:author="מנוע מכני" w:date="2026-10-11T12:04:39Z">
        <w:r>
          <w:rPr>
            <w:rFonts w:ascii="FontbitDavid" w:hAnsi="FontbitDavid" w:hint="cs"/>
            <w:spacing w:val="-2"/>
            <w:sz w:val="24"/>
            <w:rtl/>
          </w:rPr>
          <w:t xml:space="preserve">ש"ה</w:t>
        </w:r>
      </w:ins>
      <w:del w:id="90126" w:author="מנוע מכני" w:date="2026-10-11T12:04:39Z">
        <w:r w:rsidRPr="00017C1D">
          <w:rPr>
            <w:rFonts w:ascii="FontbitDavid" w:hAnsi="FontbitDavid" w:hint="cs"/>
            <w:spacing w:val="-2"/>
            <w:sz w:val="24"/>
            <w:rtl/>
          </w:rPr>
          <w:delText xml:space="preserve">ש''ה</w:delText>
        </w:r>
      </w:del>
      <w:r w:rsidRPr="00017C1D">
        <w:rPr>
          <w:rFonts w:ascii="FontbitDavid" w:hAnsi="FontbitDavid" w:hint="cs"/>
          <w:spacing w:val="-2"/>
          <w:sz w:val="24"/>
          <w:rtl/>
        </w:rPr>
        <w:t xml:space="preserve"> </w:t>
      </w:r>
      <w:r w:rsidRPr="00017C1D">
        <w:rPr>
          <w:rFonts w:ascii="FontbitDavid" w:hAnsi="FontbitDavid" w:hint="cs"/>
          <w:spacing w:val="-2"/>
          <w:sz w:val="24"/>
          <w:rtl/>
        </w:rPr>
        <w:t xml:space="preserve">אמר</w:t>
      </w:r>
      <w:r w:rsidRPr="00017C1D">
        <w:rPr>
          <w:rFonts w:ascii="FontbitDavid" w:hAnsi="FontbitDavid" w:hint="cs"/>
          <w:spacing w:val="-2"/>
          <w:sz w:val="24"/>
          <w:rtl/>
        </w:rPr>
        <w:t xml:space="preserve"> ל</w:t>
      </w:r>
      <w:ins w:id="90127" w:author="מנוע מכני" w:date="2026-10-11T12:04:39Z">
        <w:r>
          <w:rPr>
            <w:rFonts w:ascii="FontbitDavid" w:hAnsi="FontbitDavid" w:hint="cs"/>
            <w:spacing w:val="-2"/>
            <w:sz w:val="24"/>
            <w:rtl/>
          </w:rPr>
          <w:t xml:space="preserve">ק"ו</w:t>
        </w:r>
      </w:ins>
      <w:del w:id="90128" w:author="מנוע מכני" w:date="2026-10-11T12:04:39Z">
        <w:r w:rsidRPr="00017C1D">
          <w:rPr>
            <w:rFonts w:ascii="FontbitDavid" w:hAnsi="FontbitDavid" w:hint="cs"/>
            <w:spacing w:val="-2"/>
            <w:sz w:val="24"/>
            <w:rtl/>
          </w:rPr>
          <w:delText xml:space="preserve">ק''ו</w:delText>
        </w:r>
      </w:del>
      <w:r w:rsidRPr="00017C1D">
        <w:rPr>
          <w:rFonts w:ascii="FontbitDavid" w:hAnsi="FontbitDavid" w:hint="cs"/>
          <w:spacing w:val="-2"/>
          <w:sz w:val="24"/>
          <w:rtl/>
        </w:rPr>
        <w:t xml:space="preserve"> </w:t>
      </w:r>
    </w:p>
    <w:p>
      <w:pPr>
        <w:pStyle w:val="afffff8"/>
        <w:rPr>
          <w:ins w:id="90705" w:author="קלוד" w:date="2026-10-11T12:23:38Z"/>
        </w:rPr>
      </w:pPr>
      <w:ins w:id="90706" w:author="קלוד" w:date="2026-10-11T12:23:38Z">
        <w:r>
          <w:rPr>
            <w:color w:val="7B3F00"/>
          </w:rPr>
          <w:t xml:space="preserve">מעת לעת שבנדה - לקדש ולא לתרומה</w:t>
        </w:r>
      </w:ins>
    </w:p>
    <w:p>
      <w:pPr>
        <w:pStyle w:val="38"/>
        <w:rPr>
          <w:ins w:id="98744" w:author="מנוע מכני" w:date="2026-10-11T12:04:39Z"/>
        </w:rPr>
      </w:pPr>
      <w:del w:id="98743" w:author="מנוע מכני" w:date="2026-10-11T12:04:39Z">
        <w:r w:rsidRPr="00EB42A6">
          <w:delText xml:space="preserve">•</w:delText>
        </w:r>
      </w:del>
      <w:r w:rsidRPr="00DF3805">
        <w:t xml:space="preserve"> </w:t>
      </w:r>
      <w:ins w:id="90129" w:author="מנוע מכני" w:date="2026-10-11T12:04:39Z">
        <w:r>
          <w:t xml:space="preserve">א"ר</w:t>
        </w:r>
      </w:ins>
      <w:del w:id="90130" w:author="מנוע מכני" w:date="2026-10-11T12:04:39Z">
        <w:r w:rsidRPr="00B078C3">
          <w:delText xml:space="preserve">א''ר</w:delText>
        </w:r>
      </w:del>
      <w:r w:rsidRPr="00B078C3">
        <w:t xml:space="preserve"> הונא:</w:t>
      </w:r>
    </w:p>
    <w:p w:rsidR="00E403F0" w:rsidRPr="00B078C3" w:rsidRDefault="00E403F0" w:rsidP="00E403F0">
      <w:pPr>
        <w:rPr>
          <w:rFonts w:ascii="FontbitDavid" w:hAnsi="FontbitDavid"/>
          <w:sz w:val="24"/>
          <w:rtl/>
        </w:rPr>
      </w:pPr>
      <w:del w:id="987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מעת לעת שבנדה - לקדש, אבל </w:t>
      </w:r>
      <w:r w:rsidRPr="00B078C3">
        <w:rPr>
          <w:rFonts w:ascii="FontbitDavid" w:hAnsi="FontbitDavid"/>
          <w:sz w:val="24"/>
          <w:rtl/>
        </w:rPr>
        <w:t xml:space="preserve">לא</w:t>
      </w:r>
      <w:r w:rsidRPr="00B078C3">
        <w:rPr>
          <w:rFonts w:ascii="FontbitDavid" w:hAnsi="FontbitDavid"/>
          <w:sz w:val="24"/>
          <w:rtl/>
        </w:rPr>
        <w:t xml:space="preserve"> לתרומה.</w:t>
      </w:r>
    </w:p>
    <w:p w:rsidR="00E403F0" w:rsidRDefault="00E403F0" w:rsidP="00E403F0">
      <w:pPr>
        <w:ind w:firstLine="266"/>
        <w:rPr>
          <w:rFonts w:ascii="FontbitDavid" w:hAnsi="FontbitDavid"/>
          <w:sz w:val="24"/>
          <w:rtl/>
        </w:rPr>
      </w:pPr>
      <w:r>
        <w:rPr>
          <w:rFonts w:ascii="FontbitDavid" w:hAnsi="FontbitDavid" w:hint="cs"/>
          <w:sz w:val="24"/>
          <w:rtl/>
        </w:rPr>
        <w:t xml:space="preserve">ולא קתני גבי מעלות דכי קתני רק היכן שיש דררא דטומאה </w:t>
      </w:r>
    </w:p>
    <w:p>
      <w:pPr>
        <w:pStyle w:val="38"/>
        <w:rPr>
          <w:ins w:id="98747" w:author="מנוע מכני" w:date="2026-10-11T12:04:39Z"/>
        </w:rPr>
      </w:pPr>
      <w:del w:id="98746" w:author="מנוע מכני" w:date="2026-10-11T12:04:39Z">
        <w:r w:rsidRPr="00EB42A6">
          <w:delText xml:space="preserve">•</w:delText>
        </w:r>
      </w:del>
      <w:r w:rsidRPr="00DF3805">
        <w:t xml:space="preserve"> </w:t>
      </w:r>
      <w:r>
        <w:t xml:space="preserve">והך</w:t>
      </w:r>
    </w:p>
    <w:p w:rsidR="00E403F0" w:rsidRPr="00B078C3" w:rsidRDefault="00E403F0" w:rsidP="00E403F0">
      <w:pPr>
        <w:rPr>
          <w:rFonts w:ascii="FontbitDavid" w:hAnsi="FontbitDavid"/>
          <w:sz w:val="24"/>
          <w:rtl/>
        </w:rPr>
      </w:pPr>
      <w:del w:id="98748" w:author="מנוע מכני" w:date="2026-10-11T12:04:39Z">
        <w:r>
          <w:rPr>
            <w:rFonts w:ascii="FontbitDavid" w:hAnsi="FontbitDavid" w:hint="cs"/>
            <w:sz w:val="24"/>
            <w:rtl/>
          </w:rPr>
          <w:delText xml:space="preserve"> </w:delText>
        </w:r>
      </w:del>
      <w:r>
        <w:rPr>
          <w:rFonts w:ascii="FontbitDavid" w:hAnsi="FontbitDavid" w:hint="cs"/>
          <w:sz w:val="24"/>
          <w:rtl/>
        </w:rPr>
        <w:t xml:space="preserve">דתני </w:t>
      </w:r>
      <w:r>
        <w:rPr>
          <w:rFonts w:ascii="FontbitDavid" w:hAnsi="FontbitDavid"/>
          <w:sz w:val="24"/>
          <w:rtl/>
        </w:rPr>
        <w:t>מה היא מטמאה - אוכלין ומשקין</w:t>
      </w:r>
      <w:r>
        <w:rPr>
          <w:rFonts w:ascii="FontbitDavid" w:hAnsi="FontbitDavid" w:hint="cs"/>
          <w:sz w:val="24"/>
          <w:rtl/>
        </w:rPr>
        <w:t xml:space="preserve">- </w:t>
      </w:r>
      <w:ins w:id="93425" w:author="מנוע מכני" w:date="2026-10-11T12:04:39Z">
        <w:r>
          <w:rPr>
            <w:rFonts w:ascii="FontbitDavid" w:hAnsi="FontbitDavid" w:hint="cs"/>
            <w:sz w:val="24"/>
            <w:rtl/>
          </w:rPr>
          <w:t xml:space="preserve">לא</w:t>
        </w:r>
      </w:ins>
      <w:del w:id="93426"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דקדש ודתרומה אלא רק דקדש </w:t>
      </w:r>
    </w:p>
    <w:p>
      <w:pPr>
        <w:pStyle w:val="afffff8"/>
        <w:rPr>
          <w:ins w:id="90703" w:author="קלוד" w:date="2026-10-11T12:23:38Z"/>
        </w:rPr>
      </w:pPr>
      <w:ins w:id="90704" w:author="קלוד" w:date="2026-10-11T12:23:38Z">
        <w:r>
          <w:rPr>
            <w:color w:val="7B3F00"/>
          </w:rPr>
          <w:t xml:space="preserve">שירים שבפניה ושבידיה - בדקה עצמה כשיעור וסת</w:t>
        </w:r>
      </w:ins>
    </w:p>
    <w:p>
      <w:pPr>
        <w:pStyle w:val="38"/>
        <w:rPr>
          <w:ins w:id="98750" w:author="מנוע מכני" w:date="2026-10-11T12:04:39Z"/>
        </w:rPr>
      </w:pPr>
      <w:del w:id="98749" w:author="מנוע מכני" w:date="2026-10-11T12:04:39Z">
        <w:r w:rsidRPr="00EB42A6">
          <w:delText xml:space="preserve">•</w:delText>
        </w:r>
      </w:del>
      <w:r w:rsidRPr="00DF3805">
        <w:t xml:space="preserve"> </w:t>
      </w:r>
      <w:r>
        <w:t xml:space="preserve">והך ד</w:t>
      </w:r>
      <w:ins w:id="90131" w:author="מנוע מכני" w:date="2026-10-11T12:04:39Z">
        <w:r>
          <w:t xml:space="preserve">ר"י</w:t>
        </w:r>
      </w:ins>
      <w:del w:id="90132" w:author="מנוע מכני" w:date="2026-10-11T12:04:39Z">
        <w:r>
          <w:delText xml:space="preserve">ר''י</w:delText>
        </w:r>
      </w:del>
      <w:del w:id="101646" w:author="מנוע מכני" w:date="2026-10-11T12:04:39Z">
        <w:r>
          <w:delText xml:space="preserve"> </w:delText>
        </w:r>
        <w:r w:rsidRPr="00B078C3">
          <w:delText xml:space="preserve">אומר</w:delText>
        </w:r>
      </w:del>
      <w:r w:rsidRPr="00B078C3">
        <w:t xml:space="preserve">:</w:t>
      </w:r>
    </w:p>
    <w:p w:rsidR="00E403F0" w:rsidRDefault="00E403F0" w:rsidP="00E403F0">
      <w:pPr>
        <w:rPr>
          <w:rFonts w:ascii="FontbitDavid" w:hAnsi="FontbitDavid"/>
          <w:sz w:val="24"/>
          <w:rtl/>
        </w:rPr>
      </w:pPr>
      <w:del w:id="987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בשעת עברתן מלאכול בתרומה.</w:t>
      </w:r>
      <w:r>
        <w:rPr>
          <w:rFonts w:ascii="FontbitDavid" w:hAnsi="FontbitDavid" w:hint="cs"/>
          <w:sz w:val="24"/>
          <w:rtl/>
        </w:rPr>
        <w:t xml:space="preserve"> </w:t>
      </w:r>
      <w:r w:rsidRPr="00B078C3">
        <w:rPr>
          <w:rFonts w:ascii="FontbitDavid" w:hAnsi="FontbitDavid"/>
          <w:sz w:val="24"/>
          <w:rtl/>
        </w:rPr>
        <w:t xml:space="preserve">והוינן בה: </w:t>
      </w:r>
      <w:ins w:id="94889" w:author="מנוע מכני" w:date="2026-10-11T12:04:39Z">
        <w:r>
          <w:rPr>
            <w:rFonts w:ascii="FontbitDavid" w:hAnsi="FontbitDavid"/>
            <w:sz w:val="24"/>
            <w:rtl/>
          </w:rPr>
          <w:t xml:space="preserve">מה</w:t>
        </w:r>
      </w:ins>
      <w:del w:id="9489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7693" w:author="מנוע מכני" w:date="2026-10-11T12:04:39Z">
        <w:r>
          <w:rPr>
            <w:rFonts w:ascii="FontbitDavid" w:hAnsi="FontbitDavid"/>
            <w:sz w:val="24"/>
            <w:rtl/>
          </w:rPr>
          <w:t xml:space="preserve">דהיה</w:t>
        </w:r>
      </w:ins>
      <w:del w:id="97694"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w:t>
      </w:r>
      <w:ins w:id="97695" w:author="מנוע מכני" w:date="2026-10-11T12:04:39Z">
        <w:r>
          <w:rPr>
            <w:rFonts w:ascii="FontbitDavid" w:hAnsi="FontbitDavid"/>
            <w:sz w:val="24"/>
            <w:rtl/>
          </w:rPr>
          <w:t xml:space="preserve">היה</w:t>
        </w:r>
      </w:ins>
      <w:del w:id="97696"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w:t>
      </w:r>
    </w:p>
    <w:p>
      <w:pPr>
        <w:pStyle w:val="38"/>
        <w:rPr>
          <w:ins w:id="98752" w:author="מנוע מכני" w:date="2026-10-11T12:04:39Z"/>
        </w:rPr>
      </w:pPr>
      <w:r>
        <w:lastRenderedPageBreak/>
        <w:t xml:space="preserve">וא</w:t>
      </w:r>
      <w:ins w:id="90133" w:author="מנוע מכני" w:date="2026-10-11T12:04:39Z">
        <w:r>
          <w:t xml:space="preserve">ר"ח</w:t>
        </w:r>
      </w:ins>
      <w:del w:id="90134" w:author="מנוע מכני" w:date="2026-10-11T12:04:39Z">
        <w:r>
          <w:lastRenderedPageBreak/>
          <w:delText xml:space="preserve">ר''ח</w:delText>
        </w:r>
      </w:del>
      <w:r w:rsidRPr="00B078C3">
        <w:t xml:space="preserve">:</w:t>
      </w:r>
    </w:p>
    <w:p w:rsidR="00E403F0" w:rsidRPr="00B078C3" w:rsidRDefault="00E403F0" w:rsidP="00E403F0">
      <w:pPr>
        <w:ind w:firstLine="0"/>
        <w:rPr>
          <w:rFonts w:ascii="FontbitDavid" w:hAnsi="FontbitDavid"/>
          <w:sz w:val="24"/>
          <w:rtl/>
        </w:rPr>
      </w:pPr>
      <w:del w:id="987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נצרכה אלא לתקן שירים שבפניה!</w:t>
      </w:r>
      <w:r>
        <w:rPr>
          <w:rFonts w:ascii="FontbitDavid" w:hAnsi="FontbitDavid" w:hint="cs"/>
          <w:sz w:val="24"/>
          <w:rtl/>
        </w:rPr>
        <w:t xml:space="preserve"> </w:t>
      </w:r>
      <w:r>
        <w:rPr>
          <w:rStyle w:val="2fb"/>
          <w:rFonts w:ascii="FontbitDavid" w:hAnsi="FontbitDavid" w:hint="cs"/>
          <w:sz w:val="24"/>
          <w:rtl/>
        </w:rPr>
        <w:t xml:space="preserve">ו</w:t>
      </w:r>
      <w:ins w:id="90135" w:author="מנוע מכני" w:date="2026-10-11T12:04:39Z">
        <w:r>
          <w:rPr>
            <w:rStyle w:val="2fb"/>
            <w:rFonts w:ascii="FontbitDavid" w:hAnsi="FontbitDavid" w:hint="cs"/>
            <w:sz w:val="24"/>
            <w:rtl/>
          </w:rPr>
          <w:t xml:space="preserve">ר"ה</w:t>
        </w:r>
      </w:ins>
      <w:del w:id="90136" w:author="מנוע מכני" w:date="2026-10-11T12:04:39Z">
        <w:r>
          <w:rPr>
            <w:rFonts w:ascii="FontbitDavid" w:hAnsi="FontbitDavid" w:hint="cs"/>
            <w:sz w:val="24"/>
            <w:rtl/>
          </w:rPr>
          <w:delText xml:space="preserve">ר''ה</w:delText>
        </w:r>
      </w:del>
      <w:r>
        <w:rPr>
          <w:rFonts w:ascii="FontbitDavid" w:hAnsi="FontbitDavid" w:hint="cs"/>
          <w:sz w:val="24"/>
          <w:rtl/>
        </w:rPr>
        <w:t xml:space="preserve"> מתני'</w:t>
      </w:r>
      <w:r w:rsidRPr="00B078C3">
        <w:rPr>
          <w:rFonts w:ascii="FontbitDavid" w:hAnsi="FontbitDavid"/>
          <w:sz w:val="24"/>
          <w:rtl/>
        </w:rPr>
        <w:t>: לישרוף שירים שבידיה, שבדקה עצמה כשיעור וסת.</w:t>
      </w:r>
    </w:p>
    <w:p>
      <w:pPr>
        <w:pStyle w:val="afffff8"/>
        <w:rPr>
          <w:ins w:id="90701" w:author="קלוד" w:date="2026-10-11T12:23:38Z"/>
        </w:rPr>
      </w:pPr>
      <w:ins w:id="90702" w:author="קלוד" w:date="2026-10-11T12:23:38Z">
        <w:r>
          <w:rPr>
            <w:color w:val="7B3F00"/>
          </w:rPr>
          <w:t xml:space="preserve">מעשה דרבי כר"א - בשעת הדחק</w:t>
        </w:r>
      </w:ins>
    </w:p>
    <w:p w:rsidR="00E403F0"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sidRPr="00B078C3">
        <w:rPr>
          <w:rFonts w:ascii="FontbitDavid" w:hAnsi="FontbitDavid"/>
          <w:sz w:val="24"/>
          <w:rtl/>
        </w:rPr>
        <w:t xml:space="preserve">ת"ש מעשה ועשה </w:t>
      </w:r>
      <w:r w:rsidRPr="00B078C3">
        <w:rPr>
          <w:rStyle w:val="2fb"/>
          <w:rFonts w:ascii="FontbitDavid" w:hAnsi="FontbitDavid"/>
          <w:sz w:val="24"/>
          <w:rtl/>
        </w:rPr>
        <w:t xml:space="preserve">רבי</w:t>
      </w:r>
      <w:r w:rsidRPr="00B078C3">
        <w:rPr>
          <w:rFonts w:ascii="FontbitDavid" w:hAnsi="FontbitDavid"/>
          <w:sz w:val="24"/>
          <w:rtl/>
        </w:rPr>
        <w:t xml:space="preserve"> </w:t>
      </w:r>
      <w:r w:rsidRPr="00B078C3">
        <w:rPr>
          <w:rStyle w:val="2fb"/>
          <w:rFonts w:ascii="FontbitDavid" w:hAnsi="FontbitDavid"/>
          <w:sz w:val="24"/>
          <w:rtl/>
        </w:rPr>
        <w:t xml:space="preserve">כר"א</w:t>
      </w:r>
      <w:r w:rsidRPr="00B078C3">
        <w:rPr>
          <w:rFonts w:ascii="FontbitDavid" w:hAnsi="FontbitDavid"/>
          <w:sz w:val="24"/>
          <w:rtl/>
        </w:rPr>
        <w:t xml:space="preserve">, לאחר שנזכר </w:t>
      </w:r>
      <w:r w:rsidRPr="00B078C3">
        <w:rPr>
          <w:rFonts w:ascii="FontbitDavid" w:hAnsi="FontbitDavid"/>
          <w:sz w:val="24"/>
          <w:rtl/>
        </w:rPr>
        <w:t xml:space="preserve">אמר</w:t>
      </w:r>
      <w:r w:rsidRPr="00B078C3">
        <w:rPr>
          <w:rFonts w:ascii="FontbitDavid" w:hAnsi="FontbitDavid"/>
          <w:sz w:val="24"/>
          <w:rtl/>
        </w:rPr>
        <w:t xml:space="preserve">: כד</w:t>
      </w:r>
      <w:r>
        <w:rPr>
          <w:rFonts w:ascii="FontbitDavid" w:hAnsi="FontbitDavid" w:hint="cs"/>
          <w:sz w:val="24"/>
          <w:rtl/>
        </w:rPr>
        <w:t>א</w:t>
      </w:r>
      <w:r w:rsidRPr="00B078C3">
        <w:rPr>
          <w:rFonts w:ascii="FontbitDavid" w:hAnsi="FontbitDavid"/>
          <w:sz w:val="24"/>
          <w:rtl/>
        </w:rPr>
        <w:t xml:space="preserve">י הוא </w:t>
      </w:r>
      <w:r w:rsidRPr="00B078C3">
        <w:rPr>
          <w:rStyle w:val="2fb"/>
          <w:rFonts w:ascii="FontbitDavid" w:hAnsi="FontbitDavid"/>
          <w:sz w:val="24"/>
          <w:rtl/>
        </w:rPr>
        <w:t xml:space="preserve">ר"א</w:t>
      </w:r>
      <w:r w:rsidRPr="00B078C3">
        <w:rPr>
          <w:rFonts w:ascii="FontbitDavid" w:hAnsi="FontbitDavid"/>
          <w:sz w:val="24"/>
          <w:rtl/>
        </w:rPr>
        <w:t xml:space="preserve"> לסמוך עליו בשעת הדחק.</w:t>
      </w:r>
    </w:p>
    <w:p w:rsidR="00E403F0" w:rsidRPr="00B078C3" w:rsidRDefault="00E403F0" w:rsidP="00E403F0">
      <w:pPr>
        <w:pStyle w:val="afff3"/>
        <w:framePr w:wrap="around"/>
        <w:rPr>
          <w:rtl/>
        </w:rPr>
      </w:pPr>
      <w:r>
        <w:rPr>
          <w:rFonts w:hint="cs"/>
          <w:rtl/>
        </w:rPr>
        <w:t>ו:</w:t>
      </w:r>
    </w:p>
    <w:p>
      <w:pPr>
        <w:pStyle w:val="38"/>
        <w:rPr>
          <w:ins w:id="98754" w:author="מנוע מכני" w:date="2026-10-11T12:04:39Z"/>
        </w:rPr>
      </w:pPr>
      <w:r w:rsidRPr="009F103B">
        <w:t>והוינן בה</w:t>
      </w:r>
      <w:r w:rsidRPr="00B078C3">
        <w:t xml:space="preserve">:</w:t>
      </w:r>
    </w:p>
    <w:p w:rsidR="00E403F0" w:rsidRDefault="00E403F0" w:rsidP="00E403F0">
      <w:pPr>
        <w:rPr>
          <w:rFonts w:ascii="FontbitDavid" w:hAnsi="FontbitDavid"/>
          <w:sz w:val="24"/>
          <w:rtl/>
        </w:rPr>
      </w:pPr>
      <w:del w:id="98755"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לאחר שנזכר </w:t>
      </w:r>
      <w:ins w:id="97325" w:author="מנוע מכני" w:date="2026-10-11T12:04:39Z">
        <w:r>
          <w:rPr>
            <w:rFonts w:ascii="FontbitDavid" w:hAnsi="FontbitDavid" w:hint="cs"/>
            <w:sz w:val="24"/>
            <w:rtl/>
          </w:rPr>
          <w:t xml:space="preserve">אם </w:t>
        </w:r>
      </w:ins>
      <w:del w:id="97326"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ד</w:t>
      </w:r>
      <w:r w:rsidRPr="00B078C3">
        <w:rPr>
          <w:rFonts w:ascii="FontbitDavid" w:hAnsi="FontbitDavid"/>
          <w:sz w:val="24"/>
          <w:rtl/>
        </w:rPr>
        <w:t xml:space="preserve">אין הלכה </w:t>
      </w:r>
      <w:r w:rsidRPr="00B078C3">
        <w:rPr>
          <w:rStyle w:val="2fb"/>
          <w:rFonts w:ascii="FontbitDavid" w:hAnsi="FontbitDavid"/>
          <w:sz w:val="24"/>
          <w:rtl/>
        </w:rPr>
        <w:t xml:space="preserve">כ</w:t>
      </w:r>
      <w:ins w:id="90137" w:author="מנוע מכני" w:date="2026-10-11T12:04:39Z">
        <w:r>
          <w:rPr>
            <w:rStyle w:val="2fb"/>
            <w:rFonts w:ascii="FontbitDavid" w:hAnsi="FontbitDavid"/>
            <w:sz w:val="24"/>
            <w:rtl/>
          </w:rPr>
          <w:t xml:space="preserve">ר"א</w:t>
        </w:r>
      </w:ins>
      <w:del w:id="90138"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''א</w:delText>
        </w:r>
      </w:del>
      <w:ins w:id="96523" w:author="מנוע מכני" w:date="2026-10-11T12:04:39Z">
        <w:r>
          <w:rPr>
            <w:rFonts w:ascii="FontbitDavid" w:hAnsi="FontbitDavid" w:hint="cs"/>
            <w:sz w:val="24"/>
            <w:rtl/>
          </w:rPr>
          <w:t xml:space="preserve"> </w:t>
        </w:r>
      </w:ins>
      <w:del w:id="96524"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אלא כרבנן, בשעת הדחק </w:t>
      </w:r>
      <w:ins w:id="98157" w:author="מנוע מכני" w:date="2026-10-11T12:04:39Z">
        <w:r>
          <w:rPr>
            <w:rFonts w:ascii="FontbitDavid" w:hAnsi="FontbitDavid"/>
            <w:sz w:val="24"/>
            <w:rtl/>
          </w:rPr>
          <w:t xml:space="preserve">איך</w:t>
        </w:r>
      </w:ins>
      <w:del w:id="98158"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w:t>
      </w:r>
      <w:ins w:id="97831" w:author="מנוע מכני" w:date="2026-10-11T12:04:39Z">
        <w:r>
          <w:rPr>
            <w:rFonts w:ascii="FontbitDavid" w:hAnsi="FontbitDavid"/>
            <w:sz w:val="24"/>
            <w:rtl/>
          </w:rPr>
          <w:t xml:space="preserve">עשה</w:t>
        </w:r>
      </w:ins>
      <w:del w:id="97832" w:author="מנוע מכני" w:date="2026-10-11T12:04:39Z">
        <w:r w:rsidRPr="00B078C3">
          <w:rPr>
            <w:rFonts w:ascii="FontbitDavid" w:hAnsi="FontbitDavid"/>
            <w:sz w:val="24"/>
            <w:rtl/>
          </w:rPr>
          <w:delText xml:space="preserve">עביד</w:delText>
        </w:r>
      </w:del>
      <w:r w:rsidRPr="00B078C3">
        <w:rPr>
          <w:rFonts w:ascii="FontbitDavid" w:hAnsi="FontbitDavid"/>
          <w:sz w:val="24"/>
          <w:rtl/>
        </w:rPr>
        <w:t xml:space="preserve"> כותיה? </w:t>
      </w:r>
    </w:p>
    <w:p>
      <w:pPr>
        <w:pStyle w:val="38"/>
        <w:rPr>
          <w:ins w:id="98756" w:author="מנוע מכני" w:date="2026-10-11T12:04:39Z"/>
        </w:rPr>
      </w:pPr>
      <w:r w:rsidRPr="009F103B">
        <w:t>אלא</w:t>
      </w:r>
    </w:p>
    <w:p w:rsidR="00E403F0" w:rsidRDefault="00E403F0" w:rsidP="00E403F0">
      <w:pPr>
        <w:rPr>
          <w:rFonts w:ascii="FontbitDavid" w:hAnsi="FontbitDavid"/>
          <w:sz w:val="24"/>
          <w:rtl/>
        </w:rPr>
      </w:pPr>
      <w:del w:id="9875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דלא איתמר הלכתא </w:t>
      </w:r>
      <w:r w:rsidRPr="00B078C3">
        <w:rPr>
          <w:rFonts w:ascii="FontbitDavid" w:hAnsi="FontbitDavid"/>
          <w:sz w:val="24"/>
          <w:rtl/>
        </w:rPr>
        <w:t xml:space="preserve">לא</w:t>
      </w:r>
      <w:r w:rsidRPr="00B078C3">
        <w:rPr>
          <w:rFonts w:ascii="FontbitDavid" w:hAnsi="FontbitDavid"/>
          <w:sz w:val="24"/>
          <w:rtl/>
        </w:rPr>
        <w:t xml:space="preserve"> כמר ולא כמר, וכיון שנזכר </w:t>
      </w:r>
      <w:ins w:id="93429" w:author="מנוע מכני" w:date="2026-10-11T12:04:39Z">
        <w:r>
          <w:rPr>
            <w:rFonts w:ascii="FontbitDavid" w:hAnsi="FontbitDavid"/>
            <w:sz w:val="24"/>
            <w:rtl/>
          </w:rPr>
          <w:t xml:space="preserve">דלא</w:t>
        </w:r>
      </w:ins>
      <w:del w:id="93430" w:author="מנוע מכני" w:date="2026-10-11T12:04:39Z">
        <w:r w:rsidRPr="00B078C3">
          <w:rPr>
            <w:rFonts w:ascii="FontbitDavid" w:hAnsi="FontbitDavid"/>
            <w:sz w:val="24"/>
            <w:rtl/>
          </w:rPr>
          <w:delText xml:space="preserve">דלאו</w:delText>
        </w:r>
      </w:del>
      <w:r w:rsidRPr="00B078C3">
        <w:rPr>
          <w:rFonts w:ascii="FontbitDavid" w:hAnsi="FontbitDavid"/>
          <w:sz w:val="24"/>
          <w:rtl/>
        </w:rPr>
        <w:t xml:space="preserve"> יחיד</w:t>
      </w:r>
      <w:r>
        <w:rPr>
          <w:rFonts w:ascii="FontbitDavid" w:hAnsi="FontbitDavid"/>
          <w:sz w:val="24"/>
          <w:rtl/>
        </w:rPr>
        <w:t xml:space="preserve"> פליג </w:t>
      </w:r>
      <w:ins w:id="94891" w:author="מנוע מכני" w:date="2026-10-11T12:04:39Z">
        <w:r>
          <w:rPr>
            <w:rFonts w:ascii="FontbitDavid" w:hAnsi="FontbitDavid"/>
            <w:sz w:val="24"/>
            <w:rtl/>
          </w:rPr>
          <w:t xml:space="preserve">עליו</w:t>
        </w:r>
      </w:ins>
      <w:del w:id="94892" w:author="מנוע מכני" w:date="2026-10-11T12:04:39Z">
        <w:r>
          <w:rPr>
            <w:rFonts w:ascii="FontbitDavid" w:hAnsi="FontbitDavid"/>
            <w:sz w:val="24"/>
            <w:rtl/>
          </w:rPr>
          <w:delText xml:space="preserve">עליה</w:delText>
        </w:r>
      </w:del>
      <w:r>
        <w:rPr>
          <w:rFonts w:ascii="FontbitDavid" w:hAnsi="FontbitDavid"/>
          <w:sz w:val="24"/>
          <w:rtl/>
        </w:rPr>
        <w:t xml:space="preserve"> אלא רבים </w:t>
      </w:r>
      <w:ins w:id="93427" w:author="מנוע מכני" w:date="2026-10-11T12:04:39Z">
        <w:r>
          <w:rPr>
            <w:rFonts w:ascii="FontbitDavid" w:hAnsi="FontbitDavid"/>
            <w:sz w:val="24"/>
            <w:rtl/>
          </w:rPr>
          <w:t xml:space="preserve">חלקו</w:t>
        </w:r>
      </w:ins>
      <w:del w:id="93428" w:author="מנוע מכני" w:date="2026-10-11T12:04:39Z">
        <w:r>
          <w:rPr>
            <w:rFonts w:ascii="FontbitDavid" w:hAnsi="FontbitDavid"/>
            <w:sz w:val="24"/>
            <w:rtl/>
          </w:rPr>
          <w:delText xml:space="preserve">פליגי</w:delText>
        </w:r>
      </w:del>
      <w:r>
        <w:rPr>
          <w:rFonts w:ascii="FontbitDavid" w:hAnsi="FontbitDavid"/>
          <w:sz w:val="24"/>
          <w:rtl/>
        </w:rPr>
        <w:t xml:space="preserve"> </w:t>
      </w:r>
      <w:ins w:id="94893" w:author="מנוע מכני" w:date="2026-10-11T12:04:39Z">
        <w:r>
          <w:rPr>
            <w:rFonts w:ascii="FontbitDavid" w:hAnsi="FontbitDavid"/>
            <w:sz w:val="24"/>
            <w:rtl/>
          </w:rPr>
          <w:t xml:space="preserve">עליו</w:t>
        </w:r>
      </w:ins>
      <w:del w:id="94894" w:author="מנוע מכני" w:date="2026-10-11T12:04:39Z">
        <w:r>
          <w:rPr>
            <w:rFonts w:ascii="FontbitDavid" w:hAnsi="FontbitDavid"/>
            <w:sz w:val="24"/>
            <w:rtl/>
          </w:rPr>
          <w:delText xml:space="preserve">עליה</w:delText>
        </w:r>
      </w:del>
      <w:r>
        <w:rPr>
          <w:rFonts w:ascii="FontbitDavid" w:hAnsi="FontbitDavid"/>
          <w:sz w:val="24"/>
          <w:rtl/>
        </w:rPr>
        <w:t xml:space="preserve">,</w:t>
      </w:r>
      <w:r>
        <w:rPr>
          <w:rFonts w:ascii="FontbitDavid" w:hAnsi="FontbitDavid" w:hint="cs"/>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כדי הוא </w:t>
      </w:r>
      <w:ins w:id="92895" w:author="מנוע מכני" w:date="2026-10-11T12:04:39Z">
        <w:r>
          <w:rPr>
            <w:rStyle w:val="2fb"/>
            <w:rFonts w:ascii="FontbitDavid" w:hAnsi="FontbitDavid"/>
            <w:sz w:val="24"/>
            <w:rtl/>
          </w:rPr>
          <w:t xml:space="preserve">ר"א</w:t>
        </w:r>
      </w:ins>
      <w:del w:id="92896" w:author="מנוע מכני" w:date="2026-10-11T12:04:39Z">
        <w:r w:rsidRPr="00B078C3">
          <w:rPr>
            <w:rFonts w:ascii="FontbitDavid" w:hAnsi="FontbitDavid"/>
            <w:sz w:val="24"/>
            <w:rtl/>
          </w:rPr>
          <w:delText xml:space="preserve">רבי אליעזר</w:delText>
        </w:r>
      </w:del>
      <w:r w:rsidRPr="00B078C3">
        <w:rPr>
          <w:rFonts w:ascii="FontbitDavid" w:hAnsi="FontbitDavid"/>
          <w:sz w:val="24"/>
          <w:rtl/>
        </w:rPr>
        <w:t xml:space="preserve"> לסמוך עליו בשעת הדחק.</w:t>
      </w:r>
    </w:p>
    <w:p w:rsidR="00E403F0" w:rsidRPr="00017C1D" w:rsidRDefault="00E403F0" w:rsidP="00E403F0">
      <w:pPr>
        <w:rPr>
          <w:rFonts w:ascii="FontbitDavid" w:hAnsi="FontbitDavid"/>
          <w:spacing w:val="-4"/>
          <w:sz w:val="24"/>
          <w:rtl/>
        </w:rPr>
      </w:pPr>
      <w:r w:rsidRPr="00017C1D">
        <w:rPr>
          <w:rFonts w:ascii="FontbitDavid" w:hAnsi="FontbitDavid" w:hint="cs"/>
          <w:b/>
          <w:bCs/>
          <w:spacing w:val="-4"/>
          <w:sz w:val="24"/>
          <w:rtl/>
        </w:rPr>
        <w:t xml:space="preserve">ודחי'- </w:t>
      </w:r>
      <w:ins w:id="97327" w:author="מנוע מכני" w:date="2026-10-11T12:04:39Z">
        <w:r>
          <w:rPr>
            <w:rFonts w:ascii="FontbitDavid" w:hAnsi="FontbitDavid" w:hint="cs"/>
            <w:b/>
            <w:bCs/>
            <w:spacing w:val="-4"/>
            <w:sz w:val="24"/>
            <w:rtl/>
          </w:rPr>
          <w:t xml:space="preserve">דאם </w:t>
        </w:r>
      </w:ins>
      <w:del w:id="97328" w:author="מנוע מכני" w:date="2026-10-11T12:04:39Z">
        <w:r w:rsidRPr="00017C1D">
          <w:rPr>
            <w:rFonts w:ascii="FontbitDavid" w:hAnsi="FontbitDavid" w:hint="cs"/>
            <w:b/>
            <w:bCs/>
            <w:spacing w:val="-4"/>
            <w:sz w:val="24"/>
            <w:rtl/>
          </w:rPr>
          <w:delText xml:space="preserve">ד</w:delText>
        </w:r>
        <w:r w:rsidRPr="00017C1D">
          <w:rPr>
            <w:rFonts w:ascii="FontbitDavid" w:hAnsi="FontbitDavid"/>
            <w:spacing w:val="-4"/>
            <w:sz w:val="24"/>
            <w:rtl/>
          </w:rPr>
          <w:delText xml:space="preserve">אי </w:delText>
        </w:r>
      </w:del>
      <w:r w:rsidRPr="00017C1D">
        <w:rPr>
          <w:rFonts w:ascii="FontbitDavid" w:hAnsi="FontbitDavid"/>
          <w:spacing w:val="-4"/>
          <w:sz w:val="24"/>
          <w:rtl/>
        </w:rPr>
        <w:t xml:space="preserve">אמרת לתרומה היינו </w:t>
      </w:r>
      <w:ins w:id="97077" w:author="מנוע מכני" w:date="2026-10-11T12:04:39Z">
        <w:r>
          <w:rPr>
            <w:rFonts w:ascii="FontbitDavid" w:hAnsi="FontbitDavid"/>
            <w:spacing w:val="-4"/>
            <w:sz w:val="24"/>
            <w:rtl/>
          </w:rPr>
          <w:t xml:space="preserve">דהיה</w:t>
        </w:r>
      </w:ins>
      <w:del w:id="97078" w:author="מנוע מכני" w:date="2026-10-11T12:04:39Z">
        <w:r w:rsidRPr="00017C1D">
          <w:rPr>
            <w:rFonts w:ascii="FontbitDavid" w:hAnsi="FontbitDavid"/>
            <w:spacing w:val="-4"/>
            <w:sz w:val="24"/>
            <w:rtl/>
          </w:rPr>
          <w:delText xml:space="preserve">דהואי</w:delText>
        </w:r>
      </w:del>
      <w:r w:rsidRPr="00017C1D">
        <w:rPr>
          <w:rFonts w:ascii="FontbitDavid" w:hAnsi="FontbitDavid"/>
          <w:spacing w:val="-4"/>
          <w:sz w:val="24"/>
          <w:rtl/>
        </w:rPr>
        <w:t xml:space="preserve"> תרומה בימי </w:t>
      </w:r>
      <w:r w:rsidRPr="00017C1D">
        <w:rPr>
          <w:rStyle w:val="2fb"/>
          <w:rFonts w:ascii="FontbitDavid" w:hAnsi="FontbitDavid"/>
          <w:spacing w:val="-4"/>
          <w:sz w:val="24"/>
          <w:rtl/>
        </w:rPr>
        <w:t xml:space="preserve">רבי</w:t>
      </w:r>
      <w:r w:rsidRPr="00017C1D">
        <w:rPr>
          <w:rFonts w:ascii="FontbitDavid" w:hAnsi="FontbitDavid"/>
          <w:spacing w:val="-4"/>
          <w:sz w:val="24"/>
          <w:rtl/>
        </w:rPr>
        <w:t xml:space="preserve">,</w:t>
      </w:r>
      <w:ins w:id="96525" w:author="מנוע מכני" w:date="2026-10-11T12:04:39Z">
        <w:r>
          <w:rPr>
            <w:rFonts w:ascii="FontbitDavid" w:hAnsi="FontbitDavid"/>
            <w:spacing w:val="-4"/>
            <w:sz w:val="24"/>
            <w:rtl/>
          </w:rPr>
          <w:t xml:space="preserve"> </w:t>
        </w:r>
      </w:ins>
      <w:del w:id="96526" w:author="מנוע מכני" w:date="2026-10-11T12:04:39Z">
        <w:r w:rsidRPr="00017C1D">
          <w:rPr>
            <w:rFonts w:ascii="FontbitDavid" w:hAnsi="FontbitDavid"/>
            <w:spacing w:val="-4"/>
            <w:sz w:val="24"/>
            <w:rtl/>
          </w:rPr>
          <w:delText xml:space="preserve"> </w:delText>
        </w:r>
        <w:r w:rsidRPr="00017C1D">
          <w:rPr>
            <w:rFonts w:ascii="FontbitDavid" w:hAnsi="FontbitDavid" w:hint="cs"/>
            <w:spacing w:val="-4"/>
            <w:sz w:val="24"/>
            <w:rtl/>
          </w:rPr>
          <w:delText xml:space="preserve"> </w:delText>
        </w:r>
      </w:del>
      <w:r w:rsidRPr="00017C1D">
        <w:rPr>
          <w:rFonts w:ascii="FontbitDavid" w:hAnsi="FontbitDavid" w:hint="cs"/>
          <w:spacing w:val="-4"/>
          <w:sz w:val="24"/>
          <w:rtl/>
        </w:rPr>
        <w:t xml:space="preserve">אלא </w:t>
      </w:r>
      <w:ins w:id="97329" w:author="מנוע מכני" w:date="2026-10-11T12:04:39Z">
        <w:r>
          <w:rPr>
            <w:rFonts w:ascii="FontbitDavid" w:hAnsi="FontbitDavid" w:hint="cs"/>
            <w:spacing w:val="-4"/>
            <w:sz w:val="24"/>
            <w:rtl/>
          </w:rPr>
          <w:t xml:space="preserve">אם </w:t>
        </w:r>
      </w:ins>
      <w:del w:id="97330" w:author="מנוע מכני" w:date="2026-10-11T12:04:39Z">
        <w:r w:rsidRPr="00017C1D">
          <w:rPr>
            <w:rFonts w:ascii="FontbitDavid" w:hAnsi="FontbitDavid" w:hint="cs"/>
            <w:spacing w:val="-4"/>
            <w:sz w:val="24"/>
            <w:rtl/>
          </w:rPr>
          <w:delText xml:space="preserve">אי </w:delText>
        </w:r>
      </w:del>
      <w:r w:rsidRPr="00017C1D">
        <w:rPr>
          <w:rFonts w:ascii="FontbitDavid" w:hAnsi="FontbitDavid" w:hint="cs"/>
          <w:spacing w:val="-4"/>
          <w:sz w:val="24"/>
          <w:rtl/>
        </w:rPr>
        <w:t xml:space="preserve">אמרת לקדש וכי היה בימי </w:t>
      </w:r>
      <w:r w:rsidRPr="00017C1D">
        <w:rPr>
          <w:rStyle w:val="2fb"/>
          <w:rFonts w:ascii="FontbitDavid" w:hAnsi="FontbitDavid" w:hint="cs"/>
          <w:spacing w:val="-4"/>
          <w:sz w:val="24"/>
          <w:rtl/>
        </w:rPr>
        <w:t xml:space="preserve">רבי</w:t>
      </w:r>
      <w:r w:rsidRPr="00017C1D">
        <w:rPr>
          <w:rFonts w:ascii="FontbitDavid" w:hAnsi="FontbitDavid" w:hint="cs"/>
          <w:spacing w:val="-4"/>
          <w:sz w:val="24"/>
          <w:rtl/>
        </w:rPr>
        <w:t xml:space="preserve">? </w:t>
      </w:r>
    </w:p>
    <w:p>
      <w:pPr>
        <w:pStyle w:val="38"/>
        <w:rPr>
          <w:ins w:id="98758" w:author="מנוע מכני" w:date="2026-10-11T12:04:39Z"/>
        </w:rPr>
      </w:pPr>
      <w:r w:rsidRPr="009F103B">
        <w:t>אלא</w:t>
      </w:r>
      <w:r w:rsidRPr="009F103B">
        <w:t>- כד</w:t>
      </w:r>
      <w:r w:rsidRPr="009F103B">
        <w:t xml:space="preserve">עולא:</w:t>
      </w:r>
    </w:p>
    <w:p w:rsidR="00E403F0" w:rsidRPr="009F103B" w:rsidRDefault="00E403F0" w:rsidP="00E403F0">
      <w:pPr>
        <w:pStyle w:val="a3"/>
        <w:rPr>
          <w:rtl/>
        </w:rPr>
      </w:pPr>
      <w:del w:id="98759" w:author="מנוע מכני" w:date="2026-10-11T12:04:39Z">
        <w:r w:rsidRPr="009F103B">
          <w:rPr>
            <w:rtl/>
          </w:rPr>
          <w:delText xml:space="preserve"> </w:delText>
        </w:r>
      </w:del>
      <w:r w:rsidRPr="009F103B">
        <w:rPr>
          <w:rtl/>
        </w:rPr>
        <w:t xml:space="preserve">חברי</w:t>
      </w:r>
      <w:r w:rsidRPr="009F103B">
        <w:rPr>
          <w:rFonts w:hint="cs"/>
          <w:rtl/>
        </w:rPr>
        <w:t xml:space="preserve">ם שבגליל מטהרים יינם לנסכים ושמנן למנחות שמא יבנה הבית </w:t>
      </w:r>
      <w:r w:rsidRPr="009F103B">
        <w:rPr>
          <w:rFonts w:hint="cs"/>
          <w:rtl/>
        </w:rPr>
        <w:t xml:space="preserve">ו</w:t>
      </w:r>
      <w:ins w:id="90139" w:author="מנוע מכני" w:date="2026-10-11T12:04:39Z">
        <w:r>
          <w:rPr>
            <w:rFonts w:hint="cs"/>
            <w:rtl/>
          </w:rPr>
          <w:t xml:space="preserve">ה"נ</w:t>
        </w:r>
      </w:ins>
      <w:del w:id="90140" w:author="מנוע מכני" w:date="2026-10-11T12:04:39Z">
        <w:r w:rsidRPr="009F103B">
          <w:rPr>
            <w:rFonts w:hint="cs"/>
            <w:rtl/>
          </w:rPr>
          <w:delText xml:space="preserve">ה''נ</w:delText>
        </w:r>
      </w:del>
      <w:r w:rsidRPr="009F103B">
        <w:rPr>
          <w:rFonts w:hint="cs"/>
          <w:rtl/>
        </w:rPr>
        <w:t xml:space="preserve"> </w:t>
      </w:r>
      <w:r w:rsidRPr="009F103B">
        <w:rPr>
          <w:rtl/>
        </w:rPr>
        <w:t xml:space="preserve">בימי </w:t>
      </w:r>
      <w:r w:rsidRPr="009F103B">
        <w:rPr>
          <w:rStyle w:val="2fb"/>
          <w:rtl/>
        </w:rPr>
        <w:t xml:space="preserve">רבי</w:t>
      </w:r>
      <w:r w:rsidRPr="009F103B">
        <w:rPr>
          <w:rtl/>
        </w:rPr>
        <w:t xml:space="preserve">.</w:t>
      </w:r>
    </w:p>
    <w:p>
      <w:pPr>
        <w:pStyle w:val="afffff8"/>
        <w:rPr>
          <w:ins w:id="90699" w:author="קלוד" w:date="2026-10-11T12:23:38Z"/>
        </w:rPr>
      </w:pPr>
      <w:ins w:id="90700" w:author="קלוד" w:date="2026-10-11T12:23:38Z">
        <w:r>
          <w:rPr>
            <w:color w:val="7B3F00"/>
          </w:rPr>
          <w:t xml:space="preserve">שפחתו של ר"ג - בדיקה בין כל אחת ואחת</w:t>
        </w:r>
      </w:ins>
    </w:p>
    <w:p w:rsidR="00E403F0" w:rsidRPr="00B078C3"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Pr>
          <w:rFonts w:ascii="FontbitDavid" w:hAnsi="FontbitDavid"/>
          <w:sz w:val="24"/>
          <w:rtl/>
        </w:rPr>
        <w:t>ת"ש</w:t>
      </w:r>
      <w:r w:rsidRPr="00B078C3">
        <w:rPr>
          <w:rFonts w:ascii="FontbitDavid" w:hAnsi="FontbitDavid"/>
          <w:sz w:val="24"/>
          <w:rtl/>
        </w:rPr>
        <w:t xml:space="preserve"> מעשה בשפחתו של </w:t>
      </w:r>
      <w:ins w:id="92897" w:author="מנוע מכני" w:date="2026-10-11T12:04:39Z">
        <w:r>
          <w:rPr>
            <w:rStyle w:val="2fb"/>
            <w:rFonts w:ascii="FontbitDavid" w:hAnsi="FontbitDavid"/>
            <w:sz w:val="24"/>
            <w:rtl/>
          </w:rPr>
          <w:t xml:space="preserve">ר"ג</w:t>
        </w:r>
      </w:ins>
      <w:del w:id="92898" w:author="מנוע מכני" w:date="2026-10-11T12:04:39Z">
        <w:r w:rsidRPr="00B078C3">
          <w:rPr>
            <w:rFonts w:ascii="FontbitDavid" w:hAnsi="FontbitDavid"/>
            <w:sz w:val="24"/>
            <w:rtl/>
          </w:rPr>
          <w:delText xml:space="preserve">רבן גמליאל</w:delText>
        </w:r>
      </w:del>
      <w:r w:rsidRPr="00B078C3">
        <w:rPr>
          <w:rFonts w:ascii="FontbitDavid" w:hAnsi="FontbitDavid"/>
          <w:sz w:val="24"/>
          <w:rtl/>
        </w:rPr>
        <w:t xml:space="preserve"> שהיתה אופה </w:t>
      </w:r>
      <w:r w:rsidRPr="00335BC9">
        <w:rPr>
          <w:rFonts w:ascii="FontbitDavid" w:hAnsi="FontbitDavid"/>
          <w:b/>
          <w:bCs/>
          <w:sz w:val="24"/>
          <w:rtl/>
        </w:rPr>
        <w:t>ככרות</w:t>
      </w:r>
      <w:r w:rsidRPr="00B078C3">
        <w:rPr>
          <w:rFonts w:ascii="FontbitDavid" w:hAnsi="FontbitDavid"/>
          <w:sz w:val="24"/>
          <w:rtl/>
        </w:rPr>
        <w:t xml:space="preserve"> </w:t>
      </w:r>
      <w:r w:rsidRPr="00335BC9">
        <w:rPr>
          <w:rFonts w:ascii="FontbitDavid" w:hAnsi="FontbitDavid"/>
          <w:b/>
          <w:bCs/>
          <w:sz w:val="24"/>
          <w:rtl/>
        </w:rPr>
        <w:t>של</w:t>
      </w:r>
      <w:r w:rsidRPr="00B078C3">
        <w:rPr>
          <w:rFonts w:ascii="FontbitDavid" w:hAnsi="FontbitDavid"/>
          <w:sz w:val="24"/>
          <w:rtl/>
        </w:rPr>
        <w:t xml:space="preserve"> </w:t>
      </w:r>
      <w:r w:rsidRPr="00335BC9">
        <w:rPr>
          <w:rFonts w:ascii="FontbitDavid" w:hAnsi="FontbitDavid"/>
          <w:b/>
          <w:bCs/>
          <w:sz w:val="24"/>
          <w:rtl/>
        </w:rPr>
        <w:t>תרומה</w:t>
      </w:r>
      <w:r w:rsidRPr="00B078C3">
        <w:rPr>
          <w:rFonts w:ascii="FontbitDavid" w:hAnsi="FontbitDavid"/>
          <w:sz w:val="24"/>
          <w:rtl/>
        </w:rPr>
        <w:t>, ובין כל אחת ואחת מדיחה ידה במים ובודקת.</w:t>
      </w:r>
    </w:p>
    <w:p w:rsidR="00E403F0" w:rsidRPr="00B078C3" w:rsidRDefault="00E403F0" w:rsidP="00E403F0">
      <w:pPr>
        <w:rPr>
          <w:rFonts w:ascii="FontbitDavid" w:hAnsi="FontbitDavid"/>
          <w:sz w:val="24"/>
          <w:rtl/>
        </w:rPr>
      </w:pPr>
      <w:r w:rsidRPr="00B078C3">
        <w:rPr>
          <w:rFonts w:ascii="FontbitDavid" w:hAnsi="FontbitDavid"/>
          <w:sz w:val="24"/>
          <w:rtl/>
        </w:rPr>
        <w:t xml:space="preserve">באחרונה בדקה ומצאה טמאה, ובאת ושאלה את </w:t>
      </w:r>
      <w:ins w:id="92899" w:author="מנוע מכני" w:date="2026-10-11T12:04:39Z">
        <w:r>
          <w:rPr>
            <w:rStyle w:val="2fb"/>
            <w:rFonts w:ascii="FontbitDavid" w:hAnsi="FontbitDavid"/>
            <w:sz w:val="24"/>
            <w:rtl/>
          </w:rPr>
          <w:t xml:space="preserve">ר"ג</w:t>
        </w:r>
      </w:ins>
      <w:del w:id="92900" w:author="מנוע מכני" w:date="2026-10-11T12:04:39Z">
        <w:r w:rsidRPr="00B078C3">
          <w:rPr>
            <w:rFonts w:ascii="FontbitDavid" w:hAnsi="FontbitDavid"/>
            <w:sz w:val="24"/>
            <w:rtl/>
          </w:rPr>
          <w:delText xml:space="preserve">רבן גמליאל</w:delText>
        </w:r>
      </w:del>
      <w:r w:rsidRPr="00B078C3">
        <w:rPr>
          <w:rFonts w:ascii="FontbitDavid" w:hAnsi="FontbitDavid"/>
          <w:sz w:val="24"/>
          <w:rtl/>
        </w:rPr>
        <w:t xml:space="preserve">, ואמר לה: כולן טמאות.</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אמרה לו: </w:t>
      </w:r>
      <w:r w:rsidRPr="00017C1D">
        <w:rPr>
          <w:rStyle w:val="2fb"/>
          <w:rFonts w:ascii="FontbitDavid" w:hAnsi="FontbitDavid"/>
          <w:spacing w:val="-4"/>
          <w:sz w:val="24"/>
          <w:rtl/>
        </w:rPr>
        <w:t xml:space="preserve">רבי</w:t>
      </w:r>
      <w:r w:rsidRPr="00017C1D">
        <w:rPr>
          <w:rFonts w:ascii="FontbitDavid" w:hAnsi="FontbitDavid"/>
          <w:spacing w:val="-4"/>
          <w:sz w:val="24"/>
          <w:rtl/>
        </w:rPr>
        <w:t xml:space="preserve">, והלא בדיקה היתה לי בין כל אחת ואחת! </w:t>
      </w:r>
      <w:r w:rsidRPr="00017C1D">
        <w:rPr>
          <w:rFonts w:ascii="FontbitDavid" w:hAnsi="FontbitDavid"/>
          <w:spacing w:val="-4"/>
          <w:sz w:val="24"/>
          <w:rtl/>
        </w:rPr>
        <w:t xml:space="preserve">אמר</w:t>
      </w:r>
      <w:r w:rsidRPr="00017C1D">
        <w:rPr>
          <w:rFonts w:ascii="FontbitDavid" w:hAnsi="FontbitDavid"/>
          <w:spacing w:val="-4"/>
          <w:sz w:val="24"/>
          <w:rtl/>
        </w:rPr>
        <w:t xml:space="preserve"> לה: </w:t>
      </w:r>
      <w:r w:rsidRPr="00017C1D">
        <w:rPr>
          <w:rFonts w:ascii="FontbitDavid" w:hAnsi="FontbitDavid"/>
          <w:spacing w:val="-4"/>
          <w:sz w:val="24"/>
          <w:rtl/>
        </w:rPr>
        <w:t xml:space="preserve">א"כ</w:t>
      </w:r>
      <w:r w:rsidRPr="00017C1D">
        <w:rPr>
          <w:rFonts w:ascii="FontbitDavid" w:hAnsi="FontbitDavid"/>
          <w:spacing w:val="-4"/>
          <w:sz w:val="24"/>
          <w:rtl/>
        </w:rPr>
        <w:t xml:space="preserve">, היא טמאה וכולן טהורות.</w:t>
      </w:r>
    </w:p>
    <w:p w:rsidR="00E403F0" w:rsidRDefault="00E403F0" w:rsidP="00E403F0">
      <w:pPr>
        <w:pStyle w:val="a3"/>
        <w:rPr>
          <w:rtl/>
        </w:rPr>
      </w:pPr>
      <w:r>
        <w:rPr>
          <w:rtl/>
        </w:rPr>
        <w:tab/>
      </w:r>
      <w:ins w:id="93431" w:author="מנוע מכני" w:date="2026-10-11T12:04:39Z">
        <w:r>
          <w:rPr>
            <w:rFonts w:hint="cs"/>
            <w:rtl/>
          </w:rPr>
          <w:t xml:space="preserve">כאן</w:t>
        </w:r>
      </w:ins>
      <w:del w:id="93432" w:author="מנוע מכני" w:date="2026-10-11T12:04:39Z">
        <w:r>
          <w:rPr>
            <w:rFonts w:hint="cs"/>
            <w:rtl/>
          </w:rPr>
          <w:delText xml:space="preserve">הכא</w:delText>
        </w:r>
      </w:del>
      <w:r>
        <w:rPr>
          <w:rFonts w:hint="cs"/>
          <w:rtl/>
        </w:rPr>
        <w:t xml:space="preserve"> תרומה היינו תרומת לחמי תודה, ואפרשינהו בלישייהו דלחמי תודה שאפאן ד' חלות יצא </w:t>
      </w:r>
    </w:p>
    <w:p>
      <w:pPr>
        <w:pStyle w:val="38"/>
        <w:rPr>
          <w:ins w:id="98760" w:author="מנוע מכני" w:date="2026-10-11T12:04:39Z"/>
        </w:rPr>
      </w:pPr>
      <w:r>
        <w:tab/>
      </w:r>
      <w:r>
        <w:t xml:space="preserve">והך</w:t>
      </w:r>
    </w:p>
    <w:p w:rsidR="00E403F0" w:rsidRPr="00B078C3" w:rsidRDefault="00E403F0" w:rsidP="00E403F0">
      <w:pPr>
        <w:rPr>
          <w:rFonts w:ascii="FontbitDavid" w:hAnsi="FontbitDavid"/>
          <w:sz w:val="24"/>
          <w:rtl/>
        </w:rPr>
      </w:pPr>
      <w:del w:id="98761" w:author="מנוע מכני" w:date="2026-10-11T12:04:39Z">
        <w:r>
          <w:rPr>
            <w:rFonts w:ascii="FontbitDavid" w:hAnsi="FontbitDavid" w:hint="cs"/>
            <w:sz w:val="24"/>
            <w:rtl/>
          </w:rPr>
          <w:delText xml:space="preserve"> </w:delText>
        </w:r>
      </w:del>
      <w:r>
        <w:rPr>
          <w:rFonts w:ascii="FontbitDavid" w:hAnsi="FontbitDavid" w:hint="cs"/>
          <w:sz w:val="24"/>
          <w:rtl/>
        </w:rPr>
        <w:t xml:space="preserve">דבעי' ארבעים הינו למצווה</w:t>
      </w:r>
      <w:r w:rsidRPr="00B078C3">
        <w:rPr>
          <w:rFonts w:ascii="FontbitDavid" w:hAnsi="FontbitDavid"/>
          <w:sz w:val="24"/>
          <w:rtl/>
        </w:rPr>
        <w:t>.</w:t>
      </w:r>
      <w:ins w:id="96527" w:author="מנוע מכני" w:date="2026-10-11T12:04:39Z">
        <w:r>
          <w:rPr>
            <w:rFonts w:ascii="FontbitDavid" w:hAnsi="FontbitDavid" w:hint="cs"/>
            <w:sz w:val="24"/>
            <w:rtl/>
          </w:rPr>
          <w:t xml:space="preserve"> </w:t>
        </w:r>
      </w:ins>
      <w:del w:id="96528" w:author="מנוע מכני" w:date="2026-10-11T12:04:39Z">
        <w:r>
          <w:rPr>
            <w:rFonts w:ascii="FontbitDavid" w:hAnsi="FontbitDavid" w:hint="cs"/>
            <w:sz w:val="24"/>
            <w:rtl/>
          </w:rPr>
          <w:delText xml:space="preserve">  </w:delText>
        </w:r>
      </w:del>
      <w:r>
        <w:rPr>
          <w:rFonts w:ascii="FontbitDavid" w:hAnsi="FontbitDavid" w:hint="cs"/>
          <w:sz w:val="24"/>
          <w:rtl/>
        </w:rPr>
        <w:t xml:space="preserve">ו</w:t>
      </w:r>
      <w:ins w:id="90141" w:author="מנוע מכני" w:date="2026-10-11T12:04:39Z">
        <w:r>
          <w:rPr>
            <w:rFonts w:ascii="FontbitDavid" w:hAnsi="FontbitDavid" w:hint="cs"/>
            <w:sz w:val="24"/>
            <w:rtl/>
          </w:rPr>
          <w:t xml:space="preserve">א"צ</w:t>
        </w:r>
      </w:ins>
      <w:del w:id="90142" w:author="מנוע מכני" w:date="2026-10-11T12:04:39Z">
        <w:r>
          <w:rPr>
            <w:rFonts w:ascii="FontbitDavid" w:hAnsi="FontbitDavid" w:hint="cs"/>
            <w:sz w:val="24"/>
            <w:rtl/>
          </w:rPr>
          <w:delText xml:space="preserve">א''צ</w:delText>
        </w:r>
      </w:del>
      <w:r>
        <w:rPr>
          <w:rFonts w:ascii="FontbitDavid" w:hAnsi="FontbitDavid" w:hint="cs"/>
          <w:sz w:val="24"/>
          <w:rtl/>
        </w:rPr>
        <w:t xml:space="preserve"> להפריש מהם תרומה ד'אחד' שלא יטול פרוסה, </w:t>
      </w:r>
      <w:ins w:id="93433" w:author="מנוע מכני" w:date="2026-10-11T12:04:39Z">
        <w:r>
          <w:rPr>
            <w:rFonts w:ascii="FontbitDavid" w:hAnsi="FontbitDavid" w:hint="cs"/>
            <w:sz w:val="24"/>
            <w:rtl/>
          </w:rPr>
          <w:t xml:space="preserve">ושם</w:t>
        </w:r>
      </w:ins>
      <w:del w:id="93434" w:author="מנוע מכני" w:date="2026-10-11T12:04:39Z">
        <w:r>
          <w:rPr>
            <w:rFonts w:ascii="FontbitDavid" w:hAnsi="FontbitDavid" w:hint="cs"/>
            <w:sz w:val="24"/>
            <w:rtl/>
          </w:rPr>
          <w:delText xml:space="preserve">והתם</w:delText>
        </w:r>
      </w:del>
      <w:r>
        <w:rPr>
          <w:rFonts w:ascii="FontbitDavid" w:hAnsi="FontbitDavid" w:hint="cs"/>
          <w:sz w:val="24"/>
          <w:rtl/>
        </w:rPr>
        <w:t xml:space="preserve"> מעמידים דהפרישם בלישה א'כ </w:t>
      </w:r>
      <w:ins w:id="90143" w:author="מנוע מכני" w:date="2026-10-11T12:04:39Z">
        <w:r>
          <w:rPr>
            <w:rFonts w:ascii="FontbitDavid" w:hAnsi="FontbitDavid" w:hint="cs"/>
            <w:sz w:val="24"/>
            <w:rtl/>
          </w:rPr>
          <w:t xml:space="preserve">ה"נ</w:t>
        </w:r>
      </w:ins>
      <w:del w:id="90144"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w:t>
      </w:r>
      <w:ins w:id="93435" w:author="מנוע מכני" w:date="2026-10-11T12:04:39Z">
        <w:r>
          <w:rPr>
            <w:rFonts w:ascii="FontbitDavid" w:hAnsi="FontbitDavid" w:hint="cs"/>
            <w:sz w:val="24"/>
            <w:rtl/>
          </w:rPr>
          <w:t xml:space="preserve">כאן</w:t>
        </w:r>
      </w:ins>
      <w:del w:id="93436" w:author="מנוע מכני" w:date="2026-10-11T12:04:39Z">
        <w:r>
          <w:rPr>
            <w:rFonts w:ascii="FontbitDavid" w:hAnsi="FontbitDavid" w:hint="cs"/>
            <w:sz w:val="24"/>
            <w:rtl/>
          </w:rPr>
          <w:delText xml:space="preserve">הכא</w:delText>
        </w:r>
      </w:del>
    </w:p>
    <w:p>
      <w:pPr>
        <w:pStyle w:val="38"/>
        <w:rPr>
          <w:ins w:id="101589" w:author="מנוע מכני" w:date="2026-10-11T12:04:39Z"/>
        </w:rPr>
      </w:pPr>
      <w:del w:id="101845" w:author="מנוע מכני" w:date="2026-10-11T12:04:39Z">
        <w:r w:rsidRPr="00EB42A6">
          <w:delText xml:space="preserve">•</w:delText>
        </w:r>
        <w:r w:rsidRPr="00DF3805">
          <w:delText xml:space="preserve"> </w:delText>
        </w:r>
      </w:del>
      <w:r w:rsidRPr="00B078C3">
        <w:t xml:space="preserve">ת"ש,</w:t>
      </w:r>
    </w:p>
    <w:p w:rsidR="00E403F0" w:rsidRDefault="00E403F0" w:rsidP="00E403F0">
      <w:pPr>
        <w:rPr>
          <w:rFonts w:ascii="FontbitDavid" w:hAnsi="FontbitDavid"/>
          <w:sz w:val="24"/>
          <w:rtl/>
        </w:rPr>
      </w:pPr>
      <w:del w:id="1015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שוב מעשה בשפחה של </w:t>
      </w:r>
      <w:ins w:id="92901" w:author="מנוע מכני" w:date="2026-10-11T12:04:39Z">
        <w:r>
          <w:rPr>
            <w:rStyle w:val="2fb"/>
            <w:rFonts w:ascii="FontbitDavid" w:hAnsi="FontbitDavid"/>
            <w:sz w:val="24"/>
            <w:rtl/>
          </w:rPr>
          <w:t xml:space="preserve">ר"ג</w:t>
        </w:r>
      </w:ins>
      <w:del w:id="92902" w:author="מנוע מכני" w:date="2026-10-11T12:04:39Z">
        <w:r w:rsidRPr="00B078C3">
          <w:rPr>
            <w:rFonts w:ascii="FontbitDavid" w:hAnsi="FontbitDavid"/>
            <w:sz w:val="24"/>
            <w:rtl/>
          </w:rPr>
          <w:delText xml:space="preserve">רבן גמליאל</w:delText>
        </w:r>
      </w:del>
      <w:r w:rsidRPr="00B078C3">
        <w:rPr>
          <w:rFonts w:ascii="FontbitDavid" w:hAnsi="FontbitDavid"/>
          <w:sz w:val="24"/>
          <w:rtl/>
        </w:rPr>
        <w:t xml:space="preserve"> שהיתה גפה חביות של יין, ובין כל אחת ואחת מדיחה ידיה במים ובודקת.</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ובאחרונה בדקה ומצאה טמאה, ובאת ושאלה </w:t>
      </w:r>
      <w:ins w:id="92903" w:author="מנוע מכני" w:date="2026-10-11T12:04:39Z">
        <w:r>
          <w:rPr>
            <w:rStyle w:val="2fb"/>
            <w:rFonts w:ascii="FontbitDavid" w:hAnsi="FontbitDavid"/>
            <w:sz w:val="24"/>
            <w:rtl/>
          </w:rPr>
          <w:t xml:space="preserve">לר"ג</w:t>
        </w:r>
      </w:ins>
      <w:del w:id="92904" w:author="מנוע מכני" w:date="2026-10-11T12:04:39Z">
        <w:r w:rsidRPr="00B078C3">
          <w:rPr>
            <w:rFonts w:ascii="FontbitDavid" w:hAnsi="FontbitDavid"/>
            <w:sz w:val="24"/>
            <w:rtl/>
          </w:rPr>
          <w:delText xml:space="preserve">לרבן גמליאל</w:delText>
        </w:r>
      </w:del>
      <w:r w:rsidRPr="00B078C3">
        <w:rPr>
          <w:rFonts w:ascii="FontbitDavid" w:hAnsi="FontbitDavid"/>
          <w:sz w:val="24"/>
          <w:rtl/>
        </w:rPr>
        <w:t xml:space="preserve">, ואמר לה: כולן טמאות.</w:t>
      </w:r>
    </w:p>
    <w:p w:rsidR="00E403F0" w:rsidRPr="00017C1D" w:rsidRDefault="00E403F0" w:rsidP="00E403F0">
      <w:pPr>
        <w:pStyle w:val="a3"/>
        <w:rPr>
          <w:spacing w:val="0"/>
          <w:rtl/>
        </w:rPr>
      </w:pPr>
      <w:r w:rsidRPr="00017C1D">
        <w:rPr>
          <w:spacing w:val="0"/>
          <w:rtl/>
        </w:rPr>
        <w:tab/>
        <w:t xml:space="preserve">אמרה לו: והלא בדיקה היתה לי בין כל אחת ואחת! </w:t>
      </w:r>
      <w:r w:rsidRPr="00017C1D">
        <w:rPr>
          <w:spacing w:val="0"/>
          <w:rtl/>
        </w:rPr>
        <w:tab/>
        <w:t xml:space="preserve">אמר</w:t>
      </w:r>
      <w:r w:rsidRPr="00017C1D">
        <w:rPr>
          <w:spacing w:val="0"/>
          <w:rtl/>
        </w:rPr>
        <w:tab/>
        <w:t xml:space="preserve"> לה: אם כן, היא טמאה וכולן טהורות.</w:t>
      </w:r>
    </w:p>
    <w:p w:rsidR="00E403F0" w:rsidRDefault="00E403F0" w:rsidP="00E403F0">
      <w:pPr>
        <w:rPr>
          <w:rFonts w:ascii="FontbitDavid" w:hAnsi="FontbitDavid"/>
          <w:sz w:val="24"/>
          <w:rtl/>
        </w:rPr>
      </w:pPr>
      <w:r>
        <w:rPr>
          <w:rFonts w:ascii="FontbitDavid" w:hAnsi="FontbitDavid" w:hint="cs"/>
          <w:sz w:val="24"/>
          <w:rtl/>
        </w:rPr>
        <w:t>ולכאו' מדוע שאלה שנית אם שניהם היו של קודש ובהכרח דאחת היה של תרומה</w:t>
      </w:r>
    </w:p>
    <w:p>
      <w:pPr>
        <w:pStyle w:val="38"/>
        <w:rPr>
          <w:ins w:id="98762" w:author="מנוע מכני" w:date="2026-10-11T12:04:39Z"/>
        </w:rPr>
      </w:pPr>
      <w:r w:rsidRPr="00640D51">
        <w:t>ודחי'</w:t>
      </w:r>
    </w:p>
    <w:p w:rsidR="00E403F0" w:rsidRPr="00335BC9" w:rsidRDefault="00E403F0" w:rsidP="00E403F0">
      <w:pPr>
        <w:pStyle w:val="a2"/>
        <w:numPr>
          <w:ilvl w:val="0"/>
          <w:numId w:val="3"/>
        </w:numPr>
        <w:ind w:left="714" w:hanging="357"/>
      </w:pPr>
      <w:del w:id="98763" w:author="מנוע מכני" w:date="2026-10-11T12:04:39Z">
        <w:r w:rsidRPr="00335BC9">
          <w:rPr>
            <w:rFonts w:hint="cs"/>
            <w:rtl/>
          </w:rPr>
          <w:delText xml:space="preserve"> </w:delText>
        </w:r>
      </w:del>
      <w:r w:rsidRPr="00335BC9">
        <w:rPr>
          <w:rFonts w:hint="cs"/>
          <w:rtl/>
        </w:rPr>
        <w:t xml:space="preserve">דהמעשה היה בשתי שפחות שונות </w:t>
      </w:r>
    </w:p>
    <w:p>
      <w:pPr>
        <w:pStyle w:val="afffff8"/>
        <w:rPr>
          <w:ins w:id="90697" w:author="קלוד" w:date="2026-10-11T12:23:38Z"/>
        </w:rPr>
      </w:pPr>
      <w:ins w:id="90698" w:author="קלוד" w:date="2026-10-11T12:23:38Z">
        <w:r>
          <w:rPr>
            <w:color w:val="7B3F00"/>
          </w:rPr>
          <w:t xml:space="preserve">מעת לעת שבנדה - בין לקדש ובין לתרומה</w:t>
        </w:r>
      </w:ins>
    </w:p>
    <w:p w:rsidR="00E403F0" w:rsidRPr="00017C1D" w:rsidRDefault="00E403F0" w:rsidP="00E403F0">
      <w:pPr>
        <w:pStyle w:val="a3"/>
        <w:rPr>
          <w:spacing w:val="-8"/>
          <w:rtl/>
        </w:rPr>
      </w:pPr>
      <w:r w:rsidRPr="00017C1D">
        <w:rPr>
          <w:rFonts w:ascii="FontbitDavid" w:hAnsi="FontbitDavid"/>
          <w:spacing w:val="-8"/>
          <w:rtl/>
        </w:rPr>
        <w:t xml:space="preserve">• </w:t>
      </w:r>
      <w:r w:rsidRPr="00017C1D">
        <w:rPr>
          <w:spacing w:val="-8"/>
          <w:rtl/>
        </w:rPr>
        <w:t xml:space="preserve">לישנא אחרינא </w:t>
      </w:r>
      <w:r w:rsidRPr="00017C1D">
        <w:rPr>
          <w:rStyle w:val="2fb"/>
          <w:rFonts w:hint="cs"/>
          <w:spacing w:val="-8"/>
          <w:rtl/>
        </w:rPr>
        <w:t xml:space="preserve">א</w:t>
      </w:r>
      <w:ins w:id="90145" w:author="מנוע מכני" w:date="2026-10-11T12:04:39Z">
        <w:r>
          <w:rPr>
            <w:rStyle w:val="2fb"/>
            <w:rFonts w:hint="cs"/>
            <w:spacing w:val="-8"/>
            <w:rtl/>
          </w:rPr>
          <w:t xml:space="preserve">ר"ה</w:t>
        </w:r>
      </w:ins>
      <w:del w:id="90146" w:author="מנוע מכני" w:date="2026-10-11T12:04:39Z">
        <w:r w:rsidRPr="00017C1D">
          <w:rPr>
            <w:rFonts w:hint="cs"/>
            <w:spacing w:val="-8"/>
            <w:rtl/>
          </w:rPr>
          <w:delText xml:space="preserve">ר''ה</w:delText>
        </w:r>
      </w:del>
      <w:r w:rsidRPr="00017C1D">
        <w:rPr>
          <w:rFonts w:hint="cs"/>
          <w:spacing w:val="-8"/>
          <w:rtl/>
        </w:rPr>
        <w:t xml:space="preserve"> </w:t>
      </w:r>
      <w:r w:rsidRPr="00017C1D">
        <w:rPr>
          <w:spacing w:val="-8"/>
          <w:rtl/>
        </w:rPr>
        <w:t>מעת לעת שבנדה - מטמאה בין לקדש ובין לתרומה, מדלא קתני לה גבי מעלות.</w:t>
      </w:r>
    </w:p>
    <w:p>
      <w:pPr>
        <w:pStyle w:val="38"/>
        <w:rPr>
          <w:ins w:id="98764" w:author="מנוע מכני" w:date="2026-10-11T12:04:39Z"/>
        </w:rPr>
      </w:pPr>
      <w:r w:rsidRPr="00B078C3">
        <w:t xml:space="preserve">א"ל</w:t>
      </w:r>
      <w:r w:rsidRPr="00B078C3">
        <w:t xml:space="preserve"> </w:t>
      </w:r>
      <w:ins w:id="90147" w:author="מנוע מכני" w:date="2026-10-11T12:04:39Z">
        <w:r>
          <w:t xml:space="preserve">ר"נ</w:t>
        </w:r>
      </w:ins>
      <w:del w:id="90148" w:author="מנוע מכני" w:date="2026-10-11T12:04:39Z">
        <w:r w:rsidRPr="00B078C3">
          <w:delText xml:space="preserve">ר</w:delText>
        </w:r>
        <w:r>
          <w:delText xml:space="preserve">''נ</w:delText>
        </w:r>
      </w:del>
      <w:r w:rsidRPr="00B078C3">
        <w:t xml:space="preserve">:</w:t>
      </w:r>
    </w:p>
    <w:p w:rsidR="00E403F0" w:rsidRDefault="00E403F0" w:rsidP="00E403F0">
      <w:pPr>
        <w:rPr>
          <w:rFonts w:ascii="FontbitDavid" w:hAnsi="FontbitDavid"/>
          <w:sz w:val="24"/>
          <w:rtl/>
        </w:rPr>
      </w:pPr>
      <w:del w:id="987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והא תני תנא לקדש אבל </w:t>
      </w:r>
      <w:r w:rsidRPr="00B078C3">
        <w:rPr>
          <w:rFonts w:ascii="FontbitDavid" w:hAnsi="FontbitDavid"/>
          <w:sz w:val="24"/>
          <w:rtl/>
        </w:rPr>
        <w:t xml:space="preserve">לא</w:t>
      </w:r>
      <w:r w:rsidRPr="00B078C3">
        <w:rPr>
          <w:rFonts w:ascii="FontbitDavid" w:hAnsi="FontbitDavid"/>
          <w:sz w:val="24"/>
          <w:rtl/>
        </w:rPr>
        <w:t xml:space="preserve"> לתרומה! </w:t>
      </w:r>
    </w:p>
    <w:p>
      <w:pPr>
        <w:pStyle w:val="38"/>
        <w:rPr>
          <w:ins w:id="98766" w:author="מנוע מכני" w:date="2026-10-11T12:04:39Z"/>
        </w:rPr>
      </w:pPr>
      <w:r w:rsidRPr="00B078C3">
        <w:t xml:space="preserve">קבלה </w:t>
      </w:r>
      <w:ins w:id="94895" w:author="מנוע מכני" w:date="2026-10-11T12:04:39Z">
        <w:r>
          <w:t xml:space="preserve">ממנו</w:t>
        </w:r>
      </w:ins>
      <w:del w:id="94896" w:author="מנוע מכני" w:date="2026-10-11T12:04:39Z">
        <w:r w:rsidRPr="00B078C3">
          <w:delText xml:space="preserve">מיניה</w:delText>
        </w:r>
      </w:del>
      <w:r w:rsidRPr="00B078C3">
        <w:t xml:space="preserve"> </w:t>
      </w:r>
      <w:r>
        <w:t xml:space="preserve">רשב</w:t>
      </w:r>
      <w:ins w:id="90149" w:author="מנוע מכני" w:date="2026-10-11T12:04:39Z">
        <w:r>
          <w:t xml:space="preserve">ר"י</w:t>
        </w:r>
      </w:ins>
      <w:del w:id="90150" w:author="מנוע מכני" w:date="2026-10-11T12:04:39Z">
        <w:r>
          <w:delText xml:space="preserve">ר''י</w:delText>
        </w:r>
      </w:del>
      <w:r w:rsidRPr="00B078C3">
        <w:t xml:space="preserve">:</w:t>
      </w:r>
    </w:p>
    <w:p w:rsidR="00E403F0" w:rsidRPr="00B078C3" w:rsidRDefault="00E403F0" w:rsidP="00E403F0">
      <w:pPr>
        <w:rPr>
          <w:rFonts w:ascii="FontbitDavid" w:hAnsi="FontbitDavid"/>
          <w:sz w:val="24"/>
          <w:rtl/>
        </w:rPr>
      </w:pPr>
      <w:del w:id="987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בחולין שנעשו על טהרת קדש, ולא בחולין שנעשו על טהרת תרומה.</w:t>
      </w:r>
    </w:p>
    <w:p>
      <w:pPr>
        <w:pStyle w:val="afffff8"/>
        <w:rPr>
          <w:ins w:id="90695" w:author="קלוד" w:date="2026-10-11T12:23:38Z"/>
        </w:rPr>
      </w:pPr>
      <w:ins w:id="90696" w:author="קלוד" w:date="2026-10-11T12:23:38Z">
        <w:r>
          <w:rPr>
            <w:color w:val="7B3F00"/>
          </w:rPr>
          <w:t xml:space="preserve">ספק טומאה בעיסה - חולין הטבולין לחלה</w:t>
        </w:r>
      </w:ins>
    </w:p>
    <w:p>
      <w:pPr>
        <w:pStyle w:val="38"/>
        <w:rPr>
          <w:ins w:id="98768" w:author="מנוע מכני" w:date="2026-10-11T12:04:39Z"/>
        </w:rPr>
      </w:pPr>
      <w:r w:rsidRPr="00017C1D">
        <w:t xml:space="preserve">תנן</w:t>
      </w:r>
      <w:r w:rsidRPr="00017C1D">
        <w:t xml:space="preserve"> </w:t>
      </w:r>
      <w:ins w:id="93437" w:author="מנוע מכני" w:date="2026-10-11T12:04:39Z">
        <w:r>
          <w:t xml:space="preserve">שם</w:t>
        </w:r>
      </w:ins>
      <w:del w:id="93438" w:author="מנוע מכני" w:date="2026-10-11T12:04:39Z">
        <w:r w:rsidRPr="00017C1D">
          <w:delText xml:space="preserve">התם</w:delText>
        </w:r>
      </w:del>
      <w:r w:rsidRPr="00017C1D">
        <w:t xml:space="preserve">:</w:t>
      </w:r>
    </w:p>
    <w:p w:rsidR="00E403F0" w:rsidRPr="00017C1D" w:rsidRDefault="00E403F0" w:rsidP="00E403F0">
      <w:pPr>
        <w:rPr>
          <w:rFonts w:ascii="FontbitDavid" w:hAnsi="FontbitDavid"/>
          <w:spacing w:val="-2"/>
          <w:sz w:val="24"/>
          <w:rtl/>
        </w:rPr>
      </w:pPr>
      <w:del w:id="98769"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נולד לה ספק טומאה, עד שלא גלגלה - תעשה בטומאה, משגלגלה - תעשה בטהרה.</w:t>
      </w:r>
    </w:p>
    <w:p w:rsidR="00E403F0" w:rsidRPr="00017C1D" w:rsidRDefault="00E403F0" w:rsidP="00E403F0">
      <w:pPr>
        <w:ind w:left="908"/>
        <w:rPr>
          <w:rFonts w:ascii="FontbitDavid" w:hAnsi="FontbitDavid"/>
          <w:spacing w:val="-4"/>
          <w:sz w:val="24"/>
          <w:rtl/>
        </w:rPr>
      </w:pPr>
      <w:r w:rsidRPr="00017C1D">
        <w:rPr>
          <w:rFonts w:ascii="FontbitDavid" w:hAnsi="FontbitDavid"/>
          <w:spacing w:val="-4"/>
          <w:sz w:val="24"/>
          <w:rtl/>
        </w:rPr>
        <w:t xml:space="preserve">עד שלא גלגלה - תעשה בטומאה חולין </w:t>
      </w:r>
      <w:ins w:id="94897" w:author="מנוע מכני" w:date="2026-10-11T12:04:39Z">
        <w:r>
          <w:rPr>
            <w:rFonts w:ascii="FontbitDavid" w:hAnsi="FontbitDavid"/>
            <w:spacing w:val="-4"/>
            <w:sz w:val="24"/>
            <w:rtl/>
          </w:rPr>
          <w:t xml:space="preserve">הם</w:t>
        </w:r>
      </w:ins>
      <w:del w:id="94898" w:author="מנוע מכני" w:date="2026-10-11T12:04:39Z">
        <w:r w:rsidRPr="00017C1D">
          <w:rPr>
            <w:rFonts w:ascii="FontbitDavid" w:hAnsi="FontbitDavid"/>
            <w:spacing w:val="-4"/>
            <w:sz w:val="24"/>
            <w:rtl/>
          </w:rPr>
          <w:delText xml:space="preserve">נינהו</w:delText>
        </w:r>
      </w:del>
      <w:r w:rsidRPr="00017C1D">
        <w:rPr>
          <w:rFonts w:ascii="FontbitDavid" w:hAnsi="FontbitDavid"/>
          <w:spacing w:val="-4"/>
          <w:sz w:val="24"/>
          <w:rtl/>
        </w:rPr>
        <w:t xml:space="preserve">, ומותר לגרום טומאה לחולין שבארץ ישראל.</w:t>
      </w:r>
    </w:p>
    <w:p w:rsidR="00E403F0" w:rsidRPr="00017C1D" w:rsidRDefault="00E403F0" w:rsidP="00E403F0">
      <w:pPr>
        <w:ind w:left="908"/>
        <w:rPr>
          <w:rFonts w:ascii="FontbitDavid" w:hAnsi="FontbitDavid"/>
          <w:spacing w:val="-4"/>
          <w:sz w:val="24"/>
          <w:rtl/>
        </w:rPr>
      </w:pPr>
      <w:r w:rsidRPr="00017C1D">
        <w:rPr>
          <w:rFonts w:ascii="FontbitDavid" w:hAnsi="FontbitDavid"/>
          <w:spacing w:val="-4"/>
          <w:sz w:val="24"/>
          <w:rtl/>
        </w:rPr>
        <w:t>משגלגלה - תעשה בטהרה, חולין הטבולין לחלה - כחלה דמו, ואסור לגרום טומאה לחלה.</w:t>
      </w:r>
    </w:p>
    <w:p w:rsidR="00E403F0" w:rsidRDefault="00E403F0" w:rsidP="00E403F0">
      <w:pPr>
        <w:pStyle w:val="afff3"/>
        <w:framePr w:wrap="around"/>
        <w:rPr>
          <w:rtl/>
        </w:rPr>
      </w:pPr>
      <w:r>
        <w:rPr>
          <w:rFonts w:hint="cs"/>
          <w:rtl/>
        </w:rPr>
        <w:t>ז.</w:t>
      </w:r>
    </w:p>
    <w:p>
      <w:pPr>
        <w:pStyle w:val="38"/>
        <w:rPr>
          <w:ins w:id="98770" w:author="מנוע מכני" w:date="2026-10-11T12:04:39Z"/>
        </w:rPr>
      </w:pPr>
      <w:r>
        <w:t xml:space="preserve">תנא:</w:t>
      </w:r>
    </w:p>
    <w:p w:rsidR="00E403F0" w:rsidRPr="00B078C3" w:rsidRDefault="00E403F0" w:rsidP="00E403F0">
      <w:pPr>
        <w:rPr>
          <w:rFonts w:ascii="FontbitDavid" w:hAnsi="FontbitDavid"/>
          <w:sz w:val="24"/>
          <w:rtl/>
        </w:rPr>
      </w:pPr>
      <w:del w:id="98771" w:author="מנוע מכני" w:date="2026-10-11T12:04:39Z">
        <w:r>
          <w:rPr>
            <w:rFonts w:ascii="FontbitDavid" w:hAnsi="FontbitDavid"/>
            <w:sz w:val="24"/>
            <w:rtl/>
          </w:rPr>
          <w:delText xml:space="preserve"> </w:delText>
        </w:r>
      </w:del>
      <w:r w:rsidRPr="00B078C3">
        <w:rPr>
          <w:rFonts w:ascii="FontbitDavid" w:hAnsi="FontbitDavid"/>
          <w:sz w:val="24"/>
          <w:rtl/>
        </w:rPr>
        <w:t xml:space="preserve">וחלתה תלויה, </w:t>
      </w:r>
      <w:r w:rsidRPr="00B078C3">
        <w:rPr>
          <w:rFonts w:ascii="FontbitDavid" w:hAnsi="FontbitDavid"/>
          <w:sz w:val="24"/>
          <w:rtl/>
        </w:rPr>
        <w:t xml:space="preserve">לא</w:t>
      </w:r>
      <w:r w:rsidRPr="00B078C3">
        <w:rPr>
          <w:rFonts w:ascii="FontbitDavid" w:hAnsi="FontbitDavid"/>
          <w:sz w:val="24"/>
          <w:rtl/>
        </w:rPr>
        <w:t xml:space="preserve"> אוכלין ולא שורפין</w:t>
      </w:r>
      <w:ins w:id="96529" w:author="מנוע מכני" w:date="2026-10-11T12:04:39Z">
        <w:r>
          <w:rPr>
            <w:rFonts w:ascii="FontbitDavid" w:hAnsi="FontbitDavid"/>
            <w:sz w:val="24"/>
            <w:rtl/>
          </w:rPr>
          <w:t xml:space="preserve">,</w:t>
        </w:r>
      </w:ins>
      <w:del w:id="96530" w:author="מנוע מכני" w:date="2026-10-11T12:04:39Z">
        <w:r w:rsidRPr="00B078C3">
          <w:rPr>
            <w:rFonts w:ascii="FontbitDavid" w:hAnsi="FontbitDavid"/>
            <w:sz w:val="24"/>
            <w:rtl/>
          </w:rPr>
          <w:delText xml:space="preserve">;</w:delText>
        </w:r>
      </w:del>
      <w:ins w:id="96531" w:author="מנוע מכני" w:date="2026-10-11T12:04:39Z">
        <w:r>
          <w:rPr>
            <w:rFonts w:ascii="FontbitDavid" w:hAnsi="FontbitDavid" w:hint="cs"/>
            <w:sz w:val="24"/>
            <w:rtl/>
          </w:rPr>
          <w:t xml:space="preserve"> </w:t>
        </w:r>
      </w:ins>
      <w:del w:id="96532" w:author="מנוע מכני" w:date="2026-10-11T12:04:39Z">
        <w:r>
          <w:rPr>
            <w:rFonts w:ascii="FontbitDavid" w:hAnsi="FontbitDavid" w:hint="cs"/>
            <w:sz w:val="24"/>
            <w:rtl/>
          </w:rPr>
          <w:delText xml:space="preserve">  </w:delText>
        </w:r>
      </w:del>
      <w:r w:rsidRPr="00B078C3">
        <w:rPr>
          <w:rFonts w:ascii="FontbitDavid" w:hAnsi="FontbitDavid"/>
          <w:sz w:val="24"/>
          <w:rtl/>
        </w:rPr>
        <w:t>באיזה ספק אמרו - בספק חלה.</w:t>
      </w:r>
    </w:p>
    <w:p w:rsidR="00E403F0" w:rsidRPr="00B078C3" w:rsidRDefault="00E403F0" w:rsidP="00E403F0">
      <w:pPr>
        <w:rPr>
          <w:rFonts w:ascii="FontbitDavid" w:hAnsi="FontbitDavid"/>
          <w:sz w:val="24"/>
          <w:rtl/>
        </w:rPr>
      </w:pPr>
      <w:r>
        <w:rPr>
          <w:rFonts w:ascii="FontbitDavid" w:hAnsi="FontbitDavid" w:hint="cs"/>
          <w:sz w:val="24"/>
          <w:rtl/>
        </w:rPr>
        <w:t>ספק חלה:</w:t>
      </w:r>
      <w:r w:rsidRPr="00B078C3">
        <w:rPr>
          <w:rFonts w:ascii="FontbitDavid" w:hAnsi="FontbitDavid"/>
          <w:sz w:val="24"/>
          <w:rtl/>
        </w:rPr>
        <w:t xml:space="preserve"> </w:t>
      </w:r>
      <w:r w:rsidRPr="00B078C3">
        <w:rPr>
          <w:rStyle w:val="2fb"/>
          <w:rFonts w:ascii="FontbitDavid" w:hAnsi="FontbitDavid"/>
          <w:sz w:val="24"/>
          <w:rtl/>
        </w:rPr>
        <w:t xml:space="preserve">אביי</w:t>
      </w:r>
      <w:r w:rsidRPr="00B078C3">
        <w:rPr>
          <w:rFonts w:ascii="FontbitDavid" w:hAnsi="FontbitDavid"/>
          <w:sz w:val="24"/>
          <w:rtl/>
        </w:rPr>
        <w:t xml:space="preserve"> </w:t>
      </w:r>
      <w:r w:rsidRPr="00B078C3">
        <w:rPr>
          <w:rStyle w:val="2fb"/>
          <w:rFonts w:ascii="FontbitDavid" w:hAnsi="FontbitDavid"/>
          <w:sz w:val="24"/>
          <w:rtl/>
        </w:rPr>
        <w:t xml:space="preserve">ורבא</w:t>
      </w:r>
      <w:r w:rsidRPr="00B078C3">
        <w:rPr>
          <w:rFonts w:ascii="FontbitDavid" w:hAnsi="FontbitDavid"/>
          <w:sz w:val="24"/>
          <w:rtl/>
        </w:rPr>
        <w:t xml:space="preserve">: שלא תאמר בהו</w:t>
      </w:r>
      <w:r>
        <w:rPr>
          <w:rFonts w:ascii="FontbitDavid" w:hAnsi="FontbitDavid"/>
          <w:sz w:val="24"/>
          <w:rtl/>
        </w:rPr>
        <w:t xml:space="preserve">כחות שנינו כמו שני שבילין, </w:t>
      </w:r>
      <w:ins w:id="93439" w:author="מנוע מכני" w:date="2026-10-11T12:04:39Z">
        <w:r>
          <w:rPr>
            <w:rFonts w:ascii="FontbitDavid" w:hAnsi="FontbitDavid"/>
            <w:sz w:val="24"/>
            <w:rtl/>
          </w:rPr>
          <w:t xml:space="preserve">דשם</w:t>
        </w:r>
      </w:ins>
      <w:del w:id="93440" w:author="מנוע מכני" w:date="2026-10-11T12:04:39Z">
        <w:r>
          <w:rPr>
            <w:rFonts w:ascii="FontbitDavid" w:hAnsi="FontbitDavid"/>
            <w:sz w:val="24"/>
            <w:rtl/>
          </w:rPr>
          <w:delText xml:space="preserve">דהתם</w:delText>
        </w:r>
      </w:del>
      <w:r>
        <w:rPr>
          <w:rFonts w:ascii="FontbitDavid" w:hAnsi="FontbitDavid" w:hint="cs"/>
          <w:sz w:val="24"/>
          <w:rtl/>
        </w:rPr>
        <w:t xml:space="preserve"> </w:t>
      </w:r>
      <w:r w:rsidRPr="00B078C3">
        <w:rPr>
          <w:rFonts w:ascii="FontbitDavid" w:hAnsi="FontbitDavid"/>
          <w:sz w:val="24"/>
          <w:rtl/>
        </w:rPr>
        <w:t xml:space="preserve">חולין </w:t>
      </w:r>
      <w:r>
        <w:rPr>
          <w:rFonts w:ascii="FontbitDavid" w:hAnsi="FontbitDavid" w:hint="cs"/>
          <w:sz w:val="24"/>
          <w:rtl/>
        </w:rPr>
        <w:t xml:space="preserve">לבד גם </w:t>
      </w:r>
      <w:r w:rsidRPr="00B078C3">
        <w:rPr>
          <w:rFonts w:ascii="FontbitDavid" w:hAnsi="FontbitDavid"/>
          <w:sz w:val="24"/>
          <w:rtl/>
        </w:rPr>
        <w:t>מטמו, אלא בנשען.</w:t>
      </w:r>
    </w:p>
    <w:p>
      <w:pPr>
        <w:pStyle w:val="38"/>
        <w:rPr>
          <w:ins w:id="98772" w:author="מנוע מכני" w:date="2026-10-11T12:04:39Z"/>
        </w:rPr>
      </w:pPr>
      <w:r w:rsidRPr="00B078C3">
        <w:t xml:space="preserve">דתנן</w:t>
      </w:r>
      <w:r w:rsidRPr="00B078C3">
        <w:t xml:space="preserve">:</w:t>
      </w:r>
    </w:p>
    <w:p w:rsidR="00E403F0" w:rsidRDefault="00E403F0" w:rsidP="00E403F0">
      <w:pPr>
        <w:rPr>
          <w:rFonts w:ascii="FontbitDavid" w:hAnsi="FontbitDavid"/>
          <w:sz w:val="24"/>
          <w:rtl/>
        </w:rPr>
      </w:pPr>
      <w:del w:id="987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זב וטהור שהיו פורקין מן ה</w:t>
      </w:r>
      <w:r>
        <w:rPr>
          <w:rFonts w:ascii="FontbitDavid" w:hAnsi="FontbitDavid"/>
          <w:sz w:val="24"/>
          <w:rtl/>
        </w:rPr>
        <w:t>חמור, או טוענין: בזמן שמשאן כבד</w:t>
      </w:r>
      <w:r w:rsidRPr="00B078C3">
        <w:rPr>
          <w:rFonts w:ascii="FontbitDavid" w:hAnsi="FontbitDavid"/>
          <w:sz w:val="24"/>
          <w:rtl/>
        </w:rPr>
        <w:t xml:space="preserve"> טמא, משאן קל טהור,</w:t>
      </w:r>
    </w:p>
    <w:p w:rsidR="00E403F0" w:rsidRPr="00B078C3" w:rsidRDefault="00E403F0" w:rsidP="00E403F0">
      <w:pPr>
        <w:ind w:firstLine="0"/>
        <w:rPr>
          <w:rFonts w:ascii="FontbitDavid" w:hAnsi="FontbitDavid"/>
          <w:sz w:val="24"/>
          <w:rtl/>
        </w:rPr>
      </w:pPr>
      <w:r w:rsidRPr="00B078C3">
        <w:rPr>
          <w:rFonts w:ascii="FontbitDavid" w:hAnsi="FontbitDavid"/>
          <w:sz w:val="24"/>
          <w:rtl/>
        </w:rPr>
        <w:t>וכולן טהורין לבני הכנסת, וטמאין לתרומה.</w:t>
      </w:r>
    </w:p>
    <w:p w:rsidR="00E403F0" w:rsidRDefault="00E403F0" w:rsidP="00E403F0">
      <w:pPr>
        <w:rPr>
          <w:rFonts w:ascii="FontbitDavid" w:hAnsi="FontbitDavid"/>
          <w:sz w:val="24"/>
          <w:rtl/>
        </w:rPr>
      </w:pPr>
      <w:r w:rsidRPr="00B078C3">
        <w:rPr>
          <w:rFonts w:ascii="FontbitDavid" w:hAnsi="FontbitDavid"/>
          <w:sz w:val="24"/>
          <w:rtl/>
        </w:rPr>
        <w:t xml:space="preserve">וחולין הטבולין לחלה כחלה דמו? </w:t>
      </w:r>
    </w:p>
    <w:p>
      <w:pPr>
        <w:pStyle w:val="38"/>
        <w:rPr>
          <w:ins w:id="98774" w:author="מנוע מכני" w:date="2026-10-11T12:04:39Z"/>
        </w:rPr>
      </w:pPr>
      <w:r w:rsidRPr="00B078C3">
        <w:t>וה</w:t>
      </w:r>
      <w:r>
        <w:t xml:space="preserve">ך </w:t>
      </w:r>
      <w:r>
        <w:t xml:space="preserve">ד</w:t>
      </w:r>
      <w:r w:rsidRPr="00B078C3">
        <w:t xml:space="preserve">תניא</w:t>
      </w:r>
      <w:r w:rsidRPr="00B078C3">
        <w:t xml:space="preserve">:</w:t>
      </w:r>
    </w:p>
    <w:p w:rsidR="00E403F0" w:rsidRPr="00B078C3" w:rsidRDefault="00E403F0" w:rsidP="00E403F0">
      <w:pPr>
        <w:rPr>
          <w:rFonts w:ascii="FontbitDavid" w:hAnsi="FontbitDavid"/>
          <w:sz w:val="24"/>
          <w:rtl/>
        </w:rPr>
      </w:pPr>
      <w:del w:id="987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ש</w:t>
      </w:r>
      <w:r>
        <w:rPr>
          <w:rFonts w:ascii="FontbitDavid" w:hAnsi="FontbitDavid"/>
          <w:sz w:val="24"/>
          <w:rtl/>
        </w:rPr>
        <w:t>היא טבולת יום</w:t>
      </w:r>
      <w:r w:rsidRPr="00B078C3">
        <w:rPr>
          <w:rFonts w:ascii="FontbitDavid" w:hAnsi="FontbitDavid"/>
          <w:sz w:val="24"/>
          <w:rtl/>
        </w:rPr>
        <w:t xml:space="preserve"> לשה את העיסה, וקוצה הימנה חלתה, ומניחתה בכפישה או באנחותא, ומקפת וקורא לה שם, מפני שהוא שלישי, ושלישי טהור בחולין.</w:t>
      </w:r>
    </w:p>
    <w:p w:rsidR="00E403F0" w:rsidRDefault="00E403F0" w:rsidP="00E403F0">
      <w:pPr>
        <w:ind w:firstLine="0"/>
        <w:rPr>
          <w:rFonts w:ascii="FontbitDavid" w:hAnsi="FontbitDavid"/>
          <w:sz w:val="24"/>
          <w:rtl/>
        </w:rPr>
      </w:pPr>
      <w:ins w:id="97331" w:author="מנוע מכני" w:date="2026-10-11T12:04:39Z">
        <w:r>
          <w:rPr>
            <w:rFonts w:ascii="FontbitDavid" w:hAnsi="FontbitDavid"/>
            <w:sz w:val="24"/>
            <w:rtl/>
          </w:rPr>
          <w:t xml:space="preserve">ואם </w:t>
        </w:r>
      </w:ins>
      <w:del w:id="97332"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אמרת חולין הטבולין לחלה כחלה דמו - הא טמיתנהו! </w:t>
      </w:r>
    </w:p>
    <w:p>
      <w:pPr>
        <w:pStyle w:val="38"/>
        <w:rPr>
          <w:ins w:id="98776" w:author="מנוע מכני" w:date="2026-10-11T12:04:39Z"/>
        </w:rPr>
      </w:pPr>
      <w:del w:id="101647" w:author="מנוע מכני" w:date="2026-10-11T12:04:39Z">
        <w:r w:rsidRPr="0088506D">
          <w:delText xml:space="preserve">אמר </w:delText>
        </w:r>
      </w:del>
      <w:r w:rsidRPr="0088506D">
        <w:t xml:space="preserve">אביי:</w:t>
      </w:r>
    </w:p>
    <w:p w:rsidR="00E403F0" w:rsidRDefault="00E403F0" w:rsidP="00E403F0">
      <w:pPr>
        <w:pStyle w:val="a2"/>
        <w:numPr>
          <w:ilvl w:val="0"/>
          <w:numId w:val="3"/>
        </w:numPr>
        <w:ind w:left="714" w:hanging="357"/>
      </w:pPr>
      <w:del w:id="98777" w:author="מנוע מכני" w:date="2026-10-11T12:04:39Z">
        <w:r w:rsidRPr="0088506D">
          <w:rPr>
            <w:rtl/>
          </w:rPr>
          <w:delText xml:space="preserve"> </w:delText>
        </w:r>
      </w:del>
      <w:r w:rsidRPr="0088506D">
        <w:rPr>
          <w:rtl/>
        </w:rPr>
        <w:t xml:space="preserve">כל שודאי מטמא חולין - גזרו על ספקו משום חולין הטבולין לחלה: </w:t>
      </w:r>
    </w:p>
    <w:p w:rsidR="00E403F0" w:rsidRPr="0088506D" w:rsidRDefault="00E403F0" w:rsidP="00E403F0">
      <w:pPr>
        <w:pStyle w:val="a2"/>
        <w:numPr>
          <w:ilvl w:val="0"/>
          <w:numId w:val="3"/>
        </w:numPr>
        <w:ind w:left="714" w:hanging="357"/>
        <w:rPr>
          <w:rtl/>
        </w:rPr>
      </w:pPr>
      <w:ins w:id="94899" w:author="מנוע מכני" w:date="2026-10-11T12:04:39Z">
        <w:r>
          <w:rPr>
            <w:rtl/>
          </w:rPr>
          <w:t xml:space="preserve">וזה</w:t>
        </w:r>
      </w:ins>
      <w:del w:id="94900" w:author="מנוע מכני" w:date="2026-10-11T12:04:39Z">
        <w:r w:rsidRPr="0088506D">
          <w:rPr>
            <w:rtl/>
          </w:rPr>
          <w:delText xml:space="preserve">והאי</w:delText>
        </w:r>
      </w:del>
      <w:r w:rsidRPr="0088506D">
        <w:rPr>
          <w:rtl/>
        </w:rPr>
        <w:t xml:space="preserve"> טבול</w:t>
      </w:r>
      <w:r>
        <w:rPr>
          <w:rtl/>
        </w:rPr>
        <w:t xml:space="preserve"> יום, כיון דלא מטמא ודאי חולין</w:t>
      </w:r>
      <w:ins w:id="96533" w:author="מנוע מכני" w:date="2026-10-11T12:04:39Z">
        <w:r>
          <w:rPr>
            <w:rtl/>
          </w:rPr>
          <w:t xml:space="preserve"> </w:t>
        </w:r>
      </w:ins>
      <w:del w:id="96534" w:author="מנוע מכני" w:date="2026-10-11T12:04:39Z">
        <w:r>
          <w:rPr>
            <w:rtl/>
          </w:rPr>
          <w:delText xml:space="preserve"> </w:delText>
        </w:r>
        <w:r w:rsidRPr="0088506D">
          <w:rPr>
            <w:rtl/>
          </w:rPr>
          <w:delText xml:space="preserve"> </w:delText>
        </w:r>
      </w:del>
      <w:r w:rsidRPr="0088506D">
        <w:rPr>
          <w:rtl/>
        </w:rPr>
        <w:t xml:space="preserve">לא</w:t>
      </w:r>
      <w:r w:rsidRPr="0088506D">
        <w:rPr>
          <w:rtl/>
        </w:rPr>
        <w:t xml:space="preserve"> גזרו עליו משום חולין הטבולין לחלה.</w:t>
      </w:r>
    </w:p>
    <w:p w:rsidR="00E403F0" w:rsidRPr="00017C1D" w:rsidRDefault="00E403F0" w:rsidP="00E403F0">
      <w:pPr>
        <w:rPr>
          <w:rFonts w:ascii="FontbitDavid" w:hAnsi="FontbitDavid"/>
          <w:spacing w:val="-2"/>
          <w:sz w:val="24"/>
          <w:rtl/>
        </w:rPr>
      </w:pPr>
      <w:r w:rsidRPr="00017C1D">
        <w:rPr>
          <w:rFonts w:ascii="FontbitDavid" w:hAnsi="FontbitDavid"/>
          <w:spacing w:val="-2"/>
          <w:rtl/>
        </w:rPr>
        <w:t xml:space="preserve">• </w:t>
      </w:r>
      <w:r w:rsidRPr="00017C1D">
        <w:rPr>
          <w:rFonts w:ascii="FontbitDavid" w:hAnsi="FontbitDavid"/>
          <w:spacing w:val="-2"/>
          <w:sz w:val="24"/>
          <w:rtl/>
        </w:rPr>
        <w:t xml:space="preserve">והא מעת לעת שבנדה, דודאי מטמא חולין - ולא גזרו על ספקה משום חולין הטבולין לחלה! </w:t>
      </w:r>
    </w:p>
    <w:p w:rsidR="00E403F0" w:rsidRDefault="00E403F0" w:rsidP="00E403F0">
      <w:pPr>
        <w:pStyle w:val="a3"/>
        <w:rPr>
          <w:rtl/>
        </w:rPr>
      </w:pPr>
      <w:r w:rsidRPr="00B078C3">
        <w:rPr>
          <w:rtl/>
        </w:rPr>
        <w:lastRenderedPageBreak/>
        <w:t xml:space="preserve">דאמר מר: קבלה </w:t>
      </w:r>
      <w:ins w:id="94901" w:author="מנוע מכני" w:date="2026-10-11T12:04:39Z">
        <w:r>
          <w:rPr>
            <w:rtl/>
          </w:rPr>
          <w:t xml:space="preserve">ממנו</w:t>
        </w:r>
      </w:ins>
      <w:del w:id="94902" w:author="מנוע מכני" w:date="2026-10-11T12:04:39Z">
        <w:r w:rsidRPr="00B078C3">
          <w:rPr>
            <w:rtl/>
          </w:rPr>
          <w:lastRenderedPageBreak/>
          <w:delText xml:space="preserve">מיניה</w:delText>
        </w:r>
      </w:del>
      <w:r w:rsidRPr="00B078C3">
        <w:rPr>
          <w:rtl/>
        </w:rPr>
        <w:lastRenderedPageBreak/>
        <w:t xml:space="preserve"> </w:t>
      </w:r>
      <w:r w:rsidRPr="00B078C3">
        <w:rPr>
          <w:rStyle w:val="2fb"/>
          <w:rtl/>
        </w:rPr>
        <w:lastRenderedPageBreak/>
        <w:t xml:space="preserve">ר</w:t>
      </w:r>
      <w:r>
        <w:rPr>
          <w:rStyle w:val="2fb"/>
          <w:rFonts w:hint="cs"/>
          <w:rtl/>
        </w:rPr>
        <w:t xml:space="preserve">שב</w:t>
      </w:r>
      <w:ins w:id="90151" w:author="מנוע מכני" w:date="2026-10-11T12:04:39Z">
        <w:r>
          <w:rPr>
            <w:rStyle w:val="2fb"/>
            <w:rFonts w:hint="cs"/>
            <w:rtl/>
          </w:rPr>
          <w:t xml:space="preserve">ר"י</w:t>
        </w:r>
      </w:ins>
      <w:del w:id="90152" w:author="מנוע מכני" w:date="2026-10-11T12:04:39Z">
        <w:r>
          <w:rPr>
            <w:rFonts w:hint="cs"/>
            <w:rtl/>
          </w:rPr>
          <w:delText xml:space="preserve">ר''י</w:delText>
        </w:r>
      </w:del>
      <w:r>
        <w:rPr>
          <w:rStyle w:val="2fb"/>
          <w:rFonts w:hint="cs"/>
          <w:rtl/>
        </w:rPr>
        <w:t xml:space="preserve">צ</w:t>
      </w:r>
      <w:r>
        <w:rPr>
          <w:rFonts w:hint="cs"/>
          <w:rtl/>
        </w:rPr>
        <w:t xml:space="preserve"> ב</w:t>
      </w:r>
      <w:r w:rsidRPr="00B078C3">
        <w:rPr>
          <w:rtl/>
        </w:rPr>
        <w:t xml:space="preserve">חולין שנעשו על טהרת קדש, ולא בחולין שנעשו על טהרת תרומה! </w:t>
      </w:r>
    </w:p>
    <w:p w:rsidR="00E403F0" w:rsidRPr="0088506D" w:rsidRDefault="00E403F0" w:rsidP="00E403F0">
      <w:pPr>
        <w:pStyle w:val="a2"/>
        <w:numPr>
          <w:ilvl w:val="0"/>
          <w:numId w:val="3"/>
        </w:numPr>
        <w:ind w:left="714" w:hanging="357"/>
        <w:rPr>
          <w:rtl/>
        </w:rPr>
      </w:pPr>
      <w:ins w:id="93441" w:author="מנוע מכני" w:date="2026-10-11T12:04:39Z">
        <w:r>
          <w:rPr>
            <w:rtl/>
          </w:rPr>
          <w:t xml:space="preserve">שם</w:t>
        </w:r>
      </w:ins>
      <w:del w:id="93442" w:author="מנוע מכני" w:date="2026-10-11T12:04:39Z">
        <w:r w:rsidRPr="0088506D">
          <w:rPr>
            <w:rtl/>
          </w:rPr>
          <w:delText xml:space="preserve">התם</w:delText>
        </w:r>
      </w:del>
      <w:ins w:id="96535" w:author="מנוע מכני" w:date="2026-10-11T12:04:39Z">
        <w:r>
          <w:rPr>
            <w:rtl/>
          </w:rPr>
          <w:t xml:space="preserve"> </w:t>
        </w:r>
      </w:ins>
      <w:del w:id="96536" w:author="מנוע מכני" w:date="2026-10-11T12:04:39Z">
        <w:r w:rsidRPr="0088506D">
          <w:rPr>
            <w:rtl/>
          </w:rPr>
          <w:delText xml:space="preserve">  </w:delText>
        </w:r>
      </w:del>
      <w:r w:rsidRPr="0088506D">
        <w:rPr>
          <w:rtl/>
        </w:rPr>
        <w:t xml:space="preserve">לא</w:t>
      </w:r>
      <w:r w:rsidRPr="0088506D">
        <w:rPr>
          <w:rtl/>
        </w:rPr>
        <w:t xml:space="preserve"> </w:t>
      </w:r>
      <w:r>
        <w:rPr>
          <w:rFonts w:hint="cs"/>
          <w:rtl/>
        </w:rPr>
        <w:t>מעורבת בזה תרומה</w:t>
      </w:r>
      <w:r w:rsidRPr="0088506D">
        <w:rPr>
          <w:rtl/>
        </w:rPr>
        <w:t xml:space="preserve">, </w:t>
      </w:r>
      <w:ins w:id="93443" w:author="מנוע מכני" w:date="2026-10-11T12:04:39Z">
        <w:r>
          <w:rPr>
            <w:rtl/>
          </w:rPr>
          <w:t xml:space="preserve">כאן</w:t>
        </w:r>
      </w:ins>
      <w:del w:id="93444" w:author="מנוע מכני" w:date="2026-10-11T12:04:39Z">
        <w:r w:rsidRPr="0088506D">
          <w:rPr>
            <w:rtl/>
          </w:rPr>
          <w:delText xml:space="preserve">הכא</w:delText>
        </w:r>
      </w:del>
      <w:r w:rsidRPr="0088506D">
        <w:rPr>
          <w:rtl/>
        </w:rPr>
        <w:t xml:space="preserve"> </w:t>
      </w:r>
      <w:r>
        <w:rPr>
          <w:rFonts w:hint="cs"/>
          <w:rtl/>
        </w:rPr>
        <w:t>מעורבת התרומה</w:t>
      </w:r>
      <w:r w:rsidRPr="0088506D">
        <w:rPr>
          <w:rtl/>
        </w:rPr>
        <w:t>.</w:t>
      </w:r>
    </w:p>
    <w:p>
      <w:pPr>
        <w:pStyle w:val="38"/>
        <w:rPr>
          <w:ins w:id="98778" w:author="מנוע מכני" w:date="2026-10-11T12:04:39Z"/>
        </w:rPr>
      </w:pPr>
      <w:r w:rsidRPr="0088506D">
        <w:t xml:space="preserve">וא</w:t>
      </w:r>
      <w:ins w:id="90153" w:author="מנוע מכני" w:date="2026-10-11T12:04:39Z">
        <w:r>
          <w:t xml:space="preserve">ב"א</w:t>
        </w:r>
      </w:ins>
      <w:del w:id="90154" w:author="מנוע מכני" w:date="2026-10-11T12:04:39Z">
        <w:r w:rsidRPr="0088506D">
          <w:delText xml:space="preserve">ב''א</w:delText>
        </w:r>
      </w:del>
      <w:r w:rsidRPr="0088506D">
        <w:t xml:space="preserve">:</w:t>
      </w:r>
    </w:p>
    <w:p w:rsidR="00E403F0" w:rsidRPr="0088506D" w:rsidRDefault="00E403F0" w:rsidP="00E403F0">
      <w:pPr>
        <w:pStyle w:val="a2"/>
        <w:numPr>
          <w:ilvl w:val="0"/>
          <w:numId w:val="3"/>
        </w:numPr>
        <w:ind w:left="714" w:hanging="357"/>
        <w:rPr>
          <w:rtl/>
        </w:rPr>
      </w:pPr>
      <w:del w:id="98779" w:author="מנוע מכני" w:date="2026-10-11T12:04:39Z">
        <w:r w:rsidRPr="0088506D">
          <w:rPr>
            <w:rtl/>
          </w:rPr>
          <w:delText xml:space="preserve"> </w:delText>
        </w:r>
      </w:del>
      <w:r w:rsidRPr="0088506D">
        <w:rPr>
          <w:rtl/>
        </w:rPr>
        <w:t xml:space="preserve">הנח מעת לעת - דרבנן.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285" w:author="קלוד" w:date="2026-10-11T09:07:21Z"/>
        </w:rPr>
      </w:pPr>
      <w:ins w:id="20284" w:author="קלוד" w:date="2026-10-11T09:07:21Z">
        <w:r>
          <w:t xml:space="preserve">משנה ג</w:t>
        </w:r>
      </w:ins>
    </w:p>
    <w:p w:rsidR="00E403F0" w:rsidRPr="00D65BEC" w:rsidRDefault="00E403F0" w:rsidP="00E403F0">
      <w:pPr>
        <w:pStyle w:val="afff9"/>
        <w:rPr>
          <w:del w:id="20167" w:author="קלוד" w:date="2026-10-11T09:07:21Z"/>
          <w:rtl/>
        </w:rPr>
      </w:pPr>
      <w:del w:id="20166" w:author="קלוד" w:date="2026-10-11T09:07:21Z">
        <w:r w:rsidRPr="00D65BEC">
          <w:rPr>
            <w:rtl/>
          </w:rPr>
          <w:delText xml:space="preserve">מתני'.</w:delText>
        </w:r>
      </w:del>
    </w:p>
    <w:p w:rsidR="00E403F0" w:rsidRPr="00D65BEC" w:rsidRDefault="00E403F0" w:rsidP="00E403F0">
      <w:pPr>
        <w:pStyle w:val="afff9"/>
        <w:spacing w:before="120"/>
        <w:rPr>
          <w:rtl/>
        </w:rPr>
        <w:pPrChange w:id="90002" w:author="קלוד" w:date="2026-10-11T12:09:42Z">
          <w:pPr>
            <w:pStyle w:val="afff9"/>
          </w:pPr>
        </w:pPrChange>
      </w:pPr>
      <w:r>
        <w:rPr>
          <w:rStyle w:val="TanaimMishna"/>
          <w:rtl/>
          <w:rPrChange w:id="20001" w:author="קלוד" w:date="2026-10-11T09:07:21Z">
            <w:rPr>
              <w:rtl/>
            </w:rPr>
          </w:rPrChange>
        </w:rPr>
        <w:t xml:space="preserve">רבי אליעזר</w:t>
      </w:r>
      <w:r>
        <w:rPr>
          <w:rtl/>
        </w:rPr>
        <w:t xml:space="preserve"> אומר, ארבע נשים דיין שעתן: בתולה, מעוברת, מניקה, וזקינה.</w:t>
      </w:r>
    </w:p>
    <w:p w:rsidR="00E403F0" w:rsidRPr="00D65BEC" w:rsidRDefault="00E403F0" w:rsidP="00E403F0">
      <w:pPr>
        <w:pStyle w:val="afff9"/>
        <w:rPr>
          <w:rtl/>
        </w:rPr>
      </w:pPr>
      <w:ins w:id="90155" w:author="מנוע מכני" w:date="2026-10-11T12:04:39Z">
        <w:r>
          <w:rPr>
            <w:rtl/>
          </w:rPr>
          <w:t xml:space="preserve">א"ר</w:t>
        </w:r>
      </w:ins>
      <w:del w:id="90156" w:author="מנוע מכני" w:date="2026-10-11T12:04:39Z">
        <w:r w:rsidRPr="00D65BEC">
          <w:rPr>
            <w:rtl/>
          </w:rPr>
          <w:delText xml:space="preserve">א</w:delText>
        </w:r>
        <w:r w:rsidRPr="00D65BEC">
          <w:rPr>
            <w:rFonts w:hint="cs"/>
            <w:rtl/>
          </w:rPr>
          <w:delText xml:space="preserve">''ר</w:delText>
        </w:r>
      </w:del>
      <w:r w:rsidRPr="00D65BEC">
        <w:rPr>
          <w:rtl/>
        </w:rPr>
        <w:t xml:space="preserve"> יהושע: אני לא שמעתי אלא בתולה.</w:t>
      </w:r>
      <w:r w:rsidRPr="00D65BEC">
        <w:rPr>
          <w:rFonts w:hint="cs"/>
          <w:rtl/>
        </w:rPr>
        <w:t xml:space="preserve"> </w:t>
      </w:r>
      <w:r w:rsidRPr="00D65BEC">
        <w:rPr>
          <w:rtl/>
        </w:rPr>
        <w:t>אבל הלכה כרבי אליעזר.</w:t>
      </w:r>
    </w:p>
    <w:p w:rsidR="00E403F0" w:rsidRPr="00B078C3" w:rsidRDefault="00E403F0" w:rsidP="00E403F0">
      <w:pPr>
        <w:pStyle w:val="afff3"/>
        <w:framePr w:wrap="around"/>
        <w:rPr>
          <w:rtl/>
        </w:rPr>
      </w:pPr>
      <w:r>
        <w:rPr>
          <w:rFonts w:hint="cs"/>
          <w:rtl/>
        </w:rPr>
        <w:t>ז.</w:t>
      </w:r>
    </w:p>
    <w:p>
      <w:pPr>
        <w:pStyle w:val="MishnaBatzad"/>
        <w:rPr>
          <w:ins w:id="20287" w:author="קלוד" w:date="2026-10-11T09:07:21Z"/>
        </w:rPr>
      </w:pPr>
      <w:ins w:id="20286" w:author="קלוד" w:date="2026-10-11T09:07:21Z">
        <w:r>
          <w:t xml:space="preserve">משנה ד</w:t>
        </w:r>
      </w:ins>
    </w:p>
    <w:p w:rsidR="00E403F0" w:rsidRPr="00D65BEC" w:rsidRDefault="00E403F0" w:rsidP="00E403F0">
      <w:pPr>
        <w:pStyle w:val="afff9"/>
        <w:rPr>
          <w:rtl/>
        </w:rPr>
      </w:pPr>
      <w:r w:rsidRPr="00D65BEC">
        <w:rPr>
          <w:rtl/>
        </w:rPr>
        <w:t>איזו היא בתולה - כל שלא ראתה דם מימיה, אע"פ שנשואה.</w:t>
      </w:r>
    </w:p>
    <w:p w:rsidR="00E403F0" w:rsidRPr="00D65BEC" w:rsidRDefault="00E403F0" w:rsidP="00E403F0">
      <w:pPr>
        <w:pStyle w:val="afff9"/>
        <w:rPr>
          <w:rtl/>
        </w:rPr>
      </w:pPr>
      <w:r w:rsidRPr="00D65BEC">
        <w:rPr>
          <w:rtl/>
        </w:rPr>
        <w:t>מעוברת - משיודע עוברה, מניקה - עד שתגמול את בנה.</w:t>
      </w:r>
    </w:p>
    <w:p w:rsidR="00E403F0" w:rsidRPr="00B078C3" w:rsidRDefault="00E403F0" w:rsidP="00E403F0">
      <w:pPr>
        <w:pStyle w:val="afff9"/>
        <w:rPr>
          <w:rtl/>
        </w:rPr>
      </w:pPr>
      <w:r>
        <w:rPr>
          <w:rtl/>
        </w:rPr>
        <w:t xml:space="preserve">נתנה בנה למניקה, גמלתו, או מת, </w:t>
      </w:r>
      <w:r>
        <w:rPr>
          <w:rStyle w:val="TanaimMishna"/>
          <w:rtl/>
          <w:rPrChange w:id="102871" w:author="Claude" w:date="2026-10-11T09:07:54Z">
            <w:rPr>
              <w:rtl/>
            </w:rPr>
          </w:rPrChange>
        </w:rPr>
        <w:t xml:space="preserve">ר"מ</w:t>
      </w:r>
      <w:r>
        <w:rPr>
          <w:rtl/>
        </w:rPr>
        <w:t xml:space="preserve"> אומר</w:t>
      </w:r>
      <w:r>
        <w:rPr>
          <w:rStyle w:val="TanaimMishna"/>
          <w:rtl/>
          <w:rPrChange w:id="102872" w:author="Claude" w:date="2026-10-11T09:07:54Z">
            <w:rPr>
              <w:rtl/>
            </w:rPr>
          </w:rPrChange>
        </w:rPr>
        <w:t xml:space="preserve">:</w:t>
      </w:r>
      <w:r>
        <w:rPr>
          <w:rtl/>
        </w:rPr>
        <w:t xml:space="preserve"> מטמאה מעת לעת, וחכ"א: דיה שעתה.</w:t>
      </w:r>
    </w:p>
    <w:p w:rsidR="00E403F0" w:rsidRPr="00D65BEC" w:rsidRDefault="00E403F0" w:rsidP="00E403F0">
      <w:pPr>
        <w:pStyle w:val="afff9"/>
        <w:rPr>
          <w:rtl/>
        </w:rPr>
      </w:pPr>
      <w:r w:rsidRPr="00D65BEC">
        <w:rPr>
          <w:rtl/>
        </w:rPr>
        <w:t xml:space="preserve">איזוהי זקנה - כל שעברו עליה שלש עונות סמוך לזקנתה </w:t>
      </w:r>
    </w:p>
    <w:p w:rsidR="00E403F0" w:rsidRPr="00D65BEC" w:rsidRDefault="00E403F0" w:rsidP="00E403F0">
      <w:pPr>
        <w:pStyle w:val="afff9"/>
        <w:rPr>
          <w:rtl/>
        </w:rPr>
      </w:pPr>
      <w:r>
        <w:rPr>
          <w:rStyle w:val="TanaimMishna"/>
          <w:rtl/>
          <w:rPrChange w:id="20002" w:author="קלוד" w:date="2026-10-11T09:07:21Z">
            <w:rPr>
              <w:rtl/>
            </w:rPr>
          </w:rPrChange>
        </w:rPr>
        <w:t xml:space="preserve">רבי אליעזר</w:t>
      </w:r>
      <w:r>
        <w:rPr>
          <w:rtl/>
        </w:rPr>
        <w:t xml:space="preserve"> אומר</w:t>
      </w:r>
      <w:r>
        <w:rPr>
          <w:rStyle w:val="TanaimMishna"/>
          <w:rtl/>
          <w:rPrChange w:id="102873" w:author="Claude" w:date="2026-10-11T09:07:54Z">
            <w:rPr>
              <w:rtl/>
            </w:rPr>
          </w:rPrChange>
        </w:rPr>
        <w:t xml:space="preserve">:</w:t>
      </w:r>
      <w:r>
        <w:rPr>
          <w:rtl/>
        </w:rPr>
        <w:t xml:space="preserve"> כל אשה שעברו עליה שלש עונות - דיה שעתה.</w:t>
      </w:r>
    </w:p>
    <w:p w:rsidR="00E403F0" w:rsidRPr="00D65BEC" w:rsidRDefault="00E403F0" w:rsidP="00E403F0">
      <w:pPr>
        <w:pStyle w:val="afff9"/>
        <w:rPr>
          <w:rtl/>
        </w:rPr>
      </w:pPr>
      <w:r>
        <w:rPr>
          <w:rStyle w:val="TanaimMishna"/>
          <w:rtl/>
          <w:rPrChange w:id="20003" w:author="קלוד" w:date="2026-10-11T09:07:21Z">
            <w:rPr>
              <w:rtl/>
            </w:rPr>
          </w:rPrChange>
        </w:rPr>
        <w:t xml:space="preserve">רבי יוסי</w:t>
      </w:r>
      <w:r>
        <w:rPr>
          <w:rtl/>
        </w:rPr>
        <w:t xml:space="preserve"> אומר</w:t>
      </w:r>
      <w:r>
        <w:rPr>
          <w:rStyle w:val="TanaimMishna"/>
          <w:rtl/>
          <w:rPrChange w:id="102874" w:author="Claude" w:date="2026-10-11T09:07:54Z">
            <w:rPr>
              <w:rtl/>
            </w:rPr>
          </w:rPrChange>
        </w:rPr>
        <w:t xml:space="preserve">:</w:t>
      </w:r>
      <w:r>
        <w:rPr>
          <w:rtl/>
        </w:rPr>
        <w:t xml:space="preserve"> מעוברת ומניקה שעברו עליהן שלש עונות - דיין שעתן.</w:t>
      </w:r>
    </w:p>
    <w:p w:rsidR="00E403F0" w:rsidRPr="00D65BEC" w:rsidRDefault="00E403F0" w:rsidP="00E403F0">
      <w:pPr>
        <w:pStyle w:val="afff9"/>
        <w:rPr>
          <w:rtl/>
        </w:rPr>
      </w:pPr>
      <w:r w:rsidRPr="00D65BEC">
        <w:rPr>
          <w:rtl/>
        </w:rPr>
        <w:t>ובמה אמר דיה שעתה - בראייה ראשונה, אבל בשניה - מטמאה מעת לעת.</w:t>
      </w:r>
    </w:p>
    <w:p w:rsidR="00E403F0" w:rsidRPr="00D65BEC" w:rsidRDefault="00E403F0" w:rsidP="00E403F0">
      <w:pPr>
        <w:pStyle w:val="afff9"/>
        <w:rPr>
          <w:rtl/>
        </w:rPr>
      </w:pPr>
      <w:r w:rsidRPr="00D65BEC">
        <w:rPr>
          <w:rtl/>
        </w:rPr>
        <w:t>ואם ראתה הראשונה מאונס - אף השניה דיה שעתה.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693" w:author="קלוד" w:date="2026-10-11T12:23:38Z"/>
        </w:rPr>
      </w:pPr>
      <w:ins w:id="90694" w:author="קלוד" w:date="2026-10-11T12:23:38Z">
        <w:r>
          <w:rPr>
            <w:color w:val="7B3F00"/>
          </w:rPr>
          <w:t xml:space="preserve">ר"א ורבי יהושע - אתה לא שמעת ואני שמעתי</w:t>
        </w:r>
      </w:ins>
    </w:p>
    <w:p>
      <w:pPr>
        <w:pStyle w:val="38"/>
        <w:rPr>
          <w:ins w:id="98780" w:author="מנוע מכני" w:date="2026-10-11T12:04:39Z"/>
        </w:rPr>
      </w:pPr>
      <w:r w:rsidRPr="00017C1D">
        <w:t xml:space="preserve">תניא</w:t>
      </w:r>
      <w:r w:rsidRPr="00017C1D">
        <w:t xml:space="preserve">, </w:t>
      </w:r>
      <w:ins w:id="90157" w:author="מנוע מכני" w:date="2026-10-11T12:04:39Z">
        <w:r>
          <w:t xml:space="preserve">א"ל</w:t>
        </w:r>
      </w:ins>
      <w:del w:id="90158" w:author="מנוע מכני" w:date="2026-10-11T12:04:39Z">
        <w:r w:rsidRPr="00017C1D">
          <w:delText xml:space="preserve">א</w:delText>
        </w:r>
        <w:r w:rsidRPr="00017C1D">
          <w:delText xml:space="preserve">''ל</w:delText>
        </w:r>
      </w:del>
      <w:r w:rsidRPr="00017C1D">
        <w:t xml:space="preserve"> </w:t>
      </w:r>
      <w:ins w:id="90159" w:author="מנוע מכני" w:date="2026-10-11T12:04:39Z">
        <w:r>
          <w:t xml:space="preserve">ר"א</w:t>
        </w:r>
      </w:ins>
      <w:del w:id="90160" w:author="מנוע מכני" w:date="2026-10-11T12:04:39Z">
        <w:r w:rsidRPr="00017C1D">
          <w:delText xml:space="preserve">ר''א</w:delText>
        </w:r>
      </w:del>
      <w:r w:rsidRPr="00017C1D">
        <w:t xml:space="preserve"> לר</w:t>
      </w:r>
      <w:ins w:id="90161" w:author="מנוע מכני" w:date="2026-10-11T12:04:39Z">
        <w:r>
          <w:t xml:space="preserve">י"ה</w:t>
        </w:r>
      </w:ins>
      <w:del w:id="90162" w:author="מנוע מכני" w:date="2026-10-11T12:04:39Z">
        <w:r w:rsidRPr="00017C1D">
          <w:delText xml:space="preserve">י''ה</w:delText>
        </w:r>
      </w:del>
      <w:r w:rsidRPr="00017C1D">
        <w:t xml:space="preserve">:</w:t>
      </w:r>
    </w:p>
    <w:p w:rsidR="00E403F0" w:rsidRPr="00017C1D" w:rsidRDefault="00E403F0" w:rsidP="00E403F0">
      <w:pPr>
        <w:rPr>
          <w:rFonts w:ascii="FontbitDavid" w:hAnsi="FontbitDavid"/>
          <w:spacing w:val="-4"/>
          <w:sz w:val="24"/>
          <w:rtl/>
        </w:rPr>
      </w:pPr>
      <w:del w:id="98781"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אתה </w:t>
      </w:r>
      <w:r w:rsidRPr="00017C1D">
        <w:rPr>
          <w:rFonts w:ascii="FontbitDavid" w:hAnsi="FontbitDavid"/>
          <w:spacing w:val="-4"/>
          <w:sz w:val="24"/>
          <w:rtl/>
        </w:rPr>
        <w:t xml:space="preserve">לא</w:t>
      </w:r>
      <w:r w:rsidRPr="00017C1D">
        <w:rPr>
          <w:rFonts w:ascii="FontbitDavid" w:hAnsi="FontbitDavid"/>
          <w:spacing w:val="-4"/>
          <w:sz w:val="24"/>
          <w:rtl/>
        </w:rPr>
        <w:t xml:space="preserve"> שמעת אני שמעתי, אתה </w:t>
      </w:r>
      <w:r w:rsidRPr="00017C1D">
        <w:rPr>
          <w:rFonts w:ascii="FontbitDavid" w:hAnsi="FontbitDavid"/>
          <w:spacing w:val="-4"/>
          <w:sz w:val="24"/>
          <w:rtl/>
        </w:rPr>
        <w:t xml:space="preserve">לא</w:t>
      </w:r>
      <w:r w:rsidRPr="00017C1D">
        <w:rPr>
          <w:rFonts w:ascii="FontbitDavid" w:hAnsi="FontbitDavid"/>
          <w:spacing w:val="-4"/>
          <w:sz w:val="24"/>
          <w:rtl/>
        </w:rPr>
        <w:t xml:space="preserve"> שמעת אלא אחת ואני שמעתי הרבה, </w:t>
      </w:r>
    </w:p>
    <w:p w:rsidR="00E403F0" w:rsidRPr="00B078C3" w:rsidRDefault="00E403F0" w:rsidP="00E403F0">
      <w:pPr>
        <w:ind w:left="1174" w:firstLine="266"/>
        <w:rPr>
          <w:rFonts w:ascii="FontbitDavid" w:hAnsi="FontbitDavid"/>
          <w:sz w:val="24"/>
          <w:rtl/>
        </w:rPr>
      </w:pPr>
      <w:del w:id="92840" w:author="מנוע מכני" w:date="2026-10-11T12:04:39Z">
        <w:r>
          <w:rPr>
            <w:rFonts w:ascii="FontbitDavid" w:hAnsi="FontbitDavid" w:hint="cs"/>
            <w:sz w:val="24"/>
            <w:rtl/>
          </w:rPr>
          <w:delText xml:space="preserve">       </w:delText>
        </w:r>
      </w:del>
      <w:r w:rsidRPr="00B078C3">
        <w:rPr>
          <w:rFonts w:ascii="FontbitDavid" w:hAnsi="FontbitDavid"/>
          <w:sz w:val="24"/>
          <w:rtl/>
        </w:rPr>
        <w:t>אין אומרים למי שלא ראה את החדש יבא ויעיד אלא למי שראהו.</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כל ימיו של </w:t>
      </w:r>
      <w:ins w:id="90163" w:author="מנוע מכני" w:date="2026-10-11T12:04:39Z">
        <w:r>
          <w:rPr>
            <w:rStyle w:val="2fb"/>
            <w:rFonts w:ascii="FontbitDavid" w:hAnsi="FontbitDavid"/>
            <w:spacing w:val="-4"/>
            <w:sz w:val="24"/>
            <w:rtl/>
          </w:rPr>
          <w:t xml:space="preserve">ר"א</w:t>
        </w:r>
      </w:ins>
      <w:del w:id="90164" w:author="מנוע מכני" w:date="2026-10-11T12:04:39Z">
        <w:r w:rsidRPr="00017C1D">
          <w:rPr>
            <w:rFonts w:ascii="FontbitDavid" w:hAnsi="FontbitDavid"/>
            <w:spacing w:val="-4"/>
            <w:sz w:val="24"/>
            <w:rtl/>
          </w:rPr>
          <w:delText xml:space="preserve">ר</w:delText>
        </w:r>
        <w:r w:rsidRPr="00017C1D">
          <w:rPr>
            <w:rFonts w:ascii="FontbitDavid" w:hAnsi="FontbitDavid" w:hint="cs"/>
            <w:spacing w:val="-4"/>
            <w:sz w:val="24"/>
            <w:rtl/>
          </w:rPr>
          <w:delText xml:space="preserve">''א</w:delText>
        </w:r>
      </w:del>
      <w:r w:rsidRPr="00017C1D">
        <w:rPr>
          <w:rFonts w:ascii="FontbitDavid" w:hAnsi="FontbitDavid" w:hint="cs"/>
          <w:spacing w:val="-4"/>
          <w:sz w:val="24"/>
          <w:rtl/>
        </w:rPr>
        <w:t xml:space="preserve"> </w:t>
      </w:r>
      <w:r w:rsidRPr="00017C1D">
        <w:rPr>
          <w:rFonts w:ascii="FontbitDavid" w:hAnsi="FontbitDavid"/>
          <w:spacing w:val="-4"/>
          <w:sz w:val="24"/>
          <w:rtl/>
        </w:rPr>
        <w:t xml:space="preserve">היו עושין </w:t>
      </w:r>
      <w:r w:rsidRPr="00017C1D">
        <w:rPr>
          <w:rStyle w:val="2fb"/>
          <w:rFonts w:ascii="FontbitDavid" w:hAnsi="FontbitDavid"/>
          <w:spacing w:val="-4"/>
          <w:sz w:val="24"/>
          <w:rtl/>
        </w:rPr>
        <w:t xml:space="preserve">כרבי</w:t>
      </w:r>
      <w:r w:rsidRPr="00017C1D">
        <w:rPr>
          <w:rFonts w:ascii="FontbitDavid" w:hAnsi="FontbitDavid"/>
          <w:spacing w:val="-4"/>
          <w:sz w:val="24"/>
          <w:rtl/>
        </w:rPr>
        <w:t xml:space="preserve"> יהושע, לאחר פטירתו של </w:t>
      </w:r>
      <w:ins w:id="90165" w:author="מנוע מכני" w:date="2026-10-11T12:04:39Z">
        <w:r>
          <w:rPr>
            <w:rStyle w:val="2fb"/>
            <w:rFonts w:ascii="FontbitDavid" w:hAnsi="FontbitDavid"/>
            <w:spacing w:val="-4"/>
            <w:sz w:val="24"/>
            <w:rtl/>
          </w:rPr>
          <w:t xml:space="preserve">ר"א</w:t>
        </w:r>
      </w:ins>
      <w:del w:id="90166" w:author="מנוע מכני" w:date="2026-10-11T12:04:39Z">
        <w:r w:rsidRPr="00017C1D">
          <w:rPr>
            <w:rFonts w:ascii="FontbitDavid" w:hAnsi="FontbitDavid"/>
            <w:spacing w:val="-4"/>
            <w:sz w:val="24"/>
            <w:rtl/>
          </w:rPr>
          <w:delText xml:space="preserve">ר</w:delText>
        </w:r>
        <w:r w:rsidRPr="00017C1D">
          <w:rPr>
            <w:rFonts w:ascii="FontbitDavid" w:hAnsi="FontbitDavid" w:hint="cs"/>
            <w:spacing w:val="-4"/>
            <w:sz w:val="24"/>
            <w:rtl/>
          </w:rPr>
          <w:delText xml:space="preserve">''א</w:delText>
        </w:r>
      </w:del>
      <w:r w:rsidRPr="00017C1D">
        <w:rPr>
          <w:rFonts w:ascii="FontbitDavid" w:hAnsi="FontbitDavid"/>
          <w:spacing w:val="-4"/>
          <w:sz w:val="24"/>
          <w:rtl/>
        </w:rPr>
        <w:t xml:space="preserve"> החזיר </w:t>
      </w:r>
      <w:r w:rsidRPr="00017C1D">
        <w:rPr>
          <w:rStyle w:val="2fb"/>
          <w:rFonts w:ascii="FontbitDavid" w:hAnsi="FontbitDavid"/>
          <w:spacing w:val="-4"/>
          <w:sz w:val="24"/>
          <w:rtl/>
        </w:rPr>
        <w:t xml:space="preserve">רבי</w:t>
      </w:r>
      <w:r w:rsidRPr="00017C1D">
        <w:rPr>
          <w:rFonts w:ascii="FontbitDavid" w:hAnsi="FontbitDavid"/>
          <w:spacing w:val="-4"/>
          <w:sz w:val="24"/>
          <w:rtl/>
        </w:rPr>
        <w:t xml:space="preserve"> יהושע את הדבר ליושנו.</w:t>
      </w:r>
    </w:p>
    <w:p w:rsidR="00E403F0" w:rsidRDefault="00E403F0" w:rsidP="00E403F0">
      <w:pPr>
        <w:rPr>
          <w:rFonts w:ascii="FontbitDavid" w:hAnsi="FontbitDavid"/>
          <w:sz w:val="24"/>
          <w:rtl/>
        </w:rPr>
      </w:pPr>
      <w:ins w:id="92905" w:author="מנוע מכני" w:date="2026-10-11T12:04:39Z">
        <w:r>
          <w:rPr>
            <w:rStyle w:val="2fb"/>
            <w:rFonts w:ascii="FontbitDavid" w:hAnsi="FontbitDavid"/>
            <w:sz w:val="24"/>
            <w:rtl/>
          </w:rPr>
          <w:t xml:space="preserve">כר"א</w:t>
        </w:r>
      </w:ins>
      <w:del w:id="92906" w:author="מנוע מכני" w:date="2026-10-11T12:04:39Z">
        <w:r w:rsidRPr="00B078C3">
          <w:rPr>
            <w:rFonts w:ascii="FontbitDavid" w:hAnsi="FontbitDavid"/>
            <w:sz w:val="24"/>
            <w:rtl/>
          </w:rPr>
          <w:delText xml:space="preserve">כרבי אליעזר</w:delText>
        </w:r>
      </w:del>
      <w:r w:rsidRPr="00B078C3">
        <w:rPr>
          <w:rFonts w:ascii="FontbitDavid" w:hAnsi="FontbitDavid"/>
          <w:sz w:val="24"/>
          <w:rtl/>
        </w:rPr>
        <w:t xml:space="preserve"> בחייו</w:t>
      </w:r>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משום דש</w:t>
      </w:r>
      <w:r w:rsidRPr="00B078C3">
        <w:rPr>
          <w:rFonts w:ascii="FontbitDavid" w:hAnsi="FontbitDavid"/>
          <w:sz w:val="24"/>
          <w:rtl/>
        </w:rPr>
        <w:t xml:space="preserve">מותי הוא, וסבר: </w:t>
      </w:r>
      <w:ins w:id="97333" w:author="מנוע מכני" w:date="2026-10-11T12:04:39Z">
        <w:r>
          <w:rPr>
            <w:rFonts w:ascii="FontbitDavid" w:hAnsi="FontbitDavid"/>
            <w:sz w:val="24"/>
            <w:rtl/>
          </w:rPr>
          <w:t xml:space="preserve">אם </w:t>
        </w:r>
      </w:ins>
      <w:del w:id="97334" w:author="מנוע מכני" w:date="2026-10-11T12:04:39Z">
        <w:r w:rsidRPr="00B078C3">
          <w:rPr>
            <w:rFonts w:ascii="FontbitDavid" w:hAnsi="FontbitDavid"/>
            <w:sz w:val="24"/>
            <w:rtl/>
          </w:rPr>
          <w:delText xml:space="preserve">אי </w:delText>
        </w:r>
      </w:del>
      <w:r>
        <w:rPr>
          <w:rFonts w:ascii="FontbitDavid" w:hAnsi="FontbitDavid" w:hint="cs"/>
          <w:sz w:val="24"/>
          <w:rtl/>
        </w:rPr>
        <w:t xml:space="preserve">אעשה כמותו בחד אעשה בעוד, </w:t>
      </w:r>
    </w:p>
    <w:p w:rsidR="00E403F0" w:rsidRPr="00B078C3" w:rsidRDefault="00E403F0" w:rsidP="00E403F0">
      <w:pPr>
        <w:rPr>
          <w:rFonts w:ascii="FontbitDavid" w:hAnsi="FontbitDavid"/>
          <w:sz w:val="24"/>
          <w:rtl/>
        </w:rPr>
      </w:pPr>
      <w:r>
        <w:rPr>
          <w:rFonts w:ascii="FontbitDavid" w:hAnsi="FontbitDavid" w:hint="cs"/>
          <w:sz w:val="24"/>
          <w:rtl/>
        </w:rPr>
        <w:t xml:space="preserve">ומשום כבודו </w:t>
      </w:r>
      <w:r>
        <w:rPr>
          <w:rStyle w:val="2fb"/>
          <w:rFonts w:ascii="FontbitDavid" w:hAnsi="FontbitDavid" w:hint="cs"/>
          <w:sz w:val="24"/>
          <w:rtl/>
        </w:rPr>
        <w:t xml:space="preserve">ד</w:t>
      </w:r>
      <w:ins w:id="90167" w:author="מנוע מכני" w:date="2026-10-11T12:04:39Z">
        <w:r>
          <w:rPr>
            <w:rStyle w:val="2fb"/>
            <w:rFonts w:ascii="FontbitDavid" w:hAnsi="FontbitDavid" w:hint="cs"/>
            <w:sz w:val="24"/>
            <w:rtl/>
          </w:rPr>
          <w:t xml:space="preserve">ר"א</w:t>
        </w:r>
      </w:ins>
      <w:del w:id="90168"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ins w:id="90169" w:author="מנוע מכני" w:date="2026-10-11T12:04:39Z">
        <w:r>
          <w:rPr>
            <w:rFonts w:ascii="FontbitDavid" w:hAnsi="FontbitDavid" w:hint="cs"/>
            <w:sz w:val="24"/>
            <w:rtl/>
          </w:rPr>
          <w:t xml:space="preserve">א"א</w:t>
        </w:r>
      </w:ins>
      <w:del w:id="90170" w:author="מנוע מכני" w:date="2026-10-11T12:04:39Z">
        <w:r>
          <w:rPr>
            <w:rFonts w:ascii="FontbitDavid" w:hAnsi="FontbitDavid" w:hint="cs"/>
            <w:sz w:val="24"/>
            <w:rtl/>
          </w:rPr>
          <w:delText xml:space="preserve">א''א</w:delText>
        </w:r>
      </w:del>
      <w:r>
        <w:rPr>
          <w:rFonts w:ascii="FontbitDavid" w:hAnsi="FontbitDavid" w:hint="cs"/>
          <w:sz w:val="24"/>
          <w:rtl/>
        </w:rPr>
        <w:t xml:space="preserve"> למחות בהם</w:t>
      </w:r>
      <w:ins w:id="96537" w:author="מנוע מכני" w:date="2026-10-11T12:04:39Z">
        <w:r>
          <w:rPr>
            <w:rFonts w:ascii="FontbitDavid" w:hAnsi="FontbitDavid" w:hint="cs"/>
            <w:sz w:val="24"/>
            <w:rtl/>
          </w:rPr>
          <w:t xml:space="preserve"> </w:t>
        </w:r>
      </w:ins>
      <w:del w:id="96538" w:author="מנוע מכני" w:date="2026-10-11T12:04:39Z">
        <w:r>
          <w:rPr>
            <w:rFonts w:ascii="FontbitDavid" w:hAnsi="FontbitDavid" w:hint="cs"/>
            <w:sz w:val="24"/>
            <w:rtl/>
          </w:rPr>
          <w:delText xml:space="preserve">  </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לאחר פטירתו של </w:t>
      </w:r>
      <w:r w:rsidRPr="00B078C3">
        <w:rPr>
          <w:rStyle w:val="2fb"/>
          <w:rFonts w:ascii="FontbitDavid" w:hAnsi="FontbitDavid"/>
          <w:sz w:val="24"/>
          <w:rtl/>
        </w:rPr>
        <w:t xml:space="preserve">ר"א</w:t>
      </w:r>
      <w:r w:rsidRPr="00B078C3">
        <w:rPr>
          <w:rFonts w:ascii="FontbitDavid" w:hAnsi="FontbitDavid"/>
          <w:sz w:val="24"/>
          <w:rtl/>
        </w:rPr>
        <w:t xml:space="preserve">, דמצינו מחינן </w:t>
      </w:r>
      <w:ins w:id="94903" w:author="מנוע מכני" w:date="2026-10-11T12:04:39Z">
        <w:r>
          <w:rPr>
            <w:rFonts w:ascii="FontbitDavid" w:hAnsi="FontbitDavid"/>
            <w:sz w:val="24"/>
            <w:rtl/>
          </w:rPr>
          <w:t xml:space="preserve">בהם</w:t>
        </w:r>
      </w:ins>
      <w:del w:id="94904" w:author="מנוע מכני" w:date="2026-10-11T12:04:39Z">
        <w:r w:rsidRPr="00B078C3">
          <w:rPr>
            <w:rFonts w:ascii="FontbitDavid" w:hAnsi="FontbitDavid"/>
            <w:sz w:val="24"/>
            <w:rtl/>
          </w:rPr>
          <w:delText xml:space="preserve">בהו</w:delText>
        </w:r>
      </w:del>
      <w:r w:rsidRPr="00B078C3">
        <w:rPr>
          <w:rFonts w:ascii="FontbitDavid" w:hAnsi="FontbitDavid"/>
          <w:sz w:val="24"/>
          <w:rtl/>
        </w:rPr>
        <w:t xml:space="preserve">, החזיר את הדבר ליושנו.</w:t>
      </w:r>
    </w:p>
    <w:p w:rsidR="00E403F0" w:rsidRDefault="00E403F0" w:rsidP="00E403F0">
      <w:pPr>
        <w:rPr>
          <w:rFonts w:ascii="FontbitDavid" w:hAnsi="FontbitDavid"/>
          <w:b/>
          <w:bCs/>
          <w:rtl/>
        </w:rPr>
      </w:pPr>
    </w:p>
    <w:p>
      <w:pPr>
        <w:pStyle w:val="afffff8"/>
        <w:rPr>
          <w:ins w:id="90691" w:author="קלוד" w:date="2026-10-11T12:23:38Z"/>
        </w:rPr>
      </w:pPr>
      <w:ins w:id="90692" w:author="קלוד" w:date="2026-10-11T12:23:38Z">
        <w:r>
          <w:rPr>
            <w:color w:val="7B3F00"/>
          </w:rPr>
          <w:t xml:space="preserve">הלכה כר"א בארבע - מנינן</w:t>
        </w:r>
      </w:ins>
    </w:p>
    <w:p w:rsidR="00E403F0" w:rsidRPr="00C96107" w:rsidRDefault="00E403F0" w:rsidP="00E403F0">
      <w:pPr>
        <w:rPr>
          <w:rFonts w:ascii="FontbitDavid" w:hAnsi="FontbitDavid"/>
          <w:b/>
          <w:bCs/>
          <w:sz w:val="24"/>
          <w:rtl/>
        </w:rPr>
      </w:pPr>
      <w:r w:rsidRPr="00C96107">
        <w:rPr>
          <w:rFonts w:ascii="FontbitDavid" w:hAnsi="FontbitDavid"/>
          <w:b/>
          <w:bCs/>
          <w:rtl/>
        </w:rPr>
        <w:t xml:space="preserve">• </w:t>
      </w:r>
      <w:r w:rsidRPr="00C96107">
        <w:rPr>
          <w:rStyle w:val="2fb"/>
          <w:rFonts w:ascii="FontbitDavid" w:hAnsi="FontbitDavid"/>
          <w:b/>
          <w:bCs/>
          <w:sz w:val="24"/>
          <w:rtl/>
        </w:rPr>
        <w:t>א</w:t>
      </w:r>
      <w:r w:rsidRPr="00C96107">
        <w:rPr>
          <w:rStyle w:val="2fb"/>
          <w:rFonts w:ascii="FontbitDavid" w:hAnsi="FontbitDavid" w:hint="cs"/>
          <w:b/>
          <w:bCs/>
          <w:sz w:val="24"/>
          <w:rtl/>
        </w:rPr>
        <w:t xml:space="preserve">ר</w:t>
      </w:r>
      <w:ins w:id="90171" w:author="מנוע מכני" w:date="2026-10-11T12:04:39Z">
        <w:r>
          <w:rPr>
            <w:rStyle w:val="2fb"/>
            <w:rFonts w:ascii="FontbitDavid" w:hAnsi="FontbitDavid" w:hint="cs"/>
            <w:b/>
            <w:bCs/>
            <w:sz w:val="24"/>
            <w:rtl/>
          </w:rPr>
          <w:t xml:space="preserve">י"א</w:t>
        </w:r>
      </w:ins>
      <w:del w:id="90172" w:author="מנוע מכני" w:date="2026-10-11T12:04:39Z">
        <w:r w:rsidRPr="00C96107">
          <w:rPr>
            <w:rFonts w:ascii="FontbitDavid" w:hAnsi="FontbitDavid" w:hint="cs"/>
            <w:b/>
            <w:bCs/>
            <w:sz w:val="24"/>
            <w:rtl/>
          </w:rPr>
          <w:delText xml:space="preserve">י''א</w:delText>
        </w:r>
      </w:del>
      <w:r w:rsidRPr="00C96107">
        <w:rPr>
          <w:rStyle w:val="2fb"/>
          <w:rFonts w:ascii="FontbitDavid" w:hAnsi="FontbitDavid" w:hint="cs"/>
          <w:b/>
          <w:bCs/>
          <w:sz w:val="24"/>
          <w:rtl/>
        </w:rPr>
        <w:t xml:space="preserve">ש</w:t>
      </w:r>
      <w:ins w:id="97277" w:author="מנוע מכני" w:date="2026-10-11T12:04:39Z">
        <w:r>
          <w:rPr>
            <w:rFonts w:ascii="FontbitDavid" w:hAnsi="FontbitDavid" w:hint="cs"/>
            <w:b/>
            <w:bCs/>
            <w:sz w:val="24"/>
            <w:rtl/>
          </w:rPr>
          <w:t xml:space="preserve">:</w:t>
        </w:r>
      </w:ins>
      <w:del w:id="97278" w:author="מנוע מכני" w:date="2026-10-11T12:04:39Z">
        <w:r w:rsidRPr="00C96107">
          <w:rPr>
            <w:rFonts w:ascii="FontbitDavid" w:hAnsi="FontbitDavid" w:hint="cs"/>
            <w:b/>
            <w:bCs/>
            <w:sz w:val="24"/>
            <w:rtl/>
          </w:rPr>
          <w:delText xml:space="preserve"> </w:delText>
        </w:r>
        <w:r w:rsidRPr="00C96107">
          <w:rPr>
            <w:rFonts w:ascii="FontbitDavid" w:hAnsi="FontbitDavid"/>
            <w:b/>
            <w:bCs/>
            <w:sz w:val="24"/>
            <w:rtl/>
          </w:rPr>
          <w:delText xml:space="preserve">:</w:delText>
        </w:r>
      </w:del>
      <w:r w:rsidRPr="00C96107">
        <w:rPr>
          <w:rFonts w:ascii="FontbitDavid" w:hAnsi="FontbitDavid"/>
          <w:b/>
          <w:bCs/>
          <w:sz w:val="24"/>
          <w:rtl/>
        </w:rPr>
        <w:t xml:space="preserve"> הלכה </w:t>
      </w:r>
      <w:ins w:id="92907" w:author="מנוע מכני" w:date="2026-10-11T12:04:39Z">
        <w:r>
          <w:rPr>
            <w:rStyle w:val="2fb"/>
            <w:rFonts w:ascii="FontbitDavid" w:hAnsi="FontbitDavid"/>
            <w:b/>
            <w:bCs/>
            <w:sz w:val="24"/>
            <w:rtl/>
          </w:rPr>
          <w:t xml:space="preserve">כר"א</w:t>
        </w:r>
      </w:ins>
      <w:del w:id="92908" w:author="מנוע מכני" w:date="2026-10-11T12:04:39Z">
        <w:r w:rsidRPr="00C96107">
          <w:rPr>
            <w:rFonts w:ascii="FontbitDavid" w:hAnsi="FontbitDavid"/>
            <w:b/>
            <w:bCs/>
            <w:sz w:val="24"/>
            <w:rtl/>
          </w:rPr>
          <w:delText xml:space="preserve">כרבי אליעזר</w:delText>
        </w:r>
      </w:del>
      <w:r w:rsidRPr="00C96107">
        <w:rPr>
          <w:rFonts w:ascii="FontbitDavid" w:hAnsi="FontbitDavid"/>
          <w:b/>
          <w:bCs/>
          <w:sz w:val="24"/>
          <w:rtl/>
        </w:rPr>
        <w:t xml:space="preserve"> בארבע.</w:t>
      </w:r>
    </w:p>
    <w:p w:rsidR="00E403F0" w:rsidRPr="00B078C3" w:rsidRDefault="00E403F0" w:rsidP="00E403F0">
      <w:pPr>
        <w:rPr>
          <w:rFonts w:ascii="FontbitDavid" w:hAnsi="FontbitDavid"/>
          <w:sz w:val="24"/>
          <w:rtl/>
        </w:rPr>
      </w:pPr>
      <w:ins w:id="94905" w:author="מנוע מכני" w:date="2026-10-11T12:04:39Z">
        <w:r>
          <w:rPr>
            <w:rFonts w:ascii="FontbitDavid" w:hAnsi="FontbitDavid"/>
            <w:sz w:val="24"/>
            <w:rtl/>
          </w:rPr>
          <w:t xml:space="preserve">אחת</w:t>
        </w:r>
      </w:ins>
      <w:del w:id="94906"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 דאמרן.</w:t>
      </w:r>
    </w:p>
    <w:p>
      <w:pPr>
        <w:pStyle w:val="38"/>
        <w:rPr>
          <w:ins w:id="98782" w:author="מנוע מכני" w:date="2026-10-11T12:04:39Z"/>
        </w:rPr>
      </w:pPr>
      <w:r>
        <w:t xml:space="preserve">ב. </w:t>
      </w:r>
      <w:r w:rsidRPr="00B078C3">
        <w:t xml:space="preserve">ואידך:</w:t>
      </w:r>
    </w:p>
    <w:p w:rsidR="00E403F0" w:rsidRPr="00B078C3" w:rsidRDefault="00E403F0" w:rsidP="00E403F0">
      <w:pPr>
        <w:rPr>
          <w:rFonts w:ascii="FontbitDavid" w:hAnsi="FontbitDavid"/>
          <w:sz w:val="24"/>
          <w:rtl/>
        </w:rPr>
      </w:pPr>
      <w:del w:id="9878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המקשה כמה תשפה ותהא זבה - מעת לעת - דברי </w:t>
      </w:r>
      <w:r w:rsidRPr="00B078C3">
        <w:rPr>
          <w:rStyle w:val="2fb"/>
          <w:rFonts w:ascii="FontbitDavid" w:hAnsi="FontbitDavid"/>
          <w:sz w:val="24"/>
          <w:rtl/>
        </w:rPr>
        <w:t xml:space="preserve">ר"א</w:t>
      </w:r>
      <w:r w:rsidRPr="00B078C3">
        <w:rPr>
          <w:rFonts w:ascii="FontbitDavid" w:hAnsi="FontbitDavid"/>
          <w:sz w:val="24"/>
          <w:rtl/>
        </w:rPr>
        <w:t xml:space="preserve">, והלכה כדבריו.</w:t>
      </w:r>
    </w:p>
    <w:p>
      <w:pPr>
        <w:pStyle w:val="38"/>
        <w:rPr>
          <w:ins w:id="98784" w:author="מנוע מכני" w:date="2026-10-11T12:04:39Z"/>
        </w:rPr>
      </w:pPr>
      <w:r>
        <w:t xml:space="preserve">ג. </w:t>
      </w:r>
      <w:r w:rsidRPr="00B078C3">
        <w:t xml:space="preserve">ואידך:</w:t>
      </w:r>
    </w:p>
    <w:p w:rsidR="00E403F0" w:rsidRDefault="00E403F0" w:rsidP="00E403F0">
      <w:pPr>
        <w:rPr>
          <w:rtl/>
        </w:rPr>
      </w:pPr>
      <w:del w:id="98785" w:author="מנוע מכני" w:date="2026-10-11T12:04:39Z">
        <w:r w:rsidRPr="00B078C3">
          <w:rPr>
            <w:rtl/>
          </w:rPr>
          <w:delText xml:space="preserve"> </w:delText>
        </w:r>
      </w:del>
      <w:r>
        <w:rPr>
          <w:rtl/>
        </w:rPr>
        <w:t>הזב והזבה שבדקו עצמן יום ראשון ומצאו טהור, יום שביעי</w:t>
      </w:r>
      <w:r w:rsidRPr="00B078C3">
        <w:rPr>
          <w:rtl/>
        </w:rPr>
        <w:t xml:space="preserve"> ומצאו טהור, ושאר הימים </w:t>
      </w:r>
      <w:r w:rsidRPr="00B078C3">
        <w:rPr>
          <w:rtl/>
        </w:rPr>
        <w:t xml:space="preserve">לא</w:t>
      </w:r>
      <w:r w:rsidRPr="00B078C3">
        <w:rPr>
          <w:rtl/>
        </w:rPr>
        <w:t xml:space="preserve"> בדקו, </w:t>
      </w:r>
    </w:p>
    <w:p w:rsidR="00E403F0" w:rsidRDefault="00E403F0" w:rsidP="00E403F0">
      <w:pPr>
        <w:ind w:left="908"/>
        <w:rPr>
          <w:rFonts w:ascii="FontbitDavid" w:hAnsi="FontbitDavid"/>
          <w:sz w:val="24"/>
          <w:rtl/>
        </w:rPr>
      </w:pPr>
      <w:ins w:id="92909" w:author="מנוע מכני" w:date="2026-10-11T12:04:39Z">
        <w:r>
          <w:rPr>
            <w:rStyle w:val="2fb"/>
            <w:rFonts w:ascii="FontbitDavid" w:hAnsi="FontbitDavid"/>
            <w:sz w:val="24"/>
            <w:rtl/>
          </w:rPr>
          <w:t xml:space="preserve">ר"א</w:t>
        </w:r>
      </w:ins>
      <w:del w:id="92910" w:author="מנוע מכני" w:date="2026-10-11T12:04:39Z">
        <w:r w:rsidRPr="00B078C3">
          <w:rPr>
            <w:rFonts w:ascii="FontbitDavid" w:hAnsi="FontbitDavid"/>
            <w:sz w:val="24"/>
            <w:rtl/>
          </w:rPr>
          <w:delText xml:space="preserve">רבי אליעזר</w:delText>
        </w:r>
      </w:del>
      <w:r w:rsidRPr="00B078C3">
        <w:rPr>
          <w:rFonts w:ascii="FontbitDavid" w:hAnsi="FontbitDavid"/>
          <w:sz w:val="24"/>
          <w:rtl/>
        </w:rPr>
        <w:t xml:space="preserve"> אומר הרי אלו בחזקת טהרה, </w:t>
      </w:r>
    </w:p>
    <w:p w:rsidR="00E403F0" w:rsidRDefault="00E403F0" w:rsidP="00E403F0">
      <w:pPr>
        <w:ind w:left="908"/>
        <w:rPr>
          <w:rFonts w:ascii="FontbitDavid" w:hAnsi="FontbitDavid"/>
          <w:sz w:val="24"/>
          <w:rtl/>
        </w:rPr>
      </w:pPr>
      <w:r w:rsidRPr="00B078C3">
        <w:rPr>
          <w:rStyle w:val="2fb"/>
          <w:rFonts w:ascii="FontbitDavid" w:hAnsi="FontbitDavid"/>
          <w:sz w:val="24"/>
          <w:rtl/>
        </w:rPr>
        <w:t xml:space="preserve">רבי</w:t>
      </w:r>
      <w:r w:rsidRPr="00B078C3">
        <w:rPr>
          <w:rFonts w:ascii="FontbitDavid" w:hAnsi="FontbitDavid"/>
          <w:sz w:val="24"/>
          <w:rtl/>
        </w:rPr>
        <w:t xml:space="preserve"> יהושע אומר אין להן אלא יום הראשון ויום השביעי בלבד, </w:t>
      </w:r>
    </w:p>
    <w:p w:rsidR="00E403F0" w:rsidRPr="00B078C3" w:rsidRDefault="00E403F0" w:rsidP="00E403F0">
      <w:pPr>
        <w:ind w:left="908"/>
        <w:rPr>
          <w:rFonts w:ascii="FontbitDavid" w:hAnsi="FontbitDavid"/>
          <w:sz w:val="24"/>
          <w:rtl/>
        </w:rPr>
      </w:pPr>
      <w:ins w:id="92911" w:author="מנוע מכני" w:date="2026-10-11T12:04:39Z">
        <w:r>
          <w:rPr>
            <w:rStyle w:val="2fb"/>
            <w:rFonts w:ascii="FontbitDavid" w:hAnsi="FontbitDavid"/>
            <w:sz w:val="24"/>
            <w:rtl/>
          </w:rPr>
          <w:t xml:space="preserve">ר"ע</w:t>
        </w:r>
      </w:ins>
      <w:del w:id="92912" w:author="מנוע מכני" w:date="2026-10-11T12:04:39Z">
        <w:r w:rsidRPr="00B078C3">
          <w:rPr>
            <w:rFonts w:ascii="FontbitDavid" w:hAnsi="FontbitDavid"/>
            <w:sz w:val="24"/>
            <w:rtl/>
          </w:rPr>
          <w:delText xml:space="preserve">רבי עקיבא</w:delText>
        </w:r>
      </w:del>
      <w:r w:rsidRPr="00B078C3">
        <w:rPr>
          <w:rFonts w:ascii="FontbitDavid" w:hAnsi="FontbitDavid"/>
          <w:sz w:val="24"/>
          <w:rtl/>
        </w:rPr>
        <w:t xml:space="preserve"> אומר אין להם אלא יום שביעי בלבד.</w:t>
      </w:r>
    </w:p>
    <w:p w:rsidR="00E403F0" w:rsidRPr="00B078C3" w:rsidRDefault="00E403F0" w:rsidP="00E403F0">
      <w:pPr>
        <w:pStyle w:val="a3"/>
        <w:rPr>
          <w:rtl/>
        </w:rPr>
      </w:pPr>
      <w:r>
        <w:rPr>
          <w:rtl/>
        </w:rPr>
        <w:tab/>
      </w:r>
      <w:r w:rsidRPr="00B078C3">
        <w:rPr>
          <w:rtl/>
        </w:rPr>
        <w:t xml:space="preserve">ותניא, </w:t>
      </w:r>
      <w:r w:rsidRPr="00B078C3">
        <w:rPr>
          <w:rStyle w:val="2fb"/>
          <w:rtl/>
        </w:rPr>
        <w:t xml:space="preserve">ר"ש</w:t>
      </w:r>
      <w:r w:rsidRPr="00B078C3">
        <w:rPr>
          <w:rtl/>
        </w:rPr>
        <w:t xml:space="preserve"> </w:t>
      </w:r>
      <w:r w:rsidRPr="00B078C3">
        <w:rPr>
          <w:rStyle w:val="2fb"/>
          <w:rtl/>
        </w:rPr>
        <w:t xml:space="preserve">ורבי יוסי</w:t>
      </w:r>
      <w:r w:rsidRPr="00B078C3">
        <w:rPr>
          <w:rtl/>
        </w:rPr>
        <w:t xml:space="preserve"> אומרים: נראין דברי </w:t>
      </w:r>
      <w:ins w:id="90173" w:author="מנוע מכני" w:date="2026-10-11T12:04:39Z">
        <w:r>
          <w:rPr>
            <w:rStyle w:val="2fb"/>
            <w:rtl/>
          </w:rPr>
          <w:t xml:space="preserve">ר"א</w:t>
        </w:r>
      </w:ins>
      <w:del w:id="90174" w:author="מנוע מכני" w:date="2026-10-11T12:04:39Z">
        <w:r w:rsidRPr="00B078C3">
          <w:rPr>
            <w:rtl/>
          </w:rPr>
          <w:delText xml:space="preserve">ר</w:delText>
        </w:r>
        <w:r>
          <w:rPr>
            <w:rFonts w:hint="cs"/>
            <w:rtl/>
          </w:rPr>
          <w:delText xml:space="preserve">''א</w:delText>
        </w:r>
      </w:del>
      <w:r>
        <w:rPr>
          <w:rFonts w:hint="cs"/>
          <w:rtl/>
        </w:rPr>
        <w:t xml:space="preserve"> </w:t>
      </w:r>
      <w:r>
        <w:rPr>
          <w:rStyle w:val="2fb"/>
          <w:rFonts w:hint="cs"/>
          <w:rtl/>
        </w:rPr>
        <w:t xml:space="preserve">מר</w:t>
      </w:r>
      <w:ins w:id="90175" w:author="מנוע מכני" w:date="2026-10-11T12:04:39Z">
        <w:r>
          <w:rPr>
            <w:rStyle w:val="2fb"/>
            <w:rFonts w:hint="cs"/>
            <w:rtl/>
          </w:rPr>
          <w:t xml:space="preserve">י"ה</w:t>
        </w:r>
      </w:ins>
      <w:del w:id="90176" w:author="מנוע מכני" w:date="2026-10-11T12:04:39Z">
        <w:r>
          <w:rPr>
            <w:rFonts w:hint="cs"/>
            <w:rtl/>
          </w:rPr>
          <w:delText xml:space="preserve">י''ה</w:delText>
        </w:r>
      </w:del>
      <w:r w:rsidRPr="00B078C3">
        <w:rPr>
          <w:rtl/>
        </w:rPr>
        <w:t xml:space="preserve">, ודברי </w:t>
      </w:r>
      <w:r w:rsidRPr="00B078C3">
        <w:rPr>
          <w:rStyle w:val="2fb"/>
          <w:rtl/>
        </w:rPr>
        <w:t xml:space="preserve">ר"ע</w:t>
      </w:r>
      <w:r w:rsidRPr="00B078C3">
        <w:rPr>
          <w:rtl/>
        </w:rPr>
        <w:t xml:space="preserve"> מדברי כולן אבל הלכה </w:t>
      </w:r>
      <w:r w:rsidRPr="00B078C3">
        <w:rPr>
          <w:rStyle w:val="2fb"/>
          <w:rtl/>
        </w:rPr>
        <w:t xml:space="preserve">כ</w:t>
      </w:r>
      <w:ins w:id="90177" w:author="מנוע מכני" w:date="2026-10-11T12:04:39Z">
        <w:r>
          <w:rPr>
            <w:rStyle w:val="2fb"/>
            <w:rtl/>
          </w:rPr>
          <w:t xml:space="preserve">ר"א</w:t>
        </w:r>
      </w:ins>
      <w:del w:id="90178" w:author="מנוע מכני" w:date="2026-10-11T12:04:39Z">
        <w:r w:rsidRPr="00B078C3">
          <w:rPr>
            <w:rtl/>
          </w:rPr>
          <w:delText xml:space="preserve">ר'</w:delText>
        </w:r>
        <w:r>
          <w:rPr>
            <w:rFonts w:hint="cs"/>
            <w:rtl/>
          </w:rPr>
          <w:delText xml:space="preserve">'א</w:delText>
        </w:r>
      </w:del>
      <w:r w:rsidRPr="00B078C3">
        <w:rPr>
          <w:rtl/>
        </w:rPr>
        <w:t xml:space="preserve"> </w:t>
      </w:r>
    </w:p>
    <w:p>
      <w:pPr>
        <w:pStyle w:val="afffff8"/>
        <w:rPr>
          <w:ins w:id="90689" w:author="קלוד" w:date="2026-10-11T12:23:38Z"/>
        </w:rPr>
      </w:pPr>
      <w:ins w:id="90690" w:author="קלוד" w:date="2026-10-11T12:23:38Z">
        <w:r>
          <w:rPr>
            <w:color w:val="7B3F00"/>
          </w:rPr>
          <w:t xml:space="preserve">אחורי כלים שנטמאו במשקין - ר"א ורבי יהושע</w:t>
        </w:r>
      </w:ins>
    </w:p>
    <w:p w:rsidR="00E403F0" w:rsidRDefault="00E403F0" w:rsidP="00E403F0">
      <w:pPr>
        <w:rPr>
          <w:rFonts w:ascii="FontbitDavid" w:hAnsi="FontbitDavid"/>
          <w:sz w:val="24"/>
          <w:rtl/>
        </w:rPr>
      </w:pPr>
      <w:r>
        <w:rPr>
          <w:rFonts w:ascii="FontbitDavid" w:hAnsi="FontbitDavid" w:hint="cs"/>
          <w:sz w:val="24"/>
          <w:rtl/>
        </w:rPr>
        <w:t xml:space="preserve">ד. </w:t>
      </w:r>
      <w:r w:rsidRPr="00B078C3">
        <w:rPr>
          <w:rFonts w:ascii="FontbitDavid" w:hAnsi="FontbitDavid"/>
          <w:sz w:val="24"/>
          <w:rtl/>
        </w:rPr>
        <w:t xml:space="preserve">ואידך, </w:t>
      </w:r>
      <w:r w:rsidRPr="00B078C3">
        <w:rPr>
          <w:rFonts w:ascii="FontbitDavid" w:hAnsi="FontbitDavid"/>
          <w:sz w:val="24"/>
          <w:rtl/>
        </w:rPr>
        <w:t xml:space="preserve">דתנן</w:t>
      </w:r>
      <w:r w:rsidRPr="00B078C3">
        <w:rPr>
          <w:rFonts w:ascii="FontbitDavid" w:hAnsi="FontbitDavid"/>
          <w:sz w:val="24"/>
          <w:rtl/>
        </w:rPr>
        <w:t xml:space="preserve"> אחורי כלים שנטמאו במשקין, </w:t>
      </w:r>
    </w:p>
    <w:p>
      <w:pPr>
        <w:pStyle w:val="38"/>
        <w:rPr>
          <w:ins w:id="98786" w:author="מנוע מכני" w:date="2026-10-11T12:04:39Z"/>
        </w:rPr>
      </w:pPr>
      <w:r w:rsidRPr="00017C1D">
        <w:tab/>
      </w:r>
      <w:ins w:id="90179" w:author="מנוע מכני" w:date="2026-10-11T12:04:39Z">
        <w:r>
          <w:t xml:space="preserve">ר"א</w:t>
        </w:r>
      </w:ins>
      <w:del w:id="90180" w:author="מנוע מכני" w:date="2026-10-11T12:04:39Z">
        <w:r w:rsidRPr="00017C1D">
          <w:delText xml:space="preserve">ר''א</w:delText>
        </w:r>
      </w:del>
      <w:ins w:id="96539" w:author="מנוע מכני" w:date="2026-10-11T12:04:39Z">
        <w:del w:id="101648" w:author="מנוע מכני" w:date="2026-10-11T12:04:39Z">
          <w:r>
            <w:delText xml:space="preserve"> </w:delText>
          </w:r>
          <w:r w:rsidRPr="00017C1D">
            <w:delText xml:space="preserve">אומר</w:delText>
          </w:r>
        </w:del>
      </w:ins>
      <w:del w:id="96540" w:author="מנוע מכני" w:date="2026-10-11T12:04:39Z">
        <w:r w:rsidRPr="00017C1D">
          <w:delText xml:space="preserve"> </w:delText>
        </w:r>
        <w:r w:rsidRPr="00017C1D">
          <w:delText xml:space="preserve"> </w:delText>
        </w:r>
      </w:del>
      <w:r w:rsidRPr="00017C1D">
        <w:t xml:space="preserve">:</w:t>
      </w:r>
    </w:p>
    <w:p w:rsidR="00E403F0" w:rsidRPr="00017C1D" w:rsidRDefault="00E403F0" w:rsidP="00E403F0">
      <w:pPr>
        <w:pStyle w:val="a3"/>
        <w:rPr>
          <w:spacing w:val="-8"/>
          <w:rtl/>
        </w:rPr>
      </w:pPr>
      <w:del w:id="98787" w:author="מנוע מכני" w:date="2026-10-11T12:04:39Z">
        <w:r w:rsidRPr="00017C1D">
          <w:rPr>
            <w:spacing w:val="-8"/>
            <w:rtl/>
          </w:rPr>
          <w:delText xml:space="preserve"> </w:delText>
        </w:r>
      </w:del>
      <w:r w:rsidRPr="00017C1D">
        <w:rPr>
          <w:spacing w:val="-8"/>
          <w:rtl/>
        </w:rPr>
        <w:t xml:space="preserve">מטמאין את המשקין - </w:t>
      </w:r>
      <w:ins w:id="92913" w:author="מנוע מכני" w:date="2026-10-11T12:04:39Z">
        <w:r>
          <w:rPr>
            <w:spacing w:val="-8"/>
            <w:rtl/>
          </w:rPr>
          <w:t xml:space="preserve">ואפי'</w:t>
        </w:r>
      </w:ins>
      <w:del w:id="92914" w:author="מנוע מכני" w:date="2026-10-11T12:04:39Z">
        <w:r w:rsidRPr="00017C1D">
          <w:rPr>
            <w:spacing w:val="-8"/>
            <w:rtl/>
          </w:rPr>
          <w:delText xml:space="preserve">ואפילו</w:delText>
        </w:r>
      </w:del>
      <w:r w:rsidRPr="00017C1D">
        <w:rPr>
          <w:spacing w:val="-8"/>
          <w:rtl/>
        </w:rPr>
        <w:t xml:space="preserve"> דחולין, ואין פוסלין את האוכלין - </w:t>
      </w:r>
      <w:ins w:id="92915" w:author="מנוע מכני" w:date="2026-10-11T12:04:39Z">
        <w:r>
          <w:rPr>
            <w:spacing w:val="-8"/>
            <w:rtl/>
          </w:rPr>
          <w:t xml:space="preserve">ואפי'</w:t>
        </w:r>
      </w:ins>
      <w:del w:id="92916" w:author="מנוע מכני" w:date="2026-10-11T12:04:39Z">
        <w:r w:rsidRPr="00017C1D">
          <w:rPr>
            <w:spacing w:val="-8"/>
            <w:rtl/>
          </w:rPr>
          <w:delText xml:space="preserve">ואפילו</w:delText>
        </w:r>
      </w:del>
      <w:r w:rsidRPr="00017C1D">
        <w:rPr>
          <w:spacing w:val="-8"/>
          <w:rtl/>
        </w:rPr>
        <w:t xml:space="preserve"> דתרומה.</w:t>
      </w:r>
    </w:p>
    <w:p>
      <w:pPr>
        <w:pStyle w:val="38"/>
        <w:rPr>
          <w:ins w:id="98788" w:author="מנוע מכני" w:date="2026-10-11T12:04:39Z"/>
        </w:rPr>
      </w:pPr>
      <w:r w:rsidRPr="00C73A0E">
        <w:t>רבי יהושע</w:t>
      </w:r>
      <w:del w:id="101649" w:author="מנוע מכני" w:date="2026-10-11T12:04:39Z">
        <w:r w:rsidRPr="00B078C3">
          <w:delText xml:space="preserve"> אומר</w:delText>
        </w:r>
      </w:del>
      <w:r w:rsidRPr="00B078C3">
        <w:t xml:space="preserve">:</w:t>
      </w:r>
    </w:p>
    <w:p w:rsidR="00E403F0" w:rsidRPr="00B078C3" w:rsidRDefault="00E403F0" w:rsidP="00E403F0">
      <w:pPr>
        <w:ind w:firstLine="0"/>
        <w:rPr>
          <w:rFonts w:ascii="FontbitDavid" w:hAnsi="FontbitDavid"/>
          <w:sz w:val="24"/>
          <w:rtl/>
        </w:rPr>
      </w:pPr>
      <w:del w:id="9878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מטמאין את המשקין ופוסלין את האוכלין.</w:t>
      </w:r>
      <w:r>
        <w:rPr>
          <w:rFonts w:ascii="FontbitDavid" w:hAnsi="FontbitDavid" w:hint="cs"/>
          <w:sz w:val="24"/>
          <w:rtl/>
        </w:rPr>
        <w:t xml:space="preserve"> ד</w:t>
      </w:r>
      <w:ins w:id="90181" w:author="מנוע מכני" w:date="2026-10-11T12:04:39Z">
        <w:r>
          <w:rPr>
            <w:rFonts w:ascii="FontbitDavid" w:hAnsi="FontbitDavid" w:hint="cs"/>
            <w:sz w:val="24"/>
            <w:rtl/>
          </w:rPr>
          <w:t xml:space="preserve">ק"ו</w:t>
        </w:r>
      </w:ins>
      <w:del w:id="90182" w:author="מנוע מכני" w:date="2026-10-11T12:04:39Z">
        <w:r>
          <w:rPr>
            <w:rFonts w:ascii="FontbitDavid" w:hAnsi="FontbitDavid" w:hint="cs"/>
            <w:sz w:val="24"/>
            <w:rtl/>
          </w:rPr>
          <w:delText xml:space="preserve">ק''ו</w:delText>
        </w:r>
      </w:del>
      <w:r>
        <w:rPr>
          <w:rFonts w:ascii="FontbitDavid" w:hAnsi="FontbitDavid" w:hint="cs"/>
          <w:sz w:val="24"/>
          <w:rtl/>
        </w:rPr>
        <w:t xml:space="preserve"> מטבול יום שאין מטמא משקה חולין ופוס אוכלי תרומה לאחורי כלים שמטמא משקה חולין דודאי יפסול אוכלי תרומה</w:t>
      </w:r>
    </w:p>
    <w:p w:rsidR="00E403F0" w:rsidRDefault="00E403F0" w:rsidP="00E403F0">
      <w:pPr>
        <w:ind w:firstLine="0"/>
        <w:rPr>
          <w:rFonts w:ascii="FontbitDavid" w:hAnsi="FontbitDavid"/>
          <w:sz w:val="24"/>
          <w:rtl/>
        </w:rPr>
      </w:pPr>
      <w:r w:rsidRPr="00C73A0E">
        <w:rPr>
          <w:rStyle w:val="2fb"/>
          <w:rFonts w:ascii="FontbitDavid" w:hAnsi="FontbitDavid" w:hint="cs"/>
          <w:b/>
          <w:bCs/>
          <w:sz w:val="24"/>
          <w:rtl/>
        </w:rPr>
        <w:t xml:space="preserve">ו</w:t>
      </w:r>
      <w:ins w:id="90183" w:author="מנוע מכני" w:date="2026-10-11T12:04:39Z">
        <w:r>
          <w:rPr>
            <w:rStyle w:val="2fb"/>
            <w:rFonts w:ascii="FontbitDavid" w:hAnsi="FontbitDavid" w:hint="cs"/>
            <w:b/>
            <w:bCs/>
            <w:sz w:val="24"/>
            <w:rtl/>
          </w:rPr>
          <w:t xml:space="preserve">ר"א</w:t>
        </w:r>
      </w:ins>
      <w:del w:id="90184" w:author="מנוע מכני" w:date="2026-10-11T12:04:39Z">
        <w:r w:rsidRPr="00C73A0E">
          <w:rPr>
            <w:rFonts w:ascii="FontbitDavid" w:hAnsi="FontbitDavid" w:hint="cs"/>
            <w:b/>
            <w:bCs/>
            <w:sz w:val="24"/>
            <w:rtl/>
          </w:rPr>
          <w:delText xml:space="preserve">ר''א</w:delText>
        </w:r>
      </w:del>
      <w:r>
        <w:rPr>
          <w:rFonts w:ascii="FontbitDavid" w:hAnsi="FontbitDavid" w:hint="cs"/>
          <w:sz w:val="24"/>
          <w:rtl/>
        </w:rPr>
        <w:t xml:space="preserve"> </w:t>
      </w:r>
      <w:r w:rsidRPr="00B078C3">
        <w:rPr>
          <w:rFonts w:ascii="FontbitDavid" w:hAnsi="FontbitDavid"/>
          <w:sz w:val="24"/>
          <w:rtl/>
        </w:rPr>
        <w:t xml:space="preserve">- אחורי כלים דרבנן, וטבול יום דאורייתא, </w:t>
      </w:r>
    </w:p>
    <w:p w:rsidR="00E403F0" w:rsidRPr="00B078C3" w:rsidRDefault="00E403F0" w:rsidP="00E403F0">
      <w:pPr>
        <w:ind w:firstLine="0"/>
        <w:rPr>
          <w:rFonts w:ascii="FontbitDavid" w:hAnsi="FontbitDavid"/>
          <w:sz w:val="24"/>
          <w:rtl/>
        </w:rPr>
      </w:pPr>
      <w:r w:rsidRPr="004A1BC6">
        <w:rPr>
          <w:rFonts w:ascii="FontbitDavid" w:hAnsi="FontbitDavid"/>
          <w:b/>
          <w:bCs/>
          <w:sz w:val="24"/>
          <w:rtl/>
        </w:rPr>
        <w:t>ורבנן</w:t>
      </w:r>
      <w:r w:rsidRPr="00B078C3">
        <w:rPr>
          <w:rFonts w:ascii="FontbitDavid" w:hAnsi="FontbitDavid"/>
          <w:sz w:val="24"/>
          <w:rtl/>
        </w:rPr>
        <w:t xml:space="preserve"> מדאורייתא </w:t>
      </w:r>
      <w:r w:rsidRPr="00B078C3">
        <w:rPr>
          <w:rFonts w:ascii="FontbitDavid" w:hAnsi="FontbitDavid"/>
          <w:sz w:val="24"/>
          <w:rtl/>
        </w:rPr>
        <w:t xml:space="preserve">לא</w:t>
      </w:r>
      <w:r w:rsidRPr="00B078C3">
        <w:rPr>
          <w:rFonts w:ascii="FontbitDavid" w:hAnsi="FontbitDavid"/>
          <w:sz w:val="24"/>
          <w:rtl/>
        </w:rPr>
        <w:t xml:space="preserve"> </w:t>
      </w:r>
      <w:ins w:id="90015" w:author="Claude - סמנטי" w:date="2026-10-11T12:19:29Z">
        <w:r>
          <w:rPr>
            <w:rFonts w:ascii="FontbitDavid" w:hAnsi="FontbitDavid"/>
            <w:sz w:val="24"/>
            <w:rtl/>
          </w:rPr>
          <w:t xml:space="preserve">עושים</w:t>
        </w:r>
      </w:ins>
      <w:del w:id="90016" w:author="Claude - סמנטי" w:date="2026-10-11T12:19:29Z">
        <w:r w:rsidRPr="00B078C3">
          <w:rPr>
            <w:rFonts w:ascii="FontbitDavid" w:hAnsi="FontbitDavid"/>
            <w:sz w:val="24"/>
            <w:rtl/>
          </w:rPr>
          <w:delText xml:space="preserve">עבדינן</w:delText>
        </w:r>
      </w:del>
      <w:r w:rsidRPr="00B078C3">
        <w:rPr>
          <w:rFonts w:ascii="FontbitDavid" w:hAnsi="FontbitDavid"/>
          <w:sz w:val="24"/>
          <w:rtl/>
        </w:rPr>
        <w:t xml:space="preserve"> </w:t>
      </w:r>
      <w:ins w:id="90185" w:author="מנוע מכני" w:date="2026-10-11T12:04:39Z">
        <w:r>
          <w:rPr>
            <w:rFonts w:ascii="FontbitDavid" w:hAnsi="FontbitDavid"/>
            <w:sz w:val="24"/>
            <w:rtl/>
          </w:rPr>
          <w:t xml:space="preserve">ק"ו</w:t>
        </w:r>
      </w:ins>
      <w:del w:id="90186" w:author="מנוע מכני" w:date="2026-10-11T12:04:39Z">
        <w:r w:rsidRPr="00B078C3">
          <w:rPr>
            <w:rFonts w:ascii="FontbitDavid" w:hAnsi="FontbitDavid"/>
            <w:sz w:val="24"/>
            <w:rtl/>
          </w:rPr>
          <w:delText xml:space="preserve">ק</w:delText>
        </w:r>
        <w:r>
          <w:rPr>
            <w:rFonts w:ascii="FontbitDavid" w:hAnsi="FontbitDavid" w:hint="cs"/>
            <w:sz w:val="24"/>
            <w:rtl/>
          </w:rPr>
          <w:delText xml:space="preserve">''ו</w:delText>
        </w:r>
      </w:del>
      <w:r w:rsidRPr="00B078C3">
        <w:rPr>
          <w:rFonts w:ascii="FontbitDavid" w:hAnsi="FontbitDavid"/>
          <w:sz w:val="24"/>
          <w:rtl/>
        </w:rPr>
        <w:t xml:space="preserve">: דמדאורייתא אין אוכל מטמא כלי, ואין משקה מטמא כלי, ורבנן הוא דגזור גזרה משום משקין דזב וזבה</w:t>
      </w:r>
      <w:ins w:id="96541" w:author="מנוע מכני" w:date="2026-10-11T12:04:39Z">
        <w:r>
          <w:rPr>
            <w:rFonts w:ascii="FontbitDavid" w:hAnsi="FontbitDavid"/>
            <w:sz w:val="24"/>
            <w:rtl/>
          </w:rPr>
          <w:t xml:space="preserve">,</w:t>
        </w:r>
      </w:ins>
      <w:del w:id="96542" w:author="מנוע מכני" w:date="2026-10-11T12:04:39Z">
        <w:r w:rsidRPr="00B078C3">
          <w:rPr>
            <w:rFonts w:ascii="FontbitDavid" w:hAnsi="FontbitDavid"/>
            <w:sz w:val="24"/>
            <w:rtl/>
          </w:rPr>
          <w:delText xml:space="preserve">;</w:delText>
        </w:r>
      </w:del>
    </w:p>
    <w:p w:rsidR="00E403F0" w:rsidRPr="00B078C3" w:rsidRDefault="00E403F0" w:rsidP="00E403F0">
      <w:pPr>
        <w:pStyle w:val="a3"/>
        <w:rPr>
          <w:rtl/>
        </w:rPr>
      </w:pPr>
      <w:r>
        <w:rPr>
          <w:rtl/>
        </w:rPr>
        <w:lastRenderedPageBreak/>
        <w:tab/>
      </w:r>
      <w:r w:rsidRPr="00B078C3">
        <w:rPr>
          <w:rtl/>
        </w:rPr>
        <w:t xml:space="preserve">משקין דעלולין לקבל טומאה - גזרו </w:t>
      </w:r>
      <w:ins w:id="94907" w:author="מנוע מכני" w:date="2026-10-11T12:04:39Z">
        <w:r>
          <w:rPr>
            <w:rtl/>
          </w:rPr>
          <w:t xml:space="preserve">בהם</w:t>
        </w:r>
      </w:ins>
      <w:del w:id="94908" w:author="מנוע מכני" w:date="2026-10-11T12:04:39Z">
        <w:r w:rsidRPr="00B078C3">
          <w:rPr>
            <w:rtl/>
          </w:rPr>
          <w:delText xml:space="preserve">בהו</w:delText>
        </w:r>
      </w:del>
      <w:r w:rsidRPr="00B078C3">
        <w:rPr>
          <w:rtl/>
        </w:rPr>
        <w:t xml:space="preserve"> רבנן, אוכלין דאין עלולין לקבל טומאה - </w:t>
      </w:r>
      <w:r w:rsidRPr="00B078C3">
        <w:rPr>
          <w:rtl/>
        </w:rPr>
        <w:t xml:space="preserve">לא</w:t>
      </w:r>
      <w:r w:rsidRPr="00B078C3">
        <w:rPr>
          <w:rtl/>
        </w:rPr>
        <w:t xml:space="preserve"> גזרו </w:t>
      </w:r>
      <w:ins w:id="94909" w:author="מנוע מכני" w:date="2026-10-11T12:04:39Z">
        <w:r>
          <w:rPr>
            <w:rtl/>
          </w:rPr>
          <w:t xml:space="preserve">בהם</w:t>
        </w:r>
      </w:ins>
      <w:del w:id="94910" w:author="מנוע מכני" w:date="2026-10-11T12:04:39Z">
        <w:r w:rsidRPr="00B078C3">
          <w:rPr>
            <w:rtl/>
          </w:rPr>
          <w:delText xml:space="preserve">בהו</w:delText>
        </w:r>
      </w:del>
      <w:r w:rsidRPr="00B078C3">
        <w:rPr>
          <w:rtl/>
        </w:rPr>
        <w:t xml:space="preserve"> רבנן.</w:t>
      </w:r>
    </w:p>
    <w:p>
      <w:pPr>
        <w:pStyle w:val="38"/>
        <w:rPr>
          <w:ins w:id="98790" w:author="מנוע מכני" w:date="2026-10-11T12:04:39Z"/>
        </w:rPr>
      </w:pPr>
      <w:r>
        <w:t xml:space="preserve">ושאני</w:t>
      </w:r>
    </w:p>
    <w:p w:rsidR="00E403F0" w:rsidRDefault="00E403F0" w:rsidP="00E403F0">
      <w:pPr>
        <w:ind w:left="908"/>
        <w:rPr>
          <w:rFonts w:ascii="FontbitDavid" w:hAnsi="FontbitDavid"/>
          <w:sz w:val="24"/>
          <w:rtl/>
        </w:rPr>
      </w:pPr>
      <w:del w:id="98791" w:author="מנוע מכני" w:date="2026-10-11T12:04:39Z">
        <w:r>
          <w:rPr>
            <w:rFonts w:ascii="FontbitDavid" w:hAnsi="FontbitDavid" w:hint="cs"/>
            <w:sz w:val="24"/>
            <w:rtl/>
          </w:rPr>
          <w:delText xml:space="preserve"> </w:delText>
        </w:r>
      </w:del>
      <w:r>
        <w:rPr>
          <w:rFonts w:ascii="FontbitDavid" w:hAnsi="FontbitDavid" w:hint="cs"/>
          <w:sz w:val="24"/>
          <w:rtl/>
        </w:rPr>
        <w:t xml:space="preserve">אחורי כלים דנקט משום דקילי</w:t>
      </w:r>
      <w:ins w:id="96543" w:author="מנוע מכני" w:date="2026-10-11T12:04:39Z">
        <w:r>
          <w:rPr>
            <w:rFonts w:ascii="FontbitDavid" w:hAnsi="FontbitDavid" w:hint="cs"/>
            <w:sz w:val="24"/>
            <w:rtl/>
          </w:rPr>
          <w:t xml:space="preserve"> </w:t>
        </w:r>
      </w:ins>
      <w:del w:id="96544"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p>
    <w:p>
      <w:pPr>
        <w:pStyle w:val="38"/>
        <w:rPr>
          <w:ins w:id="98792" w:author="מנוע מכני" w:date="2026-10-11T12:04:39Z"/>
        </w:rPr>
      </w:pPr>
      <w:r w:rsidRPr="00B078C3">
        <w:t xml:space="preserve">דתנן</w:t>
      </w:r>
      <w:r w:rsidRPr="00B078C3">
        <w:t xml:space="preserve">:</w:t>
      </w:r>
    </w:p>
    <w:p w:rsidR="00E403F0" w:rsidRPr="00B078C3" w:rsidRDefault="00E403F0" w:rsidP="00E403F0">
      <w:pPr>
        <w:ind w:left="908"/>
        <w:rPr>
          <w:rFonts w:ascii="FontbitDavid" w:hAnsi="FontbitDavid"/>
          <w:sz w:val="24"/>
          <w:rtl/>
        </w:rPr>
      </w:pPr>
      <w:del w:id="987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כלי שנטמא מאחוריו במשקין אחוריו טמא, תוכו אזנו אוגנו ידיו טהורין.</w:t>
      </w:r>
    </w:p>
    <w:p w:rsidR="00E403F0" w:rsidRPr="00B078C3" w:rsidRDefault="00E403F0" w:rsidP="00E403F0">
      <w:pPr>
        <w:ind w:left="908"/>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נטמא תוכו - כולו טמא.</w:t>
      </w:r>
    </w:p>
    <w:p w:rsidR="00E403F0" w:rsidRPr="00017C1D" w:rsidRDefault="00E403F0" w:rsidP="00E403F0">
      <w:pPr>
        <w:pStyle w:val="a3"/>
        <w:rPr>
          <w:spacing w:val="-8"/>
          <w:rtl/>
        </w:rPr>
      </w:pPr>
      <w:r w:rsidRPr="00017C1D">
        <w:rPr>
          <w:spacing w:val="-8"/>
          <w:rtl/>
        </w:rPr>
        <w:tab/>
      </w:r>
      <w:r w:rsidRPr="00017C1D">
        <w:rPr>
          <w:rFonts w:hint="cs"/>
          <w:spacing w:val="-8"/>
          <w:rtl/>
        </w:rPr>
        <w:t xml:space="preserve">וק</w:t>
      </w:r>
      <w:ins w:id="90187" w:author="מנוע מכני" w:date="2026-10-11T12:04:39Z">
        <w:r>
          <w:rPr>
            <w:rFonts w:hint="cs"/>
            <w:spacing w:val="-8"/>
            <w:rtl/>
          </w:rPr>
          <w:t xml:space="preserve">מ"ל</w:t>
        </w:r>
      </w:ins>
      <w:del w:id="90188" w:author="מנוע מכני" w:date="2026-10-11T12:04:39Z">
        <w:r w:rsidRPr="00017C1D">
          <w:rPr>
            <w:rFonts w:hint="cs"/>
            <w:spacing w:val="-8"/>
            <w:rtl/>
          </w:rPr>
          <w:delText xml:space="preserve">מ''ל</w:delText>
        </w:r>
      </w:del>
      <w:r w:rsidRPr="00017C1D">
        <w:rPr>
          <w:rFonts w:hint="cs"/>
          <w:spacing w:val="-8"/>
          <w:rtl/>
        </w:rPr>
        <w:t xml:space="preserve"> </w:t>
      </w:r>
      <w:r w:rsidRPr="00017C1D">
        <w:rPr>
          <w:rStyle w:val="2fb"/>
          <w:rFonts w:hint="cs"/>
          <w:spacing w:val="-8"/>
          <w:rtl/>
        </w:rPr>
        <w:t xml:space="preserve">שמואל</w:t>
      </w:r>
      <w:r w:rsidRPr="00017C1D">
        <w:rPr>
          <w:spacing w:val="-8"/>
          <w:rtl/>
        </w:rPr>
        <w:t xml:space="preserve"> שאין למדין הלכה מפי תלמוד.</w:t>
      </w:r>
      <w:r w:rsidRPr="00017C1D">
        <w:rPr>
          <w:rFonts w:hint="cs"/>
          <w:spacing w:val="-8"/>
          <w:rtl/>
        </w:rPr>
        <w:t xml:space="preserve"> ואשמעי' בסדר טהרות דבשאר סדרים </w:t>
      </w:r>
      <w:ins w:id="93445" w:author="מנוע מכני" w:date="2026-10-11T12:04:39Z">
        <w:r>
          <w:rPr>
            <w:rFonts w:hint="cs"/>
            <w:spacing w:val="-8"/>
            <w:rtl/>
          </w:rPr>
          <w:t xml:space="preserve">יש</w:t>
        </w:r>
      </w:ins>
      <w:del w:id="93446" w:author="מנוע מכני" w:date="2026-10-11T12:04:39Z">
        <w:r w:rsidRPr="00017C1D">
          <w:rPr>
            <w:rFonts w:hint="cs"/>
            <w:spacing w:val="-8"/>
            <w:rtl/>
          </w:rPr>
          <w:delText xml:space="preserve">איכא</w:delText>
        </w:r>
      </w:del>
      <w:r w:rsidRPr="00017C1D">
        <w:rPr>
          <w:rFonts w:hint="cs"/>
          <w:spacing w:val="-8"/>
          <w:rtl/>
        </w:rPr>
        <w:t xml:space="preserve"> </w:t>
      </w:r>
      <w:ins w:id="93447" w:author="מנוע מכני" w:date="2026-10-11T12:04:39Z">
        <w:r>
          <w:rPr>
            <w:rFonts w:hint="cs"/>
            <w:spacing w:val="-8"/>
            <w:rtl/>
          </w:rPr>
          <w:t xml:space="preserve">הרבה</w:t>
        </w:r>
      </w:ins>
      <w:del w:id="93448" w:author="מנוע מכני" w:date="2026-10-11T12:04:39Z">
        <w:r w:rsidRPr="00017C1D">
          <w:rPr>
            <w:rFonts w:hint="cs"/>
            <w:spacing w:val="-8"/>
            <w:rtl/>
          </w:rPr>
          <w:delText xml:space="preserve">טובא</w:delText>
        </w:r>
      </w:del>
    </w:p>
    <w:p w:rsidR="00E403F0" w:rsidRDefault="00E403F0" w:rsidP="00E403F0">
      <w:pPr>
        <w:pStyle w:val="afff3"/>
        <w:framePr w:wrap="around"/>
        <w:rPr>
          <w:rtl/>
        </w:rPr>
      </w:pPr>
      <w:r>
        <w:rPr>
          <w:rFonts w:hint="cs"/>
          <w:rtl/>
        </w:rPr>
        <w:t>ח.</w:t>
      </w:r>
    </w:p>
    <w:p w:rsidR="00E403F0" w:rsidRDefault="00E403F0" w:rsidP="00E403F0">
      <w:pPr>
        <w:ind w:firstLine="0"/>
        <w:rPr>
          <w:rFonts w:ascii="FontbitDavid" w:hAnsi="FontbitDavid"/>
          <w:sz w:val="24"/>
          <w:rtl/>
        </w:rPr>
      </w:pPr>
      <w:r>
        <w:rPr>
          <w:rFonts w:ascii="FontbitDavid" w:hAnsi="FontbitDavid" w:hint="cs"/>
          <w:sz w:val="24"/>
          <w:rtl/>
        </w:rPr>
        <w:t xml:space="preserve">כדתנן </w:t>
      </w:r>
      <w:r w:rsidRPr="00B078C3">
        <w:rPr>
          <w:rFonts w:ascii="FontbitDavid" w:hAnsi="FontbitDavid"/>
          <w:sz w:val="24"/>
          <w:rtl/>
        </w:rPr>
        <w:t xml:space="preserve">מלמדין את הקטנה שתמאן בו </w:t>
      </w:r>
      <w:r w:rsidRPr="00B078C3">
        <w:rPr>
          <w:rStyle w:val="2fb"/>
          <w:rFonts w:ascii="FontbitDavid" w:hAnsi="FontbitDavid"/>
          <w:sz w:val="24"/>
          <w:rtl/>
        </w:rPr>
        <w:t xml:space="preserve">וא</w:t>
      </w:r>
      <w:ins w:id="90189" w:author="מנוע מכני" w:date="2026-10-11T12:04:39Z">
        <w:r>
          <w:rPr>
            <w:rStyle w:val="2fb"/>
            <w:rFonts w:ascii="FontbitDavid" w:hAnsi="FontbitDavid" w:hint="cs"/>
            <w:sz w:val="24"/>
            <w:rtl/>
          </w:rPr>
          <w:t xml:space="preserve">ר"א</w:t>
        </w:r>
      </w:ins>
      <w:del w:id="90190"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r>
        <w:rPr>
          <w:rStyle w:val="2fb"/>
          <w:rFonts w:ascii="FontbitDavid" w:hAnsi="FontbitDavid" w:hint="cs"/>
          <w:sz w:val="24"/>
          <w:rtl/>
        </w:rPr>
        <w:t xml:space="preserve">משמואל</w:t>
      </w:r>
      <w:r>
        <w:rPr>
          <w:rFonts w:ascii="FontbitDavid" w:hAnsi="FontbitDavid" w:hint="cs"/>
          <w:sz w:val="24"/>
          <w:rtl/>
        </w:rPr>
        <w:t xml:space="preserve"> הלכה </w:t>
      </w:r>
      <w:r>
        <w:rPr>
          <w:rStyle w:val="2fb"/>
          <w:rFonts w:ascii="FontbitDavid" w:hAnsi="FontbitDavid" w:hint="cs"/>
          <w:sz w:val="24"/>
          <w:rtl/>
        </w:rPr>
        <w:t xml:space="preserve">כ</w:t>
      </w:r>
      <w:ins w:id="90191" w:author="מנוע מכני" w:date="2026-10-11T12:04:39Z">
        <w:r>
          <w:rPr>
            <w:rStyle w:val="2fb"/>
            <w:rFonts w:ascii="FontbitDavid" w:hAnsi="FontbitDavid" w:hint="cs"/>
            <w:sz w:val="24"/>
            <w:rtl/>
          </w:rPr>
          <w:t xml:space="preserve">ר"א</w:t>
        </w:r>
      </w:ins>
      <w:del w:id="90192"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p>
    <w:p w:rsidR="00E403F0" w:rsidRPr="00017C1D" w:rsidRDefault="00E403F0" w:rsidP="00E403F0">
      <w:pPr>
        <w:pStyle w:val="a3"/>
        <w:rPr>
          <w:spacing w:val="-6"/>
          <w:rtl/>
        </w:rPr>
      </w:pPr>
      <w:r w:rsidRPr="00017C1D">
        <w:rPr>
          <w:rFonts w:hint="cs"/>
          <w:spacing w:val="-6"/>
          <w:rtl/>
        </w:rPr>
        <w:t xml:space="preserve">ו</w:t>
      </w:r>
      <w:ins w:id="90193" w:author="מנוע מכני" w:date="2026-10-11T12:04:39Z">
        <w:r>
          <w:rPr>
            <w:rFonts w:hint="cs"/>
            <w:spacing w:val="-6"/>
            <w:rtl/>
          </w:rPr>
          <w:t xml:space="preserve">ה"נ</w:t>
        </w:r>
      </w:ins>
      <w:del w:id="90194" w:author="מנוע מכני" w:date="2026-10-11T12:04:39Z">
        <w:r w:rsidRPr="00017C1D">
          <w:rPr>
            <w:rFonts w:hint="cs"/>
            <w:spacing w:val="-6"/>
            <w:rtl/>
          </w:rPr>
          <w:delText xml:space="preserve">ה''נ</w:delText>
        </w:r>
      </w:del>
      <w:r w:rsidRPr="00017C1D">
        <w:rPr>
          <w:rFonts w:hint="cs"/>
          <w:spacing w:val="-6"/>
          <w:rtl/>
        </w:rPr>
        <w:t xml:space="preserve"> מסתבר </w:t>
      </w:r>
      <w:r w:rsidRPr="00017C1D">
        <w:rPr>
          <w:rStyle w:val="2fb"/>
          <w:rFonts w:hint="cs"/>
          <w:spacing w:val="-6"/>
          <w:rtl/>
        </w:rPr>
        <w:t xml:space="preserve">ד</w:t>
      </w:r>
      <w:ins w:id="90195" w:author="מנוע מכני" w:date="2026-10-11T12:04:39Z">
        <w:r>
          <w:rPr>
            <w:rStyle w:val="2fb"/>
            <w:rFonts w:hint="cs"/>
            <w:spacing w:val="-6"/>
            <w:rtl/>
          </w:rPr>
          <w:t xml:space="preserve">ר"א</w:t>
        </w:r>
      </w:ins>
      <w:del w:id="90196" w:author="מנוע מכני" w:date="2026-10-11T12:04:39Z">
        <w:r w:rsidRPr="00017C1D">
          <w:rPr>
            <w:rFonts w:hint="cs"/>
            <w:spacing w:val="-6"/>
            <w:rtl/>
          </w:rPr>
          <w:delText xml:space="preserve">ר''א</w:delText>
        </w:r>
      </w:del>
      <w:r w:rsidRPr="00017C1D">
        <w:rPr>
          <w:rFonts w:hint="cs"/>
          <w:spacing w:val="-6"/>
          <w:rtl/>
        </w:rPr>
        <w:t xml:space="preserve"> אומר </w:t>
      </w:r>
      <w:r w:rsidRPr="00017C1D">
        <w:rPr>
          <w:spacing w:val="-6"/>
          <w:rtl/>
        </w:rPr>
        <w:t xml:space="preserve">אף הרודה ונותן לסל הסל מצרפן לחלה </w:t>
      </w:r>
      <w:r w:rsidRPr="00017C1D">
        <w:rPr>
          <w:rStyle w:val="2fb"/>
          <w:spacing w:val="-6"/>
          <w:rtl/>
        </w:rPr>
        <w:t xml:space="preserve">ו</w:t>
      </w:r>
      <w:r w:rsidRPr="00017C1D">
        <w:rPr>
          <w:rStyle w:val="2fb"/>
          <w:rFonts w:hint="cs"/>
          <w:spacing w:val="-6"/>
          <w:rtl/>
        </w:rPr>
        <w:t xml:space="preserve">א</w:t>
      </w:r>
      <w:ins w:id="90197" w:author="מנוע מכני" w:date="2026-10-11T12:04:39Z">
        <w:r>
          <w:rPr>
            <w:rStyle w:val="2fb"/>
            <w:rFonts w:hint="cs"/>
            <w:spacing w:val="-6"/>
            <w:rtl/>
          </w:rPr>
          <w:t xml:space="preserve">ר"י</w:t>
        </w:r>
      </w:ins>
      <w:del w:id="90198" w:author="מנוע מכני" w:date="2026-10-11T12:04:39Z">
        <w:r w:rsidRPr="00017C1D">
          <w:rPr>
            <w:rFonts w:hint="cs"/>
            <w:spacing w:val="-6"/>
            <w:rtl/>
          </w:rPr>
          <w:delText xml:space="preserve">ר''י</w:delText>
        </w:r>
      </w:del>
      <w:r w:rsidRPr="00017C1D">
        <w:rPr>
          <w:rFonts w:hint="cs"/>
          <w:spacing w:val="-6"/>
          <w:rtl/>
        </w:rPr>
        <w:t xml:space="preserve"> </w:t>
      </w:r>
      <w:r w:rsidRPr="00017C1D">
        <w:rPr>
          <w:rStyle w:val="2fb"/>
          <w:rFonts w:hint="cs"/>
          <w:spacing w:val="-6"/>
          <w:rtl/>
        </w:rPr>
        <w:t xml:space="preserve">משמואל</w:t>
      </w:r>
      <w:r w:rsidRPr="00017C1D">
        <w:rPr>
          <w:rFonts w:hint="cs"/>
          <w:spacing w:val="-6"/>
          <w:rtl/>
        </w:rPr>
        <w:t xml:space="preserve"> הלכה </w:t>
      </w:r>
      <w:r w:rsidRPr="00017C1D">
        <w:rPr>
          <w:rStyle w:val="2fb"/>
          <w:rFonts w:hint="cs"/>
          <w:spacing w:val="-6"/>
          <w:rtl/>
        </w:rPr>
        <w:t xml:space="preserve">כ</w:t>
      </w:r>
      <w:ins w:id="90199" w:author="מנוע מכני" w:date="2026-10-11T12:04:39Z">
        <w:r>
          <w:rPr>
            <w:rStyle w:val="2fb"/>
            <w:rFonts w:hint="cs"/>
            <w:spacing w:val="-6"/>
            <w:rtl/>
          </w:rPr>
          <w:t xml:space="preserve">ר"א</w:t>
        </w:r>
      </w:ins>
      <w:del w:id="90200" w:author="מנוע מכני" w:date="2026-10-11T12:04:39Z">
        <w:r w:rsidRPr="00017C1D">
          <w:rPr>
            <w:rFonts w:hint="cs"/>
            <w:spacing w:val="-6"/>
            <w:rtl/>
          </w:rPr>
          <w:delText xml:space="preserve">ר''א</w:delText>
        </w:r>
      </w:del>
      <w:r w:rsidRPr="00017C1D">
        <w:rPr>
          <w:rFonts w:hint="cs"/>
          <w:spacing w:val="-6"/>
          <w:rtl/>
        </w:rPr>
        <w:t xml:space="preserve"> </w:t>
      </w:r>
      <w:ins w:id="90201" w:author="מנוע מכני" w:date="2026-10-11T12:04:39Z">
        <w:r>
          <w:rPr>
            <w:rFonts w:hint="cs"/>
            <w:b/>
            <w:bCs/>
            <w:spacing w:val="-6"/>
            <w:rtl/>
          </w:rPr>
          <w:t xml:space="preserve">ש"מ</w:t>
        </w:r>
      </w:ins>
      <w:del w:id="90202" w:author="מנוע מכני" w:date="2026-10-11T12:04:39Z">
        <w:r w:rsidRPr="00017C1D">
          <w:rPr>
            <w:rFonts w:hint="cs"/>
            <w:b/>
            <w:bCs/>
            <w:spacing w:val="-6"/>
            <w:rtl/>
          </w:rPr>
          <w:delText xml:space="preserve">ש''מ</w:delText>
        </w:r>
      </w:del>
      <w:r w:rsidRPr="00017C1D">
        <w:rPr>
          <w:rFonts w:hint="cs"/>
          <w:spacing w:val="-6"/>
          <w:rtl/>
        </w:rPr>
        <w:t xml:space="preserve"> </w:t>
      </w:r>
    </w:p>
    <w:p w:rsidR="00E403F0" w:rsidRDefault="00E403F0" w:rsidP="00E403F0">
      <w:pPr>
        <w:rPr>
          <w:rFonts w:ascii="FontbitDavid" w:hAnsi="FontbitDavid"/>
          <w:sz w:val="24"/>
          <w:rtl/>
        </w:rPr>
      </w:pPr>
    </w:p>
    <w:p w:rsidR="00E403F0" w:rsidRPr="00B078C3" w:rsidRDefault="00E403F0" w:rsidP="00E403F0">
      <w:pPr>
        <w:ind w:left="908"/>
        <w:rPr>
          <w:rFonts w:ascii="FontbitDavid" w:hAnsi="FontbitDavid"/>
          <w:sz w:val="24"/>
          <w:rtl/>
        </w:rPr>
      </w:pPr>
      <w:r>
        <w:rPr>
          <w:rFonts w:ascii="FontbitDavid" w:hAnsi="FontbitDavid" w:hint="cs"/>
          <w:sz w:val="24"/>
          <w:rtl/>
        </w:rPr>
        <w:t xml:space="preserve">ואולמיה </w:t>
      </w:r>
      <w:ins w:id="94913" w:author="מנוע מכני" w:date="2026-10-11T12:04:39Z">
        <w:r>
          <w:rPr>
            <w:rFonts w:ascii="FontbitDavid" w:hAnsi="FontbitDavid" w:hint="cs"/>
            <w:sz w:val="24"/>
            <w:rtl/>
          </w:rPr>
          <w:t xml:space="preserve">זה</w:t>
        </w:r>
      </w:ins>
      <w:del w:id="94914" w:author="מנוע מכני" w:date="2026-10-11T12:04:39Z">
        <w:r>
          <w:rPr>
            <w:rFonts w:ascii="FontbitDavid" w:hAnsi="FontbitDavid" w:hint="cs"/>
            <w:sz w:val="24"/>
            <w:rtl/>
          </w:rPr>
          <w:delText xml:space="preserve">האי</w:delText>
        </w:r>
      </w:del>
      <w:r>
        <w:rPr>
          <w:rFonts w:ascii="FontbitDavid" w:hAnsi="FontbitDavid" w:hint="cs"/>
          <w:sz w:val="24"/>
          <w:rtl/>
        </w:rPr>
        <w:t xml:space="preserve"> </w:t>
      </w:r>
      <w:ins w:id="94915" w:author="מנוע מכני" w:date="2026-10-11T12:04:39Z">
        <w:r>
          <w:rPr>
            <w:rFonts w:ascii="FontbitDavid" w:hAnsi="FontbitDavid" w:hint="cs"/>
            <w:sz w:val="24"/>
            <w:rtl/>
          </w:rPr>
          <w:t xml:space="preserve">מזה</w:t>
        </w:r>
      </w:ins>
      <w:del w:id="94916" w:author="מנוע מכני" w:date="2026-10-11T12:04:39Z">
        <w:r>
          <w:rPr>
            <w:rFonts w:ascii="FontbitDavid" w:hAnsi="FontbitDavid" w:hint="cs"/>
            <w:sz w:val="24"/>
            <w:rtl/>
          </w:rPr>
          <w:delText xml:space="preserve">מהאי</w:delText>
        </w:r>
      </w:del>
      <w:r>
        <w:rPr>
          <w:rFonts w:ascii="FontbitDavid" w:hAnsi="FontbitDavid" w:hint="cs"/>
          <w:sz w:val="24"/>
          <w:rtl/>
        </w:rPr>
        <w:t xml:space="preserve"> </w:t>
      </w:r>
      <w:r>
        <w:rPr>
          <w:rStyle w:val="2fb"/>
          <w:rFonts w:ascii="FontbitDavid" w:hAnsi="FontbitDavid" w:hint="cs"/>
          <w:sz w:val="24"/>
          <w:rtl/>
        </w:rPr>
        <w:t xml:space="preserve">ד</w:t>
      </w:r>
      <w:ins w:id="90203" w:author="מנוע מכני" w:date="2026-10-11T12:04:39Z">
        <w:r>
          <w:rPr>
            <w:rStyle w:val="2fb"/>
            <w:rFonts w:ascii="FontbitDavid" w:hAnsi="FontbitDavid" w:hint="cs"/>
            <w:sz w:val="24"/>
            <w:rtl/>
          </w:rPr>
          <w:t xml:space="preserve">ר"א</w:t>
        </w:r>
      </w:ins>
      <w:del w:id="90204"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ins w:id="94911" w:author="מנוע מכני" w:date="2026-10-11T12:04:39Z">
        <w:r>
          <w:rPr>
            <w:rFonts w:ascii="FontbitDavid" w:hAnsi="FontbitDavid" w:hint="cs"/>
            <w:sz w:val="24"/>
            <w:rtl/>
          </w:rPr>
          <w:t xml:space="preserve">כמותו</w:t>
        </w:r>
      </w:ins>
      <w:del w:id="94912" w:author="מנוע מכני" w:date="2026-10-11T12:04:39Z">
        <w:r>
          <w:rPr>
            <w:rFonts w:ascii="FontbitDavid" w:hAnsi="FontbitDavid" w:hint="cs"/>
            <w:sz w:val="24"/>
            <w:rtl/>
          </w:rPr>
          <w:delText xml:space="preserve">כוותיה</w:delText>
        </w:r>
      </w:del>
      <w:r>
        <w:rPr>
          <w:rFonts w:ascii="FontbitDavid" w:hAnsi="FontbitDavid" w:hint="cs"/>
          <w:sz w:val="24"/>
          <w:rtl/>
        </w:rPr>
        <w:t xml:space="preserve"> </w:t>
      </w:r>
      <w:r>
        <w:rPr>
          <w:rFonts w:ascii="FontbitDavid" w:hAnsi="FontbitDavid" w:hint="cs"/>
          <w:sz w:val="24"/>
          <w:rtl/>
        </w:rPr>
        <w:t xml:space="preserve">דתנן</w:t>
      </w:r>
      <w:r>
        <w:rPr>
          <w:rFonts w:ascii="FontbitDavid" w:hAnsi="FontbitDavid" w:hint="cs"/>
          <w:sz w:val="24"/>
          <w:rtl/>
        </w:rPr>
        <w:t xml:space="preserve"> </w:t>
      </w:r>
      <w:ins w:id="90205" w:author="מנוע מכני" w:date="2026-10-11T12:04:39Z">
        <w:r>
          <w:rPr>
            <w:rStyle w:val="2fb"/>
            <w:rFonts w:ascii="FontbitDavid" w:hAnsi="FontbitDavid" w:hint="cs"/>
            <w:sz w:val="24"/>
            <w:rtl/>
          </w:rPr>
          <w:t xml:space="preserve">ר"א</w:t>
        </w:r>
      </w:ins>
      <w:del w:id="90206" w:author="מנוע מכני" w:date="2026-10-11T12:04:39Z">
        <w:r>
          <w:rPr>
            <w:rFonts w:ascii="FontbitDavid" w:hAnsi="FontbitDavid" w:hint="cs"/>
            <w:sz w:val="24"/>
            <w:rtl/>
          </w:rPr>
          <w:delText xml:space="preserve">ר''א</w:delText>
        </w:r>
      </w:del>
      <w:ins w:id="96545" w:author="מנוע מכני" w:date="2026-10-11T12:04:39Z">
        <w:r>
          <w:rPr>
            <w:rFonts w:ascii="FontbitDavid" w:hAnsi="FontbitDavid" w:hint="cs"/>
            <w:sz w:val="24"/>
            <w:rtl/>
          </w:rPr>
          <w:t xml:space="preserve"> </w:t>
        </w:r>
      </w:ins>
      <w:del w:id="96546" w:author="מנוע מכני" w:date="2026-10-11T12:04:39Z">
        <w:r>
          <w:rPr>
            <w:rFonts w:ascii="FontbitDavid" w:hAnsi="FontbitDavid" w:hint="cs"/>
            <w:sz w:val="24"/>
            <w:rtl/>
          </w:rPr>
          <w:delText xml:space="preserve">  </w:delText>
        </w:r>
      </w:del>
      <w:r>
        <w:rPr>
          <w:rFonts w:ascii="FontbitDavid" w:hAnsi="FontbitDavid" w:hint="cs"/>
          <w:sz w:val="24"/>
          <w:rtl/>
        </w:rPr>
        <w:t xml:space="preserve">אומר </w:t>
      </w:r>
      <w:r w:rsidRPr="00B078C3">
        <w:rPr>
          <w:rFonts w:ascii="FontbitDavid" w:hAnsi="FontbitDavid"/>
          <w:sz w:val="24"/>
          <w:rtl/>
        </w:rPr>
        <w:t>מלמדין את הקטנה שתמאן בו.</w:t>
      </w:r>
    </w:p>
    <w:p>
      <w:pPr>
        <w:pStyle w:val="38"/>
        <w:rPr>
          <w:ins w:id="98794" w:author="מנוע מכני" w:date="2026-10-11T12:04:39Z"/>
        </w:rPr>
      </w:pPr>
      <w:r w:rsidRPr="00B078C3">
        <w:t xml:space="preserve">ומי </w:t>
      </w:r>
      <w:ins w:id="98159" w:author="מנוע מכני" w:date="2026-10-11T12:04:39Z">
        <w:r>
          <w:t xml:space="preserve">עומד</w:t>
        </w:r>
      </w:ins>
      <w:del w:id="98160" w:author="מנוע מכני" w:date="2026-10-11T12:04:39Z">
        <w:r w:rsidRPr="00B078C3">
          <w:delText xml:space="preserve">קאי</w:delText>
        </w:r>
      </w:del>
      <w:r w:rsidRPr="00B078C3">
        <w:t xml:space="preserve">?</w:t>
      </w:r>
    </w:p>
    <w:p w:rsidR="00E403F0" w:rsidRDefault="00E403F0" w:rsidP="00E403F0">
      <w:pPr>
        <w:ind w:left="908"/>
        <w:rPr>
          <w:rFonts w:ascii="FontbitDavid" w:hAnsi="FontbitDavid"/>
          <w:sz w:val="24"/>
          <w:rtl/>
        </w:rPr>
      </w:pPr>
      <w:del w:id="9879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והא אצרכו </w:t>
      </w:r>
      <w:ins w:id="90017" w:author="Claude - סמנטי" w:date="2026-10-11T12:19:29Z">
        <w:r>
          <w:rPr>
            <w:rFonts w:ascii="FontbitDavid" w:hAnsi="FontbitDavid"/>
            <w:sz w:val="24"/>
            <w:rtl/>
          </w:rPr>
          <w:t xml:space="preserve">מצריכים</w:t>
        </w:r>
      </w:ins>
      <w:del w:id="90018" w:author="Claude - סמנטי" w:date="2026-10-11T12:19:29Z">
        <w:r w:rsidRPr="00B078C3">
          <w:rPr>
            <w:rFonts w:ascii="FontbitDavid" w:hAnsi="FontbitDavid"/>
            <w:sz w:val="24"/>
            <w:rtl/>
          </w:rPr>
          <w:delText xml:space="preserve">מצרכינן</w:delText>
        </w:r>
      </w:del>
      <w:r w:rsidRPr="00B078C3">
        <w:rPr>
          <w:rFonts w:ascii="FontbitDavid" w:hAnsi="FontbitDavid"/>
          <w:sz w:val="24"/>
          <w:rtl/>
        </w:rPr>
        <w:t xml:space="preserve"> </w:t>
      </w:r>
      <w:ins w:id="97007" w:author="מנוע מכני" w:date="2026-10-11T12:04:39Z">
        <w:r>
          <w:rPr>
            <w:rFonts w:ascii="FontbitDavid" w:hAnsi="FontbitDavid"/>
            <w:sz w:val="24"/>
            <w:rtl/>
          </w:rPr>
          <w:t xml:space="preserve">להם</w:t>
        </w:r>
      </w:ins>
      <w:del w:id="97008"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ולא דמיין להדדי! </w:t>
      </w:r>
    </w:p>
    <w:p>
      <w:pPr>
        <w:pStyle w:val="38"/>
        <w:rPr>
          <w:ins w:id="98796" w:author="מנוע מכני" w:date="2026-10-11T12:04:39Z"/>
        </w:rPr>
      </w:pPr>
      <w:r w:rsidRPr="00B078C3">
        <w:t xml:space="preserve">אלא</w:t>
      </w:r>
    </w:p>
    <w:p w:rsidR="00E403F0" w:rsidRPr="00B078C3" w:rsidRDefault="00E403F0" w:rsidP="00E403F0">
      <w:pPr>
        <w:pStyle w:val="a3"/>
        <w:rPr>
          <w:rtl/>
        </w:rPr>
      </w:pPr>
      <w:del w:id="98797" w:author="מנוע מכני" w:date="2026-10-11T12:04:39Z">
        <w:r w:rsidRPr="00B078C3">
          <w:rPr>
            <w:rtl/>
          </w:rPr>
          <w:delText xml:space="preserve"> </w:delText>
        </w:r>
      </w:del>
      <w:r w:rsidRPr="00B078C3">
        <w:rPr>
          <w:rtl/>
        </w:rPr>
        <w:t xml:space="preserve">משום </w:t>
      </w:r>
      <w:ins w:id="98161" w:author="מנוע מכני" w:date="2026-10-11T12:04:39Z">
        <w:r>
          <w:rPr>
            <w:rtl/>
          </w:rPr>
          <w:t xml:space="preserve">דעומד</w:t>
        </w:r>
      </w:ins>
      <w:del w:id="98162" w:author="מנוע מכני" w:date="2026-10-11T12:04:39Z">
        <w:r w:rsidRPr="00B078C3">
          <w:rPr>
            <w:rtl/>
          </w:rPr>
          <w:delText xml:space="preserve">דקאי</w:delText>
        </w:r>
      </w:del>
      <w:r w:rsidRPr="00B078C3">
        <w:rPr>
          <w:rtl/>
        </w:rPr>
        <w:t xml:space="preserve"> </w:t>
      </w:r>
      <w:ins w:id="92917" w:author="מנוע מכני" w:date="2026-10-11T12:04:39Z">
        <w:r>
          <w:rPr>
            <w:rStyle w:val="2fb"/>
            <w:rtl/>
          </w:rPr>
          <w:t xml:space="preserve">ר"י</w:t>
        </w:r>
      </w:ins>
      <w:del w:id="92918" w:author="מנוע מכני" w:date="2026-10-11T12:04:39Z">
        <w:r w:rsidRPr="00B078C3">
          <w:rPr>
            <w:rtl/>
          </w:rPr>
          <w:delText xml:space="preserve">רבי יהודה</w:delText>
        </w:r>
      </w:del>
      <w:r w:rsidRPr="00B078C3">
        <w:rPr>
          <w:rtl/>
        </w:rPr>
        <w:t xml:space="preserve"> בן בבא כותיה, </w:t>
      </w:r>
      <w:r w:rsidRPr="00B078C3">
        <w:rPr>
          <w:rtl/>
        </w:rPr>
        <w:t xml:space="preserve">דתניא</w:t>
      </w:r>
      <w:r w:rsidRPr="00B078C3">
        <w:rPr>
          <w:rtl/>
        </w:rPr>
        <w:t xml:space="preserve">, </w:t>
      </w:r>
      <w:r w:rsidRPr="00B078C3">
        <w:rPr>
          <w:rStyle w:val="2fb"/>
          <w:rtl/>
        </w:rPr>
        <w:t xml:space="preserve">ר</w:t>
      </w:r>
      <w:r>
        <w:rPr>
          <w:rStyle w:val="2fb"/>
          <w:rFonts w:hint="cs"/>
          <w:rtl/>
        </w:rPr>
        <w:t xml:space="preserve">י</w:t>
      </w:r>
      <w:ins w:id="90207" w:author="מנוע מכני" w:date="2026-10-11T12:04:39Z">
        <w:r>
          <w:rPr>
            <w:rStyle w:val="2fb"/>
            <w:rFonts w:hint="cs"/>
            <w:rtl/>
          </w:rPr>
          <w:t xml:space="preserve">ב"ב</w:t>
        </w:r>
      </w:ins>
      <w:del w:id="90208" w:author="מנוע מכני" w:date="2026-10-11T12:04:39Z">
        <w:r>
          <w:rPr>
            <w:rFonts w:hint="cs"/>
            <w:rtl/>
          </w:rPr>
          <w:delText xml:space="preserve">ב''ב</w:delText>
        </w:r>
      </w:del>
      <w:r>
        <w:rPr>
          <w:rFonts w:hint="cs"/>
          <w:rtl/>
        </w:rPr>
        <w:t xml:space="preserve"> העיד </w:t>
      </w:r>
      <w:r w:rsidRPr="00B078C3">
        <w:rPr>
          <w:rtl/>
        </w:rPr>
        <w:t xml:space="preserve">ה' דברים: שממאנים את </w:t>
      </w:r>
      <w:r w:rsidRPr="00C96107">
        <w:rPr>
          <w:b/>
          <w:bCs/>
          <w:rtl/>
        </w:rPr>
        <w:t>הקטנות</w:t>
      </w:r>
      <w:r w:rsidRPr="00B078C3">
        <w:rPr>
          <w:rtl/>
        </w:rPr>
        <w:t xml:space="preserve">, ושמשיאין את האשה ע"פ עד אחד, ושנסקל תרנגול בירושלים על שהרג את הנפש, ועל יין בן מ' יום שנתנסך </w:t>
      </w:r>
      <w:r w:rsidRPr="00B078C3">
        <w:rPr>
          <w:rtl/>
        </w:rPr>
        <w:t xml:space="preserve">ע"ג</w:t>
      </w:r>
      <w:r w:rsidRPr="00B078C3">
        <w:rPr>
          <w:rtl/>
        </w:rPr>
        <w:t xml:space="preserve"> המזבח, ועל תמיד של שחר שקרב בד' שעות.</w:t>
      </w:r>
    </w:p>
    <w:p w:rsidR="00E403F0" w:rsidRDefault="00E403F0" w:rsidP="00E403F0">
      <w:pPr>
        <w:ind w:firstLine="0"/>
        <w:rPr>
          <w:rFonts w:ascii="FontbitDavid" w:hAnsi="FontbitDavid"/>
          <w:sz w:val="24"/>
          <w:rtl/>
        </w:rPr>
      </w:pPr>
      <w:r>
        <w:rPr>
          <w:rFonts w:ascii="FontbitDavid" w:hAnsi="FontbitDavid" w:hint="cs"/>
          <w:sz w:val="24"/>
          <w:rtl/>
        </w:rPr>
        <w:t xml:space="preserve">וקטנות היינו </w:t>
      </w:r>
      <w:ins w:id="94917" w:author="מנוע מכני" w:date="2026-10-11T12:04:39Z">
        <w:r>
          <w:rPr>
            <w:rFonts w:ascii="FontbitDavid" w:hAnsi="FontbitDavid" w:hint="cs"/>
            <w:sz w:val="24"/>
            <w:rtl/>
          </w:rPr>
          <w:t xml:space="preserve">אחת</w:t>
        </w:r>
      </w:ins>
      <w:del w:id="94918" w:author="מנוע מכני" w:date="2026-10-11T12:04:39Z">
        <w:r>
          <w:rPr>
            <w:rFonts w:ascii="FontbitDavid" w:hAnsi="FontbitDavid" w:hint="cs"/>
            <w:sz w:val="24"/>
            <w:rtl/>
          </w:rPr>
          <w:delText xml:space="preserve">חדא</w:delText>
        </w:r>
      </w:del>
      <w:r>
        <w:rPr>
          <w:rFonts w:ascii="FontbitDavid" w:hAnsi="FontbitDavid" w:hint="cs"/>
          <w:sz w:val="24"/>
          <w:rtl/>
        </w:rPr>
        <w:t xml:space="preserve"> </w:t>
      </w:r>
      <w:r>
        <w:rPr>
          <w:rStyle w:val="2fb"/>
          <w:rFonts w:ascii="FontbitDavid" w:hAnsi="FontbitDavid" w:hint="cs"/>
          <w:sz w:val="24"/>
          <w:rtl/>
        </w:rPr>
        <w:t xml:space="preserve">דר' אלעזר</w:t>
      </w:r>
      <w:r>
        <w:rPr>
          <w:rFonts w:ascii="FontbitDavid" w:hAnsi="FontbitDavid" w:hint="cs"/>
          <w:sz w:val="24"/>
          <w:rtl/>
        </w:rPr>
        <w:t xml:space="preserve"> וחד </w:t>
      </w:r>
      <w:ins w:id="92919" w:author="מנוע מכני" w:date="2026-10-11T12:04:39Z">
        <w:r>
          <w:rPr>
            <w:rStyle w:val="2fb"/>
            <w:rFonts w:ascii="FontbitDavid" w:hAnsi="FontbitDavid" w:hint="cs"/>
            <w:sz w:val="24"/>
            <w:rtl/>
          </w:rPr>
          <w:t xml:space="preserve">דר"א</w:t>
        </w:r>
      </w:ins>
      <w:del w:id="92920" w:author="מנוע מכני" w:date="2026-10-11T12:04:39Z">
        <w:r>
          <w:rPr>
            <w:rFonts w:ascii="FontbitDavid" w:hAnsi="FontbitDavid" w:hint="cs"/>
            <w:sz w:val="24"/>
            <w:rtl/>
          </w:rPr>
          <w:delText xml:space="preserve">דרבי </w:delText>
        </w:r>
        <w:r w:rsidRPr="00C96107">
          <w:rPr>
            <w:rFonts w:ascii="FontbitDavid" w:hAnsi="FontbitDavid" w:hint="cs"/>
            <w:b/>
            <w:bCs/>
            <w:sz w:val="24"/>
            <w:rtl/>
          </w:rPr>
          <w:delText xml:space="preserve">אליעזר</w:delText>
        </w:r>
      </w:del>
      <w:r>
        <w:rPr>
          <w:rFonts w:ascii="FontbitDavid" w:hAnsi="FontbitDavid" w:hint="cs"/>
          <w:b/>
          <w:bCs/>
          <w:sz w:val="24"/>
          <w:rtl/>
        </w:rPr>
        <w:t xml:space="preserve">,</w:t>
      </w:r>
      <w:ins w:id="96547" w:author="מנוע מכני" w:date="2026-10-11T12:04:39Z">
        <w:r>
          <w:rPr>
            <w:rFonts w:ascii="FontbitDavid" w:hAnsi="FontbitDavid" w:hint="cs"/>
            <w:b/>
            <w:bCs/>
            <w:sz w:val="24"/>
            <w:rtl/>
          </w:rPr>
          <w:t xml:space="preserve"> </w:t>
        </w:r>
      </w:ins>
      <w:del w:id="96548" w:author="מנוע מכני" w:date="2026-10-11T12:04:39Z">
        <w:r>
          <w:rPr>
            <w:rFonts w:ascii="FontbitDavid" w:hAnsi="FontbitDavid" w:hint="cs"/>
            <w:b/>
            <w:bCs/>
            <w:sz w:val="24"/>
            <w:rtl/>
          </w:rPr>
          <w:delText xml:space="preserve"> </w:delText>
        </w:r>
        <w:r>
          <w:rPr>
            <w:rFonts w:ascii="FontbitDavid" w:hAnsi="FontbitDavid" w:hint="cs"/>
            <w:sz w:val="24"/>
            <w:rtl/>
          </w:rPr>
          <w:delText xml:space="preserve"> </w:delText>
        </w:r>
      </w:del>
      <w:r>
        <w:rPr>
          <w:rFonts w:ascii="FontbitDavid" w:hAnsi="FontbitDavid" w:hint="cs"/>
          <w:sz w:val="24"/>
          <w:rtl/>
        </w:rPr>
        <w:t xml:space="preserve">ו</w:t>
      </w:r>
      <w:ins w:id="90209" w:author="מנוע מכני" w:date="2026-10-11T12:04:39Z">
        <w:r>
          <w:rPr>
            <w:rFonts w:ascii="FontbitDavid" w:hAnsi="FontbitDavid" w:hint="cs"/>
            <w:sz w:val="24"/>
            <w:rtl/>
          </w:rPr>
          <w:t xml:space="preserve">א"א</w:t>
        </w:r>
      </w:ins>
      <w:del w:id="90210" w:author="מנוע מכני" w:date="2026-10-11T12:04:39Z">
        <w:r>
          <w:rPr>
            <w:rFonts w:ascii="FontbitDavid" w:hAnsi="FontbitDavid" w:hint="cs"/>
            <w:sz w:val="24"/>
            <w:rtl/>
          </w:rPr>
          <w:delText xml:space="preserve">א''א</w:delText>
        </w:r>
      </w:del>
      <w:r>
        <w:rPr>
          <w:rFonts w:ascii="FontbitDavid" w:hAnsi="FontbitDavid" w:hint="cs"/>
          <w:sz w:val="24"/>
          <w:rtl/>
        </w:rPr>
        <w:t xml:space="preserve"> דקטנות היינו </w:t>
      </w:r>
      <w:ins w:id="97079" w:author="מנוע מכני" w:date="2026-10-11T12:04:39Z">
        <w:r>
          <w:rPr>
            <w:rFonts w:ascii="FontbitDavid" w:hAnsi="FontbitDavid" w:hint="cs"/>
            <w:sz w:val="24"/>
            <w:rtl/>
          </w:rPr>
          <w:t xml:space="preserve">דעולם</w:t>
        </w:r>
      </w:ins>
      <w:del w:id="97080" w:author="מנוע מכני" w:date="2026-10-11T12:04:39Z">
        <w:r>
          <w:rPr>
            <w:rFonts w:ascii="FontbitDavid" w:hAnsi="FontbitDavid" w:hint="cs"/>
            <w:sz w:val="24"/>
            <w:rtl/>
          </w:rPr>
          <w:delText xml:space="preserve">דעלמא</w:delText>
        </w:r>
      </w:del>
      <w:r>
        <w:rPr>
          <w:rFonts w:ascii="FontbitDavid" w:hAnsi="FontbitDavid" w:hint="cs"/>
          <w:sz w:val="24"/>
          <w:rtl/>
        </w:rPr>
        <w:t xml:space="preserve"> </w:t>
      </w:r>
    </w:p>
    <w:p w:rsidR="00E403F0" w:rsidRPr="00B078C3" w:rsidRDefault="00E403F0" w:rsidP="00E403F0">
      <w:pPr>
        <w:pStyle w:val="a3"/>
        <w:rPr>
          <w:rtl/>
        </w:rPr>
      </w:pPr>
      <w:r>
        <w:rPr>
          <w:rtl/>
        </w:rPr>
        <w:tab/>
      </w:r>
      <w:r>
        <w:rPr>
          <w:rFonts w:hint="cs"/>
          <w:rtl/>
        </w:rPr>
        <w:t xml:space="preserve">דא'ה גבי אשה </w:t>
      </w:r>
      <w:ins w:id="93451" w:author="מנוע מכני" w:date="2026-10-11T12:04:39Z">
        <w:r>
          <w:rPr>
            <w:rFonts w:hint="cs"/>
            <w:rtl/>
          </w:rPr>
          <w:t xml:space="preserve">גם</w:t>
        </w:r>
      </w:ins>
      <w:del w:id="93452" w:author="מנוע מכני" w:date="2026-10-11T12:04:39Z">
        <w:r>
          <w:rPr>
            <w:rFonts w:hint="cs"/>
            <w:rtl/>
          </w:rPr>
          <w:delText xml:space="preserve">נמי</w:delText>
        </w:r>
      </w:del>
      <w:r>
        <w:rPr>
          <w:rFonts w:hint="cs"/>
          <w:rtl/>
        </w:rPr>
        <w:t xml:space="preserve"> נשים </w:t>
      </w:r>
      <w:ins w:id="97081" w:author="מנוע מכני" w:date="2026-10-11T12:04:39Z">
        <w:r>
          <w:rPr>
            <w:rFonts w:hint="cs"/>
            <w:rtl/>
          </w:rPr>
          <w:t xml:space="preserve">דעולם</w:t>
        </w:r>
      </w:ins>
      <w:del w:id="97082" w:author="מנוע מכני" w:date="2026-10-11T12:04:39Z">
        <w:r>
          <w:rPr>
            <w:rFonts w:hint="cs"/>
            <w:rtl/>
          </w:rPr>
          <w:delText xml:space="preserve">דעלמא</w:delText>
        </w:r>
      </w:del>
      <w:r>
        <w:rPr>
          <w:rFonts w:hint="cs"/>
          <w:rtl/>
        </w:rPr>
        <w:t xml:space="preserve"> אלא מדהכא </w:t>
      </w:r>
      <w:r w:rsidRPr="00B078C3">
        <w:rPr>
          <w:rtl/>
        </w:rPr>
        <w:t xml:space="preserve">קתני אשה, </w:t>
      </w:r>
      <w:ins w:id="93449" w:author="מנוע מכני" w:date="2026-10-11T12:04:39Z">
        <w:r>
          <w:rPr>
            <w:rtl/>
          </w:rPr>
          <w:t xml:space="preserve">וכאן</w:t>
        </w:r>
      </w:ins>
      <w:del w:id="93450" w:author="מנוע מכני" w:date="2026-10-11T12:04:39Z">
        <w:r w:rsidRPr="00B078C3">
          <w:rPr>
            <w:rtl/>
          </w:rPr>
          <w:delText xml:space="preserve">והכא</w:delText>
        </w:r>
      </w:del>
      <w:r w:rsidRPr="00B078C3">
        <w:rPr>
          <w:rtl/>
        </w:rPr>
        <w:t xml:space="preserve"> קתני קטנות, </w:t>
      </w:r>
      <w:r w:rsidRPr="00B078C3">
        <w:rPr>
          <w:rtl/>
        </w:rPr>
        <w:t xml:space="preserve">ש"מ</w:t>
      </w:r>
      <w:r w:rsidRPr="00B078C3">
        <w:rPr>
          <w:rtl/>
        </w:rPr>
        <w:t xml:space="preserve">: דוקא קתני, </w:t>
      </w:r>
      <w:r w:rsidRPr="00B078C3">
        <w:rPr>
          <w:rtl/>
        </w:rPr>
        <w:t xml:space="preserve">ש"מ</w:t>
      </w:r>
      <w:r w:rsidRPr="00B078C3">
        <w:rPr>
          <w:rtl/>
        </w:rPr>
        <w:t xml:space="preserve">.</w:t>
      </w:r>
    </w:p>
    <w:p w:rsidR="00E403F0" w:rsidRPr="00C96107" w:rsidRDefault="00E403F0" w:rsidP="00E403F0">
      <w:pPr>
        <w:ind w:firstLine="0"/>
        <w:rPr>
          <w:rFonts w:ascii="FontbitDavid" w:hAnsi="FontbitDavid"/>
          <w:b/>
          <w:bCs/>
          <w:sz w:val="24"/>
          <w:rtl/>
        </w:rPr>
      </w:pPr>
      <w:r w:rsidRPr="00C96107">
        <w:rPr>
          <w:rFonts w:ascii="FontbitDavid" w:hAnsi="FontbitDavid"/>
          <w:b/>
          <w:bCs/>
          <w:sz w:val="24"/>
          <w:rtl/>
        </w:rPr>
        <w:t xml:space="preserve">וכן א"ר אלעזר: הלכה </w:t>
      </w:r>
      <w:r w:rsidRPr="00C96107">
        <w:rPr>
          <w:rStyle w:val="2fb"/>
          <w:rFonts w:ascii="FontbitDavid" w:hAnsi="FontbitDavid"/>
          <w:b/>
          <w:bCs/>
          <w:sz w:val="24"/>
          <w:rtl/>
        </w:rPr>
        <w:t xml:space="preserve">כר"א</w:t>
      </w:r>
      <w:r w:rsidRPr="00C96107">
        <w:rPr>
          <w:rFonts w:ascii="FontbitDavid" w:hAnsi="FontbitDavid"/>
          <w:b/>
          <w:bCs/>
          <w:sz w:val="24"/>
          <w:rtl/>
        </w:rPr>
        <w:t xml:space="preserve"> בד'.</w:t>
      </w:r>
    </w:p>
    <w:p w:rsidR="00E403F0" w:rsidRDefault="00E403F0" w:rsidP="00E403F0">
      <w:pPr>
        <w:rPr>
          <w:rFonts w:ascii="FontbitDavid" w:hAnsi="FontbitDavid"/>
          <w:sz w:val="24"/>
          <w:rtl/>
        </w:rPr>
      </w:pPr>
    </w:p>
    <w:p>
      <w:pPr>
        <w:pStyle w:val="afffff8"/>
        <w:rPr>
          <w:ins w:id="90687" w:author="קלוד" w:date="2026-10-11T12:23:38Z"/>
        </w:rPr>
      </w:pPr>
      <w:ins w:id="90688" w:author="קלוד" w:date="2026-10-11T12:23:38Z">
        <w:r>
          <w:rPr>
            <w:color w:val="7B3F00"/>
          </w:rPr>
          <w:t xml:space="preserve">הלכה כר"א בארבע - בסדר טהרות בלבד</w:t>
        </w:r>
      </w:ins>
    </w:p>
    <w:p>
      <w:pPr>
        <w:pStyle w:val="38"/>
        <w:rPr>
          <w:ins w:id="98798" w:author="מנוע מכני" w:date="2026-10-11T12:04:39Z"/>
        </w:rPr>
      </w:pPr>
      <w:r w:rsidRPr="00B078C3">
        <w:t>ו</w:t>
      </w:r>
      <w:r>
        <w:t xml:space="preserve">הך</w:t>
      </w:r>
    </w:p>
    <w:p w:rsidR="00E403F0" w:rsidRPr="00B078C3" w:rsidRDefault="00E403F0" w:rsidP="00E403F0">
      <w:pPr>
        <w:rPr>
          <w:rFonts w:ascii="FontbitDavid" w:hAnsi="FontbitDavid"/>
          <w:sz w:val="24"/>
          <w:rtl/>
        </w:rPr>
      </w:pPr>
      <w:del w:id="98799" w:author="מנוע מכני" w:date="2026-10-11T12:04:39Z">
        <w:r>
          <w:rPr>
            <w:rFonts w:ascii="FontbitDavid" w:hAnsi="FontbitDavid" w:hint="cs"/>
            <w:sz w:val="24"/>
            <w:rtl/>
          </w:rPr>
          <w:delText xml:space="preserve"> </w:delText>
        </w:r>
      </w:del>
      <w:r>
        <w:rPr>
          <w:rFonts w:ascii="FontbitDavid" w:hAnsi="FontbitDavid" w:hint="cs"/>
          <w:sz w:val="24"/>
          <w:rtl/>
        </w:rPr>
        <w:t xml:space="preserve">דגם חזי' </w:t>
      </w:r>
      <w:r>
        <w:rPr>
          <w:rStyle w:val="2fb"/>
          <w:rFonts w:ascii="FontbitDavid" w:hAnsi="FontbitDavid" w:hint="cs"/>
          <w:sz w:val="24"/>
          <w:rtl/>
        </w:rPr>
        <w:t xml:space="preserve">ד</w:t>
      </w:r>
      <w:ins w:id="90211" w:author="מנוע מכני" w:date="2026-10-11T12:04:39Z">
        <w:r>
          <w:rPr>
            <w:rStyle w:val="2fb"/>
            <w:rFonts w:ascii="FontbitDavid" w:hAnsi="FontbitDavid" w:hint="cs"/>
            <w:sz w:val="24"/>
            <w:rtl/>
          </w:rPr>
          <w:t xml:space="preserve">ר"א</w:t>
        </w:r>
      </w:ins>
      <w:del w:id="90212"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אומר מלמדין הקטנה שתמאן בו </w:t>
      </w:r>
      <w:r>
        <w:rPr>
          <w:rStyle w:val="2fb"/>
          <w:rFonts w:ascii="FontbitDavid" w:hAnsi="FontbitDavid" w:hint="cs"/>
          <w:sz w:val="24"/>
          <w:rtl/>
        </w:rPr>
        <w:t xml:space="preserve">וא</w:t>
      </w:r>
      <w:ins w:id="90213" w:author="מנוע מכני" w:date="2026-10-11T12:04:39Z">
        <w:r>
          <w:rPr>
            <w:rStyle w:val="2fb"/>
            <w:rFonts w:ascii="FontbitDavid" w:hAnsi="FontbitDavid" w:hint="cs"/>
            <w:sz w:val="24"/>
            <w:rtl/>
          </w:rPr>
          <w:t xml:space="preserve">ר"א</w:t>
        </w:r>
      </w:ins>
      <w:del w:id="90214"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הלכה </w:t>
      </w:r>
      <w:r>
        <w:rPr>
          <w:rStyle w:val="2fb"/>
          <w:rFonts w:ascii="FontbitDavid" w:hAnsi="FontbitDavid" w:hint="cs"/>
          <w:sz w:val="24"/>
          <w:rtl/>
        </w:rPr>
        <w:t xml:space="preserve">כ</w:t>
      </w:r>
      <w:ins w:id="90215" w:author="מנוע מכני" w:date="2026-10-11T12:04:39Z">
        <w:r>
          <w:rPr>
            <w:rStyle w:val="2fb"/>
            <w:rFonts w:ascii="FontbitDavid" w:hAnsi="FontbitDavid" w:hint="cs"/>
            <w:sz w:val="24"/>
            <w:rtl/>
          </w:rPr>
          <w:t xml:space="preserve">ר"א</w:t>
        </w:r>
      </w:ins>
      <w:del w:id="90216"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ו</w:t>
      </w:r>
      <w:ins w:id="90217" w:author="מנוע מכני" w:date="2026-10-11T12:04:39Z">
        <w:r>
          <w:rPr>
            <w:rFonts w:ascii="FontbitDavid" w:hAnsi="FontbitDavid" w:hint="cs"/>
            <w:sz w:val="24"/>
            <w:rtl/>
          </w:rPr>
          <w:t xml:space="preserve">א"א</w:t>
        </w:r>
      </w:ins>
      <w:del w:id="90218" w:author="מנוע מכני" w:date="2026-10-11T12:04:39Z">
        <w:r>
          <w:rPr>
            <w:rFonts w:ascii="FontbitDavid" w:hAnsi="FontbitDavid" w:hint="cs"/>
            <w:sz w:val="24"/>
            <w:rtl/>
          </w:rPr>
          <w:delText xml:space="preserve">א''א</w:delText>
        </w:r>
      </w:del>
      <w:r>
        <w:rPr>
          <w:rFonts w:ascii="FontbitDavid" w:hAnsi="FontbitDavid" w:hint="cs"/>
          <w:sz w:val="24"/>
          <w:rtl/>
        </w:rPr>
        <w:t xml:space="preserve"> דכי </w:t>
      </w:r>
      <w:r>
        <w:rPr>
          <w:rFonts w:ascii="FontbitDavid" w:hAnsi="FontbitDavid" w:hint="cs"/>
          <w:sz w:val="24"/>
          <w:rtl/>
        </w:rPr>
        <w:t xml:space="preserve">אמר</w:t>
      </w:r>
      <w:r>
        <w:rPr>
          <w:rFonts w:ascii="FontbitDavid" w:hAnsi="FontbitDavid" w:hint="cs"/>
          <w:sz w:val="24"/>
          <w:rtl/>
        </w:rPr>
        <w:t xml:space="preserve"> </w:t>
      </w:r>
      <w:ins w:id="90219" w:author="מנוע מכני" w:date="2026-10-11T12:04:39Z">
        <w:r>
          <w:rPr>
            <w:rStyle w:val="2fb"/>
            <w:rFonts w:ascii="FontbitDavid" w:hAnsi="FontbitDavid" w:hint="cs"/>
            <w:sz w:val="24"/>
            <w:rtl/>
          </w:rPr>
          <w:t xml:space="preserve">ר"א</w:t>
        </w:r>
      </w:ins>
      <w:del w:id="90220"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דווקא בסדר טהרות אבל בשאר סדרי </w:t>
      </w:r>
      <w:ins w:id="93453" w:author="מנוע מכני" w:date="2026-10-11T12:04:39Z">
        <w:r>
          <w:rPr>
            <w:rFonts w:ascii="FontbitDavid" w:hAnsi="FontbitDavid" w:hint="cs"/>
            <w:sz w:val="24"/>
            <w:rtl/>
          </w:rPr>
          <w:t xml:space="preserve">יש</w:t>
        </w:r>
      </w:ins>
      <w:del w:id="93454"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w:t>
      </w:r>
      <w:ins w:id="93455" w:author="מנוע מכני" w:date="2026-10-11T12:04:39Z">
        <w:r>
          <w:rPr>
            <w:rFonts w:ascii="FontbitDavid" w:hAnsi="FontbitDavid" w:hint="cs"/>
            <w:sz w:val="24"/>
            <w:rtl/>
          </w:rPr>
          <w:t xml:space="preserve">שהרי</w:t>
        </w:r>
      </w:ins>
      <w:del w:id="93456"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w:t>
      </w:r>
      <w:r>
        <w:rPr>
          <w:rFonts w:ascii="FontbitDavid" w:hAnsi="FontbitDavid" w:hint="cs"/>
          <w:sz w:val="24"/>
          <w:rtl/>
        </w:rPr>
        <w:t xml:space="preserve">תנן</w:t>
      </w:r>
      <w:r>
        <w:rPr>
          <w:rFonts w:ascii="FontbitDavid" w:hAnsi="FontbitDavid" w:hint="cs"/>
          <w:sz w:val="24"/>
          <w:rtl/>
        </w:rPr>
        <w:t xml:space="preserve"> </w:t>
      </w:r>
      <w:r w:rsidRPr="00B078C3">
        <w:rPr>
          <w:rFonts w:ascii="FontbitDavid" w:hAnsi="FontbitDavid"/>
          <w:sz w:val="24"/>
          <w:rtl/>
        </w:rPr>
        <w:t>הורד והכופר והלטום והקטף - יש להן שביעית, ולדמיהן שביעית, יש להן ביעור ולדמיהן ביעור.</w:t>
      </w:r>
    </w:p>
    <w:p>
      <w:pPr>
        <w:pStyle w:val="38"/>
        <w:rPr>
          <w:ins w:id="98800" w:author="מנוע מכני" w:date="2026-10-11T12:04:39Z"/>
        </w:rPr>
      </w:pPr>
      <w:r w:rsidRPr="00B078C3">
        <w:t xml:space="preserve">וא"ר פדת:</w:t>
      </w:r>
    </w:p>
    <w:p w:rsidR="00E403F0" w:rsidRPr="00B078C3" w:rsidRDefault="00E403F0" w:rsidP="00E403F0">
      <w:pPr>
        <w:rPr>
          <w:rFonts w:ascii="FontbitDavid" w:hAnsi="FontbitDavid"/>
          <w:sz w:val="24"/>
          <w:rtl/>
        </w:rPr>
      </w:pPr>
      <w:del w:id="988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מאן תנא קטפא פירא - </w:t>
      </w:r>
      <w:r w:rsidRPr="00B078C3">
        <w:rPr>
          <w:rStyle w:val="2fb"/>
          <w:rFonts w:ascii="FontbitDavid" w:hAnsi="FontbitDavid"/>
          <w:sz w:val="24"/>
          <w:rtl/>
        </w:rPr>
        <w:t xml:space="preserve">ר"א</w:t>
      </w:r>
      <w:ins w:id="96549" w:author="מנוע מכני" w:date="2026-10-11T12:04:39Z">
        <w:r>
          <w:rPr>
            <w:rFonts w:ascii="FontbitDavid" w:hAnsi="FontbitDavid"/>
            <w:sz w:val="24"/>
            <w:rtl/>
          </w:rPr>
          <w:t xml:space="preserve">,</w:t>
        </w:r>
      </w:ins>
      <w:del w:id="96550" w:author="מנוע מכני" w:date="2026-10-11T12:04:39Z">
        <w:r w:rsidRPr="00B078C3">
          <w:rPr>
            <w:rFonts w:ascii="FontbitDavid" w:hAnsi="FontbitDavid"/>
            <w:sz w:val="24"/>
            <w:rtl/>
          </w:rPr>
          <w:delText xml:space="preserve">;</w:delText>
        </w:r>
      </w:del>
    </w:p>
    <w:p>
      <w:pPr>
        <w:pStyle w:val="38"/>
        <w:rPr>
          <w:ins w:id="98802" w:author="מנוע מכני" w:date="2026-10-11T12:04:39Z"/>
        </w:rPr>
      </w:pPr>
      <w:r w:rsidRPr="00B078C3">
        <w:t xml:space="preserve">וא"ר זירא:</w:t>
      </w:r>
    </w:p>
    <w:p w:rsidR="00E403F0" w:rsidRPr="00B078C3" w:rsidRDefault="00E403F0" w:rsidP="00E403F0">
      <w:pPr>
        <w:rPr>
          <w:rFonts w:ascii="FontbitDavid" w:hAnsi="FontbitDavid"/>
          <w:sz w:val="24"/>
          <w:rtl/>
        </w:rPr>
      </w:pPr>
      <w:del w:id="9880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חזי דמינך ומאבוך קשריתו קטפא </w:t>
      </w:r>
      <w:ins w:id="97083" w:author="מנוע מכני" w:date="2026-10-11T12:04:39Z">
        <w:r>
          <w:rPr>
            <w:rFonts w:ascii="FontbitDavid" w:hAnsi="FontbitDavid"/>
            <w:sz w:val="24"/>
            <w:rtl/>
          </w:rPr>
          <w:t xml:space="preserve">לעולם</w:t>
        </w:r>
      </w:ins>
      <w:del w:id="97084" w:author="מנוע מכני" w:date="2026-10-11T12:04:39Z">
        <w:r w:rsidRPr="00B078C3">
          <w:rPr>
            <w:rFonts w:ascii="FontbitDavid" w:hAnsi="FontbitDavid"/>
            <w:sz w:val="24"/>
            <w:rtl/>
          </w:rPr>
          <w:delText xml:space="preserve">לעלמא</w:delText>
        </w:r>
      </w:del>
      <w:r w:rsidRPr="00B078C3">
        <w:rPr>
          <w:rFonts w:ascii="FontbitDavid" w:hAnsi="FontbitDavid"/>
          <w:sz w:val="24"/>
          <w:rtl/>
        </w:rPr>
        <w:t xml:space="preserve">! את אמרת מאן תנא קטפא פירא </w:t>
      </w:r>
      <w:r w:rsidRPr="00B078C3">
        <w:rPr>
          <w:rStyle w:val="2fb"/>
          <w:rFonts w:ascii="FontbitDavid" w:hAnsi="FontbitDavid"/>
          <w:sz w:val="24"/>
          <w:rtl/>
        </w:rPr>
        <w:t xml:space="preserve">ר"א</w:t>
      </w:r>
      <w:r w:rsidRPr="00B078C3">
        <w:rPr>
          <w:rFonts w:ascii="FontbitDavid" w:hAnsi="FontbitDavid"/>
          <w:sz w:val="24"/>
          <w:rtl/>
        </w:rPr>
        <w:t xml:space="preserve">, ואבוך </w:t>
      </w:r>
      <w:r w:rsidRPr="00B078C3">
        <w:rPr>
          <w:rFonts w:ascii="FontbitDavid" w:hAnsi="FontbitDavid"/>
          <w:sz w:val="24"/>
          <w:rtl/>
        </w:rPr>
        <w:t xml:space="preserve">אמר</w:t>
      </w:r>
      <w:r w:rsidRPr="00B078C3">
        <w:rPr>
          <w:rFonts w:ascii="FontbitDavid" w:hAnsi="FontbitDavid"/>
          <w:sz w:val="24"/>
          <w:rtl/>
        </w:rPr>
        <w:t xml:space="preserve"> הלכה </w:t>
      </w:r>
      <w:r w:rsidRPr="00B078C3">
        <w:rPr>
          <w:rStyle w:val="2fb"/>
          <w:rFonts w:ascii="FontbitDavid" w:hAnsi="FontbitDavid"/>
          <w:sz w:val="24"/>
          <w:rtl/>
        </w:rPr>
        <w:t xml:space="preserve">כר"א</w:t>
      </w:r>
      <w:r w:rsidRPr="00B078C3">
        <w:rPr>
          <w:rFonts w:ascii="FontbitDavid" w:hAnsi="FontbitDavid"/>
          <w:sz w:val="24"/>
          <w:rtl/>
        </w:rPr>
        <w:t xml:space="preserve"> בד'.</w:t>
      </w:r>
    </w:p>
    <w:p w:rsidR="00E403F0" w:rsidRDefault="00E403F0" w:rsidP="00E403F0">
      <w:pPr>
        <w:rPr>
          <w:rFonts w:ascii="FontbitDavid" w:hAnsi="FontbitDavid"/>
          <w:sz w:val="24"/>
          <w:rtl/>
        </w:rPr>
      </w:pPr>
      <w:r w:rsidRPr="00B078C3">
        <w:rPr>
          <w:rFonts w:ascii="FontbitDavid" w:hAnsi="FontbitDavid"/>
          <w:sz w:val="24"/>
          <w:rtl/>
        </w:rPr>
        <w:t xml:space="preserve">ואם </w:t>
      </w:r>
      <w:ins w:id="98163" w:author="מנוע מכני" w:date="2026-10-11T12:04:39Z">
        <w:r>
          <w:rPr>
            <w:rFonts w:ascii="FontbitDavid" w:hAnsi="FontbitDavid"/>
            <w:sz w:val="24"/>
            <w:rtl/>
          </w:rPr>
          <w:t xml:space="preserve">ישנו</w:t>
        </w:r>
      </w:ins>
      <w:del w:id="98164"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w:t>
      </w:r>
      <w:r>
        <w:rPr>
          <w:rFonts w:ascii="FontbitDavid" w:hAnsi="FontbitDavid" w:hint="cs"/>
          <w:sz w:val="24"/>
          <w:rtl/>
        </w:rPr>
        <w:t xml:space="preserve">שיאר דמה שאמר אבא הלכה </w:t>
      </w:r>
      <w:r>
        <w:rPr>
          <w:rStyle w:val="2fb"/>
          <w:rFonts w:ascii="FontbitDavid" w:hAnsi="FontbitDavid" w:hint="cs"/>
          <w:sz w:val="24"/>
          <w:rtl/>
        </w:rPr>
        <w:t xml:space="preserve">כ</w:t>
      </w:r>
      <w:ins w:id="90221" w:author="מנוע מכני" w:date="2026-10-11T12:04:39Z">
        <w:r>
          <w:rPr>
            <w:rStyle w:val="2fb"/>
            <w:rFonts w:ascii="FontbitDavid" w:hAnsi="FontbitDavid" w:hint="cs"/>
            <w:sz w:val="24"/>
            <w:rtl/>
          </w:rPr>
          <w:t xml:space="preserve">ר"א</w:t>
        </w:r>
      </w:ins>
      <w:del w:id="90222"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בד' בסדר טהרות אבל בשאר סדרי יש </w:t>
      </w:r>
    </w:p>
    <w:p>
      <w:pPr>
        <w:pStyle w:val="38"/>
        <w:rPr>
          <w:ins w:id="98804" w:author="מנוע מכני" w:date="2026-10-11T12:04:39Z"/>
        </w:rPr>
      </w:pPr>
      <w:r>
        <w:t xml:space="preserve">אלא</w:t>
      </w:r>
    </w:p>
    <w:p w:rsidR="00E403F0" w:rsidRDefault="00E403F0" w:rsidP="00E403F0">
      <w:pPr>
        <w:rPr>
          <w:rFonts w:ascii="FontbitDavid" w:hAnsi="FontbitDavid"/>
          <w:sz w:val="24"/>
          <w:rtl/>
        </w:rPr>
      </w:pPr>
      <w:del w:id="98805" w:author="מנוע מכני" w:date="2026-10-11T12:04:39Z">
        <w:r>
          <w:rPr>
            <w:rFonts w:ascii="FontbitDavid" w:hAnsi="FontbitDavid" w:hint="cs"/>
            <w:sz w:val="24"/>
            <w:rtl/>
          </w:rPr>
          <w:delText xml:space="preserve"> </w:delText>
        </w:r>
      </w:del>
      <w:r>
        <w:rPr>
          <w:rFonts w:ascii="FontbitDavid" w:hAnsi="FontbitDavid" w:hint="cs"/>
          <w:sz w:val="24"/>
          <w:rtl/>
        </w:rPr>
        <w:t xml:space="preserve">שהיה קשה לו דתני </w:t>
      </w:r>
      <w:r>
        <w:rPr>
          <w:rStyle w:val="2fb"/>
          <w:rFonts w:ascii="FontbitDavid" w:hAnsi="FontbitDavid" w:hint="cs"/>
          <w:sz w:val="24"/>
          <w:rtl/>
        </w:rPr>
        <w:t xml:space="preserve">רי</w:t>
      </w:r>
      <w:ins w:id="90223" w:author="מנוע מכני" w:date="2026-10-11T12:04:39Z">
        <w:r>
          <w:rPr>
            <w:rStyle w:val="2fb"/>
            <w:rFonts w:ascii="FontbitDavid" w:hAnsi="FontbitDavid" w:hint="cs"/>
            <w:sz w:val="24"/>
            <w:rtl/>
          </w:rPr>
          <w:t xml:space="preserve">ב"ב</w:t>
        </w:r>
      </w:ins>
      <w:del w:id="90224" w:author="מנוע מכני" w:date="2026-10-11T12:04:39Z">
        <w:r>
          <w:rPr>
            <w:rFonts w:ascii="FontbitDavid" w:hAnsi="FontbitDavid" w:hint="cs"/>
            <w:sz w:val="24"/>
            <w:rtl/>
          </w:rPr>
          <w:delText xml:space="preserve">ב''ב</w:delText>
        </w:r>
      </w:del>
      <w:r>
        <w:rPr>
          <w:rFonts w:ascii="FontbitDavid" w:hAnsi="FontbitDavid" w:hint="cs"/>
          <w:sz w:val="24"/>
          <w:rtl/>
        </w:rPr>
        <w:t xml:space="preserve"> כמותו [ולא </w:t>
      </w:r>
      <w:r>
        <w:rPr>
          <w:rStyle w:val="2fb"/>
          <w:rFonts w:ascii="FontbitDavid" w:hAnsi="FontbitDavid" w:hint="cs"/>
          <w:sz w:val="24"/>
          <w:rtl/>
        </w:rPr>
        <w:t xml:space="preserve">ר' אלעזר</w:t>
      </w:r>
      <w:r>
        <w:rPr>
          <w:rFonts w:ascii="FontbitDavid" w:hAnsi="FontbitDavid" w:hint="cs"/>
          <w:sz w:val="24"/>
          <w:rtl/>
        </w:rPr>
        <w:t xml:space="preserve"> דכבר הצרכנו לזה דלא דמי] </w:t>
      </w:r>
    </w:p>
    <w:p w:rsidR="00E403F0" w:rsidRDefault="00E403F0" w:rsidP="00E403F0">
      <w:pPr>
        <w:rPr>
          <w:rFonts w:ascii="FontbitDavid" w:hAnsi="FontbitDavid"/>
          <w:sz w:val="24"/>
          <w:rtl/>
        </w:rPr>
      </w:pPr>
    </w:p>
    <w:p>
      <w:pPr>
        <w:pStyle w:val="afffff8"/>
        <w:rPr>
          <w:ins w:id="90685" w:author="קלוד" w:date="2026-10-11T12:23:38Z"/>
        </w:rPr>
      </w:pPr>
      <w:ins w:id="90686" w:author="קלוד" w:date="2026-10-11T12:23:38Z">
        <w:r>
          <w:rPr>
            <w:color w:val="7B3F00"/>
          </w:rPr>
          <w:t xml:space="preserve">ברכה רביעית בברכת המזון - ר"ע ור"א</w:t>
        </w:r>
      </w:ins>
    </w:p>
    <w:p>
      <w:pPr>
        <w:pStyle w:val="38"/>
        <w:rPr>
          <w:ins w:id="98806" w:author="מנוע מכני" w:date="2026-10-11T12:04:39Z"/>
        </w:rPr>
      </w:pPr>
      <w:r w:rsidRPr="00017C1D">
        <w:t xml:space="preserve">ותו </w:t>
      </w:r>
      <w:ins w:id="93457" w:author="מנוע מכני" w:date="2026-10-11T12:04:39Z">
        <w:r>
          <w:t xml:space="preserve">אין</w:t>
        </w:r>
      </w:ins>
      <w:del w:id="93458" w:author="מנוע מכני" w:date="2026-10-11T12:04:39Z">
        <w:r w:rsidRPr="00017C1D">
          <w:delText xml:space="preserve">ליכא</w:delText>
        </w:r>
      </w:del>
      <w:r w:rsidRPr="00017C1D">
        <w:t xml:space="preserve">? והתנן, ר"ע</w:t>
      </w:r>
      <w:del w:id="101650" w:author="מנוע מכני" w:date="2026-10-11T12:04:39Z">
        <w:r w:rsidRPr="00017C1D">
          <w:delText xml:space="preserve"> אומר</w:delText>
        </w:r>
      </w:del>
      <w:r w:rsidRPr="00017C1D">
        <w:t xml:space="preserve">:</w:t>
      </w:r>
    </w:p>
    <w:p w:rsidR="00E403F0" w:rsidRPr="00017C1D" w:rsidRDefault="00E403F0" w:rsidP="00E403F0">
      <w:pPr>
        <w:rPr>
          <w:rFonts w:ascii="FontbitDavid" w:hAnsi="FontbitDavid"/>
          <w:spacing w:val="-4"/>
          <w:sz w:val="24"/>
          <w:rtl/>
        </w:rPr>
      </w:pPr>
      <w:del w:id="98807"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אומרה ברכה רביעית בפני עצמה, </w:t>
      </w:r>
      <w:r w:rsidRPr="00017C1D">
        <w:rPr>
          <w:rStyle w:val="2fb"/>
          <w:rFonts w:ascii="FontbitDavid" w:hAnsi="FontbitDavid"/>
          <w:spacing w:val="-4"/>
          <w:sz w:val="24"/>
          <w:rtl/>
        </w:rPr>
        <w:t xml:space="preserve">ר' אליעזר</w:t>
      </w:r>
      <w:r w:rsidRPr="00017C1D">
        <w:rPr>
          <w:rFonts w:ascii="FontbitDavid" w:hAnsi="FontbitDavid"/>
          <w:spacing w:val="-4"/>
          <w:sz w:val="24"/>
          <w:rtl/>
        </w:rPr>
        <w:t xml:space="preserve"> אומר: אומרה בהודאה.</w:t>
      </w:r>
    </w:p>
    <w:p>
      <w:pPr>
        <w:pStyle w:val="38"/>
        <w:rPr>
          <w:ins w:id="98808" w:author="מנוע מכני" w:date="2026-10-11T12:04:39Z"/>
        </w:rPr>
      </w:pPr>
      <w:r w:rsidRPr="00B078C3">
        <w:t xml:space="preserve">וא"ר אלעזר:</w:t>
      </w:r>
    </w:p>
    <w:p w:rsidR="00E403F0" w:rsidRDefault="00E403F0" w:rsidP="00E403F0">
      <w:pPr>
        <w:rPr>
          <w:rFonts w:ascii="FontbitDavid" w:hAnsi="FontbitDavid"/>
          <w:sz w:val="24"/>
          <w:rtl/>
        </w:rPr>
      </w:pPr>
      <w:del w:id="988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w:t>
      </w:r>
      <w:r w:rsidRPr="00B078C3">
        <w:rPr>
          <w:rStyle w:val="2fb"/>
          <w:rFonts w:ascii="FontbitDavid" w:hAnsi="FontbitDavid"/>
          <w:sz w:val="24"/>
          <w:rtl/>
        </w:rPr>
        <w:t xml:space="preserve">כר"א</w:t>
      </w:r>
      <w:r w:rsidRPr="00B078C3">
        <w:rPr>
          <w:rFonts w:ascii="FontbitDavid" w:hAnsi="FontbitDavid"/>
          <w:sz w:val="24"/>
          <w:rtl/>
        </w:rPr>
        <w:t xml:space="preserve">! </w:t>
      </w:r>
    </w:p>
    <w:p>
      <w:pPr>
        <w:pStyle w:val="38"/>
        <w:rPr>
          <w:ins w:id="98810" w:author="מנוע מכני" w:date="2026-10-11T12:04:39Z"/>
        </w:rPr>
      </w:pPr>
      <w:r w:rsidRPr="00B078C3">
        <w:t xml:space="preserve">א"ר אבא:</w:t>
      </w:r>
    </w:p>
    <w:p w:rsidR="00E403F0" w:rsidRPr="00B078C3" w:rsidRDefault="00E403F0" w:rsidP="00E403F0">
      <w:pPr>
        <w:pStyle w:val="a3"/>
        <w:rPr>
          <w:rtl/>
        </w:rPr>
      </w:pPr>
      <w:del w:id="98811" w:author="מנוע מכני" w:date="2026-10-11T12:04:39Z">
        <w:r w:rsidRPr="00B078C3">
          <w:rPr>
            <w:rtl/>
          </w:rPr>
          <w:delText xml:space="preserve"> </w:delText>
        </w:r>
      </w:del>
      <w:r w:rsidRPr="00B078C3">
        <w:rPr>
          <w:rtl/>
        </w:rPr>
        <w:t xml:space="preserve">ההוא דאמר משום </w:t>
      </w:r>
      <w:r w:rsidRPr="00B078C3">
        <w:rPr>
          <w:rStyle w:val="2fb"/>
          <w:rtl/>
        </w:rPr>
        <w:t xml:space="preserve">ר</w:t>
      </w:r>
      <w:r>
        <w:rPr>
          <w:rStyle w:val="2fb"/>
          <w:rFonts w:hint="cs"/>
          <w:rtl/>
        </w:rPr>
        <w:t xml:space="preserve">ח</w:t>
      </w:r>
      <w:ins w:id="90225" w:author="מנוע מכני" w:date="2026-10-11T12:04:39Z">
        <w:r>
          <w:rPr>
            <w:rStyle w:val="2fb"/>
            <w:rFonts w:hint="cs"/>
            <w:rtl/>
          </w:rPr>
          <w:t xml:space="preserve">ב"ג</w:t>
        </w:r>
      </w:ins>
      <w:del w:id="90226" w:author="מנוע מכני" w:date="2026-10-11T12:04:39Z">
        <w:r>
          <w:rPr>
            <w:rFonts w:hint="cs"/>
            <w:rtl/>
          </w:rPr>
          <w:delText xml:space="preserve">ב''ג</w:delText>
        </w:r>
      </w:del>
      <w:r>
        <w:rPr>
          <w:rFonts w:hint="cs"/>
          <w:rtl/>
        </w:rPr>
        <w:t xml:space="preserve"> </w:t>
      </w:r>
      <w:r>
        <w:rPr>
          <w:rFonts w:hint="cs"/>
          <w:rtl/>
        </w:rPr>
        <w:t xml:space="preserve">דתניא</w:t>
      </w:r>
      <w:r>
        <w:rPr>
          <w:rFonts w:hint="cs"/>
          <w:rtl/>
        </w:rPr>
        <w:t xml:space="preserve"> </w:t>
      </w:r>
      <w:ins w:id="90227" w:author="מנוע מכני" w:date="2026-10-11T12:04:39Z">
        <w:r>
          <w:rPr>
            <w:rStyle w:val="2fb"/>
            <w:rFonts w:hint="cs"/>
            <w:rtl/>
          </w:rPr>
          <w:t xml:space="preserve">ר"ע</w:t>
        </w:r>
      </w:ins>
      <w:del w:id="90228" w:author="מנוע מכני" w:date="2026-10-11T12:04:39Z">
        <w:r>
          <w:rPr>
            <w:rFonts w:hint="cs"/>
            <w:rtl/>
          </w:rPr>
          <w:delText xml:space="preserve">ר''ע</w:delText>
        </w:r>
      </w:del>
      <w:r>
        <w:rPr>
          <w:rFonts w:hint="cs"/>
          <w:rtl/>
        </w:rPr>
        <w:t xml:space="preserve">:</w:t>
      </w:r>
      <w:r w:rsidRPr="00B078C3">
        <w:rPr>
          <w:rtl/>
        </w:rPr>
        <w:t xml:space="preserve"> אומרה ברכה רביעית בפני עצמה, </w:t>
      </w:r>
      <w:r w:rsidRPr="00B078C3">
        <w:rPr>
          <w:rStyle w:val="2fb"/>
          <w:rtl/>
        </w:rPr>
        <w:t xml:space="preserve">ר</w:t>
      </w:r>
      <w:r>
        <w:rPr>
          <w:rStyle w:val="2fb"/>
          <w:rFonts w:hint="cs"/>
          <w:rtl/>
        </w:rPr>
        <w:t xml:space="preserve">ח</w:t>
      </w:r>
      <w:ins w:id="90229" w:author="מנוע מכני" w:date="2026-10-11T12:04:39Z">
        <w:r>
          <w:rPr>
            <w:rStyle w:val="2fb"/>
            <w:rFonts w:hint="cs"/>
            <w:rtl/>
          </w:rPr>
          <w:t xml:space="preserve">ב"ג</w:t>
        </w:r>
      </w:ins>
      <w:del w:id="90230" w:author="מנוע מכני" w:date="2026-10-11T12:04:39Z">
        <w:r>
          <w:rPr>
            <w:rFonts w:hint="cs"/>
            <w:rtl/>
          </w:rPr>
          <w:delText xml:space="preserve">ב''ג</w:delText>
        </w:r>
      </w:del>
      <w:r>
        <w:rPr>
          <w:rFonts w:hint="cs"/>
          <w:rtl/>
        </w:rPr>
        <w:t xml:space="preserve">:</w:t>
      </w:r>
      <w:ins w:id="96551" w:author="מנוע מכני" w:date="2026-10-11T12:04:39Z">
        <w:r>
          <w:rPr>
            <w:rFonts w:hint="cs"/>
            <w:rtl/>
          </w:rPr>
          <w:t xml:space="preserve"> </w:t>
        </w:r>
      </w:ins>
      <w:del w:id="96552" w:author="מנוע מכני" w:date="2026-10-11T12:04:39Z">
        <w:r>
          <w:rPr>
            <w:rFonts w:hint="cs"/>
            <w:rtl/>
          </w:rPr>
          <w:delText xml:space="preserve"> </w:delText>
        </w:r>
        <w:r w:rsidRPr="00B078C3">
          <w:rPr>
            <w:rtl/>
          </w:rPr>
          <w:delText xml:space="preserve"> </w:delText>
        </w:r>
      </w:del>
      <w:r w:rsidRPr="00B078C3">
        <w:rPr>
          <w:rtl/>
        </w:rPr>
        <w:t xml:space="preserve">אומרה בהודאה.</w:t>
      </w:r>
    </w:p>
    <w:p w:rsidR="00E403F0" w:rsidRDefault="00E403F0" w:rsidP="00E403F0">
      <w:pPr>
        <w:pStyle w:val="afff3"/>
        <w:framePr w:wrap="around"/>
        <w:rPr>
          <w:rtl/>
        </w:rPr>
      </w:pPr>
      <w:r>
        <w:rPr>
          <w:rFonts w:hint="cs"/>
          <w:rtl/>
        </w:rPr>
        <w:t>ח:</w:t>
      </w:r>
    </w:p>
    <w:p w:rsidR="00E403F0" w:rsidRDefault="00E403F0" w:rsidP="00E403F0">
      <w:pPr>
        <w:rPr>
          <w:rFonts w:ascii="FontbitDavid" w:hAnsi="FontbitDavid"/>
          <w:sz w:val="24"/>
          <w:rtl/>
        </w:rPr>
      </w:pPr>
      <w:r w:rsidRPr="00B078C3">
        <w:rPr>
          <w:rFonts w:ascii="FontbitDavid" w:hAnsi="FontbitDavid"/>
          <w:sz w:val="24"/>
          <w:rtl/>
        </w:rPr>
        <w:t>ו</w:t>
      </w:r>
      <w:r>
        <w:rPr>
          <w:rFonts w:ascii="FontbitDavid" w:hAnsi="FontbitDavid" w:hint="cs"/>
          <w:sz w:val="24"/>
          <w:rtl/>
        </w:rPr>
        <w:t xml:space="preserve">אפי' דמבוגר ממנו הרבה- משום </w:t>
      </w:r>
      <w:ins w:id="98165" w:author="מנוע מכני" w:date="2026-10-11T12:04:39Z">
        <w:r>
          <w:rPr>
            <w:rFonts w:ascii="FontbitDavid" w:hAnsi="FontbitDavid" w:hint="cs"/>
            <w:sz w:val="24"/>
            <w:rtl/>
          </w:rPr>
          <w:t xml:space="preserve">דעומד</w:t>
        </w:r>
      </w:ins>
      <w:del w:id="98166" w:author="מנוע מכני" w:date="2026-10-11T12:04:39Z">
        <w:r>
          <w:rPr>
            <w:rFonts w:ascii="FontbitDavid" w:hAnsi="FontbitDavid" w:hint="cs"/>
            <w:sz w:val="24"/>
            <w:rtl/>
          </w:rPr>
          <w:delText xml:space="preserve">דקאי</w:delText>
        </w:r>
      </w:del>
      <w:r>
        <w:rPr>
          <w:rFonts w:ascii="FontbitDavid" w:hAnsi="FontbitDavid" w:hint="cs"/>
          <w:sz w:val="24"/>
          <w:rtl/>
        </w:rPr>
        <w:t xml:space="preserve"> </w:t>
      </w:r>
      <w:r>
        <w:rPr>
          <w:rStyle w:val="2fb"/>
          <w:rFonts w:ascii="FontbitDavid" w:hAnsi="FontbitDavid" w:hint="cs"/>
          <w:sz w:val="24"/>
          <w:rtl/>
        </w:rPr>
        <w:t xml:space="preserve">רח</w:t>
      </w:r>
      <w:ins w:id="90231" w:author="מנוע מכני" w:date="2026-10-11T12:04:39Z">
        <w:r>
          <w:rPr>
            <w:rStyle w:val="2fb"/>
            <w:rFonts w:ascii="FontbitDavid" w:hAnsi="FontbitDavid" w:hint="cs"/>
            <w:sz w:val="24"/>
            <w:rtl/>
          </w:rPr>
          <w:t xml:space="preserve">ב"ג</w:t>
        </w:r>
      </w:ins>
      <w:del w:id="90232" w:author="מנוע מכני" w:date="2026-10-11T12:04:39Z">
        <w:r>
          <w:rPr>
            <w:rFonts w:ascii="FontbitDavid" w:hAnsi="FontbitDavid" w:hint="cs"/>
            <w:sz w:val="24"/>
            <w:rtl/>
          </w:rPr>
          <w:delText xml:space="preserve">ב''ג</w:delText>
        </w:r>
      </w:del>
      <w:r>
        <w:rPr>
          <w:rFonts w:ascii="FontbitDavid" w:hAnsi="FontbitDavid" w:hint="cs"/>
          <w:sz w:val="24"/>
          <w:rtl/>
        </w:rPr>
        <w:t xml:space="preserve"> בשיטתו </w:t>
      </w:r>
    </w:p>
    <w:p>
      <w:pPr>
        <w:pStyle w:val="afffff8"/>
        <w:rPr>
          <w:ins w:id="90683" w:author="קלוד" w:date="2026-10-11T12:23:38Z"/>
        </w:rPr>
      </w:pPr>
      <w:ins w:id="90684" w:author="קלוד" w:date="2026-10-11T12:23:38Z">
        <w:r>
          <w:rPr>
            <w:color w:val="7B3F00"/>
          </w:rPr>
          <w:t xml:space="preserve">נעילה ביוה"כ - רחב"ג משום אבותיו</w:t>
        </w:r>
      </w:ins>
    </w:p>
    <w:p>
      <w:pPr>
        <w:pStyle w:val="38"/>
        <w:rPr>
          <w:ins w:id="98812" w:author="מנוע מכני" w:date="2026-10-11T12:04:39Z"/>
        </w:rPr>
      </w:pPr>
      <w:r>
        <w:t xml:space="preserve">והך </w:t>
      </w:r>
      <w:r>
        <w:t xml:space="preserve">דתניא</w:t>
      </w:r>
      <w:r w:rsidRPr="00B078C3">
        <w:t xml:space="preserve">:</w:t>
      </w:r>
    </w:p>
    <w:p w:rsidR="00E403F0" w:rsidRPr="00B078C3" w:rsidRDefault="00E403F0" w:rsidP="00E403F0">
      <w:pPr>
        <w:ind w:firstLine="0"/>
        <w:rPr>
          <w:rFonts w:ascii="FontbitDavid" w:hAnsi="FontbitDavid"/>
          <w:sz w:val="24"/>
          <w:rtl/>
        </w:rPr>
      </w:pPr>
      <w:del w:id="9881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אור יוה"כ - מתפלל שבע ומתודה, שחרית - מתפלל שבע ומתודה, מוסף - מתפלל שבע ומתודה, מנחה - מתפלל שבע ומתודה, בנעילה - מתפלל שבע ומתודה, בערבית - מתפלל שבע מעין שמנה עשרה.</w:t>
      </w:r>
    </w:p>
    <w:p w:rsidR="00E403F0" w:rsidRPr="00B078C3" w:rsidRDefault="00E403F0" w:rsidP="00E403F0">
      <w:pPr>
        <w:ind w:firstLine="0"/>
        <w:rPr>
          <w:rFonts w:ascii="FontbitDavid" w:hAnsi="FontbitDavid"/>
          <w:sz w:val="24"/>
          <w:rtl/>
        </w:rPr>
      </w:pPr>
      <w:r>
        <w:rPr>
          <w:rStyle w:val="2fb"/>
          <w:rFonts w:ascii="FontbitDavid" w:hAnsi="FontbitDavid" w:hint="cs"/>
          <w:sz w:val="24"/>
          <w:rtl/>
        </w:rPr>
        <w:t xml:space="preserve">רח</w:t>
      </w:r>
      <w:ins w:id="90233" w:author="מנוע מכני" w:date="2026-10-11T12:04:39Z">
        <w:r>
          <w:rPr>
            <w:rStyle w:val="2fb"/>
            <w:rFonts w:ascii="FontbitDavid" w:hAnsi="FontbitDavid" w:hint="cs"/>
            <w:sz w:val="24"/>
            <w:rtl/>
          </w:rPr>
          <w:t xml:space="preserve">ב"ג</w:t>
        </w:r>
      </w:ins>
      <w:del w:id="90234" w:author="מנוע מכני" w:date="2026-10-11T12:04:39Z">
        <w:r>
          <w:rPr>
            <w:rFonts w:ascii="FontbitDavid" w:hAnsi="FontbitDavid" w:hint="cs"/>
            <w:sz w:val="24"/>
            <w:rtl/>
          </w:rPr>
          <w:delText xml:space="preserve">ב''ג</w:delText>
        </w:r>
      </w:del>
      <w:r>
        <w:rPr>
          <w:rFonts w:ascii="FontbitDavid" w:hAnsi="FontbitDavid" w:hint="cs"/>
          <w:sz w:val="24"/>
          <w:rtl/>
        </w:rPr>
        <w:t xml:space="preserve"> </w:t>
      </w:r>
      <w:r w:rsidRPr="00B078C3">
        <w:rPr>
          <w:rFonts w:ascii="FontbitDavid" w:hAnsi="FontbitDavid"/>
          <w:sz w:val="24"/>
          <w:rtl/>
        </w:rPr>
        <w:t>משום אבותיו אומר: מתפלל שמנה עשרה, מפני שצ"ל הבדלה בחונן הדעת.</w:t>
      </w:r>
    </w:p>
    <w:p>
      <w:pPr>
        <w:pStyle w:val="38"/>
        <w:rPr>
          <w:ins w:id="98814" w:author="מנוע מכני" w:date="2026-10-11T12:04:39Z"/>
        </w:rPr>
      </w:pPr>
      <w:r w:rsidRPr="00C96107">
        <w:t>א</w:t>
      </w:r>
      <w:r>
        <w:t xml:space="preserve">רנ</w:t>
      </w:r>
      <w:ins w:id="90235" w:author="מנוע מכני" w:date="2026-10-11T12:04:39Z">
        <w:r>
          <w:t xml:space="preserve">ב"י</w:t>
        </w:r>
      </w:ins>
      <w:del w:id="90236" w:author="מנוע מכני" w:date="2026-10-11T12:04:39Z">
        <w:r>
          <w:delText xml:space="preserve">ב''י</w:delText>
        </w:r>
      </w:del>
      <w:r>
        <w:t xml:space="preserve">:</w:t>
      </w:r>
    </w:p>
    <w:p w:rsidR="00E403F0" w:rsidRPr="00C96107" w:rsidRDefault="00E403F0" w:rsidP="00E403F0">
      <w:pPr>
        <w:pStyle w:val="a2"/>
        <w:numPr>
          <w:ilvl w:val="0"/>
          <w:numId w:val="3"/>
        </w:numPr>
        <w:ind w:left="714" w:hanging="357"/>
        <w:rPr>
          <w:rtl/>
        </w:rPr>
      </w:pPr>
      <w:del w:id="98815" w:author="מנוע מכני" w:date="2026-10-11T12:04:39Z">
        <w:r w:rsidRPr="00C96107">
          <w:rPr>
            <w:rtl/>
          </w:rPr>
          <w:delText xml:space="preserve"> </w:delText>
        </w:r>
      </w:del>
      <w:ins w:id="98167" w:author="מנוע מכני" w:date="2026-10-11T12:04:39Z">
        <w:r>
          <w:rPr>
            <w:rtl/>
          </w:rPr>
          <w:t xml:space="preserve">הוא</w:t>
        </w:r>
      </w:ins>
      <w:del w:id="98168" w:author="מנוע מכני" w:date="2026-10-11T12:04:39Z">
        <w:r w:rsidRPr="00C96107">
          <w:rPr>
            <w:rtl/>
          </w:rPr>
          <w:delText xml:space="preserve">איהו</w:delText>
        </w:r>
      </w:del>
      <w:r w:rsidRPr="00C96107">
        <w:rPr>
          <w:rtl/>
        </w:rPr>
        <w:t xml:space="preserve"> </w:t>
      </w:r>
      <w:r w:rsidRPr="00C96107">
        <w:rPr>
          <w:rtl/>
        </w:rPr>
        <w:t xml:space="preserve">אמר</w:t>
      </w:r>
      <w:r w:rsidRPr="00C96107">
        <w:rPr>
          <w:rtl/>
        </w:rPr>
        <w:t xml:space="preserve"> משום אבותיו, </w:t>
      </w:r>
      <w:ins w:id="94919" w:author="מנוע מכני" w:date="2026-10-11T12:04:39Z">
        <w:r>
          <w:rPr>
            <w:rtl/>
          </w:rPr>
          <w:t xml:space="preserve">ולו</w:t>
        </w:r>
      </w:ins>
      <w:del w:id="94920" w:author="מנוע מכני" w:date="2026-10-11T12:04:39Z">
        <w:r w:rsidRPr="00C96107">
          <w:rPr>
            <w:rtl/>
          </w:rPr>
          <w:delText xml:space="preserve">וליה</w:delText>
        </w:r>
      </w:del>
      <w:r w:rsidRPr="00C96107">
        <w:rPr>
          <w:rtl/>
        </w:rPr>
        <w:t xml:space="preserve"> </w:t>
      </w:r>
      <w:r w:rsidRPr="00C96107">
        <w:rPr>
          <w:rtl/>
        </w:rPr>
        <w:t xml:space="preserve">לא</w:t>
      </w:r>
      <w:r w:rsidRPr="00C96107">
        <w:rPr>
          <w:rtl/>
        </w:rPr>
        <w:t xml:space="preserve"> </w:t>
      </w:r>
      <w:ins w:id="97637" w:author="מנוע מכני" w:date="2026-10-11T12:04:39Z">
        <w:r>
          <w:rPr>
            <w:rtl/>
          </w:rPr>
          <w:t xml:space="preserve">סבר</w:t>
        </w:r>
      </w:ins>
      <w:del w:id="97638" w:author="מנוע מכני" w:date="2026-10-11T12:04:39Z">
        <w:r w:rsidRPr="00C96107">
          <w:rPr>
            <w:rtl/>
          </w:rPr>
          <w:delText xml:space="preserve">ס"ל</w:delText>
        </w:r>
      </w:del>
      <w:r w:rsidRPr="00C96107">
        <w:rPr>
          <w:rtl/>
        </w:rPr>
        <w:t xml:space="preserve">.</w:t>
      </w:r>
    </w:p>
    <w:p w:rsidR="00E403F0" w:rsidRPr="00B078C3" w:rsidRDefault="00E403F0" w:rsidP="00E403F0">
      <w:pPr>
        <w:rPr>
          <w:rFonts w:ascii="FontbitDavid" w:hAnsi="FontbitDavid"/>
          <w:sz w:val="24"/>
          <w:rtl/>
        </w:rPr>
      </w:pPr>
    </w:p>
    <w:p>
      <w:pPr>
        <w:pStyle w:val="afffff8"/>
        <w:rPr>
          <w:ins w:id="90681" w:author="קלוד" w:date="2026-10-11T12:23:38Z"/>
        </w:rPr>
      </w:pPr>
      <w:ins w:id="90682" w:author="קלוד" w:date="2026-10-11T12:23:38Z">
        <w:r>
          <w:rPr>
            <w:color w:val="7B3F00"/>
          </w:rPr>
          <w:t xml:space="preserve">קטפא פירא - האם ר"א</w:t>
        </w:r>
      </w:ins>
    </w:p>
    <w:p>
      <w:pPr>
        <w:pStyle w:val="38"/>
        <w:rPr>
          <w:ins w:id="98816" w:author="מנוע מכני" w:date="2026-10-11T12:04:39Z"/>
        </w:rPr>
      </w:pPr>
      <w:r w:rsidRPr="00B078C3">
        <w:t xml:space="preserve">א"ל</w:t>
      </w:r>
      <w:r w:rsidRPr="00B078C3">
        <w:t xml:space="preserve"> ר' ירמיה לר' זירא:</w:t>
      </w:r>
    </w:p>
    <w:p w:rsidR="00E403F0" w:rsidRDefault="00E403F0" w:rsidP="00E403F0">
      <w:pPr>
        <w:rPr>
          <w:rFonts w:ascii="FontbitDavid" w:hAnsi="FontbitDavid"/>
          <w:sz w:val="24"/>
          <w:rtl/>
        </w:rPr>
      </w:pPr>
      <w:del w:id="988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ואת </w:t>
      </w:r>
      <w:r w:rsidRPr="00B078C3">
        <w:rPr>
          <w:rFonts w:ascii="FontbitDavid" w:hAnsi="FontbitDavid"/>
          <w:sz w:val="24"/>
          <w:rtl/>
        </w:rPr>
        <w:t xml:space="preserve">לא</w:t>
      </w:r>
      <w:r w:rsidRPr="00B078C3">
        <w:rPr>
          <w:rFonts w:ascii="FontbitDavid" w:hAnsi="FontbitDavid"/>
          <w:sz w:val="24"/>
          <w:rtl/>
        </w:rPr>
        <w:t xml:space="preserve"> תסברא דמאן תנא קטפא פירא - </w:t>
      </w:r>
      <w:r w:rsidRPr="00B078C3">
        <w:rPr>
          <w:rStyle w:val="2fb"/>
          <w:rFonts w:ascii="FontbitDavid" w:hAnsi="FontbitDavid"/>
          <w:sz w:val="24"/>
          <w:rtl/>
        </w:rPr>
        <w:t xml:space="preserve">ר"א</w:t>
      </w:r>
      <w:r w:rsidRPr="00B078C3">
        <w:rPr>
          <w:rFonts w:ascii="FontbitDavid" w:hAnsi="FontbitDavid"/>
          <w:sz w:val="24"/>
          <w:rtl/>
        </w:rPr>
        <w:t xml:space="preserve"> הוא? </w:t>
      </w:r>
    </w:p>
    <w:p>
      <w:pPr>
        <w:pStyle w:val="38"/>
        <w:rPr>
          <w:ins w:id="98818" w:author="מנוע מכני" w:date="2026-10-11T12:04:39Z"/>
        </w:rPr>
      </w:pPr>
      <w:r w:rsidRPr="00B078C3">
        <w:t xml:space="preserve">והתנן, ר"א</w:t>
      </w:r>
      <w:del w:id="101651" w:author="מנוע מכני" w:date="2026-10-11T12:04:39Z">
        <w:r w:rsidRPr="00B078C3">
          <w:delText xml:space="preserve"> אומר</w:delText>
        </w:r>
      </w:del>
      <w:r w:rsidRPr="00B078C3">
        <w:t xml:space="preserve">:</w:t>
      </w:r>
    </w:p>
    <w:p w:rsidR="00E403F0" w:rsidRDefault="00E403F0" w:rsidP="00E403F0">
      <w:pPr>
        <w:ind w:hanging="94"/>
        <w:rPr>
          <w:rFonts w:ascii="FontbitDavid" w:hAnsi="FontbitDavid"/>
          <w:sz w:val="24"/>
          <w:rtl/>
        </w:rPr>
      </w:pPr>
      <w:del w:id="988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המעמיד בשרף ערלה - אסור! </w:t>
      </w:r>
    </w:p>
    <w:p w:rsidR="00E403F0" w:rsidRPr="00562274" w:rsidRDefault="00E403F0" w:rsidP="00E403F0">
      <w:pPr>
        <w:pStyle w:val="a2"/>
        <w:numPr>
          <w:ilvl w:val="0"/>
          <w:numId w:val="3"/>
        </w:numPr>
        <w:ind w:left="714" w:hanging="357"/>
        <w:rPr>
          <w:rtl/>
        </w:rPr>
      </w:pPr>
      <w:ins w:id="92921" w:author="מנוע מכני" w:date="2026-10-11T12:04:39Z">
        <w:r>
          <w:rPr>
            <w:rtl/>
          </w:rPr>
          <w:t xml:space="preserve">אפי'</w:t>
        </w:r>
      </w:ins>
      <w:del w:id="92922" w:author="מנוע מכני" w:date="2026-10-11T12:04:39Z">
        <w:r w:rsidRPr="00562274">
          <w:rPr>
            <w:rtl/>
          </w:rPr>
          <w:delText xml:space="preserve">אפילו</w:delText>
        </w:r>
      </w:del>
      <w:r w:rsidRPr="00562274">
        <w:rPr>
          <w:rtl/>
        </w:rPr>
        <w:t xml:space="preserve"> </w:t>
      </w:r>
      <w:ins w:id="97859" w:author="מנוע מכני" w:date="2026-10-11T12:04:39Z">
        <w:r>
          <w:rPr>
            <w:rtl/>
          </w:rPr>
          <w:t xml:space="preserve">תאמר</w:t>
        </w:r>
      </w:ins>
      <w:del w:id="97860" w:author="מנוע מכני" w:date="2026-10-11T12:04:39Z">
        <w:r w:rsidRPr="00562274">
          <w:rPr>
            <w:rtl/>
          </w:rPr>
          <w:delText xml:space="preserve">תימא</w:delText>
        </w:r>
      </w:del>
      <w:r w:rsidRPr="00562274">
        <w:rPr>
          <w:rtl/>
        </w:rPr>
        <w:t xml:space="preserve"> רבנן, </w:t>
      </w:r>
      <w:r w:rsidRPr="00562274">
        <w:rPr>
          <w:rFonts w:hint="cs"/>
          <w:rtl/>
        </w:rPr>
        <w:t xml:space="preserve">בקטפא דפירא מודו </w:t>
      </w:r>
      <w:r w:rsidRPr="00562274">
        <w:rPr>
          <w:rtl/>
        </w:rPr>
        <w:t xml:space="preserve">דתנן</w:t>
      </w:r>
      <w:r w:rsidRPr="00562274">
        <w:rPr>
          <w:rtl/>
        </w:rPr>
        <w:t xml:space="preserve">, א"ר יהושע: שמעתי בפירוש שהמעמיד בשרף העלין, בשרף העיקרין - מותר, בשרף הפגין - אסור, מפני שהוא פרי.</w:t>
      </w:r>
    </w:p>
    <w:p>
      <w:pPr>
        <w:pStyle w:val="38"/>
        <w:rPr>
          <w:ins w:id="98820" w:author="מנוע מכני" w:date="2026-10-11T12:04:39Z"/>
        </w:rPr>
      </w:pPr>
      <w:r w:rsidRPr="00500D7F">
        <w:lastRenderedPageBreak/>
        <w:t xml:space="preserve">וא</w:t>
      </w:r>
      <w:ins w:id="90237" w:author="מנוע מכני" w:date="2026-10-11T12:04:39Z">
        <w:r>
          <w:t xml:space="preserve">ב"א</w:t>
        </w:r>
      </w:ins>
      <w:del w:id="90238" w:author="מנוע מכני" w:date="2026-10-11T12:04:39Z">
        <w:r w:rsidRPr="00500D7F">
          <w:lastRenderedPageBreak/>
          <w:delText xml:space="preserve">ב''א</w:delText>
        </w:r>
      </w:del>
      <w:r w:rsidRPr="00562274">
        <w:t xml:space="preserve">:</w:t>
      </w:r>
    </w:p>
    <w:p w:rsidR="00E403F0" w:rsidRPr="00562274" w:rsidRDefault="00E403F0" w:rsidP="00E403F0">
      <w:pPr>
        <w:pStyle w:val="a2"/>
        <w:numPr>
          <w:ilvl w:val="0"/>
          <w:numId w:val="3"/>
        </w:numPr>
        <w:ind w:left="714" w:hanging="357"/>
        <w:rPr>
          <w:rtl/>
        </w:rPr>
      </w:pPr>
      <w:del w:id="98821" w:author="מנוע מכני" w:date="2026-10-11T12:04:39Z">
        <w:r w:rsidRPr="00562274">
          <w:rPr>
            <w:rtl/>
          </w:rPr>
          <w:delText xml:space="preserve"> </w:delText>
        </w:r>
      </w:del>
      <w:r>
        <w:rPr>
          <w:rFonts w:hint="cs"/>
          <w:rtl/>
        </w:rPr>
        <w:t xml:space="preserve">רבנן מודו באילן שאינו עושה פירות </w:t>
      </w:r>
      <w:r w:rsidRPr="00562274">
        <w:rPr>
          <w:rtl/>
        </w:rPr>
        <w:t xml:space="preserve">דקטפו זהו פריו,</w:t>
      </w:r>
      <w:ins w:id="96553" w:author="מנוע מכני" w:date="2026-10-11T12:04:39Z">
        <w:r>
          <w:rPr>
            <w:rtl/>
          </w:rPr>
          <w:t xml:space="preserve"> </w:t>
        </w:r>
      </w:ins>
      <w:del w:id="96554" w:author="מנוע מכני" w:date="2026-10-11T12:04:39Z">
        <w:r w:rsidRPr="00562274">
          <w:rPr>
            <w:rtl/>
          </w:rPr>
          <w:delText xml:space="preserve"> </w:delText>
        </w:r>
        <w:r>
          <w:rPr>
            <w:rFonts w:hint="cs"/>
            <w:rtl/>
          </w:rPr>
          <w:delText xml:space="preserve"> </w:delText>
        </w:r>
      </w:del>
    </w:p>
    <w:p>
      <w:pPr>
        <w:pStyle w:val="38"/>
        <w:rPr>
          <w:ins w:id="98822" w:author="מנוע מכני" w:date="2026-10-11T12:04:39Z"/>
        </w:rPr>
      </w:pPr>
      <w:r w:rsidRPr="00017C1D">
        <w:tab/>
      </w:r>
      <w:r w:rsidRPr="00017C1D">
        <w:tab/>
      </w:r>
      <w:del w:id="92841" w:author="מנוע מכני" w:date="2026-10-11T12:04:39Z">
        <w:r w:rsidRPr="00017C1D">
          <w:delText xml:space="preserve">   </w:delText>
        </w:r>
      </w:del>
      <w:r w:rsidRPr="00017C1D">
        <w:t xml:space="preserve">דתנן</w:t>
      </w:r>
      <w:r w:rsidRPr="00017C1D">
        <w:t xml:space="preserve"> ר"ש</w:t>
      </w:r>
      <w:del w:id="101652" w:author="מנוע מכני" w:date="2026-10-11T12:04:39Z">
        <w:r w:rsidRPr="00017C1D">
          <w:delText xml:space="preserve"> אומר</w:delText>
        </w:r>
      </w:del>
      <w:r w:rsidRPr="00017C1D">
        <w:t xml:space="preserve">:</w:t>
      </w:r>
    </w:p>
    <w:p w:rsidR="00E403F0" w:rsidRPr="00017C1D" w:rsidRDefault="00E403F0" w:rsidP="00E403F0">
      <w:pPr>
        <w:pStyle w:val="a3"/>
        <w:rPr>
          <w:spacing w:val="-6"/>
          <w:rtl/>
        </w:rPr>
      </w:pPr>
      <w:del w:id="98823" w:author="מנוע מכני" w:date="2026-10-11T12:04:39Z">
        <w:r w:rsidRPr="00017C1D">
          <w:rPr>
            <w:spacing w:val="-6"/>
            <w:rtl/>
          </w:rPr>
          <w:delText xml:space="preserve"> </w:delText>
        </w:r>
      </w:del>
      <w:r w:rsidRPr="00017C1D">
        <w:rPr>
          <w:spacing w:val="-6"/>
          <w:rtl/>
        </w:rPr>
        <w:t xml:space="preserve">אין לקטף שביעית, וחכ"א: יש לקטף שביעית, מפני שקטפו זהו פריו.</w:t>
      </w:r>
    </w:p>
    <w:p w:rsidR="00E403F0" w:rsidRDefault="00E403F0" w:rsidP="00E403F0">
      <w:pPr>
        <w:rPr>
          <w:rFonts w:ascii="FontbitDavid" w:hAnsi="FontbitDavid"/>
          <w:sz w:val="24"/>
          <w:rtl/>
        </w:rPr>
      </w:pPr>
      <w:r>
        <w:rPr>
          <w:rFonts w:ascii="FontbitDavid" w:hAnsi="FontbitDavid" w:hint="cs"/>
          <w:sz w:val="24"/>
          <w:rtl/>
        </w:rPr>
        <w:t>ו</w:t>
      </w:r>
      <w:r w:rsidRPr="00B078C3">
        <w:rPr>
          <w:rFonts w:ascii="FontbitDavid" w:hAnsi="FontbitDavid"/>
          <w:sz w:val="24"/>
          <w:rtl/>
        </w:rPr>
        <w:t xml:space="preserve">חכמים? </w:t>
      </w:r>
      <w:ins w:id="93461" w:author="מנוע מכני" w:date="2026-10-11T12:04:39Z">
        <w:r>
          <w:rPr>
            <w:rFonts w:ascii="FontbitDavid" w:hAnsi="FontbitDavid"/>
            <w:sz w:val="24"/>
            <w:rtl/>
          </w:rPr>
          <w:t xml:space="preserve">לא</w:t>
        </w:r>
      </w:ins>
      <w:del w:id="93462"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רבנן </w:t>
      </w:r>
      <w:ins w:id="93459" w:author="מנוע מכני" w:date="2026-10-11T12:04:39Z">
        <w:r>
          <w:rPr>
            <w:rFonts w:ascii="FontbitDavid" w:hAnsi="FontbitDavid"/>
            <w:sz w:val="24"/>
            <w:rtl/>
          </w:rPr>
          <w:t xml:space="preserve">דחלקו</w:t>
        </w:r>
      </w:ins>
      <w:del w:id="93460" w:author="מנוע מכני" w:date="2026-10-11T12:04:39Z">
        <w:r w:rsidRPr="00B078C3">
          <w:rPr>
            <w:rFonts w:ascii="FontbitDavid" w:hAnsi="FontbitDavid"/>
            <w:sz w:val="24"/>
            <w:rtl/>
          </w:rPr>
          <w:delText xml:space="preserve">דפליגי</w:delText>
        </w:r>
      </w:del>
      <w:r w:rsidRPr="00B078C3">
        <w:rPr>
          <w:rFonts w:ascii="FontbitDavid" w:hAnsi="FontbitDavid"/>
          <w:sz w:val="24"/>
          <w:rtl/>
        </w:rPr>
        <w:t xml:space="preserve"> </w:t>
      </w:r>
      <w:ins w:id="94921" w:author="מנוע מכני" w:date="2026-10-11T12:04:39Z">
        <w:r>
          <w:rPr>
            <w:rFonts w:ascii="FontbitDavid" w:hAnsi="FontbitDavid"/>
            <w:sz w:val="24"/>
            <w:rtl/>
          </w:rPr>
          <w:t xml:space="preserve">עליו</w:t>
        </w:r>
      </w:ins>
      <w:del w:id="9492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w:t>
      </w:r>
      <w:r w:rsidRPr="00B078C3">
        <w:rPr>
          <w:rStyle w:val="2fb"/>
          <w:rFonts w:ascii="FontbitDavid" w:hAnsi="FontbitDavid"/>
          <w:sz w:val="24"/>
          <w:rtl/>
        </w:rPr>
        <w:t xml:space="preserve">דר"א</w:t>
      </w:r>
      <w:r w:rsidRPr="00B078C3">
        <w:rPr>
          <w:rFonts w:ascii="FontbitDavid" w:hAnsi="FontbitDavid"/>
          <w:sz w:val="24"/>
          <w:rtl/>
        </w:rPr>
        <w:t xml:space="preserve">? </w:t>
      </w:r>
    </w:p>
    <w:p>
      <w:pPr>
        <w:pStyle w:val="38"/>
        <w:rPr>
          <w:ins w:id="98824" w:author="מנוע מכני" w:date="2026-10-11T12:04:39Z"/>
        </w:rPr>
      </w:pPr>
      <w:r w:rsidRPr="00562274">
        <w:t xml:space="preserve">א"ל</w:t>
      </w:r>
      <w:r w:rsidRPr="00562274">
        <w:t xml:space="preserve"> ההוא סבא, </w:t>
      </w:r>
      <w:ins w:id="94923" w:author="מנוע מכני" w:date="2026-10-11T12:04:39Z">
        <w:r>
          <w:t xml:space="preserve">כך</w:t>
        </w:r>
      </w:ins>
      <w:del w:id="94924" w:author="מנוע מכני" w:date="2026-10-11T12:04:39Z">
        <w:r w:rsidRPr="00562274">
          <w:delText xml:space="preserve">הכי</w:delText>
        </w:r>
      </w:del>
      <w:r w:rsidRPr="00562274">
        <w:t xml:space="preserve"> </w:t>
      </w:r>
      <w:r w:rsidRPr="00562274">
        <w:t xml:space="preserve">אר</w:t>
      </w:r>
      <w:ins w:id="90239" w:author="מנוע מכני" w:date="2026-10-11T12:04:39Z">
        <w:r>
          <w:t xml:space="preserve">י"ו</w:t>
        </w:r>
      </w:ins>
      <w:del w:id="90240" w:author="מנוע מכני" w:date="2026-10-11T12:04:39Z">
        <w:r w:rsidRPr="00562274">
          <w:delText xml:space="preserve">י''ו</w:delText>
        </w:r>
      </w:del>
      <w:r w:rsidRPr="00562274">
        <w:t xml:space="preserve">:</w:t>
      </w:r>
    </w:p>
    <w:p w:rsidR="00E403F0" w:rsidRPr="00562274" w:rsidRDefault="00E403F0" w:rsidP="00E403F0">
      <w:pPr>
        <w:pStyle w:val="a2"/>
        <w:numPr>
          <w:ilvl w:val="0"/>
          <w:numId w:val="3"/>
        </w:numPr>
        <w:ind w:left="714" w:hanging="357"/>
        <w:rPr>
          <w:rtl/>
        </w:rPr>
      </w:pPr>
      <w:del w:id="98825" w:author="מנוע מכני" w:date="2026-10-11T12:04:39Z">
        <w:r w:rsidRPr="00562274">
          <w:rPr>
            <w:rtl/>
          </w:rPr>
          <w:delText xml:space="preserve"> </w:delText>
        </w:r>
      </w:del>
      <w:r w:rsidRPr="00562274">
        <w:rPr>
          <w:rtl/>
        </w:rPr>
        <w:t xml:space="preserve">מאן חכמים </w:t>
      </w:r>
      <w:r w:rsidRPr="00562274">
        <w:rPr>
          <w:rStyle w:val="2fb"/>
          <w:rtl/>
        </w:rPr>
        <w:t xml:space="preserve">ר"א</w:t>
      </w:r>
      <w:r w:rsidRPr="00562274">
        <w:rPr>
          <w:rtl/>
        </w:rPr>
        <w:t xml:space="preserve"> דאמר קטפו זהו פריו.</w:t>
      </w:r>
    </w:p>
    <w:p w:rsidR="00E403F0" w:rsidRDefault="00E403F0" w:rsidP="00E403F0">
      <w:pPr>
        <w:ind w:firstLine="0"/>
        <w:rPr>
          <w:rFonts w:ascii="FontbitDavid" w:hAnsi="FontbitDavid"/>
          <w:sz w:val="24"/>
          <w:rtl/>
        </w:rPr>
      </w:pPr>
      <w:r>
        <w:rPr>
          <w:rFonts w:ascii="FontbitDavid" w:hAnsi="FontbitDavid" w:hint="cs"/>
          <w:sz w:val="24"/>
          <w:rtl/>
        </w:rPr>
        <w:t>ו</w:t>
      </w:r>
      <w:r>
        <w:rPr>
          <w:rFonts w:ascii="FontbitDavid" w:hAnsi="FontbitDavid"/>
          <w:sz w:val="24"/>
          <w:rtl/>
        </w:rPr>
        <w:t xml:space="preserve">לדבריהם דרבנן </w:t>
      </w:r>
      <w:r>
        <w:rPr>
          <w:rFonts w:ascii="FontbitDavid" w:hAnsi="FontbitDavid" w:hint="cs"/>
          <w:sz w:val="24"/>
          <w:rtl/>
        </w:rPr>
        <w:t>אמר</w:t>
      </w:r>
      <w:r w:rsidRPr="00B078C3">
        <w:rPr>
          <w:rFonts w:ascii="FontbitDavid" w:hAnsi="FontbitDavid"/>
          <w:sz w:val="24"/>
          <w:rtl/>
        </w:rPr>
        <w:t xml:space="preserve">, </w:t>
      </w:r>
      <w:ins w:id="94925" w:author="מנוע מכני" w:date="2026-10-11T12:04:39Z">
        <w:r>
          <w:rPr>
            <w:rFonts w:ascii="FontbitDavid" w:hAnsi="FontbitDavid"/>
            <w:sz w:val="24"/>
            <w:rtl/>
          </w:rPr>
          <w:t xml:space="preserve">לי</w:t>
        </w:r>
      </w:ins>
      <w:del w:id="94926" w:author="מנוע מכני" w:date="2026-10-11T12:04:39Z">
        <w:r w:rsidRPr="00B078C3">
          <w:rPr>
            <w:rFonts w:ascii="FontbitDavid" w:hAnsi="FontbitDavid"/>
            <w:sz w:val="24"/>
            <w:rtl/>
          </w:rPr>
          <w:delText xml:space="preserve">לדידי</w:delText>
        </w:r>
      </w:del>
      <w:r w:rsidRPr="00B078C3">
        <w:rPr>
          <w:rFonts w:ascii="FontbitDavid" w:hAnsi="FontbitDavid"/>
          <w:sz w:val="24"/>
          <w:rtl/>
        </w:rPr>
        <w:t xml:space="preserve"> - אפי' אילן העושה פירות </w:t>
      </w:r>
      <w:ins w:id="93463" w:author="מנוע מכני" w:date="2026-10-11T12:04:39Z">
        <w:r>
          <w:rPr>
            <w:rFonts w:ascii="FontbitDavid" w:hAnsi="FontbitDavid"/>
            <w:sz w:val="24"/>
            <w:rtl/>
          </w:rPr>
          <w:t xml:space="preserve">גם</w:t>
        </w:r>
      </w:ins>
      <w:del w:id="9346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קטפו זהו פריו, </w:t>
      </w:r>
    </w:p>
    <w:p w:rsidR="00E403F0" w:rsidRPr="00B078C3" w:rsidRDefault="00E403F0" w:rsidP="00E403F0">
      <w:pPr>
        <w:ind w:firstLine="0"/>
        <w:rPr>
          <w:rFonts w:ascii="FontbitDavid" w:hAnsi="FontbitDavid"/>
          <w:sz w:val="24"/>
          <w:rtl/>
        </w:rPr>
      </w:pPr>
      <w:r>
        <w:rPr>
          <w:rFonts w:ascii="FontbitDavid" w:hAnsi="FontbitDavid"/>
          <w:sz w:val="24"/>
          <w:rtl/>
        </w:rPr>
        <w:t xml:space="preserve">לדידכו - אודו לי</w:t>
      </w:r>
      <w:ins w:id="96555" w:author="מנוע מכני" w:date="2026-10-11T12:04:39Z">
        <w:r>
          <w:rPr>
            <w:rFonts w:ascii="FontbitDavid" w:hAnsi="FontbitDavid"/>
            <w:sz w:val="24"/>
            <w:rtl/>
          </w:rPr>
          <w:t xml:space="preserve"> </w:t>
        </w:r>
      </w:ins>
      <w:del w:id="96556" w:author="מנוע מכני" w:date="2026-10-11T12:04:39Z">
        <w:r>
          <w:rPr>
            <w:rFonts w:ascii="FontbitDavid" w:hAnsi="FontbitDavid"/>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באילן שאינו עושה פירות דקטפו זהו פריו, </w:t>
      </w:r>
      <w:r>
        <w:rPr>
          <w:rFonts w:ascii="FontbitDavid" w:hAnsi="FontbitDavid"/>
          <w:sz w:val="24"/>
          <w:rtl/>
        </w:rPr>
        <w:tab/>
      </w:r>
      <w:r w:rsidRPr="00B078C3">
        <w:rPr>
          <w:rFonts w:ascii="FontbitDavid" w:hAnsi="FontbitDavid"/>
          <w:sz w:val="24"/>
          <w:rtl/>
        </w:rPr>
        <w:t>ורבנן</w:t>
      </w:r>
      <w:r>
        <w:rPr>
          <w:rFonts w:ascii="FontbitDavid" w:hAnsi="FontbitDavid" w:hint="cs"/>
          <w:sz w:val="24"/>
          <w:rtl/>
        </w:rPr>
        <w:t xml:space="preserve"> </w:t>
      </w:r>
      <w:ins w:id="90241" w:author="מנוע מכני" w:date="2026-10-11T12:04:39Z">
        <w:ins w:id="97639" w:author="מנוע מכני" w:date="2026-10-11T12:04:39Z">
          <w:r>
            <w:rPr>
              <w:rFonts w:ascii="FontbitDavid" w:hAnsi="FontbitDavid" w:hint="cs"/>
              <w:sz w:val="24"/>
              <w:rtl/>
            </w:rPr>
            <w:t xml:space="preserve">סבר</w:t>
          </w:r>
        </w:ins>
        <w:del w:id="97640" w:author="מנוע מכני" w:date="2026-10-11T12:04:39Z">
          <w:r>
            <w:rPr>
              <w:rFonts w:ascii="FontbitDavid" w:hAnsi="FontbitDavid" w:hint="cs"/>
              <w:sz w:val="24"/>
              <w:rtl/>
            </w:rPr>
            <w:delText xml:space="preserve">ס"ל</w:delText>
          </w:r>
        </w:del>
      </w:ins>
      <w:del w:id="90242" w:author="מנוע מכני" w:date="2026-10-11T12:04:39Z">
        <w:r>
          <w:rPr>
            <w:rFonts w:ascii="FontbitDavid" w:hAnsi="FontbitDavid" w:hint="cs"/>
            <w:sz w:val="24"/>
            <w:rtl/>
          </w:rPr>
          <w:delText xml:space="preserve">ס''ל</w:delText>
        </w:r>
      </w:del>
      <w:r>
        <w:rPr>
          <w:rFonts w:ascii="FontbitDavid" w:hAnsi="FontbitDavid" w:hint="cs"/>
          <w:sz w:val="24"/>
          <w:rtl/>
        </w:rPr>
        <w:t xml:space="preserve"> דלא שנא</w:t>
      </w:r>
      <w:r w:rsidRPr="00B078C3">
        <w:rPr>
          <w:rFonts w:ascii="FontbitDavid" w:hAnsi="FontbitDavid"/>
          <w:sz w:val="24"/>
          <w:rtl/>
        </w:rPr>
        <w:t>.</w:t>
      </w:r>
    </w:p>
    <w:p w:rsidR="00E403F0" w:rsidRPr="00B078C3" w:rsidRDefault="00E403F0" w:rsidP="00E403F0">
      <w:pPr>
        <w:jc w:val="center"/>
        <w:rPr>
          <w:del w:id="90010" w:author="מנוע עיצוב" w:date="2026-10-11T12:09:26Z"/>
          <w:rFonts w:ascii="FontbitDavid" w:hAnsi="FontbitDavid"/>
          <w:sz w:val="24"/>
          <w:rtl/>
        </w:rPr>
      </w:pPr>
      <w:del w:id="9000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57" w:author="קלוד" w:date="2026-10-11T09:07:21Z">
          <w:pPr>
            <w:pStyle w:val="affff1"/>
            <w:rPr>
              <w:rtl/>
            </w:rPr>
          </w:pPr>
        </w:pPrChange>
      </w:pPr>
      <w:ins w:id="9805" w:author="מספור קטעי משנה" w:date="2026-10-11T09:25:19Z">
        <w:r>
          <w:rPr>
            <w:rStyle w:val="MisparKeta"/>
          </w:rPr>
          <w:t xml:space="preserve">ב. </w:t>
        </w:r>
      </w:ins>
      <w:r w:rsidRPr="00B078C3">
        <w:rPr>
          <w:rtl/>
        </w:rPr>
        <w:t>איזו היא בתולה - כל שלא ראתה כו'.</w:t>
      </w:r>
    </w:p>
    <w:p>
      <w:pPr>
        <w:pStyle w:val="38"/>
        <w:rPr>
          <w:ins w:id="98826" w:author="מנוע מכני" w:date="2026-10-11T12:04:39Z"/>
        </w:rPr>
      </w:pPr>
      <w:r w:rsidRPr="0038037E">
        <w:t>ת"ר</w:t>
      </w:r>
      <w:r w:rsidRPr="00B078C3">
        <w:t xml:space="preserve">:</w:t>
      </w:r>
    </w:p>
    <w:p w:rsidR="00E403F0" w:rsidRPr="00B078C3" w:rsidRDefault="00E403F0" w:rsidP="00E403F0">
      <w:pPr>
        <w:rPr>
          <w:rFonts w:ascii="FontbitDavid" w:hAnsi="FontbitDavid"/>
          <w:sz w:val="24"/>
          <w:rtl/>
        </w:rPr>
      </w:pPr>
      <w:del w:id="988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נשאת וראתה דם מחמת נישואין, ילדה וראתה דם מחמת לידה - עדיין אני קורא לה בתולה, שהרי בתולה שאמרו - </w:t>
      </w:r>
      <w:r w:rsidRPr="00562274">
        <w:rPr>
          <w:rFonts w:ascii="FontbitDavid" w:hAnsi="FontbitDavid"/>
          <w:b/>
          <w:bCs/>
          <w:sz w:val="24"/>
          <w:rtl/>
        </w:rPr>
        <w:t>בתולת דמים</w:t>
      </w:r>
      <w:r w:rsidRPr="00B078C3">
        <w:rPr>
          <w:rFonts w:ascii="FontbitDavid" w:hAnsi="FontbitDavid"/>
          <w:sz w:val="24"/>
          <w:rtl/>
        </w:rPr>
        <w:t>, ולא בתולת בתולים.</w:t>
      </w:r>
    </w:p>
    <w:p>
      <w:pPr>
        <w:pStyle w:val="afffff8"/>
        <w:rPr>
          <w:ins w:id="90679" w:author="קלוד" w:date="2026-10-11T12:23:38Z"/>
        </w:rPr>
      </w:pPr>
      <w:ins w:id="90680" w:author="קלוד" w:date="2026-10-11T12:23:38Z">
        <w:r>
          <w:rPr>
            <w:color w:val="7B3F00"/>
          </w:rPr>
          <w:t xml:space="preserve">ג' בתולות - אדם, קרקע ושקמה</w:t>
        </w:r>
      </w:ins>
    </w:p>
    <w:p w:rsidR="00E403F0" w:rsidRPr="00B078C3"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sidRPr="00B078C3">
        <w:rPr>
          <w:rFonts w:ascii="FontbitDavid" w:hAnsi="FontbitDavid"/>
          <w:sz w:val="24"/>
          <w:rtl/>
        </w:rPr>
        <w:t xml:space="preserve">איני, וה</w:t>
      </w:r>
      <w:ins w:id="90243" w:author="מנוע מכני" w:date="2026-10-11T12:04:39Z">
        <w:r>
          <w:rPr>
            <w:rFonts w:ascii="FontbitDavid" w:hAnsi="FontbitDavid"/>
            <w:sz w:val="24"/>
            <w:rtl/>
          </w:rPr>
          <w:t xml:space="preserve">א"ר</w:t>
        </w:r>
      </w:ins>
      <w:del w:id="90244"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כהנא, תנא, ג' בתולות הן: בתולת אדם, בתולת קרקע, בתולת שקמה.</w:t>
      </w:r>
    </w:p>
    <w:p w:rsidR="00E403F0" w:rsidRPr="00B078C3" w:rsidRDefault="00E403F0" w:rsidP="00E403F0">
      <w:pPr>
        <w:rPr>
          <w:rFonts w:ascii="FontbitDavid" w:hAnsi="FontbitDavid"/>
          <w:sz w:val="24"/>
          <w:rtl/>
        </w:rPr>
      </w:pPr>
      <w:r w:rsidRPr="00562274">
        <w:rPr>
          <w:rFonts w:ascii="FontbitDavid" w:hAnsi="FontbitDavid"/>
          <w:b/>
          <w:bCs/>
          <w:sz w:val="24"/>
          <w:rtl/>
        </w:rPr>
        <w:t>בתולת אדם</w:t>
      </w:r>
      <w:r w:rsidRPr="00B078C3">
        <w:rPr>
          <w:rFonts w:ascii="FontbitDavid" w:hAnsi="FontbitDavid"/>
          <w:sz w:val="24"/>
          <w:rtl/>
        </w:rPr>
        <w:t xml:space="preserve"> - כל זמן שלא נבעלה, </w:t>
      </w:r>
      <w:ins w:id="92923" w:author="מנוע מכני" w:date="2026-10-11T12:04:39Z">
        <w:r>
          <w:rPr>
            <w:rFonts w:ascii="FontbitDavid" w:hAnsi="FontbitDavid"/>
            <w:b/>
            <w:bCs/>
            <w:sz w:val="24"/>
            <w:rtl/>
          </w:rPr>
          <w:t xml:space="preserve">נפק"מ</w:t>
        </w:r>
      </w:ins>
      <w:del w:id="92924" w:author="מנוע מכני" w:date="2026-10-11T12:04:39Z">
        <w:r w:rsidRPr="00562274">
          <w:rPr>
            <w:rFonts w:ascii="FontbitDavid" w:hAnsi="FontbitDavid"/>
            <w:b/>
            <w:bCs/>
            <w:sz w:val="24"/>
            <w:rtl/>
          </w:rPr>
          <w:delText xml:space="preserve">נפקא מינה</w:delText>
        </w:r>
      </w:del>
      <w:r w:rsidRPr="00B078C3">
        <w:rPr>
          <w:rFonts w:ascii="FontbitDavid" w:hAnsi="FontbitDavid"/>
          <w:sz w:val="24"/>
          <w:rtl/>
        </w:rPr>
        <w:t xml:space="preserve"> - לכ"ג, </w:t>
      </w:r>
      <w:r w:rsidRPr="00562274">
        <w:rPr>
          <w:rFonts w:ascii="FontbitDavid" w:hAnsi="FontbitDavid"/>
          <w:b/>
          <w:bCs/>
          <w:sz w:val="24"/>
          <w:rtl/>
        </w:rPr>
        <w:t>א"נ</w:t>
      </w:r>
      <w:r w:rsidRPr="00B078C3">
        <w:rPr>
          <w:rFonts w:ascii="FontbitDavid" w:hAnsi="FontbitDavid"/>
          <w:sz w:val="24"/>
          <w:rtl/>
        </w:rPr>
        <w:t xml:space="preserve"> - לכתובתה מאתים.</w:t>
      </w:r>
    </w:p>
    <w:p w:rsidR="00E403F0" w:rsidRPr="00B078C3" w:rsidRDefault="00E403F0" w:rsidP="00E403F0">
      <w:pPr>
        <w:rPr>
          <w:rFonts w:ascii="FontbitDavid" w:hAnsi="FontbitDavid"/>
          <w:sz w:val="24"/>
          <w:rtl/>
        </w:rPr>
      </w:pPr>
      <w:r w:rsidRPr="00562274">
        <w:rPr>
          <w:rFonts w:ascii="FontbitDavid" w:hAnsi="FontbitDavid"/>
          <w:b/>
          <w:bCs/>
          <w:sz w:val="24"/>
          <w:rtl/>
        </w:rPr>
        <w:t>בתולת קרקע</w:t>
      </w:r>
      <w:r w:rsidRPr="00B078C3">
        <w:rPr>
          <w:rFonts w:ascii="FontbitDavid" w:hAnsi="FontbitDavid"/>
          <w:sz w:val="24"/>
          <w:rtl/>
        </w:rPr>
        <w:t xml:space="preserve"> - כ"ז שלא נעבדה,</w:t>
      </w:r>
      <w:ins w:id="96557" w:author="מנוע מכני" w:date="2026-10-11T12:04:39Z">
        <w:ins w:id="96559" w:author="מנוע מכני" w:date="2026-10-11T12:04:39Z">
          <w:ins w:id="96561" w:author="מנוע מכני" w:date="2026-10-11T12:04:39Z">
            <w:r>
              <w:rPr>
                <w:rFonts w:ascii="FontbitDavid" w:hAnsi="FontbitDavid"/>
                <w:sz w:val="24"/>
                <w:rtl/>
              </w:rPr>
              <w:t xml:space="preserve"> </w:t>
            </w:r>
          </w:ins>
          <w:del w:id="96562" w:author="מנוע מכני" w:date="2026-10-11T12:04:39Z">
            <w:r>
              <w:rPr>
                <w:rFonts w:ascii="FontbitDavid" w:hAnsi="FontbitDavid"/>
                <w:sz w:val="24"/>
                <w:rtl/>
              </w:rPr>
              <w:delText xml:space="preserve"> </w:delText>
            </w:r>
            <w:r>
              <w:rPr>
                <w:rFonts w:ascii="FontbitDavid" w:hAnsi="FontbitDavid" w:hint="cs"/>
                <w:sz w:val="24"/>
                <w:rtl/>
              </w:rPr>
              <w:delText xml:space="preserve"> </w:delText>
            </w:r>
          </w:del>
        </w:ins>
        <w:del w:id="96560" w:author="מנוע מכני" w:date="2026-10-11T12:04:39Z">
          <w:r>
            <w:rPr>
              <w:rFonts w:ascii="FontbitDavid" w:hAnsi="FontbitDavid"/>
              <w:sz w:val="24"/>
              <w:rtl/>
            </w:rPr>
            <w:delText xml:space="preserve"> </w:delText>
          </w:r>
          <w:r>
            <w:rPr>
              <w:rFonts w:ascii="FontbitDavid" w:hAnsi="FontbitDavid" w:hint="cs"/>
              <w:sz w:val="24"/>
              <w:rtl/>
            </w:rPr>
            <w:delText xml:space="preserve"> </w:delText>
          </w:r>
        </w:del>
      </w:ins>
      <w:del w:id="96558"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ins w:id="92925" w:author="מנוע מכני" w:date="2026-10-11T12:04:39Z">
        <w:r>
          <w:rPr>
            <w:rFonts w:ascii="FontbitDavid" w:hAnsi="FontbitDavid"/>
            <w:b/>
            <w:bCs/>
            <w:sz w:val="24"/>
            <w:rtl/>
          </w:rPr>
          <w:t xml:space="preserve">נפק"מ</w:t>
        </w:r>
      </w:ins>
      <w:del w:id="92926" w:author="מנוע מכני" w:date="2026-10-11T12:04:39Z">
        <w:r w:rsidRPr="00562274">
          <w:rPr>
            <w:rFonts w:ascii="FontbitDavid" w:hAnsi="FontbitDavid"/>
            <w:b/>
            <w:bCs/>
            <w:sz w:val="24"/>
            <w:rtl/>
          </w:rPr>
          <w:delText xml:space="preserve">נפקא</w:delText>
        </w:r>
        <w:r w:rsidRPr="00B078C3">
          <w:rPr>
            <w:rFonts w:ascii="FontbitDavid" w:hAnsi="FontbitDavid"/>
            <w:sz w:val="24"/>
            <w:rtl/>
          </w:rPr>
          <w:delText xml:space="preserve"> </w:delText>
        </w:r>
        <w:r w:rsidRPr="00562274">
          <w:rPr>
            <w:rFonts w:ascii="FontbitDavid" w:hAnsi="FontbitDavid"/>
            <w:b/>
            <w:bCs/>
            <w:sz w:val="24"/>
            <w:rtl/>
          </w:rPr>
          <w:delText xml:space="preserve">מינה</w:delText>
        </w:r>
      </w:del>
      <w:r w:rsidRPr="00B078C3">
        <w:rPr>
          <w:rFonts w:ascii="FontbitDavid" w:hAnsi="FontbitDavid"/>
          <w:sz w:val="24"/>
          <w:rtl/>
        </w:rPr>
        <w:t xml:space="preserve"> - לנחל איתן, </w:t>
      </w:r>
      <w:r w:rsidRPr="00562274">
        <w:rPr>
          <w:rFonts w:ascii="FontbitDavid" w:hAnsi="FontbitDavid"/>
          <w:b/>
          <w:bCs/>
          <w:sz w:val="24"/>
          <w:rtl/>
        </w:rPr>
        <w:t>א"נ</w:t>
      </w:r>
      <w:r w:rsidRPr="00B078C3">
        <w:rPr>
          <w:rFonts w:ascii="FontbitDavid" w:hAnsi="FontbitDavid"/>
          <w:sz w:val="24"/>
          <w:rtl/>
        </w:rPr>
        <w:t xml:space="preserve"> - למקח וממכר.</w:t>
      </w:r>
    </w:p>
    <w:p w:rsidR="00E403F0" w:rsidRDefault="00E403F0" w:rsidP="00E403F0">
      <w:pPr>
        <w:rPr>
          <w:rFonts w:ascii="FontbitDavid" w:hAnsi="FontbitDavid"/>
          <w:sz w:val="24"/>
          <w:rtl/>
        </w:rPr>
      </w:pPr>
      <w:r w:rsidRPr="00562274">
        <w:rPr>
          <w:rFonts w:ascii="FontbitDavid" w:hAnsi="FontbitDavid"/>
          <w:b/>
          <w:bCs/>
          <w:sz w:val="24"/>
          <w:rtl/>
        </w:rPr>
        <w:t>בתולת</w:t>
      </w:r>
      <w:r w:rsidRPr="00B078C3">
        <w:rPr>
          <w:rFonts w:ascii="FontbitDavid" w:hAnsi="FontbitDavid"/>
          <w:sz w:val="24"/>
          <w:rtl/>
        </w:rPr>
        <w:t xml:space="preserve"> </w:t>
      </w:r>
      <w:r w:rsidRPr="00562274">
        <w:rPr>
          <w:rFonts w:ascii="FontbitDavid" w:hAnsi="FontbitDavid"/>
          <w:b/>
          <w:bCs/>
          <w:sz w:val="24"/>
          <w:rtl/>
        </w:rPr>
        <w:t>שקמה</w:t>
      </w:r>
      <w:r w:rsidRPr="00B078C3">
        <w:rPr>
          <w:rFonts w:ascii="FontbitDavid" w:hAnsi="FontbitDavid"/>
          <w:sz w:val="24"/>
          <w:rtl/>
        </w:rPr>
        <w:t xml:space="preserve"> - כ"ז שלא נקצצה,</w:t>
      </w:r>
      <w:ins w:id="96563" w:author="מנוע מכני" w:date="2026-10-11T12:04:39Z">
        <w:ins w:id="96565" w:author="מנוע מכני" w:date="2026-10-11T12:04:39Z">
          <w:r>
            <w:rPr>
              <w:rFonts w:ascii="FontbitDavid" w:hAnsi="FontbitDavid"/>
              <w:sz w:val="24"/>
              <w:rtl/>
            </w:rPr>
            <w:t xml:space="preserve"> </w:t>
          </w:r>
        </w:ins>
        <w:del w:id="96566" w:author="מנוע מכני" w:date="2026-10-11T12:04:39Z">
          <w:r>
            <w:rPr>
              <w:rFonts w:ascii="FontbitDavid" w:hAnsi="FontbitDavid"/>
              <w:sz w:val="24"/>
              <w:rtl/>
            </w:rPr>
            <w:delText xml:space="preserve"> </w:delText>
          </w:r>
          <w:r>
            <w:rPr>
              <w:rFonts w:ascii="FontbitDavid" w:hAnsi="FontbitDavid" w:hint="cs"/>
              <w:b/>
              <w:bCs/>
              <w:sz w:val="24"/>
              <w:rtl/>
            </w:rPr>
            <w:delText xml:space="preserve"> </w:delText>
          </w:r>
        </w:del>
      </w:ins>
      <w:del w:id="96564" w:author="מנוע מכני" w:date="2026-10-11T12:04:39Z">
        <w:r w:rsidRPr="00B078C3">
          <w:rPr>
            <w:rFonts w:ascii="FontbitDavid" w:hAnsi="FontbitDavid"/>
            <w:sz w:val="24"/>
            <w:rtl/>
          </w:rPr>
          <w:delText xml:space="preserve"> </w:delText>
        </w:r>
        <w:r>
          <w:rPr>
            <w:rFonts w:ascii="FontbitDavid" w:hAnsi="FontbitDavid" w:hint="cs"/>
            <w:b/>
            <w:bCs/>
            <w:sz w:val="24"/>
            <w:rtl/>
          </w:rPr>
          <w:delText xml:space="preserve"> </w:delText>
        </w:r>
      </w:del>
      <w:ins w:id="92927" w:author="מנוע מכני" w:date="2026-10-11T12:04:39Z">
        <w:r>
          <w:rPr>
            <w:rFonts w:ascii="FontbitDavid" w:hAnsi="FontbitDavid"/>
            <w:b/>
            <w:bCs/>
            <w:sz w:val="24"/>
            <w:rtl/>
          </w:rPr>
          <w:t xml:space="preserve">נפק"מ</w:t>
        </w:r>
      </w:ins>
      <w:del w:id="92928" w:author="מנוע מכני" w:date="2026-10-11T12:04:39Z">
        <w:r w:rsidRPr="00562274">
          <w:rPr>
            <w:rFonts w:ascii="FontbitDavid" w:hAnsi="FontbitDavid"/>
            <w:b/>
            <w:bCs/>
            <w:sz w:val="24"/>
            <w:rtl/>
          </w:rPr>
          <w:delText xml:space="preserve">נפקא</w:delText>
        </w:r>
        <w:r w:rsidRPr="00B078C3">
          <w:rPr>
            <w:rFonts w:ascii="FontbitDavid" w:hAnsi="FontbitDavid"/>
            <w:sz w:val="24"/>
            <w:rtl/>
          </w:rPr>
          <w:delText xml:space="preserve"> </w:delText>
        </w:r>
        <w:r w:rsidRPr="00562274">
          <w:rPr>
            <w:rFonts w:ascii="FontbitDavid" w:hAnsi="FontbitDavid"/>
            <w:b/>
            <w:bCs/>
            <w:sz w:val="24"/>
            <w:rtl/>
          </w:rPr>
          <w:delText xml:space="preserve">מינה</w:delText>
        </w:r>
      </w:del>
      <w:r w:rsidRPr="00B078C3">
        <w:rPr>
          <w:rFonts w:ascii="FontbitDavid" w:hAnsi="FontbitDavid"/>
          <w:sz w:val="24"/>
          <w:rtl/>
        </w:rPr>
        <w:t xml:space="preserve"> - למקח וממכר, </w:t>
      </w:r>
    </w:p>
    <w:p w:rsidR="00E403F0" w:rsidRPr="00017C1D" w:rsidRDefault="00E403F0" w:rsidP="00E403F0">
      <w:pPr>
        <w:rPr>
          <w:rFonts w:ascii="FontbitDavid" w:hAnsi="FontbitDavid"/>
          <w:spacing w:val="-6"/>
          <w:sz w:val="24"/>
          <w:rtl/>
        </w:rPr>
      </w:pPr>
      <w:r w:rsidRPr="00017C1D">
        <w:rPr>
          <w:rFonts w:ascii="FontbitDavid" w:hAnsi="FontbitDavid"/>
          <w:b/>
          <w:bCs/>
          <w:spacing w:val="-6"/>
          <w:sz w:val="24"/>
          <w:rtl/>
        </w:rPr>
        <w:tab/>
      </w:r>
      <w:r w:rsidRPr="00017C1D">
        <w:rPr>
          <w:rFonts w:ascii="FontbitDavid" w:hAnsi="FontbitDavid"/>
          <w:b/>
          <w:bCs/>
          <w:spacing w:val="-6"/>
          <w:sz w:val="24"/>
          <w:rtl/>
        </w:rPr>
        <w:tab/>
      </w:r>
      <w:ins w:id="90245" w:author="מנוע מכני" w:date="2026-10-11T12:04:39Z">
        <w:r>
          <w:rPr>
            <w:rFonts w:hint="cs"/>
            <w:b/>
            <w:bCs/>
            <w:spacing w:val="-6"/>
            <w:rtl/>
          </w:rPr>
          <w:t xml:space="preserve">א"נ</w:t>
        </w:r>
      </w:ins>
      <w:del w:id="90246" w:author="מנוע מכני" w:date="2026-10-11T12:04:39Z">
        <w:r w:rsidRPr="00017C1D">
          <w:rPr>
            <w:rFonts w:hint="cs"/>
            <w:b/>
            <w:bCs/>
            <w:spacing w:val="-6"/>
            <w:rtl/>
          </w:rPr>
          <w:delText xml:space="preserve">א''נ</w:delText>
        </w:r>
      </w:del>
      <w:r w:rsidRPr="00017C1D">
        <w:rPr>
          <w:spacing w:val="-6"/>
          <w:rtl/>
        </w:rPr>
        <w:t xml:space="preserve"> למקצצה בשביעית, כדתנן: אין קוצצין בתולת שקמה בשביעית, מפני שהיא עבודה.</w:t>
      </w:r>
    </w:p>
    <w:p w:rsidR="00E403F0" w:rsidRPr="00562274" w:rsidRDefault="00E403F0" w:rsidP="00E403F0">
      <w:pPr>
        <w:pStyle w:val="a2"/>
        <w:numPr>
          <w:ilvl w:val="0"/>
          <w:numId w:val="6"/>
        </w:numPr>
        <w:rPr>
          <w:rtl/>
        </w:rPr>
      </w:pPr>
      <w:r w:rsidRPr="00562274">
        <w:rPr>
          <w:rStyle w:val="2fb"/>
          <w:rFonts w:hint="cs"/>
          <w:rtl/>
        </w:rPr>
        <w:t xml:space="preserve">ארנ</w:t>
      </w:r>
      <w:ins w:id="90247" w:author="מנוע מכני" w:date="2026-10-11T12:04:39Z">
        <w:r>
          <w:rPr>
            <w:rStyle w:val="2fb"/>
            <w:rFonts w:hint="cs"/>
            <w:rtl/>
          </w:rPr>
          <w:t xml:space="preserve">ב"י</w:t>
        </w:r>
      </w:ins>
      <w:del w:id="90248" w:author="מנוע מכני" w:date="2026-10-11T12:04:39Z">
        <w:r w:rsidRPr="00562274">
          <w:rPr>
            <w:rFonts w:hint="cs"/>
            <w:rtl/>
          </w:rPr>
          <w:delText xml:space="preserve">ב''י</w:delText>
        </w:r>
      </w:del>
      <w:r w:rsidRPr="00562274">
        <w:rPr>
          <w:rFonts w:hint="cs"/>
          <w:rtl/>
        </w:rPr>
        <w:t xml:space="preserve"> </w:t>
      </w:r>
      <w:r w:rsidRPr="00562274">
        <w:rPr>
          <w:rFonts w:hint="cs"/>
          <w:rtl/>
        </w:rPr>
        <w:t xml:space="preserve">לא</w:t>
      </w:r>
      <w:r w:rsidRPr="00562274">
        <w:rPr>
          <w:rFonts w:hint="cs"/>
          <w:rtl/>
        </w:rPr>
        <w:t xml:space="preserve"> תני </w:t>
      </w:r>
      <w:ins w:id="93465" w:author="מנוע מכני" w:date="2026-10-11T12:04:39Z">
        <w:r>
          <w:rPr>
            <w:rFonts w:hint="cs"/>
            <w:rtl/>
          </w:rPr>
          <w:t xml:space="preserve">גם</w:t>
        </w:r>
      </w:ins>
      <w:del w:id="93466" w:author="מנוע מכני" w:date="2026-10-11T12:04:39Z">
        <w:r w:rsidRPr="00562274">
          <w:rPr>
            <w:rFonts w:hint="cs"/>
            <w:rtl/>
          </w:rPr>
          <w:delText xml:space="preserve">נמי</w:delText>
        </w:r>
      </w:del>
      <w:r w:rsidRPr="00562274">
        <w:rPr>
          <w:rFonts w:hint="cs"/>
          <w:rtl/>
        </w:rPr>
        <w:t xml:space="preserve"> בתולת דמים דתני רק </w:t>
      </w:r>
      <w:ins w:id="94927" w:author="מנוע מכני" w:date="2026-10-11T12:04:39Z">
        <w:r>
          <w:rPr>
            <w:rFonts w:hint="cs"/>
            <w:rtl/>
          </w:rPr>
          <w:t xml:space="preserve">כלום</w:t>
        </w:r>
      </w:ins>
      <w:del w:id="94928" w:author="מנוע מכני" w:date="2026-10-11T12:04:39Z">
        <w:r w:rsidRPr="00562274">
          <w:rPr>
            <w:rFonts w:hint="cs"/>
            <w:rtl/>
          </w:rPr>
          <w:delText xml:space="preserve">מידי</w:delText>
        </w:r>
      </w:del>
      <w:r w:rsidRPr="00562274">
        <w:rPr>
          <w:rFonts w:hint="cs"/>
          <w:rtl/>
        </w:rPr>
        <w:t xml:space="preserve"> </w:t>
      </w:r>
      <w:ins w:id="94929" w:author="מנוע מכני" w:date="2026-10-11T12:04:39Z">
        <w:r>
          <w:rPr>
            <w:rFonts w:hint="cs"/>
            <w:rtl/>
          </w:rPr>
          <w:t xml:space="preserve">דאין</w:t>
        </w:r>
      </w:ins>
      <w:del w:id="94930" w:author="מנוע מכני" w:date="2026-10-11T12:04:39Z">
        <w:r w:rsidRPr="00562274">
          <w:rPr>
            <w:rFonts w:hint="cs"/>
            <w:rtl/>
          </w:rPr>
          <w:delText xml:space="preserve">דלית</w:delText>
        </w:r>
      </w:del>
      <w:r w:rsidRPr="00562274">
        <w:rPr>
          <w:rFonts w:hint="cs"/>
          <w:rtl/>
        </w:rPr>
        <w:t xml:space="preserve"> לה שם לוואי</w:t>
      </w:r>
      <w:r w:rsidRPr="00562274">
        <w:rPr>
          <w:rtl/>
        </w:rPr>
        <w:t xml:space="preserve">! </w:t>
      </w:r>
    </w:p>
    <w:p>
      <w:pPr>
        <w:pStyle w:val="38"/>
        <w:rPr>
          <w:ins w:id="98828" w:author="מנוע מכני" w:date="2026-10-11T12:04:39Z"/>
        </w:rPr>
      </w:pPr>
      <w:r w:rsidRPr="00562274">
        <w:t xml:space="preserve">רשבד</w:t>
      </w:r>
      <w:ins w:id="90249" w:author="מנוע מכני" w:date="2026-10-11T12:04:39Z">
        <w:r>
          <w:t xml:space="preserve">ר"א</w:t>
        </w:r>
      </w:ins>
      <w:del w:id="90250" w:author="מנוע מכני" w:date="2026-10-11T12:04:39Z">
        <w:r w:rsidRPr="00562274">
          <w:delText xml:space="preserve">ר''א</w:delText>
        </w:r>
      </w:del>
      <w:del w:id="101653" w:author="מנוע מכני" w:date="2026-10-11T12:04:39Z">
        <w:r w:rsidRPr="00562274">
          <w:delText xml:space="preserve"> </w:delText>
        </w:r>
        <w:r w:rsidRPr="00562274">
          <w:delText xml:space="preserve">אמר</w:delText>
        </w:r>
      </w:del>
      <w:r w:rsidRPr="00562274">
        <w:t xml:space="preserve">:</w:t>
      </w:r>
    </w:p>
    <w:p w:rsidR="00E403F0" w:rsidRPr="00562274" w:rsidRDefault="00E403F0" w:rsidP="00E403F0">
      <w:pPr>
        <w:pStyle w:val="a2"/>
        <w:numPr>
          <w:ilvl w:val="0"/>
          <w:numId w:val="6"/>
        </w:numPr>
        <w:rPr>
          <w:rtl/>
        </w:rPr>
      </w:pPr>
      <w:del w:id="98829" w:author="מנוע מכני" w:date="2026-10-11T12:04:39Z">
        <w:r w:rsidRPr="00562274">
          <w:rPr>
            <w:rtl/>
          </w:rPr>
          <w:delText xml:space="preserve"> </w:delText>
        </w:r>
      </w:del>
      <w:r w:rsidRPr="00562274">
        <w:rPr>
          <w:rtl/>
        </w:rPr>
        <w:t xml:space="preserve">כי קתני</w:t>
      </w:r>
      <w:r>
        <w:rPr>
          <w:rFonts w:hint="cs"/>
          <w:rtl/>
        </w:rPr>
        <w:t xml:space="preserve"> רק </w:t>
      </w:r>
      <w:ins w:id="94931" w:author="מנוע מכני" w:date="2026-10-11T12:04:39Z">
        <w:r>
          <w:rPr>
            <w:rtl/>
          </w:rPr>
          <w:t xml:space="preserve">כלום</w:t>
        </w:r>
      </w:ins>
      <w:del w:id="94932" w:author="מנוע מכני" w:date="2026-10-11T12:04:39Z">
        <w:r w:rsidRPr="00562274">
          <w:rPr>
            <w:rtl/>
          </w:rPr>
          <w:delText xml:space="preserve">מידי</w:delText>
        </w:r>
      </w:del>
      <w:r w:rsidRPr="00562274">
        <w:rPr>
          <w:rtl/>
        </w:rPr>
        <w:t xml:space="preserve"> דתלי במעשה, </w:t>
      </w:r>
    </w:p>
    <w:p>
      <w:pPr>
        <w:pStyle w:val="38"/>
        <w:rPr>
          <w:ins w:id="98830" w:author="מנוע מכני" w:date="2026-10-11T12:04:39Z"/>
        </w:rPr>
      </w:pPr>
      <w:r w:rsidRPr="00562274">
        <w:t xml:space="preserve">רחבד</w:t>
      </w:r>
      <w:ins w:id="90251" w:author="מנוע מכני" w:date="2026-10-11T12:04:39Z">
        <w:r>
          <w:t xml:space="preserve">ר"א</w:t>
        </w:r>
      </w:ins>
      <w:del w:id="90252" w:author="מנוע מכני" w:date="2026-10-11T12:04:39Z">
        <w:r w:rsidRPr="00562274">
          <w:delText xml:space="preserve">ר''א</w:delText>
        </w:r>
      </w:del>
      <w:r w:rsidRPr="00562274">
        <w:t xml:space="preserve">:</w:t>
      </w:r>
    </w:p>
    <w:p w:rsidR="00E403F0" w:rsidRPr="00562274" w:rsidRDefault="00E403F0" w:rsidP="00E403F0">
      <w:pPr>
        <w:pStyle w:val="a2"/>
        <w:numPr>
          <w:ilvl w:val="0"/>
          <w:numId w:val="6"/>
        </w:numPr>
        <w:rPr>
          <w:rtl/>
        </w:rPr>
      </w:pPr>
      <w:del w:id="98831" w:author="מנוע מכני" w:date="2026-10-11T12:04:39Z">
        <w:r w:rsidRPr="00562274">
          <w:rPr>
            <w:rtl/>
          </w:rPr>
          <w:delText xml:space="preserve"> </w:delText>
        </w:r>
      </w:del>
      <w:r w:rsidRPr="00562274">
        <w:rPr>
          <w:rtl/>
        </w:rPr>
        <w:t xml:space="preserve">כי קתני – </w:t>
      </w:r>
      <w:r w:rsidRPr="00562274">
        <w:rPr>
          <w:rFonts w:hint="cs"/>
          <w:rtl/>
        </w:rPr>
        <w:t xml:space="preserve">רק </w:t>
      </w:r>
      <w:ins w:id="94933" w:author="מנוע מכני" w:date="2026-10-11T12:04:39Z">
        <w:r>
          <w:rPr>
            <w:rtl/>
          </w:rPr>
          <w:t xml:space="preserve">כלום</w:t>
        </w:r>
      </w:ins>
      <w:del w:id="94934" w:author="מנוע מכני" w:date="2026-10-11T12:04:39Z">
        <w:r w:rsidRPr="00562274">
          <w:rPr>
            <w:rtl/>
          </w:rPr>
          <w:delText xml:space="preserve">מידי</w:delText>
        </w:r>
      </w:del>
      <w:r w:rsidRPr="00562274">
        <w:rPr>
          <w:rtl/>
        </w:rPr>
        <w:t xml:space="preserve"> דלא הדר לברייתו, </w:t>
      </w:r>
    </w:p>
    <w:p>
      <w:pPr>
        <w:pStyle w:val="38"/>
        <w:rPr>
          <w:ins w:id="98832" w:author="מנוע מכני" w:date="2026-10-11T12:04:39Z"/>
        </w:rPr>
      </w:pPr>
      <w:r w:rsidRPr="00562274">
        <w:t xml:space="preserve">רבינא</w:t>
      </w:r>
      <w:ins w:id="97279" w:author="מנוע מכני" w:date="2026-10-11T12:04:39Z">
        <w:r>
          <w:t xml:space="preserve">:</w:t>
        </w:r>
      </w:ins>
    </w:p>
    <w:p w:rsidR="00E403F0" w:rsidRPr="00562274" w:rsidRDefault="00E403F0" w:rsidP="00E403F0">
      <w:pPr>
        <w:pStyle w:val="a2"/>
        <w:numPr>
          <w:ilvl w:val="0"/>
          <w:numId w:val="6"/>
        </w:numPr>
        <w:rPr>
          <w:rtl/>
        </w:rPr>
      </w:pPr>
      <w:del w:id="97280" w:author="מנוע מכני" w:date="2026-10-11T12:04:39Z">
        <w:r w:rsidRPr="00562274">
          <w:rPr>
            <w:rtl/>
          </w:rPr>
          <w:delText xml:space="preserve"> :</w:delText>
        </w:r>
      </w:del>
      <w:del w:id="98833" w:author="מנוע מכני" w:date="2026-10-11T12:04:39Z">
        <w:r w:rsidRPr="00562274">
          <w:rPr>
            <w:rtl/>
          </w:rPr>
          <w:delText xml:space="preserve"> </w:delText>
        </w:r>
      </w:del>
      <w:r w:rsidRPr="00562274">
        <w:rPr>
          <w:rtl/>
        </w:rPr>
        <w:t xml:space="preserve">קתני</w:t>
      </w:r>
      <w:ins w:id="96567" w:author="מנוע מכני" w:date="2026-10-11T12:04:39Z">
        <w:r>
          <w:rPr>
            <w:rtl/>
          </w:rPr>
          <w:t xml:space="preserve"> </w:t>
        </w:r>
      </w:ins>
      <w:del w:id="96568" w:author="מנוע מכני" w:date="2026-10-11T12:04:39Z">
        <w:r w:rsidRPr="00562274">
          <w:rPr>
            <w:rtl/>
          </w:rPr>
          <w:delText xml:space="preserve"> </w:delText>
        </w:r>
        <w:r>
          <w:rPr>
            <w:rFonts w:hint="cs"/>
            <w:rtl/>
          </w:rPr>
          <w:delText xml:space="preserve"> </w:delText>
        </w:r>
      </w:del>
      <w:r>
        <w:rPr>
          <w:rFonts w:hint="cs"/>
          <w:rtl/>
        </w:rPr>
        <w:t xml:space="preserve">רק</w:t>
      </w:r>
      <w:r>
        <w:rPr>
          <w:rtl/>
        </w:rPr>
        <w:t xml:space="preserve"> </w:t>
      </w:r>
      <w:ins w:id="94937" w:author="מנוע מכני" w:date="2026-10-11T12:04:39Z">
        <w:r>
          <w:rPr>
            <w:rtl/>
          </w:rPr>
          <w:t xml:space="preserve">כלום</w:t>
        </w:r>
      </w:ins>
      <w:del w:id="94938" w:author="מנוע מכני" w:date="2026-10-11T12:04:39Z">
        <w:r>
          <w:rPr>
            <w:rtl/>
          </w:rPr>
          <w:delText xml:space="preserve">מידי</w:delText>
        </w:r>
      </w:del>
      <w:r>
        <w:rPr>
          <w:rtl/>
        </w:rPr>
        <w:t xml:space="preserve"> </w:t>
      </w:r>
      <w:r w:rsidRPr="00562274">
        <w:rPr>
          <w:b/>
          <w:bCs/>
          <w:rtl/>
        </w:rPr>
        <w:t>דקפי</w:t>
      </w:r>
      <w:r w:rsidRPr="00562274">
        <w:rPr>
          <w:rFonts w:hint="cs"/>
          <w:b/>
          <w:bCs/>
          <w:rtl/>
        </w:rPr>
        <w:t>ץ</w:t>
      </w:r>
      <w:r w:rsidRPr="00562274">
        <w:rPr>
          <w:rtl/>
        </w:rPr>
        <w:t xml:space="preserve"> </w:t>
      </w:r>
      <w:ins w:id="94935" w:author="מנוע מכני" w:date="2026-10-11T12:04:39Z">
        <w:r>
          <w:rPr>
            <w:rtl/>
          </w:rPr>
          <w:t xml:space="preserve">עליו</w:t>
        </w:r>
      </w:ins>
      <w:del w:id="94936" w:author="מנוע מכני" w:date="2026-10-11T12:04:39Z">
        <w:r w:rsidRPr="00562274">
          <w:rPr>
            <w:rtl/>
          </w:rPr>
          <w:delText xml:space="preserve">עליה</w:delText>
        </w:r>
      </w:del>
      <w:r w:rsidRPr="00562274">
        <w:rPr>
          <w:rtl/>
        </w:rPr>
        <w:t xml:space="preserve"> זבינא</w:t>
      </w:r>
      <w:r>
        <w:rPr>
          <w:rFonts w:hint="cs"/>
          <w:rtl/>
        </w:rPr>
        <w:t xml:space="preserve"> </w:t>
      </w:r>
      <w:r w:rsidRPr="00500D7F">
        <w:rPr>
          <w:rStyle w:val="afffa"/>
          <w:rFonts w:hint="cs"/>
          <w:rtl/>
        </w:rPr>
        <w:t xml:space="preserve">ולא קפיד דדמים יפים לאשה דבניה </w:t>
      </w:r>
      <w:r>
        <w:rPr>
          <w:rStyle w:val="afffa"/>
          <w:rFonts w:hint="cs"/>
          <w:rtl/>
        </w:rPr>
        <w:t>מרובים</w:t>
      </w:r>
    </w:p>
    <w:p>
      <w:pPr>
        <w:pStyle w:val="38"/>
        <w:rPr>
          <w:ins w:id="98835" w:author="מנוע מכני" w:date="2026-10-11T12:04:39Z"/>
        </w:rPr>
      </w:pPr>
      <w:del w:id="98834" w:author="מנוע מכני" w:date="2026-10-11T12:04:39Z">
        <w:r w:rsidRPr="00EB42A6">
          <w:delText xml:space="preserve">•</w:delText>
        </w:r>
      </w:del>
      <w:r w:rsidRPr="00DF3805">
        <w:t xml:space="preserve"> </w:t>
      </w:r>
      <w:r w:rsidRPr="0038037E">
        <w:t>ת"ר</w:t>
      </w:r>
      <w:r w:rsidRPr="00B078C3">
        <w:t xml:space="preserve">:</w:t>
      </w:r>
    </w:p>
    <w:p w:rsidR="00E403F0" w:rsidRDefault="00E403F0" w:rsidP="00E403F0">
      <w:pPr>
        <w:rPr>
          <w:rFonts w:ascii="FontbitDavid" w:hAnsi="FontbitDavid"/>
          <w:sz w:val="24"/>
          <w:rtl/>
        </w:rPr>
      </w:pPr>
      <w:del w:id="988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איזוהי בתולת קרקע - כל שמעלה רשושין </w:t>
      </w:r>
      <w:r>
        <w:rPr>
          <w:rFonts w:ascii="FontbitDavid" w:hAnsi="FontbitDavid" w:hint="cs"/>
          <w:sz w:val="24"/>
          <w:rtl/>
        </w:rPr>
        <w:t xml:space="preserve">[רגבים קשים] </w:t>
      </w:r>
      <w:r w:rsidRPr="00B078C3">
        <w:rPr>
          <w:rFonts w:ascii="FontbitDavid" w:hAnsi="FontbitDavid"/>
          <w:sz w:val="24"/>
          <w:rtl/>
        </w:rPr>
        <w:t xml:space="preserve">ואין עפרה תיחוח,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נמצא בה חרס - בידוע שנעבדה, צונמא - הרי זו בתולת קרקע.</w:t>
      </w:r>
    </w:p>
    <w:p w:rsidR="00E403F0" w:rsidRPr="00B078C3" w:rsidRDefault="00E403F0" w:rsidP="00E403F0">
      <w:pPr>
        <w:jc w:val="center"/>
        <w:rPr>
          <w:del w:id="90012" w:author="מנוע עיצוב" w:date="2026-10-11T12:09:26Z"/>
          <w:rFonts w:ascii="FontbitDavid" w:hAnsi="FontbitDavid"/>
          <w:sz w:val="24"/>
          <w:rtl/>
        </w:rPr>
      </w:pPr>
      <w:del w:id="9001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58" w:author="קלוד" w:date="2026-10-11T09:07:21Z">
          <w:pPr>
            <w:pStyle w:val="affff1"/>
            <w:rPr>
              <w:rtl/>
            </w:rPr>
          </w:pPr>
        </w:pPrChange>
      </w:pPr>
      <w:ins w:id="9806" w:author="מספור קטעי משנה" w:date="2026-10-11T09:25:19Z">
        <w:r>
          <w:rPr>
            <w:rStyle w:val="MisparKeta"/>
          </w:rPr>
          <w:t xml:space="preserve">ד. </w:t>
        </w:r>
      </w:ins>
      <w:r w:rsidRPr="00B078C3">
        <w:rPr>
          <w:rtl/>
        </w:rPr>
        <w:t>מעוברת משיודע עוברה.</w:t>
      </w:r>
    </w:p>
    <w:p w:rsidR="00E403F0" w:rsidRDefault="00E403F0" w:rsidP="00E403F0">
      <w:pPr>
        <w:rPr>
          <w:rFonts w:ascii="FontbitDavid" w:hAnsi="FontbitDavid"/>
          <w:sz w:val="24"/>
          <w:rtl/>
        </w:rPr>
      </w:pPr>
      <w:r w:rsidRPr="00B078C3">
        <w:rPr>
          <w:rFonts w:ascii="FontbitDavid" w:hAnsi="FontbitDavid"/>
          <w:sz w:val="24"/>
          <w:rtl/>
        </w:rPr>
        <w:t xml:space="preserve">וכמה הכרת העובר? </w:t>
      </w:r>
    </w:p>
    <w:p>
      <w:pPr>
        <w:pStyle w:val="38"/>
        <w:rPr>
          <w:ins w:id="98837" w:author="מנוע מכני" w:date="2026-10-11T12:04:39Z"/>
        </w:rPr>
      </w:pPr>
      <w:r w:rsidRPr="00B078C3">
        <w:t xml:space="preserve">סומכוס </w:t>
      </w:r>
      <w:r>
        <w:t xml:space="preserve">מ</w:t>
      </w:r>
      <w:ins w:id="90253" w:author="מנוע מכני" w:date="2026-10-11T12:04:39Z">
        <w:r>
          <w:t xml:space="preserve">ר"מ</w:t>
        </w:r>
      </w:ins>
      <w:del w:id="90254" w:author="מנוע מכני" w:date="2026-10-11T12:04:39Z">
        <w:r>
          <w:delText xml:space="preserve">ר''מ</w:delText>
        </w:r>
      </w:del>
      <w:r w:rsidRPr="00B078C3">
        <w:t xml:space="preserve">:</w:t>
      </w:r>
    </w:p>
    <w:p w:rsidR="00E403F0" w:rsidRPr="00B078C3" w:rsidRDefault="00E403F0" w:rsidP="00E403F0">
      <w:pPr>
        <w:rPr>
          <w:rFonts w:ascii="FontbitDavid" w:hAnsi="FontbitDavid"/>
          <w:sz w:val="24"/>
          <w:rtl/>
        </w:rPr>
      </w:pPr>
      <w:del w:id="988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שלשה חדשים, וא</w:t>
      </w:r>
      <w:ins w:id="90255" w:author="מנוע מכני" w:date="2026-10-11T12:04:39Z">
        <w:r>
          <w:rPr>
            <w:rFonts w:ascii="FontbitDavid" w:hAnsi="FontbitDavid" w:hint="cs"/>
            <w:sz w:val="24"/>
            <w:rtl/>
          </w:rPr>
          <w:t xml:space="preserve">ע"פ</w:t>
        </w:r>
      </w:ins>
      <w:del w:id="90256" w:author="מנוע מכני" w:date="2026-10-11T12:04:39Z">
        <w:r>
          <w:rPr>
            <w:rFonts w:ascii="FontbitDavid" w:hAnsi="FontbitDavid" w:hint="cs"/>
            <w:sz w:val="24"/>
            <w:rtl/>
          </w:rPr>
          <w:delText xml:space="preserve">ע''פ</w:delText>
        </w:r>
      </w:del>
      <w:r>
        <w:rPr>
          <w:rFonts w:ascii="FontbitDavid" w:hAnsi="FontbitDavid" w:hint="cs"/>
          <w:sz w:val="24"/>
          <w:rtl/>
        </w:rPr>
        <w:t xml:space="preserve"> </w:t>
      </w:r>
      <w:r w:rsidRPr="00B078C3">
        <w:rPr>
          <w:rFonts w:ascii="FontbitDavid" w:hAnsi="FontbitDavid"/>
          <w:sz w:val="24"/>
          <w:rtl/>
        </w:rPr>
        <w:t>שאי</w:t>
      </w:r>
      <w:r>
        <w:rPr>
          <w:rFonts w:ascii="FontbitDavid" w:hAnsi="FontbitDavid"/>
          <w:sz w:val="24"/>
          <w:rtl/>
        </w:rPr>
        <w:t xml:space="preserve">ן ראיה לדבר זכר לדבר, שנ</w:t>
      </w:r>
      <w:ins w:id="90257" w:author="מנוע מכני" w:date="2026-10-11T12:04:39Z">
        <w:r>
          <w:rPr>
            <w:rFonts w:ascii="FontbitDavid" w:hAnsi="FontbitDavid"/>
            <w:sz w:val="24"/>
            <w:rtl/>
          </w:rPr>
          <w:t xml:space="preserve">א"ו</w:t>
        </w:r>
      </w:ins>
      <w:del w:id="90258" w:author="מנוע מכני" w:date="2026-10-11T12:04:39Z">
        <w:r>
          <w:rPr>
            <w:rFonts w:ascii="FontbitDavid" w:hAnsi="FontbitDavid"/>
            <w:sz w:val="24"/>
            <w:rtl/>
          </w:rPr>
          <w:delText xml:space="preserve">א</w:delText>
        </w:r>
        <w:r>
          <w:rPr>
            <w:rFonts w:ascii="FontbitDavid" w:hAnsi="FontbitDavid" w:hint="cs"/>
            <w:sz w:val="24"/>
            <w:rtl/>
          </w:rPr>
          <w:delText xml:space="preserve">''</w:delText>
        </w:r>
        <w:r w:rsidRPr="00B078C3">
          <w:rPr>
            <w:rFonts w:ascii="FontbitDavid" w:hAnsi="FontbitDavid"/>
            <w:sz w:val="24"/>
            <w:rtl/>
          </w:rPr>
          <w:delText xml:space="preserve">ו</w:delText>
        </w:r>
      </w:del>
      <w:r w:rsidRPr="00B078C3">
        <w:rPr>
          <w:rFonts w:ascii="FontbitDavid" w:hAnsi="FontbitDavid"/>
          <w:sz w:val="24"/>
          <w:rtl/>
        </w:rPr>
        <w:t xml:space="preserve">יהי כמשלש חדשים וגומר</w:t>
      </w:r>
      <w:r>
        <w:rPr>
          <w:rFonts w:ascii="FontbitDavid" w:hAnsi="FontbitDavid" w:hint="cs"/>
          <w:sz w:val="24"/>
          <w:rtl/>
        </w:rPr>
        <w:t>'</w:t>
      </w:r>
      <w:r w:rsidRPr="00B078C3">
        <w:rPr>
          <w:rFonts w:ascii="FontbitDavid" w:hAnsi="FontbitDavid"/>
          <w:sz w:val="24"/>
          <w:rtl/>
        </w:rPr>
        <w:t>.</w:t>
      </w:r>
    </w:p>
    <w:p w:rsidR="00E403F0" w:rsidRPr="00B078C3" w:rsidRDefault="00E403F0" w:rsidP="00E403F0">
      <w:pPr>
        <w:ind w:left="1174" w:firstLine="266"/>
        <w:rPr>
          <w:rFonts w:ascii="FontbitDavid" w:hAnsi="FontbitDavid"/>
          <w:sz w:val="24"/>
          <w:rtl/>
        </w:rPr>
      </w:pPr>
      <w:r w:rsidRPr="00B078C3">
        <w:rPr>
          <w:rFonts w:ascii="FontbitDavid" w:hAnsi="FontbitDavid"/>
          <w:sz w:val="24"/>
          <w:rtl/>
        </w:rPr>
        <w:t xml:space="preserve">זכר לדבר </w:t>
      </w:r>
      <w:r>
        <w:rPr>
          <w:rFonts w:ascii="FontbitDavid" w:hAnsi="FontbitDavid" w:hint="cs"/>
          <w:sz w:val="24"/>
          <w:rtl/>
        </w:rPr>
        <w:t xml:space="preserve">משום </w:t>
      </w:r>
      <w:ins w:id="93467" w:author="מנוע מכני" w:date="2026-10-11T12:04:39Z">
        <w:r>
          <w:rPr>
            <w:rFonts w:ascii="FontbitDavid" w:hAnsi="FontbitDavid" w:hint="cs"/>
            <w:sz w:val="24"/>
            <w:rtl/>
          </w:rPr>
          <w:t xml:space="preserve">דיש</w:t>
        </w:r>
      </w:ins>
      <w:del w:id="93468" w:author="מנוע מכני" w:date="2026-10-11T12:04:39Z">
        <w:r>
          <w:rPr>
            <w:rFonts w:ascii="FontbitDavid" w:hAnsi="FontbitDavid" w:hint="cs"/>
            <w:sz w:val="24"/>
            <w:rtl/>
          </w:rPr>
          <w:delText xml:space="preserve">דאיכא</w:delText>
        </w:r>
      </w:del>
      <w:ins w:id="96569" w:author="מנוע מכני" w:date="2026-10-11T12:04:39Z">
        <w:r>
          <w:rPr>
            <w:rFonts w:ascii="FontbitDavid" w:hAnsi="FontbitDavid" w:hint="cs"/>
            <w:sz w:val="24"/>
            <w:rtl/>
          </w:rPr>
          <w:t xml:space="preserve"> </w:t>
        </w:r>
      </w:ins>
      <w:del w:id="9657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דילדה לט', </w:t>
      </w:r>
      <w:ins w:id="93469" w:author="מנוע מכני" w:date="2026-10-11T12:04:39Z">
        <w:r>
          <w:rPr>
            <w:rFonts w:ascii="FontbitDavid" w:hAnsi="FontbitDavid"/>
            <w:sz w:val="24"/>
            <w:rtl/>
          </w:rPr>
          <w:t xml:space="preserve">ויש</w:t>
        </w:r>
      </w:ins>
      <w:del w:id="93470"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דילדה לשבעה.</w:t>
      </w:r>
    </w:p>
    <w:p w:rsidR="00E403F0" w:rsidRDefault="00E403F0" w:rsidP="00E403F0">
      <w:pPr>
        <w:rPr>
          <w:rFonts w:ascii="FontbitDavid" w:hAnsi="FontbitDavid"/>
          <w:sz w:val="24"/>
          <w:rtl/>
        </w:rPr>
      </w:pPr>
    </w:p>
    <w:p>
      <w:pPr>
        <w:pStyle w:val="afffff8"/>
        <w:rPr>
          <w:ins w:id="90677" w:author="קלוד" w:date="2026-10-11T12:23:38Z"/>
        </w:rPr>
      </w:pPr>
      <w:ins w:id="90678" w:author="קלוד" w:date="2026-10-11T12:23:38Z">
        <w:r>
          <w:rPr>
            <w:color w:val="7B3F00"/>
          </w:rPr>
          <w:t xml:space="preserve">הפילה רוח - הרי היא בחזקת מעוברת</w:t>
        </w:r>
      </w:ins>
    </w:p>
    <w:p>
      <w:pPr>
        <w:pStyle w:val="38"/>
        <w:rPr>
          <w:ins w:id="98840" w:author="מנוע מכני" w:date="2026-10-11T12:04:39Z"/>
        </w:rPr>
      </w:pPr>
      <w:del w:id="98839" w:author="מנוע מכני" w:date="2026-10-11T12:04:39Z">
        <w:r w:rsidRPr="00EB42A6">
          <w:delText xml:space="preserve">•</w:delText>
        </w:r>
      </w:del>
      <w:r w:rsidRPr="00DF3805">
        <w:t xml:space="preserve"> </w:t>
      </w:r>
      <w:r w:rsidRPr="0038037E">
        <w:t>ת"ר</w:t>
      </w:r>
      <w:r w:rsidRPr="00B078C3">
        <w:t xml:space="preserve">:</w:t>
      </w:r>
    </w:p>
    <w:p w:rsidR="00E403F0" w:rsidRPr="00B078C3" w:rsidRDefault="00E403F0" w:rsidP="00E403F0">
      <w:pPr>
        <w:rPr>
          <w:rFonts w:ascii="FontbitDavid" w:hAnsi="FontbitDavid"/>
          <w:sz w:val="24"/>
          <w:rtl/>
        </w:rPr>
      </w:pPr>
      <w:del w:id="9884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הרי שהיתה בחזקת מעוברת וראתה דם, </w:t>
      </w:r>
      <w:r w:rsidRPr="00B078C3">
        <w:rPr>
          <w:rFonts w:ascii="FontbitDavid" w:hAnsi="FontbitDavid"/>
          <w:sz w:val="24"/>
          <w:rtl/>
        </w:rPr>
        <w:t xml:space="preserve">ואח"כ</w:t>
      </w:r>
      <w:r w:rsidRPr="00B078C3">
        <w:rPr>
          <w:rFonts w:ascii="FontbitDavid" w:hAnsi="FontbitDavid"/>
          <w:sz w:val="24"/>
          <w:rtl/>
        </w:rPr>
        <w:t xml:space="preserve"> הפילה רוח או כל דבר שאינו של </w:t>
      </w:r>
      <w:ins w:id="98169" w:author="מנוע מכני" w:date="2026-10-11T12:04:39Z">
        <w:r>
          <w:rPr>
            <w:rFonts w:ascii="FontbitDavid" w:hAnsi="FontbitDavid"/>
            <w:sz w:val="24"/>
            <w:rtl/>
          </w:rPr>
          <w:t xml:space="preserve">עומדת</w:t>
        </w:r>
      </w:ins>
      <w:del w:id="98170" w:author="מנוע מכני" w:date="2026-10-11T12:04:39Z">
        <w:r w:rsidRPr="00B078C3">
          <w:rPr>
            <w:rFonts w:ascii="FontbitDavid" w:hAnsi="FontbitDavid"/>
            <w:sz w:val="24"/>
            <w:rtl/>
          </w:rPr>
          <w:delText xml:space="preserve">קיימא</w:delText>
        </w:r>
      </w:del>
      <w:r w:rsidRPr="00B078C3">
        <w:rPr>
          <w:rFonts w:ascii="FontbitDavid" w:hAnsi="FontbitDavid"/>
          <w:sz w:val="24"/>
          <w:rtl/>
        </w:rPr>
        <w:t xml:space="preserve"> הרי היא בחזקתה, ודיה שעתה.</w:t>
      </w:r>
    </w:p>
    <w:p w:rsidR="00E403F0" w:rsidRPr="00B078C3" w:rsidRDefault="00E403F0" w:rsidP="00E403F0">
      <w:pPr>
        <w:rPr>
          <w:rFonts w:ascii="FontbitDavid" w:hAnsi="FontbitDavid"/>
          <w:sz w:val="24"/>
          <w:rtl/>
        </w:rPr>
      </w:pPr>
      <w:r w:rsidRPr="00B078C3">
        <w:rPr>
          <w:rFonts w:ascii="FontbitDavid" w:hAnsi="FontbitDavid"/>
          <w:sz w:val="24"/>
          <w:rtl/>
        </w:rPr>
        <w:t>וא</w:t>
      </w:r>
      <w:ins w:id="90259" w:author="מנוע מכני" w:date="2026-10-11T12:04:39Z">
        <w:r>
          <w:rPr>
            <w:rFonts w:ascii="FontbitDavid" w:hAnsi="FontbitDavid" w:hint="cs"/>
            <w:sz w:val="24"/>
            <w:rtl/>
          </w:rPr>
          <w:t xml:space="preserve">ע"ג</w:t>
        </w:r>
      </w:ins>
      <w:del w:id="90260" w:author="מנוע מכני" w:date="2026-10-11T12:04:39Z">
        <w:r>
          <w:rPr>
            <w:rFonts w:ascii="FontbitDavid" w:hAnsi="FontbitDavid" w:hint="cs"/>
            <w:sz w:val="24"/>
            <w:rtl/>
          </w:rPr>
          <w:delText xml:space="preserve">ע''ג</w:delText>
        </w:r>
      </w:del>
      <w:r w:rsidRPr="00B078C3">
        <w:rPr>
          <w:rFonts w:ascii="FontbitDavid" w:hAnsi="FontbitDavid"/>
          <w:sz w:val="24"/>
          <w:rtl/>
        </w:rPr>
        <w:t xml:space="preserve"> שאין ראיה לדבר - </w:t>
      </w:r>
      <w:r>
        <w:rPr>
          <w:rFonts w:ascii="FontbitDavid" w:hAnsi="FontbitDavid"/>
          <w:sz w:val="24"/>
          <w:rtl/>
        </w:rPr>
        <w:tab/>
      </w:r>
      <w:r w:rsidRPr="00B078C3">
        <w:rPr>
          <w:rFonts w:ascii="FontbitDavid" w:hAnsi="FontbitDavid"/>
          <w:sz w:val="24"/>
          <w:rtl/>
        </w:rPr>
        <w:t xml:space="preserve">זכר לדבר, שנאמר </w:t>
      </w:r>
      <w:r>
        <w:rPr>
          <w:rFonts w:ascii="FontbitDavid" w:hAnsi="FontbitDavid" w:hint="cs"/>
          <w:sz w:val="24"/>
          <w:rtl/>
        </w:rPr>
        <w:t>'</w:t>
      </w:r>
      <w:ins w:id="90335" w:author="Claude - סמנטי" w:date="2026-10-11T12:19:29Z">
        <w:r>
          <w:rPr>
            <w:rStyle w:val="afffff0"/>
            <w:rFonts w:ascii="FontbitDavid" w:hAnsi="FontbitDavid"/>
            <w:sz w:val="24"/>
            <w:rtl/>
          </w:rPr>
          <w:t xml:space="preserve">הָרִינוּ חַלְנוּ כְּמוֹ יָלַדְנוּ רוּחַ</w:t>
        </w:r>
      </w:ins>
      <w:del w:id="90336" w:author="Claude - סמנטי" w:date="2026-10-11T12:19:29Z">
        <w:r w:rsidRPr="00B078C3">
          <w:rPr>
            <w:rFonts w:ascii="FontbitDavid" w:hAnsi="FontbitDavid"/>
            <w:sz w:val="24"/>
            <w:rtl/>
          </w:rPr>
          <w:delText xml:space="preserve">הרינו חלנו כמו ילדנו רוח</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ind w:left="1894" w:firstLine="266"/>
        <w:rPr>
          <w:rFonts w:ascii="FontbitDavid" w:hAnsi="FontbitDavid"/>
          <w:sz w:val="24"/>
          <w:rtl/>
        </w:rPr>
      </w:pPr>
      <w:r w:rsidRPr="00B078C3">
        <w:rPr>
          <w:rFonts w:ascii="FontbitDavid" w:hAnsi="FontbitDavid"/>
          <w:sz w:val="24"/>
          <w:rtl/>
        </w:rPr>
        <w:t>זכר לדבר</w:t>
      </w:r>
      <w:r>
        <w:rPr>
          <w:rFonts w:ascii="FontbitDavid" w:hAnsi="FontbitDavid" w:hint="cs"/>
          <w:sz w:val="24"/>
          <w:rtl/>
        </w:rPr>
        <w:t xml:space="preserve"> כיוון שהך קרא כתוב בזכרים </w:t>
      </w:r>
      <w:r w:rsidRPr="00B078C3">
        <w:rPr>
          <w:rFonts w:ascii="FontbitDavid" w:hAnsi="FontbitDavid"/>
          <w:sz w:val="24"/>
          <w:rtl/>
        </w:rPr>
        <w:t>.</w:t>
      </w:r>
    </w:p>
    <w:p w:rsidR="00E403F0" w:rsidRDefault="00E403F0" w:rsidP="00E403F0">
      <w:pPr>
        <w:rPr>
          <w:rFonts w:ascii="FontbitDavid" w:hAnsi="FontbitDavid"/>
          <w:sz w:val="24"/>
          <w:rtl/>
        </w:rPr>
      </w:pPr>
    </w:p>
    <w:p w:rsidR="00E403F0" w:rsidRPr="00017C1D" w:rsidRDefault="00E403F0" w:rsidP="00E403F0">
      <w:pPr>
        <w:rPr>
          <w:rFonts w:ascii="FontbitDavid" w:hAnsi="FontbitDavid"/>
          <w:spacing w:val="-2"/>
          <w:sz w:val="24"/>
          <w:rtl/>
        </w:rPr>
      </w:pPr>
      <w:r w:rsidRPr="00017C1D">
        <w:rPr>
          <w:rFonts w:ascii="FontbitDavid" w:hAnsi="FontbitDavid"/>
          <w:spacing w:val="-2"/>
          <w:rtl/>
        </w:rPr>
        <w:t xml:space="preserve">• </w:t>
      </w:r>
      <w:r w:rsidRPr="00017C1D">
        <w:rPr>
          <w:rFonts w:ascii="FontbitDavid" w:hAnsi="FontbitDavid"/>
          <w:spacing w:val="-2"/>
          <w:sz w:val="24"/>
          <w:rtl/>
        </w:rPr>
        <w:t xml:space="preserve">ורמינהי: קשתה שנים, ולשלישי הפילה רוח או כל דבר שאינו של </w:t>
      </w:r>
      <w:ins w:id="98171" w:author="מנוע מכני" w:date="2026-10-11T12:04:39Z">
        <w:r>
          <w:rPr>
            <w:rFonts w:ascii="FontbitDavid" w:hAnsi="FontbitDavid"/>
            <w:spacing w:val="-2"/>
            <w:sz w:val="24"/>
            <w:rtl/>
          </w:rPr>
          <w:t xml:space="preserve">עומדת</w:t>
        </w:r>
      </w:ins>
      <w:del w:id="98172" w:author="מנוע מכני" w:date="2026-10-11T12:04:39Z">
        <w:r w:rsidRPr="00017C1D">
          <w:rPr>
            <w:rFonts w:ascii="FontbitDavid" w:hAnsi="FontbitDavid"/>
            <w:spacing w:val="-2"/>
            <w:sz w:val="24"/>
            <w:rtl/>
          </w:rPr>
          <w:delText xml:space="preserve">קיימא</w:delText>
        </w:r>
      </w:del>
      <w:r w:rsidRPr="00017C1D">
        <w:rPr>
          <w:rFonts w:ascii="FontbitDavid" w:hAnsi="FontbitDavid"/>
          <w:spacing w:val="-2"/>
          <w:sz w:val="24"/>
          <w:rtl/>
        </w:rPr>
        <w:t xml:space="preserve"> - הרי זו יולדת בזוב.</w:t>
      </w:r>
    </w:p>
    <w:p w:rsidR="00E403F0" w:rsidRDefault="00E403F0" w:rsidP="00E403F0">
      <w:pPr>
        <w:pStyle w:val="afff3"/>
        <w:framePr w:wrap="around"/>
        <w:rPr>
          <w:rtl/>
        </w:rPr>
      </w:pPr>
      <w:r>
        <w:rPr>
          <w:rFonts w:hint="cs"/>
          <w:rtl/>
        </w:rPr>
        <w:t>ט</w:t>
      </w:r>
    </w:p>
    <w:p w:rsidR="00E403F0" w:rsidRDefault="00E403F0" w:rsidP="00E403F0">
      <w:pPr>
        <w:rPr>
          <w:rFonts w:ascii="FontbitDavid" w:hAnsi="FontbitDavid"/>
          <w:sz w:val="24"/>
          <w:rtl/>
        </w:rPr>
      </w:pPr>
      <w:ins w:id="97335" w:author="מנוע מכני" w:date="2026-10-11T12:04:39Z">
        <w:r>
          <w:rPr>
            <w:rFonts w:ascii="FontbitDavid" w:hAnsi="FontbitDavid"/>
            <w:sz w:val="24"/>
            <w:rtl/>
          </w:rPr>
          <w:t xml:space="preserve">ואם </w:t>
        </w:r>
      </w:ins>
      <w:del w:id="97336"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אמרת לידה </w:t>
      </w:r>
      <w:ins w:id="97641" w:author="מנוע מכני" w:date="2026-10-11T12:04:39Z">
        <w:r>
          <w:rPr>
            <w:rFonts w:ascii="FontbitDavid" w:hAnsi="FontbitDavid"/>
            <w:sz w:val="24"/>
            <w:rtl/>
          </w:rPr>
          <w:t xml:space="preserve">מעולה</w:t>
        </w:r>
      </w:ins>
      <w:del w:id="97642" w:author="מנוע מכני" w:date="2026-10-11T12:04:39Z">
        <w:r w:rsidRPr="00B078C3">
          <w:rPr>
            <w:rFonts w:ascii="FontbitDavid" w:hAnsi="FontbitDavid"/>
            <w:sz w:val="24"/>
            <w:rtl/>
          </w:rPr>
          <w:delText xml:space="preserve">מעלייתא</w:delText>
        </w:r>
      </w:del>
      <w:r w:rsidRPr="00B078C3">
        <w:rPr>
          <w:rFonts w:ascii="FontbitDavid" w:hAnsi="FontbitDavid"/>
          <w:sz w:val="24"/>
          <w:rtl/>
        </w:rPr>
        <w:t xml:space="preserve"> היא,</w:t>
      </w:r>
      <w:ins w:id="96571" w:author="מנוע מכני" w:date="2026-10-11T12:04:39Z">
        <w:r>
          <w:rPr>
            <w:rFonts w:ascii="FontbitDavid" w:hAnsi="FontbitDavid"/>
            <w:sz w:val="24"/>
            <w:rtl/>
          </w:rPr>
          <w:t xml:space="preserve"> </w:t>
        </w:r>
      </w:ins>
      <w:del w:id="96572"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r w:rsidRPr="00B078C3">
        <w:rPr>
          <w:rFonts w:ascii="FontbitDavid" w:hAnsi="FontbitDavid"/>
          <w:sz w:val="24"/>
          <w:rtl/>
        </w:rPr>
        <w:t xml:space="preserve">קושי סמוך ללידה </w:t>
      </w:r>
      <w:ins w:id="94939" w:author="מנוע מכני" w:date="2026-10-11T12:04:39Z">
        <w:r>
          <w:rPr>
            <w:rFonts w:ascii="FontbitDavid" w:hAnsi="FontbitDavid"/>
            <w:sz w:val="24"/>
            <w:rtl/>
          </w:rPr>
          <w:t xml:space="preserve">התורה</w:t>
        </w:r>
      </w:ins>
      <w:del w:id="94940"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טהריה! </w:t>
      </w:r>
    </w:p>
    <w:p>
      <w:pPr>
        <w:pStyle w:val="38"/>
        <w:rPr>
          <w:ins w:id="98842" w:author="מנוע מכני" w:date="2026-10-11T12:04:39Z"/>
        </w:rPr>
      </w:pPr>
      <w:ins w:id="90261" w:author="מנוע מכני" w:date="2026-10-11T12:04:39Z">
        <w:r>
          <w:t xml:space="preserve">א"ר</w:t>
        </w:r>
      </w:ins>
      <w:del w:id="90262" w:author="מנוע מכני" w:date="2026-10-11T12:04:39Z">
        <w:r w:rsidRPr="00F447E9">
          <w:delText xml:space="preserve">א''ר</w:delText>
        </w:r>
      </w:del>
      <w:r w:rsidRPr="00F447E9">
        <w:t xml:space="preserve"> פפי:</w:t>
      </w:r>
    </w:p>
    <w:p w:rsidR="00E403F0" w:rsidRPr="00F447E9" w:rsidRDefault="00E403F0" w:rsidP="00E403F0">
      <w:pPr>
        <w:pStyle w:val="a2"/>
        <w:numPr>
          <w:ilvl w:val="0"/>
          <w:numId w:val="3"/>
        </w:numPr>
        <w:ind w:left="714" w:hanging="357"/>
        <w:rPr>
          <w:rtl/>
        </w:rPr>
      </w:pPr>
      <w:del w:id="98843" w:author="מנוע מכני" w:date="2026-10-11T12:04:39Z">
        <w:r w:rsidRPr="00F447E9">
          <w:rPr>
            <w:rtl/>
          </w:rPr>
          <w:delText xml:space="preserve"> </w:delText>
        </w:r>
      </w:del>
      <w:r w:rsidRPr="00F447E9">
        <w:rPr>
          <w:rtl/>
        </w:rPr>
        <w:t xml:space="preserve">הנח מעת לעת - דרבנן.</w:t>
      </w:r>
    </w:p>
    <w:p>
      <w:pPr>
        <w:pStyle w:val="38"/>
        <w:rPr>
          <w:ins w:id="98844" w:author="מנוע מכני" w:date="2026-10-11T12:04:39Z"/>
        </w:rPr>
      </w:pPr>
      <w:ins w:id="92929" w:author="מנוע מכני" w:date="2026-10-11T12:04:39Z">
        <w:r>
          <w:t xml:space="preserve">ר"פ</w:t>
        </w:r>
      </w:ins>
      <w:del w:id="92930" w:author="מנוע מכני" w:date="2026-10-11T12:04:39Z">
        <w:r w:rsidRPr="00F447E9">
          <w:delText xml:space="preserve">רב פפא</w:delText>
        </w:r>
      </w:del>
      <w:r w:rsidRPr="00F447E9">
        <w:t xml:space="preserve">:</w:t>
      </w:r>
    </w:p>
    <w:p w:rsidR="00E403F0" w:rsidRPr="00F447E9" w:rsidRDefault="00E403F0" w:rsidP="00E403F0">
      <w:pPr>
        <w:pStyle w:val="a2"/>
        <w:numPr>
          <w:ilvl w:val="0"/>
          <w:numId w:val="3"/>
        </w:numPr>
        <w:ind w:left="714" w:hanging="357"/>
        <w:rPr>
          <w:rtl/>
        </w:rPr>
      </w:pPr>
      <w:del w:id="98845" w:author="מנוע מכני" w:date="2026-10-11T12:04:39Z">
        <w:r w:rsidRPr="00F447E9">
          <w:rPr>
            <w:rtl/>
          </w:rPr>
          <w:delText xml:space="preserve"> </w:delText>
        </w:r>
      </w:del>
      <w:r>
        <w:rPr>
          <w:rFonts w:hint="cs"/>
          <w:rtl/>
        </w:rPr>
        <w:t xml:space="preserve">טעמא </w:t>
      </w:r>
      <w:r w:rsidRPr="00F447E9">
        <w:rPr>
          <w:rtl/>
        </w:rPr>
        <w:t xml:space="preserve">שום דראשה ואבריה כבדין </w:t>
      </w:r>
      <w:ins w:id="94941" w:author="מנוע מכני" w:date="2026-10-11T12:04:39Z">
        <w:r>
          <w:rPr>
            <w:rtl/>
          </w:rPr>
          <w:t xml:space="preserve">עליו</w:t>
        </w:r>
      </w:ins>
      <w:del w:id="94942" w:author="מנוע מכני" w:date="2026-10-11T12:04:39Z">
        <w:r w:rsidRPr="00F447E9">
          <w:rPr>
            <w:rtl/>
          </w:rPr>
          <w:delText xml:space="preserve">עליה</w:delText>
        </w:r>
      </w:del>
      <w:r w:rsidRPr="00F447E9">
        <w:rPr>
          <w:rtl/>
        </w:rPr>
        <w:t xml:space="preserve">, </w:t>
      </w:r>
      <w:r>
        <w:rPr>
          <w:rFonts w:hint="cs"/>
          <w:rtl/>
        </w:rPr>
        <w:t xml:space="preserve">ו</w:t>
      </w:r>
      <w:ins w:id="90263" w:author="מנוע מכני" w:date="2026-10-11T12:04:39Z">
        <w:r>
          <w:rPr>
            <w:rFonts w:hint="cs"/>
            <w:rtl/>
          </w:rPr>
          <w:t xml:space="preserve">ה"נ</w:t>
        </w:r>
      </w:ins>
      <w:del w:id="90264" w:author="מנוע מכני" w:date="2026-10-11T12:04:39Z">
        <w:r>
          <w:rPr>
            <w:rFonts w:hint="cs"/>
            <w:rtl/>
          </w:rPr>
          <w:delText xml:space="preserve">ה''נ</w:delText>
        </w:r>
      </w:del>
      <w:r>
        <w:rPr>
          <w:rFonts w:hint="cs"/>
          <w:rtl/>
        </w:rPr>
        <w:t xml:space="preserve"> כאן </w:t>
      </w:r>
      <w:r w:rsidRPr="00F447E9">
        <w:rPr>
          <w:rtl/>
        </w:rPr>
        <w:t>.</w:t>
      </w:r>
    </w:p>
    <w:p>
      <w:pPr>
        <w:pStyle w:val="afffff8"/>
        <w:rPr>
          <w:ins w:id="90675" w:author="קלוד" w:date="2026-10-11T12:23:38Z"/>
        </w:rPr>
      </w:pPr>
      <w:ins w:id="90676" w:author="קלוד" w:date="2026-10-11T12:23:38Z">
        <w:r>
          <w:rPr>
            <w:color w:val="7B3F00"/>
          </w:rPr>
          <w:t xml:space="preserve">ראתה ואח"כ הוכר עוברה</w:t>
        </w:r>
      </w:ins>
    </w:p>
    <w:p>
      <w:pPr>
        <w:pStyle w:val="38"/>
        <w:rPr>
          <w:ins w:id="98847" w:author="מנוע מכני" w:date="2026-10-11T12:04:39Z"/>
        </w:rPr>
      </w:pPr>
      <w:del w:id="98846" w:author="מנוע מכני" w:date="2026-10-11T12:04:39Z">
        <w:r w:rsidRPr="00017C1D">
          <w:delText xml:space="preserve">•</w:delText>
        </w:r>
      </w:del>
      <w:r w:rsidRPr="00017C1D">
        <w:t xml:space="preserve"> </w:t>
      </w:r>
      <w:r w:rsidRPr="00017C1D">
        <w:t xml:space="preserve">בעא </w:t>
      </w:r>
      <w:r w:rsidRPr="00017C1D">
        <w:t xml:space="preserve">ר</w:t>
      </w:r>
      <w:ins w:id="90265" w:author="מנוע מכני" w:date="2026-10-11T12:04:39Z">
        <w:r>
          <w:t xml:space="preserve">י"ר</w:t>
        </w:r>
      </w:ins>
      <w:del w:id="90266" w:author="מנוע מכני" w:date="2026-10-11T12:04:39Z">
        <w:r w:rsidRPr="00017C1D">
          <w:delText xml:space="preserve">י''ר</w:delText>
        </w:r>
      </w:del>
      <w:r w:rsidRPr="00017C1D">
        <w:t xml:space="preserve"> מ</w:t>
      </w:r>
      <w:ins w:id="90267" w:author="מנוע מכני" w:date="2026-10-11T12:04:39Z">
        <w:r>
          <w:t xml:space="preserve">ר"ז</w:t>
        </w:r>
      </w:ins>
      <w:del w:id="90268" w:author="מנוע מכני" w:date="2026-10-11T12:04:39Z">
        <w:r w:rsidRPr="00017C1D">
          <w:delText xml:space="preserve">ר''ז</w:delText>
        </w:r>
      </w:del>
      <w:r w:rsidRPr="00017C1D">
        <w:t xml:space="preserve">:</w:t>
      </w:r>
    </w:p>
    <w:p w:rsidR="00E403F0" w:rsidRPr="00017C1D" w:rsidRDefault="00E403F0" w:rsidP="00E403F0">
      <w:pPr>
        <w:rPr>
          <w:rFonts w:ascii="FontbitDavid" w:hAnsi="FontbitDavid"/>
          <w:spacing w:val="-4"/>
          <w:sz w:val="24"/>
          <w:rtl/>
        </w:rPr>
      </w:pPr>
      <w:del w:id="98848"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ראתה </w:t>
      </w:r>
      <w:r w:rsidRPr="00017C1D">
        <w:rPr>
          <w:rFonts w:ascii="FontbitDavid" w:hAnsi="FontbitDavid"/>
          <w:spacing w:val="-4"/>
          <w:sz w:val="24"/>
          <w:rtl/>
        </w:rPr>
        <w:t xml:space="preserve">ואח"כ</w:t>
      </w:r>
      <w:r w:rsidRPr="00017C1D">
        <w:rPr>
          <w:rFonts w:ascii="FontbitDavid" w:hAnsi="FontbitDavid"/>
          <w:spacing w:val="-4"/>
          <w:sz w:val="24"/>
          <w:rtl/>
        </w:rPr>
        <w:t xml:space="preserve"> הוכר עוברה, מהו? כיון ד</w:t>
      </w:r>
      <w:ins w:id="98125" w:author="מנוע מכני" w:date="2026-10-11T12:04:39Z">
        <w:r>
          <w:rPr>
            <w:rFonts w:ascii="FontbitDavid" w:hAnsi="FontbitDavid"/>
            <w:spacing w:val="-4"/>
            <w:sz w:val="24"/>
            <w:rtl/>
          </w:rPr>
          <w:t xml:space="preserve">בזמן ש</w:t>
        </w:r>
      </w:ins>
      <w:del w:id="98126" w:author="מנוע מכני" w:date="2026-10-11T12:04:39Z">
        <w:r w:rsidRPr="00017C1D">
          <w:rPr>
            <w:rFonts w:ascii="FontbitDavid" w:hAnsi="FontbitDavid"/>
            <w:spacing w:val="-4"/>
            <w:sz w:val="24"/>
            <w:rtl/>
          </w:rPr>
          <w:delText xml:space="preserve">בעידנא ד</w:delText>
        </w:r>
      </w:del>
      <w:r w:rsidRPr="00017C1D">
        <w:rPr>
          <w:rFonts w:ascii="FontbitDavid" w:hAnsi="FontbitDavid"/>
          <w:spacing w:val="-4"/>
          <w:sz w:val="24"/>
          <w:rtl/>
        </w:rPr>
        <w:t xml:space="preserve">חזאי </w:t>
      </w:r>
      <w:r w:rsidRPr="00017C1D">
        <w:rPr>
          <w:rFonts w:ascii="FontbitDavid" w:hAnsi="FontbitDavid"/>
          <w:spacing w:val="-4"/>
          <w:sz w:val="24"/>
          <w:rtl/>
        </w:rPr>
        <w:t xml:space="preserve">לא</w:t>
      </w:r>
      <w:r w:rsidRPr="00017C1D">
        <w:rPr>
          <w:rFonts w:ascii="FontbitDavid" w:hAnsi="FontbitDavid"/>
          <w:spacing w:val="-4"/>
          <w:sz w:val="24"/>
          <w:rtl/>
        </w:rPr>
        <w:t xml:space="preserve"> הוכר עוברה - מטמיא, </w:t>
      </w:r>
    </w:p>
    <w:p>
      <w:pPr>
        <w:pStyle w:val="38"/>
        <w:rPr>
          <w:ins w:id="98849" w:author="מנוע מכני" w:date="2026-10-11T12:04:39Z"/>
        </w:rPr>
      </w:pPr>
      <w:r>
        <w:t xml:space="preserve">א</w:t>
      </w:r>
      <w:ins w:id="90269" w:author="מנוע מכני" w:date="2026-10-11T12:04:39Z">
        <w:r>
          <w:t xml:space="preserve">ו"ד</w:t>
        </w:r>
      </w:ins>
      <w:del w:id="90270" w:author="מנוע מכני" w:date="2026-10-11T12:04:39Z">
        <w:r>
          <w:delText xml:space="preserve">ו''ד</w:delText>
        </w:r>
      </w:del>
      <w:r w:rsidRPr="00B078C3">
        <w:t xml:space="preserve">:</w:t>
      </w:r>
    </w:p>
    <w:p w:rsidR="00E403F0" w:rsidRDefault="00E403F0" w:rsidP="00E403F0">
      <w:pPr>
        <w:ind w:left="1174" w:firstLine="266"/>
        <w:rPr>
          <w:rFonts w:ascii="FontbitDavid" w:hAnsi="FontbitDavid"/>
          <w:sz w:val="24"/>
          <w:rtl/>
        </w:rPr>
      </w:pPr>
      <w:del w:id="988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כיון דסמוך לה חזאי </w:t>
      </w:r>
      <w:r w:rsidRPr="00B078C3">
        <w:rPr>
          <w:rFonts w:ascii="FontbitDavid" w:hAnsi="FontbitDavid"/>
          <w:sz w:val="24"/>
          <w:rtl/>
        </w:rPr>
        <w:t xml:space="preserve">לא</w:t>
      </w:r>
      <w:r w:rsidRPr="00B078C3">
        <w:rPr>
          <w:rFonts w:ascii="FontbitDavid" w:hAnsi="FontbitDavid"/>
          <w:sz w:val="24"/>
          <w:rtl/>
        </w:rPr>
        <w:t xml:space="preserve"> מטמיא? </w:t>
      </w:r>
    </w:p>
    <w:p>
      <w:pPr>
        <w:pStyle w:val="38"/>
        <w:rPr>
          <w:ins w:id="98851" w:author="מנוע מכני" w:date="2026-10-11T12:04:39Z"/>
        </w:rPr>
      </w:pPr>
      <w:r w:rsidRPr="00B078C3">
        <w:t xml:space="preserve">א"ל</w:t>
      </w:r>
      <w:r w:rsidRPr="00B078C3">
        <w:t xml:space="preserve">:</w:t>
      </w:r>
    </w:p>
    <w:p w:rsidR="00E403F0" w:rsidRDefault="00E403F0" w:rsidP="00E403F0">
      <w:pPr>
        <w:pStyle w:val="a3"/>
        <w:rPr>
          <w:rtl/>
        </w:rPr>
      </w:pPr>
      <w:del w:id="98852" w:author="מנוע מכני" w:date="2026-10-11T12:04:39Z">
        <w:r w:rsidRPr="00B078C3">
          <w:rPr>
            <w:rtl/>
          </w:rPr>
          <w:delText xml:space="preserve"> </w:delText>
        </w:r>
      </w:del>
      <w:r>
        <w:rPr>
          <w:rFonts w:hint="cs"/>
          <w:rtl/>
        </w:rPr>
        <w:t xml:space="preserve">שא</w:t>
      </w:r>
      <w:ins w:id="90271" w:author="מנוע מכני" w:date="2026-10-11T12:04:39Z">
        <w:r>
          <w:rPr>
            <w:rFonts w:hint="cs"/>
            <w:rtl/>
          </w:rPr>
          <w:t xml:space="preserve">י"ז</w:t>
        </w:r>
      </w:ins>
      <w:del w:id="90272" w:author="מנוע מכני" w:date="2026-10-11T12:04:39Z">
        <w:r>
          <w:rPr>
            <w:rFonts w:hint="cs"/>
            <w:rtl/>
          </w:rPr>
          <w:delText xml:space="preserve">י''ז</w:delText>
        </w:r>
      </w:del>
      <w:r>
        <w:rPr>
          <w:rFonts w:hint="cs"/>
          <w:rtl/>
        </w:rPr>
        <w:t xml:space="preserve"> הטעם אלא </w:t>
      </w:r>
      <w:r w:rsidRPr="00B078C3">
        <w:rPr>
          <w:rtl/>
        </w:rPr>
        <w:t xml:space="preserve">משום דראשה ואבריה כבדין </w:t>
      </w:r>
      <w:ins w:id="94943" w:author="מנוע מכני" w:date="2026-10-11T12:04:39Z">
        <w:r>
          <w:rPr>
            <w:rtl/>
          </w:rPr>
          <w:t xml:space="preserve">עליו</w:t>
        </w:r>
      </w:ins>
      <w:del w:id="94944" w:author="מנוע מכני" w:date="2026-10-11T12:04:39Z">
        <w:r w:rsidRPr="00B078C3">
          <w:rPr>
            <w:rtl/>
          </w:rPr>
          <w:delText xml:space="preserve">עליה</w:delText>
        </w:r>
      </w:del>
      <w:r w:rsidRPr="00B078C3">
        <w:rPr>
          <w:rtl/>
        </w:rPr>
        <w:t xml:space="preserve">, </w:t>
      </w:r>
      <w:r>
        <w:rPr>
          <w:rFonts w:hint="cs"/>
          <w:rtl/>
        </w:rPr>
        <w:t xml:space="preserve">ובזמן ראייתה אין ראשה ואבריה כבדין </w:t>
      </w:r>
      <w:ins w:id="94945" w:author="מנוע מכני" w:date="2026-10-11T12:04:39Z">
        <w:r>
          <w:rPr>
            <w:rFonts w:hint="cs"/>
            <w:rtl/>
          </w:rPr>
          <w:t xml:space="preserve">עליו</w:t>
        </w:r>
      </w:ins>
      <w:del w:id="94946" w:author="מנוע מכני" w:date="2026-10-11T12:04:39Z">
        <w:r>
          <w:rPr>
            <w:rFonts w:hint="cs"/>
            <w:rtl/>
          </w:rPr>
          <w:delText xml:space="preserve">עליה</w:delText>
        </w:r>
      </w:del>
      <w:r>
        <w:rPr>
          <w:rFonts w:hint="cs"/>
          <w:rtl/>
        </w:rPr>
        <w:t xml:space="preserve"> </w:t>
      </w:r>
    </w:p>
    <w:p w:rsidR="00E403F0" w:rsidRDefault="00E403F0" w:rsidP="00E403F0">
      <w:pPr>
        <w:rPr>
          <w:rFonts w:ascii="FontbitDavid" w:hAnsi="FontbitDavid"/>
          <w:sz w:val="24"/>
          <w:rtl/>
        </w:rPr>
      </w:pPr>
    </w:p>
    <w:p>
      <w:pPr>
        <w:pStyle w:val="afffff8"/>
        <w:rPr>
          <w:ins w:id="90673" w:author="קלוד" w:date="2026-10-11T12:23:38Z"/>
        </w:rPr>
      </w:pPr>
      <w:ins w:id="90674" w:author="קלוד" w:date="2026-10-11T12:23:38Z">
        <w:r>
          <w:rPr>
            <w:color w:val="7B3F00"/>
          </w:rPr>
          <w:t xml:space="preserve">הגיע עת וסתה בימי עבורה - האם צריכה בדיקה</w:t>
        </w:r>
      </w:ins>
    </w:p>
    <w:p>
      <w:pPr>
        <w:pStyle w:val="38"/>
        <w:rPr>
          <w:ins w:id="98854" w:author="מנוע מכני" w:date="2026-10-11T12:04:39Z"/>
        </w:rPr>
      </w:pPr>
      <w:del w:id="98853" w:author="מנוע מכני" w:date="2026-10-11T12:04:39Z">
        <w:r w:rsidRPr="00EB42A6">
          <w:delText xml:space="preserve">•</w:delText>
        </w:r>
      </w:del>
      <w:r w:rsidRPr="00DF3805">
        <w:t xml:space="preserve"> </w:t>
      </w:r>
      <w:r w:rsidRPr="00B078C3">
        <w:t>בעא ההוא סבא מר</w:t>
      </w:r>
      <w:ins w:id="90273" w:author="מנוע מכני" w:date="2026-10-11T12:04:39Z">
        <w:r>
          <w:t xml:space="preserve">י"ו</w:t>
        </w:r>
      </w:ins>
      <w:del w:id="90274" w:author="מנוע מכני" w:date="2026-10-11T12:04:39Z">
        <w:r>
          <w:delText xml:space="preserve">י''ו</w:delText>
        </w:r>
      </w:del>
      <w:r w:rsidRPr="00B078C3">
        <w:t xml:space="preserve">:</w:t>
      </w:r>
    </w:p>
    <w:p w:rsidR="00E403F0" w:rsidRDefault="00E403F0" w:rsidP="00E403F0">
      <w:pPr>
        <w:rPr>
          <w:rFonts w:ascii="FontbitDavid" w:hAnsi="FontbitDavid"/>
          <w:sz w:val="24"/>
          <w:rtl/>
        </w:rPr>
      </w:pPr>
      <w:del w:id="9885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הגיע עת וסתה בימי עבורה ולא בדקה, מהו? </w:t>
      </w:r>
    </w:p>
    <w:p w:rsidR="00E403F0" w:rsidRDefault="00E403F0" w:rsidP="00E403F0">
      <w:pPr>
        <w:pStyle w:val="a3"/>
        <w:rPr>
          <w:rtl/>
        </w:rPr>
      </w:pPr>
      <w:ins w:id="98173" w:author="מנוע מכני" w:date="2026-10-11T12:04:39Z">
        <w:r>
          <w:rPr>
            <w:rFonts w:hint="cs"/>
            <w:rtl/>
          </w:rPr>
          <w:t xml:space="preserve">צריכה</w:t>
        </w:r>
      </w:ins>
      <w:del w:id="98174" w:author="מנוע מכני" w:date="2026-10-11T12:04:39Z">
        <w:r>
          <w:rPr>
            <w:rFonts w:hint="cs"/>
            <w:rtl/>
          </w:rPr>
          <w:delText xml:space="preserve">מ</w:delText>
        </w:r>
        <w:r w:rsidRPr="00B078C3">
          <w:rPr>
            <w:rtl/>
          </w:rPr>
          <w:delText xml:space="preserve">יבעיא</w:delText>
        </w:r>
      </w:del>
      <w:r w:rsidRPr="00B078C3">
        <w:rPr>
          <w:rtl/>
        </w:rPr>
        <w:t xml:space="preserve"> </w:t>
      </w:r>
      <w:r>
        <w:rPr>
          <w:rtl/>
        </w:rPr>
        <w:t>אליבא דמ"ד וסתות דאורייתא</w:t>
      </w:r>
      <w:r>
        <w:rPr>
          <w:rFonts w:hint="cs"/>
          <w:rtl/>
        </w:rPr>
        <w:t xml:space="preserve"> </w:t>
      </w:r>
      <w:ins w:id="94947" w:author="מנוע מכני" w:date="2026-10-11T12:04:39Z">
        <w:r>
          <w:rPr>
            <w:rFonts w:hint="cs"/>
            <w:rtl/>
          </w:rPr>
          <w:t xml:space="preserve">ולכך</w:t>
        </w:r>
      </w:ins>
      <w:del w:id="94948" w:author="מנוע מכני" w:date="2026-10-11T12:04:39Z">
        <w:r>
          <w:rPr>
            <w:rFonts w:hint="cs"/>
            <w:rtl/>
          </w:rPr>
          <w:delText xml:space="preserve">ולהכי</w:delText>
        </w:r>
      </w:del>
      <w:r>
        <w:rPr>
          <w:rFonts w:hint="cs"/>
          <w:rtl/>
        </w:rPr>
        <w:t xml:space="preserve"> בעי בדיקה </w:t>
      </w:r>
      <w:r w:rsidRPr="00B078C3">
        <w:rPr>
          <w:rtl/>
        </w:rPr>
        <w:t xml:space="preserve">א</w:t>
      </w:r>
      <w:ins w:id="90275" w:author="מנוע מכני" w:date="2026-10-11T12:04:39Z">
        <w:r>
          <w:rPr>
            <w:rtl/>
          </w:rPr>
          <w:t xml:space="preserve">ו"ד</w:t>
        </w:r>
      </w:ins>
      <w:del w:id="90276" w:author="מנוע מכני" w:date="2026-10-11T12:04:39Z">
        <w:r w:rsidRPr="00B078C3">
          <w:rPr>
            <w:rtl/>
          </w:rPr>
          <w:delText xml:space="preserve">ו</w:delText>
        </w:r>
        <w:r>
          <w:rPr>
            <w:rFonts w:hint="cs"/>
            <w:rtl/>
          </w:rPr>
          <w:delText xml:space="preserve">''ד</w:delText>
        </w:r>
      </w:del>
      <w:r w:rsidRPr="00B078C3">
        <w:rPr>
          <w:rtl/>
        </w:rPr>
        <w:t xml:space="preserve">: כיון </w:t>
      </w:r>
      <w:ins w:id="97861" w:author="מנוע מכני" w:date="2026-10-11T12:04:39Z">
        <w:r>
          <w:rPr>
            <w:rtl/>
          </w:rPr>
          <w:t xml:space="preserve">דושנה</w:t>
        </w:r>
      </w:ins>
      <w:del w:id="97862" w:author="מנוע מכני" w:date="2026-10-11T12:04:39Z">
        <w:r w:rsidRPr="00B078C3">
          <w:rPr>
            <w:rtl/>
          </w:rPr>
          <w:delText xml:space="preserve">דדמיה</w:delText>
        </w:r>
      </w:del>
      <w:r w:rsidRPr="00B078C3">
        <w:rPr>
          <w:rtl/>
        </w:rPr>
        <w:t xml:space="preserve"> מסולקין, </w:t>
      </w:r>
      <w:r w:rsidRPr="00B078C3">
        <w:rPr>
          <w:rtl/>
        </w:rPr>
        <w:t xml:space="preserve">לא</w:t>
      </w:r>
      <w:r w:rsidRPr="00B078C3">
        <w:rPr>
          <w:rtl/>
        </w:rPr>
        <w:t xml:space="preserve"> בעיא בדיקה? </w:t>
      </w:r>
    </w:p>
    <w:p>
      <w:pPr>
        <w:pStyle w:val="38"/>
        <w:rPr>
          <w:ins w:id="98856" w:author="מנוע מכני" w:date="2026-10-11T12:04:39Z"/>
        </w:rPr>
      </w:pPr>
      <w:r w:rsidRPr="00B078C3">
        <w:t xml:space="preserve">א"ל</w:t>
      </w:r>
      <w:r w:rsidRPr="00B078C3">
        <w:t xml:space="preserve">, תניתוה:</w:t>
      </w:r>
    </w:p>
    <w:p w:rsidR="00E403F0" w:rsidRPr="00B078C3" w:rsidRDefault="00E403F0" w:rsidP="00E403F0">
      <w:pPr>
        <w:pStyle w:val="a3"/>
        <w:rPr>
          <w:rtl/>
        </w:rPr>
      </w:pPr>
      <w:del w:id="98857" w:author="מנוע מכני" w:date="2026-10-11T12:04:39Z">
        <w:r w:rsidRPr="00B078C3">
          <w:rPr>
            <w:rtl/>
          </w:rPr>
          <w:delText xml:space="preserve"> </w:delText>
        </w:r>
      </w:del>
      <w:ins w:id="90277" w:author="מנוע מכני" w:date="2026-10-11T12:04:39Z">
        <w:r>
          <w:rPr>
            <w:rStyle w:val="2fb"/>
            <w:rtl/>
          </w:rPr>
          <w:t xml:space="preserve">ר"מ</w:t>
        </w:r>
      </w:ins>
      <w:del w:id="90278" w:author="מנוע מכני" w:date="2026-10-11T12:04:39Z">
        <w:r w:rsidRPr="00B078C3">
          <w:rPr>
            <w:rtl/>
          </w:rPr>
          <w:delText xml:space="preserve">ר</w:delText>
        </w:r>
        <w:r>
          <w:rPr>
            <w:rFonts w:hint="cs"/>
            <w:rtl/>
          </w:rPr>
          <w:delText xml:space="preserve">''מ</w:delText>
        </w:r>
      </w:del>
      <w:r>
        <w:rPr>
          <w:rFonts w:hint="cs"/>
          <w:rtl/>
        </w:rPr>
        <w:t xml:space="preserve">:</w:t>
      </w:r>
      <w:r w:rsidRPr="00B078C3">
        <w:rPr>
          <w:rtl/>
        </w:rPr>
        <w:t xml:space="preserve"> אם היתה במחבא והגיע שעת וסתה ולא בדקה טהורה, שחרדה מסלקת את הדמים.</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טעמא - </w:t>
      </w:r>
      <w:ins w:id="93471" w:author="מנוע מכני" w:date="2026-10-11T12:04:39Z">
        <w:r>
          <w:rPr>
            <w:rFonts w:ascii="FontbitDavid" w:hAnsi="FontbitDavid"/>
            <w:spacing w:val="-2"/>
            <w:sz w:val="24"/>
            <w:rtl/>
          </w:rPr>
          <w:t xml:space="preserve">דיש</w:t>
        </w:r>
      </w:ins>
      <w:del w:id="93472" w:author="מנוע מכני" w:date="2026-10-11T12:04:39Z">
        <w:r w:rsidRPr="00017C1D">
          <w:rPr>
            <w:rFonts w:ascii="FontbitDavid" w:hAnsi="FontbitDavid"/>
            <w:spacing w:val="-2"/>
            <w:sz w:val="24"/>
            <w:rtl/>
          </w:rPr>
          <w:delText xml:space="preserve">דאיכא</w:delText>
        </w:r>
      </w:del>
      <w:r w:rsidRPr="00017C1D">
        <w:rPr>
          <w:rFonts w:ascii="FontbitDavid" w:hAnsi="FontbitDavid"/>
          <w:spacing w:val="-2"/>
          <w:sz w:val="24"/>
          <w:rtl/>
        </w:rPr>
        <w:t xml:space="preserve"> חרדה, הא </w:t>
      </w:r>
      <w:ins w:id="93473" w:author="מנוע מכני" w:date="2026-10-11T12:04:39Z">
        <w:r>
          <w:rPr>
            <w:rFonts w:ascii="FontbitDavid" w:hAnsi="FontbitDavid"/>
            <w:spacing w:val="-2"/>
            <w:sz w:val="24"/>
            <w:rtl/>
          </w:rPr>
          <w:t xml:space="preserve">אין</w:t>
        </w:r>
      </w:ins>
      <w:del w:id="93474" w:author="מנוע מכני" w:date="2026-10-11T12:04:39Z">
        <w:r w:rsidRPr="00017C1D">
          <w:rPr>
            <w:rFonts w:ascii="FontbitDavid" w:hAnsi="FontbitDavid"/>
            <w:spacing w:val="-2"/>
            <w:sz w:val="24"/>
            <w:rtl/>
          </w:rPr>
          <w:delText xml:space="preserve">ליכא</w:delText>
        </w:r>
      </w:del>
      <w:r w:rsidRPr="00017C1D">
        <w:rPr>
          <w:rFonts w:ascii="FontbitDavid" w:hAnsi="FontbitDavid"/>
          <w:spacing w:val="-2"/>
          <w:sz w:val="24"/>
          <w:rtl/>
        </w:rPr>
        <w:t xml:space="preserve"> חרדה והגיע וסתה ולא בדקה - טמאה, אלמא: וסתות דאורייתא.</w:t>
      </w:r>
    </w:p>
    <w:p w:rsidR="00E403F0" w:rsidRPr="00B078C3" w:rsidRDefault="00E403F0" w:rsidP="00E403F0">
      <w:pPr>
        <w:rPr>
          <w:rFonts w:ascii="FontbitDavid" w:hAnsi="FontbitDavid"/>
          <w:sz w:val="24"/>
          <w:rtl/>
        </w:rPr>
      </w:pPr>
      <w:r w:rsidRPr="00B078C3">
        <w:rPr>
          <w:rFonts w:ascii="FontbitDavid" w:hAnsi="FontbitDavid"/>
          <w:sz w:val="24"/>
          <w:rtl/>
        </w:rPr>
        <w:t xml:space="preserve">וכיון </w:t>
      </w:r>
      <w:ins w:id="93475" w:author="מנוע מכני" w:date="2026-10-11T12:04:39Z">
        <w:r>
          <w:rPr>
            <w:rFonts w:ascii="FontbitDavid" w:hAnsi="FontbitDavid"/>
            <w:sz w:val="24"/>
            <w:rtl/>
          </w:rPr>
          <w:t xml:space="preserve">דיש</w:t>
        </w:r>
      </w:ins>
      <w:del w:id="93476"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חרדה - </w:t>
      </w:r>
      <w:ins w:id="97863" w:author="מנוע מכני" w:date="2026-10-11T12:04:39Z">
        <w:r>
          <w:rPr>
            <w:rFonts w:ascii="FontbitDavid" w:hAnsi="FontbitDavid"/>
            <w:sz w:val="24"/>
            <w:rtl/>
          </w:rPr>
          <w:t xml:space="preserve">ושנה</w:t>
        </w:r>
      </w:ins>
      <w:del w:id="97864" w:author="מנוע מכני" w:date="2026-10-11T12:04:39Z">
        <w:r w:rsidRPr="00B078C3">
          <w:rPr>
            <w:rFonts w:ascii="FontbitDavid" w:hAnsi="FontbitDavid"/>
            <w:sz w:val="24"/>
            <w:rtl/>
          </w:rPr>
          <w:delText xml:space="preserve">דמיה</w:delText>
        </w:r>
      </w:del>
      <w:r w:rsidRPr="00B078C3">
        <w:rPr>
          <w:rFonts w:ascii="FontbitDavid" w:hAnsi="FontbitDavid"/>
          <w:sz w:val="24"/>
          <w:rtl/>
        </w:rPr>
        <w:t xml:space="preserve"> מסולקין, ולא בעיא בדיקה</w:t>
      </w:r>
      <w:ins w:id="96573" w:author="מנוע מכני" w:date="2026-10-11T12:04:39Z">
        <w:r>
          <w:rPr>
            <w:rFonts w:ascii="FontbitDavid" w:hAnsi="FontbitDavid"/>
            <w:sz w:val="24"/>
            <w:rtl/>
          </w:rPr>
          <w:t xml:space="preserve">,</w:t>
        </w:r>
      </w:ins>
      <w:del w:id="96574" w:author="מנוע מכני" w:date="2026-10-11T12:04:39Z">
        <w:r w:rsidRPr="00B078C3">
          <w:rPr>
            <w:rFonts w:ascii="FontbitDavid" w:hAnsi="FontbitDavid"/>
            <w:sz w:val="24"/>
            <w:rtl/>
          </w:rPr>
          <w:delText xml:space="preserve">;</w:delText>
        </w:r>
      </w:del>
      <w:r>
        <w:rPr>
          <w:rFonts w:ascii="FontbitDavid" w:hAnsi="FontbitDavid" w:hint="cs"/>
          <w:sz w:val="24"/>
          <w:rtl/>
        </w:rPr>
        <w:t xml:space="preserve"> </w:t>
      </w:r>
      <w:ins w:id="90279" w:author="מנוע מכני" w:date="2026-10-11T12:04:39Z">
        <w:r>
          <w:rPr>
            <w:rFonts w:ascii="FontbitDavid" w:hAnsi="FontbitDavid" w:hint="cs"/>
            <w:sz w:val="24"/>
            <w:rtl/>
          </w:rPr>
          <w:t xml:space="preserve">ה"נ</w:t>
        </w:r>
      </w:ins>
      <w:del w:id="90280"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w:t>
      </w:r>
      <w:ins w:id="93477" w:author="מנוע מכני" w:date="2026-10-11T12:04:39Z">
        <w:r>
          <w:rPr>
            <w:rFonts w:ascii="FontbitDavid" w:hAnsi="FontbitDavid" w:hint="cs"/>
            <w:sz w:val="24"/>
            <w:rtl/>
          </w:rPr>
          <w:t xml:space="preserve">כאן</w:t>
        </w:r>
      </w:ins>
      <w:del w:id="93478" w:author="מנוע מכני" w:date="2026-10-11T12:04:39Z">
        <w:r>
          <w:rPr>
            <w:rFonts w:ascii="FontbitDavid" w:hAnsi="FontbitDavid" w:hint="cs"/>
            <w:sz w:val="24"/>
            <w:rtl/>
          </w:rPr>
          <w:delText xml:space="preserve">הכא</w:delText>
        </w:r>
      </w:del>
      <w:r>
        <w:rPr>
          <w:rFonts w:ascii="FontbitDavid" w:hAnsi="FontbitDavid" w:hint="cs"/>
          <w:sz w:val="24"/>
          <w:rtl/>
        </w:rPr>
        <w:t xml:space="preserve"> </w:t>
      </w:r>
    </w:p>
    <w:p w:rsidR="00E403F0" w:rsidRPr="00B078C3" w:rsidRDefault="00E403F0" w:rsidP="00E403F0">
      <w:pPr>
        <w:jc w:val="center"/>
        <w:rPr>
          <w:del w:id="90014" w:author="מנוע עיצוב" w:date="2026-10-11T12:09:26Z"/>
          <w:rFonts w:ascii="FontbitDavid" w:hAnsi="FontbitDavid"/>
          <w:sz w:val="24"/>
          <w:rtl/>
        </w:rPr>
      </w:pPr>
      <w:del w:id="90013" w:author="מנוע עיצוב" w:date="2026-10-11T12:09:26Z">
        <w:r>
          <w:rPr>
            <w:rFonts w:ascii="FontbitDavid" w:hAnsi="FontbitDavid"/>
            <w:sz w:val="24"/>
            <w:rtl/>
          </w:rPr>
          <w:delText xml:space="preserve">• • •</w:delText>
        </w:r>
      </w:del>
    </w:p>
    <w:p w:rsidR="00E403F0" w:rsidRPr="00B078C3" w:rsidRDefault="00E403F0" w:rsidP="00E403F0">
      <w:pPr>
        <w:pStyle w:val="affff1"/>
        <w:ind w:end="0"/>
        <w:rPr>
          <w:rtl/>
        </w:rPr>
        <w:pPrChange w:id="20059" w:author="קלוד" w:date="2026-10-11T09:07:21Z">
          <w:pPr>
            <w:pStyle w:val="affff1"/>
            <w:rPr>
              <w:rtl/>
            </w:rPr>
          </w:pPr>
        </w:pPrChange>
      </w:pPr>
      <w:r w:rsidRPr="00B078C3">
        <w:rPr>
          <w:rtl/>
        </w:rPr>
        <w:t>מניקה עד שתגמול וכו'.</w:t>
      </w:r>
    </w:p>
    <w:p>
      <w:pPr>
        <w:pStyle w:val="38"/>
        <w:rPr>
          <w:ins w:id="98858" w:author="מנוע מכני" w:date="2026-10-11T12:04:39Z"/>
        </w:rPr>
      </w:pPr>
      <w:r w:rsidRPr="00017C1D">
        <w:t>ת"ר</w:t>
      </w:r>
      <w:r w:rsidRPr="00017C1D">
        <w:t xml:space="preserve">:</w:t>
      </w:r>
    </w:p>
    <w:p w:rsidR="00E403F0" w:rsidRPr="00017C1D" w:rsidRDefault="00E403F0" w:rsidP="00E403F0">
      <w:pPr>
        <w:rPr>
          <w:rFonts w:ascii="FontbitDavid" w:hAnsi="FontbitDavid"/>
          <w:spacing w:val="-4"/>
          <w:sz w:val="24"/>
          <w:rtl/>
        </w:rPr>
      </w:pPr>
      <w:del w:id="98859"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מניקה שמת בנה בתוך </w:t>
      </w:r>
      <w:ins w:id="90281" w:author="מנוע מכני" w:date="2026-10-11T12:04:39Z">
        <w:r>
          <w:rPr>
            <w:rFonts w:ascii="FontbitDavid" w:hAnsi="FontbitDavid" w:hint="cs"/>
            <w:spacing w:val="-4"/>
            <w:sz w:val="24"/>
            <w:rtl/>
          </w:rPr>
          <w:t xml:space="preserve">כ"ד</w:t>
        </w:r>
      </w:ins>
      <w:del w:id="90282" w:author="מנוע מכני" w:date="2026-10-11T12:04:39Z">
        <w:r w:rsidRPr="00017C1D">
          <w:rPr>
            <w:rFonts w:ascii="FontbitDavid" w:hAnsi="FontbitDavid" w:hint="cs"/>
            <w:spacing w:val="-4"/>
            <w:sz w:val="24"/>
            <w:rtl/>
          </w:rPr>
          <w:delText xml:space="preserve">כ''ד</w:delText>
        </w:r>
      </w:del>
      <w:r w:rsidRPr="00017C1D">
        <w:rPr>
          <w:rFonts w:ascii="FontbitDavid" w:hAnsi="FontbitDavid"/>
          <w:spacing w:val="-4"/>
          <w:sz w:val="24"/>
          <w:rtl/>
        </w:rPr>
        <w:t xml:space="preserve"> חדש הרי היא ככל הנשים, ומטמאה מעת לעת ומפקידה לפקידה.</w:t>
      </w:r>
    </w:p>
    <w:p w:rsidR="00E403F0" w:rsidRPr="00B078C3" w:rsidRDefault="00E403F0" w:rsidP="00E403F0">
      <w:pPr>
        <w:rPr>
          <w:rFonts w:ascii="FontbitDavid" w:hAnsi="FontbitDavid"/>
          <w:sz w:val="24"/>
          <w:rtl/>
        </w:rPr>
      </w:pPr>
      <w:r w:rsidRPr="00B078C3">
        <w:rPr>
          <w:rFonts w:ascii="FontbitDavid" w:hAnsi="FontbitDavid"/>
          <w:sz w:val="24"/>
          <w:rtl/>
        </w:rPr>
        <w:t xml:space="preserve">לפיכך, אם היתה מניקתו והולכת ארבע או חמש שנים - דיה שעתה - דברי </w:t>
      </w:r>
      <w:r w:rsidRPr="00B078C3">
        <w:rPr>
          <w:rStyle w:val="2fb"/>
          <w:rFonts w:ascii="FontbitDavid" w:hAnsi="FontbitDavid"/>
          <w:sz w:val="24"/>
          <w:rtl/>
        </w:rPr>
        <w:t xml:space="preserve">ר"מ</w:t>
      </w:r>
      <w:r w:rsidRPr="00B078C3">
        <w:rPr>
          <w:rFonts w:ascii="FontbitDavid" w:hAnsi="FontbitDavid"/>
          <w:sz w:val="24"/>
          <w:rtl/>
        </w:rPr>
        <w:t xml:space="preserve">.</w:t>
      </w:r>
    </w:p>
    <w:p>
      <w:pPr>
        <w:pStyle w:val="38"/>
        <w:rPr>
          <w:ins w:id="98860" w:author="מנוע מכני" w:date="2026-10-11T12:04:39Z"/>
        </w:rPr>
      </w:pPr>
      <w:ins w:id="90283" w:author="מנוע מכני" w:date="2026-10-11T12:04:39Z">
        <w:r>
          <w:t xml:space="preserve">ר"י</w:t>
        </w:r>
      </w:ins>
      <w:del w:id="90284" w:author="מנוע מכני" w:date="2026-10-11T12:04:39Z">
        <w:r w:rsidRPr="00B078C3">
          <w:delText xml:space="preserve">ר</w:delText>
        </w:r>
        <w:r>
          <w:delText xml:space="preserve">''י</w:delText>
        </w:r>
      </w:del>
      <w:r>
        <w:t xml:space="preserve"> ורבי יוסי ו</w:t>
      </w:r>
      <w:ins w:id="90285" w:author="מנוע מכני" w:date="2026-10-11T12:04:39Z">
        <w:r>
          <w:t xml:space="preserve">ר"ש</w:t>
        </w:r>
      </w:ins>
      <w:del w:id="90286" w:author="מנוע מכני" w:date="2026-10-11T12:04:39Z">
        <w:r>
          <w:delText xml:space="preserve">ר''ש</w:delText>
        </w:r>
      </w:del>
      <w:del w:id="101654" w:author="מנוע מכני" w:date="2026-10-11T12:04:39Z">
        <w:r>
          <w:delText xml:space="preserve"> אומרים</w:delText>
        </w:r>
      </w:del>
      <w:r w:rsidRPr="00B078C3">
        <w:t xml:space="preserve">:</w:t>
      </w:r>
    </w:p>
    <w:p w:rsidR="00E403F0" w:rsidRDefault="00E403F0" w:rsidP="00E403F0">
      <w:pPr>
        <w:rPr>
          <w:rFonts w:ascii="FontbitDavid" w:hAnsi="FontbitDavid"/>
          <w:sz w:val="24"/>
          <w:rtl/>
        </w:rPr>
      </w:pPr>
      <w:del w:id="9886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דיין שעתן כל עשרים וארבע חדש,</w:t>
      </w:r>
    </w:p>
    <w:p w:rsidR="00E403F0" w:rsidRPr="00B078C3" w:rsidRDefault="00E403F0" w:rsidP="00E403F0">
      <w:pPr>
        <w:rPr>
          <w:rFonts w:ascii="FontbitDavid" w:hAnsi="FontbitDavid"/>
          <w:sz w:val="24"/>
          <w:rtl/>
        </w:rPr>
      </w:pPr>
      <w:r w:rsidRPr="00B078C3">
        <w:rPr>
          <w:rFonts w:ascii="FontbitDavid" w:hAnsi="FontbitDavid"/>
          <w:sz w:val="24"/>
          <w:rtl/>
        </w:rPr>
        <w:t>לפיכך, אם היתה מניקתו ארבע וחמש שנים - מטמאה מעת לעת ומפקידה לפקידה.</w:t>
      </w:r>
    </w:p>
    <w:p w:rsidR="00E403F0" w:rsidRDefault="00E403F0" w:rsidP="00E403F0">
      <w:pPr>
        <w:rPr>
          <w:rFonts w:ascii="FontbitDavid" w:hAnsi="FontbitDavid"/>
          <w:sz w:val="24"/>
          <w:rtl/>
        </w:rPr>
      </w:pPr>
      <w:r w:rsidRPr="00B078C3">
        <w:rPr>
          <w:rFonts w:ascii="FontbitDavid" w:hAnsi="FontbitDavid"/>
          <w:sz w:val="24"/>
          <w:rtl/>
        </w:rPr>
        <w:t xml:space="preserve">כשתמצא לומר לדברי </w:t>
      </w:r>
      <w:r w:rsidRPr="00B078C3">
        <w:rPr>
          <w:rStyle w:val="2fb"/>
          <w:rFonts w:ascii="FontbitDavid" w:hAnsi="FontbitDavid"/>
          <w:sz w:val="24"/>
          <w:rtl/>
        </w:rPr>
        <w:t xml:space="preserve">ר"מ</w:t>
      </w:r>
      <w:r w:rsidRPr="00B078C3">
        <w:rPr>
          <w:rFonts w:ascii="FontbitDavid" w:hAnsi="FontbitDavid"/>
          <w:sz w:val="24"/>
          <w:rtl/>
        </w:rPr>
        <w:t xml:space="preserve"> דם נעכר ונעשה חלב, </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לדברי </w:t>
      </w:r>
      <w:r w:rsidRPr="00017C1D">
        <w:rPr>
          <w:rStyle w:val="2fb"/>
          <w:rFonts w:ascii="FontbitDavid" w:hAnsi="FontbitDavid"/>
          <w:spacing w:val="-2"/>
          <w:sz w:val="24"/>
          <w:rtl/>
        </w:rPr>
        <w:t xml:space="preserve">רבי יוסי</w:t>
      </w:r>
      <w:r w:rsidRPr="00017C1D">
        <w:rPr>
          <w:rFonts w:ascii="FontbitDavid" w:hAnsi="FontbitDavid"/>
          <w:spacing w:val="-2"/>
          <w:sz w:val="24"/>
          <w:rtl/>
        </w:rPr>
        <w:t xml:space="preserve"> </w:t>
      </w:r>
      <w:ins w:id="92931" w:author="מנוע מכני" w:date="2026-10-11T12:04:39Z">
        <w:r>
          <w:rPr>
            <w:rStyle w:val="2fb"/>
            <w:rFonts w:ascii="FontbitDavid" w:hAnsi="FontbitDavid"/>
            <w:spacing w:val="-2"/>
            <w:sz w:val="24"/>
            <w:rtl/>
          </w:rPr>
          <w:t xml:space="preserve">ור"י</w:t>
        </w:r>
      </w:ins>
      <w:del w:id="92932" w:author="מנוע מכני" w:date="2026-10-11T12:04:39Z">
        <w:r w:rsidRPr="00017C1D">
          <w:rPr>
            <w:rFonts w:ascii="FontbitDavid" w:hAnsi="FontbitDavid"/>
            <w:spacing w:val="-2"/>
            <w:sz w:val="24"/>
            <w:rtl/>
          </w:rPr>
          <w:delText xml:space="preserve">ורבי יהודה</w:delText>
        </w:r>
      </w:del>
      <w:r w:rsidRPr="00017C1D">
        <w:rPr>
          <w:rFonts w:ascii="FontbitDavid" w:hAnsi="FontbitDavid"/>
          <w:spacing w:val="-2"/>
          <w:sz w:val="24"/>
          <w:rtl/>
        </w:rPr>
        <w:t xml:space="preserve"> </w:t>
      </w:r>
      <w:r w:rsidRPr="00017C1D">
        <w:rPr>
          <w:rStyle w:val="2fb"/>
          <w:rFonts w:ascii="FontbitDavid" w:hAnsi="FontbitDavid"/>
          <w:spacing w:val="-2"/>
          <w:sz w:val="24"/>
          <w:rtl/>
        </w:rPr>
        <w:t xml:space="preserve">ו</w:t>
      </w:r>
      <w:ins w:id="90287" w:author="מנוע מכני" w:date="2026-10-11T12:04:39Z">
        <w:r>
          <w:rPr>
            <w:rStyle w:val="2fb"/>
            <w:rFonts w:ascii="FontbitDavid" w:hAnsi="FontbitDavid"/>
            <w:spacing w:val="-2"/>
            <w:sz w:val="24"/>
            <w:rtl/>
          </w:rPr>
          <w:t xml:space="preserve">ר"ש</w:t>
        </w:r>
      </w:ins>
      <w:del w:id="90288" w:author="מנוע מכני" w:date="2026-10-11T12:04:39Z">
        <w:r w:rsidRPr="00017C1D">
          <w:rPr>
            <w:rFonts w:ascii="FontbitDavid" w:hAnsi="FontbitDavid"/>
            <w:spacing w:val="-2"/>
            <w:sz w:val="24"/>
            <w:rtl/>
          </w:rPr>
          <w:delText xml:space="preserve">ר</w:delText>
        </w:r>
        <w:r w:rsidRPr="00017C1D">
          <w:rPr>
            <w:rFonts w:ascii="FontbitDavid" w:hAnsi="FontbitDavid" w:hint="cs"/>
            <w:spacing w:val="-2"/>
            <w:sz w:val="24"/>
            <w:rtl/>
          </w:rPr>
          <w:delText xml:space="preserve">''ש</w:delText>
        </w:r>
      </w:del>
      <w:r w:rsidRPr="00017C1D">
        <w:rPr>
          <w:rFonts w:ascii="FontbitDavid" w:hAnsi="FontbitDavid"/>
          <w:spacing w:val="-2"/>
          <w:sz w:val="24"/>
          <w:rtl/>
        </w:rPr>
        <w:t xml:space="preserve"> - אבריה מתפרקין, ואין נפשה חוזרת עד עשרים וארבע חדש.</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לפיכך </w:t>
      </w:r>
      <w:r w:rsidRPr="00017C1D">
        <w:rPr>
          <w:rStyle w:val="2fb"/>
          <w:rFonts w:ascii="FontbitDavid" w:hAnsi="FontbitDavid"/>
          <w:spacing w:val="-2"/>
          <w:sz w:val="24"/>
          <w:rtl/>
        </w:rPr>
        <w:t xml:space="preserve">דר"מ</w:t>
      </w:r>
      <w:r w:rsidRPr="00017C1D">
        <w:rPr>
          <w:rFonts w:ascii="FontbitDavid" w:hAnsi="FontbitDavid"/>
          <w:spacing w:val="-2"/>
          <w:sz w:val="24"/>
          <w:rtl/>
        </w:rPr>
        <w:t xml:space="preserve"> </w:t>
      </w:r>
      <w:r w:rsidRPr="00017C1D">
        <w:rPr>
          <w:rFonts w:ascii="FontbitDavid" w:hAnsi="FontbitDavid" w:hint="cs"/>
          <w:spacing w:val="-2"/>
          <w:sz w:val="24"/>
          <w:rtl/>
        </w:rPr>
        <w:t>-</w:t>
      </w:r>
      <w:r w:rsidRPr="00017C1D">
        <w:rPr>
          <w:rFonts w:ascii="FontbitDavid" w:hAnsi="FontbitDavid"/>
          <w:spacing w:val="-2"/>
          <w:sz w:val="24"/>
          <w:rtl/>
        </w:rPr>
        <w:t xml:space="preserve"> משום לפיכך </w:t>
      </w:r>
      <w:r w:rsidRPr="00017C1D">
        <w:rPr>
          <w:rStyle w:val="2fb"/>
          <w:rFonts w:ascii="FontbitDavid" w:hAnsi="FontbitDavid"/>
          <w:spacing w:val="-2"/>
          <w:sz w:val="24"/>
          <w:rtl/>
        </w:rPr>
        <w:t xml:space="preserve">דרבי יוסי</w:t>
      </w:r>
      <w:r w:rsidRPr="00017C1D">
        <w:rPr>
          <w:rFonts w:ascii="FontbitDavid" w:hAnsi="FontbitDavid"/>
          <w:spacing w:val="-2"/>
          <w:sz w:val="24"/>
          <w:rtl/>
        </w:rPr>
        <w:t xml:space="preserve">.</w:t>
      </w:r>
      <w:ins w:id="96575" w:author="מנוע מכני" w:date="2026-10-11T12:04:39Z">
        <w:r>
          <w:rPr>
            <w:rFonts w:ascii="FontbitDavid" w:hAnsi="FontbitDavid" w:hint="cs"/>
            <w:spacing w:val="-2"/>
            <w:sz w:val="24"/>
            <w:rtl/>
          </w:rPr>
          <w:t xml:space="preserve"> </w:t>
        </w:r>
      </w:ins>
      <w:del w:id="96576" w:author="מנוע מכני" w:date="2026-10-11T12:04:39Z">
        <w:r w:rsidRPr="00017C1D">
          <w:rPr>
            <w:rFonts w:ascii="FontbitDavid" w:hAnsi="FontbitDavid" w:hint="cs"/>
            <w:spacing w:val="-2"/>
            <w:sz w:val="24"/>
            <w:rtl/>
          </w:rPr>
          <w:delText xml:space="preserve">  </w:delText>
        </w:r>
      </w:del>
      <w:r w:rsidRPr="00017C1D">
        <w:rPr>
          <w:rFonts w:ascii="FontbitDavid" w:hAnsi="FontbitDavid"/>
          <w:spacing w:val="-2"/>
          <w:sz w:val="24"/>
          <w:rtl/>
        </w:rPr>
        <w:t xml:space="preserve">ולפיכך </w:t>
      </w:r>
      <w:r w:rsidRPr="00017C1D">
        <w:rPr>
          <w:rStyle w:val="2fb"/>
          <w:rFonts w:ascii="FontbitDavid" w:hAnsi="FontbitDavid"/>
          <w:spacing w:val="-2"/>
          <w:sz w:val="24"/>
          <w:rtl/>
        </w:rPr>
        <w:t xml:space="preserve">דרבי יוסי</w:t>
      </w:r>
      <w:r w:rsidRPr="00017C1D">
        <w:rPr>
          <w:rFonts w:ascii="FontbitDavid" w:hAnsi="FontbitDavid"/>
          <w:spacing w:val="-2"/>
          <w:sz w:val="24"/>
          <w:rtl/>
        </w:rPr>
        <w:t xml:space="preserve"> </w:t>
      </w:r>
      <w:r w:rsidRPr="00017C1D">
        <w:rPr>
          <w:rFonts w:ascii="FontbitDavid" w:hAnsi="FontbitDavid" w:hint="cs"/>
          <w:spacing w:val="-2"/>
          <w:sz w:val="24"/>
          <w:rtl/>
        </w:rPr>
        <w:t xml:space="preserve">שלא תאמר דתרוויהו </w:t>
      </w:r>
      <w:ins w:id="94951" w:author="מנוע מכני" w:date="2026-10-11T12:04:39Z">
        <w:r>
          <w:rPr>
            <w:rFonts w:ascii="FontbitDavid" w:hAnsi="FontbitDavid" w:hint="cs"/>
            <w:spacing w:val="-2"/>
            <w:sz w:val="24"/>
            <w:rtl/>
          </w:rPr>
          <w:t xml:space="preserve">יש</w:t>
        </w:r>
      </w:ins>
      <w:del w:id="94952" w:author="מנוע מכני" w:date="2026-10-11T12:04:39Z">
        <w:r w:rsidRPr="00017C1D">
          <w:rPr>
            <w:rFonts w:ascii="FontbitDavid" w:hAnsi="FontbitDavid" w:hint="cs"/>
            <w:spacing w:val="-2"/>
            <w:sz w:val="24"/>
            <w:rtl/>
          </w:rPr>
          <w:delText xml:space="preserve">אית</w:delText>
        </w:r>
      </w:del>
      <w:r w:rsidRPr="00017C1D">
        <w:rPr>
          <w:rFonts w:ascii="FontbitDavid" w:hAnsi="FontbitDavid" w:hint="cs"/>
          <w:spacing w:val="-2"/>
          <w:sz w:val="24"/>
          <w:rtl/>
        </w:rPr>
        <w:t xml:space="preserve"> </w:t>
      </w:r>
      <w:ins w:id="94949" w:author="מנוע מכני" w:date="2026-10-11T12:04:39Z">
        <w:r>
          <w:rPr>
            <w:rFonts w:ascii="FontbitDavid" w:hAnsi="FontbitDavid" w:hint="cs"/>
            <w:spacing w:val="-2"/>
            <w:sz w:val="24"/>
            <w:rtl/>
          </w:rPr>
          <w:t xml:space="preserve">לו</w:t>
        </w:r>
      </w:ins>
      <w:del w:id="94950" w:author="מנוע מכני" w:date="2026-10-11T12:04:39Z">
        <w:r w:rsidRPr="00017C1D">
          <w:rPr>
            <w:rFonts w:ascii="FontbitDavid" w:hAnsi="FontbitDavid" w:hint="cs"/>
            <w:spacing w:val="-2"/>
            <w:sz w:val="24"/>
            <w:rtl/>
          </w:rPr>
          <w:delText xml:space="preserve">ליה</w:delText>
        </w:r>
      </w:del>
      <w:r w:rsidRPr="00017C1D">
        <w:rPr>
          <w:rFonts w:ascii="FontbitDavid" w:hAnsi="FontbitDavid" w:hint="cs"/>
          <w:spacing w:val="-2"/>
          <w:sz w:val="24"/>
          <w:rtl/>
        </w:rPr>
        <w:t xml:space="preserve"> </w:t>
      </w:r>
      <w:r w:rsidRPr="00017C1D">
        <w:rPr>
          <w:rFonts w:ascii="FontbitDavid" w:hAnsi="FontbitDavid" w:hint="cs"/>
          <w:spacing w:val="-2"/>
          <w:sz w:val="24"/>
          <w:rtl/>
        </w:rPr>
        <w:t xml:space="preserve">ק</w:t>
      </w:r>
      <w:ins w:id="90289" w:author="מנוע מכני" w:date="2026-10-11T12:04:39Z">
        <w:r>
          <w:rPr>
            <w:rFonts w:ascii="FontbitDavid" w:hAnsi="FontbitDavid" w:hint="cs"/>
            <w:spacing w:val="-2"/>
            <w:sz w:val="24"/>
            <w:rtl/>
          </w:rPr>
          <w:t xml:space="preserve">מ"ל</w:t>
        </w:r>
      </w:ins>
      <w:del w:id="90290" w:author="מנוע מכני" w:date="2026-10-11T12:04:39Z">
        <w:r w:rsidRPr="00017C1D">
          <w:rPr>
            <w:rFonts w:ascii="FontbitDavid" w:hAnsi="FontbitDavid" w:hint="cs"/>
            <w:spacing w:val="-2"/>
            <w:sz w:val="24"/>
            <w:rtl/>
          </w:rPr>
          <w:delText xml:space="preserve">מ''ל</w:delText>
        </w:r>
      </w:del>
      <w:r w:rsidRPr="00017C1D">
        <w:rPr>
          <w:rFonts w:ascii="FontbitDavid" w:hAnsi="FontbitDavid" w:hint="cs"/>
          <w:spacing w:val="-2"/>
          <w:sz w:val="24"/>
          <w:rtl/>
        </w:rPr>
        <w:t xml:space="preserve"> </w:t>
      </w:r>
    </w:p>
    <w:p w:rsidR="00E403F0" w:rsidRDefault="00E403F0" w:rsidP="00E403F0">
      <w:pPr>
        <w:rPr>
          <w:rFonts w:ascii="FontbitDavid" w:hAnsi="FontbitDavid"/>
          <w:sz w:val="24"/>
          <w:rtl/>
        </w:rPr>
      </w:pPr>
    </w:p>
    <w:p>
      <w:pPr>
        <w:pStyle w:val="38"/>
        <w:rPr>
          <w:ins w:id="98862" w:author="מנוע מכני" w:date="2026-10-11T12:04:39Z"/>
        </w:rPr>
      </w:pPr>
      <w:r w:rsidRPr="00B078C3">
        <w:t xml:space="preserve">ת</w:t>
      </w:r>
      <w:ins w:id="90291" w:author="מנוע מכני" w:date="2026-10-11T12:04:39Z">
        <w:r>
          <w:t xml:space="preserve">נ"ה</w:t>
        </w:r>
      </w:ins>
      <w:del w:id="90292" w:author="מנוע מכני" w:date="2026-10-11T12:04:39Z">
        <w:r w:rsidRPr="00B078C3">
          <w:delText xml:space="preserve">נ''ה</w:delText>
        </w:r>
      </w:del>
      <w:r w:rsidRPr="00B078C3">
        <w:t xml:space="preserve">:</w:t>
      </w:r>
    </w:p>
    <w:p w:rsidR="00E403F0" w:rsidRPr="00B078C3" w:rsidRDefault="00E403F0" w:rsidP="00E403F0">
      <w:pPr>
        <w:rPr>
          <w:rFonts w:ascii="FontbitDavid" w:hAnsi="FontbitDavid"/>
          <w:sz w:val="24"/>
          <w:rtl/>
        </w:rPr>
      </w:pPr>
      <w:del w:id="98863" w:author="מנוע מכני" w:date="2026-10-11T12:04:39Z">
        <w:r w:rsidRPr="00B078C3">
          <w:rPr>
            <w:rFonts w:ascii="FontbitDavid" w:hAnsi="FontbitDavid"/>
            <w:sz w:val="24"/>
            <w:rtl/>
          </w:rPr>
          <w:delText xml:space="preserve"> </w:delText>
        </w:r>
      </w:del>
      <w:r>
        <w:rPr>
          <w:rStyle w:val="2fb"/>
          <w:rFonts w:ascii="FontbitDavid" w:hAnsi="FontbitDavid" w:hint="cs"/>
          <w:sz w:val="24"/>
          <w:rtl/>
        </w:rPr>
        <w:t xml:space="preserve">ל</w:t>
      </w:r>
      <w:ins w:id="90293" w:author="מנוע מכני" w:date="2026-10-11T12:04:39Z">
        <w:r>
          <w:rPr>
            <w:rStyle w:val="2fb"/>
            <w:rFonts w:ascii="FontbitDavid" w:hAnsi="FontbitDavid" w:hint="cs"/>
            <w:sz w:val="24"/>
            <w:rtl/>
          </w:rPr>
          <w:t xml:space="preserve">ר"מ</w:t>
        </w:r>
      </w:ins>
      <w:del w:id="90294"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w:t>
      </w:r>
      <w:r w:rsidRPr="00B078C3">
        <w:rPr>
          <w:rFonts w:ascii="FontbitDavid" w:hAnsi="FontbitDavid"/>
          <w:sz w:val="24"/>
          <w:rtl/>
        </w:rPr>
        <w:t xml:space="preserve">דם נעכר ונעשה חלב </w:t>
      </w:r>
      <w:r>
        <w:rPr>
          <w:rStyle w:val="2fb"/>
          <w:rFonts w:ascii="FontbitDavid" w:hAnsi="FontbitDavid" w:hint="cs"/>
          <w:sz w:val="24"/>
          <w:rtl/>
        </w:rPr>
        <w:t xml:space="preserve">לרבי יוסי</w:t>
      </w:r>
      <w:r>
        <w:rPr>
          <w:rFonts w:ascii="FontbitDavid" w:hAnsi="FontbitDavid" w:hint="cs"/>
          <w:sz w:val="24"/>
          <w:rtl/>
        </w:rPr>
        <w:t xml:space="preserve">: </w:t>
      </w:r>
      <w:r w:rsidRPr="00B078C3">
        <w:rPr>
          <w:rFonts w:ascii="FontbitDavid" w:hAnsi="FontbitDavid"/>
          <w:sz w:val="24"/>
          <w:rtl/>
        </w:rPr>
        <w:t xml:space="preserve">אבריה מתפרקין, ואין נפשה חוזרת </w:t>
      </w:r>
      <w:ins w:id="94953" w:author="מנוע מכני" w:date="2026-10-11T12:04:39Z">
        <w:r>
          <w:rPr>
            <w:rFonts w:ascii="FontbitDavid" w:hAnsi="FontbitDavid"/>
            <w:sz w:val="24"/>
            <w:rtl/>
          </w:rPr>
          <w:t xml:space="preserve">עליו</w:t>
        </w:r>
      </w:ins>
      <w:del w:id="9495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עד </w:t>
      </w:r>
      <w:ins w:id="90295" w:author="מנוע מכני" w:date="2026-10-11T12:04:39Z">
        <w:r>
          <w:rPr>
            <w:rFonts w:ascii="FontbitDavid" w:hAnsi="FontbitDavid" w:hint="cs"/>
            <w:sz w:val="24"/>
            <w:rtl/>
          </w:rPr>
          <w:t xml:space="preserve">כ"ד</w:t>
        </w:r>
      </w:ins>
      <w:del w:id="90296" w:author="מנוע מכני" w:date="2026-10-11T12:04:39Z">
        <w:r>
          <w:rPr>
            <w:rFonts w:ascii="FontbitDavid" w:hAnsi="FontbitDavid" w:hint="cs"/>
            <w:sz w:val="24"/>
            <w:rtl/>
          </w:rPr>
          <w:delText xml:space="preserve">כ''ד</w:delText>
        </w:r>
      </w:del>
      <w:r w:rsidRPr="00B078C3">
        <w:rPr>
          <w:rFonts w:ascii="FontbitDavid" w:hAnsi="FontbitDavid"/>
          <w:sz w:val="24"/>
          <w:rtl/>
        </w:rPr>
        <w:t xml:space="preserve"> חדש.</w:t>
      </w:r>
    </w:p>
    <w:p>
      <w:pPr>
        <w:pStyle w:val="afffff8"/>
        <w:rPr>
          <w:ins w:id="90671" w:author="קלוד" w:date="2026-10-11T12:23:38Z"/>
        </w:rPr>
      </w:pPr>
      <w:ins w:id="90672" w:author="קלוד" w:date="2026-10-11T12:23:38Z">
        <w:r>
          <w:rPr>
            <w:color w:val="7B3F00"/>
          </w:rPr>
          <w:t xml:space="preserve">טעם ר"מ במניקה - 'מי יתן טהור מטמא'</w:t>
        </w:r>
      </w:ins>
    </w:p>
    <w:p>
      <w:pPr>
        <w:pStyle w:val="38"/>
        <w:rPr>
          <w:ins w:id="98864" w:author="מנוע מכני" w:date="2026-10-11T12:04:39Z"/>
        </w:rPr>
      </w:pPr>
      <w:ins w:id="90297" w:author="מנוע מכני" w:date="2026-10-11T12:04:39Z">
        <w:r>
          <w:t xml:space="preserve">ר"א</w:t>
        </w:r>
      </w:ins>
      <w:del w:id="90298" w:author="מנוע מכני" w:date="2026-10-11T12:04:39Z">
        <w:r>
          <w:delText xml:space="preserve">ר''א</w:delText>
        </w:r>
      </w:del>
      <w:r>
        <w:t xml:space="preserve">:</w:t>
      </w:r>
    </w:p>
    <w:p w:rsidR="00E403F0" w:rsidRPr="00B078C3" w:rsidRDefault="00E403F0" w:rsidP="00E403F0">
      <w:pPr>
        <w:rPr>
          <w:rFonts w:ascii="FontbitDavid" w:hAnsi="FontbitDavid"/>
          <w:sz w:val="24"/>
          <w:rtl/>
        </w:rPr>
      </w:pPr>
      <w:ins w:id="96577" w:author="מנוע מכני" w:date="2026-10-11T12:04:39Z">
        <w:del w:id="98865" w:author="מנוע מכני" w:date="2026-10-11T12:04:39Z">
          <w:r>
            <w:rPr>
              <w:rFonts w:ascii="FontbitDavid" w:hAnsi="FontbitDavid" w:hint="cs"/>
              <w:sz w:val="24"/>
              <w:rtl/>
            </w:rPr>
            <w:delText xml:space="preserve"> </w:delText>
          </w:r>
        </w:del>
      </w:ins>
      <w:del w:id="96578" w:author="מנוע מכני" w:date="2026-10-11T12:04:39Z">
        <w:r>
          <w:rPr>
            <w:rFonts w:ascii="FontbitDavid" w:hAnsi="FontbitDavid" w:hint="cs"/>
            <w:sz w:val="24"/>
            <w:rtl/>
          </w:rPr>
          <w:delText xml:space="preserve">  </w:delText>
        </w:r>
      </w:del>
      <w:ins w:id="90299" w:author="מנוע מכני" w:date="2026-10-11T12:04:39Z">
        <w:r>
          <w:rPr>
            <w:rFonts w:ascii="FontbitDavid" w:hAnsi="FontbitDavid" w:hint="cs"/>
            <w:sz w:val="24"/>
            <w:rtl/>
          </w:rPr>
          <w:t xml:space="preserve">מ"ט</w:t>
        </w:r>
      </w:ins>
      <w:del w:id="90300" w:author="מנוע מכני" w:date="2026-10-11T12:04:39Z">
        <w:r>
          <w:rPr>
            <w:rFonts w:ascii="FontbitDavid" w:hAnsi="FontbitDavid" w:hint="cs"/>
            <w:sz w:val="24"/>
            <w:rtl/>
          </w:rPr>
          <w:delText xml:space="preserve">מ''ט</w:delText>
        </w:r>
      </w:del>
      <w:r w:rsidRPr="00B078C3">
        <w:rPr>
          <w:rFonts w:ascii="FontbitDavid" w:hAnsi="FontbitDavid"/>
          <w:sz w:val="24"/>
          <w:rtl/>
        </w:rPr>
        <w:t xml:space="preserve"> </w:t>
      </w:r>
      <w:r w:rsidRPr="00B078C3">
        <w:rPr>
          <w:rStyle w:val="2fb"/>
          <w:rFonts w:ascii="FontbitDavid" w:hAnsi="FontbitDavid"/>
          <w:sz w:val="24"/>
          <w:rtl/>
        </w:rPr>
        <w:t xml:space="preserve">דר"מ</w:t>
      </w:r>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ד</w:t>
      </w:r>
      <w:r>
        <w:rPr>
          <w:rFonts w:ascii="FontbitDavid" w:hAnsi="FontbitDavid" w:hint="cs"/>
          <w:sz w:val="24"/>
          <w:rtl/>
        </w:rPr>
        <w:t>'</w:t>
      </w:r>
      <w:ins w:id="90337" w:author="Claude - סמנטי" w:date="2026-10-11T12:19:29Z">
        <w:r>
          <w:rPr>
            <w:rStyle w:val="afffff0"/>
            <w:rFonts w:ascii="FontbitDavid" w:hAnsi="FontbitDavid"/>
            <w:sz w:val="24"/>
            <w:rtl/>
          </w:rPr>
          <w:t xml:space="preserve">מִי יִתֵּן טָהוֹר מִטָּמֵא לֹא אֶחָד</w:t>
        </w:r>
      </w:ins>
      <w:del w:id="90338" w:author="Claude - סמנטי" w:date="2026-10-11T12:19:29Z">
        <w:r w:rsidRPr="00B078C3">
          <w:rPr>
            <w:rFonts w:ascii="FontbitDavid" w:hAnsi="FontbitDavid"/>
            <w:sz w:val="24"/>
            <w:rtl/>
          </w:rPr>
          <w:delText xml:space="preserve">מי יתן טהור מטמא </w:delText>
        </w:r>
        <w:r w:rsidRPr="00B078C3">
          <w:rPr>
            <w:rFonts w:ascii="FontbitDavid" w:hAnsi="FontbitDavid"/>
            <w:sz w:val="24"/>
            <w:rtl/>
          </w:rPr>
          <w:delText xml:space="preserve">לא</w:delText>
        </w:r>
        <w:r w:rsidRPr="00B078C3">
          <w:rPr>
            <w:rFonts w:ascii="FontbitDavid" w:hAnsi="FontbitDavid"/>
            <w:sz w:val="24"/>
            <w:rtl/>
          </w:rPr>
          <w:delText xml:space="preserve"> אחד</w:delText>
        </w:r>
      </w:del>
      <w:r>
        <w:rPr>
          <w:rFonts w:ascii="FontbitDavid" w:hAnsi="FontbitDavid" w:hint="cs"/>
          <w:sz w:val="24"/>
          <w:rtl/>
        </w:rPr>
        <w:t>'</w:t>
      </w:r>
      <w:r w:rsidRPr="00B078C3">
        <w:rPr>
          <w:rFonts w:ascii="FontbitDavid" w:hAnsi="FontbitDavid"/>
          <w:sz w:val="24"/>
          <w:rtl/>
        </w:rPr>
        <w:t>.</w:t>
      </w:r>
    </w:p>
    <w:p>
      <w:pPr>
        <w:pStyle w:val="38"/>
        <w:rPr>
          <w:ins w:id="98866" w:author="מנוע מכני" w:date="2026-10-11T12:04:39Z"/>
        </w:rPr>
      </w:pPr>
      <w:r w:rsidRPr="00B078C3">
        <w:t xml:space="preserve">ורבנן - א"ר יוחנן:</w:t>
      </w:r>
    </w:p>
    <w:p w:rsidR="00E403F0" w:rsidRPr="00B078C3" w:rsidRDefault="00E403F0" w:rsidP="00E403F0">
      <w:pPr>
        <w:ind w:firstLine="266"/>
        <w:rPr>
          <w:rFonts w:ascii="FontbitDavid" w:hAnsi="FontbitDavid"/>
          <w:sz w:val="24"/>
          <w:rtl/>
        </w:rPr>
      </w:pPr>
      <w:del w:id="988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זו שכבת זרע, שהוא - טמא, ואדם הנוצר ממנו - טהור.</w:t>
      </w:r>
    </w:p>
    <w:p>
      <w:pPr>
        <w:pStyle w:val="38"/>
        <w:rPr>
          <w:ins w:id="98868" w:author="מנוע מכני" w:date="2026-10-11T12:04:39Z"/>
        </w:rPr>
      </w:pPr>
      <w:r w:rsidRPr="00B078C3">
        <w:t xml:space="preserve">ור"א:</w:t>
      </w:r>
    </w:p>
    <w:p w:rsidR="00E403F0" w:rsidRPr="00B078C3" w:rsidRDefault="00E403F0" w:rsidP="00E403F0">
      <w:pPr>
        <w:rPr>
          <w:rFonts w:ascii="FontbitDavid" w:hAnsi="FontbitDavid"/>
          <w:sz w:val="24"/>
          <w:rtl/>
        </w:rPr>
      </w:pPr>
      <w:del w:id="9886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אלו מי הנדה, שהמזה ומזין עליו - טהור, ונוגע - טמא.</w:t>
      </w:r>
    </w:p>
    <w:p>
      <w:pPr>
        <w:pStyle w:val="38"/>
        <w:rPr>
          <w:ins w:id="98870" w:author="מנוע מכני" w:date="2026-10-11T12:04:39Z"/>
        </w:rPr>
      </w:pPr>
      <w:r w:rsidRPr="00B078C3">
        <w:t>ו</w:t>
      </w:r>
      <w:r>
        <w:t xml:space="preserve">הך</w:t>
      </w:r>
    </w:p>
    <w:p w:rsidR="00E403F0" w:rsidRDefault="00E403F0" w:rsidP="00E403F0">
      <w:pPr>
        <w:rPr>
          <w:rFonts w:ascii="FontbitDavid" w:hAnsi="FontbitDavid"/>
          <w:sz w:val="24"/>
          <w:rtl/>
        </w:rPr>
      </w:pPr>
      <w:del w:id="98871" w:author="מנוע מכני" w:date="2026-10-11T12:04:39Z">
        <w:r>
          <w:rPr>
            <w:rFonts w:ascii="FontbitDavid" w:hAnsi="FontbitDavid" w:hint="cs"/>
            <w:sz w:val="24"/>
            <w:rtl/>
          </w:rPr>
          <w:delText xml:space="preserve"> </w:delText>
        </w:r>
      </w:del>
      <w:r>
        <w:rPr>
          <w:rFonts w:ascii="FontbitDavid" w:hAnsi="FontbitDavid" w:hint="cs"/>
          <w:sz w:val="24"/>
          <w:rtl/>
        </w:rPr>
        <w:t xml:space="preserve">דמזה טמא, מזה היינו נושא </w:t>
      </w:r>
      <w:r>
        <w:rPr>
          <w:rFonts w:ascii="FontbitDavid" w:hAnsi="FontbitDavid" w:hint="cs"/>
          <w:sz w:val="24"/>
          <w:rtl/>
        </w:rPr>
        <w:t xml:space="preserve">וק</w:t>
      </w:r>
      <w:ins w:id="90301" w:author="מנוע מכני" w:date="2026-10-11T12:04:39Z">
        <w:r>
          <w:rPr>
            <w:rFonts w:ascii="FontbitDavid" w:hAnsi="FontbitDavid" w:hint="cs"/>
            <w:sz w:val="24"/>
            <w:rtl/>
          </w:rPr>
          <w:t xml:space="preserve">מ"ל</w:t>
        </w:r>
      </w:ins>
      <w:del w:id="90302"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דעד דדרי כשיעור הזאה [</w:t>
      </w:r>
      <w:ins w:id="93479" w:author="מנוע מכני" w:date="2026-10-11T12:04:39Z">
        <w:r>
          <w:rPr>
            <w:rFonts w:ascii="FontbitDavid" w:hAnsi="FontbitDavid" w:hint="cs"/>
            <w:sz w:val="24"/>
            <w:rtl/>
          </w:rPr>
          <w:t xml:space="preserve">לא</w:t>
        </w:r>
      </w:ins>
      <w:del w:id="93480"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נוגע הוא </w:t>
      </w:r>
      <w:ins w:id="93481" w:author="מנוע מכני" w:date="2026-10-11T12:04:39Z">
        <w:r>
          <w:rPr>
            <w:rFonts w:ascii="FontbitDavid" w:hAnsi="FontbitDavid" w:hint="cs"/>
            <w:sz w:val="24"/>
            <w:rtl/>
          </w:rPr>
          <w:t xml:space="preserve">שהרי</w:t>
        </w:r>
      </w:ins>
      <w:del w:id="93482"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כתיב '</w:t>
      </w:r>
      <w:r>
        <w:rPr>
          <w:rStyle w:val="afffff0"/>
          <w:rFonts w:ascii="FontbitDavid" w:hAnsi="FontbitDavid" w:hint="cs"/>
          <w:sz w:val="24"/>
          <w:rtl/>
        </w:rPr>
        <w:t xml:space="preserve">מזה</w:t>
      </w:r>
      <w:r>
        <w:rPr>
          <w:rFonts w:ascii="FontbitDavid" w:hAnsi="FontbitDavid" w:hint="cs"/>
          <w:sz w:val="24"/>
          <w:rtl/>
        </w:rPr>
        <w:t xml:space="preserve">' וכתיב '</w:t>
      </w:r>
      <w:r>
        <w:rPr>
          <w:rStyle w:val="afffff0"/>
          <w:rFonts w:ascii="FontbitDavid" w:hAnsi="FontbitDavid" w:hint="cs"/>
          <w:sz w:val="24"/>
          <w:rtl/>
        </w:rPr>
        <w:t xml:space="preserve">נוגע</w:t>
      </w:r>
      <w:r>
        <w:rPr>
          <w:rFonts w:ascii="FontbitDavid" w:hAnsi="FontbitDavid" w:hint="cs"/>
          <w:sz w:val="24"/>
          <w:rtl/>
        </w:rPr>
        <w:t xml:space="preserve">']</w:t>
      </w:r>
    </w:p>
    <w:p w:rsidR="00E403F0" w:rsidRPr="00B078C3" w:rsidRDefault="00E403F0" w:rsidP="00E403F0">
      <w:pPr>
        <w:rPr>
          <w:rFonts w:ascii="FontbitDavid" w:hAnsi="FontbitDavid"/>
          <w:sz w:val="24"/>
          <w:rtl/>
        </w:rPr>
      </w:pPr>
      <w:ins w:id="92933" w:author="מנוע מכני" w:date="2026-10-11T12:04:39Z">
        <w:r>
          <w:rPr>
            <w:rFonts w:ascii="FontbitDavid" w:hAnsi="FontbitDavid" w:hint="cs"/>
            <w:sz w:val="24"/>
            <w:rtl/>
          </w:rPr>
          <w:t xml:space="preserve">ואפי'</w:t>
        </w:r>
      </w:ins>
      <w:del w:id="92934" w:author="מנוע מכני" w:date="2026-10-11T12:04:39Z">
        <w:r>
          <w:rPr>
            <w:rFonts w:ascii="FontbitDavid" w:hAnsi="FontbitDavid" w:hint="cs"/>
            <w:sz w:val="24"/>
            <w:rtl/>
          </w:rPr>
          <w:delText xml:space="preserve">ו</w:delText>
        </w:r>
        <w:r w:rsidRPr="00B078C3">
          <w:rPr>
            <w:rFonts w:ascii="FontbitDavid" w:hAnsi="FontbitDavid"/>
            <w:sz w:val="24"/>
            <w:rtl/>
          </w:rPr>
          <w:delText xml:space="preserve">אפילו</w:delText>
        </w:r>
      </w:del>
      <w:r w:rsidRPr="00B078C3">
        <w:rPr>
          <w:rFonts w:ascii="FontbitDavid" w:hAnsi="FontbitDavid"/>
          <w:sz w:val="24"/>
          <w:rtl/>
        </w:rPr>
        <w:t xml:space="preserve"> </w:t>
      </w:r>
      <w:r w:rsidRPr="00B078C3">
        <w:rPr>
          <w:rFonts w:ascii="FontbitDavid" w:hAnsi="FontbitDavid"/>
          <w:sz w:val="24"/>
          <w:rtl/>
        </w:rPr>
        <w:t xml:space="preserve">למ"ד</w:t>
      </w:r>
      <w:r w:rsidRPr="00B078C3">
        <w:rPr>
          <w:rFonts w:ascii="FontbitDavid" w:hAnsi="FontbitDavid"/>
          <w:sz w:val="24"/>
          <w:rtl/>
        </w:rPr>
        <w:t xml:space="preserve"> אינה צריכה שיעור, </w:t>
      </w:r>
      <w:r w:rsidRPr="00B078C3">
        <w:rPr>
          <w:rFonts w:ascii="FontbitDavid" w:hAnsi="FontbitDavid"/>
          <w:sz w:val="24"/>
          <w:rtl/>
        </w:rPr>
        <w:t xml:space="preserve">ה"מ</w:t>
      </w:r>
      <w:r w:rsidRPr="00B078C3">
        <w:rPr>
          <w:rFonts w:ascii="FontbitDavid" w:hAnsi="FontbitDavid"/>
          <w:sz w:val="24"/>
          <w:rtl/>
        </w:rPr>
        <w:t xml:space="preserve"> - אגבא </w:t>
      </w:r>
      <w:ins w:id="98175" w:author="מנוע מכני" w:date="2026-10-11T12:04:39Z">
        <w:r>
          <w:rPr>
            <w:rFonts w:ascii="FontbitDavid" w:hAnsi="FontbitDavid"/>
            <w:sz w:val="24"/>
            <w:rtl/>
          </w:rPr>
          <w:t xml:space="preserve">דאדם</w:t>
        </w:r>
      </w:ins>
      <w:del w:id="98176" w:author="מנוע מכני" w:date="2026-10-11T12:04:39Z">
        <w:r w:rsidRPr="00B078C3">
          <w:rPr>
            <w:rFonts w:ascii="FontbitDavid" w:hAnsi="FontbitDavid"/>
            <w:sz w:val="24"/>
            <w:rtl/>
          </w:rPr>
          <w:delText xml:space="preserve">דגברא</w:delText>
        </w:r>
      </w:del>
      <w:r w:rsidRPr="00B078C3">
        <w:rPr>
          <w:rFonts w:ascii="FontbitDavid" w:hAnsi="FontbitDavid"/>
          <w:sz w:val="24"/>
          <w:rtl/>
        </w:rPr>
        <w:t xml:space="preserve">, אבל במנא - בעינא שיעור</w:t>
      </w:r>
      <w:ins w:id="96579" w:author="מנוע מכני" w:date="2026-10-11T12:04:39Z">
        <w:r>
          <w:rPr>
            <w:rFonts w:ascii="FontbitDavid" w:hAnsi="FontbitDavid"/>
            <w:sz w:val="24"/>
            <w:rtl/>
          </w:rPr>
          <w:t xml:space="preserve">,</w:t>
        </w:r>
      </w:ins>
      <w:del w:id="96580" w:author="מנוע מכני" w:date="2026-10-11T12:04:39Z">
        <w:r w:rsidRPr="00B078C3">
          <w:rPr>
            <w:rFonts w:ascii="FontbitDavid" w:hAnsi="FontbitDavid"/>
            <w:sz w:val="24"/>
            <w:rtl/>
          </w:rPr>
          <w:delText xml:space="preserve">;</w:delText>
        </w:r>
      </w:del>
    </w:p>
    <w:p>
      <w:pPr>
        <w:pStyle w:val="38"/>
        <w:rPr>
          <w:ins w:id="98872" w:author="מנוע מכני" w:date="2026-10-11T12:04:39Z"/>
        </w:rPr>
      </w:pPr>
      <w:r w:rsidRPr="00B078C3">
        <w:t xml:space="preserve">כדתנן:</w:t>
      </w:r>
    </w:p>
    <w:p w:rsidR="00E403F0" w:rsidRDefault="00E403F0" w:rsidP="00E403F0">
      <w:pPr>
        <w:rPr>
          <w:rFonts w:ascii="FontbitDavid" w:hAnsi="FontbitDavid"/>
          <w:sz w:val="24"/>
          <w:rtl/>
        </w:rPr>
      </w:pPr>
      <w:del w:id="98873" w:author="מנוע מכני" w:date="2026-10-11T12:04:39Z">
        <w:r w:rsidRPr="00B078C3">
          <w:rPr>
            <w:rFonts w:ascii="FontbitDavid" w:hAnsi="FontbitDavid"/>
            <w:sz w:val="24"/>
            <w:rtl/>
          </w:rPr>
          <w:delText xml:space="preserve"> </w:delText>
        </w:r>
      </w:del>
      <w:r>
        <w:rPr>
          <w:rFonts w:ascii="FontbitDavid" w:hAnsi="FontbitDavid"/>
          <w:sz w:val="24"/>
          <w:rtl/>
        </w:rPr>
        <w:tab/>
      </w:r>
      <w:r w:rsidRPr="00B078C3">
        <w:rPr>
          <w:rFonts w:ascii="FontbitDavid" w:hAnsi="FontbitDavid"/>
          <w:sz w:val="24"/>
          <w:rtl/>
        </w:rPr>
        <w:t xml:space="preserve">כמה יהיו במים ויהא בהן כדי הזאה כדי שיטבול ראשי גבעולין ויזה, </w:t>
      </w:r>
    </w:p>
    <w:p>
      <w:pPr>
        <w:pStyle w:val="38"/>
        <w:rPr>
          <w:ins w:id="98874" w:author="מנוע מכני" w:date="2026-10-11T12:04:39Z"/>
        </w:rPr>
      </w:pPr>
      <w:r w:rsidRPr="00B078C3">
        <w:t xml:space="preserve">והיינו</w:t>
      </w:r>
    </w:p>
    <w:p w:rsidR="00E403F0" w:rsidRPr="00B078C3" w:rsidRDefault="00E403F0" w:rsidP="00E403F0">
      <w:pPr>
        <w:ind w:firstLine="266"/>
        <w:rPr>
          <w:rFonts w:ascii="FontbitDavid" w:hAnsi="FontbitDavid"/>
          <w:sz w:val="24"/>
          <w:rtl/>
        </w:rPr>
      </w:pPr>
      <w:del w:id="988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דאמר שלמה </w:t>
      </w:r>
      <w:r>
        <w:rPr>
          <w:rFonts w:ascii="FontbitDavid" w:hAnsi="FontbitDavid" w:hint="cs"/>
          <w:sz w:val="24"/>
          <w:rtl/>
        </w:rPr>
        <w:t>'</w:t>
      </w:r>
      <w:ins w:id="90339" w:author="Claude - סמנטי" w:date="2026-10-11T12:19:29Z">
        <w:r>
          <w:rPr>
            <w:rStyle w:val="afffff0"/>
            <w:rFonts w:ascii="FontbitDavid" w:hAnsi="FontbitDavid"/>
            <w:sz w:val="24"/>
            <w:rtl/>
          </w:rPr>
          <w:t xml:space="preserve">אָמַרְתִּי אֶחְכָּמָה וְהִיא רְחוֹקָה מִמֶּנִּי</w:t>
        </w:r>
      </w:ins>
      <w:del w:id="90340" w:author="Claude - סמנטי" w:date="2026-10-11T12:19:29Z">
        <w:r w:rsidRPr="00B078C3">
          <w:rPr>
            <w:rFonts w:ascii="FontbitDavid" w:hAnsi="FontbitDavid"/>
            <w:sz w:val="24"/>
            <w:rtl/>
          </w:rPr>
          <w:delText xml:space="preserve">אמרתי אחכמה והיא רחוקה ממני</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669" w:author="קלוד" w:date="2026-10-11T12:23:38Z"/>
        </w:rPr>
      </w:pPr>
      <w:ins w:id="90670" w:author="קלוד" w:date="2026-10-11T12:23:38Z">
        <w:r>
          <w:rPr>
            <w:color w:val="7B3F00"/>
          </w:rPr>
          <w:t xml:space="preserve">זקנה - כל שחברותיה אומרות זקנה היא</w:t>
        </w:r>
      </w:ins>
    </w:p>
    <w:p w:rsidR="00E403F0" w:rsidRPr="00B078C3"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sidRPr="00B078C3">
        <w:rPr>
          <w:rFonts w:ascii="FontbitDavid" w:hAnsi="FontbitDavid"/>
          <w:sz w:val="24"/>
          <w:rtl/>
        </w:rPr>
        <w:t xml:space="preserve">איזו היא זקנה כל שעברו </w:t>
      </w:r>
      <w:ins w:id="94955" w:author="מנוע מכני" w:date="2026-10-11T12:04:39Z">
        <w:r>
          <w:rPr>
            <w:rFonts w:ascii="FontbitDavid" w:hAnsi="FontbitDavid"/>
            <w:sz w:val="24"/>
            <w:rtl/>
          </w:rPr>
          <w:t xml:space="preserve">עליו</w:t>
        </w:r>
      </w:ins>
      <w:del w:id="9495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שלש עונות [סמוך לזקנתה].</w:t>
      </w:r>
    </w:p>
    <w:p w:rsidR="00E403F0" w:rsidRPr="00B078C3" w:rsidRDefault="00E403F0" w:rsidP="00E403F0">
      <w:pPr>
        <w:rPr>
          <w:rFonts w:ascii="FontbitDavid" w:hAnsi="FontbitDavid"/>
          <w:sz w:val="24"/>
          <w:rtl/>
        </w:rPr>
      </w:pPr>
      <w:r>
        <w:rPr>
          <w:rFonts w:ascii="FontbitDavid" w:hAnsi="FontbitDavid" w:hint="cs"/>
          <w:sz w:val="24"/>
          <w:rtl/>
        </w:rPr>
        <w:t>ס</w:t>
      </w:r>
      <w:r w:rsidRPr="00B078C3">
        <w:rPr>
          <w:rFonts w:ascii="FontbitDavid" w:hAnsi="FontbitDavid"/>
          <w:sz w:val="24"/>
          <w:rtl/>
        </w:rPr>
        <w:t xml:space="preserve">מוך לזקנתה? </w:t>
      </w:r>
      <w:ins w:id="90303" w:author="מנוע מכני" w:date="2026-10-11T12:04:39Z">
        <w:r>
          <w:rPr>
            <w:rFonts w:ascii="FontbitDavid" w:hAnsi="FontbitDavid"/>
            <w:sz w:val="24"/>
            <w:rtl/>
          </w:rPr>
          <w:t xml:space="preserve">א"ר</w:t>
        </w:r>
      </w:ins>
      <w:del w:id="90304"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יהודה: כל שחברותיה אומרות </w:t>
      </w:r>
      <w:ins w:id="94957" w:author="מנוע מכני" w:date="2026-10-11T12:04:39Z">
        <w:r>
          <w:rPr>
            <w:rFonts w:ascii="FontbitDavid" w:hAnsi="FontbitDavid"/>
            <w:sz w:val="24"/>
            <w:rtl/>
          </w:rPr>
          <w:t xml:space="preserve">עליו</w:t>
        </w:r>
      </w:ins>
      <w:del w:id="94958"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זקנה היא.</w:t>
      </w:r>
    </w:p>
    <w:p w:rsidR="00E403F0" w:rsidRDefault="00E403F0" w:rsidP="00E403F0">
      <w:pPr>
        <w:pStyle w:val="afff3"/>
        <w:framePr w:wrap="around"/>
        <w:rPr>
          <w:rtl/>
        </w:rPr>
      </w:pPr>
      <w:r>
        <w:rPr>
          <w:rFonts w:hint="cs"/>
          <w:rtl/>
        </w:rPr>
        <w:t>ט:</w:t>
      </w:r>
    </w:p>
    <w:p>
      <w:pPr>
        <w:pStyle w:val="38"/>
        <w:rPr>
          <w:ins w:id="98876" w:author="מנוע מכני" w:date="2026-10-11T12:04:39Z"/>
        </w:rPr>
      </w:pPr>
      <w:del w:id="92842" w:author="מנוע מכני" w:date="2026-10-11T12:04:39Z">
        <w:r>
          <w:delText xml:space="preserve">    </w:delText>
        </w:r>
      </w:del>
      <w:r w:rsidRPr="00B078C3">
        <w:t xml:space="preserve">ו</w:t>
      </w:r>
      <w:ins w:id="90305" w:author="מנוע מכני" w:date="2026-10-11T12:04:39Z">
        <w:r>
          <w:t xml:space="preserve">ר"ש</w:t>
        </w:r>
      </w:ins>
      <w:del w:id="90306" w:author="מנוע מכני" w:date="2026-10-11T12:04:39Z">
        <w:r w:rsidRPr="00B078C3">
          <w:delText xml:space="preserve">ר</w:delText>
        </w:r>
        <w:r>
          <w:delText xml:space="preserve">''ש</w:delText>
        </w:r>
      </w:del>
      <w:r w:rsidRPr="00B078C3">
        <w:t xml:space="preserve">:</w:t>
      </w:r>
    </w:p>
    <w:p w:rsidR="00E403F0" w:rsidRPr="00B078C3" w:rsidRDefault="00E403F0" w:rsidP="00E403F0">
      <w:pPr>
        <w:ind w:left="1174" w:firstLine="266"/>
        <w:rPr>
          <w:rFonts w:ascii="FontbitDavid" w:hAnsi="FontbitDavid"/>
          <w:sz w:val="24"/>
          <w:rtl/>
        </w:rPr>
      </w:pPr>
      <w:del w:id="988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שקורין לה אמא אמא ואינה בושה.</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 זירא</w:t>
      </w:r>
      <w:r w:rsidRPr="00B078C3">
        <w:rPr>
          <w:rFonts w:ascii="FontbitDavid" w:hAnsi="FontbitDavid"/>
          <w:sz w:val="24"/>
          <w:rtl/>
        </w:rPr>
        <w:t xml:space="preserve"> ור' </w:t>
      </w:r>
      <w:r w:rsidRPr="00B078C3">
        <w:rPr>
          <w:rStyle w:val="2fb"/>
          <w:rFonts w:ascii="FontbitDavid" w:hAnsi="FontbitDavid"/>
          <w:sz w:val="24"/>
          <w:rtl/>
        </w:rPr>
        <w:t xml:space="preserve">שמואל</w:t>
      </w:r>
      <w:r w:rsidRPr="00B078C3">
        <w:rPr>
          <w:rFonts w:ascii="FontbitDavid" w:hAnsi="FontbitDavid"/>
          <w:sz w:val="24"/>
          <w:rtl/>
        </w:rPr>
        <w:t xml:space="preserve"> בר </w:t>
      </w:r>
      <w:r w:rsidRPr="00B078C3">
        <w:rPr>
          <w:rStyle w:val="2fb"/>
          <w:rFonts w:ascii="FontbitDavid" w:hAnsi="FontbitDavid"/>
          <w:sz w:val="24"/>
          <w:rtl/>
        </w:rPr>
        <w:t xml:space="preserve">רב</w:t>
      </w:r>
      <w:r w:rsidRPr="00B078C3">
        <w:rPr>
          <w:rFonts w:ascii="FontbitDavid" w:hAnsi="FontbitDavid"/>
          <w:sz w:val="24"/>
          <w:rtl/>
        </w:rPr>
        <w:t xml:space="preserve"> יצחק, חד </w:t>
      </w:r>
      <w:r w:rsidRPr="00B078C3">
        <w:rPr>
          <w:rFonts w:ascii="FontbitDavid" w:hAnsi="FontbitDavid"/>
          <w:sz w:val="24"/>
          <w:rtl/>
        </w:rPr>
        <w:t xml:space="preserve">אמר</w:t>
      </w:r>
      <w:r w:rsidRPr="00B078C3">
        <w:rPr>
          <w:rFonts w:ascii="FontbitDavid" w:hAnsi="FontbitDavid"/>
          <w:sz w:val="24"/>
          <w:rtl/>
        </w:rPr>
        <w:t xml:space="preserve">: כל שאינה מקפדת, וחד </w:t>
      </w:r>
      <w:r w:rsidRPr="00B078C3">
        <w:rPr>
          <w:rFonts w:ascii="FontbitDavid" w:hAnsi="FontbitDavid"/>
          <w:sz w:val="24"/>
          <w:rtl/>
        </w:rPr>
        <w:t xml:space="preserve">אמר</w:t>
      </w:r>
      <w:r w:rsidRPr="00B078C3">
        <w:rPr>
          <w:rFonts w:ascii="FontbitDavid" w:hAnsi="FontbitDavid"/>
          <w:sz w:val="24"/>
          <w:rtl/>
        </w:rPr>
        <w:t xml:space="preserve">: כל שאינה בושה.</w:t>
      </w:r>
    </w:p>
    <w:p w:rsidR="00E403F0" w:rsidRPr="00452155" w:rsidRDefault="00E403F0" w:rsidP="00E403F0">
      <w:pPr>
        <w:rPr>
          <w:rFonts w:ascii="FontbitDavid" w:hAnsi="FontbitDavid"/>
          <w:color w:val="808080" w:themeColor="background1" w:themeShade="80"/>
          <w:sz w:val="24"/>
          <w:rtl/>
        </w:rPr>
      </w:pPr>
      <w:ins w:id="93483" w:author="מנוע מכני" w:date="2026-10-11T12:04:39Z">
        <w:r>
          <w:rPr>
            <w:rFonts w:ascii="FontbitDavid" w:hAnsi="FontbitDavid"/>
            <w:sz w:val="24"/>
            <w:rtl/>
          </w:rPr>
          <w:t xml:space="preserve">יש</w:t>
        </w:r>
      </w:ins>
      <w:del w:id="93484"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019" w:author="Claude - סמנטי" w:date="2026-10-11T12:19:29Z">
        <w:r>
          <w:rPr>
            <w:rFonts w:ascii="FontbitDavid" w:hAnsi="FontbitDavid"/>
            <w:sz w:val="24"/>
            <w:rtl/>
          </w:rPr>
          <w:t xml:space="preserve">ביניהם</w:t>
        </w:r>
      </w:ins>
      <w:del w:id="90020"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בושה ואינה מקפדת.</w:t>
      </w:r>
    </w:p>
    <w:p w:rsidR="00E403F0" w:rsidRDefault="00E403F0" w:rsidP="00E403F0">
      <w:pPr>
        <w:rPr>
          <w:rFonts w:ascii="FontbitDavid" w:hAnsi="FontbitDavid"/>
          <w:sz w:val="24"/>
          <w:rtl/>
        </w:rPr>
      </w:pPr>
    </w:p>
    <w:p>
      <w:pPr>
        <w:pStyle w:val="afffff8"/>
        <w:rPr>
          <w:ins w:id="90667" w:author="קלוד" w:date="2026-10-11T12:23:38Z"/>
        </w:rPr>
      </w:pPr>
      <w:ins w:id="90668" w:author="קלוד" w:date="2026-10-11T12:23:38Z">
        <w:r>
          <w:rPr>
            <w:color w:val="7B3F00"/>
          </w:rPr>
          <w:t xml:space="preserve">עונה - שלשים יום או עשרים</w:t>
        </w:r>
      </w:ins>
    </w:p>
    <w:p w:rsidR="00E403F0"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sidRPr="00E744B3">
        <w:rPr>
          <w:rFonts w:ascii="FontbitDavid" w:hAnsi="FontbitDavid"/>
          <w:b/>
          <w:bCs/>
          <w:sz w:val="24"/>
          <w:rtl/>
        </w:rPr>
        <w:t>וכמה עונה?</w:t>
      </w:r>
    </w:p>
    <w:p>
      <w:pPr>
        <w:pStyle w:val="38"/>
        <w:rPr>
          <w:ins w:id="98878" w:author="מנוע מכני" w:date="2026-10-11T12:04:39Z"/>
        </w:rPr>
      </w:pPr>
      <w:ins w:id="90307" w:author="מנוע מכני" w:date="2026-10-11T12:04:39Z">
        <w:r>
          <w:t xml:space="preserve">ר"ל</w:t>
        </w:r>
      </w:ins>
      <w:del w:id="90308" w:author="מנוע מכני" w:date="2026-10-11T12:04:39Z">
        <w:r w:rsidRPr="00B078C3">
          <w:delText xml:space="preserve">ר''ל</w:delText>
        </w:r>
      </w:del>
      <w:r w:rsidRPr="00B078C3">
        <w:t xml:space="preserve"> </w:t>
      </w:r>
      <w:ins w:id="92935" w:author="מנוע מכני" w:date="2026-10-11T12:04:39Z">
        <w:r>
          <w:t xml:space="preserve">מר"י</w:t>
        </w:r>
      </w:ins>
      <w:del w:id="92936" w:author="מנוע מכני" w:date="2026-10-11T12:04:39Z">
        <w:r w:rsidRPr="00B078C3">
          <w:delText xml:space="preserve">מרבי יהודה</w:delText>
        </w:r>
      </w:del>
      <w:r w:rsidRPr="00B078C3">
        <w:t xml:space="preserve"> נשיאה:</w:t>
      </w:r>
    </w:p>
    <w:p w:rsidR="00E403F0" w:rsidRDefault="00E403F0" w:rsidP="00E403F0">
      <w:pPr>
        <w:rPr>
          <w:rFonts w:ascii="FontbitDavid" w:hAnsi="FontbitDavid"/>
          <w:sz w:val="24"/>
          <w:rtl/>
        </w:rPr>
      </w:pPr>
      <w:del w:id="988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עונה בינונית, שלשים יום </w:t>
      </w:r>
    </w:p>
    <w:p>
      <w:pPr>
        <w:pStyle w:val="38"/>
        <w:rPr>
          <w:ins w:id="98880" w:author="מנוע מכני" w:date="2026-10-11T12:04:39Z"/>
        </w:rPr>
      </w:pPr>
      <w:del w:id="92843" w:author="מנוע מכני" w:date="2026-10-11T12:04:39Z">
        <w:r>
          <w:delText xml:space="preserve">   </w:delText>
        </w:r>
      </w:del>
      <w:r w:rsidRPr="00B078C3">
        <w:t>ורבא א</w:t>
      </w:r>
      <w:ins w:id="90309" w:author="מנוע מכני" w:date="2026-10-11T12:04:39Z">
        <w:r>
          <w:t xml:space="preserve">ר"ח</w:t>
        </w:r>
      </w:ins>
      <w:del w:id="90310" w:author="מנוע מכני" w:date="2026-10-11T12:04:39Z">
        <w:r>
          <w:delText xml:space="preserve">ר''ח</w:delText>
        </w:r>
      </w:del>
      <w:ins w:id="97281" w:author="מנוע מכני" w:date="2026-10-11T12:04:39Z">
        <w:r>
          <w:t xml:space="preserve">:</w:t>
        </w:r>
      </w:ins>
    </w:p>
    <w:p w:rsidR="00E403F0" w:rsidRPr="00B078C3" w:rsidRDefault="00E403F0" w:rsidP="00E403F0">
      <w:pPr>
        <w:ind w:left="1174"/>
        <w:rPr>
          <w:rFonts w:ascii="FontbitDavid" w:hAnsi="FontbitDavid"/>
          <w:sz w:val="24"/>
          <w:rtl/>
        </w:rPr>
      </w:pPr>
      <w:del w:id="97282"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del w:id="988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עשרים יום.</w:t>
      </w:r>
    </w:p>
    <w:p w:rsidR="00E403F0" w:rsidRPr="00B078C3" w:rsidRDefault="00E403F0" w:rsidP="00E403F0">
      <w:pPr>
        <w:rPr>
          <w:rFonts w:ascii="FontbitDavid" w:hAnsi="FontbitDavid"/>
          <w:sz w:val="24"/>
          <w:rtl/>
        </w:rPr>
      </w:pPr>
      <w:r w:rsidRPr="00B078C3">
        <w:rPr>
          <w:rFonts w:ascii="FontbitDavid" w:hAnsi="FontbitDavid"/>
          <w:sz w:val="24"/>
          <w:rtl/>
        </w:rPr>
        <w:t xml:space="preserve">ולא </w:t>
      </w:r>
      <w:ins w:id="93485" w:author="מנוע מכני" w:date="2026-10-11T12:04:39Z">
        <w:r>
          <w:rPr>
            <w:rFonts w:ascii="FontbitDavid" w:hAnsi="FontbitDavid"/>
            <w:sz w:val="24"/>
            <w:rtl/>
          </w:rPr>
          <w:t xml:space="preserve">חלקו</w:t>
        </w:r>
      </w:ins>
      <w:del w:id="93486"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מר קחשיב ימי טומאה וימי טהרה, ומר </w:t>
      </w:r>
      <w:r w:rsidRPr="00B078C3">
        <w:rPr>
          <w:rFonts w:ascii="FontbitDavid" w:hAnsi="FontbitDavid"/>
          <w:sz w:val="24"/>
          <w:rtl/>
        </w:rPr>
        <w:t xml:space="preserve">לא</w:t>
      </w:r>
      <w:r w:rsidRPr="00B078C3">
        <w:rPr>
          <w:rFonts w:ascii="FontbitDavid" w:hAnsi="FontbitDavid"/>
          <w:sz w:val="24"/>
          <w:rtl/>
        </w:rPr>
        <w:t xml:space="preserve"> חשיב ימי טומאה.</w:t>
      </w:r>
    </w:p>
    <w:p w:rsidR="00E403F0" w:rsidRDefault="00E403F0" w:rsidP="00E403F0">
      <w:pPr>
        <w:rPr>
          <w:rFonts w:ascii="FontbitDavid" w:hAnsi="FontbitDavid"/>
          <w:sz w:val="24"/>
          <w:rtl/>
        </w:rPr>
      </w:pPr>
    </w:p>
    <w:p>
      <w:pPr>
        <w:pStyle w:val="afffff8"/>
        <w:rPr>
          <w:ins w:id="90665" w:author="קלוד" w:date="2026-10-11T12:23:38Z"/>
        </w:rPr>
      </w:pPr>
      <w:ins w:id="90666" w:author="קלוד" w:date="2026-10-11T12:23:38Z">
        <w:r>
          <w:rPr>
            <w:color w:val="7B3F00"/>
          </w:rPr>
          <w:t xml:space="preserve">זקנה - ג' פעמים ג' עונות</w:t>
        </w:r>
      </w:ins>
    </w:p>
    <w:p>
      <w:pPr>
        <w:pStyle w:val="38"/>
        <w:rPr>
          <w:ins w:id="98883" w:author="מנוע מכני" w:date="2026-10-11T12:04:39Z"/>
        </w:rPr>
      </w:pPr>
      <w:del w:id="98882" w:author="מנוע מכני" w:date="2026-10-11T12:04:39Z">
        <w:r w:rsidRPr="00EB42A6">
          <w:lastRenderedPageBreak/>
          <w:delText xml:space="preserve">•</w:delText>
        </w:r>
      </w:del>
      <w:r w:rsidRPr="00DF3805">
        <w:t xml:space="preserve"> </w:t>
      </w:r>
      <w:r w:rsidRPr="0038037E">
        <w:t>ת"ר</w:t>
      </w:r>
      <w:r w:rsidRPr="00B078C3">
        <w:t xml:space="preserve">:</w:t>
      </w:r>
    </w:p>
    <w:p w:rsidR="00E403F0" w:rsidRPr="00B078C3" w:rsidRDefault="00E403F0" w:rsidP="00E403F0">
      <w:pPr>
        <w:rPr>
          <w:rFonts w:ascii="FontbitDavid" w:hAnsi="FontbitDavid"/>
          <w:sz w:val="24"/>
          <w:rtl/>
        </w:rPr>
      </w:pPr>
      <w:del w:id="988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זקנה שעברו </w:t>
      </w:r>
      <w:ins w:id="94959" w:author="מנוע מכני" w:date="2026-10-11T12:04:39Z">
        <w:r>
          <w:rPr>
            <w:rFonts w:ascii="FontbitDavid" w:hAnsi="FontbitDavid"/>
            <w:sz w:val="24"/>
            <w:rtl/>
          </w:rPr>
          <w:t xml:space="preserve">עליו</w:t>
        </w:r>
      </w:ins>
      <w:del w:id="9496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שלש עונות וראתה דיה שעתה, ועוד עברו </w:t>
      </w:r>
      <w:ins w:id="94961" w:author="מנוע מכני" w:date="2026-10-11T12:04:39Z">
        <w:r>
          <w:rPr>
            <w:rFonts w:ascii="FontbitDavid" w:hAnsi="FontbitDavid"/>
            <w:sz w:val="24"/>
            <w:rtl/>
          </w:rPr>
          <w:t xml:space="preserve">עליו</w:t>
        </w:r>
      </w:ins>
      <w:del w:id="9496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שלש עונות וראתה</w:t>
      </w:r>
      <w:ins w:id="96581" w:author="מנוע מכני" w:date="2026-10-11T12:04:39Z">
        <w:r>
          <w:rPr>
            <w:rFonts w:ascii="FontbitDavid" w:hAnsi="FontbitDavid"/>
            <w:sz w:val="24"/>
            <w:rtl/>
          </w:rPr>
          <w:t xml:space="preserve"> </w:t>
        </w:r>
      </w:ins>
      <w:del w:id="9658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דיה שעתה, ועוד עברו </w:t>
      </w:r>
      <w:ins w:id="94963" w:author="מנוע מכני" w:date="2026-10-11T12:04:39Z">
        <w:r>
          <w:rPr>
            <w:rFonts w:ascii="FontbitDavid" w:hAnsi="FontbitDavid"/>
            <w:sz w:val="24"/>
            <w:rtl/>
          </w:rPr>
          <w:t xml:space="preserve">עליו</w:t>
        </w:r>
      </w:ins>
      <w:del w:id="9496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שלש עונות וראתה הרי היא ככל הנשים, ומטמאה מעת לעת ומפקידה לפקידה.</w:t>
      </w:r>
    </w:p>
    <w:p w:rsidR="00E403F0" w:rsidRPr="00B078C3" w:rsidRDefault="00E403F0" w:rsidP="00E403F0">
      <w:pPr>
        <w:rPr>
          <w:rFonts w:ascii="FontbitDavid" w:hAnsi="FontbitDavid"/>
          <w:sz w:val="24"/>
          <w:rtl/>
        </w:rPr>
      </w:pPr>
      <w:r w:rsidRPr="00B078C3">
        <w:rPr>
          <w:rFonts w:ascii="FontbitDavid" w:hAnsi="FontbitDavid"/>
          <w:sz w:val="24"/>
          <w:rtl/>
        </w:rPr>
        <w:t xml:space="preserve">ולא</w:t>
      </w:r>
      <w:ins w:id="96583" w:author="מנוע מכני" w:date="2026-10-11T12:04:39Z">
        <w:r>
          <w:rPr>
            <w:rFonts w:ascii="FontbitDavid" w:hAnsi="FontbitDavid"/>
            <w:sz w:val="24"/>
            <w:rtl/>
          </w:rPr>
          <w:t xml:space="preserve"> </w:t>
        </w:r>
      </w:ins>
      <w:del w:id="965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שכוונה, אלא אפי' פיחתה והותירה.</w:t>
      </w:r>
    </w:p>
    <w:p w:rsidR="00E403F0" w:rsidRDefault="00E403F0" w:rsidP="00E403F0">
      <w:pPr>
        <w:rPr>
          <w:rFonts w:ascii="FontbitDavid" w:hAnsi="FontbitDavid"/>
          <w:sz w:val="24"/>
          <w:rtl/>
        </w:rPr>
      </w:pPr>
      <w:r w:rsidRPr="00B078C3">
        <w:rPr>
          <w:rFonts w:ascii="FontbitDavid" w:hAnsi="FontbitDavid"/>
          <w:sz w:val="24"/>
          <w:rtl/>
        </w:rPr>
        <w:t xml:space="preserve">אפי' פיחתה, ולא מבעיא כוונה? </w:t>
      </w:r>
      <w:r w:rsidRPr="00B078C3">
        <w:rPr>
          <w:rStyle w:val="2fb"/>
          <w:rFonts w:ascii="FontbitDavid" w:hAnsi="FontbitDavid"/>
          <w:sz w:val="24"/>
          <w:rtl/>
        </w:rPr>
        <w:t xml:space="preserve">אדרבה</w:t>
      </w:r>
      <w:r w:rsidRPr="00B078C3">
        <w:rPr>
          <w:rFonts w:ascii="FontbitDavid" w:hAnsi="FontbitDavid"/>
          <w:sz w:val="24"/>
          <w:rtl/>
        </w:rPr>
        <w:t xml:space="preserve">, כי כוונה - קבעה לה וסתה, ודיה שעתה! </w:t>
      </w:r>
    </w:p>
    <w:p w:rsidR="00E403F0" w:rsidRDefault="00E403F0" w:rsidP="00E403F0">
      <w:pPr>
        <w:rPr>
          <w:rFonts w:ascii="FontbitDavid" w:hAnsi="FontbitDavid"/>
          <w:sz w:val="24"/>
          <w:rtl/>
        </w:rPr>
      </w:pPr>
      <w:r w:rsidRPr="00B078C3">
        <w:rPr>
          <w:rFonts w:ascii="FontbitDavid" w:hAnsi="FontbitDavid"/>
          <w:sz w:val="24"/>
          <w:rtl/>
        </w:rPr>
        <w:t xml:space="preserve">וכי </w:t>
      </w:r>
      <w:ins w:id="97865" w:author="מנוע מכני" w:date="2026-10-11T12:04:39Z">
        <w:r>
          <w:rPr>
            <w:rFonts w:ascii="FontbitDavid" w:hAnsi="FontbitDavid"/>
            <w:sz w:val="24"/>
            <w:rtl/>
          </w:rPr>
          <w:t xml:space="preserve">תאמר</w:t>
        </w:r>
      </w:ins>
      <w:del w:id="97866" w:author="מנוע מכני" w:date="2026-10-11T12:04:39Z">
        <w:r w:rsidRPr="00B078C3">
          <w:rPr>
            <w:rFonts w:ascii="FontbitDavid" w:hAnsi="FontbitDavid"/>
            <w:sz w:val="24"/>
            <w:rtl/>
          </w:rPr>
          <w:delText xml:space="preserve">תימא</w:delText>
        </w:r>
      </w:del>
      <w:r w:rsidRPr="00B078C3">
        <w:rPr>
          <w:rFonts w:ascii="FontbitDavid" w:hAnsi="FontbitDavid"/>
          <w:sz w:val="24"/>
          <w:rtl/>
        </w:rPr>
        <w:t xml:space="preserve">: רבנן היא, </w:t>
      </w:r>
      <w:ins w:id="93487" w:author="מנוע מכני" w:date="2026-10-11T12:04:39Z">
        <w:r>
          <w:rPr>
            <w:rFonts w:ascii="FontbitDavid" w:hAnsi="FontbitDavid"/>
            <w:sz w:val="24"/>
            <w:rtl/>
          </w:rPr>
          <w:t xml:space="preserve">דחלקו</w:t>
        </w:r>
      </w:ins>
      <w:del w:id="93488" w:author="מנוע מכני" w:date="2026-10-11T12:04:39Z">
        <w:r w:rsidRPr="00B078C3">
          <w:rPr>
            <w:rFonts w:ascii="FontbitDavid" w:hAnsi="FontbitDavid"/>
            <w:sz w:val="24"/>
            <w:rtl/>
          </w:rPr>
          <w:delText xml:space="preserve">דפליגי</w:delText>
        </w:r>
      </w:del>
      <w:r w:rsidRPr="00B078C3">
        <w:rPr>
          <w:rFonts w:ascii="FontbitDavid" w:hAnsi="FontbitDavid"/>
          <w:sz w:val="24"/>
          <w:rtl/>
        </w:rPr>
        <w:t xml:space="preserve"> </w:t>
      </w:r>
      <w:ins w:id="94965" w:author="מנוע מכני" w:date="2026-10-11T12:04:39Z">
        <w:r>
          <w:rPr>
            <w:rFonts w:ascii="FontbitDavid" w:hAnsi="FontbitDavid"/>
            <w:sz w:val="24"/>
            <w:rtl/>
          </w:rPr>
          <w:t xml:space="preserve">עליו</w:t>
        </w:r>
      </w:ins>
      <w:del w:id="9496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w:t>
      </w:r>
      <w:r w:rsidRPr="00B078C3">
        <w:rPr>
          <w:rStyle w:val="2fb"/>
          <w:rFonts w:ascii="FontbitDavid" w:hAnsi="FontbitDavid"/>
          <w:sz w:val="24"/>
          <w:rtl/>
        </w:rPr>
        <w:t xml:space="preserve">דרבי</w:t>
      </w:r>
      <w:r w:rsidRPr="00B078C3">
        <w:rPr>
          <w:rFonts w:ascii="FontbitDavid" w:hAnsi="FontbitDavid"/>
          <w:sz w:val="24"/>
          <w:rtl/>
        </w:rPr>
        <w:t xml:space="preserve"> דוסא, </w:t>
      </w:r>
      <w:ins w:id="93489" w:author="מנוע מכני" w:date="2026-10-11T12:04:39Z">
        <w:r>
          <w:rPr>
            <w:rFonts w:ascii="FontbitDavid" w:hAnsi="FontbitDavid"/>
            <w:sz w:val="24"/>
            <w:rtl/>
          </w:rPr>
          <w:t xml:space="preserve">דאמרו</w:t>
        </w:r>
      </w:ins>
      <w:del w:id="93490"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אשה שיש לה וסת מטמאה מעת לעת, איפכא מבעי </w:t>
      </w:r>
      <w:ins w:id="94967" w:author="מנוע מכני" w:date="2026-10-11T12:04:39Z">
        <w:r>
          <w:rPr>
            <w:rFonts w:ascii="FontbitDavid" w:hAnsi="FontbitDavid"/>
            <w:sz w:val="24"/>
            <w:rtl/>
          </w:rPr>
          <w:t xml:space="preserve">לו</w:t>
        </w:r>
      </w:ins>
      <w:del w:id="9496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ins w:id="94969" w:author="מנוע מכני" w:date="2026-10-11T12:04:39Z">
        <w:r>
          <w:rPr>
            <w:rFonts w:ascii="FontbitDavid" w:hAnsi="FontbitDavid" w:hint="cs"/>
            <w:sz w:val="24"/>
            <w:rtl/>
          </w:rPr>
          <w:t xml:space="preserve">וכך</w:t>
        </w:r>
      </w:ins>
      <w:del w:id="94970" w:author="מנוע מכני" w:date="2026-10-11T12:04:39Z">
        <w:r>
          <w:rPr>
            <w:rFonts w:ascii="FontbitDavid" w:hAnsi="FontbitDavid" w:hint="cs"/>
            <w:sz w:val="24"/>
            <w:rtl/>
          </w:rPr>
          <w:delText xml:space="preserve">והכי</w:delText>
        </w:r>
      </w:del>
      <w:r>
        <w:rPr>
          <w:rFonts w:ascii="FontbitDavid" w:hAnsi="FontbitDavid" w:hint="cs"/>
          <w:sz w:val="24"/>
          <w:rtl/>
        </w:rPr>
        <w:t xml:space="preserve"> </w:t>
      </w:r>
      <w:r w:rsidRPr="00B078C3">
        <w:rPr>
          <w:rFonts w:ascii="FontbitDavid" w:hAnsi="FontbitDavid"/>
          <w:sz w:val="24"/>
          <w:rtl/>
        </w:rPr>
        <w:t xml:space="preserve">תני: </w:t>
      </w:r>
      <w:r w:rsidRPr="00B078C3">
        <w:rPr>
          <w:rFonts w:ascii="FontbitDavid" w:hAnsi="FontbitDavid"/>
          <w:sz w:val="24"/>
          <w:rtl/>
        </w:rPr>
        <w:t xml:space="preserve">לא</w:t>
      </w:r>
      <w:r w:rsidRPr="00B078C3">
        <w:rPr>
          <w:rFonts w:ascii="FontbitDavid" w:hAnsi="FontbitDavid"/>
          <w:sz w:val="24"/>
          <w:rtl/>
        </w:rPr>
        <w:t xml:space="preserve"> שפיחתה והותירה אלא אפי' כוונה.</w:t>
      </w:r>
    </w:p>
    <w:p>
      <w:pPr>
        <w:pStyle w:val="38"/>
        <w:rPr>
          <w:ins w:id="98885" w:author="מנוע מכני" w:date="2026-10-11T12:04:39Z"/>
        </w:rPr>
      </w:pPr>
      <w:r w:rsidRPr="00B078C3">
        <w:t xml:space="preserve">וא</w:t>
      </w:r>
      <w:ins w:id="90311" w:author="מנוע מכני" w:date="2026-10-11T12:04:39Z">
        <w:r>
          <w:t xml:space="preserve">ב"א</w:t>
        </w:r>
      </w:ins>
      <w:del w:id="90312" w:author="מנוע מכני" w:date="2026-10-11T12:04:39Z">
        <w:r w:rsidRPr="00B078C3">
          <w:delText xml:space="preserve">ב''א</w:delText>
        </w:r>
      </w:del>
      <w:r w:rsidRPr="00B078C3">
        <w:t xml:space="preserve"> </w:t>
      </w:r>
      <w:r w:rsidRPr="00B078C3">
        <w:t xml:space="preserve">ה"ק</w:t>
      </w:r>
      <w:r w:rsidRPr="00B078C3">
        <w:t xml:space="preserve">:</w:t>
      </w:r>
    </w:p>
    <w:p w:rsidR="00E403F0" w:rsidRPr="00B078C3" w:rsidRDefault="00E403F0" w:rsidP="00E403F0">
      <w:pPr>
        <w:pStyle w:val="a3"/>
        <w:rPr>
          <w:rtl/>
        </w:rPr>
      </w:pPr>
      <w:del w:id="98886" w:author="מנוע מכני" w:date="2026-10-11T12:04:39Z">
        <w:r w:rsidRPr="00B078C3">
          <w:rPr>
            <w:rtl/>
          </w:rPr>
          <w:delText xml:space="preserve"> </w:delText>
        </w:r>
      </w:del>
      <w:r w:rsidRPr="00B078C3">
        <w:rPr>
          <w:rtl/>
        </w:rPr>
        <w:t xml:space="preserve">ולא שכוונה אלא שפיחתה והותירה, אבל כוונה </w:t>
      </w:r>
      <w:r>
        <w:rPr>
          <w:rtl/>
        </w:rPr>
        <w:t xml:space="preserve">קבעה לה וסת ודיה שעתה, </w:t>
      </w:r>
      <w:r>
        <w:rPr>
          <w:rStyle w:val="2fb"/>
          <w:rtl/>
        </w:rPr>
        <w:t xml:space="preserve">ו</w:t>
      </w:r>
      <w:r w:rsidRPr="00B078C3">
        <w:rPr>
          <w:rStyle w:val="2fb"/>
          <w:rtl/>
        </w:rPr>
        <w:t xml:space="preserve">רבי</w:t>
      </w:r>
      <w:r w:rsidRPr="00B078C3">
        <w:rPr>
          <w:rtl/>
        </w:rPr>
        <w:t xml:space="preserve"> דוסא היא.</w:t>
      </w:r>
    </w:p>
    <w:p w:rsidR="00E403F0" w:rsidRPr="00B078C3" w:rsidRDefault="00E403F0" w:rsidP="00E403F0">
      <w:pPr>
        <w:jc w:val="center"/>
        <w:rPr>
          <w:del w:id="90016" w:author="מנוע עיצוב" w:date="2026-10-11T12:09:26Z"/>
          <w:rFonts w:ascii="FontbitDavid" w:hAnsi="FontbitDavid"/>
          <w:sz w:val="24"/>
          <w:rtl/>
        </w:rPr>
      </w:pPr>
      <w:del w:id="90015"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060" w:author="קלוד" w:date="2026-10-11T09:07:21Z">
          <w:pPr>
            <w:pStyle w:val="affff1"/>
            <w:rPr>
              <w:rtl/>
            </w:rPr>
          </w:pPr>
        </w:pPrChange>
      </w:pPr>
      <w:ins w:id="9807" w:author="מספור קטעי משנה" w:date="2026-10-11T09:25:19Z">
        <w:r>
          <w:rPr>
            <w:rStyle w:val="MisparKeta"/>
          </w:rPr>
          <w:t xml:space="preserve">ב. </w:t>
        </w:r>
      </w:ins>
      <w:r w:rsidRPr="00B078C3">
        <w:rPr>
          <w:rtl/>
        </w:rPr>
        <w:t xml:space="preserve">ר"א אומר: כל אשה שעברו עליה וכו': </w:t>
      </w:r>
    </w:p>
    <w:p>
      <w:pPr>
        <w:pStyle w:val="38"/>
        <w:rPr>
          <w:ins w:id="98887" w:author="מנוע מכני" w:date="2026-10-11T12:04:39Z"/>
        </w:rPr>
      </w:pPr>
      <w:r w:rsidRPr="00B078C3">
        <w:t xml:space="preserve">תניא</w:t>
      </w:r>
      <w:r w:rsidRPr="00B078C3">
        <w:t xml:space="preserve">, </w:t>
      </w:r>
      <w:r w:rsidRPr="00B078C3">
        <w:t xml:space="preserve">א</w:t>
      </w:r>
      <w:r>
        <w:t xml:space="preserve">"ל</w:t>
      </w:r>
      <w:r>
        <w:t xml:space="preserve"> ר"א</w:t>
      </w:r>
      <w:r w:rsidRPr="00B078C3">
        <w:t xml:space="preserve"> לחכמים:</w:t>
      </w:r>
    </w:p>
    <w:p w:rsidR="00E403F0" w:rsidRPr="00B078C3" w:rsidRDefault="00E403F0" w:rsidP="00E403F0">
      <w:pPr>
        <w:rPr>
          <w:rFonts w:ascii="FontbitDavid" w:hAnsi="FontbitDavid"/>
          <w:sz w:val="24"/>
          <w:rtl/>
        </w:rPr>
      </w:pPr>
      <w:del w:id="988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בריבה אחת בהיתלו שהפסיקה שלש עונות, ובא מעשה לפני חכמים ואמרו דיה שעתה.</w:t>
      </w:r>
    </w:p>
    <w:p>
      <w:pPr>
        <w:pStyle w:val="38"/>
        <w:rPr>
          <w:ins w:id="98889" w:author="מנוע מכני" w:date="2026-10-11T12:04:39Z"/>
        </w:rPr>
      </w:pPr>
      <w:r w:rsidRPr="00B078C3">
        <w:t xml:space="preserve">אמרו לו:</w:t>
      </w:r>
    </w:p>
    <w:p w:rsidR="00E403F0" w:rsidRPr="00B078C3" w:rsidRDefault="00E403F0" w:rsidP="00E403F0">
      <w:pPr>
        <w:rPr>
          <w:rFonts w:ascii="FontbitDavid" w:hAnsi="FontbitDavid"/>
          <w:sz w:val="24"/>
          <w:rtl/>
        </w:rPr>
      </w:pPr>
      <w:del w:id="988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שעת הדחק ראיה.</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ab/>
      </w:r>
      <w:del w:id="92844" w:author="מנוע מכני" w:date="2026-10-11T12:04:39Z">
        <w:r w:rsidRPr="00017C1D">
          <w:rPr>
            <w:rFonts w:ascii="FontbitDavid" w:hAnsi="FontbitDavid" w:hint="cs"/>
            <w:spacing w:val="-2"/>
            <w:sz w:val="24"/>
            <w:rtl/>
          </w:rPr>
          <w:delText xml:space="preserve">  </w:delText>
        </w:r>
      </w:del>
      <w:r w:rsidRPr="00017C1D">
        <w:rPr>
          <w:rFonts w:ascii="FontbitDavid" w:hAnsi="FontbitDavid"/>
          <w:spacing w:val="-2"/>
          <w:sz w:val="24"/>
          <w:rtl/>
        </w:rPr>
        <w:t>שעת הדחק</w:t>
      </w:r>
      <w:r w:rsidRPr="00017C1D">
        <w:rPr>
          <w:rFonts w:ascii="FontbitDavid" w:hAnsi="FontbitDavid" w:hint="cs"/>
          <w:spacing w:val="-2"/>
          <w:sz w:val="24"/>
          <w:rtl/>
        </w:rPr>
        <w:t xml:space="preserve">- א. </w:t>
      </w:r>
      <w:r w:rsidRPr="00017C1D">
        <w:rPr>
          <w:rFonts w:ascii="FontbitDavid" w:hAnsi="FontbitDavid"/>
          <w:spacing w:val="-2"/>
          <w:sz w:val="24"/>
          <w:rtl/>
        </w:rPr>
        <w:t xml:space="preserve">שני בצורת </w:t>
      </w:r>
      <w:ins w:id="97697" w:author="מנוע מכני" w:date="2026-10-11T12:04:39Z">
        <w:r>
          <w:rPr>
            <w:rFonts w:ascii="FontbitDavid" w:hAnsi="FontbitDavid"/>
            <w:spacing w:val="-2"/>
            <w:sz w:val="24"/>
            <w:rtl/>
          </w:rPr>
          <w:t xml:space="preserve">היו</w:t>
        </w:r>
      </w:ins>
      <w:del w:id="97698" w:author="מנוע מכני" w:date="2026-10-11T12:04:39Z">
        <w:r w:rsidRPr="00017C1D">
          <w:rPr>
            <w:rFonts w:ascii="FontbitDavid" w:hAnsi="FontbitDavid"/>
            <w:spacing w:val="-2"/>
            <w:sz w:val="24"/>
            <w:rtl/>
          </w:rPr>
          <w:delText xml:space="preserve">הוו</w:delText>
        </w:r>
      </w:del>
      <w:r w:rsidRPr="00017C1D">
        <w:rPr>
          <w:rFonts w:ascii="FontbitDavid" w:hAnsi="FontbitDavid"/>
          <w:spacing w:val="-2"/>
          <w:sz w:val="24"/>
          <w:rtl/>
        </w:rPr>
        <w:t xml:space="preserve">, </w:t>
      </w:r>
      <w:r w:rsidRPr="00017C1D">
        <w:rPr>
          <w:rFonts w:ascii="FontbitDavid" w:hAnsi="FontbitDavid" w:hint="cs"/>
          <w:spacing w:val="-2"/>
          <w:sz w:val="24"/>
          <w:rtl/>
        </w:rPr>
        <w:t>ב.</w:t>
      </w:r>
      <w:r w:rsidRPr="00017C1D">
        <w:rPr>
          <w:rFonts w:ascii="FontbitDavid" w:hAnsi="FontbitDavid"/>
          <w:spacing w:val="-2"/>
          <w:sz w:val="24"/>
          <w:rtl/>
        </w:rPr>
        <w:t xml:space="preserve"> טהרות אפיש לעבידא, וחשו רבנן להפסד דטהרות.</w:t>
      </w:r>
    </w:p>
    <w:p w:rsidR="00E403F0" w:rsidRDefault="00E403F0" w:rsidP="00E403F0">
      <w:pPr>
        <w:rPr>
          <w:rFonts w:ascii="FontbitDavid" w:hAnsi="FontbitDavid"/>
          <w:sz w:val="24"/>
          <w:rtl/>
        </w:rPr>
      </w:pPr>
    </w:p>
    <w:p w:rsidR="00E403F0" w:rsidRPr="00B078C3" w:rsidRDefault="00E403F0" w:rsidP="00E403F0">
      <w:pPr>
        <w:pStyle w:val="a3"/>
        <w:rPr>
          <w:rtl/>
        </w:rPr>
      </w:pPr>
      <w:r w:rsidRPr="00EB42A6">
        <w:rPr>
          <w:rtl/>
        </w:rPr>
        <w:t>•</w:t>
      </w:r>
      <w:r w:rsidRPr="00DF3805">
        <w:rPr>
          <w:rtl/>
        </w:rPr>
        <w:t xml:space="preserve"> </w:t>
      </w:r>
      <w:r w:rsidRPr="00B078C3">
        <w:rPr>
          <w:rtl/>
        </w:rPr>
        <w:t xml:space="preserve">ת"ר, מעשה ועשה </w:t>
      </w:r>
      <w:r w:rsidRPr="00B078C3">
        <w:rPr>
          <w:rStyle w:val="2fb"/>
          <w:rtl/>
        </w:rPr>
        <w:t xml:space="preserve">רבי</w:t>
      </w:r>
      <w:r w:rsidRPr="00B078C3">
        <w:rPr>
          <w:rtl/>
        </w:rPr>
        <w:t xml:space="preserve"> </w:t>
      </w:r>
      <w:r w:rsidRPr="00B078C3">
        <w:rPr>
          <w:rStyle w:val="2fb"/>
          <w:rtl/>
        </w:rPr>
        <w:t xml:space="preserve">כר' אליעזר</w:t>
      </w:r>
      <w:r w:rsidRPr="00B078C3">
        <w:rPr>
          <w:rtl/>
        </w:rPr>
        <w:t xml:space="preserve">, לאחר שנזכר </w:t>
      </w:r>
      <w:r w:rsidRPr="00B078C3">
        <w:rPr>
          <w:rtl/>
        </w:rPr>
        <w:t xml:space="preserve">אמר</w:t>
      </w:r>
      <w:r w:rsidRPr="00B078C3">
        <w:rPr>
          <w:rtl/>
        </w:rPr>
        <w:t xml:space="preserve">: כדי הוא </w:t>
      </w:r>
      <w:r w:rsidRPr="00B078C3">
        <w:rPr>
          <w:rStyle w:val="2fb"/>
          <w:rtl/>
        </w:rPr>
        <w:t xml:space="preserve">ר' אליעזר</w:t>
      </w:r>
      <w:r w:rsidRPr="00B078C3">
        <w:rPr>
          <w:rtl/>
        </w:rPr>
        <w:t xml:space="preserve"> לסמוך עליו בשעת הדחק.</w:t>
      </w:r>
    </w:p>
    <w:p w:rsidR="00E403F0" w:rsidRDefault="00E403F0" w:rsidP="00E403F0">
      <w:pPr>
        <w:rPr>
          <w:rtl/>
        </w:rPr>
      </w:pPr>
      <w:r>
        <w:rPr>
          <w:rFonts w:hint="cs"/>
          <w:rtl/>
        </w:rPr>
        <w:t>לאחר שנזכר היינו</w:t>
      </w:r>
      <w:r w:rsidRPr="00B078C3">
        <w:rPr>
          <w:rtl/>
        </w:rPr>
        <w:t xml:space="preserve"> דלא איתמר הילכתא </w:t>
      </w:r>
      <w:r w:rsidRPr="00B078C3">
        <w:rPr>
          <w:rtl/>
        </w:rPr>
        <w:t xml:space="preserve">לא</w:t>
      </w:r>
      <w:r w:rsidRPr="00B078C3">
        <w:rPr>
          <w:rtl/>
        </w:rPr>
        <w:t xml:space="preserve"> כמר ולא כמר, </w:t>
      </w:r>
    </w:p>
    <w:p w:rsidR="00E403F0" w:rsidRPr="00017C1D" w:rsidRDefault="00E403F0" w:rsidP="00E403F0">
      <w:pPr>
        <w:pStyle w:val="a3"/>
        <w:rPr>
          <w:spacing w:val="0"/>
          <w:rtl/>
        </w:rPr>
      </w:pPr>
      <w:r w:rsidRPr="00017C1D">
        <w:rPr>
          <w:spacing w:val="0"/>
          <w:rtl/>
        </w:rPr>
        <w:t xml:space="preserve">ולאחר שנזכר </w:t>
      </w:r>
      <w:ins w:id="93493" w:author="מנוע מכני" w:date="2026-10-11T12:04:39Z">
        <w:r>
          <w:rPr>
            <w:spacing w:val="0"/>
            <w:rtl/>
          </w:rPr>
          <w:t xml:space="preserve">דלא</w:t>
        </w:r>
      </w:ins>
      <w:del w:id="93494" w:author="מנוע מכני" w:date="2026-10-11T12:04:39Z">
        <w:r w:rsidRPr="00017C1D">
          <w:rPr>
            <w:spacing w:val="0"/>
            <w:rtl/>
          </w:rPr>
          <w:delText xml:space="preserve">דלאו</w:delText>
        </w:r>
      </w:del>
      <w:r w:rsidRPr="00017C1D">
        <w:rPr>
          <w:spacing w:val="0"/>
          <w:rtl/>
        </w:rPr>
        <w:t xml:space="preserve"> יחיד פליג </w:t>
      </w:r>
      <w:ins w:id="94971" w:author="מנוע מכני" w:date="2026-10-11T12:04:39Z">
        <w:r>
          <w:rPr>
            <w:spacing w:val="0"/>
            <w:rtl/>
          </w:rPr>
          <w:t xml:space="preserve">עליו</w:t>
        </w:r>
      </w:ins>
      <w:del w:id="94972" w:author="מנוע מכני" w:date="2026-10-11T12:04:39Z">
        <w:r w:rsidRPr="00017C1D">
          <w:rPr>
            <w:spacing w:val="0"/>
            <w:rtl/>
          </w:rPr>
          <w:delText xml:space="preserve">עליה</w:delText>
        </w:r>
      </w:del>
      <w:r w:rsidRPr="00017C1D">
        <w:rPr>
          <w:spacing w:val="0"/>
          <w:rtl/>
        </w:rPr>
        <w:t xml:space="preserve">, אלא רבים </w:t>
      </w:r>
      <w:ins w:id="93491" w:author="מנוע מכני" w:date="2026-10-11T12:04:39Z">
        <w:r>
          <w:rPr>
            <w:spacing w:val="0"/>
            <w:rtl/>
          </w:rPr>
          <w:t xml:space="preserve">חלקו</w:t>
        </w:r>
      </w:ins>
      <w:del w:id="93492" w:author="מנוע מכני" w:date="2026-10-11T12:04:39Z">
        <w:r w:rsidRPr="00017C1D">
          <w:rPr>
            <w:spacing w:val="0"/>
            <w:rtl/>
          </w:rPr>
          <w:delText xml:space="preserve">פליגי</w:delText>
        </w:r>
      </w:del>
      <w:r w:rsidRPr="00017C1D">
        <w:rPr>
          <w:spacing w:val="0"/>
          <w:rtl/>
        </w:rPr>
        <w:t xml:space="preserve"> </w:t>
      </w:r>
      <w:ins w:id="94973" w:author="מנוע מכני" w:date="2026-10-11T12:04:39Z">
        <w:r>
          <w:rPr>
            <w:spacing w:val="0"/>
            <w:rtl/>
          </w:rPr>
          <w:t xml:space="preserve">עליו</w:t>
        </w:r>
      </w:ins>
      <w:del w:id="94974" w:author="מנוע מכני" w:date="2026-10-11T12:04:39Z">
        <w:r w:rsidRPr="00017C1D">
          <w:rPr>
            <w:spacing w:val="0"/>
            <w:rtl/>
          </w:rPr>
          <w:delText xml:space="preserve">עליה</w:delText>
        </w:r>
      </w:del>
      <w:r w:rsidRPr="00017C1D">
        <w:rPr>
          <w:spacing w:val="0"/>
          <w:rtl/>
        </w:rPr>
        <w:t xml:space="preserve">, </w:t>
      </w:r>
      <w:r w:rsidRPr="00017C1D">
        <w:rPr>
          <w:spacing w:val="0"/>
          <w:rtl/>
        </w:rPr>
        <w:t xml:space="preserve">אמר</w:t>
      </w:r>
      <w:r w:rsidRPr="00017C1D">
        <w:rPr>
          <w:spacing w:val="0"/>
          <w:rtl/>
        </w:rPr>
        <w:t xml:space="preserve">: כדי הוא </w:t>
      </w:r>
      <w:ins w:id="90313" w:author="מנוע מכני" w:date="2026-10-11T12:04:39Z">
        <w:r>
          <w:rPr>
            <w:rStyle w:val="2fb"/>
            <w:spacing w:val="0"/>
            <w:rtl/>
          </w:rPr>
          <w:t xml:space="preserve">ר"א</w:t>
        </w:r>
      </w:ins>
      <w:del w:id="90314" w:author="מנוע מכני" w:date="2026-10-11T12:04:39Z">
        <w:r w:rsidRPr="00017C1D">
          <w:rPr>
            <w:spacing w:val="0"/>
            <w:rtl/>
          </w:rPr>
          <w:delText xml:space="preserve">ר</w:delText>
        </w:r>
        <w:r w:rsidRPr="00017C1D">
          <w:rPr>
            <w:rFonts w:hint="cs"/>
            <w:spacing w:val="0"/>
            <w:rtl/>
          </w:rPr>
          <w:delText xml:space="preserve">''א</w:delText>
        </w:r>
      </w:del>
      <w:r w:rsidRPr="00017C1D">
        <w:rPr>
          <w:spacing w:val="0"/>
          <w:rtl/>
        </w:rPr>
        <w:t xml:space="preserve"> לסמוך עליו בשעת הדחק.</w:t>
      </w:r>
    </w:p>
    <w:p w:rsidR="00E403F0" w:rsidRDefault="00E403F0" w:rsidP="00E403F0">
      <w:pPr>
        <w:rPr>
          <w:rFonts w:ascii="FontbitDavid" w:hAnsi="FontbitDavid"/>
          <w:sz w:val="24"/>
          <w:rtl/>
        </w:rPr>
      </w:pPr>
    </w:p>
    <w:p>
      <w:pPr>
        <w:pStyle w:val="afffff8"/>
        <w:rPr>
          <w:ins w:id="90663" w:author="קלוד" w:date="2026-10-11T12:23:38Z"/>
        </w:rPr>
      </w:pPr>
      <w:ins w:id="90664" w:author="קלוד" w:date="2026-10-11T12:23:38Z">
        <w:r>
          <w:rPr>
            <w:color w:val="7B3F00"/>
          </w:rPr>
          <w:t xml:space="preserve">תינוקת שלא הגיע זמנה - ג' ראיות</w:t>
        </w:r>
      </w:ins>
    </w:p>
    <w:p>
      <w:pPr>
        <w:pStyle w:val="38"/>
        <w:rPr>
          <w:ins w:id="98892" w:author="מנוע מכני" w:date="2026-10-11T12:04:39Z"/>
        </w:rPr>
      </w:pPr>
      <w:del w:id="98891" w:author="מנוע מכני" w:date="2026-10-11T12:04:39Z">
        <w:r w:rsidRPr="00EB42A6">
          <w:delText xml:space="preserve">•</w:delText>
        </w:r>
      </w:del>
      <w:r w:rsidRPr="00DF3805">
        <w:t xml:space="preserve"> </w:t>
      </w:r>
      <w:r w:rsidRPr="0038037E">
        <w:t>ת"ר</w:t>
      </w:r>
      <w:r w:rsidRPr="00B078C3">
        <w:t xml:space="preserve">:</w:t>
      </w:r>
    </w:p>
    <w:p w:rsidR="00E403F0" w:rsidRPr="00B078C3" w:rsidRDefault="00E403F0" w:rsidP="00E403F0">
      <w:pPr>
        <w:rPr>
          <w:rFonts w:ascii="FontbitDavid" w:hAnsi="FontbitDavid"/>
          <w:sz w:val="24"/>
          <w:rtl/>
        </w:rPr>
      </w:pPr>
      <w:del w:id="988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תנוקת שלא הגיע זמנה לראות וראתה, פעם ראשונה - דיה שעתה, שניה - דיה שעתה, שלישית - הרי היא ככל הנשים, ומטמאה מעת לעת ומפקידה לפקידה.</w:t>
      </w:r>
    </w:p>
    <w:p w:rsidR="00E403F0" w:rsidRPr="00017C1D" w:rsidRDefault="00E403F0" w:rsidP="00E403F0">
      <w:pPr>
        <w:ind w:firstLine="0"/>
        <w:rPr>
          <w:rFonts w:ascii="FontbitDavid" w:hAnsi="FontbitDavid"/>
          <w:spacing w:val="-4"/>
          <w:sz w:val="24"/>
          <w:rtl/>
        </w:rPr>
      </w:pPr>
      <w:r w:rsidRPr="00017C1D">
        <w:rPr>
          <w:rFonts w:ascii="FontbitDavid" w:hAnsi="FontbitDavid"/>
          <w:spacing w:val="-4"/>
          <w:sz w:val="24"/>
          <w:rtl/>
        </w:rPr>
        <w:t xml:space="preserve">עברו </w:t>
      </w:r>
      <w:ins w:id="94975" w:author="מנוע מכני" w:date="2026-10-11T12:04:39Z">
        <w:r>
          <w:rPr>
            <w:rFonts w:ascii="FontbitDavid" w:hAnsi="FontbitDavid"/>
            <w:spacing w:val="-4"/>
            <w:sz w:val="24"/>
            <w:rtl/>
          </w:rPr>
          <w:t xml:space="preserve">עליו</w:t>
        </w:r>
      </w:ins>
      <w:del w:id="94976" w:author="מנוע מכני" w:date="2026-10-11T12:04:39Z">
        <w:r w:rsidRPr="00017C1D">
          <w:rPr>
            <w:rFonts w:ascii="FontbitDavid" w:hAnsi="FontbitDavid"/>
            <w:spacing w:val="-4"/>
            <w:sz w:val="24"/>
            <w:rtl/>
          </w:rPr>
          <w:delText xml:space="preserve">עליה</w:delText>
        </w:r>
      </w:del>
      <w:r w:rsidRPr="00017C1D">
        <w:rPr>
          <w:rFonts w:ascii="FontbitDavid" w:hAnsi="FontbitDavid"/>
          <w:spacing w:val="-4"/>
          <w:sz w:val="24"/>
          <w:rtl/>
        </w:rPr>
        <w:t xml:space="preserve"> שלש עונות וראתה דיה שעתה, ועוד עברו </w:t>
      </w:r>
      <w:ins w:id="94977" w:author="מנוע מכני" w:date="2026-10-11T12:04:39Z">
        <w:r>
          <w:rPr>
            <w:rFonts w:ascii="FontbitDavid" w:hAnsi="FontbitDavid"/>
            <w:spacing w:val="-4"/>
            <w:sz w:val="24"/>
            <w:rtl/>
          </w:rPr>
          <w:t xml:space="preserve">עליו</w:t>
        </w:r>
      </w:ins>
      <w:del w:id="94978" w:author="מנוע מכני" w:date="2026-10-11T12:04:39Z">
        <w:r w:rsidRPr="00017C1D">
          <w:rPr>
            <w:rFonts w:ascii="FontbitDavid" w:hAnsi="FontbitDavid"/>
            <w:spacing w:val="-4"/>
            <w:sz w:val="24"/>
            <w:rtl/>
          </w:rPr>
          <w:delText xml:space="preserve">עליה</w:delText>
        </w:r>
      </w:del>
      <w:r w:rsidRPr="00017C1D">
        <w:rPr>
          <w:rFonts w:ascii="FontbitDavid" w:hAnsi="FontbitDavid"/>
          <w:spacing w:val="-4"/>
          <w:sz w:val="24"/>
          <w:rtl/>
        </w:rPr>
        <w:t xml:space="preserve"> שלש עונות וראתה דיה שעתה, </w:t>
      </w:r>
    </w:p>
    <w:p w:rsidR="00E403F0" w:rsidRPr="00017C1D" w:rsidRDefault="00E403F0" w:rsidP="00E403F0">
      <w:pPr>
        <w:pStyle w:val="a3"/>
        <w:rPr>
          <w:spacing w:val="-8"/>
          <w:rtl/>
        </w:rPr>
      </w:pPr>
      <w:r w:rsidRPr="00017C1D">
        <w:rPr>
          <w:spacing w:val="-8"/>
          <w:rtl/>
        </w:rPr>
        <w:tab/>
        <w:t xml:space="preserve">ועוד עברו </w:t>
      </w:r>
      <w:ins w:id="94979" w:author="מנוע מכני" w:date="2026-10-11T12:04:39Z">
        <w:r>
          <w:rPr>
            <w:spacing w:val="-8"/>
            <w:rtl/>
          </w:rPr>
          <w:t xml:space="preserve">עליו</w:t>
        </w:r>
      </w:ins>
      <w:del w:id="94980" w:author="מנוע מכני" w:date="2026-10-11T12:04:39Z">
        <w:r w:rsidRPr="00017C1D">
          <w:rPr>
            <w:spacing w:val="-8"/>
            <w:rtl/>
          </w:rPr>
          <w:tab/>
          <w:delText xml:space="preserve">עליה</w:delText>
        </w:r>
      </w:del>
      <w:r w:rsidRPr="00017C1D">
        <w:rPr>
          <w:spacing w:val="-8"/>
          <w:rtl/>
        </w:rPr>
        <w:tab/>
        <w:t xml:space="preserve"> שלש עונות וראתה הרי היא ככל הנשים, ומטמאה מעת לעת ומפקידה לפקידה.</w:t>
      </w:r>
    </w:p>
    <w:p w:rsidR="00E403F0" w:rsidRPr="00017C1D" w:rsidRDefault="00E403F0" w:rsidP="00E403F0">
      <w:pPr>
        <w:ind w:firstLine="0"/>
        <w:rPr>
          <w:rFonts w:ascii="FontbitDavid" w:hAnsi="FontbitDavid"/>
          <w:spacing w:val="-6"/>
          <w:sz w:val="24"/>
          <w:rtl/>
        </w:rPr>
      </w:pPr>
      <w:r w:rsidRPr="00017C1D">
        <w:rPr>
          <w:rFonts w:ascii="FontbitDavid" w:hAnsi="FontbitDavid"/>
          <w:spacing w:val="-6"/>
          <w:sz w:val="24"/>
          <w:rtl/>
        </w:rPr>
        <w:t xml:space="preserve">וכשהגיע זמנה לראות, פעם ראשונה דיה שעתה, שניה מטמאה מעת לעת ומפקידה לפקידה, </w:t>
      </w:r>
    </w:p>
    <w:p w:rsidR="00E403F0" w:rsidRDefault="00E403F0" w:rsidP="00E403F0">
      <w:pPr>
        <w:ind w:firstLine="0"/>
        <w:rPr>
          <w:rFonts w:ascii="FontbitDavid" w:hAnsi="FontbitDavid"/>
          <w:sz w:val="24"/>
          <w:rtl/>
        </w:rPr>
      </w:pPr>
      <w:r w:rsidRPr="00B078C3">
        <w:rPr>
          <w:rFonts w:ascii="FontbitDavid" w:hAnsi="FontbitDavid"/>
          <w:sz w:val="24"/>
          <w:rtl/>
        </w:rPr>
        <w:t xml:space="preserve">עברו </w:t>
      </w:r>
      <w:ins w:id="94981" w:author="מנוע מכני" w:date="2026-10-11T12:04:39Z">
        <w:r>
          <w:rPr>
            <w:rFonts w:ascii="FontbitDavid" w:hAnsi="FontbitDavid"/>
            <w:sz w:val="24"/>
            <w:rtl/>
          </w:rPr>
          <w:t xml:space="preserve">עליו</w:t>
        </w:r>
      </w:ins>
      <w:del w:id="9498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שלש עונות וראתה - דיה שעתה.</w:t>
      </w:r>
    </w:p>
    <w:p w:rsidR="00E403F0" w:rsidRPr="00B078C3" w:rsidRDefault="00E403F0" w:rsidP="00E403F0">
      <w:pPr>
        <w:ind w:firstLine="0"/>
        <w:rPr>
          <w:rFonts w:ascii="FontbitDavid" w:hAnsi="FontbitDavid"/>
          <w:sz w:val="24"/>
          <w:rtl/>
        </w:rPr>
      </w:pPr>
    </w:p>
    <w:p w:rsidR="00E403F0" w:rsidRDefault="00E403F0" w:rsidP="00E403F0">
      <w:pPr>
        <w:pStyle w:val="afff3"/>
        <w:framePr w:wrap="around"/>
        <w:rPr>
          <w:rtl/>
        </w:rPr>
      </w:pPr>
      <w:r>
        <w:rPr>
          <w:rFonts w:hint="cs"/>
          <w:rtl/>
        </w:rPr>
        <w:t>י.</w:t>
      </w:r>
    </w:p>
    <w:p>
      <w:pPr>
        <w:pStyle w:val="afffff8"/>
        <w:rPr>
          <w:ins w:id="90661" w:author="קלוד" w:date="2026-10-11T12:23:38Z"/>
        </w:rPr>
      </w:pPr>
      <w:ins w:id="90662" w:author="קלוד" w:date="2026-10-11T12:23:38Z">
        <w:r>
          <w:rPr>
            <w:color w:val="7B3F00"/>
          </w:rPr>
          <w:t xml:space="preserve">אחר ג' עונות - הדר קחזיא בעונות</w:t>
        </w:r>
      </w:ins>
    </w:p>
    <w:p>
      <w:pPr>
        <w:pStyle w:val="38"/>
        <w:rPr>
          <w:ins w:id="98895" w:author="מנוע מכני" w:date="2026-10-11T12:04:39Z"/>
        </w:rPr>
      </w:pPr>
      <w:del w:id="98894" w:author="מנוע מכני" w:date="2026-10-11T12:04:39Z">
        <w:r w:rsidRPr="00E744B3">
          <w:delText xml:space="preserve">•</w:delText>
        </w:r>
      </w:del>
      <w:r w:rsidRPr="00E744B3">
        <w:t xml:space="preserve"> </w:t>
      </w:r>
      <w:r w:rsidRPr="00E744B3">
        <w:t xml:space="preserve">אמר</w:t>
      </w:r>
      <w:r w:rsidRPr="00E744B3">
        <w:t xml:space="preserve"> מר:</w:t>
      </w:r>
    </w:p>
    <w:p w:rsidR="00E403F0" w:rsidRPr="00E744B3" w:rsidRDefault="00E403F0" w:rsidP="00E403F0">
      <w:pPr>
        <w:rPr>
          <w:rFonts w:ascii="FontbitDavid" w:hAnsi="FontbitDavid"/>
          <w:b/>
          <w:bCs/>
          <w:sz w:val="24"/>
          <w:rtl/>
        </w:rPr>
      </w:pPr>
      <w:del w:id="98896" w:author="מנוע מכני" w:date="2026-10-11T12:04:39Z">
        <w:r w:rsidRPr="00E744B3">
          <w:rPr>
            <w:rFonts w:ascii="FontbitDavid" w:hAnsi="FontbitDavid"/>
            <w:b/>
            <w:bCs/>
            <w:sz w:val="24"/>
            <w:rtl/>
          </w:rPr>
          <w:delText xml:space="preserve"> </w:delText>
        </w:r>
      </w:del>
      <w:r w:rsidRPr="00E744B3">
        <w:rPr>
          <w:rFonts w:ascii="FontbitDavid" w:hAnsi="FontbitDavid"/>
          <w:b/>
          <w:bCs/>
          <w:sz w:val="24"/>
          <w:rtl/>
        </w:rPr>
        <w:t xml:space="preserve">עברו </w:t>
      </w:r>
      <w:ins w:id="94983" w:author="מנוע מכני" w:date="2026-10-11T12:04:39Z">
        <w:r>
          <w:rPr>
            <w:rFonts w:ascii="FontbitDavid" w:hAnsi="FontbitDavid"/>
            <w:b/>
            <w:bCs/>
            <w:sz w:val="24"/>
            <w:rtl/>
          </w:rPr>
          <w:t xml:space="preserve">עליו</w:t>
        </w:r>
      </w:ins>
      <w:del w:id="94984" w:author="מנוע מכני" w:date="2026-10-11T12:04:39Z">
        <w:r w:rsidRPr="00E744B3">
          <w:rPr>
            <w:rFonts w:ascii="FontbitDavid" w:hAnsi="FontbitDavid"/>
            <w:b/>
            <w:bCs/>
            <w:sz w:val="24"/>
            <w:rtl/>
          </w:rPr>
          <w:delText xml:space="preserve">עליה</w:delText>
        </w:r>
      </w:del>
      <w:r w:rsidRPr="00E744B3">
        <w:rPr>
          <w:rFonts w:ascii="FontbitDavid" w:hAnsi="FontbitDavid"/>
          <w:b/>
          <w:bCs/>
          <w:sz w:val="24"/>
          <w:rtl/>
        </w:rPr>
        <w:t xml:space="preserve"> שלש עונות - דיה שעתה, הדר קחזיא בעונות </w:t>
      </w:r>
      <w:ins w:id="94985" w:author="מנוע מכני" w:date="2026-10-11T12:04:39Z">
        <w:r>
          <w:rPr>
            <w:rFonts w:ascii="FontbitDavid" w:hAnsi="FontbitDavid"/>
            <w:b/>
            <w:bCs/>
            <w:sz w:val="24"/>
            <w:rtl/>
          </w:rPr>
          <w:t xml:space="preserve">מה</w:t>
        </w:r>
      </w:ins>
      <w:del w:id="94986" w:author="מנוע מכני" w:date="2026-10-11T12:04:39Z">
        <w:r w:rsidRPr="00E744B3">
          <w:rPr>
            <w:rFonts w:ascii="FontbitDavid" w:hAnsi="FontbitDavid"/>
            <w:b/>
            <w:bCs/>
            <w:sz w:val="24"/>
            <w:rtl/>
          </w:rPr>
          <w:delText xml:space="preserve">מאי</w:delText>
        </w:r>
      </w:del>
      <w:r w:rsidRPr="00E744B3">
        <w:rPr>
          <w:rFonts w:ascii="FontbitDavid" w:hAnsi="FontbitDavid"/>
          <w:b/>
          <w:bCs/>
          <w:sz w:val="24"/>
          <w:rtl/>
        </w:rPr>
        <w:t xml:space="preserve">? </w:t>
      </w:r>
    </w:p>
    <w:p>
      <w:pPr>
        <w:pStyle w:val="38"/>
        <w:rPr>
          <w:ins w:id="98897" w:author="מנוע מכני" w:date="2026-10-11T12:04:39Z"/>
        </w:rPr>
      </w:pPr>
      <w:ins w:id="90315" w:author="מנוע מכני" w:date="2026-10-11T12:04:39Z">
        <w:r>
          <w:t xml:space="preserve">ר"ג</w:t>
        </w:r>
      </w:ins>
      <w:del w:id="90316" w:author="מנוע מכני" w:date="2026-10-11T12:04:39Z">
        <w:r>
          <w:delText xml:space="preserve">ר''ג</w:delText>
        </w:r>
      </w:del>
      <w:r>
        <w:t xml:space="preserve"> מרב</w:t>
      </w:r>
      <w:r w:rsidRPr="00B078C3">
        <w:t xml:space="preserve">:</w:t>
      </w:r>
    </w:p>
    <w:p w:rsidR="00E403F0" w:rsidRPr="00B078C3" w:rsidRDefault="00E403F0" w:rsidP="00E403F0">
      <w:pPr>
        <w:rPr>
          <w:rFonts w:ascii="FontbitDavid" w:hAnsi="FontbitDavid"/>
          <w:sz w:val="24"/>
          <w:rtl/>
        </w:rPr>
      </w:pPr>
      <w:del w:id="9889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פעם ראשונה ושניה - דיה שעתה, שלישית מטמאה מעת לעת ומפקידה לפקידה.</w:t>
      </w:r>
    </w:p>
    <w:p w:rsidR="00E403F0" w:rsidRDefault="00E403F0" w:rsidP="00E403F0">
      <w:pPr>
        <w:rPr>
          <w:rFonts w:ascii="FontbitDavid" w:hAnsi="FontbitDavid"/>
          <w:sz w:val="24"/>
          <w:rtl/>
        </w:rPr>
      </w:pPr>
      <w:r w:rsidRPr="00B078C3">
        <w:rPr>
          <w:rFonts w:ascii="FontbitDavid" w:hAnsi="FontbitDavid"/>
          <w:sz w:val="24"/>
          <w:rtl/>
        </w:rPr>
        <w:t xml:space="preserve">ועוד עברו </w:t>
      </w:r>
      <w:ins w:id="94987" w:author="מנוע מכני" w:date="2026-10-11T12:04:39Z">
        <w:r>
          <w:rPr>
            <w:rFonts w:ascii="FontbitDavid" w:hAnsi="FontbitDavid"/>
            <w:sz w:val="24"/>
            <w:rtl/>
          </w:rPr>
          <w:t xml:space="preserve">עליו</w:t>
        </w:r>
      </w:ins>
      <w:del w:id="94988"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ג' עונות וראתה - דיה שעתה,</w:t>
      </w:r>
    </w:p>
    <w:p w:rsidR="00E403F0" w:rsidRPr="00017C1D" w:rsidRDefault="00E403F0" w:rsidP="00E403F0">
      <w:pPr>
        <w:pStyle w:val="a3"/>
        <w:rPr>
          <w:spacing w:val="0"/>
          <w:rtl/>
        </w:rPr>
      </w:pPr>
      <w:ins w:id="97337" w:author="מנוע מכני" w:date="2026-10-11T12:04:39Z">
        <w:r>
          <w:rPr>
            <w:rFonts w:hint="cs"/>
            <w:spacing w:val="0"/>
            <w:rtl/>
          </w:rPr>
          <w:t xml:space="preserve">ואם </w:t>
        </w:r>
      </w:ins>
      <w:del w:id="97338" w:author="מנוע מכני" w:date="2026-10-11T12:04:39Z">
        <w:r w:rsidRPr="00017C1D">
          <w:rPr>
            <w:rFonts w:hint="cs"/>
            <w:spacing w:val="0"/>
            <w:rtl/>
          </w:rPr>
          <w:delText xml:space="preserve">ואי</w:delText>
        </w:r>
        <w:r w:rsidRPr="00017C1D">
          <w:rPr>
            <w:spacing w:val="0"/>
            <w:rtl/>
          </w:rPr>
          <w:delText xml:space="preserve"> </w:delText>
        </w:r>
      </w:del>
      <w:r w:rsidRPr="00017C1D">
        <w:rPr>
          <w:spacing w:val="0"/>
          <w:rtl/>
        </w:rPr>
        <w:t xml:space="preserve">הדר </w:t>
      </w:r>
      <w:r w:rsidRPr="00017C1D">
        <w:rPr>
          <w:rFonts w:hint="cs"/>
          <w:spacing w:val="0"/>
          <w:rtl/>
        </w:rPr>
        <w:t>ראה</w:t>
      </w:r>
      <w:r w:rsidRPr="00017C1D">
        <w:rPr>
          <w:spacing w:val="0"/>
          <w:rtl/>
        </w:rPr>
        <w:t xml:space="preserve"> בעונות </w:t>
      </w:r>
      <w:r w:rsidRPr="00017C1D">
        <w:rPr>
          <w:rStyle w:val="2fb"/>
          <w:rFonts w:hint="cs"/>
          <w:spacing w:val="0"/>
          <w:rtl/>
        </w:rPr>
        <w:t xml:space="preserve">ר"כ</w:t>
      </w:r>
      <w:r w:rsidRPr="00017C1D">
        <w:rPr>
          <w:rFonts w:hint="cs"/>
          <w:spacing w:val="0"/>
          <w:rtl/>
        </w:rPr>
        <w:t xml:space="preserve"> </w:t>
      </w:r>
      <w:r w:rsidRPr="00017C1D">
        <w:rPr>
          <w:rStyle w:val="2fb"/>
          <w:rFonts w:hint="cs"/>
          <w:spacing w:val="0"/>
          <w:rtl/>
        </w:rPr>
        <w:t xml:space="preserve">מר"ג</w:t>
      </w:r>
      <w:r w:rsidRPr="00017C1D">
        <w:rPr>
          <w:rFonts w:hint="cs"/>
          <w:spacing w:val="0"/>
          <w:rtl/>
        </w:rPr>
        <w:t xml:space="preserve"> </w:t>
      </w:r>
      <w:r w:rsidRPr="00017C1D">
        <w:rPr>
          <w:rStyle w:val="2fb"/>
          <w:rFonts w:hint="cs"/>
          <w:spacing w:val="0"/>
          <w:rtl/>
        </w:rPr>
        <w:t xml:space="preserve">מרב</w:t>
      </w:r>
      <w:r w:rsidRPr="00017C1D">
        <w:rPr>
          <w:spacing w:val="0"/>
          <w:rtl/>
        </w:rPr>
        <w:t>: פעם ראשונה דיה שעתה, שניה מטמאה מעת לעת ומפקידה לפקידה.</w:t>
      </w:r>
    </w:p>
    <w:p>
      <w:pPr>
        <w:pStyle w:val="38"/>
        <w:rPr>
          <w:ins w:id="98899" w:author="מנוע מכני" w:date="2026-10-11T12:04:39Z"/>
        </w:rPr>
      </w:pPr>
      <w:r>
        <w:t>ו</w:t>
      </w:r>
      <w:r w:rsidRPr="00B078C3">
        <w:t xml:space="preserve">רבי היא, דאמר:</w:t>
      </w:r>
    </w:p>
    <w:p w:rsidR="00E403F0" w:rsidRPr="00B078C3" w:rsidRDefault="00E403F0" w:rsidP="00E403F0">
      <w:pPr>
        <w:rPr>
          <w:rFonts w:ascii="FontbitDavid" w:hAnsi="FontbitDavid"/>
          <w:sz w:val="24"/>
          <w:rtl/>
        </w:rPr>
      </w:pPr>
      <w:del w:id="989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בתרי זימני הוי חזקה.</w:t>
      </w:r>
    </w:p>
    <w:p w:rsidR="00E403F0" w:rsidRDefault="00E403F0" w:rsidP="00E403F0">
      <w:pPr>
        <w:rPr>
          <w:rFonts w:ascii="FontbitDavid" w:hAnsi="FontbitDavid"/>
          <w:sz w:val="24"/>
          <w:rtl/>
        </w:rPr>
      </w:pPr>
    </w:p>
    <w:p>
      <w:pPr>
        <w:pStyle w:val="38"/>
        <w:rPr>
          <w:ins w:id="98901" w:author="מנוע מכני" w:date="2026-10-11T12:04:39Z"/>
        </w:rPr>
      </w:pPr>
      <w:r w:rsidRPr="00017C1D">
        <w:t xml:space="preserve">אימא סיפא:</w:t>
      </w:r>
    </w:p>
    <w:p w:rsidR="00E403F0" w:rsidRPr="00017C1D" w:rsidRDefault="00E403F0" w:rsidP="00E403F0">
      <w:pPr>
        <w:rPr>
          <w:rFonts w:ascii="FontbitDavid" w:hAnsi="FontbitDavid"/>
          <w:spacing w:val="-4"/>
          <w:sz w:val="24"/>
          <w:rtl/>
        </w:rPr>
      </w:pPr>
      <w:del w:id="98902"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עברו </w:t>
      </w:r>
      <w:ins w:id="94989" w:author="מנוע מכני" w:date="2026-10-11T12:04:39Z">
        <w:r>
          <w:rPr>
            <w:rFonts w:ascii="FontbitDavid" w:hAnsi="FontbitDavid"/>
            <w:spacing w:val="-4"/>
            <w:sz w:val="24"/>
            <w:rtl/>
          </w:rPr>
          <w:t xml:space="preserve">עליו</w:t>
        </w:r>
      </w:ins>
      <w:del w:id="94990" w:author="מנוע מכני" w:date="2026-10-11T12:04:39Z">
        <w:r w:rsidRPr="00017C1D">
          <w:rPr>
            <w:rFonts w:ascii="FontbitDavid" w:hAnsi="FontbitDavid"/>
            <w:spacing w:val="-4"/>
            <w:sz w:val="24"/>
            <w:rtl/>
          </w:rPr>
          <w:delText xml:space="preserve">עליה</w:delText>
        </w:r>
      </w:del>
      <w:r w:rsidRPr="00017C1D">
        <w:rPr>
          <w:rFonts w:ascii="FontbitDavid" w:hAnsi="FontbitDavid"/>
          <w:spacing w:val="-4"/>
          <w:sz w:val="24"/>
          <w:rtl/>
        </w:rPr>
        <w:t xml:space="preserve"> ג' עונות וראתה - דיה שעתה, </w:t>
      </w:r>
      <w:r w:rsidRPr="00017C1D">
        <w:rPr>
          <w:rFonts w:ascii="FontbitDavid" w:hAnsi="FontbitDavid" w:hint="cs"/>
          <w:spacing w:val="-4"/>
          <w:sz w:val="24"/>
          <w:rtl/>
        </w:rPr>
        <w:t xml:space="preserve">ובהכרח </w:t>
      </w:r>
      <w:r w:rsidRPr="00017C1D">
        <w:rPr>
          <w:rStyle w:val="2fb"/>
          <w:rFonts w:ascii="FontbitDavid" w:hAnsi="FontbitDavid" w:hint="cs"/>
          <w:spacing w:val="-4"/>
          <w:sz w:val="24"/>
          <w:rtl/>
        </w:rPr>
        <w:t xml:space="preserve">ד</w:t>
      </w:r>
      <w:r w:rsidRPr="00017C1D">
        <w:rPr>
          <w:rStyle w:val="2fb"/>
          <w:rFonts w:ascii="FontbitDavid" w:hAnsi="FontbitDavid"/>
          <w:spacing w:val="-4"/>
          <w:sz w:val="24"/>
          <w:rtl/>
        </w:rPr>
        <w:t xml:space="preserve">ר"א</w:t>
      </w:r>
      <w:r w:rsidRPr="00017C1D">
        <w:rPr>
          <w:rFonts w:ascii="FontbitDavid" w:hAnsi="FontbitDavid"/>
          <w:spacing w:val="-4"/>
          <w:sz w:val="24"/>
          <w:rtl/>
        </w:rPr>
        <w:t xml:space="preserve"> היא, ובוסתות סבר לה </w:t>
      </w:r>
      <w:r w:rsidRPr="00017C1D">
        <w:rPr>
          <w:rStyle w:val="2fb"/>
          <w:rFonts w:ascii="FontbitDavid" w:hAnsi="FontbitDavid"/>
          <w:spacing w:val="-4"/>
          <w:sz w:val="24"/>
          <w:rtl/>
        </w:rPr>
        <w:t xml:space="preserve">כרבי</w:t>
      </w:r>
      <w:r w:rsidRPr="00017C1D">
        <w:rPr>
          <w:rFonts w:ascii="FontbitDavid" w:hAnsi="FontbitDavid"/>
          <w:spacing w:val="-4"/>
          <w:sz w:val="24"/>
          <w:rtl/>
        </w:rPr>
        <w:t xml:space="preserve">.</w:t>
      </w:r>
    </w:p>
    <w:p>
      <w:pPr>
        <w:pStyle w:val="afffff8"/>
        <w:rPr>
          <w:ins w:id="90659" w:author="קלוד" w:date="2026-10-11T12:23:38Z"/>
        </w:rPr>
      </w:pPr>
      <w:ins w:id="90660" w:author="קלוד" w:date="2026-10-11T12:23:38Z">
        <w:r>
          <w:rPr>
            <w:color w:val="7B3F00"/>
          </w:rPr>
          <w:t xml:space="preserve">כתם בין ראשונה לשניה ובין שניה לשלישית - חזקיה ורי"ו</w:t>
        </w:r>
      </w:ins>
    </w:p>
    <w:p w:rsidR="00E403F0" w:rsidRDefault="00E403F0" w:rsidP="00E403F0">
      <w:pPr>
        <w:rPr>
          <w:rFonts w:ascii="FontbitDavid" w:hAnsi="FontbitDavid"/>
          <w:sz w:val="24"/>
          <w:rtl/>
        </w:rPr>
      </w:pPr>
      <w:r w:rsidRPr="00E744B3">
        <w:rPr>
          <w:rFonts w:ascii="FontbitDavid" w:hAnsi="FontbitDavid"/>
          <w:b/>
          <w:bCs/>
          <w:sz w:val="24"/>
          <w:rtl/>
        </w:rPr>
        <w:t>כתם</w:t>
      </w:r>
      <w:r w:rsidRPr="00B078C3">
        <w:rPr>
          <w:rFonts w:ascii="FontbitDavid" w:hAnsi="FontbitDavid"/>
          <w:sz w:val="24"/>
          <w:rtl/>
        </w:rPr>
        <w:t xml:space="preserve"> שבין ראשונה ושניה - טהור, </w:t>
      </w:r>
    </w:p>
    <w:p w:rsidR="00E403F0" w:rsidRPr="00017C1D" w:rsidRDefault="00E403F0" w:rsidP="00E403F0">
      <w:pPr>
        <w:ind w:firstLine="0"/>
        <w:rPr>
          <w:rFonts w:ascii="FontbitDavid" w:hAnsi="FontbitDavid"/>
          <w:spacing w:val="-2"/>
          <w:sz w:val="24"/>
          <w:rtl/>
        </w:rPr>
      </w:pPr>
      <w:r w:rsidRPr="00017C1D">
        <w:rPr>
          <w:rFonts w:ascii="FontbitDavid" w:hAnsi="FontbitDavid"/>
          <w:spacing w:val="-2"/>
          <w:sz w:val="24"/>
          <w:rtl/>
        </w:rPr>
        <w:t xml:space="preserve">שבין שניה ושלישית</w:t>
      </w:r>
      <w:ins w:id="96585" w:author="מנוע מכני" w:date="2026-10-11T12:04:39Z">
        <w:r>
          <w:rPr>
            <w:rFonts w:ascii="FontbitDavid" w:hAnsi="FontbitDavid"/>
            <w:spacing w:val="-2"/>
            <w:sz w:val="24"/>
            <w:rtl/>
          </w:rPr>
          <w:t xml:space="preserve">,</w:t>
        </w:r>
      </w:ins>
      <w:del w:id="96586" w:author="מנוע מכני" w:date="2026-10-11T12:04:39Z">
        <w:r w:rsidRPr="00017C1D">
          <w:rPr>
            <w:rFonts w:ascii="FontbitDavid" w:hAnsi="FontbitDavid"/>
            <w:spacing w:val="-2"/>
            <w:sz w:val="24"/>
            <w:rtl/>
          </w:rPr>
          <w:delText xml:space="preserve">;</w:delText>
        </w:r>
      </w:del>
      <w:ins w:id="96587" w:author="מנוע מכני" w:date="2026-10-11T12:04:39Z">
        <w:r>
          <w:rPr>
            <w:rFonts w:ascii="FontbitDavid" w:hAnsi="FontbitDavid" w:hint="cs"/>
            <w:spacing w:val="-2"/>
            <w:sz w:val="24"/>
            <w:rtl/>
          </w:rPr>
          <w:t xml:space="preserve"> </w:t>
        </w:r>
      </w:ins>
      <w:del w:id="96588" w:author="מנוע מכני" w:date="2026-10-11T12:04:39Z">
        <w:r w:rsidRPr="00017C1D">
          <w:rPr>
            <w:rFonts w:ascii="FontbitDavid" w:hAnsi="FontbitDavid" w:hint="cs"/>
            <w:spacing w:val="-2"/>
            <w:sz w:val="24"/>
            <w:rtl/>
          </w:rPr>
          <w:delText xml:space="preserve">  </w:delText>
        </w:r>
      </w:del>
      <w:r w:rsidRPr="00017C1D">
        <w:rPr>
          <w:rStyle w:val="2fb"/>
          <w:rFonts w:ascii="FontbitDavid" w:hAnsi="FontbitDavid"/>
          <w:spacing w:val="-2"/>
          <w:sz w:val="24"/>
          <w:rtl/>
        </w:rPr>
        <w:t xml:space="preserve">חזקיה</w:t>
      </w:r>
      <w:r w:rsidRPr="00017C1D">
        <w:rPr>
          <w:rFonts w:ascii="FontbitDavid" w:hAnsi="FontbitDavid"/>
          <w:spacing w:val="-2"/>
          <w:sz w:val="24"/>
          <w:rtl/>
        </w:rPr>
        <w:t xml:space="preserve"> </w:t>
      </w:r>
      <w:r w:rsidRPr="00017C1D">
        <w:rPr>
          <w:rFonts w:ascii="FontbitDavid" w:hAnsi="FontbitDavid"/>
          <w:spacing w:val="-2"/>
          <w:sz w:val="24"/>
          <w:rtl/>
        </w:rPr>
        <w:t xml:space="preserve">אמר</w:t>
      </w:r>
      <w:r w:rsidRPr="00017C1D">
        <w:rPr>
          <w:rFonts w:ascii="FontbitDavid" w:hAnsi="FontbitDavid"/>
          <w:spacing w:val="-2"/>
          <w:sz w:val="24"/>
          <w:rtl/>
        </w:rPr>
        <w:t xml:space="preserve">: טמא, כיון דאילו חזיא - מטמאה, כתמה </w:t>
      </w:r>
      <w:ins w:id="93495" w:author="מנוע מכני" w:date="2026-10-11T12:04:39Z">
        <w:r>
          <w:rPr>
            <w:rFonts w:ascii="FontbitDavid" w:hAnsi="FontbitDavid"/>
            <w:spacing w:val="-2"/>
            <w:sz w:val="24"/>
            <w:rtl/>
          </w:rPr>
          <w:t xml:space="preserve">גם</w:t>
        </w:r>
      </w:ins>
      <w:del w:id="93496" w:author="מנוע מכני" w:date="2026-10-11T12:04:39Z">
        <w:r w:rsidRPr="00017C1D">
          <w:rPr>
            <w:rFonts w:ascii="FontbitDavid" w:hAnsi="FontbitDavid"/>
            <w:spacing w:val="-2"/>
            <w:sz w:val="24"/>
            <w:rtl/>
          </w:rPr>
          <w:delText xml:space="preserve">נמי</w:delText>
        </w:r>
      </w:del>
      <w:r w:rsidRPr="00017C1D">
        <w:rPr>
          <w:rFonts w:ascii="FontbitDavid" w:hAnsi="FontbitDavid"/>
          <w:spacing w:val="-2"/>
          <w:sz w:val="24"/>
          <w:rtl/>
        </w:rPr>
        <w:t xml:space="preserve"> - טמא.</w:t>
      </w:r>
    </w:p>
    <w:p>
      <w:pPr>
        <w:pStyle w:val="38"/>
        <w:rPr>
          <w:ins w:id="98903" w:author="מנוע מכני" w:date="2026-10-11T12:04:39Z"/>
        </w:rPr>
      </w:pPr>
      <w:r w:rsidRPr="00B078C3">
        <w:t xml:space="preserve">ור</w:t>
      </w:r>
      <w:ins w:id="90317" w:author="מנוע מכני" w:date="2026-10-11T12:04:39Z">
        <w:r>
          <w:t xml:space="preserve">י"ו</w:t>
        </w:r>
      </w:ins>
      <w:del w:id="90318" w:author="מנוע מכני" w:date="2026-10-11T12:04:39Z">
        <w:r w:rsidRPr="00B078C3">
          <w:delText xml:space="preserve">י''ו</w:delText>
        </w:r>
      </w:del>
      <w:del w:id="101655" w:author="מנוע מכני" w:date="2026-10-11T12:04:39Z">
        <w:r w:rsidRPr="00B078C3">
          <w:delText xml:space="preserve"> אמר</w:delText>
        </w:r>
      </w:del>
      <w:r w:rsidRPr="00B078C3">
        <w:t xml:space="preserve">:</w:t>
      </w:r>
    </w:p>
    <w:p w:rsidR="00E403F0" w:rsidRPr="00B078C3" w:rsidRDefault="00E403F0" w:rsidP="00E403F0">
      <w:pPr>
        <w:ind w:firstLine="0"/>
        <w:rPr>
          <w:rFonts w:ascii="FontbitDavid" w:hAnsi="FontbitDavid"/>
          <w:sz w:val="24"/>
          <w:rtl/>
        </w:rPr>
      </w:pPr>
      <w:del w:id="989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טהור, כיון דלא אתחזקה בדם - כתמה </w:t>
      </w:r>
      <w:ins w:id="93497" w:author="מנוע מכני" w:date="2026-10-11T12:04:39Z">
        <w:r>
          <w:rPr>
            <w:rFonts w:ascii="FontbitDavid" w:hAnsi="FontbitDavid"/>
            <w:sz w:val="24"/>
            <w:rtl/>
          </w:rPr>
          <w:t xml:space="preserve">גם</w:t>
        </w:r>
      </w:ins>
      <w:del w:id="9349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w:t>
      </w:r>
      <w:ins w:id="90021" w:author="Claude - סמנטי" w:date="2026-10-11T12:19:29Z">
        <w:r>
          <w:rPr>
            <w:rFonts w:ascii="FontbitDavid" w:hAnsi="FontbitDavid"/>
            <w:sz w:val="24"/>
            <w:rtl/>
          </w:rPr>
          <w:t xml:space="preserve">מטמאים</w:t>
        </w:r>
      </w:ins>
      <w:del w:id="90022" w:author="Claude - סמנטי" w:date="2026-10-11T12:19:29Z">
        <w:r w:rsidRPr="00B078C3">
          <w:rPr>
            <w:rFonts w:ascii="FontbitDavid" w:hAnsi="FontbitDavid"/>
            <w:sz w:val="24"/>
            <w:rtl/>
          </w:rPr>
          <w:delText xml:space="preserve">מטמינן</w:delText>
        </w:r>
      </w:del>
      <w:r w:rsidRPr="00B078C3">
        <w:rPr>
          <w:rFonts w:ascii="FontbitDavid" w:hAnsi="FontbitDavid"/>
          <w:sz w:val="24"/>
          <w:rtl/>
        </w:rPr>
        <w:t xml:space="preserve"> לה.</w:t>
      </w:r>
    </w:p>
    <w:p w:rsidR="00E403F0" w:rsidRDefault="00E403F0" w:rsidP="00E403F0">
      <w:pPr>
        <w:pStyle w:val="afff3"/>
        <w:framePr w:wrap="around"/>
        <w:rPr>
          <w:rtl/>
        </w:rPr>
      </w:pPr>
      <w:r>
        <w:rPr>
          <w:rFonts w:hint="cs"/>
          <w:rtl/>
        </w:rPr>
        <w:lastRenderedPageBreak/>
        <w:t>י:</w:t>
      </w:r>
    </w:p>
    <w:p>
      <w:pPr>
        <w:pStyle w:val="38"/>
        <w:rPr>
          <w:ins w:id="98905" w:author="מנוע מכני" w:date="2026-10-11T12:04:39Z"/>
        </w:rPr>
      </w:pPr>
      <w:r w:rsidRPr="00017C1D">
        <w:t xml:space="preserve">מתקיף ר' אלעאי:</w:t>
      </w:r>
    </w:p>
    <w:p w:rsidR="00E403F0" w:rsidRPr="00017C1D" w:rsidRDefault="00E403F0" w:rsidP="00E403F0">
      <w:pPr>
        <w:pStyle w:val="a3"/>
        <w:rPr>
          <w:spacing w:val="-8"/>
          <w:rtl/>
        </w:rPr>
      </w:pPr>
      <w:del w:id="98906" w:author="מנוע מכני" w:date="2026-10-11T12:04:39Z">
        <w:r w:rsidRPr="00017C1D">
          <w:rPr>
            <w:spacing w:val="-8"/>
            <w:rtl/>
          </w:rPr>
          <w:delText xml:space="preserve"> </w:delText>
        </w:r>
      </w:del>
      <w:r w:rsidRPr="00017C1D">
        <w:rPr>
          <w:spacing w:val="-8"/>
          <w:rtl/>
        </w:rPr>
        <w:t xml:space="preserve">וכי מה בין זו לבתולה </w:t>
      </w:r>
      <w:ins w:id="97867" w:author="מנוע מכני" w:date="2026-10-11T12:04:39Z">
        <w:r>
          <w:rPr>
            <w:spacing w:val="-8"/>
            <w:rtl/>
          </w:rPr>
          <w:t xml:space="preserve">שושנה</w:t>
        </w:r>
      </w:ins>
      <w:del w:id="97868" w:author="מנוע מכני" w:date="2026-10-11T12:04:39Z">
        <w:r w:rsidRPr="00017C1D">
          <w:rPr>
            <w:spacing w:val="-8"/>
            <w:rtl/>
          </w:rPr>
          <w:delText xml:space="preserve">שדמיה</w:delText>
        </w:r>
      </w:del>
      <w:r w:rsidRPr="00017C1D">
        <w:rPr>
          <w:spacing w:val="-8"/>
          <w:rtl/>
        </w:rPr>
        <w:t xml:space="preserve"> טהורין? </w:t>
      </w:r>
      <w:r w:rsidRPr="00017C1D">
        <w:rPr>
          <w:spacing w:val="-8"/>
          <w:rtl/>
        </w:rPr>
        <w:t xml:space="preserve">א"ל</w:t>
      </w:r>
      <w:r w:rsidRPr="00017C1D">
        <w:rPr>
          <w:spacing w:val="-8"/>
          <w:rtl/>
        </w:rPr>
        <w:t xml:space="preserve"> </w:t>
      </w:r>
      <w:ins w:id="90319" w:author="מנוע מכני" w:date="2026-10-11T12:04:39Z">
        <w:r>
          <w:rPr>
            <w:rStyle w:val="2fb"/>
            <w:spacing w:val="-8"/>
            <w:rtl/>
          </w:rPr>
          <w:t xml:space="preserve">ר"ז</w:t>
        </w:r>
      </w:ins>
      <w:del w:id="90320" w:author="מנוע מכני" w:date="2026-10-11T12:04:39Z">
        <w:r w:rsidRPr="00017C1D">
          <w:rPr>
            <w:spacing w:val="-8"/>
            <w:rtl/>
          </w:rPr>
          <w:delText xml:space="preserve">ר</w:delText>
        </w:r>
        <w:r w:rsidRPr="00017C1D">
          <w:rPr>
            <w:rFonts w:hint="cs"/>
            <w:spacing w:val="-8"/>
            <w:rtl/>
          </w:rPr>
          <w:delText xml:space="preserve">'</w:delText>
        </w:r>
        <w:r w:rsidRPr="00017C1D">
          <w:rPr>
            <w:spacing w:val="-8"/>
            <w:rtl/>
          </w:rPr>
          <w:delText xml:space="preserve">'</w:delText>
        </w:r>
        <w:r w:rsidRPr="00017C1D">
          <w:rPr>
            <w:rFonts w:hint="cs"/>
            <w:spacing w:val="-8"/>
            <w:rtl/>
          </w:rPr>
          <w:delText xml:space="preserve">ז</w:delText>
        </w:r>
      </w:del>
      <w:r w:rsidRPr="00017C1D">
        <w:rPr>
          <w:spacing w:val="-8"/>
          <w:rtl/>
        </w:rPr>
        <w:t>: זו שירפה מצוי, וזו אין שירפה מצוי</w:t>
      </w:r>
    </w:p>
    <w:p w:rsidR="00E403F0" w:rsidRPr="00B078C3" w:rsidRDefault="00E403F0" w:rsidP="00E403F0">
      <w:pPr>
        <w:rPr>
          <w:rFonts w:ascii="FontbitDavid" w:hAnsi="FontbitDavid"/>
          <w:sz w:val="24"/>
          <w:rtl/>
        </w:rPr>
      </w:pPr>
      <w:r>
        <w:rPr>
          <w:rStyle w:val="2fb"/>
          <w:rFonts w:ascii="FontbitDavid" w:hAnsi="FontbitDavid" w:hint="cs"/>
          <w:sz w:val="24"/>
          <w:rtl/>
        </w:rPr>
        <w:t xml:space="preserve">עולא</w:t>
      </w:r>
      <w:r>
        <w:rPr>
          <w:rFonts w:ascii="FontbitDavid" w:hAnsi="FontbitDavid" w:hint="cs"/>
          <w:sz w:val="24"/>
          <w:rtl/>
        </w:rPr>
        <w:t xml:space="preserve"> </w:t>
      </w:r>
      <w:r>
        <w:rPr>
          <w:rStyle w:val="2fb"/>
          <w:rFonts w:ascii="FontbitDavid" w:hAnsi="FontbitDavid" w:hint="cs"/>
          <w:sz w:val="24"/>
          <w:rtl/>
        </w:rPr>
        <w:t xml:space="preserve">מר</w:t>
      </w:r>
      <w:ins w:id="90321" w:author="מנוע מכני" w:date="2026-10-11T12:04:39Z">
        <w:r>
          <w:rPr>
            <w:rStyle w:val="2fb"/>
            <w:rFonts w:ascii="FontbitDavid" w:hAnsi="FontbitDavid" w:hint="cs"/>
            <w:sz w:val="24"/>
            <w:rtl/>
          </w:rPr>
          <w:t xml:space="preserve">י"ו</w:t>
        </w:r>
      </w:ins>
      <w:del w:id="90322"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מרשב'י</w:t>
      </w:r>
      <w:r w:rsidRPr="00B078C3">
        <w:rPr>
          <w:rFonts w:ascii="FontbitDavid" w:hAnsi="FontbitDavid"/>
          <w:sz w:val="24"/>
          <w:rtl/>
        </w:rPr>
        <w:t xml:space="preserve">: תינוקת שלא הגיע זמנה לראות וראתה, פעם ראשונה ושניה - רוקה ומדרסה בשוק טהור, כתמה </w:t>
      </w:r>
      <w:ins w:id="93499" w:author="מנוע מכני" w:date="2026-10-11T12:04:39Z">
        <w:r>
          <w:rPr>
            <w:rFonts w:ascii="FontbitDavid" w:hAnsi="FontbitDavid"/>
            <w:sz w:val="24"/>
            <w:rtl/>
          </w:rPr>
          <w:t xml:space="preserve">גם</w:t>
        </w:r>
      </w:ins>
      <w:del w:id="9350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טהור, ולא ידענא אם </w:t>
      </w:r>
      <w:ins w:id="94991" w:author="מנוע מכני" w:date="2026-10-11T12:04:39Z">
        <w:r>
          <w:rPr>
            <w:rFonts w:ascii="FontbitDavid" w:hAnsi="FontbitDavid"/>
            <w:sz w:val="24"/>
            <w:rtl/>
          </w:rPr>
          <w:t xml:space="preserve">שלו</w:t>
        </w:r>
      </w:ins>
      <w:del w:id="94992" w:author="מנוע מכני" w:date="2026-10-11T12:04:39Z">
        <w:r w:rsidRPr="00B078C3">
          <w:rPr>
            <w:rFonts w:ascii="FontbitDavid" w:hAnsi="FontbitDavid"/>
            <w:sz w:val="24"/>
            <w:rtl/>
          </w:rPr>
          <w:delText xml:space="preserve">דידיה</w:delText>
        </w:r>
      </w:del>
      <w:r w:rsidRPr="00B078C3">
        <w:rPr>
          <w:rFonts w:ascii="FontbitDavid" w:hAnsi="FontbitDavid"/>
          <w:sz w:val="24"/>
          <w:rtl/>
        </w:rPr>
        <w:t xml:space="preserve"> אם דרביה.</w:t>
      </w:r>
    </w:p>
    <w:p w:rsidR="00E403F0" w:rsidRPr="00B078C3" w:rsidRDefault="00E403F0" w:rsidP="00E403F0">
      <w:pPr>
        <w:rPr>
          <w:rFonts w:ascii="FontbitDavid" w:hAnsi="FontbitDavid"/>
          <w:sz w:val="24"/>
          <w:rtl/>
        </w:rPr>
      </w:pPr>
      <w:r w:rsidRPr="00AF0001">
        <w:rPr>
          <w:rFonts w:ascii="FontbitDavid" w:hAnsi="FontbitDavid" w:hint="cs"/>
          <w:b/>
          <w:bCs/>
          <w:sz w:val="24"/>
          <w:rtl/>
        </w:rPr>
        <w:t xml:space="preserve">ונפ</w:t>
      </w:r>
      <w:ins w:id="90323" w:author="מנוע מכני" w:date="2026-10-11T12:04:39Z">
        <w:r>
          <w:rPr>
            <w:rFonts w:ascii="FontbitDavid" w:hAnsi="FontbitDavid" w:hint="cs"/>
            <w:b/>
            <w:bCs/>
            <w:sz w:val="24"/>
            <w:rtl/>
          </w:rPr>
          <w:t xml:space="preserve">ק"מ</w:t>
        </w:r>
      </w:ins>
      <w:del w:id="90324" w:author="מנוע מכני" w:date="2026-10-11T12:04:39Z">
        <w:r w:rsidRPr="00AF0001">
          <w:rPr>
            <w:rFonts w:ascii="FontbitDavid" w:hAnsi="FontbitDavid" w:hint="cs"/>
            <w:b/>
            <w:bCs/>
            <w:sz w:val="24"/>
            <w:rtl/>
          </w:rPr>
          <w:delText xml:space="preserve">ק''מ</w:delText>
        </w:r>
      </w:del>
      <w:r>
        <w:rPr>
          <w:rFonts w:ascii="FontbitDavid" w:hAnsi="FontbitDavid" w:hint="cs"/>
          <w:sz w:val="24"/>
          <w:rtl/>
        </w:rPr>
        <w:t>:</w:t>
      </w:r>
      <w:r w:rsidRPr="00B078C3">
        <w:rPr>
          <w:rFonts w:ascii="FontbitDavid" w:hAnsi="FontbitDavid"/>
          <w:sz w:val="24"/>
          <w:rtl/>
        </w:rPr>
        <w:t xml:space="preserve"> </w:t>
      </w:r>
      <w:ins w:id="90023" w:author="Claude - סמנטי" w:date="2026-10-11T12:19:29Z">
        <w:r>
          <w:rPr>
            <w:rFonts w:ascii="FontbitDavid" w:hAnsi="FontbitDavid"/>
            <w:sz w:val="24"/>
            <w:rtl/>
          </w:rPr>
          <w:t xml:space="preserve">להיות</w:t>
        </w:r>
      </w:ins>
      <w:del w:id="90024" w:author="Claude - סמנטי" w:date="2026-10-11T12:19:29Z">
        <w:r w:rsidRPr="00B078C3">
          <w:rPr>
            <w:rFonts w:ascii="FontbitDavid" w:hAnsi="FontbitDavid"/>
            <w:sz w:val="24"/>
            <w:rtl/>
          </w:rPr>
          <w:delText xml:space="preserve">למיהוי</w:delText>
        </w:r>
      </w:del>
      <w:r w:rsidRPr="00B078C3">
        <w:rPr>
          <w:rFonts w:ascii="FontbitDavid" w:hAnsi="FontbitDavid"/>
          <w:sz w:val="24"/>
          <w:rtl/>
        </w:rPr>
        <w:t xml:space="preserve"> דבריו של אחד במקום שנים.</w:t>
      </w:r>
    </w:p>
    <w:p w:rsidR="00E403F0" w:rsidRPr="00B078C3" w:rsidRDefault="00E403F0" w:rsidP="00E403F0">
      <w:pPr>
        <w:rPr>
          <w:rFonts w:ascii="FontbitDavid" w:hAnsi="FontbitDavid"/>
          <w:sz w:val="24"/>
          <w:rtl/>
        </w:rPr>
      </w:pPr>
      <w:ins w:id="97665" w:author="מנוע מכני" w:date="2026-10-11T12:04:39Z">
        <w:r>
          <w:rPr>
            <w:rFonts w:ascii="FontbitDavid" w:hAnsi="FontbitDavid"/>
            <w:sz w:val="24"/>
            <w:rtl/>
          </w:rPr>
          <w:t xml:space="preserve">כשבא</w:t>
        </w:r>
      </w:ins>
      <w:del w:id="97666" w:author="מנוע מכני" w:date="2026-10-11T12:04:39Z">
        <w:r w:rsidRPr="00B078C3">
          <w:rPr>
            <w:rFonts w:ascii="FontbitDavid" w:hAnsi="FontbitDavid"/>
            <w:sz w:val="24"/>
            <w:rtl/>
          </w:rPr>
          <w:delText xml:space="preserve">כי </w:delText>
        </w:r>
        <w:r>
          <w:rPr>
            <w:rFonts w:ascii="FontbitDavid" w:hAnsi="FontbitDavid"/>
            <w:sz w:val="24"/>
            <w:rtl/>
          </w:rPr>
          <w:delText xml:space="preserve">בא</w:delText>
        </w:r>
      </w:del>
      <w:ins w:id="94993" w:author="מנוע מכני" w:date="2026-10-11T12:04:39Z"/>
      <w:del w:id="94994"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w:t>
      </w:r>
      <w:r w:rsidRPr="00B078C3">
        <w:rPr>
          <w:rStyle w:val="2fb"/>
          <w:rFonts w:ascii="FontbitDavid" w:hAnsi="FontbitDavid"/>
          <w:sz w:val="24"/>
          <w:rtl/>
        </w:rPr>
        <w:t xml:space="preserve">רבין</w:t>
      </w:r>
      <w:r w:rsidRPr="00B078C3">
        <w:rPr>
          <w:rFonts w:ascii="FontbitDavid" w:hAnsi="FontbitDavid"/>
          <w:sz w:val="24"/>
          <w:rtl/>
        </w:rPr>
        <w:t xml:space="preserve"> וכל נחותי ימא אמרוה </w:t>
      </w:r>
      <w:r w:rsidRPr="00B078C3">
        <w:rPr>
          <w:rStyle w:val="2fb"/>
          <w:rFonts w:ascii="FontbitDavid" w:hAnsi="FontbitDavid"/>
          <w:sz w:val="24"/>
          <w:rtl/>
        </w:rPr>
        <w:t xml:space="preserve">כר"ש</w:t>
      </w:r>
      <w:r w:rsidRPr="00B078C3">
        <w:rPr>
          <w:rFonts w:ascii="FontbitDavid" w:hAnsi="FontbitDavid"/>
          <w:sz w:val="24"/>
          <w:rtl/>
        </w:rPr>
        <w:t xml:space="preserve"> בן יהוצדק.</w:t>
      </w:r>
    </w:p>
    <w:p w:rsidR="00E403F0" w:rsidRDefault="00E403F0" w:rsidP="00E403F0">
      <w:pPr>
        <w:rPr>
          <w:rFonts w:ascii="FontbitDavid" w:hAnsi="FontbitDavid"/>
          <w:sz w:val="24"/>
          <w:rtl/>
        </w:rPr>
      </w:pPr>
    </w:p>
    <w:p>
      <w:pPr>
        <w:pStyle w:val="afffff8"/>
        <w:rPr>
          <w:ins w:id="90657" w:author="קלוד" w:date="2026-10-11T12:23:38Z"/>
        </w:rPr>
      </w:pPr>
      <w:ins w:id="90658" w:author="קלוד" w:date="2026-10-11T12:23:38Z">
        <w:r>
          <w:rPr>
            <w:color w:val="7B3F00"/>
          </w:rPr>
          <w:t xml:space="preserve">תינוקת שופעת כל ז' - ראיה אחת</w:t>
        </w:r>
      </w:ins>
    </w:p>
    <w:p w:rsidR="00E403F0" w:rsidRPr="00B078C3" w:rsidRDefault="00E403F0" w:rsidP="00E403F0">
      <w:pPr>
        <w:rPr>
          <w:rFonts w:ascii="FontbitDavid" w:hAnsi="FontbitDavid"/>
          <w:sz w:val="24"/>
          <w:rtl/>
        </w:rPr>
      </w:pPr>
      <w:r w:rsidRPr="00E744B3">
        <w:rPr>
          <w:rFonts w:ascii="FontbitDavid" w:hAnsi="FontbitDavid"/>
          <w:b/>
          <w:bCs/>
          <w:rtl/>
        </w:rPr>
        <w:t xml:space="preserve">• </w:t>
      </w:r>
      <w:r>
        <w:rPr>
          <w:rStyle w:val="2fb"/>
          <w:rFonts w:ascii="FontbitDavid" w:hAnsi="FontbitDavid" w:hint="cs"/>
          <w:sz w:val="24"/>
          <w:rtl/>
        </w:rPr>
        <w:t xml:space="preserve">רח</w:t>
      </w:r>
      <w:ins w:id="90325" w:author="מנוע מכני" w:date="2026-10-11T12:04:39Z">
        <w:r>
          <w:rPr>
            <w:rStyle w:val="2fb"/>
            <w:rFonts w:ascii="FontbitDavid" w:hAnsi="FontbitDavid" w:hint="cs"/>
            <w:sz w:val="24"/>
            <w:rtl/>
          </w:rPr>
          <w:t xml:space="preserve">ב"ט</w:t>
        </w:r>
      </w:ins>
      <w:del w:id="90326" w:author="מנוע מכני" w:date="2026-10-11T12:04:39Z">
        <w:r>
          <w:rPr>
            <w:rFonts w:ascii="FontbitDavid" w:hAnsi="FontbitDavid" w:hint="cs"/>
            <w:sz w:val="24"/>
            <w:rtl/>
          </w:rPr>
          <w:delText xml:space="preserve">ב''ט</w:delText>
        </w:r>
      </w:del>
      <w:r w:rsidRPr="00B078C3">
        <w:rPr>
          <w:rFonts w:ascii="FontbitDavid" w:hAnsi="FontbitDavid"/>
          <w:sz w:val="24"/>
          <w:rtl/>
        </w:rPr>
        <w:t>: תינוקת שלא הגיע זמנה לראות, ושופעת כל ז' - אינה אלא ראיה אחת.</w:t>
      </w:r>
    </w:p>
    <w:p w:rsidR="00E403F0" w:rsidRDefault="00E403F0" w:rsidP="00E403F0">
      <w:pPr>
        <w:rPr>
          <w:rFonts w:ascii="FontbitDavid" w:hAnsi="FontbitDavid"/>
          <w:sz w:val="24"/>
          <w:rtl/>
        </w:rPr>
      </w:pPr>
      <w:r>
        <w:rPr>
          <w:rStyle w:val="2fb"/>
          <w:rFonts w:ascii="FontbitDavid" w:hAnsi="FontbitDavid" w:hint="cs"/>
          <w:sz w:val="24"/>
          <w:rtl/>
        </w:rPr>
        <w:t xml:space="preserve">רש</w:t>
      </w:r>
      <w:ins w:id="90327" w:author="מנוע מכני" w:date="2026-10-11T12:04:39Z">
        <w:r>
          <w:rPr>
            <w:rStyle w:val="2fb"/>
            <w:rFonts w:ascii="FontbitDavid" w:hAnsi="FontbitDavid" w:hint="cs"/>
            <w:sz w:val="24"/>
            <w:rtl/>
          </w:rPr>
          <w:t xml:space="preserve">ב"ח</w:t>
        </w:r>
      </w:ins>
      <w:del w:id="90328" w:author="מנוע מכני" w:date="2026-10-11T12:04:39Z">
        <w:r>
          <w:rPr>
            <w:rFonts w:ascii="FontbitDavid" w:hAnsi="FontbitDavid" w:hint="cs"/>
            <w:sz w:val="24"/>
            <w:rtl/>
          </w:rPr>
          <w:delText xml:space="preserve">ב''ח</w:delText>
        </w:r>
      </w:del>
      <w:r w:rsidRPr="00B078C3">
        <w:rPr>
          <w:rFonts w:ascii="FontbitDavid" w:hAnsi="FontbitDavid"/>
          <w:sz w:val="24"/>
          <w:rtl/>
        </w:rPr>
        <w:t xml:space="preserve">: מדלפת אינה </w:t>
      </w:r>
      <w:r>
        <w:rPr>
          <w:rFonts w:ascii="FontbitDavid" w:hAnsi="FontbitDavid" w:hint="cs"/>
          <w:sz w:val="24"/>
          <w:rtl/>
        </w:rPr>
        <w:t xml:space="preserve">אלא </w:t>
      </w:r>
      <w:r w:rsidRPr="00B078C3">
        <w:rPr>
          <w:rFonts w:ascii="FontbitDavid" w:hAnsi="FontbitDavid"/>
          <w:sz w:val="24"/>
          <w:rtl/>
        </w:rPr>
        <w:t xml:space="preserve">כשופעת </w:t>
      </w:r>
    </w:p>
    <w:p w:rsidR="00E403F0" w:rsidRDefault="00E403F0" w:rsidP="00E403F0">
      <w:pPr>
        <w:rPr>
          <w:rFonts w:ascii="FontbitDavid" w:hAnsi="FontbitDavid"/>
          <w:sz w:val="24"/>
          <w:rtl/>
        </w:rPr>
      </w:pPr>
    </w:p>
    <w:p>
      <w:pPr>
        <w:pStyle w:val="afffff8"/>
        <w:rPr>
          <w:ins w:id="90655" w:author="קלוד" w:date="2026-10-11T12:23:38Z"/>
        </w:rPr>
      </w:pPr>
      <w:ins w:id="90656" w:author="קלוד" w:date="2026-10-11T12:23:38Z">
        <w:r>
          <w:rPr>
            <w:color w:val="7B3F00"/>
          </w:rPr>
          <w:t xml:space="preserve">בדיקת בנות ישראל - לפני הגיען לפרקן ואחריו</w:t>
        </w:r>
      </w:ins>
    </w:p>
    <w:p>
      <w:pPr>
        <w:pStyle w:val="38"/>
        <w:rPr>
          <w:ins w:id="98908" w:author="מנוע מכני" w:date="2026-10-11T12:04:39Z"/>
        </w:rPr>
      </w:pPr>
      <w:del w:id="98907" w:author="מנוע מכני" w:date="2026-10-11T12:04:39Z">
        <w:r w:rsidRPr="00EB42A6">
          <w:delText xml:space="preserve">•</w:delText>
        </w:r>
      </w:del>
      <w:r w:rsidRPr="00DF3805">
        <w:t xml:space="preserve"> </w:t>
      </w:r>
      <w:ins w:id="90329" w:author="מנוע מכני" w:date="2026-10-11T12:04:39Z">
        <w:r>
          <w:t xml:space="preserve">ת"ר</w:t>
        </w:r>
      </w:ins>
      <w:del w:id="90330" w:author="מנוע מכני" w:date="2026-10-11T12:04:39Z">
        <w:r w:rsidRPr="00B078C3">
          <w:delText xml:space="preserve">ת</w:delText>
        </w:r>
        <w:r>
          <w:delText xml:space="preserve">''ר</w:delText>
        </w:r>
      </w:del>
      <w:r w:rsidRPr="00B078C3">
        <w:t xml:space="preserve">:</w:t>
      </w:r>
    </w:p>
    <w:p w:rsidR="00E403F0" w:rsidRDefault="00E403F0" w:rsidP="00E403F0">
      <w:pPr>
        <w:pStyle w:val="a3"/>
        <w:rPr>
          <w:rtl/>
        </w:rPr>
      </w:pPr>
      <w:del w:id="98909" w:author="מנוע מכני" w:date="2026-10-11T12:04:39Z">
        <w:r w:rsidRPr="00B078C3">
          <w:rPr>
            <w:rtl/>
          </w:rPr>
          <w:delText xml:space="preserve"> </w:delText>
        </w:r>
      </w:del>
      <w:r w:rsidRPr="00E744B3">
        <w:rPr>
          <w:b/>
          <w:bCs/>
          <w:rtl/>
        </w:rPr>
        <w:t>חזקה</w:t>
      </w:r>
      <w:r w:rsidRPr="00B078C3">
        <w:rPr>
          <w:rtl/>
        </w:rPr>
        <w:t xml:space="preserve">, </w:t>
      </w:r>
      <w:r w:rsidRPr="00E744B3">
        <w:rPr>
          <w:b/>
          <w:bCs/>
          <w:rtl/>
        </w:rPr>
        <w:t>בנות ישראל</w:t>
      </w:r>
      <w:r w:rsidRPr="00B078C3">
        <w:rPr>
          <w:rtl/>
        </w:rPr>
        <w:t xml:space="preserve"> </w:t>
      </w:r>
      <w:r>
        <w:rPr>
          <w:rtl/>
        </w:rPr>
        <w:tab/>
      </w:r>
      <w:r w:rsidRPr="00B078C3">
        <w:rPr>
          <w:rtl/>
        </w:rPr>
        <w:t>עד שלא הגיעו לפרקן - הרי הן בחזקת טהרה, ואין הנשים בודקות אותן.</w:t>
      </w:r>
    </w:p>
    <w:p w:rsidR="00E403F0" w:rsidRPr="00AF0001" w:rsidRDefault="00E403F0" w:rsidP="00E403F0">
      <w:pPr>
        <w:pStyle w:val="a3"/>
        <w:rPr>
          <w:rtl/>
        </w:rPr>
      </w:pPr>
      <w:r>
        <w:rPr>
          <w:rtl/>
        </w:rPr>
        <w:tab/>
      </w:r>
      <w:r>
        <w:rPr>
          <w:rtl/>
        </w:rPr>
        <w:tab/>
      </w:r>
      <w:r>
        <w:rPr>
          <w:rtl/>
        </w:rPr>
        <w:tab/>
      </w:r>
      <w:r>
        <w:rPr>
          <w:rtl/>
        </w:rPr>
        <w:tab/>
      </w:r>
      <w:r>
        <w:rPr>
          <w:rtl/>
        </w:rPr>
        <w:tab/>
      </w:r>
      <w:r>
        <w:rPr>
          <w:rtl/>
        </w:rPr>
        <w:tab/>
      </w:r>
      <w:r w:rsidRPr="00B078C3">
        <w:rPr>
          <w:rtl/>
        </w:rPr>
        <w:t>משהגיעו לפרקן - הרי הן בחזקת טומאה, ונשים בודקות אותן.</w:t>
      </w:r>
    </w:p>
    <w:p>
      <w:pPr>
        <w:pStyle w:val="38"/>
        <w:rPr>
          <w:ins w:id="98910" w:author="מנוע מכני" w:date="2026-10-11T12:04:39Z"/>
        </w:rPr>
      </w:pPr>
      <w:ins w:id="90331" w:author="מנוע מכני" w:date="2026-10-11T12:04:39Z">
        <w:r>
          <w:t xml:space="preserve">ר"י</w:t>
        </w:r>
      </w:ins>
      <w:del w:id="90332" w:author="מנוע מכני" w:date="2026-10-11T12:04:39Z">
        <w:r w:rsidRPr="00B078C3">
          <w:delText xml:space="preserve">ר</w:delText>
        </w:r>
        <w:r>
          <w:delText xml:space="preserve">''י</w:delText>
        </w:r>
      </w:del>
      <w:del w:id="101656" w:author="מנוע מכני" w:date="2026-10-11T12:04:39Z">
        <w:r>
          <w:delText xml:space="preserve"> </w:delText>
        </w:r>
        <w:r w:rsidRPr="00B078C3">
          <w:delText xml:space="preserve">אומר</w:delText>
        </w:r>
      </w:del>
      <w:r w:rsidRPr="00B078C3">
        <w:t xml:space="preserve">:</w:t>
      </w:r>
    </w:p>
    <w:p w:rsidR="00E403F0" w:rsidRPr="00B078C3" w:rsidRDefault="00E403F0" w:rsidP="00E403F0">
      <w:pPr>
        <w:rPr>
          <w:rFonts w:ascii="FontbitDavid" w:hAnsi="FontbitDavid"/>
          <w:sz w:val="24"/>
          <w:rtl/>
        </w:rPr>
      </w:pPr>
      <w:del w:id="9891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בודקין אותן ביד - מפני שמעוותות אותן, אלא סכות אותן בשמן מבפנים ומקנחות אותן מבחוץ, והן נבדקות מאיליהן.</w:t>
      </w:r>
    </w:p>
    <w:p w:rsidR="00E403F0" w:rsidRPr="00B078C3" w:rsidRDefault="00E403F0" w:rsidP="00E403F0">
      <w:pPr>
        <w:jc w:val="center"/>
        <w:rPr>
          <w:del w:id="90018" w:author="מנוע עיצוב" w:date="2026-10-11T12:09:26Z"/>
          <w:rFonts w:ascii="FontbitDavid" w:hAnsi="FontbitDavid"/>
          <w:sz w:val="24"/>
          <w:rtl/>
        </w:rPr>
      </w:pPr>
      <w:del w:id="9001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61" w:author="קלוד" w:date="2026-10-11T09:07:21Z">
          <w:pPr>
            <w:pStyle w:val="affff1"/>
            <w:rPr>
              <w:rtl/>
            </w:rPr>
          </w:pPr>
        </w:pPrChange>
      </w:pPr>
      <w:ins w:id="9808" w:author="מספור קטעי משנה" w:date="2026-10-11T09:25:19Z">
        <w:r>
          <w:rPr>
            <w:rStyle w:val="MisparKeta"/>
          </w:rPr>
          <w:t xml:space="preserve">ד. </w:t>
        </w:r>
      </w:ins>
      <w:r w:rsidRPr="00B078C3">
        <w:rPr>
          <w:rtl/>
        </w:rPr>
        <w:t>רבי יוסי אומר מעוברת וכו'.</w:t>
      </w:r>
    </w:p>
    <w:p>
      <w:pPr>
        <w:pStyle w:val="38"/>
        <w:rPr>
          <w:ins w:id="98912" w:author="מנוע מכני" w:date="2026-10-11T12:04:39Z"/>
        </w:rPr>
      </w:pPr>
      <w:r w:rsidRPr="00B078C3">
        <w:t xml:space="preserve">תני תנא </w:t>
      </w:r>
      <w:ins w:id="94997" w:author="מנוע מכני" w:date="2026-10-11T12:04:39Z">
        <w:r>
          <w:t xml:space="preserve">לפניו</w:t>
        </w:r>
      </w:ins>
      <w:del w:id="94998" w:author="מנוע מכני" w:date="2026-10-11T12:04:39Z">
        <w:r w:rsidRPr="00B078C3">
          <w:delText xml:space="preserve">קמיה</w:delText>
        </w:r>
      </w:del>
      <w:r w:rsidRPr="00B078C3">
        <w:t xml:space="preserve"> דר' אלעזר:</w:t>
      </w:r>
    </w:p>
    <w:p w:rsidR="00E403F0" w:rsidRDefault="00E403F0" w:rsidP="00E403F0">
      <w:pPr>
        <w:rPr>
          <w:rFonts w:ascii="FontbitDavid" w:hAnsi="FontbitDavid"/>
          <w:sz w:val="24"/>
          <w:rtl/>
        </w:rPr>
      </w:pPr>
      <w:del w:id="98913"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רבי יוסי</w:t>
      </w:r>
      <w:r w:rsidRPr="00B078C3">
        <w:rPr>
          <w:rFonts w:ascii="FontbitDavid" w:hAnsi="FontbitDavid"/>
          <w:sz w:val="24"/>
          <w:rtl/>
        </w:rPr>
        <w:t xml:space="preserve"> אומר מעוברת ומניקה שעברו </w:t>
      </w:r>
      <w:ins w:id="94995" w:author="מנוע מכני" w:date="2026-10-11T12:04:39Z">
        <w:r>
          <w:rPr>
            <w:rFonts w:ascii="FontbitDavid" w:hAnsi="FontbitDavid"/>
            <w:sz w:val="24"/>
            <w:rtl/>
          </w:rPr>
          <w:t xml:space="preserve">עליו</w:t>
        </w:r>
      </w:ins>
      <w:del w:id="9499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ג' עונות - דיה שעתה, </w:t>
      </w:r>
    </w:p>
    <w:p>
      <w:pPr>
        <w:pStyle w:val="38"/>
        <w:rPr>
          <w:ins w:id="98914" w:author="מנוע מכני" w:date="2026-10-11T12:04:39Z"/>
        </w:rPr>
      </w:pPr>
      <w:r w:rsidRPr="00B078C3">
        <w:t xml:space="preserve">א"ל</w:t>
      </w:r>
      <w:r w:rsidRPr="00B078C3">
        <w:t xml:space="preserve">:</w:t>
      </w:r>
    </w:p>
    <w:p w:rsidR="00E403F0" w:rsidRDefault="00E403F0" w:rsidP="00E403F0">
      <w:pPr>
        <w:ind w:left="908"/>
        <w:rPr>
          <w:rFonts w:ascii="FontbitDavid" w:hAnsi="FontbitDavid"/>
          <w:sz w:val="24"/>
          <w:rtl/>
        </w:rPr>
      </w:pPr>
      <w:del w:id="989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פתחת בתרי וסיימת </w:t>
      </w:r>
      <w:ins w:id="97869" w:author="מנוע מכני" w:date="2026-10-11T12:04:39Z">
        <w:r>
          <w:rPr>
            <w:rFonts w:ascii="FontbitDavid" w:hAnsi="FontbitDavid"/>
            <w:sz w:val="24"/>
            <w:rtl/>
          </w:rPr>
          <w:t xml:space="preserve">באחת</w:t>
        </w:r>
      </w:ins>
      <w:del w:id="97870" w:author="מנוע מכני" w:date="2026-10-11T12:04:39Z">
        <w:r w:rsidRPr="00B078C3">
          <w:rPr>
            <w:rFonts w:ascii="FontbitDavid" w:hAnsi="FontbitDavid"/>
            <w:sz w:val="24"/>
            <w:rtl/>
          </w:rPr>
          <w:delText xml:space="preserve">בחדא</w:delText>
        </w:r>
      </w:del>
      <w:r w:rsidRPr="00B078C3">
        <w:rPr>
          <w:rFonts w:ascii="FontbitDavid" w:hAnsi="FontbitDavid"/>
          <w:sz w:val="24"/>
          <w:rtl/>
        </w:rPr>
        <w:t xml:space="preserve">! </w:t>
      </w:r>
      <w:ins w:id="94999" w:author="מנוע מכני" w:date="2026-10-11T12:04:39Z">
        <w:r>
          <w:rPr>
            <w:rFonts w:ascii="FontbitDavid" w:hAnsi="FontbitDavid"/>
            <w:sz w:val="24"/>
            <w:rtl/>
          </w:rPr>
          <w:t xml:space="preserve">שמא</w:t>
        </w:r>
      </w:ins>
      <w:del w:id="95000" w:author="מנוע מכני" w:date="2026-10-11T12:04:39Z">
        <w:r w:rsidRPr="00B078C3">
          <w:rPr>
            <w:rFonts w:ascii="FontbitDavid" w:hAnsi="FontbitDavid"/>
            <w:sz w:val="24"/>
            <w:rtl/>
          </w:rPr>
          <w:delText xml:space="preserve">דלמא</w:delText>
        </w:r>
      </w:del>
      <w:r w:rsidRPr="00B078C3">
        <w:rPr>
          <w:rFonts w:ascii="FontbitDavid" w:hAnsi="FontbitDavid"/>
          <w:sz w:val="24"/>
          <w:rtl/>
        </w:rPr>
        <w:t xml:space="preserve"> מעוברת </w:t>
      </w:r>
      <w:r w:rsidRPr="00D156FF">
        <w:rPr>
          <w:rFonts w:ascii="FontbitDavid" w:hAnsi="FontbitDavid"/>
          <w:b/>
          <w:bCs/>
          <w:sz w:val="24"/>
          <w:rtl/>
        </w:rPr>
        <w:t>והיא</w:t>
      </w:r>
      <w:r w:rsidRPr="00B078C3">
        <w:rPr>
          <w:rFonts w:ascii="FontbitDavid" w:hAnsi="FontbitDavid"/>
          <w:sz w:val="24"/>
          <w:rtl/>
        </w:rPr>
        <w:t xml:space="preserve"> מניקה </w:t>
      </w:r>
      <w:ins w:id="97085" w:author="מנוע מכני" w:date="2026-10-11T12:04:39Z">
        <w:r>
          <w:rPr>
            <w:rFonts w:ascii="FontbitDavid" w:hAnsi="FontbitDavid"/>
            <w:sz w:val="24"/>
            <w:rtl/>
          </w:rPr>
          <w:t xml:space="preserve">אתה אומר</w:t>
        </w:r>
      </w:ins>
      <w:del w:id="97086" w:author="מנוע מכני" w:date="2026-10-11T12:04:39Z">
        <w:r w:rsidRPr="00B078C3">
          <w:rPr>
            <w:rFonts w:ascii="FontbitDavid" w:hAnsi="FontbitDavid"/>
            <w:sz w:val="24"/>
            <w:rtl/>
          </w:rPr>
          <w:delText xml:space="preserve">קאמרת</w:delText>
        </w:r>
      </w:del>
      <w:r w:rsidRPr="00B078C3">
        <w:rPr>
          <w:rFonts w:ascii="FontbitDavid" w:hAnsi="FontbitDavid"/>
          <w:sz w:val="24"/>
          <w:rtl/>
        </w:rPr>
        <w:t xml:space="preserve">, </w:t>
      </w:r>
    </w:p>
    <w:p w:rsidR="00E403F0" w:rsidRPr="00017C1D" w:rsidRDefault="00E403F0" w:rsidP="00E403F0">
      <w:pPr>
        <w:pStyle w:val="a3"/>
        <w:rPr>
          <w:spacing w:val="-6"/>
          <w:rtl/>
        </w:rPr>
      </w:pPr>
      <w:r w:rsidRPr="00017C1D">
        <w:rPr>
          <w:spacing w:val="-6"/>
          <w:rtl/>
        </w:rPr>
        <w:tab/>
      </w:r>
      <w:r w:rsidRPr="00017C1D">
        <w:rPr>
          <w:rFonts w:hint="cs"/>
          <w:spacing w:val="-6"/>
          <w:rtl/>
        </w:rPr>
        <w:t>ו</w:t>
      </w:r>
      <w:r w:rsidRPr="00017C1D">
        <w:rPr>
          <w:spacing w:val="-6"/>
          <w:rtl/>
        </w:rPr>
        <w:t xml:space="preserve">אגב </w:t>
      </w:r>
      <w:ins w:id="98177" w:author="מנוע מכני" w:date="2026-10-11T12:04:39Z">
        <w:r>
          <w:rPr>
            <w:spacing w:val="-6"/>
            <w:rtl/>
          </w:rPr>
          <w:t xml:space="preserve">דרכו</w:t>
        </w:r>
      </w:ins>
      <w:del w:id="98178" w:author="מנוע מכני" w:date="2026-10-11T12:04:39Z">
        <w:r w:rsidRPr="00017C1D">
          <w:rPr>
            <w:spacing w:val="-6"/>
            <w:rtl/>
          </w:rPr>
          <w:delText xml:space="preserve">אורחיה</w:delText>
        </w:r>
      </w:del>
      <w:r w:rsidRPr="00017C1D">
        <w:rPr>
          <w:spacing w:val="-6"/>
          <w:rtl/>
        </w:rPr>
        <w:t xml:space="preserve"> </w:t>
      </w:r>
      <w:r w:rsidRPr="00017C1D">
        <w:rPr>
          <w:spacing w:val="-6"/>
          <w:rtl/>
        </w:rPr>
        <w:t xml:space="preserve">קמ"ל</w:t>
      </w:r>
      <w:r w:rsidRPr="00017C1D">
        <w:rPr>
          <w:spacing w:val="-6"/>
          <w:rtl/>
        </w:rPr>
        <w:t xml:space="preserve"> דימי עיבורה עולין לה לימי מניקותה וימי מניקותה עולין לה לימי עיבורה.</w:t>
      </w:r>
    </w:p>
    <w:p>
      <w:pPr>
        <w:pStyle w:val="afffff8"/>
        <w:rPr>
          <w:ins w:id="90653" w:author="קלוד" w:date="2026-10-11T12:23:38Z"/>
        </w:rPr>
      </w:pPr>
      <w:ins w:id="90654" w:author="קלוד" w:date="2026-10-11T12:23:38Z">
        <w:r>
          <w:rPr>
            <w:color w:val="7B3F00"/>
          </w:rPr>
          <w:t xml:space="preserve">ימי עיבורה ומניקותה - עולין זה לזה</w:t>
        </w:r>
      </w:ins>
    </w:p>
    <w:p>
      <w:pPr>
        <w:pStyle w:val="38"/>
        <w:rPr>
          <w:ins w:id="98916" w:author="מנוע מכני" w:date="2026-10-11T12:04:39Z"/>
        </w:rPr>
      </w:pPr>
      <w:r w:rsidRPr="00B078C3">
        <w:t xml:space="preserve">כדתניא:</w:t>
      </w:r>
    </w:p>
    <w:p w:rsidR="00E403F0" w:rsidRPr="00B078C3" w:rsidRDefault="00E403F0" w:rsidP="00E403F0">
      <w:pPr>
        <w:ind w:firstLine="0"/>
        <w:rPr>
          <w:rFonts w:ascii="FontbitDavid" w:hAnsi="FontbitDavid"/>
          <w:sz w:val="24"/>
          <w:rtl/>
        </w:rPr>
      </w:pPr>
      <w:del w:id="989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ימי עיבורה עולין לה לימי מניקותה, וימי מניקותה עולין לה לימי עיבורה</w:t>
      </w:r>
      <w:ins w:id="96589" w:author="מנוע מכני" w:date="2026-10-11T12:04:39Z">
        <w:r>
          <w:rPr>
            <w:rFonts w:ascii="FontbitDavid" w:hAnsi="FontbitDavid"/>
            <w:sz w:val="24"/>
            <w:rtl/>
          </w:rPr>
          <w:t xml:space="preserve">,</w:t>
        </w:r>
      </w:ins>
      <w:del w:id="96590" w:author="מנוע מכני" w:date="2026-10-11T12:04:39Z">
        <w:r w:rsidRPr="00B078C3">
          <w:rPr>
            <w:rFonts w:ascii="FontbitDavid" w:hAnsi="FontbitDavid"/>
            <w:sz w:val="24"/>
            <w:rtl/>
          </w:rPr>
          <w:delText xml:space="preserve">;</w:delText>
        </w:r>
      </w:del>
    </w:p>
    <w:p w:rsidR="00E403F0" w:rsidRPr="00017C1D" w:rsidRDefault="00E403F0" w:rsidP="00E403F0">
      <w:pPr>
        <w:pStyle w:val="a3"/>
        <w:rPr>
          <w:spacing w:val="0"/>
          <w:rtl/>
        </w:rPr>
      </w:pPr>
      <w:r w:rsidRPr="00017C1D">
        <w:rPr>
          <w:spacing w:val="0"/>
          <w:rtl/>
        </w:rPr>
        <w:tab/>
        <w:t xml:space="preserve">כיצד, הפסיקה שתים בימי עיבורה ואחת בימי מניקותה, שתים בימי מניקותה ואחת בימי עיבורה, </w:t>
      </w:r>
    </w:p>
    <w:p w:rsidR="00E403F0" w:rsidRDefault="00E403F0" w:rsidP="00E403F0">
      <w:pPr>
        <w:ind w:firstLine="0"/>
        <w:rPr>
          <w:rFonts w:ascii="FontbitDavid" w:hAnsi="FontbitDavid"/>
          <w:sz w:val="24"/>
          <w:rtl/>
        </w:rPr>
      </w:pPr>
      <w:r w:rsidRPr="00B078C3">
        <w:rPr>
          <w:rFonts w:ascii="FontbitDavid" w:hAnsi="FontbitDavid"/>
          <w:sz w:val="24"/>
          <w:rtl/>
        </w:rPr>
        <w:t xml:space="preserve">אחת ומחצה בימי עיבורה ואחת ומחצה בימי מניקותה - מצטרפות לג' עונות </w:t>
      </w:r>
    </w:p>
    <w:p w:rsidR="00E403F0" w:rsidRDefault="00E403F0" w:rsidP="00E403F0">
      <w:pPr>
        <w:ind w:firstLine="0"/>
        <w:rPr>
          <w:rFonts w:ascii="FontbitDavid" w:hAnsi="FontbitDavid"/>
          <w:sz w:val="24"/>
          <w:rtl/>
        </w:rPr>
      </w:pPr>
      <w:r w:rsidRPr="00B078C3">
        <w:rPr>
          <w:rFonts w:ascii="FontbitDavid" w:hAnsi="FontbitDavid"/>
          <w:sz w:val="24"/>
          <w:rtl/>
        </w:rPr>
        <w:t xml:space="preserve">ימי עיבורה עולין לה לימי מניקותה משכ</w:t>
      </w:r>
      <w:ins w:id="90333" w:author="מנוע מכני" w:date="2026-10-11T12:04:39Z">
        <w:r>
          <w:rPr>
            <w:rFonts w:ascii="FontbitDavid" w:hAnsi="FontbitDavid"/>
            <w:sz w:val="24"/>
            <w:rtl/>
          </w:rPr>
          <w:t xml:space="preserve">ח"ל</w:t>
        </w:r>
      </w:ins>
      <w:del w:id="90334" w:author="מנוע מכני" w:date="2026-10-11T12:04:39Z">
        <w:r w:rsidRPr="00B078C3">
          <w:rPr>
            <w:rFonts w:ascii="FontbitDavid" w:hAnsi="FontbitDavid"/>
            <w:sz w:val="24"/>
            <w:rtl/>
          </w:rPr>
          <w:delText xml:space="preserve">ח</w:delText>
        </w:r>
        <w:r>
          <w:rPr>
            <w:rFonts w:ascii="FontbitDavid" w:hAnsi="FontbitDavid" w:hint="cs"/>
            <w:sz w:val="24"/>
            <w:rtl/>
          </w:rPr>
          <w:delText xml:space="preserve">''ל</w:delText>
        </w:r>
      </w:del>
      <w:r>
        <w:rPr>
          <w:rFonts w:ascii="FontbitDavid" w:hAnsi="FontbitDavid" w:hint="cs"/>
          <w:sz w:val="24"/>
          <w:rtl/>
        </w:rPr>
        <w:t xml:space="preserve"> ד</w:t>
      </w:r>
      <w:r w:rsidRPr="00B078C3">
        <w:rPr>
          <w:rFonts w:ascii="FontbitDavid" w:hAnsi="FontbitDavid"/>
          <w:sz w:val="24"/>
          <w:rtl/>
        </w:rPr>
        <w:t xml:space="preserve">מניקה ואזלא ומיעברה, </w:t>
      </w:r>
    </w:p>
    <w:p>
      <w:pPr>
        <w:pStyle w:val="38"/>
        <w:rPr>
          <w:ins w:id="98918" w:author="מנוע מכני" w:date="2026-10-11T12:04:39Z"/>
        </w:rPr>
      </w:pPr>
      <w:r w:rsidRPr="00B078C3">
        <w:t xml:space="preserve">אלא</w:t>
      </w:r>
    </w:p>
    <w:p w:rsidR="00E403F0" w:rsidRDefault="00E403F0" w:rsidP="00E403F0">
      <w:pPr>
        <w:ind w:firstLine="0"/>
        <w:rPr>
          <w:rFonts w:ascii="FontbitDavid" w:hAnsi="FontbitDavid"/>
          <w:sz w:val="24"/>
          <w:rtl/>
        </w:rPr>
      </w:pPr>
      <w:del w:id="989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ימי מניקותה עולין </w:t>
      </w:r>
      <w:r>
        <w:rPr>
          <w:rFonts w:ascii="FontbitDavid" w:hAnsi="FontbitDavid"/>
          <w:sz w:val="24"/>
          <w:rtl/>
        </w:rPr>
        <w:t xml:space="preserve">לימי עיבורה </w:t>
      </w:r>
    </w:p>
    <w:p>
      <w:pPr>
        <w:pStyle w:val="38"/>
        <w:rPr>
          <w:ins w:id="98920" w:author="מנוע מכני" w:date="2026-10-11T12:04:39Z"/>
        </w:rPr>
      </w:pPr>
      <w:r w:rsidRPr="00D156FF">
        <w:t xml:space="preserve">א</w:t>
      </w:r>
      <w:ins w:id="90335" w:author="מנוע מכני" w:date="2026-10-11T12:04:39Z">
        <w:r>
          <w:t xml:space="preserve">ב"א</w:t>
        </w:r>
      </w:ins>
      <w:del w:id="90336" w:author="מנוע מכני" w:date="2026-10-11T12:04:39Z">
        <w:r w:rsidRPr="00D156FF">
          <w:delText xml:space="preserve">ב''א</w:delText>
        </w:r>
      </w:del>
      <w:r w:rsidRPr="00B078C3">
        <w:t xml:space="preserve">:</w:t>
      </w:r>
    </w:p>
    <w:p w:rsidR="00E403F0" w:rsidRPr="00B078C3" w:rsidRDefault="00E403F0" w:rsidP="00E403F0">
      <w:pPr>
        <w:ind w:firstLine="0"/>
        <w:rPr>
          <w:rFonts w:ascii="FontbitDavid" w:hAnsi="FontbitDavid"/>
          <w:sz w:val="24"/>
          <w:rtl/>
        </w:rPr>
      </w:pPr>
      <w:del w:id="989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בלידה </w:t>
      </w:r>
      <w:ins w:id="90025" w:author="Claude - סמנטי" w:date="2026-10-11T12:19:29Z">
        <w:r>
          <w:rPr>
            <w:rFonts w:ascii="FontbitDavid" w:hAnsi="FontbitDavid"/>
            <w:sz w:val="24"/>
            <w:rtl/>
          </w:rPr>
          <w:t xml:space="preserve">יבשה</w:t>
        </w:r>
      </w:ins>
      <w:del w:id="90026" w:author="Claude - סמנטי" w:date="2026-10-11T12:19:29Z">
        <w:r w:rsidRPr="00B078C3">
          <w:rPr>
            <w:rFonts w:ascii="FontbitDavid" w:hAnsi="FontbitDavid"/>
            <w:sz w:val="24"/>
            <w:rtl/>
          </w:rPr>
          <w:delText xml:space="preserve">יבשתא</w:delText>
        </w:r>
      </w:del>
      <w:r w:rsidRPr="00B078C3">
        <w:rPr>
          <w:rFonts w:ascii="FontbitDavid" w:hAnsi="FontbitDavid"/>
          <w:sz w:val="24"/>
          <w:rtl/>
        </w:rPr>
        <w:t xml:space="preserve">, </w:t>
      </w:r>
      <w:r w:rsidRPr="00D156FF">
        <w:rPr>
          <w:rFonts w:ascii="FontbitDavid" w:hAnsi="FontbitDavid"/>
          <w:b/>
          <w:bCs/>
          <w:sz w:val="24"/>
          <w:rtl/>
        </w:rPr>
        <w:t xml:space="preserve">וא</w:t>
      </w:r>
      <w:ins w:id="90337" w:author="מנוע מכני" w:date="2026-10-11T12:04:39Z">
        <w:r>
          <w:rPr>
            <w:rFonts w:ascii="FontbitDavid" w:hAnsi="FontbitDavid"/>
            <w:b/>
            <w:bCs/>
            <w:sz w:val="24"/>
            <w:rtl/>
          </w:rPr>
          <w:t xml:space="preserve">ב"א</w:t>
        </w:r>
      </w:ins>
      <w:del w:id="90338" w:author="מנוע מכני" w:date="2026-10-11T12:04:39Z">
        <w:r w:rsidRPr="00D156FF">
          <w:rPr>
            <w:rFonts w:ascii="FontbitDavid" w:hAnsi="FontbitDavid"/>
            <w:b/>
            <w:bCs/>
            <w:sz w:val="24"/>
            <w:rtl/>
          </w:rPr>
          <w:delText xml:space="preserve">ב''א</w:delText>
        </w:r>
      </w:del>
      <w:r w:rsidRPr="00B078C3">
        <w:rPr>
          <w:rFonts w:ascii="FontbitDavid" w:hAnsi="FontbitDavid"/>
          <w:sz w:val="24"/>
          <w:rtl/>
        </w:rPr>
        <w:t xml:space="preserve">: דם נדה לחוד ודם לידה לחוד, </w:t>
      </w:r>
      <w:r w:rsidRPr="00D156FF">
        <w:rPr>
          <w:rFonts w:ascii="FontbitDavid" w:hAnsi="FontbitDavid"/>
          <w:b/>
          <w:bCs/>
          <w:sz w:val="24"/>
          <w:rtl/>
        </w:rPr>
        <w:t xml:space="preserve">וא</w:t>
      </w:r>
      <w:ins w:id="90339" w:author="מנוע מכני" w:date="2026-10-11T12:04:39Z">
        <w:r>
          <w:rPr>
            <w:rFonts w:ascii="FontbitDavid" w:hAnsi="FontbitDavid"/>
            <w:b/>
            <w:bCs/>
            <w:sz w:val="24"/>
            <w:rtl/>
          </w:rPr>
          <w:t xml:space="preserve">ב"א</w:t>
        </w:r>
      </w:ins>
      <w:del w:id="90340" w:author="מנוע מכני" w:date="2026-10-11T12:04:39Z">
        <w:r w:rsidRPr="00D156FF">
          <w:rPr>
            <w:rFonts w:ascii="FontbitDavid" w:hAnsi="FontbitDavid"/>
            <w:b/>
            <w:bCs/>
            <w:sz w:val="24"/>
            <w:rtl/>
          </w:rPr>
          <w:delText xml:space="preserve">ב''א</w:delText>
        </w:r>
      </w:del>
      <w:r w:rsidRPr="00B078C3">
        <w:rPr>
          <w:rFonts w:ascii="FontbitDavid" w:hAnsi="FontbitDavid"/>
          <w:sz w:val="24"/>
          <w:rtl/>
        </w:rPr>
        <w:t xml:space="preserve">: תני </w:t>
      </w:r>
      <w:ins w:id="95001" w:author="מנוע מכני" w:date="2026-10-11T12:04:39Z">
        <w:r>
          <w:rPr>
            <w:rFonts w:ascii="FontbitDavid" w:hAnsi="FontbitDavid"/>
            <w:sz w:val="24"/>
            <w:rtl/>
          </w:rPr>
          <w:t xml:space="preserve">אחת</w:t>
        </w:r>
      </w:ins>
      <w:del w:id="95002"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w:t>
      </w:r>
    </w:p>
    <w:p w:rsidR="00E403F0" w:rsidRPr="00B078C3" w:rsidRDefault="00E403F0" w:rsidP="00E403F0">
      <w:pPr>
        <w:jc w:val="center"/>
        <w:rPr>
          <w:del w:id="90020" w:author="מנוע עיצוב" w:date="2026-10-11T12:09:26Z"/>
          <w:rFonts w:ascii="FontbitDavid" w:hAnsi="FontbitDavid"/>
          <w:sz w:val="24"/>
          <w:rtl/>
        </w:rPr>
      </w:pPr>
      <w:del w:id="9001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62" w:author="קלוד" w:date="2026-10-11T09:07:21Z">
          <w:pPr>
            <w:pStyle w:val="affff1"/>
            <w:rPr>
              <w:rtl/>
            </w:rPr>
          </w:pPr>
        </w:pPrChange>
      </w:pPr>
      <w:ins w:id="9809" w:author="מספור קטעי משנה" w:date="2026-10-11T09:25:19Z">
        <w:r>
          <w:rPr>
            <w:rStyle w:val="MisparKeta"/>
          </w:rPr>
          <w:t xml:space="preserve">ה. </w:t>
        </w:r>
      </w:ins>
      <w:r w:rsidRPr="00B078C3">
        <w:rPr>
          <w:rtl/>
        </w:rPr>
        <w:t>במה אמרו דיה שעתה וכו'.</w:t>
      </w:r>
    </w:p>
    <w:p>
      <w:pPr>
        <w:pStyle w:val="38"/>
        <w:rPr>
          <w:ins w:id="98922" w:author="מנוע מכני" w:date="2026-10-11T12:04:39Z"/>
        </w:rPr>
      </w:pPr>
      <w:r>
        <w:t>רב</w:t>
      </w:r>
      <w:r w:rsidRPr="00B078C3">
        <w:t xml:space="preserve">:</w:t>
      </w:r>
    </w:p>
    <w:p w:rsidR="00E403F0" w:rsidRDefault="00E403F0" w:rsidP="00E403F0">
      <w:pPr>
        <w:rPr>
          <w:rFonts w:ascii="FontbitDavid" w:hAnsi="FontbitDavid"/>
          <w:sz w:val="24"/>
          <w:rtl/>
        </w:rPr>
      </w:pPr>
      <w:del w:id="989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אכולהו, </w:t>
      </w:r>
    </w:p>
    <w:p>
      <w:pPr>
        <w:pStyle w:val="38"/>
        <w:rPr>
          <w:ins w:id="98924" w:author="מנוע מכני" w:date="2026-10-11T12:04:39Z"/>
        </w:rPr>
      </w:pPr>
      <w:r w:rsidRPr="00017C1D">
        <w:t xml:space="preserve">ושמואל:</w:t>
      </w:r>
    </w:p>
    <w:p w:rsidR="00E403F0" w:rsidRPr="00017C1D" w:rsidRDefault="00E403F0" w:rsidP="00E403F0">
      <w:pPr>
        <w:rPr>
          <w:rFonts w:ascii="FontbitDavid" w:hAnsi="FontbitDavid"/>
          <w:spacing w:val="-4"/>
          <w:sz w:val="24"/>
          <w:rtl/>
        </w:rPr>
      </w:pPr>
      <w:del w:id="98925"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ל"ש</w:t>
      </w:r>
      <w:r w:rsidRPr="00017C1D">
        <w:rPr>
          <w:rFonts w:ascii="FontbitDavid" w:hAnsi="FontbitDavid"/>
          <w:spacing w:val="-4"/>
          <w:sz w:val="24"/>
          <w:rtl/>
        </w:rPr>
        <w:t xml:space="preserve"> אלא בתולה וזקנה, אבל מעוברת ומניקה</w:t>
      </w:r>
      <w:ins w:id="96591" w:author="מנוע מכני" w:date="2026-10-11T12:04:39Z">
        <w:r>
          <w:rPr>
            <w:rFonts w:ascii="FontbitDavid" w:hAnsi="FontbitDavid"/>
            <w:spacing w:val="-4"/>
            <w:sz w:val="24"/>
            <w:rtl/>
          </w:rPr>
          <w:t xml:space="preserve"> </w:t>
        </w:r>
      </w:ins>
      <w:del w:id="96592"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דיין כל ימי עיבורן, דיין כל ימי מניקותן.</w:t>
      </w:r>
    </w:p>
    <w:p>
      <w:pPr>
        <w:pStyle w:val="38"/>
        <w:rPr>
          <w:ins w:id="98926" w:author="מנוע מכני" w:date="2026-10-11T12:04:39Z"/>
        </w:rPr>
      </w:pPr>
      <w:r w:rsidRPr="00B078C3">
        <w:t>וכן א</w:t>
      </w:r>
      <w:r>
        <w:t xml:space="preserve">רש</w:t>
      </w:r>
      <w:ins w:id="90341" w:author="מנוע מכני" w:date="2026-10-11T12:04:39Z">
        <w:r>
          <w:t xml:space="preserve">ב"ל</w:t>
        </w:r>
      </w:ins>
      <w:del w:id="90342" w:author="מנוע מכני" w:date="2026-10-11T12:04:39Z">
        <w:r>
          <w:delText xml:space="preserve">ב''ל</w:delText>
        </w:r>
      </w:del>
      <w:r w:rsidRPr="00B078C3">
        <w:t xml:space="preserve">:</w:t>
      </w:r>
    </w:p>
    <w:p w:rsidR="00E403F0" w:rsidRDefault="00E403F0" w:rsidP="00E403F0">
      <w:pPr>
        <w:rPr>
          <w:rFonts w:ascii="FontbitDavid" w:hAnsi="FontbitDavid"/>
          <w:sz w:val="24"/>
          <w:rtl/>
        </w:rPr>
      </w:pPr>
      <w:del w:id="989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אכולהו, </w:t>
      </w:r>
    </w:p>
    <w:p>
      <w:pPr>
        <w:pStyle w:val="38"/>
        <w:rPr>
          <w:ins w:id="98928" w:author="מנוע מכני" w:date="2026-10-11T12:04:39Z"/>
        </w:rPr>
      </w:pPr>
      <w:r w:rsidRPr="00017C1D">
        <w:t xml:space="preserve">ור</w:t>
      </w:r>
      <w:ins w:id="90343" w:author="מנוע מכני" w:date="2026-10-11T12:04:39Z">
        <w:r>
          <w:t xml:space="preserve">י"ו</w:t>
        </w:r>
      </w:ins>
      <w:del w:id="90344" w:author="מנוע מכני" w:date="2026-10-11T12:04:39Z">
        <w:r w:rsidRPr="00017C1D">
          <w:delText xml:space="preserve">י''ו</w:delText>
        </w:r>
      </w:del>
      <w:del w:id="101657" w:author="מנוע מכני" w:date="2026-10-11T12:04:39Z">
        <w:r w:rsidRPr="00017C1D">
          <w:delText xml:space="preserve"> אמר</w:delText>
        </w:r>
      </w:del>
      <w:r w:rsidRPr="00017C1D">
        <w:t xml:space="preserve">:</w:t>
      </w:r>
    </w:p>
    <w:p w:rsidR="00E403F0" w:rsidRPr="00017C1D" w:rsidRDefault="00E403F0" w:rsidP="00E403F0">
      <w:pPr>
        <w:pStyle w:val="a3"/>
        <w:rPr>
          <w:spacing w:val="-8"/>
          <w:rtl/>
        </w:rPr>
      </w:pPr>
      <w:del w:id="98929" w:author="מנוע מכני" w:date="2026-10-11T12:04:39Z">
        <w:r w:rsidRPr="00017C1D">
          <w:rPr>
            <w:spacing w:val="-8"/>
            <w:rtl/>
          </w:rPr>
          <w:delText xml:space="preserve"> </w:delText>
        </w:r>
      </w:del>
      <w:ins w:id="97801" w:author="מנוע מכני" w:date="2026-10-11T12:04:39Z">
        <w:r>
          <w:rPr>
            <w:spacing w:val="-8"/>
            <w:rtl/>
          </w:rPr>
          <w:t xml:space="preserve">דווקא </w:t>
        </w:r>
      </w:ins>
      <w:del w:id="97802" w:author="מנוע מכני" w:date="2026-10-11T12:04:39Z">
        <w:r w:rsidRPr="00017C1D">
          <w:rPr>
            <w:spacing w:val="-8"/>
            <w:rtl/>
          </w:rPr>
          <w:delText xml:space="preserve">לא שנו אלא </w:delText>
        </w:r>
      </w:del>
      <w:r w:rsidRPr="00017C1D">
        <w:rPr>
          <w:spacing w:val="-8"/>
          <w:rtl/>
        </w:rPr>
        <w:t xml:space="preserve">בתולה וזקנה, אבל מעוברת ומניקה דיין כל ימי עיבורן, דיין כל ימי מניקותן.</w:t>
      </w:r>
    </w:p>
    <w:p w:rsidR="00E403F0" w:rsidRDefault="00E403F0" w:rsidP="00E403F0">
      <w:pPr>
        <w:pStyle w:val="afff3"/>
        <w:framePr w:wrap="around"/>
        <w:rPr>
          <w:rtl/>
        </w:rPr>
      </w:pPr>
      <w:r>
        <w:rPr>
          <w:rFonts w:hint="cs"/>
          <w:rtl/>
        </w:rPr>
        <w:t>יא:</w:t>
      </w:r>
    </w:p>
    <w:p w:rsidR="00E403F0" w:rsidRPr="00017C1D" w:rsidRDefault="00E403F0" w:rsidP="00E403F0">
      <w:pPr>
        <w:pStyle w:val="a3"/>
        <w:rPr>
          <w:spacing w:val="-8"/>
          <w:rtl/>
        </w:rPr>
      </w:pPr>
      <w:r w:rsidRPr="00017C1D">
        <w:rPr>
          <w:spacing w:val="-8"/>
          <w:rtl/>
        </w:rPr>
        <w:tab/>
        <w:t>כתנאי, מעוברת ומניקה שהיו שופעות דם ובאות</w:t>
      </w:r>
      <w:r w:rsidRPr="00017C1D">
        <w:rPr>
          <w:rFonts w:hint="cs"/>
          <w:spacing w:val="-8"/>
          <w:rtl/>
        </w:rPr>
        <w:t xml:space="preserve"> </w:t>
      </w:r>
      <w:r w:rsidRPr="00017C1D">
        <w:rPr>
          <w:rStyle w:val="2fb"/>
          <w:rFonts w:hint="cs"/>
          <w:spacing w:val="-8"/>
          <w:rtl/>
        </w:rPr>
        <w:t xml:space="preserve">ל</w:t>
      </w:r>
      <w:ins w:id="90345" w:author="מנוע מכני" w:date="2026-10-11T12:04:39Z">
        <w:r>
          <w:rPr>
            <w:rStyle w:val="2fb"/>
            <w:rFonts w:hint="cs"/>
            <w:spacing w:val="-8"/>
            <w:rtl/>
          </w:rPr>
          <w:t xml:space="preserve">ר"מ</w:t>
        </w:r>
      </w:ins>
      <w:del w:id="90346" w:author="מנוע מכני" w:date="2026-10-11T12:04:39Z">
        <w:r w:rsidRPr="00017C1D">
          <w:rPr>
            <w:rFonts w:hint="cs"/>
            <w:spacing w:val="-8"/>
            <w:rtl/>
          </w:rPr>
          <w:delText xml:space="preserve">ר''מ</w:delText>
        </w:r>
      </w:del>
      <w:r w:rsidRPr="00017C1D">
        <w:rPr>
          <w:rFonts w:hint="cs"/>
          <w:spacing w:val="-8"/>
          <w:rtl/>
        </w:rPr>
        <w:t xml:space="preserve">:</w:t>
      </w:r>
      <w:r w:rsidRPr="00017C1D">
        <w:rPr>
          <w:spacing w:val="-8"/>
          <w:rtl/>
        </w:rPr>
        <w:t xml:space="preserve"> דיין כל ימי עיבורן, ודיין כל ימי מניקותן</w:t>
      </w:r>
      <w:r w:rsidRPr="00017C1D">
        <w:rPr>
          <w:rFonts w:hint="cs"/>
          <w:spacing w:val="-8"/>
          <w:rtl/>
        </w:rPr>
        <w:t>.</w:t>
      </w:r>
    </w:p>
    <w:p>
      <w:pPr>
        <w:pStyle w:val="38"/>
        <w:rPr>
          <w:ins w:id="98930" w:author="מנוע מכני" w:date="2026-10-11T12:04:39Z"/>
        </w:rPr>
      </w:pPr>
      <w:ins w:id="90347" w:author="מנוע מכני" w:date="2026-10-11T12:04:39Z">
        <w:r>
          <w:t xml:space="preserve">ר"י</w:t>
        </w:r>
      </w:ins>
      <w:del w:id="90348" w:author="מנוע מכני" w:date="2026-10-11T12:04:39Z">
        <w:r>
          <w:delText xml:space="preserve">ר''י</w:delText>
        </w:r>
      </w:del>
      <w:r>
        <w:t xml:space="preserve">וסי ו</w:t>
      </w:r>
      <w:ins w:id="90349" w:author="מנוע מכני" w:date="2026-10-11T12:04:39Z">
        <w:r>
          <w:t xml:space="preserve">ר"י</w:t>
        </w:r>
      </w:ins>
      <w:del w:id="90350" w:author="מנוע מכני" w:date="2026-10-11T12:04:39Z">
        <w:r>
          <w:delText xml:space="preserve">ר''י</w:delText>
        </w:r>
      </w:del>
      <w:r>
        <w:t xml:space="preserve"> ו</w:t>
      </w:r>
      <w:ins w:id="90351" w:author="מנוע מכני" w:date="2026-10-11T12:04:39Z">
        <w:r>
          <w:t xml:space="preserve">ר"ש</w:t>
        </w:r>
      </w:ins>
      <w:del w:id="90352" w:author="מנוע מכני" w:date="2026-10-11T12:04:39Z">
        <w:r>
          <w:delText xml:space="preserve">ר''ש</w:delText>
        </w:r>
      </w:del>
      <w:r w:rsidRPr="00B078C3">
        <w:t xml:space="preserve">:</w:t>
      </w:r>
    </w:p>
    <w:p w:rsidR="00E403F0" w:rsidRDefault="00E403F0" w:rsidP="00E403F0">
      <w:pPr>
        <w:rPr>
          <w:rtl/>
        </w:rPr>
      </w:pPr>
      <w:del w:id="98931" w:author="מנוע מכני" w:date="2026-10-11T12:04:39Z">
        <w:r w:rsidRPr="00B078C3">
          <w:rPr>
            <w:rtl/>
          </w:rPr>
          <w:delText xml:space="preserve"> </w:delText>
        </w:r>
      </w:del>
      <w:r w:rsidRPr="00B078C3">
        <w:rPr>
          <w:rtl/>
        </w:rPr>
        <w:t xml:space="preserve">לא</w:t>
      </w:r>
      <w:r w:rsidRPr="00B078C3">
        <w:rPr>
          <w:rtl/>
        </w:rPr>
        <w:t xml:space="preserve"> אמרו דיין שעתן אלא בראייה ראשונה, </w:t>
      </w:r>
    </w:p>
    <w:p w:rsidR="00E403F0" w:rsidRPr="00AF0001" w:rsidRDefault="00E403F0" w:rsidP="00E403F0">
      <w:pPr>
        <w:rPr>
          <w:rtl/>
        </w:rPr>
      </w:pPr>
      <w:r>
        <w:rPr>
          <w:rtl/>
        </w:rPr>
        <w:tab/>
      </w:r>
      <w:r>
        <w:rPr>
          <w:rtl/>
        </w:rPr>
        <w:tab/>
      </w:r>
      <w:r>
        <w:rPr>
          <w:rtl/>
        </w:rPr>
        <w:tab/>
      </w:r>
      <w:r w:rsidRPr="00B078C3">
        <w:rPr>
          <w:rtl/>
        </w:rPr>
        <w:t>אבל בשניה - מטמאה מעת לעת ומפקידה לפקידה.</w:t>
      </w:r>
    </w:p>
    <w:p w:rsidR="00E403F0" w:rsidRPr="00B078C3" w:rsidRDefault="00E403F0" w:rsidP="00E403F0">
      <w:pPr>
        <w:jc w:val="center"/>
        <w:rPr>
          <w:del w:id="90022" w:author="מנוע עיצוב" w:date="2026-10-11T12:09:26Z"/>
          <w:rFonts w:ascii="FontbitDavid" w:hAnsi="FontbitDavid"/>
          <w:sz w:val="24"/>
          <w:rtl/>
        </w:rPr>
      </w:pPr>
      <w:del w:id="9002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63" w:author="קלוד" w:date="2026-10-11T09:07:21Z">
          <w:pPr>
            <w:pStyle w:val="affff1"/>
            <w:rPr>
              <w:rtl/>
            </w:rPr>
          </w:pPr>
        </w:pPrChange>
      </w:pPr>
      <w:ins w:id="9810" w:author="מספור קטעי משנה" w:date="2026-10-11T09:25:19Z">
        <w:r>
          <w:rPr>
            <w:rStyle w:val="MisparKeta"/>
          </w:rPr>
          <w:t xml:space="preserve">א. </w:t>
        </w:r>
      </w:ins>
      <w:r w:rsidRPr="00B078C3">
        <w:rPr>
          <w:rtl/>
        </w:rPr>
        <w:t>ואם ראתה ראשונה וכו'.</w:t>
      </w:r>
    </w:p>
    <w:p>
      <w:pPr>
        <w:pStyle w:val="38"/>
        <w:rPr>
          <w:ins w:id="98932" w:author="מנוע מכני" w:date="2026-10-11T12:04:39Z"/>
        </w:rPr>
      </w:pPr>
      <w:r w:rsidRPr="00B078C3">
        <w:t>א</w:t>
      </w:r>
      <w:ins w:id="90353" w:author="מנוע מכני" w:date="2026-10-11T12:04:39Z">
        <w:r>
          <w:t xml:space="preserve">ר"ה</w:t>
        </w:r>
      </w:ins>
      <w:del w:id="90354"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989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קפצה וראתה, קפצה וראתה, קפצה וראתה - קבעה לה וסת.</w:t>
      </w:r>
    </w:p>
    <w:p>
      <w:pPr>
        <w:pStyle w:val="afffff8"/>
        <w:rPr>
          <w:ins w:id="90651" w:author="קלוד" w:date="2026-10-11T12:23:38Z"/>
        </w:rPr>
      </w:pPr>
      <w:ins w:id="90652" w:author="קלוד" w:date="2026-10-11T12:23:38Z">
        <w:r>
          <w:rPr>
            <w:color w:val="7B3F00"/>
          </w:rPr>
          <w:t xml:space="preserve">קפצה וראתה - קבעה וסת לקפיצות</w:t>
        </w:r>
      </w:ins>
    </w:p>
    <w:p>
      <w:pPr>
        <w:pStyle w:val="38"/>
        <w:rPr>
          <w:ins w:id="98934" w:author="מנוע מכני" w:date="2026-10-11T12:04:39Z"/>
        </w:rPr>
      </w:pPr>
      <w:r>
        <w:t xml:space="preserve">והיינו</w:t>
      </w:r>
    </w:p>
    <w:p w:rsidR="00E403F0" w:rsidRDefault="00E403F0" w:rsidP="00E403F0">
      <w:pPr>
        <w:rPr>
          <w:rFonts w:ascii="FontbitDavid" w:hAnsi="FontbitDavid"/>
          <w:sz w:val="24"/>
          <w:rtl/>
        </w:rPr>
      </w:pPr>
      <w:del w:id="98935" w:author="מנוע מכני" w:date="2026-10-11T12:04:39Z">
        <w:r>
          <w:rPr>
            <w:rFonts w:ascii="FontbitDavid" w:hAnsi="FontbitDavid" w:hint="cs"/>
            <w:sz w:val="24"/>
            <w:rtl/>
          </w:rPr>
          <w:delText xml:space="preserve"> </w:delText>
        </w:r>
      </w:del>
      <w:r>
        <w:rPr>
          <w:rFonts w:ascii="FontbitDavid" w:hAnsi="FontbitDavid" w:hint="cs"/>
          <w:sz w:val="24"/>
          <w:rtl/>
        </w:rPr>
        <w:t xml:space="preserve">לקפיצות [ולא לימים </w:t>
      </w:r>
      <w:ins w:id="93501" w:author="מנוע מכני" w:date="2026-10-11T12:04:39Z">
        <w:r>
          <w:rPr>
            <w:rFonts w:ascii="FontbitDavid" w:hAnsi="FontbitDavid" w:hint="cs"/>
            <w:sz w:val="24"/>
            <w:rtl/>
          </w:rPr>
          <w:t xml:space="preserve">שהרי</w:t>
        </w:r>
      </w:ins>
      <w:del w:id="93502"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ביום שלא קפצה </w:t>
      </w:r>
      <w:r>
        <w:rPr>
          <w:rFonts w:ascii="FontbitDavid" w:hAnsi="FontbitDavid" w:hint="cs"/>
          <w:sz w:val="24"/>
          <w:rtl/>
        </w:rPr>
        <w:t xml:space="preserve">לא</w:t>
      </w:r>
      <w:r>
        <w:rPr>
          <w:rFonts w:ascii="FontbitDavid" w:hAnsi="FontbitDavid" w:hint="cs"/>
          <w:sz w:val="24"/>
          <w:rtl/>
        </w:rPr>
        <w:t xml:space="preserve"> ראתה] </w:t>
      </w:r>
    </w:p>
    <w:p>
      <w:pPr>
        <w:pStyle w:val="38"/>
        <w:rPr>
          <w:ins w:id="98936" w:author="מנוע מכני" w:date="2026-10-11T12:04:39Z"/>
        </w:rPr>
      </w:pPr>
      <w:r>
        <w:t xml:space="preserve">והך</w:t>
      </w:r>
    </w:p>
    <w:p w:rsidR="00E403F0" w:rsidRDefault="00E403F0" w:rsidP="00E403F0">
      <w:pPr>
        <w:rPr>
          <w:rFonts w:ascii="FontbitDavid" w:hAnsi="FontbitDavid"/>
          <w:sz w:val="24"/>
          <w:rtl/>
        </w:rPr>
      </w:pPr>
      <w:del w:id="98937"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B078C3">
        <w:rPr>
          <w:rFonts w:ascii="FontbitDavid" w:hAnsi="FontbitDavid"/>
          <w:sz w:val="24"/>
          <w:rtl/>
        </w:rPr>
        <w:t xml:space="preserve">כל שתקבענה מחמת אונס - </w:t>
      </w:r>
      <w:ins w:id="92937" w:author="מנוע מכני" w:date="2026-10-11T12:04:39Z">
        <w:r>
          <w:rPr>
            <w:rFonts w:ascii="FontbitDavid" w:hAnsi="FontbitDavid"/>
            <w:sz w:val="24"/>
            <w:rtl/>
          </w:rPr>
          <w:t xml:space="preserve">אפי'</w:t>
        </w:r>
      </w:ins>
      <w:del w:id="9293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כמה פעמים </w:t>
      </w:r>
      <w:r w:rsidRPr="00B078C3">
        <w:rPr>
          <w:rFonts w:ascii="FontbitDavid" w:hAnsi="FontbitDavid"/>
          <w:sz w:val="24"/>
          <w:rtl/>
        </w:rPr>
        <w:t xml:space="preserve">לא</w:t>
      </w:r>
      <w:r w:rsidRPr="00B078C3">
        <w:rPr>
          <w:rFonts w:ascii="FontbitDavid" w:hAnsi="FontbitDavid"/>
          <w:sz w:val="24"/>
          <w:rtl/>
        </w:rPr>
        <w:t xml:space="preserve"> קבעה וסת!</w:t>
      </w:r>
      <w:r>
        <w:rPr>
          <w:rFonts w:ascii="FontbitDavid" w:hAnsi="FontbitDavid" w:hint="cs"/>
          <w:sz w:val="24"/>
          <w:rtl/>
        </w:rPr>
        <w:t xml:space="preserve"> </w:t>
      </w:r>
    </w:p>
    <w:p w:rsidR="00E403F0" w:rsidRDefault="00E403F0" w:rsidP="00E403F0">
      <w:pPr>
        <w:rPr>
          <w:rFonts w:ascii="FontbitDavid" w:hAnsi="FontbitDavid"/>
          <w:sz w:val="24"/>
          <w:rtl/>
        </w:rPr>
      </w:pPr>
      <w:r w:rsidRPr="00D156FF">
        <w:rPr>
          <w:rFonts w:ascii="FontbitDavid" w:hAnsi="FontbitDavid" w:hint="cs"/>
          <w:sz w:val="24"/>
          <w:rtl/>
        </w:rPr>
        <w:t xml:space="preserve">היינו לימים לבד ולקפיצות לבד </w:t>
      </w:r>
      <w:r w:rsidRPr="00D156FF">
        <w:rPr>
          <w:rFonts w:ascii="FontbitDavid" w:hAnsi="FontbitDavid"/>
          <w:sz w:val="24"/>
          <w:rtl/>
        </w:rPr>
        <w:t>אבל קבעה לה וסת לימים ולקפיצות.</w:t>
      </w:r>
    </w:p>
    <w:p w:rsidR="00E403F0" w:rsidRDefault="00E403F0" w:rsidP="00E403F0">
      <w:pPr>
        <w:rPr>
          <w:rFonts w:ascii="FontbitDavid" w:hAnsi="FontbitDavid"/>
          <w:sz w:val="24"/>
          <w:rtl/>
        </w:rPr>
      </w:pPr>
      <w:r w:rsidRPr="00B078C3">
        <w:rPr>
          <w:rFonts w:ascii="FontbitDavid" w:hAnsi="FontbitDavid"/>
          <w:sz w:val="24"/>
          <w:rtl/>
        </w:rPr>
        <w:lastRenderedPageBreak/>
        <w:t xml:space="preserve">לימים </w:t>
      </w:r>
      <w:r>
        <w:rPr>
          <w:rFonts w:ascii="FontbitDavid" w:hAnsi="FontbitDavid" w:hint="cs"/>
          <w:sz w:val="24"/>
          <w:rtl/>
        </w:rPr>
        <w:t xml:space="preserve">לבד - כגון דקפצה בראשון וראתה בראשון וראתה בשבת ולא ראתה ולראשון שא</w:t>
      </w:r>
      <w:ins w:id="90355" w:author="מנוע מכני" w:date="2026-10-11T12:04:39Z">
        <w:r>
          <w:rPr>
            <w:rFonts w:ascii="FontbitDavid" w:hAnsi="FontbitDavid" w:hint="cs"/>
            <w:sz w:val="24"/>
            <w:rtl/>
          </w:rPr>
          <w:t xml:space="preserve">ח"כ</w:t>
        </w:r>
      </w:ins>
      <w:del w:id="90356" w:author="מנוע מכני" w:date="2026-10-11T12:04:39Z">
        <w:r>
          <w:rPr>
            <w:rFonts w:ascii="FontbitDavid" w:hAnsi="FontbitDavid" w:hint="cs"/>
            <w:sz w:val="24"/>
            <w:rtl/>
          </w:rPr>
          <w:delText xml:space="preserve">ח''כ</w:delText>
        </w:r>
      </w:del>
      <w:r>
        <w:rPr>
          <w:rFonts w:ascii="FontbitDavid" w:hAnsi="FontbitDavid" w:hint="cs"/>
          <w:sz w:val="24"/>
          <w:rtl/>
        </w:rPr>
        <w:t xml:space="preserve"> ראתה בלא קפיצה, </w:t>
      </w:r>
      <w:ins w:id="90357" w:author="מנוע מכני" w:date="2026-10-11T12:04:39Z">
        <w:r>
          <w:rPr>
            <w:rFonts w:ascii="FontbitDavid" w:hAnsi="FontbitDavid" w:hint="cs"/>
            <w:sz w:val="24"/>
            <w:rtl/>
          </w:rPr>
          <w:t xml:space="preserve">ס"ד</w:t>
        </w:r>
      </w:ins>
      <w:del w:id="90358" w:author="מנוע מכני" w:date="2026-10-11T12:04:39Z">
        <w:r>
          <w:rPr>
            <w:rFonts w:ascii="FontbitDavid" w:hAnsi="FontbitDavid" w:hint="cs"/>
            <w:sz w:val="24"/>
            <w:rtl/>
          </w:rPr>
          <w:delText xml:space="preserve">ס''ד</w:delText>
        </w:r>
      </w:del>
      <w:r>
        <w:rPr>
          <w:rFonts w:ascii="FontbitDavid" w:hAnsi="FontbitDavid" w:hint="cs"/>
          <w:sz w:val="24"/>
          <w:rtl/>
        </w:rPr>
        <w:t xml:space="preserve"> נתגלה הדבר שהיום גורם ולא הקפיצה, </w:t>
      </w:r>
    </w:p>
    <w:p w:rsidR="00E403F0" w:rsidRDefault="00E403F0" w:rsidP="00E403F0">
      <w:pPr>
        <w:rPr>
          <w:rFonts w:ascii="FontbitDavid" w:hAnsi="FontbitDavid"/>
          <w:sz w:val="24"/>
          <w:rtl/>
        </w:rPr>
      </w:pPr>
      <w:r>
        <w:rPr>
          <w:rFonts w:ascii="FontbitDavid" w:hAnsi="FontbitDavid"/>
          <w:sz w:val="24"/>
          <w:rtl/>
        </w:rPr>
        <w:tab/>
      </w:r>
      <w:r w:rsidRPr="00AF0001">
        <w:rPr>
          <w:rFonts w:ascii="FontbitDavid" w:hAnsi="FontbitDavid" w:hint="cs"/>
          <w:b/>
          <w:bCs/>
          <w:sz w:val="24"/>
          <w:rtl/>
        </w:rPr>
        <w:t xml:space="preserve">ק</w:t>
      </w:r>
      <w:ins w:id="90359" w:author="מנוע מכני" w:date="2026-10-11T12:04:39Z">
        <w:r>
          <w:rPr>
            <w:rFonts w:ascii="FontbitDavid" w:hAnsi="FontbitDavid" w:hint="cs"/>
            <w:b/>
            <w:bCs/>
            <w:sz w:val="24"/>
            <w:rtl/>
          </w:rPr>
          <w:t xml:space="preserve">מ"ל</w:t>
        </w:r>
      </w:ins>
      <w:del w:id="90360" w:author="מנוע מכני" w:date="2026-10-11T12:04:39Z">
        <w:r w:rsidRPr="00AF0001">
          <w:rPr>
            <w:rFonts w:ascii="FontbitDavid" w:hAnsi="FontbitDavid" w:hint="cs"/>
            <w:b/>
            <w:bCs/>
            <w:sz w:val="24"/>
            <w:rtl/>
          </w:rPr>
          <w:delText xml:space="preserve">מ''ל</w:delText>
        </w:r>
      </w:del>
      <w:r>
        <w:rPr>
          <w:rFonts w:ascii="FontbitDavid" w:hAnsi="FontbitDavid" w:hint="cs"/>
          <w:sz w:val="24"/>
          <w:rtl/>
        </w:rPr>
        <w:t xml:space="preserve"> דקפיצת אתמול גרמה ולא ראתה כיון שלא הגיע זמן הקפיצה </w:t>
      </w:r>
    </w:p>
    <w:p>
      <w:pPr>
        <w:pStyle w:val="38"/>
        <w:rPr>
          <w:ins w:id="98938" w:author="מנוע מכני" w:date="2026-10-11T12:04:39Z"/>
        </w:rPr>
      </w:pPr>
      <w:r w:rsidRPr="00017C1D">
        <w:t>לישנא אחרינא</w:t>
      </w:r>
      <w:ins w:id="96593" w:author="מנוע מכני" w:date="2026-10-11T12:04:39Z">
        <w:r>
          <w:t xml:space="preserve"> </w:t>
        </w:r>
      </w:ins>
      <w:del w:id="96594" w:author="מנוע מכני" w:date="2026-10-11T12:04:39Z">
        <w:r w:rsidRPr="00017C1D">
          <w:delText xml:space="preserve"> </w:delText>
        </w:r>
        <w:r w:rsidRPr="00017C1D">
          <w:delText xml:space="preserve"> </w:delText>
        </w:r>
      </w:del>
      <w:ins w:id="90361" w:author="מנוע מכני" w:date="2026-10-11T12:04:39Z">
        <w:r>
          <w:t xml:space="preserve">ר"ה</w:t>
        </w:r>
      </w:ins>
      <w:del w:id="90362" w:author="מנוע מכני" w:date="2026-10-11T12:04:39Z">
        <w:r w:rsidRPr="00017C1D">
          <w:delText xml:space="preserve">ר''ה</w:delText>
        </w:r>
      </w:del>
      <w:r w:rsidRPr="00017C1D">
        <w:t xml:space="preserve">:</w:t>
      </w:r>
    </w:p>
    <w:p w:rsidR="00E403F0" w:rsidRPr="00017C1D" w:rsidRDefault="00E403F0" w:rsidP="00E403F0">
      <w:pPr>
        <w:rPr>
          <w:rFonts w:ascii="FontbitDavid" w:hAnsi="FontbitDavid"/>
          <w:spacing w:val="-6"/>
          <w:sz w:val="24"/>
          <w:rtl/>
        </w:rPr>
      </w:pPr>
      <w:del w:id="98939"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קפצה וראתה, קפצה וראתה, קפצה וראתה קבעה לה וסת לימים ולא לקפיצות.</w:t>
      </w:r>
    </w:p>
    <w:p>
      <w:pPr>
        <w:pStyle w:val="38"/>
        <w:rPr>
          <w:ins w:id="98940" w:author="מנוע מכני" w:date="2026-10-11T12:04:39Z"/>
        </w:rPr>
      </w:pPr>
      <w:r>
        <w:t xml:space="preserve">רב אשי</w:t>
      </w:r>
      <w:ins w:id="97283" w:author="מנוע מכני" w:date="2026-10-11T12:04:39Z">
        <w:r>
          <w:t xml:space="preserve">:</w:t>
        </w:r>
      </w:ins>
    </w:p>
    <w:p w:rsidR="00E403F0" w:rsidRPr="00575DAC" w:rsidRDefault="00E403F0" w:rsidP="00E403F0">
      <w:pPr>
        <w:rPr>
          <w:rFonts w:ascii="FontbitDavid" w:hAnsi="FontbitDavid"/>
          <w:sz w:val="24"/>
          <w:rtl/>
        </w:rPr>
      </w:pPr>
      <w:del w:id="97284" w:author="מנוע מכני" w:date="2026-10-11T12:04:39Z">
        <w:r>
          <w:rPr>
            <w:rFonts w:ascii="FontbitDavid" w:hAnsi="FontbitDavid" w:hint="cs"/>
            <w:sz w:val="24"/>
            <w:rtl/>
          </w:rPr>
          <w:delText xml:space="preserve"> </w:delText>
        </w:r>
        <w:r w:rsidRPr="00575DAC">
          <w:rPr>
            <w:rFonts w:ascii="FontbitDavid" w:hAnsi="FontbitDavid"/>
            <w:sz w:val="24"/>
            <w:rtl/>
          </w:rPr>
          <w:delText xml:space="preserve">:</w:delText>
        </w:r>
      </w:del>
      <w:del w:id="98941" w:author="מנוע מכני" w:date="2026-10-11T12:04:39Z">
        <w:r w:rsidRPr="00575DAC">
          <w:rPr>
            <w:rFonts w:ascii="FontbitDavid" w:hAnsi="FontbitDavid"/>
            <w:sz w:val="24"/>
            <w:rtl/>
          </w:rPr>
          <w:delText xml:space="preserve"> </w:delText>
        </w:r>
      </w:del>
      <w:r w:rsidRPr="00575DAC">
        <w:rPr>
          <w:rFonts w:ascii="FontbitDavid" w:hAnsi="FontbitDavid"/>
          <w:sz w:val="24"/>
          <w:rtl/>
        </w:rPr>
        <w:t xml:space="preserve">דקפ</w:t>
      </w:r>
      <w:r>
        <w:rPr>
          <w:rFonts w:ascii="FontbitDavid" w:hAnsi="FontbitDavid" w:hint="cs"/>
          <w:sz w:val="24"/>
          <w:rtl/>
        </w:rPr>
        <w:t xml:space="preserve">צה בחד בשבת וראתה בחד בשבת וראתה ובראשון שא</w:t>
      </w:r>
      <w:ins w:id="90363" w:author="מנוע מכני" w:date="2026-10-11T12:04:39Z">
        <w:r>
          <w:rPr>
            <w:rFonts w:ascii="FontbitDavid" w:hAnsi="FontbitDavid" w:hint="cs"/>
            <w:sz w:val="24"/>
            <w:rtl/>
          </w:rPr>
          <w:t xml:space="preserve">ח"כ</w:t>
        </w:r>
      </w:ins>
      <w:del w:id="90364" w:author="מנוע מכני" w:date="2026-10-11T12:04:39Z">
        <w:r>
          <w:rPr>
            <w:rFonts w:ascii="FontbitDavid" w:hAnsi="FontbitDavid" w:hint="cs"/>
            <w:sz w:val="24"/>
            <w:rtl/>
          </w:rPr>
          <w:delText xml:space="preserve">ח''כ</w:delText>
        </w:r>
      </w:del>
      <w:r>
        <w:rPr>
          <w:rFonts w:ascii="FontbitDavid" w:hAnsi="FontbitDavid" w:hint="cs"/>
          <w:sz w:val="24"/>
          <w:rtl/>
        </w:rPr>
        <w:t xml:space="preserve"> ראתה בלא קפיצה דנתברר הדבר מלמפרע דהיום הוא שגורם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289" w:author="קלוד" w:date="2026-10-11T09:07:21Z"/>
        </w:rPr>
      </w:pPr>
      <w:ins w:id="20288" w:author="קלוד" w:date="2026-10-11T09:07:21Z">
        <w:r>
          <w:t xml:space="preserve">משנה ז</w:t>
        </w:r>
      </w:ins>
    </w:p>
    <w:p w:rsidR="00E403F0" w:rsidRPr="00D65BEC" w:rsidRDefault="00E403F0" w:rsidP="00E403F0">
      <w:pPr>
        <w:pStyle w:val="afff9"/>
        <w:rPr>
          <w:del w:id="20169" w:author="קלוד" w:date="2026-10-11T09:07:21Z"/>
          <w:rtl/>
        </w:rPr>
      </w:pPr>
      <w:del w:id="20168" w:author="קלוד" w:date="2026-10-11T09:07:21Z">
        <w:r w:rsidRPr="00D65BEC">
          <w:rPr>
            <w:rtl/>
          </w:rPr>
          <w:delText xml:space="preserve">מתני'.</w:delText>
        </w:r>
      </w:del>
    </w:p>
    <w:p w:rsidR="00E403F0" w:rsidRPr="00B078C3" w:rsidRDefault="00E403F0" w:rsidP="00E403F0">
      <w:pPr>
        <w:pStyle w:val="afff9"/>
        <w:spacing w:before="120"/>
        <w:rPr>
          <w:rtl/>
        </w:rPr>
        <w:pPrChange w:id="90003" w:author="קלוד" w:date="2026-10-11T12:09:42Z">
          <w:pPr>
            <w:pStyle w:val="afff9"/>
          </w:pPr>
        </w:pPrChange>
      </w:pPr>
      <w:r>
        <w:rPr>
          <w:rFonts w:hint="cs"/>
          <w:rtl/>
        </w:rPr>
        <w:t xml:space="preserve">א</w:t>
      </w:r>
      <w:ins w:id="90365" w:author="מנוע מכני" w:date="2026-10-11T12:04:39Z">
        <w:r>
          <w:rPr>
            <w:rFonts w:hint="cs"/>
            <w:rtl/>
          </w:rPr>
          <w:t xml:space="preserve">ע"פ</w:t>
        </w:r>
      </w:ins>
      <w:del w:id="90366" w:author="מנוע מכני" w:date="2026-10-11T12:04:39Z">
        <w:r>
          <w:rPr>
            <w:rFonts w:hint="cs"/>
            <w:rtl/>
          </w:rPr>
          <w:delText xml:space="preserve">ע''פ</w:delText>
        </w:r>
      </w:del>
      <w:r>
        <w:rPr>
          <w:rtl/>
        </w:rPr>
        <w:t xml:space="preserve"> שאמרו דיה שעתה </w:t>
      </w:r>
      <w:r w:rsidRPr="00B078C3">
        <w:rPr>
          <w:rtl/>
        </w:rPr>
        <w:t>צריכה להיות בודקת, חוץ מן הנדה והיושבת על דם טוהר.</w:t>
      </w:r>
    </w:p>
    <w:p w:rsidR="00E403F0" w:rsidRPr="00D65BEC" w:rsidRDefault="00E403F0" w:rsidP="00E403F0">
      <w:pPr>
        <w:pStyle w:val="afff9"/>
        <w:rPr>
          <w:rtl/>
        </w:rPr>
      </w:pPr>
      <w:r w:rsidRPr="00D65BEC">
        <w:rPr>
          <w:rtl/>
        </w:rPr>
        <w:t>ומשמשת בעדים - חוץ מיושבת על דם טוהר, ובתולה שדמיה טהורים.</w:t>
      </w:r>
    </w:p>
    <w:p w:rsidR="00E403F0" w:rsidRPr="00D64BA8" w:rsidRDefault="00E403F0" w:rsidP="00E403F0">
      <w:pPr>
        <w:pStyle w:val="afff9"/>
        <w:rPr>
          <w:spacing w:val="8"/>
          <w:rtl/>
        </w:rPr>
      </w:pPr>
      <w:r w:rsidRPr="00D64BA8">
        <w:rPr>
          <w:spacing w:val="8"/>
          <w:rtl/>
        </w:rPr>
        <w:t>ופעמים צריכה להיות בודקת שחרית ובין השמשות, ובשעה שהיא עוברת לשמש את ביתה.</w:t>
      </w:r>
    </w:p>
    <w:p w:rsidR="00E403F0" w:rsidRPr="00D65BEC" w:rsidRDefault="00E403F0" w:rsidP="00E403F0">
      <w:pPr>
        <w:pStyle w:val="afff9"/>
        <w:rPr>
          <w:rtl/>
        </w:rPr>
      </w:pPr>
      <w:r w:rsidRPr="00D65BEC">
        <w:rPr>
          <w:rtl/>
        </w:rPr>
        <w:t xml:space="preserve">יתירות עליהן כהנות - בשעה שהן אוכלות בתרומה, </w:t>
      </w:r>
    </w:p>
    <w:p w:rsidR="00E403F0" w:rsidRPr="00D64BA8" w:rsidRDefault="00E403F0" w:rsidP="00E403F0">
      <w:pPr>
        <w:pStyle w:val="afff9"/>
        <w:rPr>
          <w:spacing w:val="8"/>
          <w:rtl/>
        </w:rPr>
      </w:pPr>
      <w:r w:rsidRPr="00D64BA8">
        <w:rPr>
          <w:rFonts w:hint="cs"/>
          <w:spacing w:val="8"/>
          <w:rtl/>
        </w:rPr>
        <w:t xml:space="preserve"> </w:t>
      </w:r>
      <w:r w:rsidRPr="00D64BA8">
        <w:rPr>
          <w:rFonts w:hint="cs"/>
          <w:spacing w:val="8"/>
          <w:rtl/>
        </w:rPr>
        <w:tab/>
      </w:r>
      <w:r w:rsidRPr="00D64BA8">
        <w:rPr>
          <w:spacing w:val="8"/>
          <w:rtl/>
        </w:rPr>
        <w:tab/>
      </w:r>
      <w:r w:rsidRPr="00D64BA8">
        <w:rPr>
          <w:spacing w:val="8"/>
          <w:rtl/>
        </w:rPr>
        <w:tab/>
      </w:r>
      <w:r>
        <w:rPr>
          <w:spacing w:val="8"/>
          <w:rtl/>
        </w:rPr>
        <w:t xml:space="preserve">	</w:t>
      </w:r>
      <w:r>
        <w:rPr>
          <w:rStyle w:val="TanaimMishna"/>
          <w:spacing w:val="8"/>
          <w:rtl/>
          <w:rPrChange w:id="20004" w:author="קלוד" w:date="2026-10-11T09:07:21Z">
            <w:rPr>
              <w:spacing w:val="8"/>
              <w:rtl/>
            </w:rPr>
          </w:rPrChange>
        </w:rPr>
        <w:t xml:space="preserve">רבי יהודה</w:t>
      </w:r>
      <w:r>
        <w:rPr>
          <w:spacing w:val="8"/>
          <w:rtl/>
        </w:rPr>
        <w:t xml:space="preserve"> אומר</w:t>
      </w:r>
      <w:r>
        <w:rPr>
          <w:rStyle w:val="TanaimMishna"/>
          <w:spacing w:val="8"/>
          <w:rtl/>
          <w:rPrChange w:id="102875" w:author="Claude" w:date="2026-10-11T09:07:54Z">
            <w:rPr>
              <w:spacing w:val="8"/>
              <w:rtl/>
            </w:rPr>
          </w:rPrChange>
        </w:rPr>
        <w:t xml:space="preserve">:</w:t>
      </w:r>
      <w:r>
        <w:rPr>
          <w:spacing w:val="8"/>
          <w:rtl/>
        </w:rPr>
        <w:t xml:space="preserve"> אף בשעת עברתן מלאכול בתרומה.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649" w:author="קלוד" w:date="2026-10-11T12:23:38Z"/>
        </w:rPr>
      </w:pPr>
      <w:ins w:id="90650" w:author="קלוד" w:date="2026-10-11T12:23:38Z">
        <w:r>
          <w:rPr>
            <w:color w:val="7B3F00"/>
          </w:rPr>
          <w:t xml:space="preserve">נדה אינה צריכה בדיקה - קביעת וסת בימי נדתה</w:t>
        </w:r>
      </w:ins>
    </w:p>
    <w:p w:rsidR="00E403F0" w:rsidRPr="00B078C3" w:rsidRDefault="00E403F0" w:rsidP="00E403F0">
      <w:pPr>
        <w:rPr>
          <w:rFonts w:ascii="FontbitDavid" w:hAnsi="FontbitDavid"/>
          <w:sz w:val="24"/>
          <w:rtl/>
        </w:rPr>
      </w:pPr>
      <w:r w:rsidRPr="004D74F0">
        <w:rPr>
          <w:rStyle w:val="affff2"/>
          <w:rtl/>
        </w:rPr>
        <w:t>חוץ מן הנדה</w:t>
      </w:r>
      <w:r w:rsidRPr="00B078C3">
        <w:rPr>
          <w:rFonts w:ascii="FontbitDavid" w:hAnsi="FontbitDavid"/>
          <w:sz w:val="24"/>
          <w:rtl/>
        </w:rPr>
        <w:t xml:space="preserve"> דבתוך ימי נדתה </w:t>
      </w:r>
      <w:ins w:id="97339" w:author="מנוע מכני" w:date="2026-10-11T12:04:39Z">
        <w:r>
          <w:rPr>
            <w:rFonts w:ascii="FontbitDavid" w:hAnsi="FontbitDavid"/>
            <w:sz w:val="24"/>
            <w:rtl/>
          </w:rPr>
          <w:t xml:space="preserve">לא</w:t>
        </w:r>
        <w:r>
          <w:rPr>
            <w:rFonts w:ascii="FontbitDavid" w:hAnsi="FontbitDavid"/>
            <w:sz w:val="24"/>
            <w:rtl/>
          </w:rPr>
          <w:t xml:space="preserve"> צריך</w:t>
        </w:r>
      </w:ins>
      <w:del w:id="97340" w:author="מנוע מכני" w:date="2026-10-11T12:04:39Z">
        <w:r w:rsidRPr="00B078C3">
          <w:rPr>
            <w:rFonts w:ascii="FontbitDavid" w:hAnsi="FontbitDavid"/>
            <w:sz w:val="24"/>
            <w:rtl/>
          </w:rPr>
          <w:delText xml:space="preserve">לא בעי</w:delText>
        </w:r>
      </w:del>
      <w:r w:rsidRPr="00B078C3">
        <w:rPr>
          <w:rFonts w:ascii="FontbitDavid" w:hAnsi="FontbitDavid"/>
          <w:sz w:val="24"/>
          <w:rtl/>
        </w:rPr>
        <w:t xml:space="preserve"> בדיקה.</w:t>
      </w:r>
    </w:p>
    <w:p>
      <w:pPr>
        <w:pStyle w:val="38"/>
        <w:rPr>
          <w:ins w:id="98942" w:author="מנוע מכני" w:date="2026-10-11T12:04:39Z"/>
        </w:rPr>
      </w:pPr>
      <w:r w:rsidRPr="00B078C3">
        <w:t>לר</w:t>
      </w:r>
      <w:r>
        <w:t xml:space="preserve">ש</w:t>
      </w:r>
      <w:ins w:id="90367" w:author="מנוע מכני" w:date="2026-10-11T12:04:39Z">
        <w:r>
          <w:t xml:space="preserve">ב"ל</w:t>
        </w:r>
      </w:ins>
      <w:del w:id="90368" w:author="מנוע מכני" w:date="2026-10-11T12:04:39Z">
        <w:r>
          <w:delText xml:space="preserve">ב''ל</w:delText>
        </w:r>
      </w:del>
      <w:r>
        <w:t xml:space="preserve">:</w:t>
      </w:r>
    </w:p>
    <w:p w:rsidR="00E403F0" w:rsidRPr="00B078C3" w:rsidRDefault="00E403F0" w:rsidP="00E403F0">
      <w:pPr>
        <w:rPr>
          <w:rFonts w:ascii="FontbitDavid" w:hAnsi="FontbitDavid"/>
          <w:sz w:val="24"/>
          <w:rtl/>
        </w:rPr>
      </w:pPr>
      <w:del w:id="98943"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דאשה קובעת לה וסת בתוך ימי זיבתה, ואין אשה קובעת לה וסת בתוך ימי נדתה - </w:t>
      </w:r>
      <w:ins w:id="98179" w:author="מנוע מכני" w:date="2026-10-11T12:04:39Z">
        <w:r>
          <w:rPr>
            <w:rFonts w:ascii="FontbitDavid" w:hAnsi="FontbitDavid"/>
            <w:sz w:val="24"/>
            <w:rtl/>
          </w:rPr>
          <w:t xml:space="preserve">יפה</w:t>
        </w:r>
      </w:ins>
      <w:del w:id="98180" w:author="מנוע מכני" w:date="2026-10-11T12:04:39Z">
        <w:r w:rsidRPr="00B078C3">
          <w:rPr>
            <w:rFonts w:ascii="FontbitDavid" w:hAnsi="FontbitDavid"/>
            <w:sz w:val="24"/>
            <w:rtl/>
          </w:rPr>
          <w:delText xml:space="preserve">שפיר</w:delText>
        </w:r>
      </w:del>
      <w:ins w:id="96595" w:author="מנוע מכני" w:date="2026-10-11T12:04:39Z">
        <w:r>
          <w:rPr>
            <w:rFonts w:ascii="FontbitDavid" w:hAnsi="FontbitDavid"/>
            <w:sz w:val="24"/>
            <w:rtl/>
          </w:rPr>
          <w:t xml:space="preserve">,</w:t>
        </w:r>
      </w:ins>
      <w:del w:id="96596" w:author="מנוע מכני" w:date="2026-10-11T12:04:39Z">
        <w:r w:rsidRPr="00B078C3">
          <w:rPr>
            <w:rFonts w:ascii="FontbitDavid" w:hAnsi="FontbitDavid"/>
            <w:sz w:val="24"/>
            <w:rtl/>
          </w:rPr>
          <w:delText xml:space="preserve">;</w:delText>
        </w:r>
      </w:del>
    </w:p>
    <w:p>
      <w:pPr>
        <w:pStyle w:val="38"/>
        <w:rPr>
          <w:ins w:id="98944" w:author="מנוע מכני" w:date="2026-10-11T12:04:39Z"/>
        </w:rPr>
      </w:pPr>
      <w:r>
        <w:t xml:space="preserve">ואפי' לר</w:t>
      </w:r>
      <w:ins w:id="90369" w:author="מנוע מכני" w:date="2026-10-11T12:04:39Z">
        <w:r>
          <w:t xml:space="preserve">י"ו</w:t>
        </w:r>
      </w:ins>
      <w:del w:id="90370" w:author="מנוע מכני" w:date="2026-10-11T12:04:39Z">
        <w:r>
          <w:delText xml:space="preserve">י''ו</w:delText>
        </w:r>
      </w:del>
      <w:r>
        <w:t xml:space="preserve">:</w:t>
      </w:r>
    </w:p>
    <w:p w:rsidR="00E403F0" w:rsidRDefault="00E403F0" w:rsidP="00E403F0">
      <w:pPr>
        <w:rPr>
          <w:rFonts w:ascii="FontbitDavid" w:hAnsi="FontbitDavid"/>
          <w:sz w:val="24"/>
          <w:rtl/>
        </w:rPr>
      </w:pPr>
      <w:del w:id="989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דאשה קובעת לה וסת בתוך ימי נדתה</w:t>
      </w:r>
      <w:r>
        <w:rPr>
          <w:rFonts w:ascii="FontbitDavid" w:hAnsi="FontbitDavid" w:hint="cs"/>
          <w:sz w:val="24"/>
          <w:rtl/>
        </w:rPr>
        <w:t>,</w:t>
      </w:r>
      <w:r w:rsidRPr="00B078C3">
        <w:rPr>
          <w:rFonts w:ascii="FontbitDavid" w:hAnsi="FontbitDavid"/>
          <w:sz w:val="24"/>
          <w:rtl/>
        </w:rPr>
        <w:t xml:space="preserve"> </w:t>
      </w:r>
    </w:p>
    <w:p>
      <w:pPr>
        <w:pStyle w:val="38"/>
        <w:rPr>
          <w:ins w:id="98946" w:author="מנוע מכני" w:date="2026-10-11T12:04:39Z"/>
        </w:rPr>
      </w:pPr>
      <w:r>
        <w:tab/>
      </w:r>
      <w:r>
        <w:tab/>
      </w:r>
      <w:r>
        <w:t xml:space="preserve">הך</w:t>
      </w:r>
    </w:p>
    <w:p w:rsidR="00E403F0" w:rsidRDefault="00E403F0" w:rsidP="00E403F0">
      <w:pPr>
        <w:rPr>
          <w:rFonts w:ascii="FontbitDavid" w:hAnsi="FontbitDavid"/>
          <w:sz w:val="24"/>
          <w:rtl/>
        </w:rPr>
      </w:pPr>
      <w:del w:id="98947" w:author="מנוע מכני" w:date="2026-10-11T12:04:39Z">
        <w:r>
          <w:rPr>
            <w:rFonts w:ascii="FontbitDavid" w:hAnsi="FontbitDavid" w:hint="cs"/>
            <w:sz w:val="24"/>
            <w:rtl/>
          </w:rPr>
          <w:delText xml:space="preserve"> </w:delText>
        </w:r>
      </w:del>
      <w:r>
        <w:rPr>
          <w:rFonts w:ascii="FontbitDavid" w:hAnsi="FontbitDavid" w:hint="cs"/>
          <w:sz w:val="24"/>
          <w:rtl/>
        </w:rPr>
        <w:t xml:space="preserve">דבודקת היכן שראתה מעין סתום אבל היכן שרואה מעין פתוח </w:t>
      </w:r>
      <w:r>
        <w:rPr>
          <w:rFonts w:ascii="FontbitDavid" w:hAnsi="FontbitDavid" w:hint="cs"/>
          <w:sz w:val="24"/>
          <w:rtl/>
        </w:rPr>
        <w:t xml:space="preserve">לא</w:t>
      </w:r>
      <w:r>
        <w:rPr>
          <w:rFonts w:ascii="FontbitDavid" w:hAnsi="FontbitDavid" w:hint="cs"/>
          <w:sz w:val="24"/>
          <w:rtl/>
        </w:rPr>
        <w:t xml:space="preserve"> אמרי' </w:t>
      </w:r>
    </w:p>
    <w:p w:rsidR="00E403F0" w:rsidRPr="00B078C3" w:rsidRDefault="00E403F0" w:rsidP="00E403F0">
      <w:pPr>
        <w:jc w:val="center"/>
        <w:rPr>
          <w:del w:id="90024" w:author="מנוע עיצוב" w:date="2026-10-11T12:09:26Z"/>
          <w:rFonts w:ascii="FontbitDavid" w:hAnsi="FontbitDavid"/>
          <w:sz w:val="24"/>
          <w:rtl/>
        </w:rPr>
      </w:pPr>
      <w:del w:id="9002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64" w:author="קלוד" w:date="2026-10-11T09:07:21Z">
          <w:pPr>
            <w:pStyle w:val="affff1"/>
            <w:rPr>
              <w:rtl/>
            </w:rPr>
          </w:pPr>
        </w:pPrChange>
      </w:pPr>
      <w:ins w:id="9811" w:author="מספור קטעי משנה" w:date="2026-10-11T09:25:19Z">
        <w:r>
          <w:rPr>
            <w:rStyle w:val="MisparKeta"/>
          </w:rPr>
          <w:t xml:space="preserve">ד. </w:t>
        </w:r>
      </w:ins>
      <w:r w:rsidRPr="00B078C3">
        <w:rPr>
          <w:rtl/>
        </w:rPr>
        <w:t>והיושבת על דם טוהר.</w:t>
      </w:r>
    </w:p>
    <w:p w:rsidR="00E403F0" w:rsidRPr="00B078C3" w:rsidRDefault="00E403F0" w:rsidP="00E403F0">
      <w:pPr>
        <w:rPr>
          <w:rFonts w:ascii="FontbitDavid" w:hAnsi="FontbitDavid"/>
          <w:sz w:val="24"/>
          <w:rtl/>
        </w:rPr>
      </w:pPr>
      <w:r w:rsidRPr="00B078C3">
        <w:rPr>
          <w:rFonts w:ascii="FontbitDavid" w:hAnsi="FontbitDavid"/>
          <w:sz w:val="24"/>
          <w:rtl/>
        </w:rPr>
        <w:t xml:space="preserve">קס"ד: מבקשת לישב על דם טוהר</w:t>
      </w:r>
      <w:ins w:id="96597" w:author="מנוע מכני" w:date="2026-10-11T12:04:39Z">
        <w:r>
          <w:rPr>
            <w:rFonts w:ascii="FontbitDavid" w:hAnsi="FontbitDavid"/>
            <w:sz w:val="24"/>
            <w:rtl/>
          </w:rPr>
          <w:t xml:space="preserve">,</w:t>
        </w:r>
      </w:ins>
      <w:del w:id="96598" w:author="מנוע מכני" w:date="2026-10-11T12:04:39Z">
        <w:r w:rsidRPr="00B078C3">
          <w:rPr>
            <w:rFonts w:ascii="FontbitDavid" w:hAnsi="FontbitDavid"/>
            <w:sz w:val="24"/>
            <w:rtl/>
          </w:rPr>
          <w:delText xml:space="preserve">;</w:delText>
        </w:r>
      </w:del>
    </w:p>
    <w:p>
      <w:pPr>
        <w:pStyle w:val="38"/>
        <w:rPr>
          <w:ins w:id="98948" w:author="מנוע מכני" w:date="2026-10-11T12:04:39Z"/>
        </w:rPr>
      </w:pPr>
      <w:r w:rsidRPr="006D79E3">
        <w:t>לרב</w:t>
      </w:r>
      <w:r>
        <w:t>:</w:t>
      </w:r>
    </w:p>
    <w:p w:rsidR="00E403F0" w:rsidRDefault="00E403F0" w:rsidP="00E403F0">
      <w:pPr>
        <w:rPr>
          <w:rFonts w:ascii="FontbitDavid" w:hAnsi="FontbitDavid"/>
          <w:sz w:val="24"/>
          <w:rtl/>
        </w:rPr>
      </w:pPr>
      <w:del w:id="98949" w:author="מנוע מכני" w:date="2026-10-11T12:04:39Z">
        <w:r>
          <w:rPr>
            <w:rFonts w:ascii="FontbitDavid" w:hAnsi="FontbitDavid"/>
            <w:sz w:val="24"/>
            <w:rtl/>
          </w:rPr>
          <w:delText xml:space="preserve"> </w:delText>
        </w:r>
      </w:del>
      <w:r>
        <w:rPr>
          <w:rFonts w:ascii="FontbitDavid" w:hAnsi="FontbitDavid"/>
          <w:sz w:val="24"/>
          <w:rtl/>
        </w:rPr>
        <w:t xml:space="preserve">ד</w:t>
      </w:r>
      <w:r w:rsidRPr="00B078C3">
        <w:rPr>
          <w:rFonts w:ascii="FontbitDavid" w:hAnsi="FontbitDavid"/>
          <w:sz w:val="24"/>
          <w:rtl/>
        </w:rPr>
        <w:t xml:space="preserve">מעין אחד הוא, התורה טמאתו והתורה טהרתו - </w:t>
      </w:r>
      <w:ins w:id="98181" w:author="מנוע מכני" w:date="2026-10-11T12:04:39Z">
        <w:r>
          <w:rPr>
            <w:rFonts w:ascii="FontbitDavid" w:hAnsi="FontbitDavid"/>
            <w:sz w:val="24"/>
            <w:rtl/>
          </w:rPr>
          <w:t xml:space="preserve">יפה</w:t>
        </w:r>
      </w:ins>
      <w:del w:id="98182"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w:t>
      </w:r>
    </w:p>
    <w:p w:rsidR="00E403F0" w:rsidRDefault="00E403F0" w:rsidP="00E403F0">
      <w:pPr>
        <w:rPr>
          <w:rFonts w:ascii="FontbitDavid" w:hAnsi="FontbitDavid"/>
          <w:sz w:val="24"/>
          <w:rtl/>
        </w:rPr>
      </w:pPr>
      <w:r w:rsidRPr="006D79E3">
        <w:rPr>
          <w:rFonts w:ascii="FontbitDavid" w:hAnsi="FontbitDavid" w:hint="cs"/>
          <w:b/>
          <w:bCs/>
          <w:sz w:val="24"/>
          <w:rtl/>
        </w:rPr>
        <w:t>ו</w:t>
      </w:r>
      <w:r w:rsidRPr="006D79E3">
        <w:rPr>
          <w:rFonts w:ascii="FontbitDavid" w:hAnsi="FontbitDavid"/>
          <w:b/>
          <w:bCs/>
          <w:sz w:val="24"/>
          <w:rtl/>
        </w:rPr>
        <w:t>ללוי</w:t>
      </w:r>
      <w:r>
        <w:rPr>
          <w:rFonts w:ascii="FontbitDavid" w:hAnsi="FontbitDavid" w:hint="cs"/>
          <w:b/>
          <w:bCs/>
          <w:sz w:val="24"/>
          <w:rtl/>
        </w:rPr>
        <w:t>:</w:t>
      </w:r>
      <w:r>
        <w:rPr>
          <w:rFonts w:ascii="FontbitDavid" w:hAnsi="FontbitDavid" w:hint="cs"/>
          <w:sz w:val="24"/>
          <w:rtl/>
        </w:rPr>
        <w:t xml:space="preserve"> ד</w:t>
      </w:r>
      <w:r w:rsidRPr="00B078C3">
        <w:rPr>
          <w:rFonts w:ascii="FontbitDavid" w:hAnsi="FontbitDavid"/>
          <w:sz w:val="24"/>
          <w:rtl/>
        </w:rPr>
        <w:t xml:space="preserve">שני מעינות הם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 xml:space="preserve">מה שאינה בודקת </w:t>
      </w:r>
      <w:ins w:id="93505" w:author="מנוע מכני" w:date="2026-10-11T12:04:39Z">
        <w:r>
          <w:rPr>
            <w:rFonts w:ascii="FontbitDavid" w:hAnsi="FontbitDavid" w:hint="cs"/>
            <w:sz w:val="24"/>
            <w:rtl/>
          </w:rPr>
          <w:t xml:space="preserve">דכאן</w:t>
        </w:r>
      </w:ins>
      <w:del w:id="93506" w:author="מנוע מכני" w:date="2026-10-11T12:04:39Z">
        <w:r>
          <w:rPr>
            <w:rFonts w:ascii="FontbitDavid" w:hAnsi="FontbitDavid" w:hint="cs"/>
            <w:sz w:val="24"/>
            <w:rtl/>
          </w:rPr>
          <w:delText xml:space="preserve">דהכא</w:delText>
        </w:r>
      </w:del>
      <w:r>
        <w:rPr>
          <w:rFonts w:ascii="FontbitDavid" w:hAnsi="FontbitDavid" w:hint="cs"/>
          <w:sz w:val="24"/>
          <w:rtl/>
        </w:rPr>
        <w:t xml:space="preserve"> כ</w:t>
      </w:r>
      <w:ins w:id="90371" w:author="מנוע מכני" w:date="2026-10-11T12:04:39Z">
        <w:r>
          <w:rPr>
            <w:rFonts w:ascii="FontbitDavid" w:hAnsi="FontbitDavid" w:hint="cs"/>
            <w:sz w:val="24"/>
            <w:rtl/>
          </w:rPr>
          <w:t xml:space="preserve">ב"ש</w:t>
        </w:r>
      </w:ins>
      <w:del w:id="90372" w:author="מנוע מכני" w:date="2026-10-11T12:04:39Z">
        <w:r>
          <w:rPr>
            <w:rFonts w:ascii="FontbitDavid" w:hAnsi="FontbitDavid" w:hint="cs"/>
            <w:sz w:val="24"/>
            <w:rtl/>
          </w:rPr>
          <w:delText xml:space="preserve">ב''ש</w:delText>
        </w:r>
      </w:del>
      <w:r>
        <w:rPr>
          <w:rFonts w:ascii="FontbitDavid" w:hAnsi="FontbitDavid" w:hint="cs"/>
          <w:sz w:val="24"/>
          <w:rtl/>
        </w:rPr>
        <w:t xml:space="preserve"> </w:t>
      </w:r>
      <w:ins w:id="93503" w:author="מנוע מכני" w:date="2026-10-11T12:04:39Z">
        <w:r>
          <w:rPr>
            <w:rFonts w:ascii="FontbitDavid" w:hAnsi="FontbitDavid" w:hint="cs"/>
            <w:sz w:val="24"/>
            <w:rtl/>
          </w:rPr>
          <w:t xml:space="preserve">דאמרו</w:t>
        </w:r>
      </w:ins>
      <w:del w:id="93504" w:author="מנוע מכני" w:date="2026-10-11T12:04:39Z">
        <w:r>
          <w:rPr>
            <w:rFonts w:ascii="FontbitDavid" w:hAnsi="FontbitDavid" w:hint="cs"/>
            <w:sz w:val="24"/>
            <w:rtl/>
          </w:rPr>
          <w:delText xml:space="preserve">דאמרי</w:delText>
        </w:r>
      </w:del>
      <w:r>
        <w:rPr>
          <w:rFonts w:ascii="FontbitDavid" w:hAnsi="FontbitDavid" w:hint="cs"/>
          <w:sz w:val="24"/>
          <w:rtl/>
        </w:rPr>
        <w:t xml:space="preserve"> מעין אחד הוא </w:t>
      </w:r>
    </w:p>
    <w:p w:rsidR="00E403F0" w:rsidRDefault="00E403F0" w:rsidP="00E403F0">
      <w:pPr>
        <w:rPr>
          <w:rFonts w:ascii="FontbitDavid" w:hAnsi="FontbitDavid"/>
          <w:sz w:val="24"/>
          <w:rtl/>
        </w:rPr>
      </w:pPr>
      <w:r>
        <w:rPr>
          <w:rFonts w:ascii="FontbitDavid" w:hAnsi="FontbitDavid" w:hint="cs"/>
          <w:sz w:val="24"/>
          <w:rtl/>
        </w:rPr>
        <w:t xml:space="preserve">ואפי' דסתם ואח'כ מחלוקת אין הלכה כסתם </w:t>
      </w:r>
    </w:p>
    <w:p w:rsidR="00E403F0" w:rsidRDefault="00E403F0" w:rsidP="00E403F0">
      <w:pPr>
        <w:pStyle w:val="afff3"/>
        <w:framePr w:wrap="around"/>
        <w:rPr>
          <w:rtl/>
        </w:rPr>
      </w:pPr>
      <w:r>
        <w:rPr>
          <w:rFonts w:hint="cs"/>
          <w:rtl/>
        </w:rPr>
        <w:t>יא:</w:t>
      </w:r>
    </w:p>
    <w:p>
      <w:pPr>
        <w:pStyle w:val="38"/>
        <w:rPr>
          <w:ins w:id="98950" w:author="מנוע מכני" w:date="2026-10-11T12:04:39Z"/>
        </w:rPr>
      </w:pPr>
      <w:r>
        <w:t xml:space="preserve">וא</w:t>
      </w:r>
      <w:ins w:id="90373" w:author="מנוע מכני" w:date="2026-10-11T12:04:39Z">
        <w:r>
          <w:t xml:space="preserve">ב"א</w:t>
        </w:r>
      </w:ins>
      <w:del w:id="90374" w:author="מנוע מכני" w:date="2026-10-11T12:04:39Z">
        <w:r>
          <w:delText xml:space="preserve">ב''א</w:delText>
        </w:r>
      </w:del>
      <w:r>
        <w:t xml:space="preserve">:</w:t>
      </w:r>
    </w:p>
    <w:p w:rsidR="00E403F0" w:rsidRPr="00B078C3" w:rsidRDefault="00E403F0" w:rsidP="00E403F0">
      <w:pPr>
        <w:rPr>
          <w:rFonts w:ascii="FontbitDavid" w:hAnsi="FontbitDavid"/>
          <w:sz w:val="24"/>
          <w:rtl/>
        </w:rPr>
      </w:pPr>
      <w:del w:id="98951" w:author="מנוע מכני" w:date="2026-10-11T12:04:39Z">
        <w:r>
          <w:rPr>
            <w:rFonts w:ascii="FontbitDavid" w:hAnsi="FontbitDavid" w:hint="cs"/>
            <w:sz w:val="24"/>
            <w:rtl/>
          </w:rPr>
          <w:delText xml:space="preserve"> </w:delText>
        </w:r>
      </w:del>
      <w:ins w:id="93507" w:author="מנוע מכני" w:date="2026-10-11T12:04:39Z">
        <w:r>
          <w:rPr>
            <w:rFonts w:ascii="FontbitDavid" w:hAnsi="FontbitDavid" w:hint="cs"/>
            <w:sz w:val="24"/>
            <w:rtl/>
          </w:rPr>
          <w:t xml:space="preserve">לא</w:t>
        </w:r>
      </w:ins>
      <w:del w:id="93508"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w:t>
      </w:r>
      <w:r w:rsidRPr="00B078C3">
        <w:rPr>
          <w:rFonts w:ascii="FontbitDavid" w:hAnsi="FontbitDavid"/>
          <w:sz w:val="24"/>
          <w:rtl/>
        </w:rPr>
        <w:t xml:space="preserve">מבקשת לישב </w:t>
      </w:r>
      <w:r>
        <w:rPr>
          <w:rFonts w:ascii="FontbitDavid" w:hAnsi="FontbitDavid" w:hint="cs"/>
          <w:sz w:val="24"/>
          <w:rtl/>
        </w:rPr>
        <w:t xml:space="preserve">אלא </w:t>
      </w:r>
      <w:r w:rsidRPr="00B078C3">
        <w:rPr>
          <w:rFonts w:ascii="FontbitDavid" w:hAnsi="FontbitDavid"/>
          <w:sz w:val="24"/>
          <w:rtl/>
        </w:rPr>
        <w:t>יושבת קתני.</w:t>
      </w:r>
    </w:p>
    <w:p>
      <w:pPr>
        <w:pStyle w:val="38"/>
        <w:rPr>
          <w:ins w:id="98952" w:author="מנוע מכני" w:date="2026-10-11T12:04:39Z"/>
        </w:rPr>
      </w:pPr>
      <w:r w:rsidRPr="00EF77EC">
        <w:t>והך</w:t>
      </w:r>
    </w:p>
    <w:p w:rsidR="00E403F0" w:rsidRDefault="00E403F0" w:rsidP="00E403F0">
      <w:pPr>
        <w:rPr>
          <w:rFonts w:ascii="FontbitDavid" w:hAnsi="FontbitDavid"/>
          <w:sz w:val="24"/>
          <w:rtl/>
        </w:rPr>
      </w:pPr>
      <w:del w:id="98953" w:author="מנוע מכני" w:date="2026-10-11T12:04:39Z">
        <w:r>
          <w:rPr>
            <w:rFonts w:ascii="FontbitDavid" w:hAnsi="FontbitDavid" w:hint="cs"/>
            <w:sz w:val="24"/>
            <w:rtl/>
          </w:rPr>
          <w:delText xml:space="preserve"> </w:delText>
        </w:r>
      </w:del>
      <w:r>
        <w:rPr>
          <w:rFonts w:ascii="FontbitDavid" w:hAnsi="FontbitDavid" w:hint="cs"/>
          <w:sz w:val="24"/>
          <w:rtl/>
        </w:rPr>
        <w:t xml:space="preserve">דיושבת </w:t>
      </w:r>
      <w:ins w:id="90375" w:author="מנוע מכני" w:date="2026-10-11T12:04:39Z">
        <w:r>
          <w:rPr>
            <w:rFonts w:ascii="FontbitDavid" w:hAnsi="FontbitDavid" w:hint="cs"/>
            <w:sz w:val="24"/>
            <w:rtl/>
          </w:rPr>
          <w:t xml:space="preserve">מ"ד</w:t>
        </w:r>
      </w:ins>
      <w:del w:id="90376" w:author="מנוע מכני" w:date="2026-10-11T12:04:39Z">
        <w:r>
          <w:rPr>
            <w:rFonts w:ascii="FontbitDavid" w:hAnsi="FontbitDavid" w:hint="cs"/>
            <w:sz w:val="24"/>
            <w:rtl/>
          </w:rPr>
          <w:delText xml:space="preserve">מ''ד</w:delText>
        </w:r>
      </w:del>
      <w:r>
        <w:rPr>
          <w:rFonts w:ascii="FontbitDavid" w:hAnsi="FontbitDavid" w:hint="cs"/>
          <w:sz w:val="24"/>
          <w:rtl/>
        </w:rPr>
        <w:t xml:space="preserve"> דתבדוק שמא קבעה לה וסת </w:t>
      </w:r>
      <w:r>
        <w:rPr>
          <w:rFonts w:ascii="FontbitDavid" w:hAnsi="FontbitDavid"/>
          <w:sz w:val="24"/>
          <w:rtl/>
        </w:rPr>
        <w:t>–</w:t>
      </w:r>
      <w:r>
        <w:rPr>
          <w:rFonts w:ascii="FontbitDavid" w:hAnsi="FontbitDavid" w:hint="cs"/>
          <w:sz w:val="24"/>
          <w:rtl/>
        </w:rPr>
        <w:t xml:space="preserve"> </w:t>
      </w:r>
      <w:r>
        <w:rPr>
          <w:rFonts w:ascii="FontbitDavid" w:hAnsi="FontbitDavid" w:hint="cs"/>
          <w:sz w:val="24"/>
          <w:rtl/>
        </w:rPr>
        <w:t xml:space="preserve">ק</w:t>
      </w:r>
      <w:ins w:id="90377" w:author="מנוע מכני" w:date="2026-10-11T12:04:39Z">
        <w:r>
          <w:rPr>
            <w:rFonts w:ascii="FontbitDavid" w:hAnsi="FontbitDavid" w:hint="cs"/>
            <w:sz w:val="24"/>
            <w:rtl/>
          </w:rPr>
          <w:t xml:space="preserve">מ"ל</w:t>
        </w:r>
      </w:ins>
      <w:del w:id="90378"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דמעין טהור למעין טמא </w:t>
      </w:r>
      <w:r>
        <w:rPr>
          <w:rFonts w:ascii="FontbitDavid" w:hAnsi="FontbitDavid" w:hint="cs"/>
          <w:sz w:val="24"/>
          <w:rtl/>
        </w:rPr>
        <w:t xml:space="preserve">לא</w:t>
      </w:r>
      <w:r>
        <w:rPr>
          <w:rFonts w:ascii="FontbitDavid" w:hAnsi="FontbitDavid" w:hint="cs"/>
          <w:sz w:val="24"/>
          <w:rtl/>
        </w:rPr>
        <w:t xml:space="preserve"> קבעה</w:t>
      </w:r>
    </w:p>
    <w:p w:rsidR="00E403F0" w:rsidRDefault="00E403F0" w:rsidP="00E403F0">
      <w:pPr>
        <w:rPr>
          <w:rFonts w:ascii="FontbitDavid" w:hAnsi="FontbitDavid"/>
          <w:sz w:val="24"/>
          <w:rtl/>
        </w:rPr>
      </w:pPr>
      <w:r w:rsidRPr="00B078C3">
        <w:rPr>
          <w:rFonts w:ascii="FontbitDavid" w:hAnsi="FontbitDavid"/>
          <w:sz w:val="24"/>
          <w:rtl/>
        </w:rPr>
        <w:t xml:space="preserve">הניחא ללוי, דשני מעינות הם, אלא </w:t>
      </w:r>
      <w:r w:rsidRPr="00B078C3">
        <w:rPr>
          <w:rStyle w:val="2fb"/>
          <w:rFonts w:ascii="FontbitDavid" w:hAnsi="FontbitDavid"/>
          <w:sz w:val="24"/>
          <w:rtl/>
        </w:rPr>
        <w:t xml:space="preserve">לרב</w:t>
      </w:r>
      <w:r w:rsidRPr="00B078C3">
        <w:rPr>
          <w:rFonts w:ascii="FontbitDavid" w:hAnsi="FontbitDavid"/>
          <w:sz w:val="24"/>
          <w:rtl/>
        </w:rPr>
        <w:t xml:space="preserve"> דמעין אחד הוא - תבדוק, </w:t>
      </w:r>
      <w:ins w:id="95003" w:author="מנוע מכני" w:date="2026-10-11T12:04:39Z">
        <w:r>
          <w:rPr>
            <w:rFonts w:ascii="FontbitDavid" w:hAnsi="FontbitDavid"/>
            <w:sz w:val="24"/>
            <w:rtl/>
          </w:rPr>
          <w:t xml:space="preserve">שמא</w:t>
        </w:r>
      </w:ins>
      <w:del w:id="95004" w:author="מנוע מכני" w:date="2026-10-11T12:04:39Z">
        <w:r w:rsidRPr="00B078C3">
          <w:rPr>
            <w:rFonts w:ascii="FontbitDavid" w:hAnsi="FontbitDavid"/>
            <w:sz w:val="24"/>
            <w:rtl/>
          </w:rPr>
          <w:delText xml:space="preserve">דילמא</w:delText>
        </w:r>
      </w:del>
      <w:r w:rsidRPr="00B078C3">
        <w:rPr>
          <w:rFonts w:ascii="FontbitDavid" w:hAnsi="FontbitDavid"/>
          <w:sz w:val="24"/>
          <w:rtl/>
        </w:rPr>
        <w:t xml:space="preserve"> קבעה לה וסת! </w:t>
      </w:r>
    </w:p>
    <w:p w:rsidR="00E403F0" w:rsidRPr="00B078C3" w:rsidRDefault="00E403F0" w:rsidP="00E403F0">
      <w:pPr>
        <w:rPr>
          <w:rFonts w:ascii="FontbitDavid" w:hAnsi="FontbitDavid"/>
          <w:sz w:val="24"/>
          <w:rtl/>
        </w:rPr>
      </w:pPr>
      <w:r>
        <w:rPr>
          <w:rFonts w:ascii="FontbitDavid" w:hAnsi="FontbitDavid"/>
          <w:sz w:val="24"/>
          <w:rtl/>
        </w:rPr>
        <w:t xml:space="preserve">א</w:t>
      </w:r>
      <w:ins w:id="90379" w:author="מנוע מכני" w:date="2026-10-11T12:04:39Z">
        <w:r>
          <w:rPr>
            <w:rFonts w:ascii="FontbitDavid" w:hAnsi="FontbitDavid"/>
            <w:sz w:val="24"/>
            <w:rtl/>
          </w:rPr>
          <w:t xml:space="preserve">פ"ה</w:t>
        </w:r>
      </w:ins>
      <w:del w:id="90380" w:author="מנוע מכני" w:date="2026-10-11T12:04:39Z">
        <w:r>
          <w:rPr>
            <w:rFonts w:ascii="FontbitDavid" w:hAnsi="FontbitDavid"/>
            <w:sz w:val="24"/>
            <w:rtl/>
          </w:rPr>
          <w:delText xml:space="preserve">פ</w:delText>
        </w:r>
        <w:r>
          <w:rPr>
            <w:rFonts w:ascii="FontbitDavid" w:hAnsi="FontbitDavid" w:hint="cs"/>
            <w:sz w:val="24"/>
            <w:rtl/>
          </w:rPr>
          <w:delText xml:space="preserve">''ה</w:delText>
        </w:r>
      </w:del>
      <w:r>
        <w:rPr>
          <w:rFonts w:ascii="FontbitDavid" w:hAnsi="FontbitDavid" w:hint="cs"/>
          <w:sz w:val="24"/>
          <w:rtl/>
        </w:rPr>
        <w:t xml:space="preserve"> </w:t>
      </w:r>
      <w:r w:rsidRPr="00B078C3">
        <w:rPr>
          <w:rFonts w:ascii="FontbitDavid" w:hAnsi="FontbitDavid"/>
          <w:sz w:val="24"/>
          <w:rtl/>
        </w:rPr>
        <w:t xml:space="preserve">- מימי טהרה לימי טומאה - </w:t>
      </w:r>
      <w:r w:rsidRPr="00B078C3">
        <w:rPr>
          <w:rFonts w:ascii="FontbitDavid" w:hAnsi="FontbitDavid"/>
          <w:sz w:val="24"/>
          <w:rtl/>
        </w:rPr>
        <w:t xml:space="preserve">לא</w:t>
      </w:r>
      <w:r w:rsidRPr="00B078C3">
        <w:rPr>
          <w:rFonts w:ascii="FontbitDavid" w:hAnsi="FontbitDavid"/>
          <w:sz w:val="24"/>
          <w:rtl/>
        </w:rPr>
        <w:t xml:space="preserve"> קבעה.</w:t>
      </w:r>
    </w:p>
    <w:p w:rsidR="00E403F0" w:rsidRPr="00B078C3" w:rsidRDefault="00E403F0" w:rsidP="00E403F0">
      <w:pPr>
        <w:jc w:val="center"/>
        <w:rPr>
          <w:del w:id="90026" w:author="מנוע עיצוב" w:date="2026-10-11T12:09:26Z"/>
          <w:rFonts w:ascii="FontbitDavid" w:hAnsi="FontbitDavid"/>
          <w:sz w:val="24"/>
          <w:rtl/>
        </w:rPr>
      </w:pPr>
      <w:del w:id="90025"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065" w:author="קלוד" w:date="2026-10-11T09:07:21Z">
          <w:pPr>
            <w:pStyle w:val="affff1"/>
            <w:rPr>
              <w:rtl/>
            </w:rPr>
          </w:pPr>
        </w:pPrChange>
      </w:pPr>
      <w:ins w:id="9812" w:author="מספור קטעי משנה" w:date="2026-10-11T09:25:19Z">
        <w:r>
          <w:rPr>
            <w:rStyle w:val="MisparKeta"/>
          </w:rPr>
          <w:t xml:space="preserve">א. </w:t>
        </w:r>
      </w:ins>
      <w:r>
        <w:rPr>
          <w:rtl/>
        </w:rPr>
        <w:t>ומשמשת בעדים וכו'</w:t>
      </w:r>
    </w:p>
    <w:p w:rsidR="00E403F0" w:rsidRDefault="00E403F0" w:rsidP="00E403F0">
      <w:pPr>
        <w:rPr>
          <w:rFonts w:ascii="FontbitDavid" w:hAnsi="FontbitDavid"/>
          <w:sz w:val="24"/>
          <w:rtl/>
        </w:rPr>
      </w:pPr>
      <w:r w:rsidRPr="00B078C3">
        <w:rPr>
          <w:rFonts w:ascii="FontbitDavid" w:hAnsi="FontbitDavid"/>
          <w:sz w:val="24"/>
          <w:rtl/>
        </w:rPr>
        <w:t xml:space="preserve">תנן</w:t>
      </w:r>
      <w:r w:rsidRPr="00B078C3">
        <w:rPr>
          <w:rFonts w:ascii="FontbitDavid" w:hAnsi="FontbitDavid"/>
          <w:sz w:val="24"/>
          <w:rtl/>
        </w:rPr>
        <w:t xml:space="preserve"> </w:t>
      </w:r>
      <w:ins w:id="93509" w:author="מנוע מכני" w:date="2026-10-11T12:04:39Z">
        <w:r>
          <w:rPr>
            <w:rFonts w:ascii="FontbitDavid" w:hAnsi="FontbitDavid"/>
            <w:sz w:val="24"/>
            <w:rtl/>
          </w:rPr>
          <w:t xml:space="preserve">שם</w:t>
        </w:r>
      </w:ins>
      <w:del w:id="93510"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תינוקת שלא הגיע זמנה לראות ונשאת, </w:t>
      </w:r>
    </w:p>
    <w:p w:rsidR="00E403F0" w:rsidRPr="00B078C3" w:rsidRDefault="00E403F0" w:rsidP="00E403F0">
      <w:pPr>
        <w:rPr>
          <w:rFonts w:ascii="FontbitDavid" w:hAnsi="FontbitDavid"/>
          <w:sz w:val="24"/>
          <w:rtl/>
        </w:rPr>
      </w:pPr>
      <w:r w:rsidRPr="00B078C3">
        <w:rPr>
          <w:rFonts w:ascii="FontbitDavid" w:hAnsi="FontbitDavid"/>
          <w:sz w:val="24"/>
          <w:rtl/>
        </w:rPr>
        <w:t xml:space="preserve">ב"ש</w:t>
      </w:r>
      <w:r w:rsidRPr="00B078C3">
        <w:rPr>
          <w:rFonts w:ascii="FontbitDavid" w:hAnsi="FontbitDavid"/>
          <w:sz w:val="24"/>
          <w:rtl/>
        </w:rPr>
        <w:t xml:space="preserve"> אומרים: נותנין לה ארבע לילות, </w:t>
      </w:r>
      <w:r w:rsidRPr="00B078C3">
        <w:rPr>
          <w:rFonts w:ascii="FontbitDavid" w:hAnsi="FontbitDavid"/>
          <w:sz w:val="24"/>
          <w:rtl/>
        </w:rPr>
        <w:t xml:space="preserve">וב"ה</w:t>
      </w:r>
      <w:r w:rsidRPr="00B078C3">
        <w:rPr>
          <w:rFonts w:ascii="FontbitDavid" w:hAnsi="FontbitDavid"/>
          <w:sz w:val="24"/>
          <w:rtl/>
        </w:rPr>
        <w:t xml:space="preserve"> אומרים: עד שתחיה המכה.</w:t>
      </w:r>
    </w:p>
    <w:p>
      <w:pPr>
        <w:pStyle w:val="afffff8"/>
        <w:rPr>
          <w:ins w:id="90647" w:author="קלוד" w:date="2026-10-11T12:23:38Z"/>
        </w:rPr>
      </w:pPr>
      <w:ins w:id="90648" w:author="קלוד" w:date="2026-10-11T12:23:38Z">
        <w:r>
          <w:rPr>
            <w:color w:val="7B3F00"/>
          </w:rPr>
          <w:t xml:space="preserve">תינוקת שנשאת - פסקה מחמת תשמיש וראתה</w:t>
        </w:r>
      </w:ins>
    </w:p>
    <w:p>
      <w:pPr>
        <w:pStyle w:val="38"/>
        <w:rPr>
          <w:ins w:id="98954" w:author="מנוע מכני" w:date="2026-10-11T12:04:39Z"/>
        </w:rPr>
      </w:pPr>
      <w:ins w:id="90381" w:author="מנוע מכני" w:date="2026-10-11T12:04:39Z">
        <w:r>
          <w:t xml:space="preserve">ר"ג</w:t>
        </w:r>
      </w:ins>
      <w:del w:id="90382" w:author="מנוע מכני" w:date="2026-10-11T12:04:39Z">
        <w:r>
          <w:delText xml:space="preserve">ר''ג</w:delText>
        </w:r>
      </w:del>
      <w:r>
        <w:t xml:space="preserve"> מ</w:t>
      </w:r>
      <w:r w:rsidRPr="00B078C3">
        <w:t xml:space="preserve">שמואל:</w:t>
      </w:r>
    </w:p>
    <w:p w:rsidR="00E403F0" w:rsidRPr="00B078C3" w:rsidRDefault="00E403F0" w:rsidP="00E403F0">
      <w:pPr>
        <w:rPr>
          <w:rFonts w:ascii="FontbitDavid" w:hAnsi="FontbitDavid"/>
          <w:sz w:val="24"/>
          <w:rtl/>
        </w:rPr>
      </w:pPr>
      <w:del w:id="98955" w:author="מנוע מכני" w:date="2026-10-11T12:04:39Z">
        <w:r w:rsidRPr="00B078C3">
          <w:rPr>
            <w:rFonts w:ascii="FontbitDavid" w:hAnsi="FontbitDavid"/>
            <w:sz w:val="24"/>
            <w:rtl/>
          </w:rPr>
          <w:delText xml:space="preserve"> </w:delText>
        </w:r>
      </w:del>
      <w:ins w:id="97803" w:author="מנוע מכני" w:date="2026-10-11T12:04:39Z">
        <w:r>
          <w:rPr>
            <w:rFonts w:ascii="FontbitDavid" w:hAnsi="FontbitDavid"/>
            <w:sz w:val="24"/>
            <w:rtl/>
          </w:rPr>
          <w:t xml:space="preserve">דווקא ב</w:t>
        </w:r>
      </w:ins>
      <w:del w:id="97804" w:author="מנוע מכני" w:date="2026-10-11T12:04:39Z">
        <w:r w:rsidRPr="00B078C3">
          <w:rPr>
            <w:rFonts w:ascii="FontbitDavid" w:hAnsi="FontbitDavid"/>
            <w:sz w:val="24"/>
            <w:rtl/>
          </w:rPr>
          <w:delText xml:space="preserve">לא שנו אלא ש</w:delText>
        </w:r>
      </w:del>
      <w:r w:rsidRPr="00B078C3">
        <w:rPr>
          <w:rFonts w:ascii="FontbitDavid" w:hAnsi="FontbitDavid"/>
          <w:sz w:val="24"/>
          <w:rtl/>
        </w:rPr>
        <w:t xml:space="preserve">לא פסקה מחמת תשמיש, וראתה שלא מחמת תשמיש</w:t>
      </w:r>
      <w:ins w:id="96599" w:author="מנוע מכני" w:date="2026-10-11T12:04:39Z">
        <w:r>
          <w:rPr>
            <w:rFonts w:ascii="FontbitDavid" w:hAnsi="FontbitDavid"/>
            <w:sz w:val="24"/>
            <w:rtl/>
          </w:rPr>
          <w:t xml:space="preserve">,</w:t>
        </w:r>
      </w:ins>
      <w:del w:id="96600"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אבל פסקה מחמת תשמיש וראתה - טמאה.</w:t>
      </w:r>
    </w:p>
    <w:p w:rsidR="00E403F0" w:rsidRPr="00B078C3" w:rsidRDefault="00E403F0" w:rsidP="00E403F0">
      <w:pPr>
        <w:rPr>
          <w:rFonts w:ascii="FontbitDavid" w:hAnsi="FontbitDavid"/>
          <w:sz w:val="24"/>
          <w:rtl/>
        </w:rPr>
      </w:pPr>
      <w:r w:rsidRPr="00B078C3">
        <w:rPr>
          <w:rFonts w:ascii="FontbitDavid" w:hAnsi="FontbitDavid"/>
          <w:sz w:val="24"/>
          <w:rtl/>
        </w:rPr>
        <w:t>עבר לילה אחת בלא תשמיש וראתה - טמאה.</w:t>
      </w:r>
    </w:p>
    <w:p w:rsidR="00E403F0" w:rsidRDefault="00E403F0" w:rsidP="00E403F0">
      <w:pPr>
        <w:rPr>
          <w:rFonts w:ascii="FontbitDavid" w:hAnsi="FontbitDavid"/>
          <w:sz w:val="24"/>
          <w:rtl/>
        </w:rPr>
      </w:pPr>
      <w:r w:rsidRPr="00B078C3">
        <w:rPr>
          <w:rFonts w:ascii="FontbitDavid" w:hAnsi="FontbitDavid"/>
          <w:sz w:val="24"/>
          <w:rtl/>
        </w:rPr>
        <w:t>נשתנו מראה דמים שלה - טמאה.</w:t>
      </w:r>
    </w:p>
    <w:p w:rsidR="00E403F0" w:rsidRPr="00B078C3" w:rsidRDefault="00E403F0" w:rsidP="00E403F0">
      <w:pPr>
        <w:rPr>
          <w:rFonts w:ascii="FontbitDavid" w:hAnsi="FontbitDavid"/>
          <w:sz w:val="24"/>
          <w:rtl/>
        </w:rPr>
      </w:pPr>
    </w:p>
    <w:p>
      <w:pPr>
        <w:pStyle w:val="38"/>
        <w:rPr>
          <w:ins w:id="98956" w:author="מנוע מכני" w:date="2026-10-11T12:04:39Z"/>
        </w:rPr>
      </w:pPr>
      <w:r w:rsidRPr="00017C1D">
        <w:t xml:space="preserve">מתיב ר' יונה:</w:t>
      </w:r>
    </w:p>
    <w:p w:rsidR="00E403F0" w:rsidRPr="00017C1D" w:rsidRDefault="00E403F0" w:rsidP="00E403F0">
      <w:pPr>
        <w:rPr>
          <w:rFonts w:ascii="FontbitDavid" w:hAnsi="FontbitDavid"/>
          <w:spacing w:val="-4"/>
          <w:sz w:val="24"/>
          <w:rtl/>
        </w:rPr>
      </w:pPr>
      <w:del w:id="98957"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ובתולה </w:t>
      </w:r>
      <w:ins w:id="97871" w:author="מנוע מכני" w:date="2026-10-11T12:04:39Z">
        <w:r>
          <w:rPr>
            <w:rFonts w:ascii="FontbitDavid" w:hAnsi="FontbitDavid"/>
            <w:spacing w:val="-4"/>
            <w:sz w:val="24"/>
            <w:rtl/>
          </w:rPr>
          <w:t xml:space="preserve">שושנה</w:t>
        </w:r>
      </w:ins>
      <w:del w:id="97872" w:author="מנוע מכני" w:date="2026-10-11T12:04:39Z">
        <w:r w:rsidRPr="00017C1D">
          <w:rPr>
            <w:rFonts w:ascii="FontbitDavid" w:hAnsi="FontbitDavid"/>
            <w:spacing w:val="-4"/>
            <w:sz w:val="24"/>
            <w:rtl/>
          </w:rPr>
          <w:delText xml:space="preserve">שדמיה</w:delText>
        </w:r>
      </w:del>
      <w:r w:rsidRPr="00017C1D">
        <w:rPr>
          <w:rFonts w:ascii="FontbitDavid" w:hAnsi="FontbitDavid"/>
          <w:spacing w:val="-4"/>
          <w:sz w:val="24"/>
          <w:rtl/>
        </w:rPr>
        <w:t xml:space="preserve"> טהורים, </w:t>
      </w:r>
      <w:ins w:id="95007" w:author="מנוע מכני" w:date="2026-10-11T12:04:39Z">
        <w:r>
          <w:rPr>
            <w:rFonts w:ascii="FontbitDavid" w:hAnsi="FontbitDavid"/>
            <w:spacing w:val="-4"/>
            <w:sz w:val="24"/>
            <w:rtl/>
          </w:rPr>
          <w:t xml:space="preserve">למה</w:t>
        </w:r>
      </w:ins>
      <w:del w:id="95008" w:author="מנוע מכני" w:date="2026-10-11T12:04:39Z">
        <w:r w:rsidRPr="00017C1D">
          <w:rPr>
            <w:rFonts w:ascii="FontbitDavid" w:hAnsi="FontbitDavid"/>
            <w:spacing w:val="-4"/>
            <w:sz w:val="24"/>
            <w:rtl/>
          </w:rPr>
          <w:delText xml:space="preserve">אמאי</w:delText>
        </w:r>
      </w:del>
      <w:r w:rsidRPr="00017C1D">
        <w:rPr>
          <w:rFonts w:ascii="FontbitDavid" w:hAnsi="FontbitDavid"/>
          <w:spacing w:val="-4"/>
          <w:sz w:val="24"/>
          <w:rtl/>
        </w:rPr>
        <w:t xml:space="preserve">? תשמש בעדים, </w:t>
      </w:r>
      <w:ins w:id="95005" w:author="מנוע מכני" w:date="2026-10-11T12:04:39Z">
        <w:r>
          <w:rPr>
            <w:rFonts w:ascii="FontbitDavid" w:hAnsi="FontbitDavid"/>
            <w:spacing w:val="-4"/>
            <w:sz w:val="24"/>
            <w:rtl/>
          </w:rPr>
          <w:t xml:space="preserve">דשמא</w:t>
        </w:r>
      </w:ins>
      <w:del w:id="95006" w:author="מנוע מכני" w:date="2026-10-11T12:04:39Z">
        <w:r w:rsidRPr="00017C1D">
          <w:rPr>
            <w:rFonts w:ascii="FontbitDavid" w:hAnsi="FontbitDavid"/>
            <w:spacing w:val="-4"/>
            <w:sz w:val="24"/>
            <w:rtl/>
          </w:rPr>
          <w:delText xml:space="preserve">דדילמא</w:delText>
        </w:r>
      </w:del>
      <w:r w:rsidRPr="00017C1D">
        <w:rPr>
          <w:rFonts w:ascii="FontbitDavid" w:hAnsi="FontbitDavid"/>
          <w:spacing w:val="-4"/>
          <w:sz w:val="24"/>
          <w:rtl/>
        </w:rPr>
        <w:t xml:space="preserve"> נשתנו מראה דמים שלה! </w:t>
      </w:r>
    </w:p>
    <w:p w:rsidR="00E403F0" w:rsidRPr="00B078C3" w:rsidRDefault="00E403F0" w:rsidP="00E403F0">
      <w:pPr>
        <w:rPr>
          <w:rFonts w:ascii="FontbitDavid" w:hAnsi="FontbitDavid"/>
          <w:sz w:val="24"/>
          <w:rtl/>
        </w:rPr>
      </w:pPr>
      <w:ins w:id="90383" w:author="מנוע מכני" w:date="2026-10-11T12:04:39Z">
        <w:r>
          <w:rPr>
            <w:rFonts w:ascii="FontbitDavid" w:hAnsi="FontbitDavid"/>
            <w:sz w:val="24"/>
            <w:rtl/>
          </w:rPr>
          <w:t xml:space="preserve">א"ר</w:t>
        </w:r>
      </w:ins>
      <w:del w:id="90384"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אימא רישא חוץ מן הנדה והיושבת על דם טוהר הוא דלא בעיא בדיקה, אבל בתולה </w:t>
      </w:r>
      <w:ins w:id="97873" w:author="מנוע מכני" w:date="2026-10-11T12:04:39Z">
        <w:r>
          <w:rPr>
            <w:rFonts w:ascii="FontbitDavid" w:hAnsi="FontbitDavid"/>
            <w:sz w:val="24"/>
            <w:rtl/>
          </w:rPr>
          <w:t xml:space="preserve">שושנה</w:t>
        </w:r>
      </w:ins>
      <w:del w:id="97874" w:author="מנוע מכני" w:date="2026-10-11T12:04:39Z">
        <w:r w:rsidRPr="00B078C3">
          <w:rPr>
            <w:rFonts w:ascii="FontbitDavid" w:hAnsi="FontbitDavid"/>
            <w:sz w:val="24"/>
            <w:rtl/>
          </w:rPr>
          <w:delText xml:space="preserve">שדמיה</w:delText>
        </w:r>
      </w:del>
      <w:r w:rsidRPr="00B078C3">
        <w:rPr>
          <w:rFonts w:ascii="FontbitDavid" w:hAnsi="FontbitDavid"/>
          <w:sz w:val="24"/>
          <w:rtl/>
        </w:rPr>
        <w:t xml:space="preserve"> טהורין - בעיא בדיקה</w:t>
      </w:r>
      <w:ins w:id="96601" w:author="מנוע מכני" w:date="2026-10-11T12:04:39Z">
        <w:r>
          <w:rPr>
            <w:rFonts w:ascii="FontbitDavid" w:hAnsi="FontbitDavid"/>
            <w:sz w:val="24"/>
            <w:rtl/>
          </w:rPr>
          <w:t xml:space="preserve">,</w:t>
        </w:r>
      </w:ins>
      <w:del w:id="96602" w:author="מנוע מכני" w:date="2026-10-11T12:04:39Z">
        <w:r w:rsidRPr="00B078C3">
          <w:rPr>
            <w:rFonts w:ascii="FontbitDavid" w:hAnsi="FontbitDavid"/>
            <w:sz w:val="24"/>
            <w:rtl/>
          </w:rPr>
          <w:delText xml:space="preserve">;</w:delText>
        </w:r>
      </w:del>
    </w:p>
    <w:p>
      <w:pPr>
        <w:pStyle w:val="38"/>
        <w:rPr>
          <w:ins w:id="98958" w:author="מנוע מכני" w:date="2026-10-11T12:04:39Z"/>
        </w:rPr>
      </w:pPr>
      <w:r w:rsidRPr="00B078C3">
        <w:t xml:space="preserve">אלא</w:t>
      </w:r>
    </w:p>
    <w:p w:rsidR="00E403F0" w:rsidRPr="00B078C3" w:rsidRDefault="00E403F0" w:rsidP="00E403F0">
      <w:pPr>
        <w:rPr>
          <w:rFonts w:ascii="FontbitDavid" w:hAnsi="FontbitDavid"/>
          <w:sz w:val="24"/>
          <w:rtl/>
        </w:rPr>
      </w:pPr>
      <w:del w:id="9895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קשיין אהדדי! </w:t>
      </w:r>
      <w:ins w:id="90027" w:author="Claude - סמנטי" w:date="2026-10-11T12:19:29Z">
        <w:r>
          <w:rPr>
            <w:rFonts w:ascii="FontbitDavid" w:hAnsi="FontbitDavid" w:hint="cs"/>
            <w:b/>
            <w:bCs/>
            <w:sz w:val="24"/>
            <w:rtl/>
          </w:rPr>
          <w:t xml:space="preserve">ומתרצים</w:t>
        </w:r>
      </w:ins>
      <w:del w:id="90028" w:author="Claude - סמנטי" w:date="2026-10-11T12:19:29Z">
        <w:r w:rsidRPr="00EF77EC">
          <w:rPr>
            <w:rFonts w:ascii="FontbitDavid" w:hAnsi="FontbitDavid" w:hint="cs"/>
            <w:b/>
            <w:bCs/>
            <w:sz w:val="24"/>
            <w:rtl/>
          </w:rPr>
          <w:delText xml:space="preserve">ותרצינן</w:delText>
        </w:r>
      </w:del>
      <w:r>
        <w:rPr>
          <w:rFonts w:ascii="FontbitDavid" w:hAnsi="FontbitDavid" w:hint="cs"/>
          <w:sz w:val="24"/>
          <w:rtl/>
        </w:rPr>
        <w:t xml:space="preserve"> </w:t>
      </w:r>
      <w:r w:rsidRPr="00B078C3">
        <w:rPr>
          <w:rFonts w:ascii="FontbitDavid" w:hAnsi="FontbitDavid"/>
          <w:sz w:val="24"/>
          <w:rtl/>
        </w:rPr>
        <w:t>כאן - ששמשה, דאימא שמש עכרן, כאן - שלא שמשה.</w:t>
      </w:r>
    </w:p>
    <w:p>
      <w:pPr>
        <w:pStyle w:val="38"/>
        <w:rPr>
          <w:ins w:id="98960" w:author="מנוע מכני" w:date="2026-10-11T12:04:39Z"/>
        </w:rPr>
      </w:pPr>
      <w:r w:rsidRPr="005C15F9">
        <w:lastRenderedPageBreak/>
        <w:t xml:space="preserve">ת</w:t>
      </w:r>
      <w:ins w:id="90385" w:author="מנוע מכני" w:date="2026-10-11T12:04:39Z">
        <w:r>
          <w:t xml:space="preserve">נ"ה</w:t>
        </w:r>
      </w:ins>
      <w:del w:id="90386" w:author="מנוע מכני" w:date="2026-10-11T12:04:39Z">
        <w:r w:rsidRPr="005C15F9">
          <w:lastRenderedPageBreak/>
          <w:delText xml:space="preserve">נ''ה</w:delText>
        </w:r>
      </w:del>
      <w:r w:rsidRPr="00B078C3">
        <w:t xml:space="preserve">:</w:t>
      </w:r>
    </w:p>
    <w:p w:rsidR="00E403F0" w:rsidRPr="00B078C3" w:rsidRDefault="00E403F0" w:rsidP="00E403F0">
      <w:pPr>
        <w:rPr>
          <w:rFonts w:ascii="FontbitDavid" w:hAnsi="FontbitDavid"/>
          <w:sz w:val="24"/>
          <w:rtl/>
        </w:rPr>
      </w:pPr>
      <w:del w:id="9896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בד"א</w:t>
      </w:r>
      <w:r w:rsidRPr="00B078C3">
        <w:rPr>
          <w:rFonts w:ascii="FontbitDavid" w:hAnsi="FontbitDavid"/>
          <w:sz w:val="24"/>
          <w:rtl/>
        </w:rPr>
        <w:t xml:space="preserve"> - שלא פסקה מחמת תשמיש וראתה שלא מחמת תש</w:t>
      </w:r>
      <w:r>
        <w:rPr>
          <w:rFonts w:ascii="FontbitDavid" w:hAnsi="FontbitDavid"/>
          <w:sz w:val="24"/>
          <w:rtl/>
        </w:rPr>
        <w:t>מיש, אבל פסקה מחמת תשמיש וראתה</w:t>
      </w:r>
      <w:r w:rsidRPr="00B078C3">
        <w:rPr>
          <w:rFonts w:ascii="FontbitDavid" w:hAnsi="FontbitDavid"/>
          <w:sz w:val="24"/>
          <w:rtl/>
        </w:rPr>
        <w:t xml:space="preserve"> טמאה</w:t>
      </w:r>
      <w:r>
        <w:rPr>
          <w:rFonts w:ascii="FontbitDavid" w:hAnsi="FontbitDavid"/>
          <w:sz w:val="24"/>
          <w:rtl/>
        </w:rPr>
        <w:t>, עבר לילה אחת בלא תשמיש וראתה טמאה, נשתנו מראה דמים שלה</w:t>
      </w:r>
      <w:r w:rsidRPr="00B078C3">
        <w:rPr>
          <w:rFonts w:ascii="FontbitDavid" w:hAnsi="FontbitDavid"/>
          <w:sz w:val="24"/>
          <w:rtl/>
        </w:rPr>
        <w:t xml:space="preserve"> טמאה.</w:t>
      </w:r>
    </w:p>
    <w:p w:rsidR="00E403F0" w:rsidRPr="00B078C3" w:rsidRDefault="00E403F0" w:rsidP="00E403F0">
      <w:pPr>
        <w:jc w:val="center"/>
        <w:rPr>
          <w:del w:id="90028" w:author="מנוע עיצוב" w:date="2026-10-11T12:09:26Z"/>
          <w:rFonts w:ascii="FontbitDavid" w:hAnsi="FontbitDavid"/>
          <w:sz w:val="24"/>
          <w:rtl/>
        </w:rPr>
      </w:pPr>
      <w:del w:id="9002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66" w:author="קלוד" w:date="2026-10-11T09:07:21Z">
          <w:pPr>
            <w:pStyle w:val="affff1"/>
            <w:rPr>
              <w:rtl/>
            </w:rPr>
          </w:pPr>
        </w:pPrChange>
      </w:pPr>
      <w:ins w:id="9813" w:author="מספור קטעי משנה" w:date="2026-10-11T09:25:19Z">
        <w:r>
          <w:rPr>
            <w:rStyle w:val="MisparKeta"/>
          </w:rPr>
          <w:t xml:space="preserve">ב. </w:t>
        </w:r>
      </w:ins>
      <w:r w:rsidRPr="00B078C3">
        <w:rPr>
          <w:rtl/>
        </w:rPr>
        <w:t>פעמים היא צריכה וכו'.</w:t>
      </w:r>
    </w:p>
    <w:p>
      <w:pPr>
        <w:pStyle w:val="38"/>
        <w:rPr>
          <w:ins w:id="98962" w:author="מנוע מכני" w:date="2026-10-11T12:04:39Z"/>
        </w:rPr>
      </w:pPr>
      <w:ins w:id="90387" w:author="מנוע מכני" w:date="2026-10-11T12:04:39Z">
        <w:r>
          <w:t xml:space="preserve">ר"י</w:t>
        </w:r>
      </w:ins>
      <w:del w:id="90388" w:author="מנוע מכני" w:date="2026-10-11T12:04:39Z">
        <w:r>
          <w:delText xml:space="preserve">ר''י</w:delText>
        </w:r>
      </w:del>
      <w:r>
        <w:t xml:space="preserve"> משמואל:</w:t>
      </w:r>
    </w:p>
    <w:p w:rsidR="00E403F0" w:rsidRDefault="00E403F0" w:rsidP="00E403F0">
      <w:pPr>
        <w:rPr>
          <w:rFonts w:ascii="FontbitDavid" w:hAnsi="FontbitDavid"/>
          <w:sz w:val="24"/>
          <w:rtl/>
        </w:rPr>
      </w:pPr>
      <w:del w:id="98963" w:author="מנוע מכני" w:date="2026-10-11T12:04:39Z">
        <w:r w:rsidRPr="00B078C3">
          <w:rPr>
            <w:rFonts w:ascii="FontbitDavid" w:hAnsi="FontbitDavid"/>
            <w:sz w:val="24"/>
            <w:rtl/>
          </w:rPr>
          <w:delText xml:space="preserve"> </w:delText>
        </w:r>
      </w:del>
      <w:ins w:id="97805" w:author="מנוע מכני" w:date="2026-10-11T12:04:39Z">
        <w:r>
          <w:rPr>
            <w:rFonts w:ascii="FontbitDavid" w:hAnsi="FontbitDavid"/>
            <w:sz w:val="24"/>
            <w:rtl/>
          </w:rPr>
          <w:t xml:space="preserve">דווקא </w:t>
        </w:r>
      </w:ins>
      <w:del w:id="97806" w:author="מנוע מכני" w:date="2026-10-11T12:04:39Z">
        <w:r w:rsidRPr="00B078C3">
          <w:rPr>
            <w:rFonts w:ascii="FontbitDavid" w:hAnsi="FontbitDavid"/>
            <w:sz w:val="24"/>
            <w:rtl/>
          </w:rPr>
          <w:delText xml:space="preserve">לא שנו אלא </w:delText>
        </w:r>
      </w:del>
      <w:r w:rsidRPr="00B078C3">
        <w:rPr>
          <w:rFonts w:ascii="FontbitDavid" w:hAnsi="FontbitDavid"/>
          <w:sz w:val="24"/>
          <w:rtl/>
        </w:rPr>
        <w:t xml:space="preserve">לטהרות, אבל לבעלה - מותרת.</w:t>
      </w:r>
      <w:r>
        <w:rPr>
          <w:rFonts w:ascii="FontbitDavid" w:hAnsi="FontbitDavid" w:hint="cs"/>
          <w:sz w:val="24"/>
          <w:rtl/>
        </w:rPr>
        <w:t xml:space="preserve"> ו</w:t>
      </w:r>
      <w:r w:rsidRPr="00B078C3">
        <w:rPr>
          <w:rFonts w:ascii="FontbitDavid" w:hAnsi="FontbitDavid"/>
          <w:sz w:val="24"/>
          <w:rtl/>
        </w:rPr>
        <w:t xml:space="preserve">אסיפא אתמר,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ובשעה שהיא עוברת לשמש את ביתה </w:t>
      </w:r>
    </w:p>
    <w:p>
      <w:pPr>
        <w:pStyle w:val="afffff8"/>
        <w:rPr>
          <w:ins w:id="90645" w:author="קלוד" w:date="2026-10-11T12:23:38Z"/>
        </w:rPr>
      </w:pPr>
      <w:ins w:id="90646" w:author="קלוד" w:date="2026-10-11T12:23:38Z">
        <w:r>
          <w:rPr>
            <w:color w:val="7B3F00"/>
          </w:rPr>
          <w:t xml:space="preserve">אשה שאינה עסוקה בטהרות - האם צריכה בדיקה לבעלה</w:t>
        </w:r>
      </w:ins>
    </w:p>
    <w:p>
      <w:pPr>
        <w:pStyle w:val="38"/>
        <w:rPr>
          <w:ins w:id="98964" w:author="מנוע מכני" w:date="2026-10-11T12:04:39Z"/>
        </w:rPr>
      </w:pPr>
      <w:ins w:id="90389" w:author="מנוע מכני" w:date="2026-10-11T12:04:39Z">
        <w:r>
          <w:t xml:space="preserve">ר"י</w:t>
        </w:r>
      </w:ins>
      <w:del w:id="90390" w:author="מנוע מכני" w:date="2026-10-11T12:04:39Z">
        <w:r>
          <w:delText xml:space="preserve">ר''י</w:delText>
        </w:r>
      </w:del>
      <w:r>
        <w:t xml:space="preserve"> משמואל</w:t>
      </w:r>
      <w:r w:rsidRPr="00B078C3">
        <w:t xml:space="preserve">:</w:t>
      </w:r>
    </w:p>
    <w:p w:rsidR="00E403F0" w:rsidRPr="00B078C3" w:rsidRDefault="00E403F0" w:rsidP="00E403F0">
      <w:pPr>
        <w:rPr>
          <w:rFonts w:ascii="FontbitDavid" w:hAnsi="FontbitDavid"/>
          <w:sz w:val="24"/>
          <w:rtl/>
        </w:rPr>
      </w:pPr>
      <w:del w:id="98965" w:author="מנוע מכני" w:date="2026-10-11T12:04:39Z">
        <w:r w:rsidRPr="00B078C3">
          <w:rPr>
            <w:rFonts w:ascii="FontbitDavid" w:hAnsi="FontbitDavid"/>
            <w:sz w:val="24"/>
            <w:rtl/>
          </w:rPr>
          <w:delText xml:space="preserve"> </w:delText>
        </w:r>
      </w:del>
      <w:ins w:id="90391" w:author="מנוע מכני" w:date="2026-10-11T12:04:39Z">
        <w:r>
          <w:rPr>
            <w:rFonts w:ascii="FontbitDavid" w:hAnsi="FontbitDavid"/>
            <w:sz w:val="24"/>
            <w:rtl/>
          </w:rPr>
          <w:t xml:space="preserve">ל"ש</w:t>
        </w:r>
      </w:ins>
      <w:del w:id="90392" w:author="מנוע מכני" w:date="2026-10-11T12:04:39Z">
        <w:r w:rsidRPr="00B078C3">
          <w:rPr>
            <w:rFonts w:ascii="FontbitDavid" w:hAnsi="FontbitDavid"/>
            <w:sz w:val="24"/>
            <w:rtl/>
          </w:rPr>
          <w:delText xml:space="preserve">ל</w:delText>
        </w:r>
        <w:r>
          <w:rPr>
            <w:rFonts w:ascii="FontbitDavid" w:hAnsi="FontbitDavid" w:hint="cs"/>
            <w:sz w:val="24"/>
            <w:rtl/>
          </w:rPr>
          <w:delText xml:space="preserve">''ש</w:delText>
        </w:r>
      </w:del>
      <w:r w:rsidRPr="00B078C3">
        <w:rPr>
          <w:rFonts w:ascii="FontbitDavid" w:hAnsi="FontbitDavid"/>
          <w:sz w:val="24"/>
          <w:rtl/>
        </w:rPr>
        <w:t xml:space="preserve"> אלא באשה עסוקה </w:t>
      </w:r>
      <w:r>
        <w:rPr>
          <w:rFonts w:ascii="FontbitDavid" w:hAnsi="FontbitDavid"/>
          <w:sz w:val="24"/>
          <w:rtl/>
        </w:rPr>
        <w:t>בטהרות, דמגו דבעיא בדיקה לטהרות בעי</w:t>
      </w:r>
      <w:r w:rsidRPr="00B078C3">
        <w:rPr>
          <w:rFonts w:ascii="FontbitDavid" w:hAnsi="FontbitDavid"/>
          <w:sz w:val="24"/>
          <w:rtl/>
        </w:rPr>
        <w:t xml:space="preserve"> </w:t>
      </w:r>
      <w:ins w:id="93511" w:author="מנוע מכני" w:date="2026-10-11T12:04:39Z">
        <w:r>
          <w:rPr>
            <w:rFonts w:ascii="FontbitDavid" w:hAnsi="FontbitDavid"/>
            <w:sz w:val="24"/>
            <w:rtl/>
          </w:rPr>
          <w:t xml:space="preserve">גם</w:t>
        </w:r>
      </w:ins>
      <w:del w:id="9351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בדיקה לבעלה, אבל אינה עסוקה בטהרות - </w:t>
      </w:r>
      <w:r w:rsidRPr="00B078C3">
        <w:rPr>
          <w:rFonts w:ascii="FontbitDavid" w:hAnsi="FontbitDavid"/>
          <w:sz w:val="24"/>
          <w:rtl/>
        </w:rPr>
        <w:t xml:space="preserve">לא</w:t>
      </w:r>
      <w:r w:rsidRPr="00B078C3">
        <w:rPr>
          <w:rFonts w:ascii="FontbitDavid" w:hAnsi="FontbitDavid"/>
          <w:sz w:val="24"/>
          <w:rtl/>
        </w:rPr>
        <w:t xml:space="preserve"> בעיא בדיקה.</w:t>
      </w:r>
    </w:p>
    <w:p w:rsidR="00E403F0" w:rsidRDefault="00E403F0" w:rsidP="00E403F0">
      <w:pPr>
        <w:rPr>
          <w:rFonts w:ascii="FontbitDavid" w:hAnsi="FontbitDavid"/>
          <w:sz w:val="24"/>
          <w:rtl/>
        </w:rPr>
      </w:pPr>
      <w:r>
        <w:rPr>
          <w:rFonts w:ascii="FontbitDavid" w:hAnsi="FontbitDavid" w:hint="cs"/>
          <w:sz w:val="24"/>
          <w:rtl/>
        </w:rPr>
        <w:t>ואפי' ד</w:t>
      </w:r>
      <w:r w:rsidRPr="00B078C3">
        <w:rPr>
          <w:rFonts w:ascii="FontbitDavid" w:hAnsi="FontbitDavid"/>
          <w:sz w:val="24"/>
          <w:rtl/>
        </w:rPr>
        <w:t xml:space="preserve">תנינא </w:t>
      </w:r>
      <w:r>
        <w:rPr>
          <w:rFonts w:ascii="FontbitDavid" w:hAnsi="FontbitDavid" w:hint="cs"/>
          <w:sz w:val="24"/>
          <w:rtl/>
        </w:rPr>
        <w:t>ד</w:t>
      </w:r>
      <w:r w:rsidRPr="00B078C3">
        <w:rPr>
          <w:rFonts w:ascii="FontbitDavid" w:hAnsi="FontbitDavid"/>
          <w:sz w:val="24"/>
          <w:rtl/>
        </w:rPr>
        <w:t>כל הנשים בחזקת טהרה לבעליהן!</w:t>
      </w:r>
    </w:p>
    <w:p w:rsidR="00E403F0" w:rsidRDefault="00E403F0" w:rsidP="00E403F0">
      <w:pPr>
        <w:pStyle w:val="a2"/>
        <w:numPr>
          <w:ilvl w:val="0"/>
          <w:numId w:val="3"/>
        </w:numPr>
        <w:ind w:left="714" w:hanging="357"/>
      </w:pPr>
      <w:del w:id="92845" w:author="מנוע מכני" w:date="2026-10-11T12:04:39Z">
        <w:r>
          <w:rPr>
            <w:rtl/>
          </w:rPr>
          <w:delText xml:space="preserve"> </w:delText>
        </w:r>
      </w:del>
      <w:ins w:id="97341" w:author="מנוע מכני" w:date="2026-10-11T12:04:39Z">
        <w:r>
          <w:rPr>
            <w:rtl/>
          </w:rPr>
          <w:t xml:space="preserve">אם </w:t>
        </w:r>
      </w:ins>
      <w:del w:id="97342" w:author="מנוע מכני" w:date="2026-10-11T12:04:39Z">
        <w:r>
          <w:rPr>
            <w:rtl/>
          </w:rPr>
          <w:delText xml:space="preserve">אי </w:delText>
        </w:r>
      </w:del>
      <w:r>
        <w:rPr>
          <w:rtl/>
        </w:rPr>
        <w:t xml:space="preserve">ממתני'</w:t>
      </w:r>
      <w:r w:rsidRPr="00906BFC">
        <w:rPr>
          <w:rtl/>
        </w:rPr>
        <w:t xml:space="preserve"> </w:t>
      </w:r>
      <w:r w:rsidRPr="00906BFC">
        <w:rPr>
          <w:rtl/>
        </w:rPr>
        <w:t xml:space="preserve">ה</w:t>
      </w:r>
      <w:ins w:id="90393" w:author="מנוע מכני" w:date="2026-10-11T12:04:39Z">
        <w:r>
          <w:rPr>
            <w:rtl/>
          </w:rPr>
          <w:t xml:space="preserve">ו"א</w:t>
        </w:r>
      </w:ins>
      <w:del w:id="90394" w:author="מנוע מכני" w:date="2026-10-11T12:04:39Z">
        <w:r w:rsidRPr="00906BFC">
          <w:rPr>
            <w:rtl/>
          </w:rPr>
          <w:delText xml:space="preserve">ו</w:delText>
        </w:r>
        <w:r w:rsidRPr="00906BFC">
          <w:rPr>
            <w:rFonts w:hint="cs"/>
            <w:rtl/>
          </w:rPr>
          <w:delText xml:space="preserve">''א</w:delText>
        </w:r>
      </w:del>
      <w:r w:rsidRPr="00906BFC">
        <w:rPr>
          <w:rtl/>
        </w:rPr>
        <w:t xml:space="preserve">: </w:t>
      </w:r>
      <w:ins w:id="90395" w:author="מנוע מכני" w:date="2026-10-11T12:04:39Z">
        <w:r>
          <w:rPr>
            <w:rtl/>
          </w:rPr>
          <w:t xml:space="preserve">ה"מ</w:t>
        </w:r>
      </w:ins>
      <w:del w:id="90396" w:author="מנוע מכני" w:date="2026-10-11T12:04:39Z">
        <w:r w:rsidRPr="00906BFC">
          <w:rPr>
            <w:rtl/>
          </w:rPr>
          <w:delText xml:space="preserve">ה</w:delText>
        </w:r>
        <w:r w:rsidRPr="00906BFC">
          <w:rPr>
            <w:rFonts w:hint="cs"/>
            <w:rtl/>
          </w:rPr>
          <w:delText xml:space="preserve">''מ</w:delText>
        </w:r>
      </w:del>
      <w:r>
        <w:rPr>
          <w:rtl/>
        </w:rPr>
        <w:t xml:space="preserve"> </w:t>
      </w:r>
      <w:r w:rsidRPr="00906BFC">
        <w:rPr>
          <w:rtl/>
        </w:rPr>
        <w:t>באשה שיש לה וסת.</w:t>
      </w:r>
      <w:r w:rsidRPr="00906BFC">
        <w:rPr>
          <w:rFonts w:hint="cs"/>
          <w:rtl/>
        </w:rPr>
        <w:t xml:space="preserve"> </w:t>
      </w:r>
      <w:r w:rsidRPr="00906BFC">
        <w:rPr>
          <w:rtl/>
        </w:rPr>
        <w:t>א</w:t>
      </w:r>
      <w:r>
        <w:rPr>
          <w:rtl/>
        </w:rPr>
        <w:t xml:space="preserve">בל אשה שאין לה וסת</w:t>
      </w:r>
      <w:ins w:id="96603" w:author="מנוע מכני" w:date="2026-10-11T12:04:39Z">
        <w:r>
          <w:rPr>
            <w:rtl/>
          </w:rPr>
          <w:t xml:space="preserve"> </w:t>
        </w:r>
      </w:ins>
      <w:del w:id="96604" w:author="מנוע מכני" w:date="2026-10-11T12:04:39Z">
        <w:r>
          <w:rPr>
            <w:rtl/>
          </w:rPr>
          <w:delText xml:space="preserve"> </w:delText>
        </w:r>
        <w:r w:rsidRPr="00906BFC">
          <w:rPr>
            <w:rtl/>
          </w:rPr>
          <w:delText xml:space="preserve"> </w:delText>
        </w:r>
      </w:del>
      <w:r w:rsidRPr="00906BFC">
        <w:rPr>
          <w:rtl/>
        </w:rPr>
        <w:t xml:space="preserve">בעיא בדיקה.</w:t>
      </w:r>
    </w:p>
    <w:p w:rsidR="00E403F0" w:rsidRPr="00906BFC" w:rsidRDefault="00E403F0" w:rsidP="00E403F0">
      <w:pPr>
        <w:pStyle w:val="a2"/>
        <w:numPr>
          <w:ilvl w:val="0"/>
          <w:numId w:val="3"/>
        </w:numPr>
        <w:ind w:left="714" w:hanging="357"/>
        <w:rPr>
          <w:rtl/>
        </w:rPr>
      </w:pPr>
      <w:r w:rsidRPr="00906BFC">
        <w:rPr>
          <w:rFonts w:hint="cs"/>
          <w:rtl/>
        </w:rPr>
        <w:t>ו</w:t>
      </w:r>
      <w:r w:rsidRPr="00906BFC">
        <w:rPr>
          <w:rtl/>
        </w:rPr>
        <w:t xml:space="preserve">מתני' </w:t>
      </w:r>
      <w:r w:rsidRPr="00906BFC">
        <w:rPr>
          <w:rFonts w:hint="cs"/>
          <w:rtl/>
        </w:rPr>
        <w:t xml:space="preserve">מיירי </w:t>
      </w:r>
      <w:r w:rsidRPr="00906BFC">
        <w:rPr>
          <w:rtl/>
        </w:rPr>
        <w:t xml:space="preserve">בין שיש לה וסת בין אין לה וסת, </w:t>
      </w:r>
    </w:p>
    <w:p>
      <w:pPr>
        <w:pStyle w:val="38"/>
        <w:rPr>
          <w:ins w:id="98966" w:author="מנוע מכני" w:date="2026-10-11T12:04:39Z"/>
        </w:rPr>
      </w:pPr>
      <w:r w:rsidRPr="00B078C3">
        <w:t xml:space="preserve">והא </w:t>
      </w:r>
      <w:r w:rsidRPr="00B078C3">
        <w:t xml:space="preserve">קמ"ל</w:t>
      </w:r>
      <w:r w:rsidRPr="00B078C3">
        <w:t xml:space="preserve">:</w:t>
      </w:r>
    </w:p>
    <w:p w:rsidR="00E403F0" w:rsidRPr="00B078C3" w:rsidRDefault="00E403F0" w:rsidP="00E403F0">
      <w:pPr>
        <w:rPr>
          <w:rFonts w:ascii="FontbitDavid" w:hAnsi="FontbitDavid"/>
          <w:sz w:val="24"/>
          <w:rtl/>
        </w:rPr>
      </w:pPr>
      <w:del w:id="989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דאע"ג דיש לה וסת</w:t>
      </w:r>
      <w:r>
        <w:rPr>
          <w:rFonts w:ascii="FontbitDavid" w:hAnsi="FontbitDavid"/>
          <w:sz w:val="24"/>
          <w:rtl/>
        </w:rPr>
        <w:t>, מגו דבעיא בדיקה לטהרות – בעי</w:t>
      </w:r>
      <w:r>
        <w:rPr>
          <w:rFonts w:ascii="FontbitDavid" w:hAnsi="FontbitDavid" w:hint="cs"/>
          <w:sz w:val="24"/>
          <w:rtl/>
        </w:rPr>
        <w:t xml:space="preserve"> </w:t>
      </w:r>
      <w:ins w:id="93513" w:author="מנוע מכני" w:date="2026-10-11T12:04:39Z">
        <w:r>
          <w:rPr>
            <w:rFonts w:ascii="FontbitDavid" w:hAnsi="FontbitDavid"/>
            <w:sz w:val="24"/>
            <w:rtl/>
          </w:rPr>
          <w:t xml:space="preserve">גם</w:t>
        </w:r>
      </w:ins>
      <w:del w:id="9351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בדיקה לבעלה.</w:t>
      </w:r>
    </w:p>
    <w:p w:rsidR="00E403F0" w:rsidRDefault="00E403F0" w:rsidP="00E403F0">
      <w:pPr>
        <w:rPr>
          <w:rFonts w:ascii="FontbitDavid" w:hAnsi="FontbitDavid"/>
          <w:sz w:val="24"/>
          <w:rtl/>
        </w:rPr>
      </w:pPr>
      <w:r>
        <w:rPr>
          <w:rFonts w:ascii="FontbitDavid" w:hAnsi="FontbitDavid" w:hint="cs"/>
          <w:sz w:val="24"/>
          <w:rtl/>
        </w:rPr>
        <w:t xml:space="preserve">ואפי' דכבר </w:t>
      </w:r>
      <w:r>
        <w:rPr>
          <w:rFonts w:ascii="FontbitDavid" w:hAnsi="FontbitDavid" w:hint="cs"/>
          <w:sz w:val="24"/>
          <w:rtl/>
        </w:rPr>
        <w:t xml:space="preserve">אמר</w:t>
      </w:r>
      <w:r>
        <w:rPr>
          <w:rFonts w:ascii="FontbitDavid" w:hAnsi="FontbitDavid" w:hint="cs"/>
          <w:sz w:val="24"/>
          <w:rtl/>
        </w:rPr>
        <w:t xml:space="preserve"> </w:t>
      </w:r>
      <w:r>
        <w:rPr>
          <w:rStyle w:val="2fb"/>
          <w:rFonts w:ascii="FontbitDavid" w:hAnsi="FontbitDavid" w:hint="cs"/>
          <w:sz w:val="24"/>
          <w:rtl/>
        </w:rPr>
        <w:t xml:space="preserve">שמואל</w:t>
      </w:r>
      <w:r>
        <w:rPr>
          <w:rFonts w:ascii="FontbitDavid" w:hAnsi="FontbitDavid" w:hint="cs"/>
          <w:sz w:val="24"/>
          <w:rtl/>
        </w:rPr>
        <w:t xml:space="preserve"> פעם אחת ד</w:t>
      </w:r>
      <w:r w:rsidRPr="00B078C3">
        <w:rPr>
          <w:rFonts w:ascii="FontbitDavid" w:hAnsi="FontbitDavid"/>
          <w:sz w:val="24"/>
          <w:rtl/>
        </w:rPr>
        <w:t>אשה שאין לה וסת אסורה לשמש עד שתבדוק</w:t>
      </w:r>
      <w:r>
        <w:rPr>
          <w:rFonts w:ascii="FontbitDavid" w:hAnsi="FontbitDavid" w:hint="cs"/>
          <w:sz w:val="24"/>
          <w:rtl/>
        </w:rPr>
        <w:t xml:space="preserve"> </w:t>
      </w:r>
      <w:r w:rsidRPr="00B078C3">
        <w:rPr>
          <w:rFonts w:ascii="FontbitDavid" w:hAnsi="FontbitDavid"/>
          <w:sz w:val="24"/>
          <w:rtl/>
        </w:rPr>
        <w:t xml:space="preserve">ואוקימנא בעסוקה בטהרות! </w:t>
      </w:r>
    </w:p>
    <w:p w:rsidR="00E403F0" w:rsidRPr="00B078C3" w:rsidRDefault="00E403F0" w:rsidP="00E403F0">
      <w:pPr>
        <w:rPr>
          <w:rFonts w:ascii="FontbitDavid" w:hAnsi="FontbitDavid"/>
          <w:sz w:val="24"/>
          <w:rtl/>
        </w:rPr>
      </w:pPr>
      <w:ins w:id="95009" w:author="מנוע מכני" w:date="2026-10-11T12:04:39Z">
        <w:r>
          <w:rPr>
            <w:rFonts w:ascii="FontbitDavid" w:hAnsi="FontbitDavid"/>
            <w:sz w:val="24"/>
            <w:rtl/>
          </w:rPr>
          <w:t xml:space="preserve">אחת</w:t>
        </w:r>
      </w:ins>
      <w:del w:id="95010"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מכלל חברתה אתמר.</w:t>
      </w:r>
      <w:r>
        <w:rPr>
          <w:rFonts w:ascii="FontbitDavid" w:hAnsi="FontbitDavid" w:hint="cs"/>
          <w:sz w:val="24"/>
          <w:rtl/>
        </w:rPr>
        <w:t xml:space="preserve"> ו</w:t>
      </w:r>
      <w:r w:rsidRPr="00B078C3">
        <w:rPr>
          <w:rFonts w:ascii="FontbitDavid" w:hAnsi="FontbitDavid"/>
          <w:sz w:val="24"/>
          <w:rtl/>
        </w:rPr>
        <w:t xml:space="preserve">ת</w:t>
      </w:r>
      <w:ins w:id="90397" w:author="מנוע מכני" w:date="2026-10-11T12:04:39Z">
        <w:r>
          <w:rPr>
            <w:rFonts w:ascii="FontbitDavid" w:hAnsi="FontbitDavid"/>
            <w:sz w:val="24"/>
            <w:rtl/>
          </w:rPr>
          <w:t xml:space="preserve">נ"ה</w:t>
        </w:r>
      </w:ins>
      <w:del w:id="90398" w:author="מנוע מכני" w:date="2026-10-11T12:04:39Z">
        <w:r w:rsidRPr="00B078C3">
          <w:rPr>
            <w:rFonts w:ascii="FontbitDavid" w:hAnsi="FontbitDavid"/>
            <w:sz w:val="24"/>
            <w:rtl/>
          </w:rPr>
          <w:delText xml:space="preserve">נ''ה</w:delText>
        </w:r>
      </w:del>
      <w:r w:rsidRPr="00B078C3">
        <w:rPr>
          <w:rFonts w:ascii="FontbitDavid" w:hAnsi="FontbitDavid"/>
          <w:sz w:val="24"/>
          <w:rtl/>
        </w:rPr>
        <w:t xml:space="preserve">: </w:t>
      </w:r>
      <w:r w:rsidRPr="00B078C3">
        <w:rPr>
          <w:rFonts w:ascii="FontbitDavid" w:hAnsi="FontbitDavid"/>
          <w:sz w:val="24"/>
          <w:rtl/>
        </w:rPr>
        <w:t xml:space="preserve">בד"א</w:t>
      </w:r>
      <w:r w:rsidRPr="00B078C3">
        <w:rPr>
          <w:rFonts w:ascii="FontbitDavid" w:hAnsi="FontbitDavid"/>
          <w:sz w:val="24"/>
          <w:rtl/>
        </w:rPr>
        <w:t xml:space="preserve"> - לטהרות, אבל לבעלה - מותרת.</w:t>
      </w:r>
    </w:p>
    <w:p w:rsidR="00E403F0" w:rsidRPr="00017C1D" w:rsidRDefault="00E403F0" w:rsidP="00E403F0">
      <w:pPr>
        <w:pStyle w:val="a3"/>
        <w:rPr>
          <w:spacing w:val="-8"/>
          <w:rtl/>
        </w:rPr>
      </w:pPr>
      <w:r w:rsidRPr="00017C1D">
        <w:rPr>
          <w:spacing w:val="-8"/>
          <w:rtl/>
        </w:rPr>
        <w:t xml:space="preserve">בד"א</w:t>
      </w:r>
      <w:r w:rsidRPr="00017C1D">
        <w:rPr>
          <w:spacing w:val="-8"/>
          <w:rtl/>
        </w:rPr>
        <w:t xml:space="preserve"> שהניחה בחזקת טהורה</w:t>
      </w:r>
      <w:r w:rsidRPr="00017C1D">
        <w:rPr>
          <w:rFonts w:hint="cs"/>
          <w:spacing w:val="-8"/>
          <w:rtl/>
        </w:rPr>
        <w:t xml:space="preserve"> </w:t>
      </w:r>
      <w:r w:rsidRPr="00017C1D">
        <w:rPr>
          <w:spacing w:val="-8"/>
          <w:rtl/>
        </w:rPr>
        <w:t>אבל הניחה בחזקת טמאה</w:t>
      </w:r>
      <w:r w:rsidRPr="00017C1D">
        <w:rPr>
          <w:rFonts w:hint="cs"/>
          <w:spacing w:val="-8"/>
          <w:rtl/>
        </w:rPr>
        <w:t>,</w:t>
      </w:r>
      <w:r w:rsidRPr="00017C1D">
        <w:rPr>
          <w:spacing w:val="-8"/>
          <w:rtl/>
        </w:rPr>
        <w:t xml:space="preserve"> לעולם</w:t>
      </w:r>
      <w:ins w:id="96605" w:author="מנוע מכני" w:date="2026-10-11T12:04:39Z">
        <w:r>
          <w:rPr>
            <w:spacing w:val="-8"/>
            <w:rtl/>
          </w:rPr>
          <w:t xml:space="preserve"> </w:t>
        </w:r>
      </w:ins>
      <w:del w:id="96606" w:author="מנוע מכני" w:date="2026-10-11T12:04:39Z">
        <w:r w:rsidRPr="00017C1D">
          <w:rPr>
            <w:spacing w:val="-8"/>
            <w:rtl/>
          </w:rPr>
          <w:delText xml:space="preserve">  </w:delText>
        </w:r>
      </w:del>
      <w:r w:rsidRPr="00017C1D">
        <w:rPr>
          <w:spacing w:val="-8"/>
          <w:rtl/>
        </w:rPr>
        <w:t xml:space="preserve">בטומאתה עד שתאמר לו טהורה אני</w:t>
      </w:r>
    </w:p>
    <w:p w:rsidR="00E403F0" w:rsidRDefault="00E403F0" w:rsidP="00E403F0">
      <w:pPr>
        <w:jc w:val="center"/>
        <w:rPr>
          <w:rFonts w:ascii="FontbitDavid" w:hAnsi="FontbitDavid"/>
          <w:sz w:val="24"/>
          <w:rtl/>
        </w:rPr>
      </w:pPr>
      <w:r w:rsidRPr="00EB42A6">
        <w:rPr>
          <w:rFonts w:ascii="FontbitDavid" w:hAnsi="FontbitDavid"/>
          <w:rtl/>
        </w:rPr>
        <w:t>•</w:t>
      </w:r>
      <w:r>
        <w:rPr>
          <w:rFonts w:ascii="FontbitDavid" w:hAnsi="FontbitDavid" w:hint="cs"/>
          <w:rtl/>
        </w:rPr>
        <w:t xml:space="preserve"> </w:t>
      </w:r>
      <w:r w:rsidRPr="00EB42A6">
        <w:rPr>
          <w:rFonts w:ascii="FontbitDavid" w:hAnsi="FontbitDavid"/>
          <w:rtl/>
        </w:rPr>
        <w:t>•</w:t>
      </w:r>
      <w:r>
        <w:rPr>
          <w:rFonts w:ascii="FontbitDavid" w:hAnsi="FontbitDavid" w:hint="cs"/>
          <w:rtl/>
        </w:rPr>
        <w:t xml:space="preserve"> </w:t>
      </w:r>
      <w:r w:rsidRPr="00EB42A6">
        <w:rPr>
          <w:rFonts w:ascii="FontbitDavid" w:hAnsi="FontbitDavid"/>
          <w:rtl/>
        </w:rPr>
        <w:t>•</w:t>
      </w:r>
    </w:p>
    <w:p w:rsidR="00E403F0" w:rsidRDefault="00E403F0" w:rsidP="00E403F0">
      <w:pPr>
        <w:pStyle w:val="afff3"/>
        <w:framePr w:wrap="around"/>
        <w:rPr>
          <w:rtl/>
        </w:rPr>
      </w:pPr>
      <w:r>
        <w:rPr>
          <w:rFonts w:hint="cs"/>
          <w:rtl/>
        </w:rPr>
        <w:t>יב.</w:t>
      </w:r>
    </w:p>
    <w:p>
      <w:pPr>
        <w:pStyle w:val="afffff8"/>
        <w:rPr>
          <w:ins w:id="90643" w:author="קלוד" w:date="2026-10-11T12:23:38Z"/>
        </w:rPr>
      </w:pPr>
      <w:ins w:id="90644" w:author="קלוד" w:date="2026-10-11T12:23:38Z">
        <w:r>
          <w:rPr>
            <w:color w:val="7B3F00"/>
          </w:rPr>
          <w:t xml:space="preserve">אשה מהו שתבדוק עצמה לבעלה</w:t>
        </w:r>
      </w:ins>
    </w:p>
    <w:p>
      <w:pPr>
        <w:pStyle w:val="38"/>
        <w:rPr>
          <w:ins w:id="98969" w:author="מנוע מכני" w:date="2026-10-11T12:04:39Z"/>
        </w:rPr>
      </w:pPr>
      <w:del w:id="98968" w:author="מנוע מכני" w:date="2026-10-11T12:04:39Z">
        <w:r w:rsidRPr="00EB42A6">
          <w:delText xml:space="preserve">•</w:delText>
        </w:r>
      </w:del>
      <w:r w:rsidRPr="00DF3805">
        <w:t xml:space="preserve"> </w:t>
      </w:r>
      <w:r w:rsidRPr="00B078C3">
        <w:t xml:space="preserve">בעא </w:t>
      </w:r>
      <w:ins w:id="90399" w:author="מנוע מכני" w:date="2026-10-11T12:04:39Z">
        <w:r>
          <w:t xml:space="preserve">ר"ז</w:t>
        </w:r>
      </w:ins>
      <w:del w:id="90400" w:author="מנוע מכני" w:date="2026-10-11T12:04:39Z">
        <w:r>
          <w:delText xml:space="preserve">ר''ז</w:delText>
        </w:r>
      </w:del>
      <w:r>
        <w:t xml:space="preserve"> מ</w:t>
      </w:r>
      <w:ins w:id="90401" w:author="מנוע מכני" w:date="2026-10-11T12:04:39Z">
        <w:r>
          <w:t xml:space="preserve">ר"י</w:t>
        </w:r>
      </w:ins>
      <w:del w:id="90402" w:author="מנוע מכני" w:date="2026-10-11T12:04:39Z">
        <w:r>
          <w:delText xml:space="preserve">ר''י</w:delText>
        </w:r>
      </w:del>
      <w:r w:rsidRPr="00B078C3">
        <w:t xml:space="preserve">:</w:t>
      </w:r>
    </w:p>
    <w:p w:rsidR="00E403F0" w:rsidRPr="00B078C3" w:rsidRDefault="00E403F0" w:rsidP="00E403F0">
      <w:pPr>
        <w:rPr>
          <w:rFonts w:ascii="FontbitDavid" w:hAnsi="FontbitDavid"/>
          <w:sz w:val="24"/>
          <w:rtl/>
        </w:rPr>
      </w:pPr>
      <w:del w:id="9897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מהו שתבדוק עצמה לבעלה? </w:t>
      </w:r>
      <w:r w:rsidRPr="00B078C3">
        <w:rPr>
          <w:rFonts w:ascii="FontbitDavid" w:hAnsi="FontbitDavid"/>
          <w:sz w:val="24"/>
          <w:rtl/>
        </w:rPr>
        <w:t xml:space="preserve">אמר</w:t>
      </w:r>
      <w:r w:rsidRPr="00B078C3">
        <w:rPr>
          <w:rFonts w:ascii="FontbitDavid" w:hAnsi="FontbitDavid"/>
          <w:sz w:val="24"/>
          <w:rtl/>
        </w:rPr>
        <w:t xml:space="preserve"> </w:t>
      </w:r>
      <w:ins w:id="95011" w:author="מנוע מכני" w:date="2026-10-11T12:04:39Z">
        <w:r>
          <w:rPr>
            <w:rFonts w:ascii="FontbitDavid" w:hAnsi="FontbitDavid"/>
            <w:sz w:val="24"/>
            <w:rtl/>
          </w:rPr>
          <w:t xml:space="preserve">לו</w:t>
        </w:r>
      </w:ins>
      <w:del w:id="9501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תבדוק.</w:t>
      </w:r>
    </w:p>
    <w:p w:rsidR="00E403F0" w:rsidRPr="00B078C3" w:rsidRDefault="00E403F0" w:rsidP="00E403F0">
      <w:pPr>
        <w:rPr>
          <w:rFonts w:ascii="FontbitDavid" w:hAnsi="FontbitDavid"/>
          <w:sz w:val="24"/>
          <w:rtl/>
        </w:rPr>
      </w:pPr>
      <w:r w:rsidRPr="00B078C3">
        <w:rPr>
          <w:rFonts w:ascii="FontbitDavid" w:hAnsi="FontbitDavid"/>
          <w:sz w:val="24"/>
          <w:rtl/>
        </w:rPr>
        <w:t>ותבדוק, ומה בכך? אם כן - לבו נוקפו ופורש.</w:t>
      </w:r>
    </w:p>
    <w:p>
      <w:pPr>
        <w:pStyle w:val="afffff8"/>
        <w:rPr>
          <w:ins w:id="90641" w:author="קלוד" w:date="2026-10-11T12:23:38Z"/>
        </w:rPr>
      </w:pPr>
      <w:ins w:id="90642" w:author="קלוד" w:date="2026-10-11T12:23:38Z">
        <w:r>
          <w:rPr>
            <w:color w:val="7B3F00"/>
          </w:rPr>
          <w:t xml:space="preserve">בדיקה כשיעור וסת - לחייב בעלה חטאת</w:t>
        </w:r>
      </w:ins>
    </w:p>
    <w:p>
      <w:pPr>
        <w:pStyle w:val="38"/>
        <w:rPr>
          <w:ins w:id="98972" w:author="מנוע מכני" w:date="2026-10-11T12:04:39Z"/>
        </w:rPr>
      </w:pPr>
      <w:del w:id="98971" w:author="מנוע מכני" w:date="2026-10-11T12:04:39Z">
        <w:r w:rsidRPr="00EB42A6">
          <w:delText xml:space="preserve">•</w:delText>
        </w:r>
      </w:del>
      <w:r w:rsidRPr="00DF3805">
        <w:t xml:space="preserve"> </w:t>
      </w:r>
      <w:r w:rsidRPr="00B078C3">
        <w:t xml:space="preserve">בעא </w:t>
      </w:r>
      <w:ins w:id="90403" w:author="מנוע מכני" w:date="2026-10-11T12:04:39Z">
        <w:r>
          <w:t xml:space="preserve">ר"א</w:t>
        </w:r>
      </w:ins>
      <w:del w:id="90404" w:author="מנוע מכני" w:date="2026-10-11T12:04:39Z">
        <w:r>
          <w:delText xml:space="preserve">ר''א</w:delText>
        </w:r>
      </w:del>
      <w:r>
        <w:t xml:space="preserve"> מ</w:t>
      </w:r>
      <w:ins w:id="90405" w:author="מנוע מכני" w:date="2026-10-11T12:04:39Z">
        <w:r>
          <w:t xml:space="preserve">ר"ה</w:t>
        </w:r>
      </w:ins>
      <w:del w:id="90406" w:author="מנוע מכני" w:date="2026-10-11T12:04:39Z">
        <w:r>
          <w:delText xml:space="preserve">ר''ה</w:delText>
        </w:r>
      </w:del>
      <w:r w:rsidRPr="00B078C3">
        <w:t xml:space="preserve">:</w:t>
      </w:r>
    </w:p>
    <w:p w:rsidR="00E403F0" w:rsidRDefault="00E403F0" w:rsidP="00E403F0">
      <w:pPr>
        <w:rPr>
          <w:rFonts w:ascii="FontbitDavid" w:hAnsi="FontbitDavid"/>
          <w:sz w:val="24"/>
          <w:rtl/>
        </w:rPr>
      </w:pPr>
      <w:del w:id="989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מהו </w:t>
      </w:r>
      <w:r w:rsidRPr="00811224">
        <w:rPr>
          <w:rFonts w:ascii="FontbitDavid" w:hAnsi="FontbitDavid"/>
          <w:b/>
          <w:bCs/>
          <w:sz w:val="24"/>
          <w:rtl/>
        </w:rPr>
        <w:t>שתבדוק</w:t>
      </w:r>
      <w:r w:rsidRPr="00B078C3">
        <w:rPr>
          <w:rFonts w:ascii="FontbitDavid" w:hAnsi="FontbitDavid"/>
          <w:sz w:val="24"/>
          <w:rtl/>
        </w:rPr>
        <w:t xml:space="preserve"> </w:t>
      </w:r>
      <w:r w:rsidRPr="00811224">
        <w:rPr>
          <w:rFonts w:ascii="FontbitDavid" w:hAnsi="FontbitDavid"/>
          <w:b/>
          <w:bCs/>
          <w:sz w:val="24"/>
          <w:rtl/>
        </w:rPr>
        <w:t>עצמה</w:t>
      </w:r>
      <w:r w:rsidRPr="00B078C3">
        <w:rPr>
          <w:rFonts w:ascii="FontbitDavid" w:hAnsi="FontbitDavid"/>
          <w:sz w:val="24"/>
          <w:rtl/>
        </w:rPr>
        <w:t xml:space="preserve"> </w:t>
      </w:r>
      <w:r w:rsidRPr="00811224">
        <w:rPr>
          <w:rFonts w:ascii="FontbitDavid" w:hAnsi="FontbitDavid"/>
          <w:b/>
          <w:bCs/>
          <w:sz w:val="24"/>
          <w:rtl/>
        </w:rPr>
        <w:t>כשיעור</w:t>
      </w:r>
      <w:r w:rsidRPr="00B078C3">
        <w:rPr>
          <w:rFonts w:ascii="FontbitDavid" w:hAnsi="FontbitDavid"/>
          <w:sz w:val="24"/>
          <w:rtl/>
        </w:rPr>
        <w:t xml:space="preserve"> </w:t>
      </w:r>
      <w:r w:rsidRPr="00811224">
        <w:rPr>
          <w:rFonts w:ascii="FontbitDavid" w:hAnsi="FontbitDavid"/>
          <w:b/>
          <w:bCs/>
          <w:sz w:val="24"/>
          <w:rtl/>
        </w:rPr>
        <w:t>וסת</w:t>
      </w:r>
      <w:r w:rsidRPr="00B078C3">
        <w:rPr>
          <w:rFonts w:ascii="FontbitDavid" w:hAnsi="FontbitDavid"/>
          <w:sz w:val="24"/>
          <w:rtl/>
        </w:rPr>
        <w:t xml:space="preserve">, כדי לחייב בעלה חטאת? </w:t>
      </w:r>
    </w:p>
    <w:p>
      <w:pPr>
        <w:pStyle w:val="38"/>
        <w:rPr>
          <w:ins w:id="98974" w:author="מנוע מכני" w:date="2026-10-11T12:04:39Z"/>
        </w:rPr>
      </w:pPr>
      <w:r w:rsidRPr="00B078C3">
        <w:t xml:space="preserve">א"ל</w:t>
      </w:r>
      <w:r w:rsidRPr="00B078C3">
        <w:t xml:space="preserve">:</w:t>
      </w:r>
    </w:p>
    <w:p w:rsidR="00E403F0" w:rsidRPr="00B078C3" w:rsidRDefault="00E403F0" w:rsidP="00D65BEC">
      <w:pPr>
        <w:rPr>
          <w:rFonts w:ascii="FontbitDavid" w:hAnsi="FontbitDavid"/>
          <w:sz w:val="24"/>
          <w:rtl/>
        </w:rPr>
      </w:pPr>
      <w:del w:id="989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מי משכחת לבדיקה כשיעור וסת?</w:t>
      </w:r>
      <w:ins w:id="96607" w:author="מנוע מכני" w:date="2026-10-11T12:04:39Z">
        <w:r>
          <w:rPr>
            <w:rFonts w:ascii="FontbitDavid" w:hAnsi="FontbitDavid" w:hint="cs"/>
            <w:sz w:val="24"/>
            <w:rtl/>
          </w:rPr>
          <w:t xml:space="preserve"> </w:t>
        </w:r>
      </w:ins>
      <w:del w:id="96608"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והתניא: איזהו שיעור וסת משל לשמש ועד </w:t>
      </w:r>
      <w:r w:rsidRPr="00027215">
        <w:rPr>
          <w:rFonts w:ascii="FontbitDavid" w:hAnsi="FontbitDavid"/>
          <w:sz w:val="24"/>
          <w:rtl/>
        </w:rPr>
        <w:t xml:space="preserve">שעומדים בצד המשקוף,</w:t>
      </w:r>
      <w:ins w:id="96609" w:author="מנוע מכני" w:date="2026-10-11T12:04:39Z">
        <w:r>
          <w:rPr>
            <w:rFonts w:ascii="FontbitDavid" w:hAnsi="FontbitDavid"/>
            <w:sz w:val="24"/>
            <w:rtl/>
          </w:rPr>
          <w:t xml:space="preserve"> </w:t>
        </w:r>
      </w:ins>
      <w:del w:id="96610" w:author="מנוע מכני" w:date="2026-10-11T12:04:39Z">
        <w:r w:rsidRPr="00027215">
          <w:rPr>
            <w:rFonts w:ascii="FontbitDavid" w:hAnsi="FontbitDavid"/>
            <w:sz w:val="24"/>
            <w:rtl/>
          </w:rPr>
          <w:delText xml:space="preserve"> </w:delText>
        </w:r>
        <w:r w:rsidRPr="00027215">
          <w:rPr>
            <w:rFonts w:ascii="FontbitDavid" w:hAnsi="FontbitDavid" w:hint="cs"/>
            <w:sz w:val="24"/>
            <w:rtl/>
          </w:rPr>
          <w:delText xml:space="preserve"> </w:delText>
        </w:r>
      </w:del>
      <w:r w:rsidRPr="00027215">
        <w:rPr>
          <w:rFonts w:ascii="FontbitDavid" w:hAnsi="FontbitDavid"/>
          <w:sz w:val="24"/>
          <w:rtl/>
        </w:rPr>
        <w:t>ביציאות השמש - נכנס עד, הוי: וסת שאמרו - לקנוח ולא לבדיקה.</w:t>
      </w:r>
    </w:p>
    <w:p>
      <w:pPr>
        <w:pStyle w:val="38"/>
        <w:rPr>
          <w:ins w:id="98976" w:author="מנוע מכני" w:date="2026-10-11T12:04:39Z"/>
        </w:rPr>
      </w:pPr>
      <w:r w:rsidRPr="00906BFC">
        <w:t xml:space="preserve">אלא:</w:t>
      </w:r>
    </w:p>
    <w:p w:rsidR="00E403F0" w:rsidRPr="00906BFC" w:rsidRDefault="00E403F0" w:rsidP="00E403F0">
      <w:pPr>
        <w:ind w:firstLine="0"/>
        <w:rPr>
          <w:rFonts w:ascii="FontbitDavid" w:hAnsi="FontbitDavid"/>
          <w:b/>
          <w:bCs/>
          <w:sz w:val="24"/>
          <w:rtl/>
        </w:rPr>
      </w:pPr>
      <w:del w:id="98977" w:author="מנוע מכני" w:date="2026-10-11T12:04:39Z">
        <w:r w:rsidRPr="00906BFC">
          <w:rPr>
            <w:rFonts w:ascii="FontbitDavid" w:hAnsi="FontbitDavid"/>
            <w:b/>
            <w:bCs/>
            <w:sz w:val="24"/>
            <w:rtl/>
          </w:rPr>
          <w:delText xml:space="preserve"> </w:delText>
        </w:r>
      </w:del>
      <w:r w:rsidRPr="00906BFC">
        <w:rPr>
          <w:rFonts w:ascii="FontbitDavid" w:hAnsi="FontbitDavid"/>
          <w:b/>
          <w:bCs/>
          <w:sz w:val="24"/>
          <w:rtl/>
        </w:rPr>
        <w:t xml:space="preserve">מהו שתקנח? </w:t>
      </w:r>
    </w:p>
    <w:p w:rsidR="00E403F0" w:rsidRDefault="00E403F0" w:rsidP="00E403F0">
      <w:pPr>
        <w:rPr>
          <w:rFonts w:ascii="FontbitDavid" w:hAnsi="FontbitDavid"/>
          <w:sz w:val="24"/>
          <w:rtl/>
        </w:rPr>
      </w:pPr>
      <w:r>
        <w:rPr>
          <w:rFonts w:ascii="FontbitDavid" w:hAnsi="FontbitDavid" w:hint="cs"/>
          <w:sz w:val="24"/>
          <w:rtl/>
        </w:rPr>
        <w:t xml:space="preserve">א'ד </w:t>
      </w:r>
      <w:ins w:id="93515" w:author="מנוע מכני" w:date="2026-10-11T12:04:39Z">
        <w:r>
          <w:rPr>
            <w:rFonts w:ascii="FontbitDavid" w:hAnsi="FontbitDavid" w:hint="cs"/>
            <w:sz w:val="24"/>
            <w:rtl/>
          </w:rPr>
          <w:t xml:space="preserve">כאן</w:t>
        </w:r>
      </w:ins>
      <w:del w:id="93516" w:author="מנוע מכני" w:date="2026-10-11T12:04:39Z">
        <w:r>
          <w:rPr>
            <w:rFonts w:ascii="FontbitDavid" w:hAnsi="FontbitDavid" w:hint="cs"/>
            <w:sz w:val="24"/>
            <w:rtl/>
          </w:rPr>
          <w:delText xml:space="preserve">הכא</w:delText>
        </w:r>
      </w:del>
      <w:r>
        <w:rPr>
          <w:rFonts w:ascii="FontbitDavid" w:hAnsi="FontbitDavid" w:hint="cs"/>
          <w:sz w:val="24"/>
          <w:rtl/>
        </w:rPr>
        <w:t xml:space="preserve"> בעי</w:t>
      </w:r>
      <w:ins w:id="97285" w:author="מנוע מכני" w:date="2026-10-11T12:04:39Z">
        <w:r>
          <w:rPr>
            <w:rFonts w:ascii="FontbitDavid" w:hAnsi="FontbitDavid" w:hint="cs"/>
            <w:sz w:val="24"/>
            <w:rtl/>
          </w:rPr>
          <w:t xml:space="preserve">:</w:t>
        </w:r>
      </w:ins>
      <w:del w:id="9728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r w:rsidRPr="00B078C3">
        <w:rPr>
          <w:rFonts w:ascii="FontbitDavid" w:hAnsi="FontbitDavid"/>
          <w:sz w:val="24"/>
          <w:rtl/>
        </w:rPr>
        <w:t xml:space="preserve"> </w:t>
      </w:r>
      <w:r w:rsidRPr="00811224">
        <w:rPr>
          <w:rFonts w:ascii="FontbitDavid" w:hAnsi="FontbitDavid"/>
          <w:b/>
          <w:bCs/>
          <w:sz w:val="24"/>
          <w:rtl/>
        </w:rPr>
        <w:t xml:space="preserve">אשה מהו שתבדוק עצמה, </w:t>
      </w:r>
      <w:r w:rsidRPr="00B078C3">
        <w:rPr>
          <w:rFonts w:ascii="FontbitDavid" w:hAnsi="FontbitDavid"/>
          <w:sz w:val="24"/>
          <w:rtl/>
        </w:rPr>
        <w:t xml:space="preserve">כדי לחייב בעלה אשם תלוי? </w:t>
      </w:r>
    </w:p>
    <w:p w:rsidR="00E403F0" w:rsidRPr="00A82066" w:rsidRDefault="00E403F0" w:rsidP="00E403F0">
      <w:pPr>
        <w:rPr>
          <w:rFonts w:ascii="FontbitDavid" w:hAnsi="FontbitDavid"/>
          <w:b/>
          <w:bCs/>
          <w:sz w:val="24"/>
          <w:rtl/>
        </w:rPr>
      </w:pPr>
      <w:r w:rsidRPr="00A82066">
        <w:rPr>
          <w:rFonts w:ascii="FontbitDavid" w:hAnsi="FontbitDavid"/>
          <w:b/>
          <w:bCs/>
          <w:sz w:val="24"/>
          <w:rtl/>
        </w:rPr>
        <w:t xml:space="preserve">אמר</w:t>
      </w:r>
      <w:r w:rsidRPr="00A82066">
        <w:rPr>
          <w:rFonts w:ascii="FontbitDavid" w:hAnsi="FontbitDavid"/>
          <w:b/>
          <w:bCs/>
          <w:sz w:val="24"/>
          <w:rtl/>
        </w:rPr>
        <w:t xml:space="preserve"> לו: </w:t>
      </w:r>
      <w:r w:rsidRPr="00A82066">
        <w:rPr>
          <w:rFonts w:ascii="FontbitDavid" w:hAnsi="FontbitDavid"/>
          <w:b/>
          <w:bCs/>
          <w:sz w:val="24"/>
          <w:rtl/>
        </w:rPr>
        <w:t xml:space="preserve">לא</w:t>
      </w:r>
      <w:r w:rsidRPr="00A82066">
        <w:rPr>
          <w:rFonts w:ascii="FontbitDavid" w:hAnsi="FontbitDavid"/>
          <w:b/>
          <w:bCs/>
          <w:sz w:val="24"/>
          <w:rtl/>
        </w:rPr>
        <w:t xml:space="preserve"> תבדוק.</w:t>
      </w:r>
    </w:p>
    <w:p w:rsidR="00E403F0" w:rsidRPr="00B078C3" w:rsidRDefault="00E403F0" w:rsidP="00E403F0">
      <w:pPr>
        <w:rPr>
          <w:rFonts w:ascii="FontbitDavid" w:hAnsi="FontbitDavid"/>
          <w:sz w:val="24"/>
          <w:rtl/>
        </w:rPr>
      </w:pPr>
      <w:r w:rsidRPr="00B078C3">
        <w:rPr>
          <w:rFonts w:ascii="FontbitDavid" w:hAnsi="FontbitDavid"/>
          <w:sz w:val="24"/>
          <w:rtl/>
        </w:rPr>
        <w:t xml:space="preserve">ותבדוק, ומה בכך? </w:t>
      </w:r>
      <w:r w:rsidRPr="00B078C3">
        <w:rPr>
          <w:rFonts w:ascii="FontbitDavid" w:hAnsi="FontbitDavid"/>
          <w:sz w:val="24"/>
          <w:rtl/>
        </w:rPr>
        <w:t xml:space="preserve">א"כ</w:t>
      </w:r>
      <w:r w:rsidRPr="00B078C3">
        <w:rPr>
          <w:rFonts w:ascii="FontbitDavid" w:hAnsi="FontbitDavid"/>
          <w:sz w:val="24"/>
          <w:rtl/>
        </w:rPr>
        <w:t xml:space="preserve"> - לבו נוקפו ופורש.</w:t>
      </w:r>
    </w:p>
    <w:p w:rsidR="00E403F0" w:rsidRPr="00B078C3" w:rsidRDefault="00E403F0" w:rsidP="00E403F0">
      <w:pPr>
        <w:jc w:val="center"/>
        <w:rPr>
          <w:del w:id="90030" w:author="מנוע עיצוב" w:date="2026-10-11T12:09:26Z"/>
          <w:rFonts w:ascii="FontbitDavid" w:hAnsi="FontbitDavid"/>
          <w:sz w:val="24"/>
          <w:rtl/>
        </w:rPr>
      </w:pPr>
      <w:del w:id="9002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67" w:author="קלוד" w:date="2026-10-11T09:07:21Z">
          <w:pPr>
            <w:pStyle w:val="affff1"/>
            <w:rPr>
              <w:rtl/>
            </w:rPr>
          </w:pPr>
        </w:pPrChange>
      </w:pPr>
      <w:ins w:id="9814" w:author="מספור קטעי משנה" w:date="2026-10-11T09:25:19Z">
        <w:r>
          <w:rPr>
            <w:rStyle w:val="MisparKeta"/>
          </w:rPr>
          <w:t xml:space="preserve">ב. </w:t>
        </w:r>
      </w:ins>
      <w:r w:rsidRPr="00B078C3">
        <w:rPr>
          <w:rtl/>
        </w:rPr>
        <w:t>ובשעה שהיא עוברת וכו'.</w:t>
      </w:r>
    </w:p>
    <w:p>
      <w:pPr>
        <w:pStyle w:val="38"/>
        <w:rPr>
          <w:ins w:id="98978" w:author="מנוע מכני" w:date="2026-10-11T12:04:39Z"/>
        </w:rPr>
      </w:pPr>
      <w:ins w:id="90407" w:author="מנוע מכני" w:date="2026-10-11T12:04:39Z">
        <w:r>
          <w:t xml:space="preserve">ר"א</w:t>
        </w:r>
      </w:ins>
      <w:del w:id="90408" w:author="מנוע מכני" w:date="2026-10-11T12:04:39Z">
        <w:r>
          <w:delText xml:space="preserve">ר''א</w:delText>
        </w:r>
      </w:del>
      <w:r>
        <w:t xml:space="preserve"> ור' ינאי</w:t>
      </w:r>
      <w:ins w:id="97287" w:author="מנוע מכני" w:date="2026-10-11T12:04:39Z">
        <w:r>
          <w:t xml:space="preserve">:</w:t>
        </w:r>
      </w:ins>
    </w:p>
    <w:p w:rsidR="00E403F0" w:rsidRPr="00B078C3" w:rsidRDefault="00E403F0" w:rsidP="00E403F0">
      <w:pPr>
        <w:rPr>
          <w:rFonts w:ascii="FontbitDavid" w:hAnsi="FontbitDavid"/>
          <w:sz w:val="24"/>
          <w:rtl/>
        </w:rPr>
      </w:pPr>
      <w:del w:id="97288"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del w:id="989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וזהו עדן של צנועות.</w:t>
      </w:r>
    </w:p>
    <w:p>
      <w:pPr>
        <w:pStyle w:val="afffff8"/>
        <w:rPr>
          <w:ins w:id="90639" w:author="קלוד" w:date="2026-10-11T12:23:38Z"/>
        </w:rPr>
      </w:pPr>
      <w:ins w:id="90640" w:author="קלוד" w:date="2026-10-11T12:23:38Z">
        <w:r>
          <w:rPr>
            <w:color w:val="7B3F00"/>
          </w:rPr>
          <w:t xml:space="preserve">צנועות או צריכות - בדיקה לפני תשמיש</w:t>
        </w:r>
      </w:ins>
    </w:p>
    <w:p>
      <w:pPr>
        <w:pStyle w:val="38"/>
        <w:rPr>
          <w:ins w:id="98980" w:author="מנוע מכני" w:date="2026-10-11T12:04:39Z"/>
        </w:rPr>
      </w:pPr>
      <w:del w:id="101846" w:author="מנוע מכני" w:date="2026-10-11T12:04:39Z">
        <w:r w:rsidRPr="00B078C3">
          <w:delText xml:space="preserve">א"ל </w:delText>
        </w:r>
      </w:del>
      <w:r w:rsidRPr="00B078C3">
        <w:t xml:space="preserve">ר</w:t>
      </w:r>
      <w:r>
        <w:t xml:space="preserve">א</w:t>
      </w:r>
      <w:ins w:id="90409" w:author="מנוע מכני" w:date="2026-10-11T12:04:39Z">
        <w:r>
          <w:t xml:space="preserve">ב"מ</w:t>
        </w:r>
      </w:ins>
      <w:del w:id="90410" w:author="מנוע מכני" w:date="2026-10-11T12:04:39Z">
        <w:r>
          <w:delText xml:space="preserve">ב''מ</w:delText>
        </w:r>
      </w:del>
      <w:r>
        <w:t xml:space="preserve"> ל</w:t>
      </w:r>
      <w:ins w:id="90411" w:author="מנוע מכני" w:date="2026-10-11T12:04:39Z">
        <w:r>
          <w:t xml:space="preserve">ר"א</w:t>
        </w:r>
      </w:ins>
      <w:del w:id="90412" w:author="מנוע מכני" w:date="2026-10-11T12:04:39Z">
        <w:r>
          <w:delText xml:space="preserve">ר''א</w:delText>
        </w:r>
      </w:del>
      <w:r w:rsidRPr="00B078C3">
        <w:t xml:space="preserve">:</w:t>
      </w:r>
    </w:p>
    <w:p w:rsidR="00E403F0" w:rsidRDefault="00E403F0" w:rsidP="00E403F0">
      <w:pPr>
        <w:rPr>
          <w:rFonts w:ascii="FontbitDavid" w:hAnsi="FontbitDavid"/>
          <w:sz w:val="24"/>
          <w:rtl/>
        </w:rPr>
      </w:pPr>
      <w:del w:id="989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תנא תני צריכות ואת תני צנועות! </w:t>
      </w:r>
    </w:p>
    <w:p>
      <w:pPr>
        <w:pStyle w:val="38"/>
        <w:rPr>
          <w:ins w:id="98982" w:author="מנוע מכני" w:date="2026-10-11T12:04:39Z"/>
        </w:rPr>
      </w:pPr>
      <w:r w:rsidRPr="00B078C3">
        <w:t xml:space="preserve">אמר</w:t>
      </w:r>
      <w:r w:rsidRPr="00B078C3">
        <w:t xml:space="preserve"> </w:t>
      </w:r>
      <w:ins w:id="95013" w:author="מנוע מכני" w:date="2026-10-11T12:04:39Z">
        <w:r>
          <w:t xml:space="preserve">לו</w:t>
        </w:r>
      </w:ins>
      <w:del w:id="95014"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9898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שאני אומר כל המקיים דברי חכמים נקרא צנוע.</w:t>
      </w:r>
    </w:p>
    <w:p w:rsidR="00E403F0" w:rsidRDefault="00E403F0" w:rsidP="00E403F0">
      <w:pPr>
        <w:rPr>
          <w:rFonts w:ascii="FontbitDavid" w:hAnsi="FontbitDavid"/>
          <w:sz w:val="24"/>
          <w:rtl/>
        </w:rPr>
      </w:pPr>
      <w:ins w:id="90413" w:author="מנוע מכני" w:date="2026-10-11T12:04:39Z">
        <w:r>
          <w:rPr>
            <w:rFonts w:ascii="FontbitDavid" w:hAnsi="FontbitDavid"/>
            <w:sz w:val="24"/>
            <w:rtl/>
          </w:rPr>
          <w:t xml:space="preserve">א"ר</w:t>
        </w:r>
      </w:ins>
      <w:del w:id="90414"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ושאינו מקיים דברי חכמים, צנוע הוא דלא מקרי, הא רשע </w:t>
      </w:r>
      <w:r w:rsidRPr="00B078C3">
        <w:rPr>
          <w:rFonts w:ascii="FontbitDavid" w:hAnsi="FontbitDavid"/>
          <w:sz w:val="24"/>
          <w:rtl/>
        </w:rPr>
        <w:t xml:space="preserve">לא</w:t>
      </w:r>
      <w:r w:rsidRPr="00B078C3">
        <w:rPr>
          <w:rFonts w:ascii="FontbitDavid" w:hAnsi="FontbitDavid"/>
          <w:sz w:val="24"/>
          <w:rtl/>
        </w:rPr>
        <w:t xml:space="preserve"> מקרי? </w:t>
      </w:r>
    </w:p>
    <w:p>
      <w:pPr>
        <w:pStyle w:val="38"/>
        <w:rPr>
          <w:ins w:id="98984" w:author="מנוע מכני" w:date="2026-10-11T12:04:39Z"/>
        </w:rPr>
      </w:pPr>
      <w:r w:rsidRPr="00AF0DC1">
        <w:t>אלא</w:t>
      </w:r>
      <w:r w:rsidRPr="00B078C3">
        <w:t xml:space="preserve"> א</w:t>
      </w:r>
      <w:ins w:id="90415" w:author="מנוע מכני" w:date="2026-10-11T12:04:39Z">
        <w:r>
          <w:t xml:space="preserve">ר"א</w:t>
        </w:r>
      </w:ins>
      <w:del w:id="90416" w:author="מנוע מכני" w:date="2026-10-11T12:04:39Z">
        <w:r w:rsidRPr="00B078C3">
          <w:delText xml:space="preserve">ר</w:delText>
        </w:r>
        <w:r>
          <w:delText xml:space="preserve">''</w:delText>
        </w:r>
        <w:r w:rsidRPr="00B078C3">
          <w:delText xml:space="preserve">א</w:delText>
        </w:r>
      </w:del>
      <w:r w:rsidRPr="00B078C3">
        <w:t xml:space="preserve">:</w:t>
      </w:r>
    </w:p>
    <w:p w:rsidR="00E403F0" w:rsidRPr="00B078C3" w:rsidRDefault="00E403F0" w:rsidP="00E403F0">
      <w:pPr>
        <w:rPr>
          <w:rFonts w:ascii="FontbitDavid" w:hAnsi="FontbitDavid"/>
          <w:sz w:val="24"/>
          <w:rtl/>
        </w:rPr>
      </w:pPr>
      <w:del w:id="98985" w:author="מנוע מכני" w:date="2026-10-11T12:04:39Z">
        <w:r w:rsidRPr="00B078C3">
          <w:rPr>
            <w:rFonts w:ascii="FontbitDavid" w:hAnsi="FontbitDavid"/>
            <w:sz w:val="24"/>
            <w:rtl/>
          </w:rPr>
          <w:delText xml:space="preserve"> </w:delText>
        </w:r>
      </w:del>
      <w:r w:rsidRPr="00EF77EC">
        <w:rPr>
          <w:rFonts w:ascii="FontbitDavid" w:hAnsi="FontbitDavid"/>
          <w:b/>
          <w:bCs/>
          <w:sz w:val="24"/>
          <w:rtl/>
        </w:rPr>
        <w:t>צנועות</w:t>
      </w:r>
      <w:r w:rsidRPr="00B078C3">
        <w:rPr>
          <w:rFonts w:ascii="FontbitDavid" w:hAnsi="FontbitDavid"/>
          <w:sz w:val="24"/>
          <w:rtl/>
        </w:rPr>
        <w:t xml:space="preserve">, עד שבדקו בו עצמן לפני תשמיש זה - אין בודקות בו לפני תשמיש אחר</w:t>
      </w:r>
      <w:ins w:id="96611" w:author="מנוע מכני" w:date="2026-10-11T12:04:39Z">
        <w:r>
          <w:rPr>
            <w:rFonts w:ascii="FontbitDavid" w:hAnsi="FontbitDavid"/>
            <w:sz w:val="24"/>
            <w:rtl/>
          </w:rPr>
          <w:t xml:space="preserve">,</w:t>
        </w:r>
      </w:ins>
      <w:del w:id="96612" w:author="מנוע מכני" w:date="2026-10-11T12:04:39Z">
        <w:r w:rsidRPr="00B078C3">
          <w:rPr>
            <w:rFonts w:ascii="FontbitDavid" w:hAnsi="FontbitDavid"/>
            <w:sz w:val="24"/>
            <w:rtl/>
          </w:rPr>
          <w:delText xml:space="preserve">;</w:delText>
        </w:r>
      </w:del>
    </w:p>
    <w:p w:rsidR="00E403F0" w:rsidRPr="00B078C3" w:rsidRDefault="00E403F0" w:rsidP="00E403F0">
      <w:pPr>
        <w:ind w:left="1174" w:firstLine="266"/>
        <w:rPr>
          <w:rFonts w:ascii="FontbitDavid" w:hAnsi="FontbitDavid"/>
          <w:sz w:val="24"/>
          <w:rtl/>
        </w:rPr>
      </w:pPr>
      <w:r w:rsidRPr="00B078C3">
        <w:rPr>
          <w:rFonts w:ascii="FontbitDavid" w:hAnsi="FontbitDavid"/>
          <w:sz w:val="24"/>
          <w:rtl/>
        </w:rPr>
        <w:t>ושאינן צנועות - בודקות ולא איכפת להן.</w:t>
      </w:r>
    </w:p>
    <w:p w:rsidR="00E403F0" w:rsidRDefault="00E403F0" w:rsidP="00E403F0">
      <w:pPr>
        <w:rPr>
          <w:rFonts w:ascii="FontbitDavid" w:hAnsi="FontbitDavid"/>
          <w:sz w:val="24"/>
          <w:rtl/>
        </w:rPr>
      </w:pPr>
    </w:p>
    <w:p>
      <w:pPr>
        <w:pStyle w:val="afffff8"/>
        <w:rPr>
          <w:ins w:id="90637" w:author="קלוד" w:date="2026-10-11T12:23:38Z"/>
        </w:rPr>
      </w:pPr>
      <w:ins w:id="90638" w:author="קלוד" w:date="2026-10-11T12:23:38Z">
        <w:r>
          <w:rPr>
            <w:color w:val="7B3F00"/>
          </w:rPr>
          <w:t xml:space="preserve">אשה שאין לה וסת - אסורה לשמש עד שתבדוק</w:t>
        </w:r>
      </w:ins>
    </w:p>
    <w:p>
      <w:pPr>
        <w:pStyle w:val="38"/>
        <w:rPr>
          <w:ins w:id="98987" w:author="מנוע מכני" w:date="2026-10-11T12:04:39Z"/>
        </w:rPr>
      </w:pPr>
      <w:del w:id="98986" w:author="מנוע מכני" w:date="2026-10-11T12:04:39Z">
        <w:r w:rsidRPr="00EB42A6">
          <w:delText xml:space="preserve">•</w:delText>
        </w:r>
      </w:del>
      <w:r w:rsidRPr="00DF3805">
        <w:t xml:space="preserve"> </w:t>
      </w:r>
      <w:r w:rsidRPr="00B078C3">
        <w:t xml:space="preserve">גופא </w:t>
      </w:r>
      <w:ins w:id="90417" w:author="מנוע מכני" w:date="2026-10-11T12:04:39Z">
        <w:r>
          <w:t xml:space="preserve">ר"ז</w:t>
        </w:r>
      </w:ins>
      <w:del w:id="90418" w:author="מנוע מכני" w:date="2026-10-11T12:04:39Z">
        <w:r>
          <w:delText xml:space="preserve">ר''ז</w:delText>
        </w:r>
      </w:del>
      <w:r>
        <w:t xml:space="preserve"> </w:t>
      </w:r>
      <w:ins w:id="90419" w:author="מנוע מכני" w:date="2026-10-11T12:04:39Z">
        <w:r>
          <w:t xml:space="preserve">ב"י</w:t>
        </w:r>
      </w:ins>
      <w:del w:id="90420" w:author="מנוע מכני" w:date="2026-10-11T12:04:39Z">
        <w:r>
          <w:delText xml:space="preserve">ב''י</w:delText>
        </w:r>
      </w:del>
      <w:r>
        <w:t xml:space="preserve"> משמואל</w:t>
      </w:r>
      <w:r w:rsidRPr="00B078C3">
        <w:t xml:space="preserve">:</w:t>
      </w:r>
    </w:p>
    <w:p w:rsidR="00E403F0" w:rsidRPr="00B078C3" w:rsidRDefault="00E403F0" w:rsidP="00E403F0">
      <w:pPr>
        <w:rPr>
          <w:rFonts w:ascii="FontbitDavid" w:hAnsi="FontbitDavid"/>
          <w:sz w:val="24"/>
          <w:rtl/>
        </w:rPr>
      </w:pPr>
      <w:del w:id="989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שאין לה וסת - אסורה לשמש עד שתבדוק.</w:t>
      </w:r>
    </w:p>
    <w:p>
      <w:pPr>
        <w:pStyle w:val="38"/>
        <w:rPr>
          <w:ins w:id="98989" w:author="מנוע מכני" w:date="2026-10-11T12:04:39Z"/>
        </w:rPr>
      </w:pPr>
      <w:ins w:id="90421" w:author="מנוע מכני" w:date="2026-10-11T12:04:39Z">
        <w:del w:id="101847" w:author="מנוע מכני" w:date="2026-10-11T12:04:39Z">
          <w:r>
            <w:delText xml:space="preserve">א"ל</w:delText>
          </w:r>
          <w:r>
            <w:delText xml:space="preserve"> </w:delText>
          </w:r>
        </w:del>
      </w:ins>
      <w:del w:id="90422" w:author="מנוע מכני" w:date="2026-10-11T12:04:39Z">
        <w:r>
          <w:delText xml:space="preserve">א''ל</w:delText>
        </w:r>
      </w:del>
      <w:ins w:id="90423" w:author="מנוע מכני" w:date="2026-10-11T12:04:39Z">
        <w:r>
          <w:t xml:space="preserve">ר"ז</w:t>
        </w:r>
      </w:ins>
      <w:del w:id="90424" w:author="מנוע מכני" w:date="2026-10-11T12:04:39Z">
        <w:r>
          <w:delText xml:space="preserve">ר''ז</w:delText>
        </w:r>
      </w:del>
      <w:r>
        <w:t xml:space="preserve"> ל</w:t>
      </w:r>
      <w:ins w:id="90425" w:author="מנוע מכני" w:date="2026-10-11T12:04:39Z">
        <w:r>
          <w:t xml:space="preserve">ר"א</w:t>
        </w:r>
      </w:ins>
      <w:del w:id="90426" w:author="מנוע מכני" w:date="2026-10-11T12:04:39Z">
        <w:r>
          <w:delText xml:space="preserve">ר''א</w:delText>
        </w:r>
      </w:del>
      <w:r w:rsidRPr="00B078C3">
        <w:t xml:space="preserve">:</w:t>
      </w:r>
    </w:p>
    <w:p w:rsidR="00E403F0" w:rsidRDefault="00E403F0" w:rsidP="00E403F0">
      <w:pPr>
        <w:rPr>
          <w:rFonts w:ascii="FontbitDavid" w:hAnsi="FontbitDavid"/>
          <w:sz w:val="24"/>
          <w:rtl/>
        </w:rPr>
      </w:pPr>
      <w:del w:id="989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לה וסת - בעיא בדיקה, יש לה וסת - </w:t>
      </w:r>
      <w:r w:rsidRPr="00B078C3">
        <w:rPr>
          <w:rFonts w:ascii="FontbitDavid" w:hAnsi="FontbitDavid"/>
          <w:sz w:val="24"/>
          <w:rtl/>
        </w:rPr>
        <w:t xml:space="preserve">לא</w:t>
      </w:r>
      <w:r w:rsidRPr="00B078C3">
        <w:rPr>
          <w:rFonts w:ascii="FontbitDavid" w:hAnsi="FontbitDavid"/>
          <w:sz w:val="24"/>
          <w:rtl/>
        </w:rPr>
        <w:t xml:space="preserve"> בעיא בדיקה? </w:t>
      </w:r>
    </w:p>
    <w:p>
      <w:pPr>
        <w:pStyle w:val="38"/>
        <w:rPr>
          <w:ins w:id="98991" w:author="מנוע מכני" w:date="2026-10-11T12:04:39Z"/>
        </w:rPr>
      </w:pPr>
      <w:r w:rsidRPr="00B078C3">
        <w:t xml:space="preserve">א"ל</w:t>
      </w:r>
      <w:r w:rsidRPr="00B078C3">
        <w:t xml:space="preserve">:</w:t>
      </w:r>
    </w:p>
    <w:p w:rsidR="00E403F0" w:rsidRPr="00B078C3" w:rsidRDefault="00E403F0" w:rsidP="00E403F0">
      <w:pPr>
        <w:rPr>
          <w:rFonts w:ascii="FontbitDavid" w:hAnsi="FontbitDavid"/>
          <w:sz w:val="24"/>
          <w:rtl/>
        </w:rPr>
      </w:pPr>
      <w:del w:id="989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יש לה וסת, ערה - בעיא בדיקה, ישנה - </w:t>
      </w:r>
      <w:r w:rsidRPr="00B078C3">
        <w:rPr>
          <w:rFonts w:ascii="FontbitDavid" w:hAnsi="FontbitDavid"/>
          <w:sz w:val="24"/>
          <w:rtl/>
        </w:rPr>
        <w:t xml:space="preserve">לא</w:t>
      </w:r>
      <w:r w:rsidRPr="00B078C3">
        <w:rPr>
          <w:rFonts w:ascii="FontbitDavid" w:hAnsi="FontbitDavid"/>
          <w:sz w:val="24"/>
          <w:rtl/>
        </w:rPr>
        <w:t xml:space="preserve"> בעיא בדיקה.</w:t>
      </w:r>
    </w:p>
    <w:p w:rsidR="00E403F0" w:rsidRPr="00B078C3" w:rsidRDefault="00E403F0" w:rsidP="00E403F0">
      <w:pPr>
        <w:rPr>
          <w:rFonts w:ascii="FontbitDavid" w:hAnsi="FontbitDavid"/>
          <w:sz w:val="24"/>
          <w:rtl/>
        </w:rPr>
      </w:pPr>
      <w:r w:rsidRPr="00B078C3">
        <w:rPr>
          <w:rFonts w:ascii="FontbitDavid" w:hAnsi="FontbitDavid"/>
          <w:sz w:val="24"/>
          <w:rtl/>
        </w:rPr>
        <w:t xml:space="preserve">אין לה וסת</w:t>
      </w:r>
      <w:ins w:id="96613" w:author="מנוע מכני" w:date="2026-10-11T12:04:39Z">
        <w:r>
          <w:rPr>
            <w:rFonts w:ascii="FontbitDavid" w:hAnsi="FontbitDavid"/>
            <w:sz w:val="24"/>
            <w:rtl/>
          </w:rPr>
          <w:t xml:space="preserve">,</w:t>
        </w:r>
      </w:ins>
      <w:del w:id="96614" w:author="מנוע מכני" w:date="2026-10-11T12:04:39Z">
        <w:r w:rsidRPr="00B078C3">
          <w:rPr>
            <w:rFonts w:ascii="FontbitDavid" w:hAnsi="FontbitDavid"/>
            <w:sz w:val="24"/>
            <w:rtl/>
          </w:rPr>
          <w:delText xml:space="preserve">;</w:delText>
        </w:r>
      </w:del>
      <w:r>
        <w:rPr>
          <w:rFonts w:ascii="FontbitDavid" w:hAnsi="FontbitDavid" w:hint="cs"/>
          <w:sz w:val="24"/>
          <w:rtl/>
        </w:rPr>
        <w:t xml:space="preserve"> </w:t>
      </w:r>
      <w:r w:rsidRPr="00B078C3">
        <w:rPr>
          <w:rFonts w:ascii="FontbitDavid" w:hAnsi="FontbitDavid"/>
          <w:sz w:val="24"/>
          <w:rtl/>
        </w:rPr>
        <w:t>בין ערה בין ישנה - בעיא בדיקה.</w:t>
      </w:r>
    </w:p>
    <w:p>
      <w:pPr>
        <w:pStyle w:val="38"/>
        <w:rPr>
          <w:ins w:id="98993" w:author="מנוע מכני" w:date="2026-10-11T12:04:39Z"/>
        </w:rPr>
      </w:pPr>
      <w:ins w:id="90427" w:author="מנוע מכני" w:date="2026-10-11T12:04:39Z">
        <w:r>
          <w:t xml:space="preserve">ר"א</w:t>
        </w:r>
      </w:ins>
      <w:del w:id="90428" w:author="מנוע מכני" w:date="2026-10-11T12:04:39Z">
        <w:r w:rsidRPr="00B078C3">
          <w:delText xml:space="preserve">ר</w:delText>
        </w:r>
        <w:r>
          <w:delText xml:space="preserve">''</w:delText>
        </w:r>
        <w:r w:rsidRPr="00B078C3">
          <w:delText xml:space="preserve">א</w:delText>
        </w:r>
      </w:del>
      <w:r w:rsidRPr="00B078C3">
        <w:t xml:space="preserve">, ולימא </w:t>
      </w:r>
      <w:ins w:id="95015" w:author="מנוע מכני" w:date="2026-10-11T12:04:39Z">
        <w:r>
          <w:t xml:space="preserve">לו</w:t>
        </w:r>
      </w:ins>
      <w:del w:id="95016" w:author="מנוע מכני" w:date="2026-10-11T12:04:39Z">
        <w:r w:rsidRPr="00B078C3">
          <w:delText xml:space="preserve">ליה</w:delText>
        </w:r>
      </w:del>
      <w:r w:rsidRPr="00B078C3">
        <w:t xml:space="preserve">:</w:t>
      </w:r>
    </w:p>
    <w:p w:rsidR="00E403F0" w:rsidRDefault="00E403F0" w:rsidP="00E403F0">
      <w:pPr>
        <w:rPr>
          <w:rFonts w:ascii="FontbitDavid" w:hAnsi="FontbitDavid"/>
          <w:sz w:val="24"/>
          <w:rtl/>
        </w:rPr>
      </w:pPr>
      <w:del w:id="989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יש לה וסת, לטהרות - בעיא בדיקה, לבעלה - </w:t>
      </w:r>
      <w:r w:rsidRPr="00B078C3">
        <w:rPr>
          <w:rFonts w:ascii="FontbitDavid" w:hAnsi="FontbitDavid"/>
          <w:sz w:val="24"/>
          <w:rtl/>
        </w:rPr>
        <w:t xml:space="preserve">לא</w:t>
      </w:r>
      <w:r w:rsidRPr="00B078C3">
        <w:rPr>
          <w:rFonts w:ascii="FontbitDavid" w:hAnsi="FontbitDavid"/>
          <w:sz w:val="24"/>
          <w:rtl/>
        </w:rPr>
        <w:t xml:space="preserve"> בעיא בדיקה, </w:t>
      </w:r>
    </w:p>
    <w:p w:rsidR="00E403F0" w:rsidRPr="00B078C3" w:rsidRDefault="00E403F0" w:rsidP="00E403F0">
      <w:pPr>
        <w:ind w:left="1174" w:firstLine="266"/>
        <w:rPr>
          <w:rFonts w:ascii="FontbitDavid" w:hAnsi="FontbitDavid"/>
          <w:sz w:val="24"/>
          <w:rtl/>
        </w:rPr>
      </w:pPr>
      <w:r w:rsidRPr="00B078C3">
        <w:rPr>
          <w:rFonts w:ascii="FontbitDavid" w:hAnsi="FontbitDavid"/>
          <w:sz w:val="24"/>
          <w:rtl/>
        </w:rPr>
        <w:lastRenderedPageBreak/>
        <w:t xml:space="preserve">אין לה וסת - </w:t>
      </w:r>
      <w:ins w:id="92939" w:author="מנוע מכני" w:date="2026-10-11T12:04:39Z">
        <w:r>
          <w:rPr>
            <w:rFonts w:ascii="FontbitDavid" w:hAnsi="FontbitDavid"/>
            <w:sz w:val="24"/>
            <w:rtl/>
          </w:rPr>
          <w:t xml:space="preserve">אפי'</w:t>
        </w:r>
      </w:ins>
      <w:del w:id="92940" w:author="מנוע מכני" w:date="2026-10-11T12:04:39Z">
        <w:r w:rsidRPr="00B078C3">
          <w:rPr>
            <w:rFonts w:ascii="FontbitDavid" w:hAnsi="FontbitDavid"/>
            <w:sz w:val="24"/>
            <w:rtl/>
          </w:rPr>
          <w:lastRenderedPageBreak/>
          <w:delText xml:space="preserve">אפילו</w:delText>
        </w:r>
      </w:del>
      <w:r w:rsidRPr="00B078C3">
        <w:rPr>
          <w:rFonts w:ascii="FontbitDavid" w:hAnsi="FontbitDavid"/>
          <w:sz w:val="24"/>
          <w:rtl/>
        </w:rPr>
        <w:lastRenderedPageBreak/>
        <w:t xml:space="preserve"> לבעלה </w:t>
      </w:r>
      <w:ins w:id="93517" w:author="מנוע מכני" w:date="2026-10-11T12:04:39Z">
        <w:r>
          <w:rPr>
            <w:rFonts w:ascii="FontbitDavid" w:hAnsi="FontbitDavid"/>
            <w:sz w:val="24"/>
            <w:rtl/>
          </w:rPr>
          <w:t xml:space="preserve">גם</w:t>
        </w:r>
      </w:ins>
      <w:del w:id="93518" w:author="מנוע מכני" w:date="2026-10-11T12:04:39Z">
        <w:r w:rsidRPr="00B078C3">
          <w:rPr>
            <w:rFonts w:ascii="FontbitDavid" w:hAnsi="FontbitDavid"/>
            <w:sz w:val="24"/>
            <w:rtl/>
          </w:rPr>
          <w:lastRenderedPageBreak/>
          <w:delText xml:space="preserve">נמי</w:delText>
        </w:r>
      </w:del>
      <w:r w:rsidRPr="00B078C3">
        <w:rPr>
          <w:rFonts w:ascii="FontbitDavid" w:hAnsi="FontbitDavid"/>
          <w:sz w:val="24"/>
          <w:rtl/>
        </w:rPr>
        <w:lastRenderedPageBreak/>
        <w:t xml:space="preserve"> בעיא בדיקה</w:t>
      </w:r>
      <w:ins w:id="96615" w:author="מנוע מכני" w:date="2026-10-11T12:04:39Z">
        <w:r>
          <w:rPr>
            <w:rFonts w:ascii="FontbitDavid" w:hAnsi="FontbitDavid"/>
            <w:sz w:val="24"/>
            <w:rtl/>
          </w:rPr>
          <w:t xml:space="preserve">,</w:t>
        </w:r>
      </w:ins>
      <w:del w:id="96616" w:author="מנוע מכני" w:date="2026-10-11T12:04:39Z">
        <w:r w:rsidRPr="00B078C3">
          <w:rPr>
            <w:rFonts w:ascii="FontbitDavid" w:hAnsi="FontbitDavid"/>
            <w:sz w:val="24"/>
            <w:rtl/>
          </w:rPr>
          <w:lastRenderedPageBreak/>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ומדלא </w:t>
      </w:r>
      <w:r w:rsidRPr="00B078C3">
        <w:rPr>
          <w:rFonts w:ascii="FontbitDavid" w:hAnsi="FontbitDavid"/>
          <w:sz w:val="24"/>
          <w:rtl/>
        </w:rPr>
        <w:t xml:space="preserve">א"ל</w:t>
      </w:r>
      <w:r w:rsidRPr="00B078C3">
        <w:rPr>
          <w:rFonts w:ascii="FontbitDavid" w:hAnsi="FontbitDavid"/>
          <w:sz w:val="24"/>
          <w:rtl/>
        </w:rPr>
        <w:t xml:space="preserve"> </w:t>
      </w:r>
      <w:ins w:id="95017" w:author="מנוע מכני" w:date="2026-10-11T12:04:39Z">
        <w:r>
          <w:rPr>
            <w:rFonts w:ascii="FontbitDavid" w:hAnsi="FontbitDavid"/>
            <w:sz w:val="24"/>
            <w:rtl/>
          </w:rPr>
          <w:t xml:space="preserve">כך</w:t>
        </w:r>
      </w:ins>
      <w:del w:id="95018"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w:t>
      </w:r>
      <w:r w:rsidRPr="00B078C3">
        <w:rPr>
          <w:rFonts w:ascii="FontbitDavid" w:hAnsi="FontbitDavid"/>
          <w:sz w:val="24"/>
          <w:rtl/>
        </w:rPr>
        <w:t xml:space="preserve">ש"מ</w:t>
      </w:r>
      <w:r w:rsidRPr="00B078C3">
        <w:rPr>
          <w:rFonts w:ascii="FontbitDavid" w:hAnsi="FontbitDavid"/>
          <w:sz w:val="24"/>
          <w:rtl/>
        </w:rPr>
        <w:t xml:space="preserve"> </w:t>
      </w:r>
      <w:ins w:id="93519" w:author="מנוע מכני" w:date="2026-10-11T12:04:39Z">
        <w:r>
          <w:rPr>
            <w:rFonts w:ascii="FontbitDavid" w:hAnsi="FontbitDavid"/>
            <w:sz w:val="24"/>
            <w:rtl/>
          </w:rPr>
          <w:t xml:space="preserve">סבר</w:t>
        </w:r>
      </w:ins>
      <w:del w:id="93520"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w:t>
      </w:r>
      <w:r w:rsidRPr="00B078C3">
        <w:rPr>
          <w:rStyle w:val="2fb"/>
          <w:rFonts w:ascii="FontbitDavid" w:hAnsi="FontbitDavid"/>
          <w:sz w:val="24"/>
          <w:rtl/>
        </w:rPr>
        <w:t xml:space="preserve">שמואל</w:t>
      </w:r>
      <w:r w:rsidRPr="00B078C3">
        <w:rPr>
          <w:rFonts w:ascii="FontbitDavid" w:hAnsi="FontbitDavid"/>
          <w:sz w:val="24"/>
          <w:rtl/>
        </w:rPr>
        <w:t xml:space="preserve">: כל לבעלה - </w:t>
      </w:r>
      <w:r w:rsidRPr="00B078C3">
        <w:rPr>
          <w:rFonts w:ascii="FontbitDavid" w:hAnsi="FontbitDavid"/>
          <w:sz w:val="24"/>
          <w:rtl/>
        </w:rPr>
        <w:t xml:space="preserve">לא</w:t>
      </w:r>
      <w:r w:rsidRPr="00B078C3">
        <w:rPr>
          <w:rFonts w:ascii="FontbitDavid" w:hAnsi="FontbitDavid"/>
          <w:sz w:val="24"/>
          <w:rtl/>
        </w:rPr>
        <w:t xml:space="preserve"> בעיא בדיקה.</w:t>
      </w:r>
    </w:p>
    <w:p w:rsidR="00E403F0" w:rsidRDefault="00E403F0" w:rsidP="00E403F0">
      <w:pPr>
        <w:rPr>
          <w:rFonts w:ascii="FontbitDavid" w:hAnsi="FontbitDavid"/>
          <w:sz w:val="24"/>
          <w:rtl/>
        </w:rPr>
      </w:pPr>
    </w:p>
    <w:p>
      <w:pPr>
        <w:pStyle w:val="afffff8"/>
        <w:rPr>
          <w:ins w:id="90635" w:author="קלוד" w:date="2026-10-11T12:23:38Z"/>
        </w:rPr>
      </w:pPr>
      <w:ins w:id="90636" w:author="קלוד" w:date="2026-10-11T12:23:38Z">
        <w:r>
          <w:rPr>
            <w:color w:val="7B3F00"/>
          </w:rPr>
          <w:t xml:space="preserve">חמרין ופועלין - נשיהם בחזקת טהרה</w:t>
        </w:r>
      </w:ins>
    </w:p>
    <w:p>
      <w:pPr>
        <w:pStyle w:val="38"/>
        <w:rPr>
          <w:ins w:id="98996" w:author="מנוע מכני" w:date="2026-10-11T12:04:39Z"/>
        </w:rPr>
      </w:pPr>
      <w:del w:id="98995" w:author="מנוע מכני" w:date="2026-10-11T12:04:39Z">
        <w:r w:rsidRPr="00EB42A6">
          <w:delText xml:space="preserve">•</w:delText>
        </w:r>
      </w:del>
      <w:r w:rsidRPr="00DF3805">
        <w:t xml:space="preserve"> </w:t>
      </w:r>
      <w:r w:rsidRPr="0038037E">
        <w:t>ת"ר</w:t>
      </w:r>
      <w:r w:rsidRPr="00B078C3">
        <w:t xml:space="preserve">:</w:t>
      </w:r>
    </w:p>
    <w:p w:rsidR="00E403F0" w:rsidRPr="00B078C3" w:rsidRDefault="00E403F0" w:rsidP="00E403F0">
      <w:pPr>
        <w:rPr>
          <w:rFonts w:ascii="FontbitDavid" w:hAnsi="FontbitDavid"/>
          <w:sz w:val="24"/>
          <w:rtl/>
        </w:rPr>
      </w:pPr>
      <w:del w:id="9899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חמרין ופועלין והבאין מבית האבל ומבית המשתה נשיהם להם בחזקת טהרה, ובאין ושוהין עמהם בין ישנות בין ערות.</w:t>
      </w:r>
    </w:p>
    <w:p w:rsidR="00E403F0" w:rsidRPr="00017C1D" w:rsidRDefault="00E403F0" w:rsidP="00E403F0">
      <w:pPr>
        <w:pStyle w:val="a3"/>
        <w:rPr>
          <w:spacing w:val="-8"/>
          <w:rtl/>
        </w:rPr>
      </w:pPr>
      <w:r w:rsidRPr="00017C1D">
        <w:rPr>
          <w:spacing w:val="-8"/>
          <w:rtl/>
        </w:rPr>
        <w:t xml:space="preserve">בד"א</w:t>
      </w:r>
      <w:r w:rsidRPr="00017C1D">
        <w:rPr>
          <w:spacing w:val="-8"/>
          <w:rtl/>
        </w:rPr>
        <w:t xml:space="preserve"> - שהניחן בחזקת טהרה, אבל הניחן בחזקת טומאה לעולם היא טמאה, עד שתאמר לו טהורה אני.</w:t>
      </w:r>
    </w:p>
    <w:p w:rsidR="00E403F0" w:rsidRPr="00B078C3" w:rsidRDefault="00E403F0" w:rsidP="00E403F0">
      <w:pPr>
        <w:rPr>
          <w:rFonts w:ascii="FontbitDavid" w:hAnsi="FontbitDavid"/>
          <w:sz w:val="24"/>
          <w:rtl/>
        </w:rPr>
      </w:pPr>
      <w:r>
        <w:rPr>
          <w:rFonts w:ascii="FontbitDavid" w:hAnsi="FontbitDavid" w:hint="cs"/>
          <w:sz w:val="24"/>
          <w:rtl/>
        </w:rPr>
        <w:t>ו</w:t>
      </w:r>
      <w:r w:rsidRPr="00B078C3">
        <w:rPr>
          <w:rFonts w:ascii="FontbitDavid" w:hAnsi="FontbitDavid"/>
          <w:sz w:val="24"/>
          <w:rtl/>
        </w:rPr>
        <w:t>לעולם בשיש לה וסת, וכיון שתבעה - אין לך בדיקה גדולה מזו.</w:t>
      </w:r>
    </w:p>
    <w:p>
      <w:pPr>
        <w:pStyle w:val="afffff8"/>
        <w:rPr>
          <w:ins w:id="90633" w:author="קלוד" w:date="2026-10-11T12:23:38Z"/>
        </w:rPr>
      </w:pPr>
      <w:ins w:id="90634" w:author="קלוד" w:date="2026-10-11T12:23:38Z">
        <w:r>
          <w:rPr>
            <w:color w:val="7B3F00"/>
          </w:rPr>
          <w:t xml:space="preserve">מהו לנהוג כהמשנה - בדיקה לפני תשמיש</w:t>
        </w:r>
      </w:ins>
    </w:p>
    <w:p>
      <w:pPr>
        <w:pStyle w:val="38"/>
        <w:rPr>
          <w:ins w:id="98998" w:author="מנוע מכני" w:date="2026-10-11T12:04:39Z"/>
        </w:rPr>
      </w:pPr>
      <w:ins w:id="90429" w:author="מנוע מכני" w:date="2026-10-11T12:04:39Z">
        <w:del w:id="101848" w:author="מנוע מכני" w:date="2026-10-11T12:04:39Z">
          <w:r>
            <w:delText xml:space="preserve">א"ל</w:delText>
          </w:r>
          <w:r>
            <w:delText xml:space="preserve"> </w:delText>
          </w:r>
        </w:del>
      </w:ins>
      <w:del w:id="90430" w:author="מנוע מכני" w:date="2026-10-11T12:04:39Z">
        <w:r>
          <w:delText xml:space="preserve">א''ל</w:delText>
        </w:r>
      </w:del>
      <w:ins w:id="90431" w:author="מנוע מכני" w:date="2026-10-11T12:04:39Z">
        <w:r>
          <w:t xml:space="preserve">ר"פ</w:t>
        </w:r>
      </w:ins>
      <w:del w:id="90432" w:author="מנוע מכני" w:date="2026-10-11T12:04:39Z">
        <w:r>
          <w:delText xml:space="preserve">ר''פ</w:delText>
        </w:r>
      </w:del>
      <w:r>
        <w:t xml:space="preserve"> לרבא</w:t>
      </w:r>
      <w:r w:rsidRPr="00B078C3">
        <w:t xml:space="preserve">:</w:t>
      </w:r>
    </w:p>
    <w:p w:rsidR="00E403F0" w:rsidRPr="00B078C3" w:rsidRDefault="00E403F0" w:rsidP="00E403F0">
      <w:pPr>
        <w:rPr>
          <w:rFonts w:ascii="FontbitDavid" w:hAnsi="FontbitDavid"/>
          <w:sz w:val="24"/>
          <w:rtl/>
        </w:rPr>
      </w:pPr>
      <w:del w:id="989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מהו ל</w:t>
      </w:r>
      <w:r>
        <w:rPr>
          <w:rFonts w:ascii="FontbitDavid" w:hAnsi="FontbitDavid" w:hint="cs"/>
          <w:sz w:val="24"/>
          <w:rtl/>
        </w:rPr>
        <w:t>נהוג כהמשנה</w:t>
      </w:r>
      <w:r w:rsidRPr="00B078C3">
        <w:rPr>
          <w:rFonts w:ascii="FontbitDavid" w:hAnsi="FontbitDavid"/>
          <w:sz w:val="24"/>
          <w:rtl/>
        </w:rPr>
        <w:t xml:space="preserve">? </w:t>
      </w:r>
      <w:r w:rsidRPr="00B078C3">
        <w:rPr>
          <w:rFonts w:ascii="FontbitDavid" w:hAnsi="FontbitDavid"/>
          <w:sz w:val="24"/>
          <w:rtl/>
        </w:rPr>
        <w:t xml:space="preserve">א"ל</w:t>
      </w:r>
      <w:r w:rsidRPr="00B078C3">
        <w:rPr>
          <w:rFonts w:ascii="FontbitDavid" w:hAnsi="FontbitDavid"/>
          <w:sz w:val="24"/>
          <w:rtl/>
        </w:rPr>
        <w:t xml:space="preserve">: סודני</w:t>
      </w:r>
      <w:r>
        <w:rPr>
          <w:rFonts w:ascii="FontbitDavid" w:hAnsi="FontbitDavid" w:hint="cs"/>
          <w:sz w:val="24"/>
          <w:rtl/>
        </w:rPr>
        <w:t xml:space="preserve"> [</w:t>
      </w:r>
      <w:ins w:id="90433" w:author="מנוע מכני" w:date="2026-10-11T12:04:39Z">
        <w:r>
          <w:rPr>
            <w:rFonts w:ascii="FontbitDavid" w:hAnsi="FontbitDavid" w:hint="cs"/>
            <w:sz w:val="24"/>
            <w:rtl/>
          </w:rPr>
          <w:t xml:space="preserve">ת"ח</w:t>
        </w:r>
      </w:ins>
      <w:del w:id="90434" w:author="מנוע מכני" w:date="2026-10-11T12:04:39Z">
        <w:r>
          <w:rPr>
            <w:rFonts w:ascii="FontbitDavid" w:hAnsi="FontbitDavid" w:hint="cs"/>
            <w:sz w:val="24"/>
            <w:rtl/>
          </w:rPr>
          <w:delText xml:space="preserve">ת''ח</w:delText>
        </w:r>
      </w:del>
      <w:r>
        <w:rPr>
          <w:rFonts w:ascii="FontbitDavid" w:hAnsi="FontbitDavid" w:hint="cs"/>
          <w:sz w:val="24"/>
          <w:rtl/>
        </w:rPr>
        <w:t xml:space="preserve">]</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דמגניא באפיה.</w:t>
      </w:r>
    </w:p>
    <w:p w:rsidR="00E403F0" w:rsidRDefault="00E403F0" w:rsidP="00E403F0">
      <w:pPr>
        <w:pStyle w:val="afff3"/>
        <w:framePr w:wrap="around"/>
        <w:rPr>
          <w:rtl/>
        </w:rPr>
      </w:pPr>
      <w:r>
        <w:rPr>
          <w:rFonts w:hint="cs"/>
          <w:rtl/>
        </w:rPr>
        <w:t>יב:</w:t>
      </w:r>
    </w:p>
    <w:p>
      <w:pPr>
        <w:pStyle w:val="38"/>
        <w:rPr>
          <w:ins w:id="99000" w:author="מנוע מכני" w:date="2026-10-11T12:04:39Z"/>
        </w:rPr>
      </w:pPr>
      <w:r>
        <w:t xml:space="preserve">א</w:t>
      </w:r>
      <w:ins w:id="90435" w:author="מנוע מכני" w:date="2026-10-11T12:04:39Z">
        <w:r>
          <w:t xml:space="preserve">ר"כ</w:t>
        </w:r>
      </w:ins>
      <w:del w:id="90436" w:author="מנוע מכני" w:date="2026-10-11T12:04:39Z">
        <w:r>
          <w:delText xml:space="preserve">ר''כ</w:delText>
        </w:r>
      </w:del>
      <w:r w:rsidRPr="00B078C3">
        <w:t xml:space="preserve">:</w:t>
      </w:r>
    </w:p>
    <w:p w:rsidR="00E403F0" w:rsidRDefault="00E403F0" w:rsidP="00E403F0">
      <w:pPr>
        <w:rPr>
          <w:rFonts w:ascii="FontbitDavid" w:hAnsi="FontbitDavid"/>
          <w:sz w:val="24"/>
          <w:rtl/>
        </w:rPr>
      </w:pPr>
      <w:del w:id="990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שאלתינהו לא</w:t>
      </w:r>
      <w:r>
        <w:rPr>
          <w:rFonts w:ascii="FontbitDavid" w:hAnsi="FontbitDavid" w:hint="cs"/>
          <w:sz w:val="24"/>
          <w:rtl/>
        </w:rPr>
        <w:t xml:space="preserve">נשי ביתו של </w:t>
      </w:r>
      <w:ins w:id="90437" w:author="מנוע מכני" w:date="2026-10-11T12:04:39Z">
        <w:r>
          <w:rPr>
            <w:rStyle w:val="2fb"/>
            <w:rFonts w:ascii="FontbitDavid" w:hAnsi="FontbitDavid" w:hint="cs"/>
            <w:sz w:val="24"/>
            <w:rtl/>
          </w:rPr>
          <w:t xml:space="preserve">ר"פ</w:t>
        </w:r>
      </w:ins>
      <w:del w:id="90438" w:author="מנוע מכני" w:date="2026-10-11T12:04:39Z">
        <w:r>
          <w:rPr>
            <w:rFonts w:ascii="FontbitDavid" w:hAnsi="FontbitDavid" w:hint="cs"/>
            <w:sz w:val="24"/>
            <w:rtl/>
          </w:rPr>
          <w:delText xml:space="preserve">ר''פ</w:delText>
        </w:r>
      </w:del>
      <w:r>
        <w:rPr>
          <w:rFonts w:ascii="FontbitDavid" w:hAnsi="FontbitDavid" w:hint="cs"/>
          <w:sz w:val="24"/>
          <w:rtl/>
        </w:rPr>
        <w:t xml:space="preserve"> </w:t>
      </w:r>
      <w:r>
        <w:rPr>
          <w:rStyle w:val="2fb"/>
          <w:rFonts w:ascii="FontbitDavid" w:hAnsi="FontbitDavid" w:hint="cs"/>
          <w:sz w:val="24"/>
          <w:rtl/>
        </w:rPr>
        <w:t xml:space="preserve">ורהב</w:t>
      </w:r>
      <w:ins w:id="90439" w:author="מנוע מכני" w:date="2026-10-11T12:04:39Z">
        <w:r>
          <w:rPr>
            <w:rStyle w:val="2fb"/>
            <w:rFonts w:ascii="FontbitDavid" w:hAnsi="FontbitDavid" w:hint="cs"/>
            <w:sz w:val="24"/>
            <w:rtl/>
          </w:rPr>
          <w:t xml:space="preserve">ר"י</w:t>
        </w:r>
      </w:ins>
      <w:del w:id="90440"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כשבאו רבנן מבי </w:t>
      </w:r>
      <w:r>
        <w:rPr>
          <w:rStyle w:val="2fb"/>
          <w:rFonts w:ascii="FontbitDavid" w:hAnsi="FontbitDavid" w:hint="cs"/>
          <w:sz w:val="24"/>
          <w:rtl/>
        </w:rPr>
        <w:t xml:space="preserve">רב</w:t>
      </w:r>
      <w:r>
        <w:rPr>
          <w:rFonts w:ascii="FontbitDavid" w:hAnsi="FontbitDavid" w:hint="cs"/>
          <w:sz w:val="24"/>
          <w:rtl/>
        </w:rPr>
        <w:t xml:space="preserve"> </w:t>
      </w:r>
      <w:ins w:id="97343" w:author="מנוע מכני" w:date="2026-10-11T12:04:39Z">
        <w:r>
          <w:rPr>
            <w:rFonts w:ascii="FontbitDavid" w:hAnsi="FontbitDavid" w:hint="cs"/>
            <w:sz w:val="24"/>
            <w:rtl/>
          </w:rPr>
          <w:t xml:space="preserve">אם </w:t>
        </w:r>
      </w:ins>
      <w:del w:id="97344"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מצריכים אותם בדיקה ואמרו שלא,</w:t>
      </w:r>
      <w:ins w:id="96617" w:author="מנוע מכני" w:date="2026-10-11T12:04:39Z">
        <w:r>
          <w:rPr>
            <w:rFonts w:ascii="FontbitDavid" w:hAnsi="FontbitDavid" w:hint="cs"/>
            <w:sz w:val="24"/>
            <w:rtl/>
          </w:rPr>
          <w:t xml:space="preserve"> </w:t>
        </w:r>
      </w:ins>
      <w:del w:id="96618" w:author="מנוע מכני" w:date="2026-10-11T12:04:39Z">
        <w:r>
          <w:rPr>
            <w:rFonts w:ascii="FontbitDavid" w:hAnsi="FontbitDavid" w:hint="cs"/>
            <w:sz w:val="24"/>
            <w:rtl/>
          </w:rPr>
          <w:delText xml:space="preserve">  </w:delText>
        </w:r>
      </w:del>
      <w:r>
        <w:rPr>
          <w:rFonts w:ascii="FontbitDavid" w:hAnsi="FontbitDavid" w:hint="cs"/>
          <w:sz w:val="24"/>
          <w:rtl/>
        </w:rPr>
        <w:t xml:space="preserve">ולא שאלתם אותם בעצמם שמא הם מחמירים על עצמם </w:t>
      </w:r>
    </w:p>
    <w:p w:rsidR="00E403F0" w:rsidRPr="00B078C3" w:rsidRDefault="00E403F0" w:rsidP="00E403F0">
      <w:pPr>
        <w:rPr>
          <w:rFonts w:ascii="FontbitDavid" w:hAnsi="FontbitDavid"/>
          <w:sz w:val="24"/>
          <w:rtl/>
        </w:rPr>
      </w:pPr>
    </w:p>
    <w:p>
      <w:pPr>
        <w:pStyle w:val="afffff8"/>
        <w:rPr>
          <w:ins w:id="90631" w:author="קלוד" w:date="2026-10-11T12:23:38Z"/>
        </w:rPr>
      </w:pPr>
      <w:ins w:id="90632" w:author="קלוד" w:date="2026-10-11T12:23:38Z">
        <w:r>
          <w:rPr>
            <w:color w:val="7B3F00"/>
          </w:rPr>
          <w:t xml:space="preserve">אשה שאין לה וסת - אסורה לשמש ואין לה כתובה</w:t>
        </w:r>
      </w:ins>
    </w:p>
    <w:p>
      <w:pPr>
        <w:pStyle w:val="38"/>
        <w:rPr>
          <w:ins w:id="99003" w:author="מנוע מכני" w:date="2026-10-11T12:04:39Z"/>
        </w:rPr>
      </w:pPr>
      <w:del w:id="99002" w:author="מנוע מכני" w:date="2026-10-11T12:04:39Z">
        <w:r w:rsidRPr="00017C1D">
          <w:delText xml:space="preserve">•</w:delText>
        </w:r>
      </w:del>
      <w:r w:rsidRPr="00017C1D">
        <w:t xml:space="preserve"> </w:t>
      </w:r>
      <w:r w:rsidRPr="00017C1D">
        <w:t>ת"ר</w:t>
      </w:r>
      <w:r w:rsidRPr="00017C1D">
        <w:t xml:space="preserve"> אשה שאין לה וסת</w:t>
      </w:r>
      <w:ins w:id="96619" w:author="מנוע מכני" w:date="2026-10-11T12:04:39Z">
        <w:r>
          <w:t xml:space="preserve"> </w:t>
        </w:r>
      </w:ins>
      <w:del w:id="96620" w:author="מנוע מכני" w:date="2026-10-11T12:04:39Z">
        <w:r w:rsidRPr="00017C1D">
          <w:delText xml:space="preserve">  </w:delText>
        </w:r>
      </w:del>
      <w:r w:rsidRPr="00017C1D">
        <w:t xml:space="preserve">ל</w:t>
      </w:r>
      <w:ins w:id="90441" w:author="מנוע מכני" w:date="2026-10-11T12:04:39Z">
        <w:r>
          <w:t xml:space="preserve">ר"מ</w:t>
        </w:r>
      </w:ins>
      <w:del w:id="90442" w:author="מנוע מכני" w:date="2026-10-11T12:04:39Z">
        <w:r w:rsidRPr="00017C1D">
          <w:delText xml:space="preserve">ר''מ</w:delText>
        </w:r>
      </w:del>
      <w:r w:rsidRPr="00017C1D">
        <w:t xml:space="preserve">:</w:t>
      </w:r>
    </w:p>
    <w:p w:rsidR="00E403F0" w:rsidRPr="00017C1D" w:rsidRDefault="00E403F0" w:rsidP="00E403F0">
      <w:pPr>
        <w:pStyle w:val="a3"/>
        <w:rPr>
          <w:spacing w:val="-8"/>
          <w:rtl/>
        </w:rPr>
      </w:pPr>
      <w:ins w:id="96621" w:author="מנוע מכני" w:date="2026-10-11T12:04:39Z">
        <w:del w:id="99004" w:author="מנוע מכני" w:date="2026-10-11T12:04:39Z">
          <w:r>
            <w:rPr>
              <w:rFonts w:hint="cs"/>
              <w:spacing w:val="-8"/>
              <w:rtl/>
            </w:rPr>
            <w:delText xml:space="preserve"> </w:delText>
          </w:r>
        </w:del>
      </w:ins>
      <w:del w:id="96622" w:author="מנוע מכני" w:date="2026-10-11T12:04:39Z">
        <w:r w:rsidRPr="00017C1D">
          <w:rPr>
            <w:rFonts w:hint="cs"/>
            <w:spacing w:val="-8"/>
            <w:rtl/>
          </w:rPr>
          <w:delText xml:space="preserve">  </w:delText>
        </w:r>
      </w:del>
      <w:r w:rsidRPr="00017C1D">
        <w:rPr>
          <w:spacing w:val="-8"/>
          <w:rtl/>
        </w:rPr>
        <w:t xml:space="preserve">אסורה לשמש, ואין לה </w:t>
      </w:r>
      <w:r w:rsidRPr="00017C1D">
        <w:rPr>
          <w:spacing w:val="-8"/>
          <w:rtl/>
        </w:rPr>
        <w:t xml:space="preserve">לא</w:t>
      </w:r>
      <w:r w:rsidRPr="00017C1D">
        <w:rPr>
          <w:spacing w:val="-8"/>
          <w:rtl/>
        </w:rPr>
        <w:t xml:space="preserve"> כתובה ולא פירות ולא מזונות ולא </w:t>
      </w:r>
      <w:r w:rsidRPr="00017C1D">
        <w:rPr>
          <w:rFonts w:hint="cs"/>
          <w:spacing w:val="-8"/>
          <w:rtl/>
        </w:rPr>
        <w:t>ב</w:t>
      </w:r>
      <w:r w:rsidRPr="00017C1D">
        <w:rPr>
          <w:spacing w:val="-8"/>
          <w:rtl/>
        </w:rPr>
        <w:t>לאות,</w:t>
      </w:r>
    </w:p>
    <w:p w:rsidR="00E403F0" w:rsidRDefault="00E403F0" w:rsidP="00E403F0">
      <w:pPr>
        <w:pStyle w:val="a3"/>
        <w:rPr>
          <w:rtl/>
        </w:rPr>
      </w:pPr>
      <w:r>
        <w:rPr>
          <w:rtl/>
        </w:rPr>
        <w:tab/>
      </w:r>
      <w:r>
        <w:rPr>
          <w:rtl/>
        </w:rPr>
        <w:tab/>
      </w:r>
      <w:r>
        <w:rPr>
          <w:rtl/>
        </w:rPr>
        <w:tab/>
      </w:r>
      <w:r>
        <w:rPr>
          <w:rtl/>
        </w:rPr>
        <w:tab/>
      </w:r>
      <w:r>
        <w:rPr>
          <w:rtl/>
        </w:rPr>
        <w:tab/>
        <w:t>ויוציא ולא מחזיר עולמית</w:t>
      </w:r>
    </w:p>
    <w:p>
      <w:pPr>
        <w:pStyle w:val="38"/>
        <w:rPr>
          <w:ins w:id="99005" w:author="מנוע מכני" w:date="2026-10-11T12:04:39Z"/>
        </w:rPr>
      </w:pPr>
      <w:r>
        <w:tab/>
      </w:r>
      <w:r>
        <w:tab/>
      </w:r>
      <w:r>
        <w:tab/>
      </w:r>
      <w:r>
        <w:tab/>
      </w:r>
      <w:r w:rsidRPr="003C7E72">
        <w:t xml:space="preserve">לרח</w:t>
      </w:r>
      <w:ins w:id="90443" w:author="מנוע מכני" w:date="2026-10-11T12:04:39Z">
        <w:r>
          <w:t xml:space="preserve">ב"א</w:t>
        </w:r>
      </w:ins>
      <w:del w:id="90444" w:author="מנוע מכני" w:date="2026-10-11T12:04:39Z">
        <w:r w:rsidRPr="003C7E72">
          <w:delText xml:space="preserve">ב''א</w:delText>
        </w:r>
      </w:del>
      <w:r w:rsidRPr="003C7E72">
        <w:t>:</w:t>
      </w:r>
    </w:p>
    <w:p w:rsidR="00E403F0" w:rsidRDefault="00E403F0" w:rsidP="00E403F0">
      <w:pPr>
        <w:pStyle w:val="a3"/>
        <w:rPr>
          <w:rtl/>
        </w:rPr>
      </w:pPr>
      <w:del w:id="99006" w:author="מנוע מכני" w:date="2026-10-11T12:04:39Z">
        <w:r w:rsidRPr="00B078C3">
          <w:rPr>
            <w:rtl/>
          </w:rPr>
          <w:delText xml:space="preserve"> </w:delText>
        </w:r>
      </w:del>
      <w:r w:rsidRPr="00B078C3">
        <w:rPr>
          <w:rtl/>
        </w:rPr>
        <w:t xml:space="preserve">משמשת בשני עדים, הן עותוה הן תקנוה.</w:t>
      </w:r>
    </w:p>
    <w:p w:rsidR="00E403F0" w:rsidRPr="003C7E72" w:rsidRDefault="00E403F0" w:rsidP="00E403F0">
      <w:pPr>
        <w:pStyle w:val="a3"/>
        <w:rPr>
          <w:rtl/>
        </w:rPr>
      </w:pPr>
      <w:r>
        <w:rPr>
          <w:rtl/>
        </w:rPr>
        <w:tab/>
      </w:r>
      <w:del w:id="92846" w:author="מנוע מכני" w:date="2026-10-11T12:04:39Z">
        <w:r>
          <w:rPr>
            <w:rFonts w:hint="cs"/>
            <w:rtl/>
          </w:rPr>
          <w:delText xml:space="preserve">   </w:delText>
        </w:r>
      </w:del>
      <w:r w:rsidRPr="003C7E72">
        <w:rPr>
          <w:b/>
          <w:bCs/>
          <w:rtl/>
        </w:rPr>
        <w:t>משום אבא חנן אמרו</w:t>
      </w:r>
      <w:r w:rsidRPr="00B078C3">
        <w:rPr>
          <w:rtl/>
        </w:rPr>
        <w:t>: אוי לו לבעלה.</w:t>
      </w:r>
    </w:p>
    <w:p w:rsidR="00E403F0" w:rsidRDefault="00E403F0" w:rsidP="00E403F0">
      <w:pPr>
        <w:rPr>
          <w:rFonts w:ascii="FontbitDavid" w:hAnsi="FontbitDavid"/>
          <w:sz w:val="24"/>
          <w:rtl/>
        </w:rPr>
      </w:pPr>
      <w:r w:rsidRPr="00B078C3">
        <w:rPr>
          <w:rFonts w:ascii="FontbitDavid" w:hAnsi="FontbitDavid"/>
          <w:sz w:val="24"/>
          <w:rtl/>
        </w:rPr>
        <w:t xml:space="preserve">אסורה לשמש - </w:t>
      </w:r>
      <w:ins w:id="95019" w:author="מנוע מכני" w:date="2026-10-11T12:04:39Z">
        <w:r>
          <w:rPr>
            <w:rFonts w:ascii="FontbitDavid" w:hAnsi="FontbitDavid"/>
            <w:sz w:val="24"/>
            <w:rtl/>
          </w:rPr>
          <w:t xml:space="preserve">שמא</w:t>
        </w:r>
      </w:ins>
      <w:del w:id="95020" w:author="מנוע מכני" w:date="2026-10-11T12:04:39Z">
        <w:r w:rsidRPr="00B078C3">
          <w:rPr>
            <w:rFonts w:ascii="FontbitDavid" w:hAnsi="FontbitDavid"/>
            <w:sz w:val="24"/>
            <w:rtl/>
          </w:rPr>
          <w:delText xml:space="preserve">דילמא</w:delText>
        </w:r>
      </w:del>
      <w:r w:rsidRPr="00B078C3">
        <w:rPr>
          <w:rFonts w:ascii="FontbitDavid" w:hAnsi="FontbitDavid"/>
          <w:sz w:val="24"/>
          <w:rtl/>
        </w:rPr>
        <w:t xml:space="preserve"> מקלקלת </w:t>
      </w:r>
      <w:ins w:id="95021" w:author="מנוע מכני" w:date="2026-10-11T12:04:39Z">
        <w:r>
          <w:rPr>
            <w:rFonts w:ascii="FontbitDavid" w:hAnsi="FontbitDavid"/>
            <w:sz w:val="24"/>
            <w:rtl/>
          </w:rPr>
          <w:t xml:space="preserve">לו</w:t>
        </w:r>
      </w:ins>
      <w:del w:id="9502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p>
    <w:p w:rsidR="00E403F0" w:rsidRDefault="00E403F0" w:rsidP="00E403F0">
      <w:pPr>
        <w:rPr>
          <w:rFonts w:ascii="FontbitDavid" w:hAnsi="FontbitDavid"/>
          <w:sz w:val="24"/>
          <w:rtl/>
        </w:rPr>
      </w:pPr>
      <w:r w:rsidRPr="00B078C3">
        <w:rPr>
          <w:rFonts w:ascii="FontbitDavid" w:hAnsi="FontbitDavid"/>
          <w:sz w:val="24"/>
          <w:rtl/>
        </w:rPr>
        <w:t xml:space="preserve">ואין לה כתובה - כיון דלא חזיא לביאה </w:t>
      </w:r>
      <w:ins w:id="95023" w:author="מנוע מכני" w:date="2026-10-11T12:04:39Z">
        <w:r>
          <w:rPr>
            <w:rFonts w:ascii="FontbitDavid" w:hAnsi="FontbitDavid"/>
            <w:sz w:val="24"/>
            <w:rtl/>
          </w:rPr>
          <w:t xml:space="preserve">אין</w:t>
        </w:r>
      </w:ins>
      <w:del w:id="95024" w:author="מנוע מכני" w:date="2026-10-11T12:04:39Z">
        <w:r w:rsidRPr="00B078C3">
          <w:rPr>
            <w:rFonts w:ascii="FontbitDavid" w:hAnsi="FontbitDavid"/>
            <w:sz w:val="24"/>
            <w:rtl/>
          </w:rPr>
          <w:delText xml:space="preserve">לית</w:delText>
        </w:r>
      </w:del>
      <w:r w:rsidRPr="00B078C3">
        <w:rPr>
          <w:rFonts w:ascii="FontbitDavid" w:hAnsi="FontbitDavid"/>
          <w:sz w:val="24"/>
          <w:rtl/>
        </w:rPr>
        <w:t xml:space="preserve"> לה כתובה</w:t>
      </w:r>
      <w:r>
        <w:rPr>
          <w:rFonts w:ascii="FontbitDavid" w:hAnsi="FontbitDavid" w:hint="cs"/>
          <w:sz w:val="24"/>
          <w:rtl/>
        </w:rPr>
        <w:t>,</w:t>
      </w:r>
      <w:r w:rsidRPr="00B078C3">
        <w:rPr>
          <w:rFonts w:ascii="FontbitDavid" w:hAnsi="FontbitDavid"/>
          <w:sz w:val="24"/>
          <w:rtl/>
        </w:rPr>
        <w:t xml:space="preserve"> </w:t>
      </w:r>
    </w:p>
    <w:p w:rsidR="00E403F0" w:rsidRDefault="00E403F0" w:rsidP="00E403F0">
      <w:pPr>
        <w:rPr>
          <w:rFonts w:ascii="FontbitDavid" w:hAnsi="FontbitDavid"/>
          <w:sz w:val="24"/>
          <w:rtl/>
        </w:rPr>
      </w:pPr>
      <w:r w:rsidRPr="00B078C3">
        <w:rPr>
          <w:rFonts w:ascii="FontbitDavid" w:hAnsi="FontbitDavid"/>
          <w:sz w:val="24"/>
          <w:rtl/>
        </w:rPr>
        <w:t xml:space="preserve">ולא פירות ולא מזונות ולא בלאות - תנאי כתובה ככתובה דמו, </w:t>
      </w:r>
    </w:p>
    <w:p w:rsidR="00E403F0" w:rsidRPr="00B078C3" w:rsidRDefault="00E403F0" w:rsidP="00E403F0">
      <w:pPr>
        <w:rPr>
          <w:rFonts w:ascii="FontbitDavid" w:hAnsi="FontbitDavid"/>
          <w:sz w:val="24"/>
          <w:rtl/>
        </w:rPr>
      </w:pPr>
      <w:r w:rsidRPr="00B078C3">
        <w:rPr>
          <w:rFonts w:ascii="FontbitDavid" w:hAnsi="FontbitDavid"/>
          <w:sz w:val="24"/>
          <w:rtl/>
        </w:rPr>
        <w:t>ויוציא ולא יחזיר עולמית</w:t>
      </w:r>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 xml:space="preserve">וק</w:t>
      </w:r>
      <w:ins w:id="90445" w:author="מנוע מכני" w:date="2026-10-11T12:04:39Z">
        <w:r>
          <w:rPr>
            <w:rFonts w:ascii="FontbitDavid" w:hAnsi="FontbitDavid" w:hint="cs"/>
            <w:sz w:val="24"/>
            <w:rtl/>
          </w:rPr>
          <w:t xml:space="preserve">מ"ל</w:t>
        </w:r>
      </w:ins>
      <w:del w:id="90446"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דאפי' בהדרה ואתקנה </w:t>
      </w:r>
      <w:r>
        <w:rPr>
          <w:rFonts w:ascii="FontbitDavid" w:hAnsi="FontbitDavid" w:hint="cs"/>
          <w:sz w:val="24"/>
          <w:rtl/>
        </w:rPr>
        <w:t xml:space="preserve">לא</w:t>
      </w:r>
      <w:r>
        <w:rPr>
          <w:rFonts w:ascii="FontbitDavid" w:hAnsi="FontbitDavid" w:hint="cs"/>
          <w:sz w:val="24"/>
          <w:rtl/>
        </w:rPr>
        <w:t xml:space="preserve"> אמרי' ליהדרה דפעמים</w:t>
      </w:r>
      <w:r>
        <w:rPr>
          <w:rFonts w:ascii="FontbitDavid" w:hAnsi="FontbitDavid"/>
          <w:sz w:val="24"/>
          <w:rtl/>
        </w:rPr>
        <w:t xml:space="preserve"> </w:t>
      </w:r>
      <w:r>
        <w:rPr>
          <w:rFonts w:ascii="FontbitDavid" w:hAnsi="FontbitDavid" w:hint="cs"/>
          <w:sz w:val="24"/>
          <w:rtl/>
        </w:rPr>
        <w:t>שתינשא לאחר ותיתקן, ויאמר</w:t>
      </w:r>
      <w:r w:rsidRPr="00B078C3">
        <w:rPr>
          <w:rFonts w:ascii="FontbitDavid" w:hAnsi="FontbitDavid"/>
          <w:sz w:val="24"/>
          <w:rtl/>
        </w:rPr>
        <w:t xml:space="preserve"> </w:t>
      </w:r>
      <w:r>
        <w:rPr>
          <w:rFonts w:ascii="FontbitDavid" w:hAnsi="FontbitDavid" w:hint="cs"/>
          <w:sz w:val="24"/>
          <w:rtl/>
        </w:rPr>
        <w:t>ד</w:t>
      </w:r>
      <w:r w:rsidRPr="00B078C3">
        <w:rPr>
          <w:rFonts w:ascii="FontbitDavid" w:hAnsi="FontbitDavid"/>
          <w:sz w:val="24"/>
          <w:rtl/>
        </w:rPr>
        <w:t xml:space="preserve">אילו הייתי יודע שכך היה </w:t>
      </w:r>
      <w:ins w:id="92941" w:author="מנוע מכני" w:date="2026-10-11T12:04:39Z">
        <w:r>
          <w:rPr>
            <w:rFonts w:ascii="FontbitDavid" w:hAnsi="FontbitDavid"/>
            <w:sz w:val="24"/>
            <w:rtl/>
          </w:rPr>
          <w:t xml:space="preserve">אפי'</w:t>
        </w:r>
      </w:ins>
      <w:del w:id="92942"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הייתם נותנין לי מאה מנה </w:t>
      </w:r>
      <w:r w:rsidRPr="00B078C3">
        <w:rPr>
          <w:rFonts w:ascii="FontbitDavid" w:hAnsi="FontbitDavid"/>
          <w:sz w:val="24"/>
          <w:rtl/>
        </w:rPr>
        <w:t xml:space="preserve">לא</w:t>
      </w:r>
      <w:r w:rsidRPr="00B078C3">
        <w:rPr>
          <w:rFonts w:ascii="FontbitDavid" w:hAnsi="FontbitDavid"/>
          <w:sz w:val="24"/>
          <w:rtl/>
        </w:rPr>
        <w:t xml:space="preserve"> הייתי מגרשה, ונמצא גט בטל ובניה ממזרין.</w:t>
      </w:r>
    </w:p>
    <w:p w:rsidR="00E403F0"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sidRPr="00B078C3">
        <w:rPr>
          <w:rFonts w:ascii="FontbitDavid" w:hAnsi="FontbitDavid"/>
          <w:sz w:val="24"/>
          <w:rtl/>
        </w:rPr>
        <w:t xml:space="preserve">משום אבא חנן אמרו: אוי לו לבעלה, </w:t>
      </w:r>
    </w:p>
    <w:p w:rsidR="00E403F0" w:rsidRPr="00B078C3" w:rsidRDefault="00E403F0" w:rsidP="00E403F0">
      <w:pPr>
        <w:rPr>
          <w:rFonts w:ascii="FontbitDavid" w:hAnsi="FontbitDavid"/>
          <w:sz w:val="24"/>
          <w:rtl/>
        </w:rPr>
      </w:pPr>
      <w:ins w:id="93523" w:author="מנוע מכני" w:date="2026-10-11T12:04:39Z">
        <w:r>
          <w:rPr>
            <w:rFonts w:ascii="FontbitDavid" w:hAnsi="FontbitDavid"/>
            <w:sz w:val="24"/>
            <w:rtl/>
          </w:rPr>
          <w:t xml:space="preserve">יש</w:t>
        </w:r>
      </w:ins>
      <w:del w:id="93524"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3521" w:author="מנוע מכני" w:date="2026-10-11T12:04:39Z">
        <w:r>
          <w:rPr>
            <w:rFonts w:ascii="FontbitDavid" w:hAnsi="FontbitDavid"/>
            <w:sz w:val="24"/>
            <w:rtl/>
          </w:rPr>
          <w:t xml:space="preserve">דאמרו</w:t>
        </w:r>
      </w:ins>
      <w:del w:id="93522"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w:t>
      </w:r>
      <w:r w:rsidRPr="00B078C3">
        <w:rPr>
          <w:rStyle w:val="2fb"/>
          <w:rFonts w:ascii="FontbitDavid" w:hAnsi="FontbitDavid"/>
          <w:sz w:val="24"/>
          <w:rtl/>
        </w:rPr>
        <w:t xml:space="preserve">לר"מ</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5025" w:author="מנוע מכני" w:date="2026-10-11T12:04:39Z">
        <w:r>
          <w:rPr>
            <w:rFonts w:ascii="FontbitDavid" w:hAnsi="FontbitDavid"/>
            <w:sz w:val="24"/>
            <w:rtl/>
          </w:rPr>
          <w:t xml:space="preserve">לו</w:t>
        </w:r>
      </w:ins>
      <w:del w:id="9502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 דבעי לאגבויה כתובתה.</w:t>
      </w:r>
    </w:p>
    <w:p w:rsidR="00E403F0" w:rsidRPr="00B078C3" w:rsidRDefault="00E403F0" w:rsidP="00E403F0">
      <w:pPr>
        <w:rPr>
          <w:rFonts w:ascii="FontbitDavid" w:hAnsi="FontbitDavid"/>
          <w:sz w:val="24"/>
          <w:rtl/>
        </w:rPr>
      </w:pPr>
      <w:ins w:id="93527" w:author="מנוע מכני" w:date="2026-10-11T12:04:39Z">
        <w:r>
          <w:rPr>
            <w:rFonts w:ascii="FontbitDavid" w:hAnsi="FontbitDavid"/>
            <w:sz w:val="24"/>
            <w:rtl/>
          </w:rPr>
          <w:t xml:space="preserve">יש</w:t>
        </w:r>
      </w:ins>
      <w:del w:id="93528"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3525" w:author="מנוע מכני" w:date="2026-10-11T12:04:39Z">
        <w:r>
          <w:rPr>
            <w:rFonts w:ascii="FontbitDavid" w:hAnsi="FontbitDavid"/>
            <w:sz w:val="24"/>
            <w:rtl/>
          </w:rPr>
          <w:t xml:space="preserve">דאמרו</w:t>
        </w:r>
      </w:ins>
      <w:del w:id="93526"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w:t>
      </w:r>
      <w:ins w:id="92943" w:author="מנוע מכני" w:date="2026-10-11T12:04:39Z">
        <w:r>
          <w:rPr>
            <w:rStyle w:val="2fb"/>
            <w:rFonts w:ascii="FontbitDavid" w:hAnsi="FontbitDavid"/>
            <w:sz w:val="24"/>
            <w:rtl/>
          </w:rPr>
          <w:t xml:space="preserve">לר"ח</w:t>
        </w:r>
      </w:ins>
      <w:del w:id="92944" w:author="מנוע מכני" w:date="2026-10-11T12:04:39Z">
        <w:r w:rsidRPr="00B078C3">
          <w:rPr>
            <w:rFonts w:ascii="FontbitDavid" w:hAnsi="FontbitDavid"/>
            <w:sz w:val="24"/>
            <w:rtl/>
          </w:rPr>
          <w:delText xml:space="preserve">לרבי חנינא</w:delText>
        </w:r>
      </w:del>
      <w:r w:rsidRPr="00B078C3">
        <w:rPr>
          <w:rFonts w:ascii="FontbitDavid" w:hAnsi="FontbitDavid"/>
          <w:sz w:val="24"/>
          <w:rtl/>
        </w:rPr>
        <w:t xml:space="preserve"> בן אנטיגנוס קא"ל</w:t>
      </w:r>
      <w:ins w:id="96623" w:author="מנוע מכני" w:date="2026-10-11T12:04:39Z">
        <w:r>
          <w:rPr>
            <w:rFonts w:ascii="FontbitDavid" w:hAnsi="FontbitDavid"/>
            <w:sz w:val="24"/>
            <w:rtl/>
          </w:rPr>
          <w:t xml:space="preserve">,</w:t>
        </w:r>
      </w:ins>
      <w:del w:id="96624" w:author="מנוע מכני" w:date="2026-10-11T12:04:39Z">
        <w:r w:rsidRPr="00B078C3">
          <w:rPr>
            <w:rFonts w:ascii="FontbitDavid" w:hAnsi="FontbitDavid"/>
            <w:sz w:val="24"/>
            <w:rtl/>
          </w:rPr>
          <w:delText xml:space="preserve">;</w:delText>
        </w:r>
      </w:del>
      <w:r>
        <w:rPr>
          <w:rFonts w:ascii="FontbitDavid" w:hAnsi="FontbitDavid" w:hint="cs"/>
          <w:sz w:val="24"/>
          <w:rtl/>
        </w:rPr>
        <w:t xml:space="preserve"> </w:t>
      </w:r>
      <w:r w:rsidRPr="00B078C3">
        <w:rPr>
          <w:rFonts w:ascii="FontbitDavid" w:hAnsi="FontbitDavid"/>
          <w:sz w:val="24"/>
          <w:rtl/>
        </w:rPr>
        <w:t xml:space="preserve">דמקלקלת </w:t>
      </w:r>
      <w:ins w:id="95027" w:author="מנוע מכני" w:date="2026-10-11T12:04:39Z">
        <w:r>
          <w:rPr>
            <w:rFonts w:ascii="FontbitDavid" w:hAnsi="FontbitDavid"/>
            <w:sz w:val="24"/>
            <w:rtl/>
          </w:rPr>
          <w:t xml:space="preserve">לו</w:t>
        </w:r>
      </w:ins>
      <w:del w:id="9502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w:t>
      </w:r>
    </w:p>
    <w:p>
      <w:pPr>
        <w:pStyle w:val="38"/>
        <w:rPr>
          <w:ins w:id="99007" w:author="מנוע מכני" w:date="2026-10-11T12:04:39Z"/>
        </w:rPr>
      </w:pPr>
      <w:r w:rsidRPr="00AF0DC1">
        <w:t xml:space="preserve">א</w:t>
      </w:r>
      <w:ins w:id="90447" w:author="מנוע מכני" w:date="2026-10-11T12:04:39Z">
        <w:r>
          <w:t xml:space="preserve">ר"י</w:t>
        </w:r>
      </w:ins>
      <w:del w:id="90448" w:author="מנוע מכני" w:date="2026-10-11T12:04:39Z">
        <w:r w:rsidRPr="00AF0DC1">
          <w:delText xml:space="preserve">ר''י</w:delText>
        </w:r>
      </w:del>
      <w:r w:rsidRPr="00AF0DC1">
        <w:t xml:space="preserve"> משמואל</w:t>
      </w:r>
      <w:r w:rsidRPr="00AF0DC1">
        <w:t xml:space="preserve">:</w:t>
      </w:r>
    </w:p>
    <w:p w:rsidR="00E403F0" w:rsidRPr="00AF0DC1" w:rsidRDefault="00E403F0" w:rsidP="00E403F0">
      <w:pPr>
        <w:rPr>
          <w:rFonts w:ascii="FontbitDavid" w:hAnsi="FontbitDavid"/>
          <w:b/>
          <w:bCs/>
          <w:sz w:val="24"/>
          <w:rtl/>
        </w:rPr>
      </w:pPr>
      <w:del w:id="99008" w:author="מנוע מכני" w:date="2026-10-11T12:04:39Z">
        <w:r w:rsidRPr="00AF0DC1">
          <w:rPr>
            <w:rFonts w:ascii="FontbitDavid" w:hAnsi="FontbitDavid"/>
            <w:b/>
            <w:bCs/>
            <w:sz w:val="24"/>
            <w:rtl/>
          </w:rPr>
          <w:delText xml:space="preserve"> </w:delText>
        </w:r>
      </w:del>
      <w:r w:rsidRPr="00AF0DC1">
        <w:rPr>
          <w:rFonts w:ascii="FontbitDavid" w:hAnsi="FontbitDavid"/>
          <w:b/>
          <w:bCs/>
          <w:sz w:val="24"/>
          <w:rtl/>
        </w:rPr>
        <w:t xml:space="preserve">הלכה </w:t>
      </w:r>
      <w:r w:rsidRPr="00AF0DC1">
        <w:rPr>
          <w:rStyle w:val="2fb"/>
          <w:rFonts w:ascii="FontbitDavid" w:hAnsi="FontbitDavid"/>
          <w:b/>
          <w:bCs/>
          <w:sz w:val="24"/>
          <w:rtl/>
        </w:rPr>
        <w:t xml:space="preserve">כר' חנינא</w:t>
      </w:r>
      <w:r w:rsidRPr="00AF0DC1">
        <w:rPr>
          <w:rFonts w:ascii="FontbitDavid" w:hAnsi="FontbitDavid"/>
          <w:b/>
          <w:bCs/>
          <w:sz w:val="24"/>
          <w:rtl/>
        </w:rPr>
        <w:t xml:space="preserve"> בן אנטיגנוס.</w:t>
      </w:r>
    </w:p>
    <w:p w:rsidR="00E403F0" w:rsidRPr="00017C1D" w:rsidRDefault="00E403F0" w:rsidP="00E403F0">
      <w:pPr>
        <w:ind w:firstLine="0"/>
        <w:rPr>
          <w:rFonts w:ascii="FontbitDavid" w:hAnsi="FontbitDavid"/>
          <w:spacing w:val="-2"/>
          <w:sz w:val="24"/>
          <w:rtl/>
        </w:rPr>
      </w:pPr>
      <w:r w:rsidRPr="00017C1D">
        <w:rPr>
          <w:rFonts w:ascii="FontbitDavid" w:hAnsi="FontbitDavid"/>
          <w:spacing w:val="-2"/>
          <w:sz w:val="24"/>
          <w:rtl/>
        </w:rPr>
        <w:t>ו</w:t>
      </w:r>
      <w:r w:rsidRPr="00017C1D">
        <w:rPr>
          <w:rFonts w:ascii="FontbitDavid" w:hAnsi="FontbitDavid" w:hint="cs"/>
          <w:spacing w:val="-2"/>
          <w:sz w:val="24"/>
          <w:rtl/>
        </w:rPr>
        <w:t xml:space="preserve">מיירי בעסוקה בטהרות ואפי' דכבר </w:t>
      </w:r>
      <w:r w:rsidRPr="00017C1D">
        <w:rPr>
          <w:rFonts w:ascii="FontbitDavid" w:hAnsi="FontbitDavid" w:hint="cs"/>
          <w:spacing w:val="-2"/>
          <w:sz w:val="24"/>
          <w:rtl/>
        </w:rPr>
        <w:t xml:space="preserve">אמר</w:t>
      </w:r>
      <w:r w:rsidRPr="00017C1D">
        <w:rPr>
          <w:rFonts w:ascii="FontbitDavid" w:hAnsi="FontbitDavid" w:hint="cs"/>
          <w:spacing w:val="-2"/>
          <w:sz w:val="24"/>
          <w:rtl/>
        </w:rPr>
        <w:t xml:space="preserve"> </w:t>
      </w:r>
      <w:r w:rsidRPr="00017C1D">
        <w:rPr>
          <w:rStyle w:val="2fb"/>
          <w:rFonts w:ascii="FontbitDavid" w:hAnsi="FontbitDavid" w:hint="cs"/>
          <w:spacing w:val="-2"/>
          <w:sz w:val="24"/>
          <w:rtl/>
        </w:rPr>
        <w:t xml:space="preserve">שמואל</w:t>
      </w:r>
      <w:r w:rsidRPr="00017C1D">
        <w:rPr>
          <w:rFonts w:ascii="FontbitDavid" w:hAnsi="FontbitDavid" w:hint="cs"/>
          <w:spacing w:val="-2"/>
          <w:sz w:val="24"/>
          <w:rtl/>
        </w:rPr>
        <w:t xml:space="preserve"> פעם אחת מאן </w:t>
      </w:r>
      <w:ins w:id="97875" w:author="מנוע מכני" w:date="2026-10-11T12:04:39Z">
        <w:r>
          <w:rPr>
            <w:rFonts w:ascii="FontbitDavid" w:hAnsi="FontbitDavid" w:hint="cs"/>
            <w:spacing w:val="-2"/>
            <w:sz w:val="24"/>
            <w:rtl/>
          </w:rPr>
          <w:t xml:space="preserve">דשונה</w:t>
        </w:r>
      </w:ins>
      <w:del w:id="97876" w:author="מנוע מכני" w:date="2026-10-11T12:04:39Z">
        <w:r w:rsidRPr="00017C1D">
          <w:rPr>
            <w:rFonts w:ascii="FontbitDavid" w:hAnsi="FontbitDavid" w:hint="cs"/>
            <w:spacing w:val="-2"/>
            <w:sz w:val="24"/>
            <w:rtl/>
          </w:rPr>
          <w:delText xml:space="preserve">דמתני</w:delText>
        </w:r>
      </w:del>
      <w:r w:rsidRPr="00017C1D">
        <w:rPr>
          <w:rFonts w:ascii="FontbitDavid" w:hAnsi="FontbitDavid" w:hint="cs"/>
          <w:spacing w:val="-2"/>
          <w:sz w:val="24"/>
          <w:rtl/>
        </w:rPr>
        <w:t xml:space="preserve"> הא </w:t>
      </w:r>
      <w:r w:rsidRPr="00017C1D">
        <w:rPr>
          <w:rFonts w:ascii="FontbitDavid" w:hAnsi="FontbitDavid" w:hint="cs"/>
          <w:spacing w:val="-2"/>
          <w:sz w:val="24"/>
          <w:rtl/>
        </w:rPr>
        <w:t xml:space="preserve">לא</w:t>
      </w:r>
      <w:r w:rsidRPr="00017C1D">
        <w:rPr>
          <w:rFonts w:ascii="FontbitDavid" w:hAnsi="FontbitDavid" w:hint="cs"/>
          <w:spacing w:val="-2"/>
          <w:sz w:val="24"/>
          <w:rtl/>
        </w:rPr>
        <w:t xml:space="preserve"> </w:t>
      </w:r>
      <w:ins w:id="97877" w:author="מנוע מכני" w:date="2026-10-11T12:04:39Z">
        <w:r>
          <w:rPr>
            <w:rFonts w:ascii="FontbitDavid" w:hAnsi="FontbitDavid" w:hint="cs"/>
            <w:spacing w:val="-2"/>
            <w:sz w:val="24"/>
            <w:rtl/>
          </w:rPr>
          <w:t xml:space="preserve">שונה</w:t>
        </w:r>
      </w:ins>
      <w:del w:id="97878" w:author="מנוע מכני" w:date="2026-10-11T12:04:39Z">
        <w:r w:rsidRPr="00017C1D">
          <w:rPr>
            <w:rFonts w:ascii="FontbitDavid" w:hAnsi="FontbitDavid" w:hint="cs"/>
            <w:spacing w:val="-2"/>
            <w:sz w:val="24"/>
            <w:rtl/>
          </w:rPr>
          <w:delText xml:space="preserve">מתני</w:delText>
        </w:r>
      </w:del>
      <w:r w:rsidRPr="00017C1D">
        <w:rPr>
          <w:rFonts w:ascii="FontbitDavid" w:hAnsi="FontbitDavid" w:hint="cs"/>
          <w:spacing w:val="-2"/>
          <w:sz w:val="24"/>
          <w:rtl/>
        </w:rPr>
        <w:t xml:space="preserve"> הא </w:t>
      </w:r>
    </w:p>
    <w:p w:rsidR="00E403F0" w:rsidRDefault="00E403F0" w:rsidP="00D07C84">
      <w:pPr>
        <w:pStyle w:val="Hadran"/>
        <w:rPr>
          <w:rFonts w:ascii="FontbitDavid" w:hAnsi="FontbitDavid"/>
          <w:sz w:val="24"/>
        </w:rPr>
        <w:pPrChange w:id="104018" w:author="Claude" w:date="2026-10-11T09:08:16Z">
          <w:pPr>
            <w:pStyle w:val="affff"/>
            <w:rPr>
              <w:rFonts w:ascii="FontbitDavid" w:hAnsi="FontbitDavid"/>
              <w:sz w:val="24"/>
            </w:rPr>
          </w:pPr>
        </w:pPrChange>
      </w:pPr>
      <w:r w:rsidRPr="00AF0DC1">
        <w:rPr>
          <w:rtl/>
        </w:rPr>
        <w:t>הדרן עלך שמאי אומר.</w:t>
      </w:r>
      <w:r>
        <w:rPr>
          <w:rFonts w:ascii="FontbitDavid" w:hAnsi="FontbitDavid"/>
          <w:sz w:val="24"/>
          <w:rtl/>
        </w:rPr>
        <w:br w:type="page"/>
      </w:r>
    </w:p>
    <w:p w:rsidR="00E403F0" w:rsidRDefault="00E403F0" w:rsidP="00E403F0">
      <w:pPr>
        <w:pStyle w:val="afff6"/>
        <w:framePr w:wrap="around"/>
        <w:rPr>
          <w:del w:id="102960" w:author="Claude" w:date="2026-10-11T09:07:54Z"/>
          <w:rtl/>
        </w:rPr>
      </w:pPr>
      <w:del w:id="102958" w:author="Claude" w:date="2026-10-11T09:07:54Z">
        <w:r>
          <w:rPr>
            <w:rtl/>
          </w:rPr>
          <w:lastRenderedPageBreak/>
          <w:delText xml:space="preserve">פרק </w:delText>
        </w:r>
      </w:del>
      <w:del w:id="102959" w:author="Claude" w:date="2026-10-11T09:07:54Z">
        <w:r>
          <w:rPr>
            <w:rFonts w:hint="cs"/>
            <w:rtl/>
          </w:rPr>
          <w:delText xml:space="preserve">שני </w:delText>
        </w:r>
      </w:del>
    </w:p>
    <w:p w:rsidR="00E403F0" w:rsidRPr="00B078C3" w:rsidRDefault="00E403F0" w:rsidP="00E403F0">
      <w:pPr>
        <w:pStyle w:val="afff7"/>
        <w:framePr w:wrap="around"/>
        <w:rPr>
          <w:del w:id="102962" w:author="Claude" w:date="2026-10-11T09:07:54Z"/>
          <w:rtl/>
        </w:rPr>
      </w:pPr>
      <w:del w:id="102961" w:author="Claude" w:date="2026-10-11T09:07:54Z">
        <w:r w:rsidRPr="00B078C3">
          <w:rPr>
            <w:rtl/>
          </w:rPr>
          <w:delText xml:space="preserve">כל היד </w:delText>
        </w:r>
      </w:del>
    </w:p>
    <w:p w:rsidR="00E403F0" w:rsidRDefault="00E403F0" w:rsidP="00E403F0">
      <w:pPr>
        <w:pStyle w:val="afff3"/>
        <w:framePr w:wrap="around"/>
        <w:rPr>
          <w:rtl/>
        </w:rPr>
      </w:pPr>
      <w:r>
        <w:rPr>
          <w:rFonts w:hint="cs"/>
          <w:rtl/>
        </w:rPr>
        <w:t>יג.</w:t>
      </w:r>
    </w:p>
    <w:p w:rsidR="00E403F0" w:rsidRDefault="00E403F0" w:rsidP="00E403F0">
      <w:pPr>
        <w:pStyle w:val="afff5"/>
        <w:framePr w:wrap="around"/>
        <w:rPr>
          <w:rtl/>
        </w:rPr>
      </w:pPr>
      <w:r>
        <w:rPr>
          <w:rFonts w:hint="cs"/>
          <w:rtl/>
        </w:rPr>
        <w:t>נדה</w:t>
      </w:r>
    </w:p>
    <w:p>
      <w:pPr>
        <w:pStyle w:val="PetichatPerek"/>
        <w:rPr>
          <w:ins w:id="102957" w:author="Claude" w:date="2026-10-11T09:07:54Z"/>
        </w:rPr>
      </w:pPr>
      <w:ins w:id="102956" w:author="Claude" w:date="2026-10-11T09:07:54Z">
        <w:r>
          <w:rPr>
            <w:rtl/>
          </w:rPr>
          <w:t xml:space="preserve">פרק שני</w:t>
        </w:r>
        <w:r>
          <w:rPr>
            <w:rtl/>
          </w:rPr>
          <w:t xml:space="preserve"> - </w:t>
        </w:r>
        <w:r>
          <w:rPr>
            <w:rtl/>
          </w:rPr>
          <w:t xml:space="preserve">כל היד</w:t>
        </w:r>
      </w:ins>
    </w:p>
    <w:p>
      <w:pPr>
        <w:pStyle w:val="MishnaBatzad"/>
        <w:rPr>
          <w:ins w:id="20291" w:author="קלוד" w:date="2026-10-11T09:07:21Z"/>
        </w:rPr>
      </w:pPr>
      <w:ins w:id="20290" w:author="קלוד" w:date="2026-10-11T09:07:21Z">
        <w:r>
          <w:t xml:space="preserve">משנה א</w:t>
        </w:r>
      </w:ins>
    </w:p>
    <w:p w:rsidR="00E403F0" w:rsidRPr="00D65BEC" w:rsidRDefault="00E403F0" w:rsidP="00E403F0">
      <w:pPr>
        <w:pStyle w:val="afff9"/>
        <w:rPr>
          <w:del w:id="20171" w:author="קלוד" w:date="2026-10-11T09:07:21Z"/>
          <w:rtl/>
        </w:rPr>
      </w:pPr>
      <w:del w:id="20170" w:author="קלוד" w:date="2026-10-11T09:07:21Z">
        <w:r w:rsidRPr="00D65BEC">
          <w:rPr>
            <w:rtl/>
          </w:rPr>
          <w:delText xml:space="preserve">מתני'.</w:delText>
        </w:r>
      </w:del>
    </w:p>
    <w:p w:rsidR="00E403F0" w:rsidRPr="00D65BEC" w:rsidRDefault="00E403F0" w:rsidP="00E403F0">
      <w:pPr>
        <w:pStyle w:val="afff9"/>
        <w:spacing w:before="120"/>
        <w:rPr>
          <w:rtl/>
        </w:rPr>
        <w:pPrChange w:id="90004" w:author="קלוד" w:date="2026-10-11T12:09:42Z">
          <w:pPr>
            <w:pStyle w:val="afff9"/>
          </w:pPr>
        </w:pPrChange>
      </w:pPr>
      <w:r w:rsidRPr="00D65BEC">
        <w:rPr>
          <w:rtl/>
        </w:rPr>
        <w:t>כל היד המרבה לבדוק, בנשים - משובחת, ובאנשים - תקצץ.</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629" w:author="קלוד" w:date="2026-10-11T12:23:38Z"/>
        </w:rPr>
      </w:pPr>
      <w:ins w:id="90630" w:author="קלוד" w:date="2026-10-11T12:23:38Z">
        <w:r>
          <w:rPr>
            <w:color w:val="7B3F00"/>
          </w:rPr>
          <w:t xml:space="preserve">יד המרבה לבדוק - בנשים משובחת ובאנשים תקצץ</w:t>
        </w:r>
      </w:ins>
    </w:p>
    <w:p w:rsidR="00E403F0" w:rsidRPr="00017C1D" w:rsidRDefault="00E403F0" w:rsidP="00E403F0">
      <w:pPr>
        <w:pStyle w:val="a3"/>
        <w:rPr>
          <w:spacing w:val="-6"/>
          <w:rtl/>
        </w:rPr>
      </w:pPr>
      <w:r w:rsidRPr="00017C1D">
        <w:rPr>
          <w:rFonts w:hint="cs"/>
          <w:spacing w:val="-6"/>
          <w:rtl/>
        </w:rPr>
        <w:t>ד</w:t>
      </w:r>
      <w:r w:rsidRPr="00017C1D">
        <w:rPr>
          <w:spacing w:val="-6"/>
          <w:rtl/>
        </w:rPr>
        <w:t xml:space="preserve">נשים </w:t>
      </w:r>
      <w:ins w:id="93529" w:author="מנוע מכני" w:date="2026-10-11T12:04:39Z">
        <w:r>
          <w:rPr>
            <w:spacing w:val="-6"/>
            <w:rtl/>
          </w:rPr>
          <w:t xml:space="preserve">לא</w:t>
        </w:r>
      </w:ins>
      <w:del w:id="93530" w:author="מנוע מכני" w:date="2026-10-11T12:04:39Z">
        <w:r w:rsidRPr="00017C1D">
          <w:rPr>
            <w:spacing w:val="-6"/>
            <w:rtl/>
          </w:rPr>
          <w:delText xml:space="preserve">לאו</w:delText>
        </w:r>
      </w:del>
      <w:r w:rsidRPr="00017C1D">
        <w:rPr>
          <w:spacing w:val="-6"/>
          <w:rtl/>
        </w:rPr>
        <w:t xml:space="preserve"> בנות הרגשה </w:t>
      </w:r>
      <w:ins w:id="95029" w:author="מנוע מכני" w:date="2026-10-11T12:04:39Z">
        <w:r>
          <w:rPr>
            <w:spacing w:val="-6"/>
            <w:rtl/>
          </w:rPr>
          <w:t xml:space="preserve">הם</w:t>
        </w:r>
      </w:ins>
      <w:del w:id="95030" w:author="מנוע מכני" w:date="2026-10-11T12:04:39Z">
        <w:r w:rsidRPr="00017C1D">
          <w:rPr>
            <w:spacing w:val="-6"/>
            <w:rtl/>
          </w:rPr>
          <w:delText xml:space="preserve">נינהו</w:delText>
        </w:r>
      </w:del>
      <w:r w:rsidRPr="00017C1D">
        <w:rPr>
          <w:spacing w:val="-6"/>
          <w:rtl/>
        </w:rPr>
        <w:t xml:space="preserve"> - משובחות, אנשים דבני הרגשה </w:t>
      </w:r>
      <w:ins w:id="95031" w:author="מנוע מכני" w:date="2026-10-11T12:04:39Z">
        <w:r>
          <w:rPr>
            <w:spacing w:val="-6"/>
            <w:rtl/>
          </w:rPr>
          <w:t xml:space="preserve">הם</w:t>
        </w:r>
      </w:ins>
      <w:del w:id="95032" w:author="מנוע מכני" w:date="2026-10-11T12:04:39Z">
        <w:r w:rsidRPr="00017C1D">
          <w:rPr>
            <w:spacing w:val="-6"/>
            <w:rtl/>
          </w:rPr>
          <w:delText xml:space="preserve">נינהו</w:delText>
        </w:r>
      </w:del>
      <w:r w:rsidRPr="00017C1D">
        <w:rPr>
          <w:spacing w:val="-6"/>
          <w:rtl/>
        </w:rPr>
        <w:t xml:space="preserve"> תקצץ.</w:t>
      </w:r>
      <w:r w:rsidRPr="00017C1D">
        <w:rPr>
          <w:rFonts w:hint="cs"/>
          <w:spacing w:val="-6"/>
          <w:rtl/>
        </w:rPr>
        <w:t xml:space="preserve"> [ואאנשים כתיב </w:t>
      </w:r>
      <w:r w:rsidRPr="00017C1D">
        <w:rPr>
          <w:rStyle w:val="2fb"/>
          <w:rFonts w:hint="cs"/>
          <w:spacing w:val="-6"/>
          <w:rtl/>
        </w:rPr>
        <w:t xml:space="preserve">מרבה</w:t>
      </w:r>
      <w:r w:rsidRPr="00017C1D">
        <w:rPr>
          <w:rFonts w:hint="cs"/>
          <w:spacing w:val="-6"/>
          <w:rtl/>
        </w:rPr>
        <w:t xml:space="preserve">]</w:t>
      </w:r>
    </w:p>
    <w:p>
      <w:pPr>
        <w:pStyle w:val="38"/>
        <w:rPr>
          <w:ins w:id="99009" w:author="מנוע מכני" w:date="2026-10-11T12:04:39Z"/>
        </w:rPr>
      </w:pPr>
      <w:r w:rsidRPr="00B078C3">
        <w:t xml:space="preserve">תנא:</w:t>
      </w:r>
    </w:p>
    <w:p w:rsidR="00E403F0" w:rsidRPr="00B078C3" w:rsidRDefault="00E403F0" w:rsidP="00E403F0">
      <w:pPr>
        <w:rPr>
          <w:rFonts w:ascii="FontbitDavid" w:hAnsi="FontbitDavid"/>
          <w:sz w:val="24"/>
          <w:rtl/>
        </w:rPr>
      </w:pPr>
      <w:del w:id="990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בד"א</w:t>
      </w:r>
      <w:r w:rsidRPr="00B078C3">
        <w:rPr>
          <w:rFonts w:ascii="FontbitDavid" w:hAnsi="FontbitDavid"/>
          <w:sz w:val="24"/>
          <w:rtl/>
        </w:rPr>
        <w:t xml:space="preserve"> - לענין שכבת זרע, אבל לענין זוב - אף הוא משובח כנשים.</w:t>
      </w:r>
    </w:p>
    <w:p w:rsidR="00E403F0" w:rsidRPr="00B078C3" w:rsidRDefault="00E403F0" w:rsidP="00E403F0">
      <w:pPr>
        <w:rPr>
          <w:rFonts w:ascii="FontbitDavid" w:hAnsi="FontbitDavid"/>
          <w:sz w:val="24"/>
          <w:rtl/>
        </w:rPr>
      </w:pPr>
      <w:r w:rsidRPr="00B078C3">
        <w:rPr>
          <w:rFonts w:ascii="FontbitDavid" w:hAnsi="FontbitDavid"/>
          <w:sz w:val="24"/>
          <w:rtl/>
        </w:rPr>
        <w:t>ואפי' לענין שכבת זרע, אם בא לבדוק בצרור או בחרס - בודק.</w:t>
      </w:r>
      <w:ins w:id="96625" w:author="מנוע מכני" w:date="2026-10-11T12:04:39Z">
        <w:r>
          <w:rPr>
            <w:rFonts w:ascii="FontbitDavid" w:hAnsi="FontbitDavid" w:hint="cs"/>
            <w:sz w:val="24"/>
            <w:rtl/>
          </w:rPr>
          <w:t xml:space="preserve"> </w:t>
        </w:r>
      </w:ins>
      <w:del w:id="96626" w:author="מנוע מכני" w:date="2026-10-11T12:04:39Z">
        <w:r>
          <w:rPr>
            <w:rFonts w:ascii="FontbitDavid" w:hAnsi="FontbitDavid" w:hint="cs"/>
            <w:sz w:val="24"/>
            <w:rtl/>
          </w:rPr>
          <w:delText xml:space="preserve">  </w:delText>
        </w:r>
      </w:del>
      <w:r>
        <w:rPr>
          <w:rStyle w:val="2fb"/>
          <w:rFonts w:ascii="FontbitDavid" w:hAnsi="FontbitDavid" w:hint="cs"/>
          <w:sz w:val="24"/>
          <w:rtl/>
        </w:rPr>
        <w:t xml:space="preserve">אביי</w:t>
      </w:r>
      <w:r>
        <w:rPr>
          <w:rFonts w:ascii="FontbitDavid" w:hAnsi="FontbitDavid" w:hint="cs"/>
          <w:sz w:val="24"/>
          <w:rtl/>
        </w:rPr>
        <w:t xml:space="preserve"> - ובמטלית עבה </w:t>
      </w:r>
    </w:p>
    <w:p>
      <w:pPr>
        <w:pStyle w:val="38"/>
        <w:rPr>
          <w:ins w:id="99011" w:author="מנוע מכני" w:date="2026-10-11T12:04:39Z"/>
        </w:rPr>
      </w:pPr>
      <w:r w:rsidRPr="00017C1D">
        <w:t xml:space="preserve">דתנן</w:t>
      </w:r>
      <w:r w:rsidRPr="00017C1D">
        <w:t xml:space="preserve">:</w:t>
      </w:r>
    </w:p>
    <w:p w:rsidR="00E403F0" w:rsidRPr="00017C1D" w:rsidRDefault="00E403F0" w:rsidP="00E403F0">
      <w:pPr>
        <w:rPr>
          <w:rFonts w:ascii="FontbitDavid" w:hAnsi="FontbitDavid"/>
          <w:spacing w:val="-6"/>
          <w:sz w:val="24"/>
          <w:rtl/>
        </w:rPr>
      </w:pPr>
      <w:del w:id="99012"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היה אוכל בתרומה והרגיש שנזדעזעו איבריו אוחז באמתו </w:t>
      </w:r>
      <w:r w:rsidRPr="00017C1D">
        <w:rPr>
          <w:rFonts w:ascii="FontbitDavid" w:hAnsi="FontbitDavid" w:hint="cs"/>
          <w:spacing w:val="-6"/>
          <w:sz w:val="24"/>
          <w:rtl/>
        </w:rPr>
        <w:t xml:space="preserve">[במטלית עבה] </w:t>
      </w:r>
      <w:r w:rsidRPr="00017C1D">
        <w:rPr>
          <w:rFonts w:ascii="FontbitDavid" w:hAnsi="FontbitDavid"/>
          <w:spacing w:val="-6"/>
          <w:sz w:val="24"/>
          <w:rtl/>
        </w:rPr>
        <w:t>ובולע את התרומה.</w:t>
      </w:r>
    </w:p>
    <w:p>
      <w:pPr>
        <w:pStyle w:val="38"/>
        <w:rPr>
          <w:ins w:id="99013" w:author="מנוע מכני" w:date="2026-10-11T12:04:39Z"/>
        </w:rPr>
      </w:pPr>
      <w:ins w:id="93531" w:author="מנוע מכני" w:date="2026-10-11T12:04:39Z">
        <w:r>
          <w:t xml:space="preserve">שהרי</w:t>
        </w:r>
      </w:ins>
      <w:del w:id="93532" w:author="מנוע מכני" w:date="2026-10-11T12:04:39Z">
        <w:r>
          <w:delText xml:space="preserve">דהא</w:delText>
        </w:r>
      </w:del>
      <w:ins w:id="96627" w:author="מנוע מכני" w:date="2026-10-11T12:04:39Z">
        <w:r>
          <w:t xml:space="preserve"> </w:t>
        </w:r>
      </w:ins>
      <w:del w:id="96628" w:author="מנוע מכני" w:date="2026-10-11T12:04:39Z">
        <w:r>
          <w:delText xml:space="preserve"> </w:delText>
        </w:r>
        <w:r w:rsidRPr="00B078C3">
          <w:delText xml:space="preserve"> </w:delText>
        </w:r>
      </w:del>
      <w:ins w:id="90449" w:author="מנוע מכני" w:date="2026-10-11T12:04:39Z">
        <w:r>
          <w:t xml:space="preserve">ר"א</w:t>
        </w:r>
      </w:ins>
      <w:del w:id="90450" w:author="מנוע מכני" w:date="2026-10-11T12:04:39Z">
        <w:r w:rsidRPr="00B078C3">
          <w:delText xml:space="preserve">ר</w:delText>
        </w:r>
        <w:r>
          <w:delText xml:space="preserve">''א</w:delText>
        </w:r>
      </w:del>
      <w:del w:id="101658" w:author="מנוע מכני" w:date="2026-10-11T12:04:39Z">
        <w:r w:rsidRPr="00B078C3">
          <w:delText xml:space="preserve"> אומר</w:delText>
        </w:r>
      </w:del>
      <w:r w:rsidRPr="00B078C3">
        <w:t xml:space="preserve">:</w:t>
      </w:r>
    </w:p>
    <w:p w:rsidR="00E403F0" w:rsidRDefault="00E403F0" w:rsidP="00E403F0">
      <w:pPr>
        <w:ind w:firstLine="0"/>
        <w:rPr>
          <w:rFonts w:ascii="FontbitDavid" w:hAnsi="FontbitDavid"/>
          <w:sz w:val="24"/>
          <w:rtl/>
        </w:rPr>
      </w:pPr>
      <w:del w:id="990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האוחז באמתו ומשתין כאילו מביא מבול לעולם! </w:t>
      </w:r>
    </w:p>
    <w:p>
      <w:pPr>
        <w:pStyle w:val="38"/>
        <w:rPr>
          <w:ins w:id="99015" w:author="מנוע מכני" w:date="2026-10-11T12:04:39Z"/>
        </w:rPr>
      </w:pPr>
      <w:r>
        <w:t xml:space="preserve">ב. </w:t>
      </w:r>
      <w:r>
        <w:t>רבא</w:t>
      </w:r>
      <w:r w:rsidRPr="00B078C3">
        <w:t xml:space="preserve">:</w:t>
      </w:r>
    </w:p>
    <w:p w:rsidR="00E403F0" w:rsidRPr="00B078C3" w:rsidRDefault="00E403F0" w:rsidP="00E403F0">
      <w:pPr>
        <w:ind w:firstLine="0"/>
        <w:rPr>
          <w:rFonts w:ascii="FontbitDavid" w:hAnsi="FontbitDavid"/>
          <w:sz w:val="24"/>
          <w:rtl/>
        </w:rPr>
      </w:pPr>
      <w:del w:id="99016" w:author="מנוע מכני" w:date="2026-10-11T12:04:39Z">
        <w:r w:rsidRPr="00B078C3">
          <w:rPr>
            <w:rFonts w:ascii="FontbitDavid" w:hAnsi="FontbitDavid"/>
            <w:sz w:val="24"/>
            <w:rtl/>
          </w:rPr>
          <w:delText xml:space="preserve"> </w:delText>
        </w:r>
      </w:del>
      <w:ins w:id="92945" w:author="מנוע מכני" w:date="2026-10-11T12:04:39Z">
        <w:r>
          <w:rPr>
            <w:rFonts w:ascii="FontbitDavid" w:hAnsi="FontbitDavid"/>
            <w:sz w:val="24"/>
            <w:rtl/>
          </w:rPr>
          <w:t xml:space="preserve">אפי'</w:t>
        </w:r>
      </w:ins>
      <w:del w:id="92946"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במטלית רכה, כיון דעקר עקר.</w:t>
      </w:r>
    </w:p>
    <w:p w:rsidR="00E403F0" w:rsidRPr="00B078C3" w:rsidRDefault="00E403F0" w:rsidP="00E403F0">
      <w:pPr>
        <w:ind w:firstLine="0"/>
        <w:rPr>
          <w:rFonts w:ascii="FontbitDavid" w:hAnsi="FontbitDavid"/>
          <w:sz w:val="24"/>
          <w:rtl/>
        </w:rPr>
      </w:pPr>
      <w:r w:rsidRPr="00221F32">
        <w:rPr>
          <w:rStyle w:val="2fb"/>
          <w:rFonts w:ascii="FontbitDavid" w:hAnsi="FontbitDavid"/>
          <w:b/>
          <w:bCs/>
          <w:sz w:val="24"/>
          <w:rtl/>
        </w:rPr>
        <w:t>ואביי</w:t>
      </w:r>
      <w:r w:rsidRPr="00B078C3">
        <w:rPr>
          <w:rFonts w:ascii="FontbitDavid" w:hAnsi="FontbitDavid"/>
          <w:sz w:val="24"/>
          <w:rtl/>
        </w:rPr>
        <w:t xml:space="preserve"> - חייש </w:t>
      </w:r>
      <w:ins w:id="95033" w:author="מנוע מכני" w:date="2026-10-11T12:04:39Z">
        <w:r>
          <w:rPr>
            <w:rFonts w:ascii="FontbitDavid" w:hAnsi="FontbitDavid"/>
            <w:sz w:val="24"/>
            <w:rtl/>
          </w:rPr>
          <w:t xml:space="preserve">שמא</w:t>
        </w:r>
      </w:ins>
      <w:del w:id="95034" w:author="מנוע מכני" w:date="2026-10-11T12:04:39Z">
        <w:r w:rsidRPr="00B078C3">
          <w:rPr>
            <w:rFonts w:ascii="FontbitDavid" w:hAnsi="FontbitDavid"/>
            <w:sz w:val="24"/>
            <w:rtl/>
          </w:rPr>
          <w:delText xml:space="preserve">דלמא</w:delText>
        </w:r>
      </w:del>
      <w:r w:rsidRPr="00B078C3">
        <w:rPr>
          <w:rFonts w:ascii="FontbitDavid" w:hAnsi="FontbitDavid"/>
          <w:sz w:val="24"/>
          <w:rtl/>
        </w:rPr>
        <w:t xml:space="preserve"> אתי לאוסופי, </w:t>
      </w:r>
      <w:r w:rsidRPr="00221F32">
        <w:rPr>
          <w:rStyle w:val="2fb"/>
          <w:rFonts w:ascii="FontbitDavid" w:hAnsi="FontbitDavid"/>
          <w:b/>
          <w:bCs/>
          <w:sz w:val="24"/>
          <w:rtl/>
        </w:rPr>
        <w:t>ורבא</w:t>
      </w:r>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חייש </w:t>
      </w:r>
      <w:ins w:id="95035" w:author="מנוע מכני" w:date="2026-10-11T12:04:39Z">
        <w:r>
          <w:rPr>
            <w:rFonts w:ascii="FontbitDavid" w:hAnsi="FontbitDavid"/>
            <w:sz w:val="24"/>
            <w:rtl/>
          </w:rPr>
          <w:t xml:space="preserve">שמא</w:t>
        </w:r>
      </w:ins>
      <w:del w:id="95036" w:author="מנוע מכני" w:date="2026-10-11T12:04:39Z">
        <w:r w:rsidRPr="00B078C3">
          <w:rPr>
            <w:rFonts w:ascii="FontbitDavid" w:hAnsi="FontbitDavid"/>
            <w:sz w:val="24"/>
            <w:rtl/>
          </w:rPr>
          <w:delText xml:space="preserve">דלמא</w:delText>
        </w:r>
      </w:del>
      <w:r w:rsidRPr="00B078C3">
        <w:rPr>
          <w:rFonts w:ascii="FontbitDavid" w:hAnsi="FontbitDavid"/>
          <w:sz w:val="24"/>
          <w:rtl/>
        </w:rPr>
        <w:t xml:space="preserve"> אתי לאוסופי.</w:t>
      </w:r>
    </w:p>
    <w:p>
      <w:pPr>
        <w:pStyle w:val="38"/>
        <w:rPr>
          <w:ins w:id="99017" w:author="מנוע מכני" w:date="2026-10-11T12:04:39Z"/>
        </w:rPr>
      </w:pPr>
      <w:r>
        <w:tab/>
      </w:r>
      <w:r>
        <w:t xml:space="preserve">והך</w:t>
      </w:r>
    </w:p>
    <w:p w:rsidR="00E403F0" w:rsidRPr="00B078C3" w:rsidRDefault="00E403F0" w:rsidP="00E403F0">
      <w:pPr>
        <w:rPr>
          <w:rFonts w:ascii="FontbitDavid" w:hAnsi="FontbitDavid"/>
          <w:sz w:val="24"/>
          <w:rtl/>
        </w:rPr>
      </w:pPr>
      <w:del w:id="99018" w:author="מנוע מכני" w:date="2026-10-11T12:04:39Z">
        <w:r>
          <w:rPr>
            <w:rFonts w:ascii="FontbitDavid" w:hAnsi="FontbitDavid" w:hint="cs"/>
            <w:sz w:val="24"/>
            <w:rtl/>
          </w:rPr>
          <w:delText xml:space="preserve"> </w:delText>
        </w:r>
      </w:del>
      <w:r>
        <w:rPr>
          <w:rFonts w:ascii="FontbitDavid" w:hAnsi="FontbitDavid" w:hint="cs"/>
          <w:sz w:val="24"/>
          <w:rtl/>
        </w:rPr>
        <w:t xml:space="preserve">דתניא</w:t>
      </w:r>
      <w:r>
        <w:rPr>
          <w:rFonts w:ascii="FontbitDavid" w:hAnsi="FontbitDavid" w:hint="cs"/>
          <w:sz w:val="24"/>
          <w:rtl/>
        </w:rPr>
        <w:t xml:space="preserve"> למה זה דומה ל</w:t>
      </w:r>
      <w:r w:rsidRPr="00B078C3">
        <w:rPr>
          <w:rFonts w:ascii="FontbitDavid" w:hAnsi="FontbitDavid"/>
          <w:sz w:val="24"/>
          <w:rtl/>
        </w:rPr>
        <w:t xml:space="preserve">נותן אצבע בעין, שכל זמן שאצבע בעין</w:t>
      </w:r>
      <w:ins w:id="96629" w:author="מנוע מכני" w:date="2026-10-11T12:04:39Z">
        <w:r>
          <w:rPr>
            <w:rFonts w:ascii="FontbitDavid" w:hAnsi="FontbitDavid"/>
            <w:sz w:val="24"/>
            <w:rtl/>
          </w:rPr>
          <w:t xml:space="preserve"> </w:t>
        </w:r>
      </w:ins>
      <w:del w:id="966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עין מדמעת וחוזרת ומדמעת! </w:t>
      </w:r>
      <w:r w:rsidRPr="00B078C3">
        <w:rPr>
          <w:rStyle w:val="2fb"/>
          <w:rFonts w:ascii="FontbitDavid" w:hAnsi="FontbitDavid"/>
          <w:sz w:val="24"/>
          <w:rtl/>
        </w:rPr>
        <w:t xml:space="preserve">ורבא</w:t>
      </w:r>
      <w:r w:rsidRPr="00B078C3">
        <w:rPr>
          <w:rFonts w:ascii="FontbitDavid" w:hAnsi="FontbitDavid"/>
          <w:sz w:val="24"/>
          <w:rtl/>
        </w:rPr>
        <w:t xml:space="preserve"> - כל אחמומי </w:t>
      </w:r>
      <w:ins w:id="93533" w:author="מנוע מכני" w:date="2026-10-11T12:04:39Z">
        <w:r>
          <w:rPr>
            <w:rFonts w:ascii="FontbitDavid" w:hAnsi="FontbitDavid"/>
            <w:sz w:val="24"/>
            <w:rtl/>
          </w:rPr>
          <w:t xml:space="preserve">ואח"כ</w:t>
        </w:r>
      </w:ins>
      <w:del w:id="93534" w:author="מנוע מכני" w:date="2026-10-11T12:04:39Z">
        <w:r w:rsidRPr="00B078C3">
          <w:rPr>
            <w:rFonts w:ascii="FontbitDavid" w:hAnsi="FontbitDavid"/>
            <w:sz w:val="24"/>
            <w:rtl/>
          </w:rPr>
          <w:delText xml:space="preserve">והדר</w:delText>
        </w:r>
      </w:del>
      <w:r w:rsidRPr="00B078C3">
        <w:rPr>
          <w:rFonts w:ascii="FontbitDavid" w:hAnsi="FontbitDavid"/>
          <w:sz w:val="24"/>
          <w:rtl/>
        </w:rPr>
        <w:t xml:space="preserve"> אחמומי, בשעתיה - </w:t>
      </w:r>
      <w:r w:rsidRPr="00B078C3">
        <w:rPr>
          <w:rFonts w:ascii="FontbitDavid" w:hAnsi="FontbitDavid"/>
          <w:sz w:val="24"/>
          <w:rtl/>
        </w:rPr>
        <w:t xml:space="preserve">לא</w:t>
      </w:r>
      <w:r w:rsidRPr="00B078C3">
        <w:rPr>
          <w:rFonts w:ascii="FontbitDavid" w:hAnsi="FontbitDavid"/>
          <w:sz w:val="24"/>
          <w:rtl/>
        </w:rPr>
        <w:t xml:space="preserve"> שכיח</w:t>
      </w:r>
      <w:r>
        <w:rPr>
          <w:rFonts w:ascii="FontbitDavid" w:hAnsi="FontbitDavid" w:hint="cs"/>
          <w:sz w:val="24"/>
          <w:rtl/>
        </w:rPr>
        <w:t xml:space="preserve"> [אלא יוצא כאחד]</w:t>
      </w:r>
      <w:r w:rsidRPr="00B078C3">
        <w:rPr>
          <w:rFonts w:ascii="FontbitDavid" w:hAnsi="FontbitDavid"/>
          <w:sz w:val="24"/>
          <w:rtl/>
        </w:rPr>
        <w:t>.</w:t>
      </w:r>
    </w:p>
    <w:p w:rsidR="00E403F0" w:rsidRDefault="00E403F0" w:rsidP="00E403F0">
      <w:pPr>
        <w:rPr>
          <w:rFonts w:ascii="FontbitDavid" w:hAnsi="FontbitDavid"/>
          <w:sz w:val="24"/>
          <w:rtl/>
        </w:rPr>
      </w:pPr>
    </w:p>
    <w:p>
      <w:pPr>
        <w:pStyle w:val="afffff8"/>
        <w:rPr>
          <w:ins w:id="90627" w:author="קלוד" w:date="2026-10-11T12:23:38Z"/>
        </w:rPr>
      </w:pPr>
      <w:ins w:id="90628" w:author="קלוד" w:date="2026-10-11T12:23:38Z">
        <w:r>
          <w:rPr>
            <w:color w:val="7B3F00"/>
          </w:rPr>
          <w:t xml:space="preserve">האוחז באמתו ומשתין - כאילו מביא מבול</w:t>
        </w:r>
      </w:ins>
    </w:p>
    <w:p>
      <w:pPr>
        <w:pStyle w:val="38"/>
        <w:rPr>
          <w:ins w:id="99020" w:author="מנוע מכני" w:date="2026-10-11T12:04:39Z"/>
        </w:rPr>
      </w:pPr>
      <w:del w:id="99019" w:author="מנוע מכני" w:date="2026-10-11T12:04:39Z">
        <w:r w:rsidRPr="00EB42A6">
          <w:delText xml:space="preserve">•</w:delText>
        </w:r>
      </w:del>
      <w:r w:rsidRPr="00DF3805">
        <w:t xml:space="preserve"> </w:t>
      </w:r>
      <w:r w:rsidRPr="00B078C3">
        <w:t xml:space="preserve">גופא ר"א</w:t>
      </w:r>
      <w:del w:id="101659"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990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האוחז באמה ומשתין כאילו מביא מבול לעולם, </w:t>
      </w:r>
    </w:p>
    <w:p>
      <w:pPr>
        <w:pStyle w:val="38"/>
        <w:rPr>
          <w:ins w:id="99022" w:author="מנוע מכני" w:date="2026-10-11T12:04:39Z"/>
        </w:rPr>
      </w:pPr>
      <w:r w:rsidRPr="00B078C3">
        <w:t xml:space="preserve">אמרו לו </w:t>
      </w:r>
      <w:ins w:id="92947" w:author="מנוע מכני" w:date="2026-10-11T12:04:39Z">
        <w:r>
          <w:t xml:space="preserve">לר"א</w:t>
        </w:r>
      </w:ins>
      <w:del w:id="92948" w:author="מנוע מכני" w:date="2026-10-11T12:04:39Z">
        <w:r w:rsidRPr="00B078C3">
          <w:delText xml:space="preserve">לרבי אליעזר</w:delText>
        </w:r>
      </w:del>
      <w:r w:rsidRPr="00B078C3">
        <w:t xml:space="preserve">:</w:t>
      </w:r>
    </w:p>
    <w:p w:rsidR="00E403F0" w:rsidRDefault="00E403F0" w:rsidP="00E403F0">
      <w:pPr>
        <w:rPr>
          <w:rFonts w:ascii="FontbitDavid" w:hAnsi="FontbitDavid"/>
          <w:sz w:val="24"/>
          <w:rtl/>
        </w:rPr>
      </w:pPr>
      <w:del w:id="990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והלא נצוצות נתזין על רגליו, ונראה ככרות שפכה, ונמצא מוציא לעז על בניו שהן ממזרים! </w:t>
      </w:r>
    </w:p>
    <w:p>
      <w:pPr>
        <w:pStyle w:val="38"/>
        <w:rPr>
          <w:ins w:id="99024" w:author="מנוע מכני" w:date="2026-10-11T12:04:39Z"/>
        </w:rPr>
      </w:pPr>
      <w:r w:rsidRPr="00017C1D">
        <w:t xml:space="preserve">אמר</w:t>
      </w:r>
      <w:r w:rsidRPr="00017C1D">
        <w:t xml:space="preserve"> להן:</w:t>
      </w:r>
    </w:p>
    <w:p w:rsidR="00E403F0" w:rsidRPr="00017C1D" w:rsidRDefault="00E403F0" w:rsidP="00E403F0">
      <w:pPr>
        <w:rPr>
          <w:rFonts w:ascii="FontbitDavid" w:hAnsi="FontbitDavid"/>
          <w:spacing w:val="-4"/>
          <w:sz w:val="24"/>
          <w:rtl/>
        </w:rPr>
      </w:pPr>
      <w:del w:id="99025"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מוטב שיוציא לעז על בניו שהן ממזרים, ואל יעשה עצמו רשע שעה אחת לפני המקום.</w:t>
      </w:r>
    </w:p>
    <w:p>
      <w:pPr>
        <w:pStyle w:val="38"/>
        <w:rPr>
          <w:ins w:id="99026" w:author="מנוע מכני" w:date="2026-10-11T12:04:39Z"/>
        </w:rPr>
      </w:pPr>
      <w:r w:rsidRPr="00B078C3">
        <w:t xml:space="preserve">תניא</w:t>
      </w:r>
      <w:r w:rsidRPr="00B078C3">
        <w:t xml:space="preserve"> אידך, </w:t>
      </w:r>
      <w:r w:rsidRPr="00B078C3">
        <w:t xml:space="preserve">א</w:t>
      </w:r>
      <w:r>
        <w:t xml:space="preserve">"ל</w:t>
      </w:r>
      <w:r>
        <w:t xml:space="preserve"> </w:t>
      </w:r>
      <w:ins w:id="90451" w:author="מנוע מכני" w:date="2026-10-11T12:04:39Z">
        <w:r>
          <w:t xml:space="preserve">ר"א</w:t>
        </w:r>
      </w:ins>
      <w:del w:id="90452" w:author="מנוע מכני" w:date="2026-10-11T12:04:39Z">
        <w:r>
          <w:delText xml:space="preserve">ר''א</w:delText>
        </w:r>
      </w:del>
      <w:r>
        <w:t xml:space="preserve"> לחכמים</w:t>
      </w:r>
      <w:r w:rsidRPr="00B078C3">
        <w:t xml:space="preserve">:</w:t>
      </w:r>
    </w:p>
    <w:p w:rsidR="00E403F0" w:rsidRPr="00B078C3" w:rsidRDefault="00E403F0" w:rsidP="00E403F0">
      <w:pPr>
        <w:rPr>
          <w:rFonts w:ascii="FontbitDavid" w:hAnsi="FontbitDavid"/>
          <w:sz w:val="24"/>
          <w:rtl/>
        </w:rPr>
      </w:pPr>
      <w:del w:id="990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אפשר, יעמוד אדם במקום גבוה וישתין, או ישתין בעפר תיחוח, ואל יעשה עצמו רשע שעה אחת לפני המקום.</w:t>
      </w:r>
    </w:p>
    <w:p w:rsidR="00E403F0" w:rsidRDefault="00E403F0" w:rsidP="00E403F0">
      <w:pPr>
        <w:pStyle w:val="a3"/>
        <w:rPr>
          <w:rtl/>
        </w:rPr>
      </w:pPr>
      <w:r>
        <w:rPr>
          <w:rFonts w:hint="cs"/>
          <w:rtl/>
        </w:rPr>
        <w:t xml:space="preserve">וברישא </w:t>
      </w:r>
      <w:r>
        <w:rPr>
          <w:rFonts w:hint="cs"/>
          <w:rtl/>
        </w:rPr>
        <w:t xml:space="preserve">א"ל</w:t>
      </w:r>
      <w:r>
        <w:rPr>
          <w:rFonts w:hint="cs"/>
          <w:rtl/>
        </w:rPr>
        <w:t xml:space="preserve"> תקנה, </w:t>
      </w:r>
      <w:r>
        <w:rPr>
          <w:rFonts w:hint="cs"/>
          <w:rtl/>
        </w:rPr>
        <w:t xml:space="preserve">וא</w:t>
      </w:r>
      <w:ins w:id="90453" w:author="מנוע מכני" w:date="2026-10-11T12:04:39Z">
        <w:r>
          <w:rPr>
            <w:rFonts w:hint="cs"/>
            <w:rtl/>
          </w:rPr>
          <w:t xml:space="preserve">ח"כ</w:t>
        </w:r>
      </w:ins>
      <w:del w:id="90454" w:author="מנוע מכני" w:date="2026-10-11T12:04:39Z">
        <w:r>
          <w:rPr>
            <w:rFonts w:hint="cs"/>
            <w:rtl/>
          </w:rPr>
          <w:delText xml:space="preserve">ח''כ</w:delText>
        </w:r>
      </w:del>
      <w:r>
        <w:rPr>
          <w:rFonts w:hint="cs"/>
          <w:rtl/>
        </w:rPr>
        <w:t xml:space="preserve"> כששאלוהו מה יעשה במקום שאין </w:t>
      </w:r>
      <w:ins w:id="90455" w:author="מנוע מכני" w:date="2026-10-11T12:04:39Z">
        <w:r>
          <w:rPr>
            <w:rFonts w:hint="cs"/>
            <w:rtl/>
          </w:rPr>
          <w:t xml:space="preserve">א"ל</w:t>
        </w:r>
      </w:ins>
      <w:del w:id="90456" w:author="מנוע מכני" w:date="2026-10-11T12:04:39Z">
        <w:r>
          <w:rPr>
            <w:rFonts w:hint="cs"/>
            <w:rtl/>
          </w:rPr>
          <w:delText xml:space="preserve">א''ל</w:delText>
        </w:r>
      </w:del>
      <w:r>
        <w:rPr>
          <w:rFonts w:hint="cs"/>
          <w:rtl/>
        </w:rPr>
        <w:t xml:space="preserve"> מוטב שיוציא לעז על בניו ולא יהיה רשע לפני המקום </w:t>
      </w:r>
      <w:r>
        <w:rPr>
          <w:rtl/>
        </w:rPr>
        <w:t>–</w:t>
      </w:r>
      <w:r>
        <w:rPr>
          <w:rFonts w:hint="cs"/>
          <w:rtl/>
        </w:rPr>
        <w:t xml:space="preserve"> שמוציא </w:t>
      </w:r>
      <w:ins w:id="90457" w:author="מנוע מכני" w:date="2026-10-11T12:04:39Z">
        <w:r>
          <w:rPr>
            <w:rFonts w:hint="cs"/>
            <w:rtl/>
          </w:rPr>
          <w:t xml:space="preserve">ש"ז</w:t>
        </w:r>
      </w:ins>
      <w:del w:id="90458" w:author="מנוע מכני" w:date="2026-10-11T12:04:39Z">
        <w:r>
          <w:rPr>
            <w:rFonts w:hint="cs"/>
            <w:rtl/>
          </w:rPr>
          <w:delText xml:space="preserve">ש''ז</w:delText>
        </w:r>
      </w:del>
      <w:r>
        <w:rPr>
          <w:rFonts w:hint="cs"/>
          <w:rtl/>
        </w:rPr>
        <w:t xml:space="preserve"> לבטלה וחייב מיתה ד'</w:t>
      </w:r>
      <w:r>
        <w:rPr>
          <w:rStyle w:val="afffff0"/>
          <w:rFonts w:hint="cs"/>
          <w:rtl/>
        </w:rPr>
        <w:t xml:space="preserve">וירע בעיני ה</w:t>
      </w:r>
      <w:r>
        <w:rPr>
          <w:rFonts w:hint="cs"/>
          <w:rtl/>
        </w:rPr>
        <w:t xml:space="preserve">' אשר עשה וימת גם אותו'</w:t>
      </w:r>
    </w:p>
    <w:p>
      <w:pPr>
        <w:pStyle w:val="afffff8"/>
        <w:rPr>
          <w:ins w:id="90625" w:author="קלוד" w:date="2026-10-11T12:23:38Z"/>
        </w:rPr>
      </w:pPr>
      <w:ins w:id="90626" w:author="קלוד" w:date="2026-10-11T12:23:38Z">
        <w:r>
          <w:rPr>
            <w:color w:val="7B3F00"/>
          </w:rPr>
          <w:t xml:space="preserve">המוציא ש"ז לבטלה - כאילו שופך דמים או עובד נכרי</w:t>
        </w:r>
      </w:ins>
    </w:p>
    <w:p>
      <w:pPr>
        <w:pStyle w:val="38"/>
        <w:rPr>
          <w:ins w:id="99028" w:author="מנוע מכני" w:date="2026-10-11T12:04:39Z"/>
        </w:rPr>
      </w:pPr>
      <w:r>
        <w:t xml:space="preserve">ב. </w:t>
      </w:r>
      <w:r w:rsidRPr="00B078C3">
        <w:t xml:space="preserve">רבי יצחק ורבי אמי</w:t>
      </w:r>
      <w:del w:id="101660" w:author="מנוע מכני" w:date="2026-10-11T12:04:39Z">
        <w:r w:rsidRPr="00B078C3">
          <w:delText xml:space="preserve"> </w:delText>
        </w:r>
        <w:r>
          <w:delText xml:space="preserve">אמרו</w:delText>
        </w:r>
      </w:del>
      <w:ins w:id="93535" w:author="מנוע מכני" w:date="2026-10-11T12:04:39Z"/>
      <w:del w:id="93536" w:author="מנוע מכני" w:date="2026-10-11T12:04:39Z">
        <w:r w:rsidRPr="00B078C3">
          <w:delText xml:space="preserve">אמרי</w:delText>
        </w:r>
      </w:del>
      <w:r w:rsidRPr="00B078C3">
        <w:t xml:space="preserve">:</w:t>
      </w:r>
    </w:p>
    <w:p w:rsidR="00E403F0" w:rsidRPr="00B078C3" w:rsidRDefault="00E403F0" w:rsidP="00E403F0">
      <w:pPr>
        <w:rPr>
          <w:rFonts w:ascii="FontbitDavid" w:hAnsi="FontbitDavid"/>
          <w:sz w:val="24"/>
          <w:rtl/>
        </w:rPr>
      </w:pPr>
      <w:del w:id="990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כאילו שופך דמים </w:t>
      </w:r>
      <w:r>
        <w:rPr>
          <w:rFonts w:ascii="FontbitDavid" w:hAnsi="FontbitDavid" w:hint="cs"/>
          <w:sz w:val="24"/>
          <w:rtl/>
        </w:rPr>
        <w:t>'</w:t>
      </w:r>
      <w:ins w:id="90341" w:author="Claude - סמנטי" w:date="2026-10-11T12:19:29Z">
        <w:r>
          <w:rPr>
            <w:rStyle w:val="afffff0"/>
            <w:rFonts w:ascii="FontbitDavid" w:hAnsi="FontbitDavid"/>
            <w:sz w:val="24"/>
            <w:rtl/>
          </w:rPr>
          <w:t xml:space="preserve">הַנִּחָמִים בָּאֵלִים תַּחַת כָּל עֵץ רַעֲנָן שׁוֹחֲטֵי הַיְלָדִים בַּנְּחָלִים תַּחַת סְעִיפֵי הַסְּלָעִים</w:t>
        </w:r>
      </w:ins>
      <w:del w:id="90342" w:author="Claude - סמנטי" w:date="2026-10-11T12:19:29Z">
        <w:r w:rsidRPr="00B078C3">
          <w:rPr>
            <w:rFonts w:ascii="FontbitDavid" w:hAnsi="FontbitDavid"/>
            <w:sz w:val="24"/>
            <w:rtl/>
          </w:rPr>
          <w:delText xml:space="preserve">הנחמים באלים תחת כל עץ רענן שוחטי הילדים בנחלים תחת סעיפי הסלעים</w:delText>
        </w:r>
      </w:del>
      <w:r>
        <w:rPr>
          <w:rFonts w:ascii="FontbitDavid" w:hAnsi="FontbitDavid" w:hint="cs"/>
          <w:sz w:val="24"/>
          <w:rtl/>
        </w:rPr>
        <w:t>'</w:t>
      </w:r>
      <w:r w:rsidRPr="00B078C3">
        <w:rPr>
          <w:rFonts w:ascii="FontbitDavid" w:hAnsi="FontbitDavid"/>
          <w:sz w:val="24"/>
          <w:rtl/>
        </w:rPr>
        <w:t xml:space="preserve">, אל תקרי שוחטי אלא </w:t>
      </w:r>
      <w:r w:rsidRPr="00C0218B">
        <w:rPr>
          <w:rFonts w:ascii="FontbitDavid" w:hAnsi="FontbitDavid"/>
          <w:b/>
          <w:bCs/>
          <w:sz w:val="24"/>
          <w:rtl/>
        </w:rPr>
        <w:t>סוחטי</w:t>
      </w:r>
      <w:r w:rsidRPr="00B078C3">
        <w:rPr>
          <w:rFonts w:ascii="FontbitDavid" w:hAnsi="FontbitDavid"/>
          <w:sz w:val="24"/>
          <w:rtl/>
        </w:rPr>
        <w:t>.</w:t>
      </w:r>
    </w:p>
    <w:p>
      <w:pPr>
        <w:pStyle w:val="38"/>
        <w:rPr>
          <w:ins w:id="99030" w:author="מנוע מכני" w:date="2026-10-11T12:04:39Z"/>
        </w:rPr>
      </w:pPr>
      <w:r>
        <w:t xml:space="preserve">ג. </w:t>
      </w:r>
      <w:r w:rsidRPr="00B078C3">
        <w:t xml:space="preserve">רב אסי:</w:t>
      </w:r>
    </w:p>
    <w:p w:rsidR="00E403F0" w:rsidRPr="00B078C3" w:rsidRDefault="00E403F0" w:rsidP="00E403F0">
      <w:pPr>
        <w:rPr>
          <w:rFonts w:ascii="FontbitDavid" w:hAnsi="FontbitDavid"/>
          <w:sz w:val="24"/>
          <w:rtl/>
        </w:rPr>
      </w:pPr>
      <w:del w:id="990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כאילו עובד </w:t>
      </w:r>
      <w:ins w:id="98117" w:author="מנוע מכני" w:date="2026-10-11T12:04:39Z">
        <w:r>
          <w:rPr>
            <w:rFonts w:ascii="FontbitDavid" w:hAnsi="FontbitDavid"/>
            <w:sz w:val="24"/>
            <w:rtl/>
          </w:rPr>
          <w:t xml:space="preserve">נכרי</w:t>
        </w:r>
      </w:ins>
      <w:del w:id="98118" w:author="מנוע מכני" w:date="2026-10-11T12:04:39Z">
        <w:r w:rsidRPr="00B078C3">
          <w:rPr>
            <w:rFonts w:ascii="FontbitDavid" w:hAnsi="FontbitDavid"/>
            <w:sz w:val="24"/>
            <w:rtl/>
          </w:rPr>
          <w:delText xml:space="preserve">ע</w:delText>
        </w:r>
        <w:r>
          <w:rPr>
            <w:rFonts w:ascii="FontbitDavid" w:hAnsi="FontbitDavid" w:hint="cs"/>
            <w:sz w:val="24"/>
            <w:rtl/>
          </w:rPr>
          <w:delText xml:space="preserve">כ</w:delText>
        </w:r>
        <w:r>
          <w:rPr>
            <w:rFonts w:ascii="FontbitDavid" w:hAnsi="FontbitDavid" w:hint="cs"/>
            <w:sz w:val="24"/>
            <w:rtl/>
          </w:rPr>
          <w:delText xml:space="preserve">ו"ם</w:delText>
        </w:r>
      </w:del>
      <w:ins w:id="90459" w:author="מנוע מכני" w:date="2026-10-11T12:04:39Z"/>
      <w:del w:id="90460" w:author="מנוע מכני" w:date="2026-10-11T12:04:39Z">
        <w:r>
          <w:rPr>
            <w:rFonts w:ascii="FontbitDavid" w:hAnsi="FontbitDavid" w:hint="cs"/>
            <w:sz w:val="24"/>
            <w:rtl/>
          </w:rPr>
          <w:delText xml:space="preserve">ו''ם</w:delText>
        </w:r>
      </w:del>
      <w:r w:rsidRPr="00B078C3">
        <w:rPr>
          <w:rFonts w:ascii="FontbitDavid" w:hAnsi="FontbitDavid"/>
          <w:sz w:val="24"/>
          <w:rtl/>
        </w:rPr>
        <w:t xml:space="preserve">, כתיב </w:t>
      </w:r>
      <w:ins w:id="93539" w:author="מנוע מכני" w:date="2026-10-11T12:04:39Z">
        <w:r>
          <w:rPr>
            <w:rFonts w:ascii="FontbitDavid" w:hAnsi="FontbitDavid"/>
            <w:sz w:val="24"/>
            <w:rtl/>
          </w:rPr>
          <w:t xml:space="preserve">כאן</w:t>
        </w:r>
      </w:ins>
      <w:del w:id="93540"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r>
        <w:rPr>
          <w:rFonts w:ascii="FontbitDavid" w:hAnsi="FontbitDavid" w:hint="cs"/>
          <w:sz w:val="24"/>
          <w:rtl/>
        </w:rPr>
        <w:t>'</w:t>
      </w:r>
      <w:ins w:id="90345" w:author="Claude - סמנטי" w:date="2026-10-11T12:19:29Z">
        <w:r>
          <w:rPr>
            <w:rStyle w:val="afffff0"/>
            <w:rFonts w:ascii="FontbitDavid" w:hAnsi="FontbitDavid"/>
            <w:sz w:val="24"/>
            <w:rtl/>
          </w:rPr>
          <w:t xml:space="preserve">תַּחַת כָּל עֵץ רַעֲנָן</w:t>
        </w:r>
      </w:ins>
      <w:del w:id="90346" w:author="Claude - סמנטי" w:date="2026-10-11T12:19:29Z">
        <w:r w:rsidRPr="00B078C3">
          <w:rPr>
            <w:rFonts w:ascii="FontbitDavid" w:hAnsi="FontbitDavid"/>
            <w:sz w:val="24"/>
            <w:rtl/>
          </w:rPr>
          <w:delText xml:space="preserve">תחת כל עץ רענן</w:delText>
        </w:r>
      </w:del>
      <w:r>
        <w:rPr>
          <w:rFonts w:ascii="FontbitDavid" w:hAnsi="FontbitDavid" w:hint="cs"/>
          <w:sz w:val="24"/>
          <w:rtl/>
        </w:rPr>
        <w:t>'</w:t>
      </w:r>
      <w:r w:rsidRPr="00B078C3">
        <w:rPr>
          <w:rFonts w:ascii="FontbitDavid" w:hAnsi="FontbitDavid"/>
          <w:sz w:val="24"/>
          <w:rtl/>
        </w:rPr>
        <w:t xml:space="preserve"> וכתיב </w:t>
      </w:r>
      <w:ins w:id="93537" w:author="מנוע מכני" w:date="2026-10-11T12:04:39Z">
        <w:r>
          <w:rPr>
            <w:rFonts w:ascii="FontbitDavid" w:hAnsi="FontbitDavid"/>
            <w:sz w:val="24"/>
            <w:rtl/>
          </w:rPr>
          <w:t xml:space="preserve">שם</w:t>
        </w:r>
      </w:ins>
      <w:del w:id="93538"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w:t>
      </w:r>
      <w:r>
        <w:rPr>
          <w:rFonts w:ascii="FontbitDavid" w:hAnsi="FontbitDavid" w:hint="cs"/>
          <w:sz w:val="24"/>
          <w:rtl/>
        </w:rPr>
        <w:t>'</w:t>
      </w:r>
      <w:ins w:id="90343" w:author="Claude - סמנטי" w:date="2026-10-11T12:19:29Z">
        <w:r>
          <w:rPr>
            <w:rStyle w:val="afffff0"/>
            <w:rFonts w:ascii="FontbitDavid" w:hAnsi="FontbitDavid"/>
            <w:sz w:val="24"/>
            <w:rtl/>
          </w:rPr>
          <w:t xml:space="preserve">עַל הֶהָרִים הָרָמִים וְתַחַת כָּל עֵץ רַעֲנָן</w:t>
        </w:r>
      </w:ins>
      <w:del w:id="90344" w:author="Claude - סמנטי" w:date="2026-10-11T12:19:29Z">
        <w:r w:rsidRPr="00B078C3">
          <w:rPr>
            <w:rFonts w:ascii="FontbitDavid" w:hAnsi="FontbitDavid"/>
            <w:sz w:val="24"/>
            <w:rtl/>
          </w:rPr>
          <w:delText xml:space="preserve">על ההרים הרמים ותחת כל עץ רענן</w:delText>
        </w:r>
      </w:del>
      <w:r>
        <w:rPr>
          <w:rFonts w:ascii="FontbitDavid" w:hAnsi="FontbitDavid" w:hint="cs"/>
          <w:sz w:val="24"/>
          <w:rtl/>
        </w:rPr>
        <w:t>'</w:t>
      </w:r>
      <w:r w:rsidRPr="00B078C3">
        <w:rPr>
          <w:rFonts w:ascii="FontbitDavid" w:hAnsi="FontbitDavid"/>
          <w:sz w:val="24"/>
          <w:rtl/>
        </w:rPr>
        <w:t>.</w:t>
      </w:r>
    </w:p>
    <w:p w:rsidR="00E403F0" w:rsidRDefault="00E403F0" w:rsidP="00E403F0">
      <w:pPr>
        <w:rPr>
          <w:rFonts w:ascii="FontbitDavid" w:hAnsi="FontbitDavid"/>
          <w:sz w:val="24"/>
          <w:rtl/>
        </w:rPr>
      </w:pPr>
    </w:p>
    <w:p>
      <w:pPr>
        <w:pStyle w:val="afffff8"/>
        <w:rPr>
          <w:ins w:id="90623" w:author="קלוד" w:date="2026-10-11T12:23:38Z"/>
        </w:rPr>
      </w:pPr>
      <w:ins w:id="90624" w:author="קלוד" w:date="2026-10-11T12:23:38Z">
        <w:r>
          <w:rPr>
            <w:color w:val="7B3F00"/>
          </w:rPr>
          <w:t xml:space="preserve">ר"י ושמואל על גג בית הכנסת - אחוז באמתך</w:t>
        </w:r>
      </w:ins>
    </w:p>
    <w:p w:rsidR="00E403F0" w:rsidRDefault="00E403F0" w:rsidP="00E403F0">
      <w:pPr>
        <w:rPr>
          <w:rFonts w:ascii="FontbitDavid" w:hAnsi="FontbitDavid"/>
          <w:sz w:val="24"/>
          <w:rtl/>
        </w:rPr>
      </w:pPr>
      <w:ins w:id="90461" w:author="מנוע מכני" w:date="2026-10-11T12:04:39Z">
        <w:r>
          <w:rPr>
            <w:rStyle w:val="2fb"/>
            <w:rFonts w:ascii="FontbitDavid" w:hAnsi="FontbitDavid" w:hint="cs"/>
            <w:sz w:val="24"/>
            <w:rtl/>
          </w:rPr>
          <w:t xml:space="preserve">ר"י</w:t>
        </w:r>
      </w:ins>
      <w:del w:id="90462" w:author="מנוע מכני" w:date="2026-10-11T12:04:39Z">
        <w:r>
          <w:rPr>
            <w:rFonts w:ascii="FontbitDavid" w:hAnsi="FontbitDavid" w:hint="cs"/>
            <w:sz w:val="24"/>
            <w:rtl/>
          </w:rPr>
          <w:delText xml:space="preserve">ר''י</w:delText>
        </w:r>
      </w:del>
      <w:r w:rsidRPr="00B078C3">
        <w:rPr>
          <w:rFonts w:ascii="FontbitDavid" w:hAnsi="FontbitDavid"/>
          <w:sz w:val="24"/>
          <w:rtl/>
        </w:rPr>
        <w:t xml:space="preserve"> </w:t>
      </w:r>
      <w:r w:rsidRPr="00B078C3">
        <w:rPr>
          <w:rStyle w:val="2fb"/>
          <w:rFonts w:ascii="FontbitDavid" w:hAnsi="FontbitDavid"/>
          <w:sz w:val="24"/>
          <w:rtl/>
        </w:rPr>
        <w:t xml:space="preserve">ושמואל</w:t>
      </w:r>
      <w:r w:rsidRPr="00B078C3">
        <w:rPr>
          <w:rFonts w:ascii="FontbitDavid" w:hAnsi="FontbitDavid"/>
          <w:sz w:val="24"/>
          <w:rtl/>
        </w:rPr>
        <w:t xml:space="preserve"> </w:t>
      </w:r>
      <w:r>
        <w:rPr>
          <w:rFonts w:ascii="FontbitDavid" w:hAnsi="FontbitDavid" w:hint="cs"/>
          <w:sz w:val="24"/>
          <w:rtl/>
        </w:rPr>
        <w:t xml:space="preserve">עמדו על גג בית הכנסת שישב בנהרדעא </w:t>
      </w:r>
      <w:ins w:id="90463" w:author="מנוע מכני" w:date="2026-10-11T12:04:39Z">
        <w:r>
          <w:rPr>
            <w:rFonts w:ascii="FontbitDavid" w:hAnsi="FontbitDavid" w:hint="cs"/>
            <w:sz w:val="24"/>
            <w:rtl/>
          </w:rPr>
          <w:t xml:space="preserve">א"ל</w:t>
        </w:r>
      </w:ins>
      <w:del w:id="90464"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w:t>
      </w:r>
      <w:ins w:id="90465" w:author="מנוע מכני" w:date="2026-10-11T12:04:39Z">
        <w:r>
          <w:rPr>
            <w:rStyle w:val="2fb"/>
            <w:rFonts w:ascii="FontbitDavid" w:hAnsi="FontbitDavid" w:hint="cs"/>
            <w:sz w:val="24"/>
            <w:rtl/>
          </w:rPr>
          <w:t xml:space="preserve">ר"י</w:t>
        </w:r>
      </w:ins>
      <w:del w:id="90466"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w:t>
      </w:r>
      <w:r>
        <w:rPr>
          <w:rStyle w:val="2fb"/>
          <w:rFonts w:ascii="FontbitDavid" w:hAnsi="FontbitDavid" w:hint="cs"/>
          <w:sz w:val="24"/>
          <w:rtl/>
        </w:rPr>
        <w:t xml:space="preserve">לשמואל</w:t>
      </w:r>
      <w:r>
        <w:rPr>
          <w:rFonts w:ascii="FontbitDavid" w:hAnsi="FontbitDavid" w:hint="cs"/>
          <w:sz w:val="24"/>
          <w:rtl/>
        </w:rPr>
        <w:t xml:space="preserve"> שצריך להשתין </w:t>
      </w:r>
    </w:p>
    <w:p w:rsidR="00E403F0" w:rsidRPr="00B078C3" w:rsidRDefault="00E403F0" w:rsidP="00E403F0">
      <w:pPr>
        <w:rPr>
          <w:rFonts w:ascii="FontbitDavid" w:hAnsi="FontbitDavid"/>
          <w:sz w:val="24"/>
          <w:rtl/>
        </w:rPr>
      </w:pPr>
      <w:r>
        <w:rPr>
          <w:rFonts w:ascii="FontbitDavid" w:hAnsi="FontbitDavid"/>
          <w:sz w:val="24"/>
          <w:rtl/>
        </w:rPr>
        <w:tab/>
      </w:r>
      <w:ins w:id="90467" w:author="מנוע מכני" w:date="2026-10-11T12:04:39Z">
        <w:r>
          <w:rPr>
            <w:rFonts w:ascii="FontbitDavid" w:hAnsi="FontbitDavid" w:hint="cs"/>
            <w:sz w:val="24"/>
            <w:rtl/>
          </w:rPr>
          <w:t xml:space="preserve">א"ל</w:t>
        </w:r>
      </w:ins>
      <w:del w:id="90468"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שיננא אחוז באמתך והשתן לחוץ </w:t>
      </w:r>
    </w:p>
    <w:p>
      <w:pPr>
        <w:pStyle w:val="afffff8"/>
        <w:rPr>
          <w:ins w:id="90621" w:author="קלוד" w:date="2026-10-11T12:23:38Z"/>
        </w:rPr>
      </w:pPr>
      <w:ins w:id="90622" w:author="קלוד" w:date="2026-10-11T12:23:38Z">
        <w:r>
          <w:rPr>
            <w:color w:val="7B3F00"/>
          </w:rPr>
          <w:t xml:space="preserve">האוחז באמתו ומשתין - עשאו כבולשת</w:t>
        </w:r>
      </w:ins>
    </w:p>
    <w:p>
      <w:pPr>
        <w:pStyle w:val="38"/>
        <w:rPr>
          <w:ins w:id="99032" w:author="מנוע מכני" w:date="2026-10-11T12:04:39Z"/>
        </w:rPr>
      </w:pPr>
      <w:r>
        <w:t xml:space="preserve">והך ד</w:t>
      </w:r>
      <w:ins w:id="90469" w:author="מנוע מכני" w:date="2026-10-11T12:04:39Z">
        <w:r>
          <w:t xml:space="preserve">ר"א</w:t>
        </w:r>
      </w:ins>
      <w:del w:id="90470" w:author="מנוע מכני" w:date="2026-10-11T12:04:39Z">
        <w:r>
          <w:delText xml:space="preserve">ר''א</w:delText>
        </w:r>
      </w:del>
      <w:r>
        <w:t xml:space="preserve">:</w:t>
      </w:r>
    </w:p>
    <w:p w:rsidR="00E403F0" w:rsidRDefault="00E403F0" w:rsidP="00E403F0">
      <w:pPr>
        <w:ind w:firstLine="0"/>
        <w:rPr>
          <w:rFonts w:ascii="FontbitDavid" w:hAnsi="FontbitDavid"/>
          <w:sz w:val="24"/>
          <w:rtl/>
        </w:rPr>
      </w:pPr>
      <w:del w:id="99033" w:author="מנוע מכני" w:date="2026-10-11T12:04:39Z">
        <w:r>
          <w:rPr>
            <w:rFonts w:ascii="FontbitDavid" w:hAnsi="FontbitDavid" w:hint="cs"/>
            <w:sz w:val="24"/>
            <w:rtl/>
          </w:rPr>
          <w:delText xml:space="preserve"> </w:delText>
        </w:r>
      </w:del>
      <w:r w:rsidRPr="00B078C3">
        <w:rPr>
          <w:rFonts w:ascii="FontbitDavid" w:hAnsi="FontbitDavid"/>
          <w:sz w:val="24"/>
          <w:rtl/>
        </w:rPr>
        <w:t>כל האוחז באמת</w:t>
      </w:r>
      <w:r>
        <w:rPr>
          <w:rFonts w:ascii="FontbitDavid" w:hAnsi="FontbitDavid"/>
          <w:sz w:val="24"/>
          <w:rtl/>
        </w:rPr>
        <w:t>ו ומשתין כאילו מביא מבול לעולם!</w:t>
      </w:r>
      <w:r>
        <w:rPr>
          <w:rFonts w:ascii="FontbitDavid" w:hAnsi="FontbitDavid" w:hint="cs"/>
          <w:sz w:val="24"/>
          <w:rtl/>
        </w:rPr>
        <w:t>-</w:t>
      </w:r>
    </w:p>
    <w:p>
      <w:pPr>
        <w:pStyle w:val="38"/>
        <w:rPr>
          <w:ins w:id="99034" w:author="מנוע מכני" w:date="2026-10-11T12:04:39Z"/>
        </w:rPr>
      </w:pPr>
      <w:r>
        <w:t>-</w:t>
      </w:r>
      <w:r w:rsidRPr="00B078C3">
        <w:t xml:space="preserve">אמר</w:t>
      </w:r>
      <w:r w:rsidRPr="00B078C3">
        <w:t xml:space="preserve"> אביי:</w:t>
      </w:r>
    </w:p>
    <w:p w:rsidR="00E403F0" w:rsidRDefault="00E403F0" w:rsidP="00E403F0">
      <w:pPr>
        <w:ind w:firstLine="0"/>
        <w:rPr>
          <w:rFonts w:ascii="FontbitDavid" w:hAnsi="FontbitDavid"/>
          <w:sz w:val="24"/>
          <w:rtl/>
        </w:rPr>
      </w:pPr>
      <w:del w:id="990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עשאו כבולשת</w:t>
      </w:r>
      <w:ins w:id="96631" w:author="מנוע מכני" w:date="2026-10-11T12:04:39Z">
        <w:r>
          <w:rPr>
            <w:rFonts w:ascii="FontbitDavid" w:hAnsi="FontbitDavid"/>
            <w:sz w:val="24"/>
            <w:rtl/>
          </w:rPr>
          <w:t xml:space="preserve">,</w:t>
        </w:r>
      </w:ins>
      <w:del w:id="96632" w:author="מנוע מכני" w:date="2026-10-11T12:04:39Z">
        <w:r w:rsidRPr="00B078C3">
          <w:rPr>
            <w:rFonts w:ascii="FontbitDavid" w:hAnsi="FontbitDavid"/>
            <w:sz w:val="24"/>
            <w:rtl/>
          </w:rPr>
          <w:delText xml:space="preserve">;</w:delText>
        </w:r>
      </w:del>
      <w:ins w:id="96633" w:author="מנוע מכני" w:date="2026-10-11T12:04:39Z">
        <w:r>
          <w:rPr>
            <w:rFonts w:ascii="FontbitDavid" w:hAnsi="FontbitDavid" w:hint="cs"/>
            <w:sz w:val="24"/>
            <w:rtl/>
          </w:rPr>
          <w:t xml:space="preserve"> </w:t>
        </w:r>
      </w:ins>
      <w:del w:id="96634"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דתנן</w:t>
      </w:r>
      <w:r w:rsidRPr="00B078C3">
        <w:rPr>
          <w:rFonts w:ascii="FontbitDavid" w:hAnsi="FontbitDavid"/>
          <w:sz w:val="24"/>
          <w:rtl/>
        </w:rPr>
        <w:t xml:space="preserve">: בולשת שנכנס לעיר, </w:t>
      </w:r>
    </w:p>
    <w:p w:rsidR="00E403F0" w:rsidRDefault="00E403F0" w:rsidP="00E403F0">
      <w:pPr>
        <w:ind w:firstLine="0"/>
        <w:rPr>
          <w:rFonts w:ascii="FontbitDavid" w:hAnsi="FontbitDavid"/>
          <w:sz w:val="24"/>
          <w:rtl/>
        </w:rPr>
      </w:pPr>
      <w:r w:rsidRPr="00B078C3">
        <w:rPr>
          <w:rFonts w:ascii="FontbitDavid" w:hAnsi="FontbitDavid"/>
          <w:sz w:val="24"/>
          <w:rtl/>
        </w:rPr>
        <w:t xml:space="preserve">בשעת שלום חביות פתוחות - אסורות, סתומות - מותרות, </w:t>
      </w:r>
    </w:p>
    <w:p w:rsidR="00E403F0" w:rsidRPr="00B078C3" w:rsidRDefault="00E403F0" w:rsidP="00E403F0">
      <w:pPr>
        <w:ind w:firstLine="0"/>
        <w:rPr>
          <w:rFonts w:ascii="FontbitDavid" w:hAnsi="FontbitDavid"/>
          <w:sz w:val="24"/>
          <w:rtl/>
        </w:rPr>
      </w:pPr>
      <w:r w:rsidRPr="00B078C3">
        <w:rPr>
          <w:rFonts w:ascii="FontbitDavid" w:hAnsi="FontbitDavid"/>
          <w:sz w:val="24"/>
          <w:rtl/>
        </w:rPr>
        <w:t>בשעת מלחמה - אלו ואלו מותרות, לפי שאין להן פנאי לנסך.</w:t>
      </w:r>
    </w:p>
    <w:p w:rsidR="00E403F0"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דכיון ד</w:t>
      </w:r>
      <w:r>
        <w:rPr>
          <w:rFonts w:ascii="FontbitDavid" w:hAnsi="FontbitDavid" w:hint="cs"/>
          <w:sz w:val="24"/>
          <w:rtl/>
        </w:rPr>
        <w:t xml:space="preserve">מפחדים </w:t>
      </w:r>
      <w:r>
        <w:rPr>
          <w:rFonts w:ascii="FontbitDavid" w:hAnsi="FontbitDavid" w:hint="cs"/>
          <w:sz w:val="24"/>
          <w:rtl/>
        </w:rPr>
        <w:t xml:space="preserve">לא</w:t>
      </w:r>
      <w:r>
        <w:rPr>
          <w:rFonts w:ascii="FontbitDavid" w:hAnsi="FontbitDavid" w:hint="cs"/>
          <w:sz w:val="24"/>
          <w:rtl/>
        </w:rPr>
        <w:t xml:space="preserve"> יבואו לנסך </w:t>
      </w:r>
      <w:ins w:id="90471" w:author="מנוע מכני" w:date="2026-10-11T12:04:39Z">
        <w:r>
          <w:rPr>
            <w:rFonts w:ascii="FontbitDavid" w:hAnsi="FontbitDavid" w:hint="cs"/>
            <w:sz w:val="24"/>
            <w:rtl/>
          </w:rPr>
          <w:t xml:space="preserve">ה"נ</w:t>
        </w:r>
      </w:ins>
      <w:del w:id="90472"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כיון שמפחד </w:t>
      </w:r>
      <w:r>
        <w:rPr>
          <w:rFonts w:ascii="FontbitDavid" w:hAnsi="FontbitDavid" w:hint="cs"/>
          <w:sz w:val="24"/>
          <w:rtl/>
        </w:rPr>
        <w:t xml:space="preserve">לא</w:t>
      </w:r>
      <w:r>
        <w:rPr>
          <w:rFonts w:ascii="FontbitDavid" w:hAnsi="FontbitDavid" w:hint="cs"/>
          <w:sz w:val="24"/>
          <w:rtl/>
        </w:rPr>
        <w:t xml:space="preserve"> יבוא להרהר</w:t>
      </w:r>
    </w:p>
    <w:p w:rsidR="00E403F0" w:rsidRDefault="00E403F0" w:rsidP="00E403F0">
      <w:pPr>
        <w:pStyle w:val="a2"/>
        <w:numPr>
          <w:ilvl w:val="0"/>
          <w:numId w:val="7"/>
        </w:numPr>
      </w:pPr>
      <w:r w:rsidRPr="00274385">
        <w:rPr>
          <w:rtl/>
        </w:rPr>
        <w:t xml:space="preserve">ביעתותא דליליא ודאיגרא, </w:t>
      </w:r>
      <w:r w:rsidRPr="00274385">
        <w:rPr>
          <w:rFonts w:hint="cs"/>
          <w:rtl/>
        </w:rPr>
        <w:t xml:space="preserve">ב. </w:t>
      </w:r>
      <w:r w:rsidRPr="00274385">
        <w:rPr>
          <w:rtl/>
        </w:rPr>
        <w:t xml:space="preserve">וא</w:t>
      </w:r>
      <w:ins w:id="90473" w:author="מנוע מכני" w:date="2026-10-11T12:04:39Z">
        <w:r>
          <w:rPr>
            <w:rtl/>
          </w:rPr>
          <w:t xml:space="preserve">ב"א</w:t>
        </w:r>
      </w:ins>
      <w:del w:id="90474" w:author="מנוע מכני" w:date="2026-10-11T12:04:39Z">
        <w:r w:rsidRPr="00274385">
          <w:rPr>
            <w:rtl/>
          </w:rPr>
          <w:delText xml:space="preserve">ב''א</w:delText>
        </w:r>
      </w:del>
      <w:r w:rsidRPr="00274385">
        <w:rPr>
          <w:rtl/>
        </w:rPr>
        <w:t xml:space="preserve">: ביעתותא דרביה, </w:t>
      </w:r>
      <w:r w:rsidRPr="00274385">
        <w:rPr>
          <w:rFonts w:hint="cs"/>
          <w:rtl/>
        </w:rPr>
        <w:t xml:space="preserve">ג. </w:t>
      </w:r>
      <w:r w:rsidRPr="00274385">
        <w:rPr>
          <w:rtl/>
        </w:rPr>
        <w:t xml:space="preserve">ואב"א: ביעתותא דשכינה, </w:t>
      </w:r>
    </w:p>
    <w:p>
      <w:pPr>
        <w:pStyle w:val="38"/>
        <w:rPr>
          <w:ins w:id="99036" w:author="מנוע מכני" w:date="2026-10-11T12:04:39Z"/>
        </w:rPr>
      </w:pPr>
      <w:r w:rsidRPr="00274385">
        <w:t xml:space="preserve">ד. </w:t>
      </w:r>
      <w:r w:rsidRPr="00274385">
        <w:t xml:space="preserve">א</w:t>
      </w:r>
      <w:ins w:id="90475" w:author="מנוע מכני" w:date="2026-10-11T12:04:39Z">
        <w:r>
          <w:t xml:space="preserve">ב"א</w:t>
        </w:r>
      </w:ins>
      <w:del w:id="90476" w:author="מנוע מכני" w:date="2026-10-11T12:04:39Z">
        <w:r w:rsidRPr="00274385">
          <w:delText xml:space="preserve">ב''א</w:delText>
        </w:r>
      </w:del>
      <w:r w:rsidRPr="00274385">
        <w:t xml:space="preserve">:</w:t>
      </w:r>
    </w:p>
    <w:p w:rsidR="00E403F0" w:rsidRDefault="00E403F0" w:rsidP="00E403F0">
      <w:pPr>
        <w:pStyle w:val="a2"/>
        <w:numPr>
          <w:ilvl w:val="0"/>
          <w:numId w:val="3"/>
        </w:numPr>
        <w:ind w:left="714" w:hanging="357"/>
      </w:pPr>
      <w:del w:id="99037" w:author="מנוע מכני" w:date="2026-10-11T12:04:39Z">
        <w:r w:rsidRPr="00274385">
          <w:rPr>
            <w:rtl/>
          </w:rPr>
          <w:delText xml:space="preserve"> </w:delText>
        </w:r>
      </w:del>
      <w:r w:rsidRPr="00274385">
        <w:rPr>
          <w:rtl/>
        </w:rPr>
        <w:t xml:space="preserve">אימתא דמריה </w:t>
      </w:r>
      <w:ins w:id="95037" w:author="מנוע מכני" w:date="2026-10-11T12:04:39Z">
        <w:r>
          <w:rPr>
            <w:rtl/>
          </w:rPr>
          <w:t xml:space="preserve">עליו</w:t>
        </w:r>
      </w:ins>
      <w:del w:id="95038" w:author="מנוע מכני" w:date="2026-10-11T12:04:39Z">
        <w:r w:rsidRPr="00274385">
          <w:rPr>
            <w:rtl/>
          </w:rPr>
          <w:delText xml:space="preserve">עליה</w:delText>
        </w:r>
      </w:del>
      <w:r w:rsidRPr="00274385">
        <w:rPr>
          <w:rtl/>
        </w:rPr>
        <w:t xml:space="preserve">, דקרי </w:t>
      </w:r>
      <w:r w:rsidRPr="00274385">
        <w:rPr>
          <w:rStyle w:val="2fb"/>
          <w:rtl/>
        </w:rPr>
        <w:t xml:space="preserve">שמואל</w:t>
      </w:r>
      <w:r w:rsidRPr="00274385">
        <w:rPr>
          <w:rtl/>
        </w:rPr>
        <w:t xml:space="preserve"> </w:t>
      </w:r>
      <w:ins w:id="95039" w:author="מנוע מכני" w:date="2026-10-11T12:04:39Z">
        <w:r>
          <w:rPr>
            <w:rtl/>
          </w:rPr>
          <w:t xml:space="preserve">עליו</w:t>
        </w:r>
      </w:ins>
      <w:del w:id="95040" w:author="מנוע מכני" w:date="2026-10-11T12:04:39Z">
        <w:r w:rsidRPr="00274385">
          <w:rPr>
            <w:rtl/>
          </w:rPr>
          <w:delText xml:space="preserve">עליה</w:delText>
        </w:r>
      </w:del>
      <w:r w:rsidRPr="00274385">
        <w:rPr>
          <w:rtl/>
        </w:rPr>
        <w:t xml:space="preserve">: אין זה ילוד אשה.</w:t>
      </w:r>
      <w:r w:rsidRPr="00274385">
        <w:rPr>
          <w:rFonts w:hint="cs"/>
          <w:rtl/>
        </w:rPr>
        <w:t xml:space="preserve"> </w:t>
      </w:r>
    </w:p>
    <w:p w:rsidR="00E403F0" w:rsidRDefault="00E403F0" w:rsidP="00E403F0">
      <w:pPr>
        <w:pStyle w:val="a2"/>
        <w:numPr>
          <w:ilvl w:val="0"/>
          <w:numId w:val="3"/>
        </w:numPr>
        <w:ind w:left="714" w:hanging="357"/>
      </w:pPr>
      <w:r w:rsidRPr="00274385">
        <w:rPr>
          <w:rFonts w:hint="cs"/>
          <w:rtl/>
        </w:rPr>
        <w:t xml:space="preserve">ה </w:t>
      </w:r>
      <w:ins w:id="92831" w:author="מנוע מכני" w:date="2026-10-11T12:04:39Z">
        <w:r>
          <w:rPr>
            <w:rFonts w:hint="cs"/>
            <w:rtl/>
          </w:rPr>
          <w:t xml:space="preserve">. ו</w:t>
        </w:r>
      </w:ins>
      <w:del w:id="92832" w:author="מנוע מכני" w:date="2026-10-11T12:04:39Z">
        <w:r w:rsidRPr="00274385">
          <w:rPr>
            <w:rFonts w:hint="cs"/>
            <w:rtl/>
          </w:rPr>
          <w:delText xml:space="preserve">.</w:delText>
        </w:r>
        <w:r w:rsidRPr="00274385">
          <w:rPr>
            <w:rtl/>
          </w:rPr>
          <w:delText xml:space="preserve">ו</w:delText>
        </w:r>
      </w:del>
      <w:r w:rsidRPr="00274385">
        <w:rPr>
          <w:rtl/>
        </w:rPr>
        <w:t xml:space="preserve">א</w:t>
      </w:r>
      <w:ins w:id="90477" w:author="מנוע מכני" w:date="2026-10-11T12:04:39Z">
        <w:r>
          <w:rPr>
            <w:rtl/>
          </w:rPr>
          <w:t xml:space="preserve">ב"א</w:t>
        </w:r>
      </w:ins>
      <w:del w:id="90478" w:author="מנוע מכני" w:date="2026-10-11T12:04:39Z">
        <w:r w:rsidRPr="00274385">
          <w:rPr>
            <w:rtl/>
          </w:rPr>
          <w:delText xml:space="preserve">ב''א</w:delText>
        </w:r>
      </w:del>
      <w:r w:rsidRPr="00274385">
        <w:rPr>
          <w:rtl/>
        </w:rPr>
        <w:t xml:space="preserve">: נשוי </w:t>
      </w:r>
      <w:ins w:id="97699" w:author="מנוע מכני" w:date="2026-10-11T12:04:39Z">
        <w:r>
          <w:rPr>
            <w:rtl/>
          </w:rPr>
          <w:t xml:space="preserve">היה</w:t>
        </w:r>
      </w:ins>
      <w:del w:id="97700" w:author="מנוע מכני" w:date="2026-10-11T12:04:39Z">
        <w:r w:rsidRPr="00274385">
          <w:rPr>
            <w:rtl/>
          </w:rPr>
          <w:delText xml:space="preserve">הוה</w:delText>
        </w:r>
      </w:del>
      <w:r w:rsidRPr="00274385">
        <w:rPr>
          <w:rtl/>
        </w:rPr>
        <w:t xml:space="preserve">, ד</w:t>
      </w:r>
      <w:ins w:id="90479" w:author="מנוע מכני" w:date="2026-10-11T12:04:39Z">
        <w:r>
          <w:rPr>
            <w:rtl/>
          </w:rPr>
          <w:t xml:space="preserve">א"ר</w:t>
        </w:r>
      </w:ins>
      <w:del w:id="90480" w:author="מנוע מכני" w:date="2026-10-11T12:04:39Z">
        <w:r w:rsidRPr="00274385">
          <w:rPr>
            <w:rtl/>
          </w:rPr>
          <w:delText xml:space="preserve">א''ר</w:delText>
        </w:r>
      </w:del>
      <w:r w:rsidRPr="00274385">
        <w:rPr>
          <w:rtl/>
        </w:rPr>
        <w:t xml:space="preserve"> נחמן: אם היה נשוי - מותר.</w:t>
      </w:r>
      <w:r>
        <w:rPr>
          <w:rFonts w:hint="cs"/>
          <w:rtl/>
        </w:rPr>
        <w:t xml:space="preserve"> </w:t>
      </w:r>
    </w:p>
    <w:p>
      <w:pPr>
        <w:pStyle w:val="38"/>
        <w:rPr>
          <w:ins w:id="99038" w:author="מנוע מכני" w:date="2026-10-11T12:04:39Z"/>
        </w:rPr>
      </w:pPr>
      <w:r>
        <w:t xml:space="preserve">ו. </w:t>
      </w:r>
      <w:r w:rsidRPr="00B078C3">
        <w:t xml:space="preserve">וא</w:t>
      </w:r>
      <w:ins w:id="90481" w:author="מנוע מכני" w:date="2026-10-11T12:04:39Z">
        <w:r>
          <w:t xml:space="preserve">ב"א</w:t>
        </w:r>
      </w:ins>
      <w:del w:id="90482" w:author="מנוע מכני" w:date="2026-10-11T12:04:39Z">
        <w:r w:rsidRPr="00B078C3">
          <w:delText xml:space="preserve">ב''א</w:delText>
        </w:r>
      </w:del>
      <w:r w:rsidRPr="00B078C3">
        <w:t xml:space="preserve">:</w:t>
      </w:r>
    </w:p>
    <w:p w:rsidR="00E403F0" w:rsidRPr="00B078C3" w:rsidRDefault="00E403F0" w:rsidP="00E403F0">
      <w:pPr>
        <w:pStyle w:val="a2"/>
        <w:numPr>
          <w:ilvl w:val="0"/>
          <w:numId w:val="3"/>
        </w:numPr>
        <w:ind w:left="714" w:hanging="357"/>
        <w:rPr>
          <w:rtl/>
        </w:rPr>
      </w:pPr>
      <w:del w:id="99039" w:author="מנוע מכני" w:date="2026-10-11T12:04:39Z">
        <w:r w:rsidRPr="00B078C3">
          <w:rPr>
            <w:rtl/>
          </w:rPr>
          <w:delText xml:space="preserve"> </w:delText>
        </w:r>
      </w:del>
      <w:r w:rsidRPr="00B078C3">
        <w:rPr>
          <w:rtl/>
        </w:rPr>
        <w:t xml:space="preserve">כי הא אורי </w:t>
      </w:r>
      <w:ins w:id="95041" w:author="מנוע מכני" w:date="2026-10-11T12:04:39Z">
        <w:r>
          <w:rPr>
            <w:rtl/>
          </w:rPr>
          <w:t xml:space="preserve">לו</w:t>
        </w:r>
      </w:ins>
      <w:del w:id="95042" w:author="מנוע מכני" w:date="2026-10-11T12:04:39Z">
        <w:r w:rsidRPr="00B078C3">
          <w:rPr>
            <w:rtl/>
          </w:rPr>
          <w:delText xml:space="preserve">ליה</w:delText>
        </w:r>
      </w:del>
      <w:r w:rsidRPr="00B078C3">
        <w:rPr>
          <w:rtl/>
        </w:rPr>
        <w:t xml:space="preserve">, דתני אבא </w:t>
      </w:r>
      <w:r w:rsidRPr="00B078C3">
        <w:rPr>
          <w:rStyle w:val="2fb"/>
          <w:rtl/>
        </w:rPr>
        <w:t xml:space="preserve">ב</w:t>
      </w:r>
      <w:ins w:id="90483" w:author="מנוע מכני" w:date="2026-10-11T12:04:39Z">
        <w:r>
          <w:rPr>
            <w:rStyle w:val="2fb"/>
            <w:rtl/>
          </w:rPr>
          <w:t xml:space="preserve">ר"ב</w:t>
        </w:r>
      </w:ins>
      <w:del w:id="90484" w:author="מנוע מכני" w:date="2026-10-11T12:04:39Z">
        <w:r w:rsidRPr="00B078C3">
          <w:rPr>
            <w:rtl/>
          </w:rPr>
          <w:delText xml:space="preserve">ר</w:delText>
        </w:r>
        <w:r>
          <w:rPr>
            <w:rFonts w:hint="cs"/>
            <w:rtl/>
          </w:rPr>
          <w:delText xml:space="preserve">''ב</w:delText>
        </w:r>
      </w:del>
      <w:r>
        <w:rPr>
          <w:rFonts w:hint="cs"/>
          <w:rtl/>
        </w:rPr>
        <w:t xml:space="preserve"> </w:t>
      </w:r>
      <w:r>
        <w:rPr>
          <w:rStyle w:val="2fb"/>
          <w:rFonts w:hint="cs"/>
          <w:rtl/>
        </w:rPr>
        <w:t xml:space="preserve">ב</w:t>
      </w:r>
      <w:ins w:id="90485" w:author="מנוע מכני" w:date="2026-10-11T12:04:39Z">
        <w:r>
          <w:rPr>
            <w:rStyle w:val="2fb"/>
            <w:rFonts w:hint="cs"/>
            <w:rtl/>
          </w:rPr>
          <w:t xml:space="preserve">ר"ח</w:t>
        </w:r>
      </w:ins>
      <w:del w:id="90486" w:author="מנוע מכני" w:date="2026-10-11T12:04:39Z">
        <w:r>
          <w:rPr>
            <w:rFonts w:hint="cs"/>
            <w:rtl/>
          </w:rPr>
          <w:delText xml:space="preserve">ר''ח</w:delText>
        </w:r>
      </w:del>
      <w:r>
        <w:rPr>
          <w:rFonts w:hint="cs"/>
          <w:rtl/>
        </w:rPr>
        <w:t xml:space="preserve"> א</w:t>
      </w:r>
      <w:r w:rsidRPr="00B078C3">
        <w:rPr>
          <w:rtl/>
        </w:rPr>
        <w:t>בל מסייע בביצים מלמטה.</w:t>
      </w:r>
    </w:p>
    <w:p>
      <w:pPr>
        <w:pStyle w:val="38"/>
        <w:rPr>
          <w:ins w:id="99040" w:author="מנוע מכני" w:date="2026-10-11T12:04:39Z"/>
        </w:rPr>
      </w:pPr>
      <w:r w:rsidRPr="00017C1D">
        <w:t xml:space="preserve">ז. </w:t>
      </w:r>
      <w:r w:rsidRPr="00017C1D">
        <w:t xml:space="preserve">וא</w:t>
      </w:r>
      <w:ins w:id="90487" w:author="מנוע מכני" w:date="2026-10-11T12:04:39Z">
        <w:r>
          <w:t xml:space="preserve">ב"א</w:t>
        </w:r>
      </w:ins>
      <w:del w:id="90488" w:author="מנוע מכני" w:date="2026-10-11T12:04:39Z">
        <w:r w:rsidRPr="00017C1D">
          <w:delText xml:space="preserve">ב''א</w:delText>
        </w:r>
      </w:del>
      <w:r w:rsidRPr="00017C1D">
        <w:t xml:space="preserve">:</w:t>
      </w:r>
    </w:p>
    <w:p w:rsidR="00E403F0" w:rsidRPr="00017C1D" w:rsidRDefault="00E403F0" w:rsidP="00E403F0">
      <w:pPr>
        <w:ind w:firstLine="0"/>
        <w:rPr>
          <w:rFonts w:ascii="FontbitDavid" w:hAnsi="FontbitDavid"/>
          <w:spacing w:val="-6"/>
          <w:sz w:val="24"/>
          <w:rtl/>
        </w:rPr>
      </w:pPr>
      <w:del w:id="99041" w:author="מנוע מכני" w:date="2026-10-11T12:04:39Z">
        <w:r w:rsidRPr="00017C1D">
          <w:rPr>
            <w:rFonts w:ascii="FontbitDavid" w:hAnsi="FontbitDavid"/>
            <w:spacing w:val="-6"/>
            <w:sz w:val="24"/>
            <w:rtl/>
          </w:rPr>
          <w:delText xml:space="preserve"> </w:delText>
        </w:r>
      </w:del>
      <w:r w:rsidRPr="00017C1D">
        <w:rPr>
          <w:rFonts w:ascii="FontbitDavid" w:hAnsi="FontbitDavid" w:hint="cs"/>
          <w:spacing w:val="-6"/>
          <w:sz w:val="24"/>
          <w:rtl/>
        </w:rPr>
        <w:t xml:space="preserve">כך הורה, </w:t>
      </w:r>
      <w:r w:rsidRPr="00017C1D">
        <w:rPr>
          <w:rStyle w:val="2fb"/>
          <w:rFonts w:ascii="FontbitDavid" w:hAnsi="FontbitDavid"/>
          <w:spacing w:val="-6"/>
          <w:sz w:val="24"/>
          <w:rtl/>
        </w:rPr>
        <w:t>דא</w:t>
      </w:r>
      <w:ins w:id="90489" w:author="מנוע מכני" w:date="2026-10-11T12:04:39Z">
        <w:r>
          <w:rPr>
            <w:rStyle w:val="2fb"/>
            <w:rFonts w:ascii="FontbitDavid" w:hAnsi="FontbitDavid" w:hint="cs"/>
            <w:spacing w:val="-6"/>
            <w:sz w:val="24"/>
            <w:rtl/>
          </w:rPr>
          <w:t xml:space="preserve">ר"א</w:t>
        </w:r>
      </w:ins>
      <w:del w:id="90490" w:author="מנוע מכני" w:date="2026-10-11T12:04:39Z">
        <w:r w:rsidRPr="00017C1D">
          <w:rPr>
            <w:rFonts w:ascii="FontbitDavid" w:hAnsi="FontbitDavid" w:hint="cs"/>
            <w:spacing w:val="-6"/>
            <w:sz w:val="24"/>
            <w:rtl/>
          </w:rPr>
          <w:delText xml:space="preserve">ר''א</w:delText>
        </w:r>
      </w:del>
      <w:r w:rsidRPr="00017C1D">
        <w:rPr>
          <w:rFonts w:ascii="FontbitDavid" w:hAnsi="FontbitDavid" w:hint="cs"/>
          <w:spacing w:val="-6"/>
          <w:sz w:val="24"/>
          <w:rtl/>
        </w:rPr>
        <w:t xml:space="preserve"> </w:t>
      </w:r>
      <w:r w:rsidRPr="00017C1D">
        <w:rPr>
          <w:rStyle w:val="2fb"/>
          <w:rFonts w:ascii="FontbitDavid" w:hAnsi="FontbitDavid" w:hint="cs"/>
          <w:spacing w:val="-6"/>
          <w:sz w:val="24"/>
          <w:rtl/>
        </w:rPr>
        <w:t xml:space="preserve">מר</w:t>
      </w:r>
      <w:ins w:id="90491" w:author="מנוע מכני" w:date="2026-10-11T12:04:39Z">
        <w:r>
          <w:rPr>
            <w:rStyle w:val="2fb"/>
            <w:rFonts w:ascii="FontbitDavid" w:hAnsi="FontbitDavid" w:hint="cs"/>
            <w:spacing w:val="-6"/>
            <w:sz w:val="24"/>
            <w:rtl/>
          </w:rPr>
          <w:t xml:space="preserve">י"ו</w:t>
        </w:r>
      </w:ins>
      <w:del w:id="90492" w:author="מנוע מכני" w:date="2026-10-11T12:04:39Z">
        <w:r w:rsidRPr="00017C1D">
          <w:rPr>
            <w:rFonts w:ascii="FontbitDavid" w:hAnsi="FontbitDavid" w:hint="cs"/>
            <w:spacing w:val="-6"/>
            <w:sz w:val="24"/>
            <w:rtl/>
          </w:rPr>
          <w:delText xml:space="preserve">י''ו</w:delText>
        </w:r>
      </w:del>
      <w:r w:rsidRPr="00017C1D">
        <w:rPr>
          <w:rFonts w:ascii="FontbitDavid" w:hAnsi="FontbitDavid" w:hint="cs"/>
          <w:spacing w:val="-6"/>
          <w:sz w:val="24"/>
          <w:rtl/>
        </w:rPr>
        <w:t xml:space="preserve"> </w:t>
      </w:r>
      <w:r w:rsidRPr="00017C1D">
        <w:rPr>
          <w:rFonts w:ascii="FontbitDavid" w:hAnsi="FontbitDavid"/>
          <w:spacing w:val="-6"/>
          <w:sz w:val="24"/>
          <w:rtl/>
        </w:rPr>
        <w:t>גבול יש לו מעטרה ולמטה מותר,</w:t>
      </w:r>
      <w:r w:rsidRPr="00017C1D">
        <w:rPr>
          <w:rFonts w:ascii="FontbitDavid" w:hAnsi="FontbitDavid" w:hint="cs"/>
          <w:spacing w:val="-6"/>
          <w:sz w:val="24"/>
          <w:rtl/>
        </w:rPr>
        <w:t xml:space="preserve"> </w:t>
      </w:r>
      <w:r w:rsidRPr="00017C1D">
        <w:rPr>
          <w:rFonts w:ascii="FontbitDavid" w:hAnsi="FontbitDavid"/>
          <w:spacing w:val="-6"/>
          <w:sz w:val="24"/>
          <w:rtl/>
        </w:rPr>
        <w:t xml:space="preserve">מעטרה ולמעלה</w:t>
      </w:r>
      <w:ins w:id="96635" w:author="מנוע מכני" w:date="2026-10-11T12:04:39Z">
        <w:r>
          <w:rPr>
            <w:rFonts w:ascii="FontbitDavid" w:hAnsi="FontbitDavid"/>
            <w:spacing w:val="-6"/>
            <w:sz w:val="24"/>
            <w:rtl/>
          </w:rPr>
          <w:t xml:space="preserve"> </w:t>
        </w:r>
      </w:ins>
      <w:del w:id="96636"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אסור.</w:t>
      </w:r>
    </w:p>
    <w:p w:rsidR="00E403F0" w:rsidRDefault="00E403F0" w:rsidP="00E403F0">
      <w:pPr>
        <w:pStyle w:val="afff3"/>
        <w:framePr w:wrap="around"/>
        <w:rPr>
          <w:rtl/>
        </w:rPr>
      </w:pPr>
      <w:r>
        <w:rPr>
          <w:rFonts w:hint="cs"/>
          <w:rtl/>
        </w:rPr>
        <w:t>יג:</w:t>
      </w:r>
    </w:p>
    <w:p w:rsidR="00E403F0" w:rsidRDefault="00E403F0" w:rsidP="00E403F0">
      <w:pPr>
        <w:rPr>
          <w:rFonts w:ascii="FontbitDavid" w:hAnsi="FontbitDavid"/>
          <w:sz w:val="24"/>
          <w:rtl/>
        </w:rPr>
      </w:pPr>
    </w:p>
    <w:p>
      <w:pPr>
        <w:pStyle w:val="afffff8"/>
        <w:rPr>
          <w:ins w:id="90619" w:author="קלוד" w:date="2026-10-11T12:23:38Z"/>
        </w:rPr>
      </w:pPr>
      <w:ins w:id="90620" w:author="קלוד" w:date="2026-10-11T12:23:38Z">
        <w:r>
          <w:rPr>
            <w:color w:val="7B3F00"/>
          </w:rPr>
          <w:t xml:space="preserve">המקשה עצמו לדעת - בנדוי</w:t>
        </w:r>
      </w:ins>
    </w:p>
    <w:p>
      <w:pPr>
        <w:pStyle w:val="38"/>
        <w:rPr>
          <w:ins w:id="99043" w:author="מנוע מכני" w:date="2026-10-11T12:04:39Z"/>
        </w:rPr>
      </w:pPr>
      <w:del w:id="99042" w:author="מנוע מכני" w:date="2026-10-11T12:04:39Z">
        <w:r w:rsidRPr="00EB42A6">
          <w:delText xml:space="preserve">•</w:delText>
        </w:r>
      </w:del>
      <w:r w:rsidRPr="00DF3805">
        <w:t xml:space="preserve"> </w:t>
      </w:r>
      <w:r w:rsidRPr="0051270A">
        <w:t>ר</w:t>
      </w:r>
      <w:r w:rsidRPr="0051270A">
        <w:t>ב</w:t>
      </w:r>
      <w:r w:rsidRPr="00B078C3">
        <w:t xml:space="preserve">:</w:t>
      </w:r>
    </w:p>
    <w:p w:rsidR="00E403F0" w:rsidRPr="00B078C3" w:rsidRDefault="00E403F0" w:rsidP="00E403F0">
      <w:pPr>
        <w:rPr>
          <w:rFonts w:ascii="FontbitDavid" w:hAnsi="FontbitDavid"/>
          <w:sz w:val="24"/>
          <w:rtl/>
        </w:rPr>
      </w:pPr>
      <w:del w:id="990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המקשה עצמו לדעת יהא בנדוי, ולימא אסור! דקמגרי יצה"ר אנפשיה.</w:t>
      </w:r>
    </w:p>
    <w:p>
      <w:pPr>
        <w:pStyle w:val="38"/>
        <w:rPr>
          <w:ins w:id="99045" w:author="מנוע מכני" w:date="2026-10-11T12:04:39Z"/>
        </w:rPr>
      </w:pPr>
      <w:r w:rsidRPr="0051270A">
        <w:lastRenderedPageBreak/>
        <w:t>ורבי</w:t>
      </w:r>
      <w:r w:rsidRPr="00B078C3">
        <w:t xml:space="preserve"> </w:t>
      </w:r>
      <w:r w:rsidRPr="0051270A">
        <w:t>אמי</w:t>
      </w:r>
      <w:del w:id="101661"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0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נקרא עבריין, שכך אומנתו של יצר הרע, היום אומר לו עשה כך, ולמחר אומר לו עשה כך, ולמחר אומר לו לך עבוד </w:t>
      </w:r>
      <w:ins w:id="97087" w:author="מנוע מכני" w:date="2026-10-11T12:04:39Z">
        <w:r>
          <w:rPr>
            <w:rFonts w:ascii="FontbitDavid" w:hAnsi="FontbitDavid"/>
            <w:sz w:val="24"/>
            <w:rtl/>
          </w:rPr>
          <w:t xml:space="preserve">ע"ז</w:t>
        </w:r>
      </w:ins>
      <w:del w:id="97088" w:author="מנוע מכני" w:date="2026-10-11T12:04:39Z">
        <w:r w:rsidRPr="00B078C3">
          <w:rPr>
            <w:rFonts w:ascii="FontbitDavid" w:hAnsi="FontbitDavid"/>
            <w:sz w:val="24"/>
            <w:rtl/>
          </w:rPr>
          <w:delText xml:space="preserve">עבודת כוכבים</w:delText>
        </w:r>
      </w:del>
      <w:r w:rsidRPr="00B078C3">
        <w:rPr>
          <w:rFonts w:ascii="FontbitDavid" w:hAnsi="FontbitDavid"/>
          <w:sz w:val="24"/>
          <w:rtl/>
        </w:rPr>
        <w:t xml:space="preserve"> - והולך ועובד.</w:t>
      </w:r>
    </w:p>
    <w:p w:rsidR="00E403F0" w:rsidRPr="00B078C3" w:rsidRDefault="00E403F0" w:rsidP="00E403F0">
      <w:pPr>
        <w:rPr>
          <w:rFonts w:ascii="FontbitDavid" w:hAnsi="FontbitDavid"/>
          <w:sz w:val="24"/>
          <w:rtl/>
        </w:rPr>
      </w:pPr>
      <w:r w:rsidRPr="0051270A">
        <w:rPr>
          <w:rFonts w:ascii="FontbitDavid" w:hAnsi="FontbitDavid"/>
          <w:b/>
          <w:bCs/>
          <w:sz w:val="24"/>
          <w:rtl/>
        </w:rPr>
        <w:t>א</w:t>
      </w:r>
      <w:r w:rsidRPr="0051270A">
        <w:rPr>
          <w:rFonts w:ascii="FontbitDavid" w:hAnsi="FontbitDavid" w:hint="cs"/>
          <w:b/>
          <w:bCs/>
          <w:sz w:val="24"/>
          <w:rtl/>
        </w:rPr>
        <w:t>'</w:t>
      </w:r>
      <w:r>
        <w:rPr>
          <w:rFonts w:ascii="FontbitDavid" w:hAnsi="FontbitDavid" w:hint="cs"/>
          <w:sz w:val="24"/>
          <w:rtl/>
        </w:rPr>
        <w:t xml:space="preserve">ד </w:t>
      </w:r>
      <w:ins w:id="90493" w:author="מנוע מכני" w:date="2026-10-11T12:04:39Z">
        <w:r>
          <w:rPr>
            <w:rStyle w:val="2fb"/>
            <w:rFonts w:ascii="FontbitDavid" w:hAnsi="FontbitDavid" w:hint="cs"/>
            <w:b/>
            <w:bCs/>
            <w:sz w:val="24"/>
            <w:rtl/>
          </w:rPr>
          <w:t xml:space="preserve">ר"א</w:t>
        </w:r>
      </w:ins>
      <w:del w:id="90494" w:author="מנוע מכני" w:date="2026-10-11T12:04:39Z">
        <w:r w:rsidRPr="0051270A">
          <w:rPr>
            <w:rFonts w:ascii="FontbitDavid" w:hAnsi="FontbitDavid" w:hint="cs"/>
            <w:b/>
            <w:bCs/>
            <w:sz w:val="24"/>
            <w:rtl/>
          </w:rPr>
          <w:delText xml:space="preserve">ר''א</w:delText>
        </w:r>
      </w:del>
      <w:r>
        <w:rPr>
          <w:rFonts w:ascii="FontbitDavid" w:hAnsi="FontbitDavid" w:hint="cs"/>
          <w:sz w:val="24"/>
          <w:rtl/>
        </w:rPr>
        <w:t>:</w:t>
      </w:r>
      <w:r w:rsidRPr="00B078C3">
        <w:rPr>
          <w:rFonts w:ascii="FontbitDavid" w:hAnsi="FontbitDavid"/>
          <w:sz w:val="24"/>
          <w:rtl/>
        </w:rPr>
        <w:t xml:space="preserve"> כל המביא עצמו לידי הרהור אין מכניסין אותו במחיצתו של </w:t>
      </w:r>
      <w:r w:rsidRPr="00B078C3">
        <w:rPr>
          <w:rFonts w:ascii="FontbitDavid" w:hAnsi="FontbitDavid"/>
          <w:sz w:val="24"/>
          <w:rtl/>
        </w:rPr>
        <w:t xml:space="preserve">הק</w:t>
      </w:r>
      <w:ins w:id="90495" w:author="מנוע מכני" w:date="2026-10-11T12:04:39Z">
        <w:r>
          <w:rPr>
            <w:rFonts w:ascii="FontbitDavid" w:hAnsi="FontbitDavid" w:hint="cs"/>
            <w:sz w:val="24"/>
            <w:rtl/>
          </w:rPr>
          <w:t xml:space="preserve">ב"ה</w:t>
        </w:r>
      </w:ins>
      <w:del w:id="90496" w:author="מנוע מכני" w:date="2026-10-11T12:04:39Z">
        <w:r>
          <w:rPr>
            <w:rFonts w:ascii="FontbitDavid" w:hAnsi="FontbitDavid" w:hint="cs"/>
            <w:sz w:val="24"/>
            <w:rtl/>
          </w:rPr>
          <w:delText xml:space="preserve">ב''ה</w:delText>
        </w:r>
      </w:del>
      <w:r w:rsidRPr="00B078C3">
        <w:rPr>
          <w:rFonts w:ascii="FontbitDavid" w:hAnsi="FontbitDavid"/>
          <w:sz w:val="24"/>
          <w:rtl/>
        </w:rPr>
        <w:t xml:space="preserve">, כתיב </w:t>
      </w:r>
      <w:ins w:id="93543" w:author="מנוע מכני" w:date="2026-10-11T12:04:39Z">
        <w:r>
          <w:rPr>
            <w:rFonts w:ascii="FontbitDavid" w:hAnsi="FontbitDavid"/>
            <w:sz w:val="24"/>
            <w:rtl/>
          </w:rPr>
          <w:t xml:space="preserve">כאן</w:t>
        </w:r>
      </w:ins>
      <w:del w:id="93544"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וירע בעיני ה' וכתיב </w:t>
      </w:r>
      <w:ins w:id="93541" w:author="מנוע מכני" w:date="2026-10-11T12:04:39Z">
        <w:r>
          <w:rPr>
            <w:rFonts w:ascii="FontbitDavid" w:hAnsi="FontbitDavid"/>
            <w:sz w:val="24"/>
            <w:rtl/>
          </w:rPr>
          <w:t xml:space="preserve">שם</w:t>
        </w:r>
      </w:ins>
      <w:del w:id="93542"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w:t>
      </w:r>
      <w:r>
        <w:rPr>
          <w:rFonts w:ascii="FontbitDavid" w:hAnsi="FontbitDavid" w:hint="cs"/>
          <w:sz w:val="24"/>
          <w:rtl/>
        </w:rPr>
        <w:t>'</w:t>
      </w:r>
      <w:ins w:id="90347" w:author="Claude - סמנטי" w:date="2026-10-11T12:19:29Z">
        <w:r>
          <w:rPr>
            <w:rStyle w:val="afffff0"/>
            <w:rFonts w:ascii="FontbitDavid" w:hAnsi="FontbitDavid"/>
            <w:sz w:val="24"/>
            <w:rtl/>
          </w:rPr>
          <w:t xml:space="preserve">כִּי לֹא אֵל חָפֵץ רֶשַׁע אַתָּה לֹא יְגוּרְךָ רָע</w:t>
        </w:r>
      </w:ins>
      <w:del w:id="90348" w:author="Claude - סמנטי" w:date="2026-10-11T12:19:29Z">
        <w:r w:rsidRPr="00B078C3">
          <w:rPr>
            <w:rFonts w:ascii="FontbitDavid" w:hAnsi="FontbitDavid"/>
            <w:sz w:val="24"/>
            <w:rtl/>
          </w:rPr>
          <w:delText xml:space="preserve">כי </w:delText>
        </w:r>
        <w:r w:rsidRPr="00B078C3">
          <w:rPr>
            <w:rFonts w:ascii="FontbitDavid" w:hAnsi="FontbitDavid"/>
            <w:sz w:val="24"/>
            <w:rtl/>
          </w:rPr>
          <w:delText xml:space="preserve">לא</w:delText>
        </w:r>
        <w:r w:rsidRPr="00B078C3">
          <w:rPr>
            <w:rFonts w:ascii="FontbitDavid" w:hAnsi="FontbitDavid"/>
            <w:sz w:val="24"/>
            <w:rtl/>
          </w:rPr>
          <w:delText xml:space="preserve"> אל חפץ רשע אתה </w:delText>
        </w:r>
        <w:r w:rsidRPr="00B078C3">
          <w:rPr>
            <w:rFonts w:ascii="FontbitDavid" w:hAnsi="FontbitDavid"/>
            <w:sz w:val="24"/>
            <w:rtl/>
          </w:rPr>
          <w:delText xml:space="preserve">לא</w:delText>
        </w:r>
        <w:r w:rsidRPr="00B078C3">
          <w:rPr>
            <w:rFonts w:ascii="FontbitDavid" w:hAnsi="FontbitDavid"/>
            <w:sz w:val="24"/>
            <w:rtl/>
          </w:rPr>
          <w:delText xml:space="preserve"> יגורך רע</w:delText>
        </w:r>
      </w:del>
      <w:r>
        <w:rPr>
          <w:rFonts w:ascii="FontbitDavid" w:hAnsi="FontbitDavid" w:hint="cs"/>
          <w:sz w:val="24"/>
          <w:rtl/>
        </w:rPr>
        <w:t>'</w:t>
      </w:r>
      <w:r w:rsidRPr="00B078C3">
        <w:rPr>
          <w:rFonts w:ascii="FontbitDavid" w:hAnsi="FontbitDavid"/>
          <w:sz w:val="24"/>
          <w:rtl/>
        </w:rPr>
        <w:t>.</w:t>
      </w:r>
    </w:p>
    <w:p>
      <w:pPr>
        <w:pStyle w:val="38"/>
        <w:rPr>
          <w:ins w:id="99047" w:author="מנוע מכני" w:date="2026-10-11T12:04:39Z"/>
        </w:rPr>
      </w:pPr>
      <w:r w:rsidRPr="00B078C3">
        <w:t>וא</w:t>
      </w:r>
      <w:ins w:id="90497" w:author="מנוע מכני" w:date="2026-10-11T12:04:39Z">
        <w:r>
          <w:t xml:space="preserve">ר"א</w:t>
        </w:r>
      </w:ins>
      <w:del w:id="90498"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99048" w:author="מנוע מכני" w:date="2026-10-11T12:04:39Z">
        <w:r w:rsidRPr="00B078C3">
          <w:rPr>
            <w:rFonts w:ascii="FontbitDavid" w:hAnsi="FontbitDavid"/>
            <w:sz w:val="24"/>
            <w:rtl/>
          </w:rPr>
          <w:delText xml:space="preserve"> </w:delText>
        </w:r>
      </w:del>
      <w:ins w:id="95043" w:author="מנוע מכני" w:date="2026-10-11T12:04:39Z">
        <w:r>
          <w:rPr>
            <w:rFonts w:ascii="FontbitDavid" w:hAnsi="FontbitDavid"/>
            <w:sz w:val="24"/>
            <w:rtl/>
          </w:rPr>
          <w:t xml:space="preserve">מה</w:t>
        </w:r>
      </w:ins>
      <w:del w:id="9504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דכתיב </w:t>
      </w:r>
      <w:r>
        <w:rPr>
          <w:rFonts w:ascii="FontbitDavid" w:hAnsi="FontbitDavid" w:hint="cs"/>
          <w:sz w:val="24"/>
          <w:rtl/>
        </w:rPr>
        <w:t>'</w:t>
      </w:r>
      <w:ins w:id="90349" w:author="Claude - סמנטי" w:date="2026-10-11T12:19:29Z">
        <w:r>
          <w:rPr>
            <w:rStyle w:val="afffff0"/>
            <w:rFonts w:ascii="FontbitDavid" w:hAnsi="FontbitDavid"/>
            <w:sz w:val="24"/>
            <w:rtl/>
          </w:rPr>
          <w:t xml:space="preserve">יְדֵיכֶם דָּמִים מָלֵאוּ</w:t>
        </w:r>
      </w:ins>
      <w:del w:id="90350" w:author="Claude - סמנטי" w:date="2026-10-11T12:19:29Z">
        <w:r w:rsidRPr="00B078C3">
          <w:rPr>
            <w:rFonts w:ascii="FontbitDavid" w:hAnsi="FontbitDavid"/>
            <w:sz w:val="24"/>
            <w:rtl/>
          </w:rPr>
          <w:delText xml:space="preserve">ידיכם דמים מלאו</w:delText>
        </w:r>
      </w:del>
      <w:r>
        <w:rPr>
          <w:rFonts w:ascii="FontbitDavid" w:hAnsi="FontbitDavid" w:hint="cs"/>
          <w:sz w:val="24"/>
          <w:rtl/>
        </w:rPr>
        <w:t>'</w:t>
      </w:r>
      <w:r w:rsidRPr="00B078C3">
        <w:rPr>
          <w:rFonts w:ascii="FontbitDavid" w:hAnsi="FontbitDavid"/>
          <w:sz w:val="24"/>
          <w:rtl/>
        </w:rPr>
        <w:t xml:space="preserve"> - אלו המנאפים ביד.</w:t>
      </w:r>
    </w:p>
    <w:p>
      <w:pPr>
        <w:pStyle w:val="38"/>
        <w:rPr>
          <w:ins w:id="99049" w:author="מנוע מכני" w:date="2026-10-11T12:04:39Z"/>
        </w:rPr>
      </w:pPr>
      <w:r w:rsidRPr="00B078C3">
        <w:t xml:space="preserve">תנא דבי רבי ישמעאל:</w:t>
      </w:r>
    </w:p>
    <w:p w:rsidR="00E403F0" w:rsidRPr="00B078C3" w:rsidRDefault="00E403F0" w:rsidP="00E403F0">
      <w:pPr>
        <w:rPr>
          <w:rFonts w:ascii="FontbitDavid" w:hAnsi="FontbitDavid"/>
          <w:sz w:val="24"/>
          <w:rtl/>
        </w:rPr>
      </w:pPr>
      <w:del w:id="99050"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351" w:author="Claude - סמנטי" w:date="2026-10-11T12:19:29Z">
        <w:r>
          <w:rPr>
            <w:rStyle w:val="afffff0"/>
            <w:rFonts w:ascii="FontbitDavid" w:hAnsi="FontbitDavid"/>
            <w:sz w:val="24"/>
            <w:rtl/>
          </w:rPr>
          <w:t xml:space="preserve">לֹא תִּנְאָף</w:t>
        </w:r>
      </w:ins>
      <w:del w:id="90352" w:author="Claude - סמנטי" w:date="2026-10-11T12:19:29Z">
        <w:r w:rsidRPr="00B078C3">
          <w:rPr>
            <w:rFonts w:ascii="FontbitDavid" w:hAnsi="FontbitDavid"/>
            <w:sz w:val="24"/>
            <w:rtl/>
          </w:rPr>
          <w:delText xml:space="preserve">לא תנאף</w:delText>
        </w:r>
      </w:del>
      <w:r>
        <w:rPr>
          <w:rFonts w:ascii="FontbitDavid" w:hAnsi="FontbitDavid" w:hint="cs"/>
          <w:sz w:val="24"/>
          <w:rtl/>
        </w:rPr>
        <w:t>'</w:t>
      </w:r>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תהא בך ניאוף, בין ביד בין ברגל.</w:t>
      </w:r>
    </w:p>
    <w:p w:rsidR="00E403F0" w:rsidRDefault="00E403F0" w:rsidP="00E403F0">
      <w:pPr>
        <w:rPr>
          <w:rFonts w:ascii="FontbitDavid" w:hAnsi="FontbitDavid"/>
          <w:sz w:val="24"/>
          <w:rtl/>
        </w:rPr>
      </w:pPr>
    </w:p>
    <w:p>
      <w:pPr>
        <w:pStyle w:val="afffff8"/>
        <w:rPr>
          <w:ins w:id="90617" w:author="קלוד" w:date="2026-10-11T12:23:38Z"/>
        </w:rPr>
      </w:pPr>
      <w:ins w:id="90618" w:author="קלוד" w:date="2026-10-11T12:23:38Z">
        <w:r>
          <w:rPr>
            <w:color w:val="7B3F00"/>
          </w:rPr>
          <w:t xml:space="preserve">גרים ומשחקין בתינוקות - מעכבין את המשיח</w:t>
        </w:r>
      </w:ins>
    </w:p>
    <w:p>
      <w:pPr>
        <w:pStyle w:val="38"/>
        <w:rPr>
          <w:ins w:id="99051" w:author="מנוע מכני" w:date="2026-10-11T12:04:39Z"/>
        </w:rPr>
      </w:pPr>
      <w:r w:rsidRPr="0038037E">
        <w:t>ת"ר</w:t>
      </w:r>
      <w:r w:rsidRPr="00B078C3">
        <w:t xml:space="preserve">:</w:t>
      </w:r>
    </w:p>
    <w:p w:rsidR="00E403F0" w:rsidRPr="00B078C3" w:rsidRDefault="00E403F0" w:rsidP="00E403F0">
      <w:pPr>
        <w:rPr>
          <w:rFonts w:ascii="FontbitDavid" w:hAnsi="FontbitDavid"/>
          <w:sz w:val="24"/>
          <w:rtl/>
        </w:rPr>
      </w:pPr>
      <w:del w:id="9905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הגרים והמשחקין בתינוקות מעכבין את המשיח.</w:t>
      </w:r>
    </w:p>
    <w:p w:rsidR="00E403F0" w:rsidRPr="00B078C3" w:rsidRDefault="00E403F0" w:rsidP="00E403F0">
      <w:pPr>
        <w:rPr>
          <w:rFonts w:ascii="FontbitDavid" w:hAnsi="FontbitDavid"/>
          <w:sz w:val="24"/>
          <w:rtl/>
        </w:rPr>
      </w:pPr>
      <w:r w:rsidRPr="00B078C3">
        <w:rPr>
          <w:rFonts w:ascii="FontbitDavid" w:hAnsi="FontbitDavid"/>
          <w:sz w:val="24"/>
          <w:rtl/>
        </w:rPr>
        <w:t>גרים - כדר' חלבו: קשין גרים לישראל כספחת.</w:t>
      </w:r>
    </w:p>
    <w:p w:rsidR="00E403F0" w:rsidRDefault="00E403F0" w:rsidP="00E403F0">
      <w:pPr>
        <w:rPr>
          <w:rFonts w:ascii="FontbitDavid" w:hAnsi="FontbitDavid"/>
          <w:sz w:val="24"/>
          <w:rtl/>
        </w:rPr>
      </w:pPr>
      <w:r w:rsidRPr="00B078C3">
        <w:rPr>
          <w:rFonts w:ascii="FontbitDavid" w:hAnsi="FontbitDavid"/>
          <w:sz w:val="24"/>
          <w:rtl/>
        </w:rPr>
        <w:t>משחקין בתנוקות</w:t>
      </w:r>
      <w:r>
        <w:rPr>
          <w:rFonts w:ascii="FontbitDavid" w:hAnsi="FontbitDavid" w:hint="cs"/>
          <w:sz w:val="24"/>
          <w:rtl/>
        </w:rPr>
        <w:t>-</w:t>
      </w:r>
      <w:r w:rsidRPr="00B078C3">
        <w:rPr>
          <w:rFonts w:ascii="FontbitDavid" w:hAnsi="FontbitDavid"/>
          <w:sz w:val="24"/>
          <w:rtl/>
        </w:rPr>
        <w:t xml:space="preserve"> דנסיבי קטנות </w:t>
      </w:r>
      <w:ins w:id="93545" w:author="מנוע מכני" w:date="2026-10-11T12:04:39Z">
        <w:r>
          <w:rPr>
            <w:rFonts w:ascii="FontbitDavid" w:hAnsi="FontbitDavid"/>
            <w:sz w:val="24"/>
            <w:rtl/>
          </w:rPr>
          <w:t xml:space="preserve">דלא</w:t>
        </w:r>
      </w:ins>
      <w:del w:id="93546" w:author="מנוע מכני" w:date="2026-10-11T12:04:39Z">
        <w:r w:rsidRPr="00B078C3">
          <w:rPr>
            <w:rFonts w:ascii="FontbitDavid" w:hAnsi="FontbitDavid"/>
            <w:sz w:val="24"/>
            <w:rtl/>
          </w:rPr>
          <w:delText xml:space="preserve">דלאו</w:delText>
        </w:r>
      </w:del>
      <w:r w:rsidRPr="00B078C3">
        <w:rPr>
          <w:rFonts w:ascii="FontbitDavid" w:hAnsi="FontbitDavid"/>
          <w:sz w:val="24"/>
          <w:rtl/>
        </w:rPr>
        <w:t xml:space="preserve"> בנות אולודי </w:t>
      </w:r>
      <w:ins w:id="95045" w:author="מנוע מכני" w:date="2026-10-11T12:04:39Z">
        <w:r>
          <w:rPr>
            <w:rFonts w:ascii="FontbitDavid" w:hAnsi="FontbitDavid"/>
            <w:sz w:val="24"/>
            <w:rtl/>
          </w:rPr>
          <w:t xml:space="preserve">הם</w:t>
        </w:r>
      </w:ins>
      <w:del w:id="95046" w:author="מנוע מכני" w:date="2026-10-11T12:04:39Z">
        <w:r w:rsidRPr="00B078C3">
          <w:rPr>
            <w:rFonts w:ascii="FontbitDavid" w:hAnsi="FontbitDavid"/>
            <w:sz w:val="24"/>
            <w:rtl/>
          </w:rPr>
          <w:delText xml:space="preserve">נינהו</w:delText>
        </w:r>
      </w:del>
      <w:r w:rsidRPr="00B078C3">
        <w:rPr>
          <w:rFonts w:ascii="FontbitDavid" w:hAnsi="FontbitDavid"/>
          <w:sz w:val="24"/>
          <w:rtl/>
        </w:rPr>
        <w:t xml:space="preserve">, </w:t>
      </w:r>
    </w:p>
    <w:p w:rsidR="00E403F0" w:rsidRPr="00017C1D" w:rsidRDefault="00E403F0" w:rsidP="00E403F0">
      <w:pPr>
        <w:pStyle w:val="a3"/>
        <w:rPr>
          <w:spacing w:val="-8"/>
          <w:rtl/>
        </w:rPr>
      </w:pPr>
      <w:r>
        <w:rPr>
          <w:spacing w:val="-8"/>
          <w:rtl/>
        </w:rPr>
        <w:t xml:space="preserve">דא"ר יוסי: אין בן דוד בא עד שיכלו כל הנשמות שבגוף, שנאמר </w:t>
      </w:r>
      <w:r>
        <w:rPr>
          <w:rStyle w:val="afffff0"/>
          <w:spacing w:val="-8"/>
          <w:rtl/>
          <w:rPrChange w:id="9001" w:author="מנוע פסוקים" w:date="2026-10-11T09:23:42Z">
            <w:rPr>
              <w:spacing w:val="-8"/>
              <w:rtl/>
            </w:rPr>
          </w:rPrChange>
        </w:rPr>
        <w:t xml:space="preserve">כי רוח מלפני יעטוף ונשמות אני עשיתי</w:t>
      </w:r>
      <w:r>
        <w:rPr>
          <w:spacing w:val="-8"/>
          <w:rtl/>
        </w:rPr>
        <w:t xml:space="preserve">.</w:t>
      </w:r>
    </w:p>
    <w:p w:rsidR="00E403F0" w:rsidRPr="00B078C3" w:rsidRDefault="00E403F0" w:rsidP="00E403F0">
      <w:pPr>
        <w:jc w:val="center"/>
        <w:rPr>
          <w:del w:id="90032" w:author="מנוע עיצוב" w:date="2026-10-11T12:09:26Z"/>
          <w:rFonts w:ascii="FontbitDavid" w:hAnsi="FontbitDavid"/>
          <w:sz w:val="24"/>
          <w:rtl/>
        </w:rPr>
      </w:pPr>
      <w:del w:id="9003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68" w:author="קלוד" w:date="2026-10-11T09:07:21Z">
          <w:pPr>
            <w:pStyle w:val="affff1"/>
            <w:rPr>
              <w:rtl/>
            </w:rPr>
          </w:pPr>
        </w:pPrChange>
      </w:pPr>
      <w:ins w:id="9815" w:author="מספור קטעי משנה" w:date="2026-10-11T09:25:19Z">
        <w:r>
          <w:rPr>
            <w:rStyle w:val="MisparKeta"/>
          </w:rPr>
          <w:t xml:space="preserve">ג. </w:t>
        </w:r>
      </w:ins>
      <w:r w:rsidRPr="00B078C3">
        <w:rPr>
          <w:rtl/>
        </w:rPr>
        <w:t>באנשים תקצץ.</w:t>
      </w:r>
    </w:p>
    <w:p>
      <w:pPr>
        <w:pStyle w:val="38"/>
        <w:rPr>
          <w:ins w:id="99053" w:author="מנוע מכני" w:date="2026-10-11T12:04:39Z"/>
        </w:rPr>
      </w:pPr>
      <w:r w:rsidRPr="00111789">
        <w:t>איבעיא</w:t>
      </w:r>
      <w:r w:rsidRPr="00B078C3">
        <w:t xml:space="preserve"> להו:</w:t>
      </w:r>
    </w:p>
    <w:p w:rsidR="00E403F0" w:rsidRDefault="00E403F0" w:rsidP="00E403F0">
      <w:pPr>
        <w:rPr>
          <w:rFonts w:ascii="FontbitDavid" w:hAnsi="FontbitDavid"/>
          <w:sz w:val="24"/>
          <w:rtl/>
        </w:rPr>
      </w:pPr>
      <w:del w:id="9905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דינא </w:t>
      </w:r>
      <w:r w:rsidRPr="00B078C3">
        <w:rPr>
          <w:rFonts w:ascii="FontbitDavid" w:hAnsi="FontbitDavid"/>
          <w:sz w:val="24"/>
          <w:rtl/>
        </w:rPr>
        <w:t xml:space="preserve">תנן</w:t>
      </w:r>
      <w:r>
        <w:rPr>
          <w:rFonts w:ascii="FontbitDavid" w:hAnsi="FontbitDavid" w:hint="cs"/>
          <w:sz w:val="24"/>
          <w:rtl/>
        </w:rPr>
        <w:t xml:space="preserve"> </w:t>
      </w:r>
      <w:r>
        <w:rPr>
          <w:rStyle w:val="2fb"/>
          <w:rFonts w:ascii="FontbitDavid" w:hAnsi="FontbitDavid" w:hint="cs"/>
          <w:sz w:val="24"/>
          <w:rtl/>
        </w:rPr>
        <w:t xml:space="preserve">כ</w:t>
      </w:r>
      <w:ins w:id="90499" w:author="מנוע מכני" w:date="2026-10-11T12:04:39Z">
        <w:r>
          <w:rPr>
            <w:rStyle w:val="2fb"/>
            <w:rFonts w:ascii="FontbitDavid" w:hAnsi="FontbitDavid" w:hint="cs"/>
            <w:sz w:val="24"/>
            <w:rtl/>
          </w:rPr>
          <w:t xml:space="preserve">ר"ה</w:t>
        </w:r>
      </w:ins>
      <w:del w:id="90500" w:author="מנוע מכני" w:date="2026-10-11T12:04:39Z">
        <w:r>
          <w:rPr>
            <w:rFonts w:ascii="FontbitDavid" w:hAnsi="FontbitDavid" w:hint="cs"/>
            <w:sz w:val="24"/>
            <w:rtl/>
          </w:rPr>
          <w:delText xml:space="preserve">ר''ה</w:delText>
        </w:r>
      </w:del>
      <w:r>
        <w:rPr>
          <w:rFonts w:ascii="FontbitDavid" w:hAnsi="FontbitDavid" w:hint="cs"/>
          <w:sz w:val="24"/>
          <w:rtl/>
        </w:rPr>
        <w:t xml:space="preserve"> שקץ</w:t>
      </w:r>
      <w:r w:rsidRPr="00B078C3">
        <w:rPr>
          <w:rFonts w:ascii="FontbitDavid" w:hAnsi="FontbitDavid"/>
          <w:sz w:val="24"/>
          <w:rtl/>
        </w:rPr>
        <w:t xml:space="preserve">, או לטותא </w:t>
      </w:r>
      <w:r w:rsidRPr="00B078C3">
        <w:rPr>
          <w:rFonts w:ascii="FontbitDavid" w:hAnsi="FontbitDavid"/>
          <w:sz w:val="24"/>
          <w:rtl/>
        </w:rPr>
        <w:t xml:space="preserve">תנן</w:t>
      </w:r>
      <w:r w:rsidRPr="00B078C3">
        <w:rPr>
          <w:rFonts w:ascii="FontbitDavid" w:hAnsi="FontbitDavid"/>
          <w:sz w:val="24"/>
          <w:rtl/>
        </w:rPr>
        <w:t xml:space="preserve">? </w:t>
      </w:r>
    </w:p>
    <w:p>
      <w:pPr>
        <w:pStyle w:val="afffff8"/>
        <w:rPr>
          <w:ins w:id="90615" w:author="קלוד" w:date="2026-10-11T12:23:38Z"/>
        </w:rPr>
      </w:pPr>
      <w:ins w:id="90616" w:author="קלוד" w:date="2026-10-11T12:23:38Z">
        <w:r>
          <w:rPr>
            <w:color w:val="7B3F00"/>
          </w:rPr>
          <w:t xml:space="preserve">יד לאמה - תקצץ ידו על טבורו</w:t>
        </w:r>
      </w:ins>
    </w:p>
    <w:p>
      <w:pPr>
        <w:pStyle w:val="38"/>
        <w:rPr>
          <w:ins w:id="99056" w:author="מנוע מכני" w:date="2026-10-11T12:04:39Z"/>
        </w:rPr>
      </w:pPr>
      <w:del w:id="99055" w:author="מנוע מכני" w:date="2026-10-11T12:04:39Z">
        <w:r w:rsidRPr="00EB42A6">
          <w:delText xml:space="preserve">•</w:delText>
        </w:r>
      </w:del>
      <w:ins w:id="96637" w:author="מנוע מכני" w:date="2026-10-11T12:04:39Z">
        <w:r>
          <w:t xml:space="preserve"> </w:t>
        </w:r>
      </w:ins>
      <w:del w:id="96638" w:author="מנוע מכני" w:date="2026-10-11T12:04:39Z">
        <w:r w:rsidRPr="00DF3805">
          <w:delText xml:space="preserve"> </w:delText>
        </w:r>
        <w:r w:rsidRPr="00B078C3">
          <w:delText xml:space="preserve"> </w:delText>
        </w:r>
      </w:del>
      <w:r w:rsidRPr="00B078C3">
        <w:t xml:space="preserve">ת"ש, </w:t>
      </w:r>
      <w:r w:rsidRPr="00B078C3">
        <w:t xml:space="preserve">דתניא</w:t>
      </w:r>
      <w:r w:rsidRPr="00B078C3">
        <w:t xml:space="preserve">, </w:t>
      </w:r>
      <w:ins w:id="90501" w:author="מנוע מכני" w:date="2026-10-11T12:04:39Z">
        <w:r>
          <w:t xml:space="preserve">ר"ט</w:t>
        </w:r>
      </w:ins>
      <w:del w:id="90502" w:author="מנוע מכני" w:date="2026-10-11T12:04:39Z">
        <w:r w:rsidRPr="00B078C3">
          <w:delText xml:space="preserve">ר</w:delText>
        </w:r>
        <w:r>
          <w:delText xml:space="preserve">''ט</w:delText>
        </w:r>
      </w:del>
      <w:del w:id="101662"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9905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יד לאמה - תקצץ ידו על טבורו,</w:t>
      </w:r>
    </w:p>
    <w:p>
      <w:pPr>
        <w:pStyle w:val="38"/>
        <w:rPr>
          <w:ins w:id="99058" w:author="מנוע מכני" w:date="2026-10-11T12:04:39Z"/>
        </w:rPr>
      </w:pPr>
      <w:del w:id="92847" w:author="מנוע מכני" w:date="2026-10-11T12:04:39Z">
        <w:r w:rsidRPr="00B078C3">
          <w:delText xml:space="preserve"> </w:delText>
        </w:r>
      </w:del>
      <w:r w:rsidRPr="00B078C3">
        <w:t xml:space="preserve">אמרו לו:</w:t>
      </w:r>
    </w:p>
    <w:p w:rsidR="00E403F0" w:rsidRPr="00B078C3" w:rsidRDefault="00E403F0" w:rsidP="00E403F0">
      <w:pPr>
        <w:rPr>
          <w:rFonts w:ascii="FontbitDavid" w:hAnsi="FontbitDavid"/>
          <w:sz w:val="24"/>
          <w:rtl/>
        </w:rPr>
      </w:pPr>
      <w:del w:id="9905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והלא כריסו נבקעת! </w:t>
      </w:r>
      <w:r w:rsidRPr="00B078C3">
        <w:rPr>
          <w:rFonts w:ascii="FontbitDavid" w:hAnsi="FontbitDavid"/>
          <w:sz w:val="24"/>
          <w:rtl/>
        </w:rPr>
        <w:t xml:space="preserve">אמר</w:t>
      </w:r>
      <w:r w:rsidRPr="00B078C3">
        <w:rPr>
          <w:rFonts w:ascii="FontbitDavid" w:hAnsi="FontbitDavid"/>
          <w:sz w:val="24"/>
          <w:rtl/>
        </w:rPr>
        <w:t xml:space="preserve"> להן: מוטב תבקע כריסו ואל ירד לבאר שחת.</w:t>
      </w:r>
    </w:p>
    <w:p>
      <w:pPr>
        <w:pStyle w:val="38"/>
        <w:rPr>
          <w:ins w:id="99060" w:author="מנוע מכני" w:date="2026-10-11T12:04:39Z"/>
        </w:rPr>
      </w:pPr>
      <w:r>
        <w:t>ו</w:t>
      </w:r>
      <w:r w:rsidRPr="00B078C3">
        <w:t xml:space="preserve">ה"ק רבי טרפון:</w:t>
      </w:r>
    </w:p>
    <w:p w:rsidR="00E403F0" w:rsidRPr="00B078C3" w:rsidRDefault="00E403F0" w:rsidP="00E403F0">
      <w:pPr>
        <w:rPr>
          <w:rFonts w:ascii="FontbitDavid" w:hAnsi="FontbitDavid"/>
          <w:sz w:val="24"/>
          <w:rtl/>
        </w:rPr>
      </w:pPr>
      <w:del w:id="9906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המכניס ידו למטה מטבורו תקצץ, </w:t>
      </w:r>
      <w:r w:rsidRPr="00B078C3">
        <w:rPr>
          <w:rFonts w:ascii="FontbitDavid" w:hAnsi="FontbitDavid"/>
          <w:sz w:val="24"/>
          <w:rtl/>
        </w:rPr>
        <w:t xml:space="preserve">א</w:t>
      </w:r>
      <w:r>
        <w:rPr>
          <w:rFonts w:ascii="FontbitDavid" w:hAnsi="FontbitDavid" w:hint="cs"/>
          <w:sz w:val="24"/>
          <w:rtl/>
        </w:rPr>
        <w:t xml:space="preserve">"ל</w:t>
      </w:r>
      <w:r>
        <w:rPr>
          <w:rFonts w:ascii="FontbitDavid" w:hAnsi="FontbitDavid" w:hint="cs"/>
          <w:sz w:val="24"/>
          <w:rtl/>
        </w:rPr>
        <w:t xml:space="preserve"> </w:t>
      </w:r>
      <w:r w:rsidRPr="00B078C3">
        <w:rPr>
          <w:rStyle w:val="2fb"/>
          <w:rFonts w:ascii="FontbitDavid" w:hAnsi="FontbitDavid"/>
          <w:sz w:val="24"/>
          <w:rtl/>
        </w:rPr>
        <w:t xml:space="preserve">ל</w:t>
      </w:r>
      <w:ins w:id="90503" w:author="מנוע מכני" w:date="2026-10-11T12:04:39Z">
        <w:r>
          <w:rPr>
            <w:rStyle w:val="2fb"/>
            <w:rFonts w:ascii="FontbitDavid" w:hAnsi="FontbitDavid"/>
            <w:sz w:val="24"/>
            <w:rtl/>
          </w:rPr>
          <w:t xml:space="preserve">ר"ט</w:t>
        </w:r>
      </w:ins>
      <w:del w:id="90504"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''ט</w:delText>
        </w:r>
      </w:del>
      <w:r w:rsidRPr="00B078C3">
        <w:rPr>
          <w:rFonts w:ascii="FontbitDavid" w:hAnsi="FontbitDavid"/>
          <w:sz w:val="24"/>
          <w:rtl/>
        </w:rPr>
        <w:t xml:space="preserve">: ישב לו קוץ בכריסו </w:t>
      </w:r>
      <w:r w:rsidRPr="00B078C3">
        <w:rPr>
          <w:rFonts w:ascii="FontbitDavid" w:hAnsi="FontbitDavid"/>
          <w:sz w:val="24"/>
          <w:rtl/>
        </w:rPr>
        <w:t xml:space="preserve">לא</w:t>
      </w:r>
      <w:r w:rsidRPr="00B078C3">
        <w:rPr>
          <w:rFonts w:ascii="FontbitDavid" w:hAnsi="FontbitDavid"/>
          <w:sz w:val="24"/>
          <w:rtl/>
        </w:rPr>
        <w:t xml:space="preserve"> יטלנו? </w:t>
      </w:r>
      <w:r w:rsidRPr="00B078C3">
        <w:rPr>
          <w:rFonts w:ascii="FontbitDavid" w:hAnsi="FontbitDavid"/>
          <w:sz w:val="24"/>
          <w:rtl/>
        </w:rPr>
        <w:t xml:space="preserve">אמר</w:t>
      </w:r>
      <w:r w:rsidRPr="00B078C3">
        <w:rPr>
          <w:rFonts w:ascii="FontbitDavid" w:hAnsi="FontbitDavid"/>
          <w:sz w:val="24"/>
          <w:rtl/>
        </w:rPr>
        <w:t xml:space="preserve"> להן: </w:t>
      </w:r>
      <w:r w:rsidRPr="00B078C3">
        <w:rPr>
          <w:rFonts w:ascii="FontbitDavid" w:hAnsi="FontbitDavid"/>
          <w:sz w:val="24"/>
          <w:rtl/>
        </w:rPr>
        <w:t xml:space="preserve">לא</w:t>
      </w:r>
      <w:ins w:id="96639" w:author="מנוע מכני" w:date="2026-10-11T12:04:39Z">
        <w:r>
          <w:rPr>
            <w:rFonts w:ascii="FontbitDavid" w:hAnsi="FontbitDavid"/>
            <w:sz w:val="24"/>
            <w:rtl/>
          </w:rPr>
          <w:t xml:space="preserve">,</w:t>
        </w:r>
      </w:ins>
      <w:del w:id="96640"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והלא כריסו נבקעת! </w:t>
      </w:r>
      <w:r w:rsidRPr="00B078C3">
        <w:rPr>
          <w:rFonts w:ascii="FontbitDavid" w:hAnsi="FontbitDavid"/>
          <w:sz w:val="24"/>
          <w:rtl/>
        </w:rPr>
        <w:t xml:space="preserve">אמר</w:t>
      </w:r>
      <w:r w:rsidRPr="00B078C3">
        <w:rPr>
          <w:rFonts w:ascii="FontbitDavid" w:hAnsi="FontbitDavid"/>
          <w:sz w:val="24"/>
          <w:rtl/>
        </w:rPr>
        <w:t xml:space="preserve"> להן: מוטב תבקע כריסו ולא ירד לבאר שחת.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293" w:author="קלוד" w:date="2026-10-11T09:07:21Z"/>
        </w:rPr>
      </w:pPr>
      <w:ins w:id="20292" w:author="קלוד" w:date="2026-10-11T09:07:21Z">
        <w:r>
          <w:t xml:space="preserve">משנה א</w:t>
        </w:r>
      </w:ins>
    </w:p>
    <w:p w:rsidR="00E403F0" w:rsidRPr="00D65BEC" w:rsidRDefault="00E403F0" w:rsidP="00E403F0">
      <w:pPr>
        <w:pStyle w:val="afff9"/>
        <w:rPr>
          <w:del w:id="20173" w:author="קלוד" w:date="2026-10-11T09:07:21Z"/>
          <w:rtl/>
        </w:rPr>
      </w:pPr>
      <w:del w:id="20172" w:author="קלוד" w:date="2026-10-11T09:07:21Z">
        <w:r w:rsidRPr="00D65BEC">
          <w:rPr>
            <w:rtl/>
          </w:rPr>
          <w:delText xml:space="preserve">מתני'.</w:delText>
        </w:r>
      </w:del>
    </w:p>
    <w:p w:rsidR="00E403F0" w:rsidRPr="00D65BEC" w:rsidRDefault="00E403F0" w:rsidP="00E403F0">
      <w:pPr>
        <w:pStyle w:val="afff9"/>
        <w:spacing w:before="120"/>
        <w:rPr>
          <w:rtl/>
        </w:rPr>
        <w:pPrChange w:id="90005" w:author="קלוד" w:date="2026-10-11T12:09:42Z">
          <w:pPr>
            <w:pStyle w:val="afff9"/>
          </w:pPr>
        </w:pPrChange>
      </w:pPr>
      <w:r w:rsidRPr="00D65BEC">
        <w:rPr>
          <w:rtl/>
        </w:rPr>
        <w:t>החרשת והשוטה והסומא ושנטרפה דעתה, אם יש להם פקחות מתקנות אותן והן אוכלות בתרומה.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613" w:author="קלוד" w:date="2026-10-11T12:23:38Z"/>
        </w:rPr>
      </w:pPr>
      <w:ins w:id="90614" w:author="קלוד" w:date="2026-10-11T12:23:38Z">
        <w:r>
          <w:rPr>
            <w:color w:val="7B3F00"/>
          </w:rPr>
          <w:t xml:space="preserve">חרשת - חברותיה רואות ומראות לה</w:t>
        </w:r>
      </w:ins>
    </w:p>
    <w:p>
      <w:pPr>
        <w:pStyle w:val="38"/>
        <w:rPr>
          <w:ins w:id="99062" w:author="מנוע מכני" w:date="2026-10-11T12:04:39Z"/>
        </w:rPr>
      </w:pPr>
      <w:r w:rsidRPr="00017C1D">
        <w:t>והך ד</w:t>
      </w:r>
      <w:ins w:id="90505" w:author="מנוע מכני" w:date="2026-10-11T12:04:39Z">
        <w:r>
          <w:t xml:space="preserve">ר"י</w:t>
        </w:r>
      </w:ins>
      <w:del w:id="90506" w:author="מנוע מכני" w:date="2026-10-11T12:04:39Z">
        <w:r w:rsidRPr="00017C1D">
          <w:delText xml:space="preserve">ר</w:delText>
        </w:r>
        <w:r w:rsidRPr="00017C1D">
          <w:delText xml:space="preserve">''</w:delText>
        </w:r>
        <w:r w:rsidRPr="00017C1D">
          <w:delText xml:space="preserve">י</w:delText>
        </w:r>
      </w:del>
      <w:r w:rsidRPr="00017C1D">
        <w:t xml:space="preserve">:</w:t>
      </w:r>
    </w:p>
    <w:p w:rsidR="00E403F0" w:rsidRPr="00017C1D" w:rsidRDefault="00E403F0" w:rsidP="00E403F0">
      <w:pPr>
        <w:rPr>
          <w:rFonts w:ascii="FontbitDavid" w:hAnsi="FontbitDavid"/>
          <w:spacing w:val="-6"/>
          <w:sz w:val="24"/>
          <w:rtl/>
        </w:rPr>
      </w:pPr>
      <w:del w:id="99063"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חרשת היתה בשכונתינו, </w:t>
      </w:r>
      <w:r w:rsidRPr="00017C1D">
        <w:rPr>
          <w:rFonts w:ascii="FontbitDavid" w:hAnsi="FontbitDavid"/>
          <w:spacing w:val="-6"/>
          <w:sz w:val="24"/>
          <w:rtl/>
        </w:rPr>
        <w:t xml:space="preserve">לא</w:t>
      </w:r>
      <w:r w:rsidRPr="00017C1D">
        <w:rPr>
          <w:rFonts w:ascii="FontbitDavid" w:hAnsi="FontbitDavid"/>
          <w:spacing w:val="-6"/>
          <w:sz w:val="24"/>
          <w:rtl/>
        </w:rPr>
        <w:t xml:space="preserve"> דיה שבודקת לעצמה - אלא שחברותיה רואות ומראות לה! </w:t>
      </w:r>
    </w:p>
    <w:p w:rsidR="00E403F0" w:rsidRPr="00017C1D" w:rsidRDefault="00E403F0" w:rsidP="00E403F0">
      <w:pPr>
        <w:pStyle w:val="a3"/>
        <w:rPr>
          <w:spacing w:val="-6"/>
          <w:rtl/>
        </w:rPr>
      </w:pPr>
      <w:ins w:id="93547" w:author="מנוע מכני" w:date="2026-10-11T12:04:39Z">
        <w:r>
          <w:rPr>
            <w:spacing w:val="-6"/>
            <w:rtl/>
          </w:rPr>
          <w:t xml:space="preserve">שם</w:t>
        </w:r>
      </w:ins>
      <w:del w:id="93548" w:author="מנוע מכני" w:date="2026-10-11T12:04:39Z">
        <w:r w:rsidRPr="00017C1D">
          <w:rPr>
            <w:spacing w:val="-6"/>
            <w:rtl/>
          </w:rPr>
          <w:delText xml:space="preserve">התם</w:delText>
        </w:r>
      </w:del>
      <w:r w:rsidRPr="00017C1D">
        <w:rPr>
          <w:spacing w:val="-6"/>
          <w:rtl/>
        </w:rPr>
        <w:t xml:space="preserve"> - במדברת ואינה שומעת, </w:t>
      </w:r>
      <w:ins w:id="93549" w:author="מנוע מכני" w:date="2026-10-11T12:04:39Z">
        <w:r>
          <w:rPr>
            <w:spacing w:val="-6"/>
            <w:rtl/>
          </w:rPr>
          <w:t xml:space="preserve">כאן</w:t>
        </w:r>
      </w:ins>
      <w:del w:id="93550" w:author="מנוע מכני" w:date="2026-10-11T12:04:39Z">
        <w:r w:rsidRPr="00017C1D">
          <w:rPr>
            <w:spacing w:val="-6"/>
            <w:rtl/>
          </w:rPr>
          <w:delText xml:space="preserve">הכא</w:delText>
        </w:r>
      </w:del>
      <w:r w:rsidRPr="00017C1D">
        <w:rPr>
          <w:spacing w:val="-6"/>
          <w:rtl/>
        </w:rPr>
        <w:t xml:space="preserve"> - בשאינה מדברת ואינה שומעת</w:t>
      </w:r>
      <w:r w:rsidRPr="00017C1D">
        <w:rPr>
          <w:rFonts w:hint="cs"/>
          <w:spacing w:val="-6"/>
          <w:rtl/>
        </w:rPr>
        <w:t xml:space="preserve"> [כמו שדברו חכמים בכל מקום]</w:t>
      </w:r>
    </w:p>
    <w:p w:rsidR="00E403F0"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sidRPr="00274385">
        <w:rPr>
          <w:rStyle w:val="affff2"/>
          <w:rtl/>
        </w:rPr>
        <w:t>הסומא.</w:t>
      </w:r>
      <w:ins w:id="96641" w:author="מנוע מכני" w:date="2026-10-11T12:04:39Z">
        <w:r>
          <w:rPr>
            <w:rStyle w:val="affff2"/>
            <w:rFonts w:hint="cs"/>
            <w:rtl/>
          </w:rPr>
          <w:t xml:space="preserve"> </w:t>
        </w:r>
      </w:ins>
      <w:del w:id="96642" w:author="מנוע מכני" w:date="2026-10-11T12:04:39Z">
        <w:r w:rsidRPr="00274385">
          <w:rPr>
            <w:rStyle w:val="affff2"/>
            <w:rFonts w:hint="cs"/>
            <w:rtl/>
          </w:rPr>
          <w:delText xml:space="preserve"> </w:delText>
        </w:r>
        <w:r>
          <w:rPr>
            <w:rFonts w:ascii="FontbitDavid" w:hAnsi="FontbitDavid" w:hint="cs"/>
            <w:sz w:val="24"/>
            <w:rtl/>
          </w:rPr>
          <w:delText xml:space="preserve"> </w:delText>
        </w:r>
      </w:del>
      <w:ins w:id="98183" w:author="מנוע מכני" w:date="2026-10-11T12:04:39Z">
        <w:r>
          <w:rPr>
            <w:rFonts w:ascii="FontbitDavid" w:hAnsi="FontbitDavid"/>
            <w:sz w:val="24"/>
            <w:rtl/>
          </w:rPr>
          <w:t xml:space="preserve">היא</w:t>
        </w:r>
      </w:ins>
      <w:del w:id="98184" w:author="מנוע מכני" w:date="2026-10-11T12:04:39Z">
        <w:r w:rsidRPr="00B078C3">
          <w:rPr>
            <w:rFonts w:ascii="FontbitDavid" w:hAnsi="FontbitDavid"/>
            <w:sz w:val="24"/>
            <w:rtl/>
          </w:rPr>
          <w:delText xml:space="preserve">איהי</w:delText>
        </w:r>
      </w:del>
      <w:r w:rsidRPr="00B078C3">
        <w:rPr>
          <w:rFonts w:ascii="FontbitDavid" w:hAnsi="FontbitDavid"/>
          <w:sz w:val="24"/>
          <w:rtl/>
        </w:rPr>
        <w:t xml:space="preserve"> תבדוק לנפשה ותיחזי לחבירתה! א"ר יוסי ברבי חנינא: סומא אינה משנה.</w:t>
      </w:r>
    </w:p>
    <w:p w:rsidR="00E403F0" w:rsidRPr="00B078C3" w:rsidRDefault="00E403F0" w:rsidP="00E403F0">
      <w:pPr>
        <w:rPr>
          <w:rFonts w:ascii="FontbitDavid" w:hAnsi="FontbitDavid"/>
          <w:sz w:val="24"/>
          <w:rtl/>
        </w:rPr>
      </w:pPr>
      <w:r w:rsidRPr="00274385">
        <w:rPr>
          <w:rStyle w:val="affff2"/>
          <w:rtl/>
        </w:rPr>
        <w:t>ושנטרפה דעתה.</w:t>
      </w:r>
      <w:ins w:id="96643" w:author="מנוע מכני" w:date="2026-10-11T12:04:39Z">
        <w:ins w:id="96645" w:author="מנוע מכני" w:date="2026-10-11T12:04:39Z">
          <w:r>
            <w:rPr>
              <w:rFonts w:ascii="FontbitDavid" w:hAnsi="FontbitDavid" w:hint="cs"/>
              <w:sz w:val="24"/>
              <w:rtl/>
            </w:rPr>
            <w:t xml:space="preserve"> </w:t>
          </w:r>
        </w:ins>
        <w:del w:id="96646"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644" w:author="מנוע מכני" w:date="2026-10-11T12:04:39Z">
        <w:r>
          <w:rPr>
            <w:rFonts w:ascii="FontbitDavid" w:hAnsi="FontbitDavid" w:hint="cs"/>
            <w:sz w:val="24"/>
            <w:rtl/>
          </w:rPr>
          <w:delText xml:space="preserve">  </w:delText>
        </w:r>
      </w:del>
      <w:r>
        <w:rPr>
          <w:rFonts w:ascii="FontbitDavid" w:hAnsi="FontbitDavid"/>
          <w:sz w:val="24"/>
          <w:rtl/>
        </w:rPr>
        <w:t>–</w:t>
      </w:r>
      <w:r>
        <w:rPr>
          <w:rFonts w:ascii="FontbitDavid" w:hAnsi="FontbitDavid" w:hint="cs"/>
          <w:sz w:val="24"/>
          <w:rtl/>
        </w:rPr>
        <w:t xml:space="preserve"> היינו מחמת חולי </w:t>
      </w:r>
    </w:p>
    <w:p w:rsidR="00E403F0" w:rsidRDefault="00E403F0" w:rsidP="00E403F0">
      <w:pPr>
        <w:rPr>
          <w:rFonts w:ascii="FontbitDavid" w:hAnsi="FontbitDavid"/>
          <w:sz w:val="24"/>
          <w:rtl/>
        </w:rPr>
      </w:pPr>
    </w:p>
    <w:p>
      <w:pPr>
        <w:pStyle w:val="afffff8"/>
        <w:rPr>
          <w:ins w:id="90611" w:author="קלוד" w:date="2026-10-11T12:23:38Z"/>
        </w:rPr>
      </w:pPr>
      <w:ins w:id="90612" w:author="קלוד" w:date="2026-10-11T12:23:38Z">
        <w:r>
          <w:rPr>
            <w:color w:val="7B3F00"/>
          </w:rPr>
          <w:t xml:space="preserve">כהן שוטה - מטבילין ומאכילין תרומה לערב</w:t>
        </w:r>
      </w:ins>
    </w:p>
    <w:p w:rsidR="00E403F0" w:rsidRDefault="00E403F0" w:rsidP="00E403F0">
      <w:pPr>
        <w:rPr>
          <w:rFonts w:ascii="FontbitDavid" w:hAnsi="FontbitDavid"/>
          <w:sz w:val="24"/>
          <w:rtl/>
        </w:rPr>
      </w:pPr>
      <w:r w:rsidRPr="00EB42A6">
        <w:rPr>
          <w:rFonts w:ascii="FontbitDavid" w:hAnsi="FontbitDavid"/>
          <w:rtl/>
        </w:rPr>
        <w:t>•</w:t>
      </w:r>
      <w:r w:rsidRPr="00DF3805">
        <w:rPr>
          <w:rFonts w:ascii="FontbitDavid" w:hAnsi="FontbitDavid"/>
          <w:rtl/>
        </w:rPr>
        <w:t xml:space="preserve"> </w:t>
      </w:r>
      <w:r>
        <w:rPr>
          <w:rFonts w:ascii="FontbitDavid" w:hAnsi="FontbitDavid" w:hint="cs"/>
          <w:sz w:val="24"/>
          <w:rtl/>
        </w:rPr>
        <w:t>ת'ר</w:t>
      </w:r>
      <w:r w:rsidRPr="00B078C3">
        <w:rPr>
          <w:rFonts w:ascii="FontbitDavid" w:hAnsi="FontbitDavid"/>
          <w:sz w:val="24"/>
          <w:rtl/>
        </w:rPr>
        <w:t xml:space="preserve"> </w:t>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כהן שוטה מטבילין אותו ומאכילין אותו תרומה לערב, ומשמרין אותו שלא יישן,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ישן טמא, </w:t>
      </w:r>
      <w:r w:rsidRPr="00B078C3">
        <w:rPr>
          <w:rFonts w:ascii="FontbitDavid" w:hAnsi="FontbitDavid"/>
          <w:sz w:val="24"/>
          <w:rtl/>
        </w:rPr>
        <w:t xml:space="preserve">לא</w:t>
      </w:r>
      <w:r w:rsidRPr="00B078C3">
        <w:rPr>
          <w:rFonts w:ascii="FontbitDavid" w:hAnsi="FontbitDavid"/>
          <w:sz w:val="24"/>
          <w:rtl/>
        </w:rPr>
        <w:t xml:space="preserve"> ישן טהור.</w:t>
      </w:r>
    </w:p>
    <w:p>
      <w:pPr>
        <w:pStyle w:val="38"/>
        <w:rPr>
          <w:ins w:id="99064" w:author="מנוע מכני" w:date="2026-10-11T12:04:39Z"/>
        </w:rPr>
      </w:pPr>
      <w:r>
        <w:t xml:space="preserve">רא</w:t>
      </w:r>
      <w:ins w:id="90507" w:author="מנוע מכני" w:date="2026-10-11T12:04:39Z">
        <w:r>
          <w:t xml:space="preserve">ב"צ</w:t>
        </w:r>
      </w:ins>
      <w:del w:id="90508" w:author="מנוע מכני" w:date="2026-10-11T12:04:39Z">
        <w:r>
          <w:delText xml:space="preserve">ב''צ</w:delText>
        </w:r>
      </w:del>
      <w:del w:id="101663"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990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עושין לו כיס של עור, אמרו לו: </w:t>
      </w:r>
      <w:ins w:id="92949" w:author="מנוע מכני" w:date="2026-10-11T12:04:39Z">
        <w:r>
          <w:rPr>
            <w:rFonts w:ascii="FontbitDavid" w:hAnsi="FontbitDavid"/>
            <w:sz w:val="24"/>
            <w:rtl/>
          </w:rPr>
          <w:t xml:space="preserve">כ"ש</w:t>
        </w:r>
      </w:ins>
      <w:del w:id="92950" w:author="מנוע מכני" w:date="2026-10-11T12:04:39Z">
        <w:r w:rsidRPr="00B078C3">
          <w:rPr>
            <w:rFonts w:ascii="FontbitDavid" w:hAnsi="FontbitDavid"/>
            <w:sz w:val="24"/>
            <w:rtl/>
          </w:rPr>
          <w:delText xml:space="preserve">כל שכן</w:delText>
        </w:r>
      </w:del>
      <w:r w:rsidRPr="00B078C3">
        <w:rPr>
          <w:rFonts w:ascii="FontbitDavid" w:hAnsi="FontbitDavid"/>
          <w:sz w:val="24"/>
          <w:rtl/>
        </w:rPr>
        <w:t xml:space="preserve"> שמביא לידי חימום! </w:t>
      </w:r>
    </w:p>
    <w:p>
      <w:pPr>
        <w:pStyle w:val="38"/>
        <w:rPr>
          <w:ins w:id="99066" w:author="מנוע מכני" w:date="2026-10-11T12:04:39Z"/>
        </w:rPr>
      </w:pPr>
      <w:r w:rsidRPr="00B078C3">
        <w:t xml:space="preserve">אמר</w:t>
      </w:r>
      <w:r w:rsidRPr="00B078C3">
        <w:t xml:space="preserve"> להן:</w:t>
      </w:r>
    </w:p>
    <w:p w:rsidR="00E403F0" w:rsidRDefault="00E403F0" w:rsidP="00E403F0">
      <w:pPr>
        <w:rPr>
          <w:rFonts w:ascii="FontbitDavid" w:hAnsi="FontbitDavid"/>
          <w:sz w:val="24"/>
          <w:rtl/>
        </w:rPr>
      </w:pPr>
      <w:del w:id="990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לדבריכם שוטה אין לו תקנה! </w:t>
      </w:r>
    </w:p>
    <w:p>
      <w:pPr>
        <w:pStyle w:val="38"/>
        <w:rPr>
          <w:ins w:id="99068" w:author="מנוע מכני" w:date="2026-10-11T12:04:39Z"/>
        </w:rPr>
      </w:pPr>
      <w:r w:rsidRPr="00017C1D">
        <w:t xml:space="preserve">אמרו לו:</w:t>
      </w:r>
    </w:p>
    <w:p w:rsidR="00E403F0" w:rsidRPr="00017C1D" w:rsidRDefault="00E403F0" w:rsidP="00E403F0">
      <w:pPr>
        <w:rPr>
          <w:rFonts w:ascii="FontbitDavid" w:hAnsi="FontbitDavid"/>
          <w:spacing w:val="-2"/>
          <w:sz w:val="24"/>
          <w:rtl/>
        </w:rPr>
      </w:pPr>
      <w:del w:id="99069"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לדברינו, ישן - טמא, </w:t>
      </w:r>
      <w:r w:rsidRPr="00017C1D">
        <w:rPr>
          <w:rFonts w:ascii="FontbitDavid" w:hAnsi="FontbitDavid"/>
          <w:spacing w:val="-2"/>
          <w:sz w:val="24"/>
          <w:rtl/>
        </w:rPr>
        <w:t xml:space="preserve">לא</w:t>
      </w:r>
      <w:r w:rsidRPr="00017C1D">
        <w:rPr>
          <w:rFonts w:ascii="FontbitDavid" w:hAnsi="FontbitDavid"/>
          <w:spacing w:val="-2"/>
          <w:sz w:val="24"/>
          <w:rtl/>
        </w:rPr>
        <w:t xml:space="preserve"> ישן - טהור, לדבריך - שמא יראה טפה כחרדל ותבלע בכיס! </w:t>
      </w:r>
    </w:p>
    <w:p>
      <w:pPr>
        <w:pStyle w:val="38"/>
        <w:rPr>
          <w:ins w:id="99070" w:author="מנוע מכני" w:date="2026-10-11T12:04:39Z"/>
        </w:rPr>
      </w:pPr>
      <w:r w:rsidRPr="00B078C3">
        <w:t xml:space="preserve">תנא, משום </w:t>
      </w:r>
      <w:ins w:id="92951" w:author="מנוע מכני" w:date="2026-10-11T12:04:39Z">
        <w:r>
          <w:t xml:space="preserve">ר"א</w:t>
        </w:r>
      </w:ins>
      <w:del w:id="92952" w:author="מנוע מכני" w:date="2026-10-11T12:04:39Z">
        <w:r w:rsidRPr="00B078C3">
          <w:delText xml:space="preserve">רבי אלעזר</w:delText>
        </w:r>
      </w:del>
      <w:del w:id="101664" w:author="מנוע מכני" w:date="2026-10-11T12:04:39Z">
        <w:r w:rsidRPr="00B078C3">
          <w:delText xml:space="preserve"> אמרו</w:delText>
        </w:r>
      </w:del>
      <w:r w:rsidRPr="00B078C3">
        <w:t xml:space="preserve">:</w:t>
      </w:r>
    </w:p>
    <w:p w:rsidR="00E403F0" w:rsidRDefault="00E403F0" w:rsidP="00E403F0">
      <w:pPr>
        <w:rPr>
          <w:rFonts w:ascii="FontbitDavid" w:hAnsi="FontbitDavid"/>
          <w:sz w:val="24"/>
          <w:rtl/>
        </w:rPr>
      </w:pPr>
      <w:del w:id="9907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עושין לו כיס של מתכת.</w:t>
      </w:r>
    </w:p>
    <w:p>
      <w:pPr>
        <w:pStyle w:val="38"/>
        <w:rPr>
          <w:ins w:id="99072" w:author="מנוע מכני" w:date="2026-10-11T12:04:39Z"/>
        </w:rPr>
      </w:pPr>
      <w:r>
        <w:tab/>
      </w:r>
      <w:r>
        <w:tab/>
      </w:r>
      <w:r>
        <w:tab/>
      </w:r>
      <w:del w:id="101665" w:author="מנוע מכני" w:date="2026-10-11T12:04:39Z">
        <w:r w:rsidRPr="00B078C3">
          <w:delText xml:space="preserve">אמר </w:delText>
        </w:r>
      </w:del>
      <w:r w:rsidRPr="00B078C3">
        <w:t xml:space="preserve">אביי:</w:t>
      </w:r>
    </w:p>
    <w:p w:rsidR="00E403F0" w:rsidRPr="00B078C3" w:rsidRDefault="00E403F0" w:rsidP="00E403F0">
      <w:pPr>
        <w:rPr>
          <w:rFonts w:ascii="FontbitDavid" w:hAnsi="FontbitDavid"/>
          <w:sz w:val="24"/>
          <w:rtl/>
        </w:rPr>
      </w:pPr>
      <w:del w:id="990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ושל נחשת.</w:t>
      </w:r>
      <w:r>
        <w:rPr>
          <w:rFonts w:ascii="FontbitDavid" w:hAnsi="FontbitDavid" w:hint="cs"/>
          <w:sz w:val="24"/>
          <w:rtl/>
        </w:rPr>
        <w:t xml:space="preserve"> </w:t>
      </w:r>
      <w:r>
        <w:rPr>
          <w:rStyle w:val="2fb"/>
          <w:rFonts w:ascii="FontbitDavid" w:hAnsi="FontbitDavid" w:hint="cs"/>
          <w:sz w:val="24"/>
          <w:rtl/>
        </w:rPr>
        <w:t xml:space="preserve">כ</w:t>
      </w:r>
      <w:ins w:id="90509" w:author="מנוע מכני" w:date="2026-10-11T12:04:39Z">
        <w:r>
          <w:rPr>
            <w:rStyle w:val="2fb"/>
            <w:rFonts w:ascii="FontbitDavid" w:hAnsi="FontbitDavid" w:hint="cs"/>
            <w:sz w:val="24"/>
            <w:rtl/>
          </w:rPr>
          <w:t xml:space="preserve">ר"י</w:t>
        </w:r>
      </w:ins>
      <w:del w:id="90510"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ד</w:t>
      </w:r>
      <w:r w:rsidRPr="00B078C3">
        <w:rPr>
          <w:rFonts w:ascii="FontbitDavid" w:hAnsi="FontbitDavid"/>
          <w:sz w:val="24"/>
          <w:rtl/>
        </w:rPr>
        <w:t>רואין אותן גבעולין של אזוב כאילו הן של נחשת.</w:t>
      </w:r>
    </w:p>
    <w:p>
      <w:pPr>
        <w:pStyle w:val="38"/>
        <w:rPr>
          <w:ins w:id="99074" w:author="מנוע מכני" w:date="2026-10-11T12:04:39Z"/>
        </w:rPr>
      </w:pPr>
      <w:ins w:id="90511" w:author="מנוע מכני" w:date="2026-10-11T12:04:39Z">
        <w:r>
          <w:t xml:space="preserve">א"ר</w:t>
        </w:r>
      </w:ins>
      <w:del w:id="90512" w:author="מנוע מכני" w:date="2026-10-11T12:04:39Z">
        <w:r w:rsidRPr="00B078C3">
          <w:delText xml:space="preserve">א''ר</w:delText>
        </w:r>
      </w:del>
      <w:r w:rsidRPr="00B078C3">
        <w:t xml:space="preserve"> פפא:</w:t>
      </w:r>
    </w:p>
    <w:p w:rsidR="00E403F0" w:rsidRDefault="00E403F0" w:rsidP="00E403F0">
      <w:pPr>
        <w:rPr>
          <w:rFonts w:ascii="FontbitDavid" w:hAnsi="FontbitDavid"/>
          <w:sz w:val="24"/>
          <w:rtl/>
        </w:rPr>
      </w:pPr>
      <w:del w:id="99075" w:author="מנוע מכני" w:date="2026-10-11T12:04:39Z">
        <w:r w:rsidRPr="00B078C3">
          <w:rPr>
            <w:rFonts w:ascii="FontbitDavid" w:hAnsi="FontbitDavid"/>
            <w:sz w:val="24"/>
            <w:rtl/>
          </w:rPr>
          <w:delText xml:space="preserve"> </w:delText>
        </w:r>
      </w:del>
      <w:ins w:id="92953" w:author="מנוע מכני" w:date="2026-10-11T12:04:39Z">
        <w:r>
          <w:rPr>
            <w:rFonts w:ascii="FontbitDavid" w:hAnsi="FontbitDavid"/>
            <w:sz w:val="24"/>
            <w:rtl/>
          </w:rPr>
          <w:t xml:space="preserve">ש"מ</w:t>
        </w:r>
      </w:ins>
      <w:del w:id="92954" w:author="מנוע מכני" w:date="2026-10-11T12:04:39Z">
        <w:r w:rsidRPr="00B078C3">
          <w:rPr>
            <w:rFonts w:ascii="FontbitDavid" w:hAnsi="FontbitDavid"/>
            <w:sz w:val="24"/>
            <w:rtl/>
          </w:rPr>
          <w:delText xml:space="preserve">שמע מינה</w:delText>
        </w:r>
      </w:del>
      <w:r w:rsidRPr="00B078C3">
        <w:rPr>
          <w:rFonts w:ascii="FontbitDavid" w:hAnsi="FontbitDavid"/>
          <w:sz w:val="24"/>
          <w:rtl/>
        </w:rPr>
        <w:t xml:space="preserve"> - מכנסים אסורים.</w:t>
      </w:r>
      <w:ins w:id="96647" w:author="מנוע מכני" w:date="2026-10-11T12:04:39Z">
        <w:r>
          <w:rPr>
            <w:rFonts w:ascii="FontbitDavid" w:hAnsi="FontbitDavid" w:hint="cs"/>
            <w:sz w:val="24"/>
            <w:rtl/>
          </w:rPr>
          <w:t xml:space="preserve"> </w:t>
        </w:r>
      </w:ins>
      <w:del w:id="96648"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והכתיב </w:t>
      </w:r>
      <w:r>
        <w:rPr>
          <w:rFonts w:ascii="FontbitDavid" w:hAnsi="FontbitDavid" w:hint="cs"/>
          <w:sz w:val="24"/>
          <w:rtl/>
        </w:rPr>
        <w:t>'</w:t>
      </w:r>
      <w:ins w:id="90353" w:author="Claude - סמנטי" w:date="2026-10-11T12:19:29Z">
        <w:r>
          <w:rPr>
            <w:rStyle w:val="afffff0"/>
            <w:rFonts w:ascii="FontbitDavid" w:hAnsi="FontbitDavid"/>
            <w:sz w:val="24"/>
            <w:rtl/>
          </w:rPr>
          <w:t xml:space="preserve">וַעֲשֵׂה לָהֶם מִכְנְסֵי בָד לְכַסּוֹת בְּשַׂר עֶרְוָה</w:t>
        </w:r>
      </w:ins>
      <w:del w:id="90354" w:author="Claude - סמנטי" w:date="2026-10-11T12:19:29Z">
        <w:r w:rsidRPr="00B078C3">
          <w:rPr>
            <w:rFonts w:ascii="FontbitDavid" w:hAnsi="FontbitDavid"/>
            <w:sz w:val="24"/>
            <w:rtl/>
          </w:rPr>
          <w:delText xml:space="preserve">ו</w:delText>
        </w:r>
        <w:r>
          <w:rPr>
            <w:rFonts w:ascii="FontbitDavid" w:hAnsi="FontbitDavid"/>
            <w:sz w:val="24"/>
            <w:rtl/>
          </w:rPr>
          <w:delText xml:space="preserve">עשה להם מכנסי בד לכסות בשר ערוה</w:delText>
        </w:r>
      </w:del>
      <w:r>
        <w:rPr>
          <w:rFonts w:ascii="FontbitDavid" w:hAnsi="FontbitDavid" w:hint="cs"/>
          <w:sz w:val="24"/>
          <w:rtl/>
        </w:rPr>
        <w:t>'</w:t>
      </w:r>
      <w:r w:rsidRPr="00B078C3">
        <w:rPr>
          <w:rFonts w:ascii="FontbitDavid" w:hAnsi="FontbitDavid"/>
          <w:sz w:val="24"/>
          <w:rtl/>
        </w:rPr>
        <w:t xml:space="preserve"> </w:t>
      </w:r>
    </w:p>
    <w:p w:rsidR="00E403F0" w:rsidRDefault="00E403F0" w:rsidP="00E403F0">
      <w:pPr>
        <w:rPr>
          <w:rFonts w:ascii="FontbitDavid" w:hAnsi="FontbitDavid"/>
          <w:sz w:val="24"/>
          <w:rtl/>
        </w:rPr>
      </w:pPr>
      <w:r w:rsidRPr="00B078C3">
        <w:rPr>
          <w:rFonts w:ascii="FontbitDavid" w:hAnsi="FontbitDavid"/>
          <w:sz w:val="24"/>
          <w:rtl/>
        </w:rPr>
        <w:t xml:space="preserve">ההוא - כדתניא: מכנסי כהנים למה הן דומין - כמין פמלניא של פרשים, למעלה - עד מתנים, </w:t>
      </w:r>
    </w:p>
    <w:p w:rsidR="00E403F0" w:rsidRPr="00017C1D" w:rsidRDefault="00E403F0" w:rsidP="00E403F0">
      <w:pPr>
        <w:ind w:left="1174" w:firstLine="266"/>
        <w:rPr>
          <w:rFonts w:ascii="FontbitDavid" w:hAnsi="FontbitDavid"/>
          <w:spacing w:val="-4"/>
          <w:sz w:val="24"/>
          <w:rtl/>
        </w:rPr>
      </w:pPr>
      <w:r w:rsidRPr="00017C1D">
        <w:rPr>
          <w:rFonts w:ascii="FontbitDavid" w:hAnsi="FontbitDavid"/>
          <w:spacing w:val="-4"/>
          <w:sz w:val="24"/>
          <w:rtl/>
        </w:rPr>
        <w:t xml:space="preserve">למטה עד ירכים, ויש להם שנצים, ואין להם </w:t>
      </w:r>
      <w:r w:rsidRPr="00017C1D">
        <w:rPr>
          <w:rFonts w:ascii="FontbitDavid" w:hAnsi="FontbitDavid"/>
          <w:spacing w:val="-4"/>
          <w:sz w:val="24"/>
          <w:rtl/>
        </w:rPr>
        <w:t xml:space="preserve">לא</w:t>
      </w:r>
      <w:r w:rsidRPr="00017C1D">
        <w:rPr>
          <w:rFonts w:ascii="FontbitDavid" w:hAnsi="FontbitDavid"/>
          <w:spacing w:val="-4"/>
          <w:sz w:val="24"/>
          <w:rtl/>
        </w:rPr>
        <w:t xml:space="preserve"> בית הנקב ולא בית הערוה.</w:t>
      </w:r>
    </w:p>
    <w:p w:rsidR="00E403F0" w:rsidRDefault="00E403F0" w:rsidP="00E403F0">
      <w:pPr>
        <w:pStyle w:val="afff3"/>
        <w:framePr w:wrap="around"/>
        <w:rPr>
          <w:rtl/>
        </w:rPr>
      </w:pPr>
      <w:r>
        <w:rPr>
          <w:rFonts w:hint="cs"/>
          <w:rtl/>
        </w:rPr>
        <w:lastRenderedPageBreak/>
        <w:t>יד.</w:t>
      </w:r>
    </w:p>
    <w:p>
      <w:pPr>
        <w:pStyle w:val="afffff8"/>
        <w:rPr>
          <w:ins w:id="90609" w:author="קלוד" w:date="2026-10-11T12:23:38Z"/>
        </w:rPr>
      </w:pPr>
      <w:ins w:id="90610" w:author="קלוד" w:date="2026-10-11T12:23:38Z">
        <w:r>
          <w:rPr>
            <w:color w:val="7B3F00"/>
          </w:rPr>
          <w:t xml:space="preserve">רוכבי גמלים - אסורין לאכול בתרומה</w:t>
        </w:r>
      </w:ins>
    </w:p>
    <w:p>
      <w:pPr>
        <w:pStyle w:val="38"/>
        <w:rPr>
          <w:ins w:id="99077" w:author="מנוע מכני" w:date="2026-10-11T12:04:39Z"/>
        </w:rPr>
      </w:pPr>
      <w:del w:id="99076" w:author="מנוע מכני" w:date="2026-10-11T12:04:39Z">
        <w:r w:rsidRPr="00EB42A6">
          <w:delText xml:space="preserve">•</w:delText>
        </w:r>
      </w:del>
      <w:r w:rsidRPr="00DF3805">
        <w:t xml:space="preserve"> </w:t>
      </w:r>
      <w:del w:id="101666" w:author="מנוע מכני" w:date="2026-10-11T12:04:39Z">
        <w:r w:rsidRPr="00B078C3">
          <w:delText xml:space="preserve">אמר </w:delText>
        </w:r>
      </w:del>
      <w:r w:rsidRPr="00B078C3">
        <w:t xml:space="preserve">אביי:</w:t>
      </w:r>
    </w:p>
    <w:p w:rsidR="00E403F0" w:rsidRPr="00B078C3" w:rsidRDefault="00E403F0" w:rsidP="00E403F0">
      <w:pPr>
        <w:rPr>
          <w:rFonts w:ascii="FontbitDavid" w:hAnsi="FontbitDavid"/>
          <w:sz w:val="24"/>
          <w:rtl/>
        </w:rPr>
      </w:pPr>
      <w:del w:id="9907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רוכבי גמלים אסורין לאכול בתרומה.</w:t>
      </w:r>
    </w:p>
    <w:p>
      <w:pPr>
        <w:pStyle w:val="38"/>
        <w:rPr>
          <w:ins w:id="99079" w:author="מנוע מכני" w:date="2026-10-11T12:04:39Z"/>
        </w:rPr>
      </w:pPr>
      <w:r w:rsidRPr="00017C1D">
        <w:t xml:space="preserve">ת</w:t>
      </w:r>
      <w:ins w:id="90513" w:author="מנוע מכני" w:date="2026-10-11T12:04:39Z">
        <w:r>
          <w:t xml:space="preserve">נ"ה</w:t>
        </w:r>
      </w:ins>
      <w:del w:id="90514" w:author="מנוע מכני" w:date="2026-10-11T12:04:39Z">
        <w:r w:rsidRPr="00017C1D">
          <w:delText xml:space="preserve">נ''ה</w:delText>
        </w:r>
      </w:del>
      <w:r w:rsidRPr="00017C1D">
        <w:t xml:space="preserve">:</w:t>
      </w:r>
    </w:p>
    <w:p w:rsidR="00E403F0" w:rsidRPr="00017C1D" w:rsidRDefault="00E403F0" w:rsidP="00E403F0">
      <w:pPr>
        <w:rPr>
          <w:rFonts w:ascii="FontbitDavid" w:hAnsi="FontbitDavid"/>
          <w:spacing w:val="-2"/>
          <w:sz w:val="24"/>
          <w:rtl/>
        </w:rPr>
      </w:pPr>
      <w:del w:id="99080"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רוכבי גמלים - כולם רשעים, הספנים - כולם צדיקים, החמרים - מהן רשעים מהן צדיקים.</w:t>
      </w:r>
    </w:p>
    <w:p w:rsidR="00E403F0" w:rsidRDefault="00E403F0" w:rsidP="00E403F0">
      <w:pPr>
        <w:rPr>
          <w:rFonts w:ascii="FontbitDavid" w:hAnsi="FontbitDavid"/>
          <w:sz w:val="24"/>
          <w:rtl/>
        </w:rPr>
      </w:pPr>
      <w:ins w:id="93553" w:author="מנוע מכני" w:date="2026-10-11T12:04:39Z">
        <w:r>
          <w:rPr>
            <w:rFonts w:ascii="FontbitDavid" w:hAnsi="FontbitDavid"/>
            <w:sz w:val="24"/>
            <w:rtl/>
          </w:rPr>
          <w:t xml:space="preserve">יש</w:t>
        </w:r>
      </w:ins>
      <w:del w:id="93554"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3551" w:author="מנוע מכני" w:date="2026-10-11T12:04:39Z">
        <w:r>
          <w:rPr>
            <w:rFonts w:ascii="FontbitDavid" w:hAnsi="FontbitDavid"/>
            <w:sz w:val="24"/>
            <w:rtl/>
          </w:rPr>
          <w:t xml:space="preserve">דאמרו</w:t>
        </w:r>
      </w:ins>
      <w:del w:id="93552"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הא דמכף, הא דלא מכף, </w:t>
      </w:r>
    </w:p>
    <w:p w:rsidR="00E403F0" w:rsidRPr="00B078C3" w:rsidRDefault="00E403F0" w:rsidP="00E403F0">
      <w:pPr>
        <w:rPr>
          <w:rFonts w:ascii="FontbitDavid" w:hAnsi="FontbitDavid"/>
          <w:sz w:val="24"/>
          <w:rtl/>
        </w:rPr>
      </w:pPr>
      <w:ins w:id="93557" w:author="מנוע מכני" w:date="2026-10-11T12:04:39Z">
        <w:r>
          <w:rPr>
            <w:rFonts w:ascii="FontbitDavid" w:hAnsi="FontbitDavid"/>
            <w:sz w:val="24"/>
            <w:rtl/>
          </w:rPr>
          <w:t xml:space="preserve">ויש</w:t>
        </w:r>
      </w:ins>
      <w:del w:id="93558"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w:t>
      </w:r>
      <w:ins w:id="93555" w:author="מנוע מכני" w:date="2026-10-11T12:04:39Z">
        <w:r>
          <w:rPr>
            <w:rFonts w:ascii="FontbitDavid" w:hAnsi="FontbitDavid"/>
            <w:sz w:val="24"/>
            <w:rtl/>
          </w:rPr>
          <w:t xml:space="preserve">דאמרו</w:t>
        </w:r>
      </w:ins>
      <w:del w:id="93556"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הא דמטרטין</w:t>
      </w:r>
      <w:r>
        <w:rPr>
          <w:rFonts w:ascii="FontbitDavid" w:hAnsi="FontbitDavid" w:hint="cs"/>
          <w:sz w:val="24"/>
          <w:rtl/>
        </w:rPr>
        <w:t>[ירך מכאן ומכאן]</w:t>
      </w:r>
      <w:r w:rsidRPr="00B078C3">
        <w:rPr>
          <w:rFonts w:ascii="FontbitDavid" w:hAnsi="FontbitDavid"/>
          <w:sz w:val="24"/>
          <w:rtl/>
        </w:rPr>
        <w:t>, הא דלא מטרטין.</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ריב"ל</w:t>
      </w:r>
      <w:r w:rsidRPr="00B078C3">
        <w:rPr>
          <w:rFonts w:ascii="FontbitDavid" w:hAnsi="FontbitDavid"/>
          <w:sz w:val="24"/>
          <w:rtl/>
        </w:rPr>
        <w:t xml:space="preserve"> </w:t>
      </w:r>
      <w:r>
        <w:rPr>
          <w:rFonts w:ascii="FontbitDavid" w:hAnsi="FontbitDavid" w:hint="cs"/>
          <w:sz w:val="24"/>
          <w:rtl/>
        </w:rPr>
        <w:t xml:space="preserve">קילל מי ששכב על גבו </w:t>
      </w:r>
      <w:r w:rsidRPr="00B078C3">
        <w:rPr>
          <w:rFonts w:ascii="FontbitDavid" w:hAnsi="FontbitDavid"/>
          <w:sz w:val="24"/>
          <w:rtl/>
        </w:rPr>
        <w:t>.</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איני, וה</w:t>
      </w:r>
      <w:ins w:id="90515" w:author="מנוע מכני" w:date="2026-10-11T12:04:39Z">
        <w:r>
          <w:rPr>
            <w:rFonts w:ascii="FontbitDavid" w:hAnsi="FontbitDavid"/>
            <w:spacing w:val="-4"/>
            <w:sz w:val="24"/>
            <w:rtl/>
          </w:rPr>
          <w:t xml:space="preserve">א"ר</w:t>
        </w:r>
      </w:ins>
      <w:del w:id="90516" w:author="מנוע מכני" w:date="2026-10-11T12:04:39Z">
        <w:r w:rsidRPr="00017C1D">
          <w:rPr>
            <w:rFonts w:ascii="FontbitDavid" w:hAnsi="FontbitDavid"/>
            <w:spacing w:val="-4"/>
            <w:sz w:val="24"/>
            <w:rtl/>
          </w:rPr>
          <w:delText xml:space="preserve">א''ר</w:delText>
        </w:r>
      </w:del>
      <w:r w:rsidRPr="00017C1D">
        <w:rPr>
          <w:rFonts w:ascii="FontbitDavid" w:hAnsi="FontbitDavid"/>
          <w:spacing w:val="-4"/>
          <w:sz w:val="24"/>
          <w:rtl/>
        </w:rPr>
        <w:t xml:space="preserve"> יוסף: פרקדן </w:t>
      </w:r>
      <w:r w:rsidRPr="00017C1D">
        <w:rPr>
          <w:rFonts w:ascii="FontbitDavid" w:hAnsi="FontbitDavid"/>
          <w:spacing w:val="-4"/>
          <w:sz w:val="24"/>
          <w:rtl/>
        </w:rPr>
        <w:t xml:space="preserve">לא</w:t>
      </w:r>
      <w:r w:rsidRPr="00017C1D">
        <w:rPr>
          <w:rFonts w:ascii="FontbitDavid" w:hAnsi="FontbitDavid"/>
          <w:spacing w:val="-4"/>
          <w:sz w:val="24"/>
          <w:rtl/>
        </w:rPr>
        <w:t xml:space="preserve"> יקרא קרית שמע, קרית שמע הוא דלא יקרא, הא מגנא - </w:t>
      </w:r>
      <w:ins w:id="98185" w:author="מנוע מכני" w:date="2026-10-11T12:04:39Z">
        <w:r>
          <w:rPr>
            <w:rFonts w:ascii="FontbitDavid" w:hAnsi="FontbitDavid"/>
            <w:spacing w:val="-4"/>
            <w:sz w:val="24"/>
            <w:rtl/>
          </w:rPr>
          <w:t xml:space="preserve">יפה</w:t>
        </w:r>
      </w:ins>
      <w:del w:id="98186" w:author="מנוע מכני" w:date="2026-10-11T12:04:39Z">
        <w:r w:rsidRPr="00017C1D">
          <w:rPr>
            <w:rFonts w:ascii="FontbitDavid" w:hAnsi="FontbitDavid"/>
            <w:spacing w:val="-4"/>
            <w:sz w:val="24"/>
            <w:rtl/>
          </w:rPr>
          <w:delText xml:space="preserve">שפיר</w:delText>
        </w:r>
      </w:del>
      <w:r w:rsidRPr="00017C1D">
        <w:rPr>
          <w:rFonts w:ascii="FontbitDavid" w:hAnsi="FontbitDavid"/>
          <w:spacing w:val="-4"/>
          <w:sz w:val="24"/>
          <w:rtl/>
        </w:rPr>
        <w:t xml:space="preserve"> דמי! </w:t>
      </w:r>
    </w:p>
    <w:p w:rsidR="00E403F0" w:rsidRPr="00524B4E" w:rsidRDefault="00E403F0" w:rsidP="00E403F0">
      <w:pPr>
        <w:pStyle w:val="a2"/>
        <w:numPr>
          <w:ilvl w:val="0"/>
          <w:numId w:val="3"/>
        </w:numPr>
        <w:ind w:left="714" w:hanging="357"/>
        <w:rPr>
          <w:rtl/>
        </w:rPr>
      </w:pPr>
      <w:r w:rsidRPr="00524B4E">
        <w:rPr>
          <w:rtl/>
        </w:rPr>
        <w:t xml:space="preserve">לענין מגנא - כי מצלי </w:t>
      </w:r>
      <w:ins w:id="98187" w:author="מנוע מכני" w:date="2026-10-11T12:04:39Z">
        <w:r>
          <w:rPr>
            <w:rtl/>
          </w:rPr>
          <w:t xml:space="preserve">יפה</w:t>
        </w:r>
      </w:ins>
      <w:del w:id="98188" w:author="מנוע מכני" w:date="2026-10-11T12:04:39Z">
        <w:r w:rsidRPr="00524B4E">
          <w:rPr>
            <w:rtl/>
          </w:rPr>
          <w:delText xml:space="preserve">שפיר</w:delText>
        </w:r>
      </w:del>
      <w:r w:rsidRPr="00524B4E">
        <w:rPr>
          <w:rtl/>
        </w:rPr>
        <w:t xml:space="preserve"> דמי, לענין ק"ש - כי מצלי אסור.</w:t>
      </w:r>
    </w:p>
    <w:p w:rsidR="00E403F0" w:rsidRPr="00524B4E" w:rsidRDefault="00E403F0" w:rsidP="00E403F0">
      <w:pPr>
        <w:pStyle w:val="a2"/>
        <w:numPr>
          <w:ilvl w:val="0"/>
          <w:numId w:val="3"/>
        </w:numPr>
        <w:ind w:left="714" w:hanging="357"/>
        <w:rPr>
          <w:rtl/>
        </w:rPr>
      </w:pPr>
      <w:r w:rsidRPr="00524B4E">
        <w:rPr>
          <w:rtl/>
        </w:rPr>
        <w:t xml:space="preserve">והא </w:t>
      </w:r>
      <w:r>
        <w:rPr>
          <w:rStyle w:val="2fb"/>
          <w:rFonts w:hint="cs"/>
          <w:rtl/>
        </w:rPr>
        <w:t xml:space="preserve">דר</w:t>
      </w:r>
      <w:ins w:id="90517" w:author="מנוע מכני" w:date="2026-10-11T12:04:39Z">
        <w:r>
          <w:rPr>
            <w:rStyle w:val="2fb"/>
            <w:rFonts w:hint="cs"/>
            <w:rtl/>
          </w:rPr>
          <w:t xml:space="preserve">י"ו</w:t>
        </w:r>
      </w:ins>
      <w:del w:id="90518" w:author="מנוע מכני" w:date="2026-10-11T12:04:39Z">
        <w:r>
          <w:rPr>
            <w:rFonts w:hint="cs"/>
            <w:rtl/>
          </w:rPr>
          <w:delText xml:space="preserve">י''ו</w:delText>
        </w:r>
      </w:del>
      <w:ins w:id="96649" w:author="מנוע מכני" w:date="2026-10-11T12:04:39Z">
        <w:r>
          <w:rPr>
            <w:rFonts w:hint="cs"/>
            <w:rtl/>
          </w:rPr>
          <w:t xml:space="preserve"> </w:t>
        </w:r>
      </w:ins>
      <w:del w:id="96650" w:author="מנוע מכני" w:date="2026-10-11T12:04:39Z">
        <w:r>
          <w:rPr>
            <w:rFonts w:hint="cs"/>
            <w:rtl/>
          </w:rPr>
          <w:delText xml:space="preserve"> </w:delText>
        </w:r>
        <w:r w:rsidRPr="00524B4E">
          <w:rPr>
            <w:rtl/>
          </w:rPr>
          <w:delText xml:space="preserve"> </w:delText>
        </w:r>
      </w:del>
      <w:r w:rsidRPr="00524B4E">
        <w:rPr>
          <w:rtl/>
        </w:rPr>
        <w:t xml:space="preserve">מצלי וקרי ק"ש! שאני </w:t>
      </w:r>
      <w:r w:rsidRPr="00524B4E">
        <w:rPr>
          <w:rStyle w:val="2fb"/>
          <w:rtl/>
        </w:rPr>
        <w:t xml:space="preserve">ר</w:t>
      </w:r>
      <w:ins w:id="90519" w:author="מנוע מכני" w:date="2026-10-11T12:04:39Z">
        <w:r>
          <w:rPr>
            <w:rStyle w:val="2fb"/>
            <w:rtl/>
          </w:rPr>
          <w:t xml:space="preserve">י"ו</w:t>
        </w:r>
      </w:ins>
      <w:del w:id="90520" w:author="מנוע מכני" w:date="2026-10-11T12:04:39Z">
        <w:r w:rsidRPr="00524B4E">
          <w:rPr>
            <w:rtl/>
          </w:rPr>
          <w:delText xml:space="preserve">י''ו</w:delText>
        </w:r>
      </w:del>
      <w:r w:rsidRPr="00524B4E">
        <w:rPr>
          <w:rtl/>
        </w:rPr>
        <w:t xml:space="preserve"> דבעל בשר </w:t>
      </w:r>
      <w:ins w:id="97701" w:author="מנוע מכני" w:date="2026-10-11T12:04:39Z">
        <w:r>
          <w:rPr>
            <w:rtl/>
          </w:rPr>
          <w:t xml:space="preserve">היה</w:t>
        </w:r>
      </w:ins>
      <w:del w:id="97702" w:author="מנוע מכני" w:date="2026-10-11T12:04:39Z">
        <w:r w:rsidRPr="00524B4E">
          <w:rPr>
            <w:rtl/>
          </w:rPr>
          <w:delText xml:space="preserve">הוה</w:delText>
        </w:r>
      </w:del>
      <w:r w:rsidRPr="00524B4E">
        <w:rPr>
          <w:rtl/>
        </w:rPr>
        <w:t xml:space="preserve">.</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295" w:author="קלוד" w:date="2026-10-11T09:07:21Z"/>
        </w:rPr>
      </w:pPr>
      <w:ins w:id="20294" w:author="קלוד" w:date="2026-10-11T09:07:21Z">
        <w:r>
          <w:t xml:space="preserve">משנה א</w:t>
        </w:r>
      </w:ins>
    </w:p>
    <w:p w:rsidR="00E403F0" w:rsidRPr="00D65BEC" w:rsidRDefault="00E403F0" w:rsidP="00E403F0">
      <w:pPr>
        <w:pStyle w:val="afff9"/>
        <w:rPr>
          <w:del w:id="20175" w:author="קלוד" w:date="2026-10-11T09:07:21Z"/>
          <w:rtl/>
        </w:rPr>
      </w:pPr>
      <w:del w:id="20174" w:author="קלוד" w:date="2026-10-11T09:07:21Z">
        <w:r w:rsidRPr="00D65BEC">
          <w:rPr>
            <w:rtl/>
          </w:rPr>
          <w:delText xml:space="preserve">מתני'.</w:delText>
        </w:r>
      </w:del>
    </w:p>
    <w:p w:rsidR="00E403F0" w:rsidRPr="00D65BEC" w:rsidRDefault="00E403F0" w:rsidP="00E403F0">
      <w:pPr>
        <w:pStyle w:val="afff9"/>
        <w:spacing w:before="120"/>
        <w:rPr>
          <w:rtl/>
        </w:rPr>
        <w:pPrChange w:id="90006" w:author="קלוד" w:date="2026-10-11T12:09:42Z">
          <w:pPr>
            <w:pStyle w:val="afff9"/>
          </w:pPr>
        </w:pPrChange>
      </w:pPr>
      <w:r w:rsidRPr="00D65BEC">
        <w:rPr>
          <w:rtl/>
        </w:rPr>
        <w:t xml:space="preserve">דרך בנות ישראל משמשות בשני עדים אחד לו ואחד לה </w:t>
      </w:r>
    </w:p>
    <w:p w:rsidR="00E403F0" w:rsidRPr="00D65BEC" w:rsidRDefault="00E403F0" w:rsidP="00E403F0">
      <w:pPr>
        <w:pStyle w:val="afff9"/>
        <w:rPr>
          <w:rtl/>
        </w:rPr>
      </w:pPr>
      <w:r w:rsidRPr="00D65BEC">
        <w:rPr>
          <w:rFonts w:hint="cs"/>
          <w:rtl/>
        </w:rPr>
        <w:t xml:space="preserve"> </w:t>
      </w:r>
      <w:r w:rsidRPr="00D65BEC">
        <w:rPr>
          <w:rFonts w:hint="cs"/>
          <w:rtl/>
        </w:rPr>
        <w:tab/>
      </w:r>
      <w:r w:rsidRPr="00D65BEC">
        <w:rPr>
          <w:rtl/>
        </w:rPr>
        <w:tab/>
      </w:r>
      <w:r w:rsidRPr="00D65BEC">
        <w:rPr>
          <w:rtl/>
        </w:rPr>
        <w:tab/>
      </w:r>
      <w:r w:rsidRPr="00D65BEC">
        <w:rPr>
          <w:rtl/>
        </w:rPr>
        <w:tab/>
        <w:t xml:space="preserve">והצנועות מתקנות שלישי לתקן את הבית </w:t>
      </w:r>
    </w:p>
    <w:p w:rsidR="00E403F0" w:rsidRPr="00D65BEC" w:rsidRDefault="00E403F0" w:rsidP="00E403F0">
      <w:pPr>
        <w:pStyle w:val="afff9"/>
        <w:rPr>
          <w:rtl/>
        </w:rPr>
      </w:pPr>
      <w:r w:rsidRPr="00D65BEC">
        <w:rPr>
          <w:rtl/>
        </w:rPr>
        <w:t>נמצא על שלו - טמאין וחייבין קרבן.</w:t>
      </w:r>
    </w:p>
    <w:p w:rsidR="00E403F0" w:rsidRPr="00D65BEC" w:rsidRDefault="00E403F0" w:rsidP="00E403F0">
      <w:pPr>
        <w:pStyle w:val="afff9"/>
        <w:rPr>
          <w:rtl/>
        </w:rPr>
      </w:pPr>
      <w:r w:rsidRPr="00D65BEC">
        <w:rPr>
          <w:rtl/>
        </w:rPr>
        <w:t xml:space="preserve">נמצא על שלה, אותיום - טמאין וחייבין בקרבן, </w:t>
      </w:r>
    </w:p>
    <w:p w:rsidR="00E403F0" w:rsidRPr="00D65BEC" w:rsidRDefault="00E403F0" w:rsidP="00E403F0">
      <w:pPr>
        <w:pStyle w:val="afff9"/>
        <w:rPr>
          <w:rtl/>
        </w:rPr>
      </w:pPr>
      <w:r w:rsidRPr="00D65BEC">
        <w:rPr>
          <w:rtl/>
        </w:rPr>
        <w:t>נמצא על שלה לאחר זמן - טמאין מספק, ופטורין מן הקרבן.</w:t>
      </w:r>
    </w:p>
    <w:p w:rsidR="00E403F0" w:rsidRPr="00D65BEC" w:rsidRDefault="00E403F0" w:rsidP="00E403F0">
      <w:pPr>
        <w:pStyle w:val="afff9"/>
        <w:rPr>
          <w:rtl/>
        </w:rPr>
      </w:pPr>
      <w:r w:rsidRPr="00D65BEC">
        <w:rPr>
          <w:rtl/>
        </w:rPr>
        <w:t xml:space="preserve">איזהו אחר זמן כדי שתרד מן המטה ותדיח פניה ואח"כ מטמאה מעת לעת </w:t>
      </w:r>
    </w:p>
    <w:p w:rsidR="00E403F0" w:rsidRPr="00D65BEC" w:rsidRDefault="00E403F0" w:rsidP="00E403F0">
      <w:pPr>
        <w:pStyle w:val="afff9"/>
        <w:rPr>
          <w:rtl/>
        </w:rPr>
      </w:pPr>
      <w:r w:rsidRPr="00D65BEC">
        <w:rPr>
          <w:rFonts w:hint="cs"/>
          <w:rtl/>
        </w:rPr>
        <w:t xml:space="preserve"> </w:t>
      </w:r>
      <w:r w:rsidRPr="00D65BEC">
        <w:rPr>
          <w:rFonts w:hint="cs"/>
          <w:rtl/>
        </w:rPr>
        <w:tab/>
      </w:r>
      <w:r w:rsidRPr="00D65BEC">
        <w:rPr>
          <w:rtl/>
        </w:rPr>
        <w:tab/>
      </w:r>
      <w:r w:rsidRPr="00D65BEC">
        <w:rPr>
          <w:rtl/>
        </w:rPr>
        <w:tab/>
        <w:t xml:space="preserve">ואינה מטמאה את בועלה </w:t>
      </w:r>
    </w:p>
    <w:p w:rsidR="00E403F0" w:rsidRPr="00D65BEC" w:rsidRDefault="00E403F0" w:rsidP="00E403F0">
      <w:pPr>
        <w:pStyle w:val="afff9"/>
        <w:rPr>
          <w:rtl/>
        </w:rPr>
      </w:pPr>
      <w:r w:rsidRPr="00D65BEC">
        <w:rPr>
          <w:rFonts w:hint="cs"/>
          <w:rtl/>
        </w:rPr>
        <w:t xml:space="preserve"> </w:t>
      </w:r>
      <w:r w:rsidRPr="00D65BEC">
        <w:rPr>
          <w:rFonts w:hint="cs"/>
          <w:rtl/>
        </w:rPr>
        <w:tab/>
      </w:r>
      <w:r w:rsidRPr="00D65BEC">
        <w:rPr>
          <w:rtl/>
        </w:rPr>
        <w:tab/>
      </w:r>
      <w:r>
        <w:rPr>
          <w:rtl/>
        </w:rPr>
        <w:t xml:space="preserve">	</w:t>
      </w:r>
      <w:r>
        <w:rPr>
          <w:rStyle w:val="TanaimMishna"/>
          <w:rtl/>
          <w:rPrChange w:id="102876" w:author="Claude" w:date="2026-10-11T09:07:54Z">
            <w:rPr>
              <w:rtl/>
            </w:rPr>
          </w:rPrChange>
        </w:rPr>
        <w:t xml:space="preserve">ר"ע</w:t>
      </w:r>
      <w:r>
        <w:rPr>
          <w:rtl/>
        </w:rPr>
        <w:t xml:space="preserve"> אומר</w:t>
      </w:r>
      <w:r>
        <w:rPr>
          <w:rStyle w:val="TanaimMishna"/>
          <w:rtl/>
          <w:rPrChange w:id="102877" w:author="Claude" w:date="2026-10-11T09:07:54Z">
            <w:rPr>
              <w:rtl/>
            </w:rPr>
          </w:rPrChange>
        </w:rPr>
        <w:t xml:space="preserve">:</w:t>
      </w:r>
      <w:r>
        <w:rPr>
          <w:rtl/>
        </w:rPr>
        <w:t xml:space="preserve"> אף מטמאה את בועלה</w:t>
      </w:r>
    </w:p>
    <w:p w:rsidR="00E403F0" w:rsidRPr="00D65BEC" w:rsidRDefault="00E403F0" w:rsidP="00E403F0">
      <w:pPr>
        <w:pStyle w:val="afff9"/>
        <w:rPr>
          <w:rtl/>
        </w:rPr>
      </w:pPr>
      <w:r w:rsidRPr="00D65BEC">
        <w:rPr>
          <w:rFonts w:hint="cs"/>
          <w:rtl/>
        </w:rPr>
        <w:t xml:space="preserve"> </w:t>
      </w:r>
      <w:r w:rsidRPr="00D65BEC">
        <w:rPr>
          <w:rFonts w:hint="cs"/>
          <w:rtl/>
        </w:rPr>
        <w:tab/>
      </w:r>
      <w:r w:rsidRPr="00D65BEC">
        <w:rPr>
          <w:rtl/>
        </w:rPr>
        <w:tab/>
      </w:r>
      <w:r>
        <w:rPr>
          <w:rtl/>
        </w:rPr>
        <w:t xml:space="preserve">	מודים </w:t>
      </w:r>
      <w:r>
        <w:rPr>
          <w:rStyle w:val="TanaimMishna"/>
          <w:rtl/>
          <w:rPrChange w:id="20006" w:author="קלוד" w:date="2026-10-11T09:07:21Z">
            <w:rPr>
              <w:rtl/>
            </w:rPr>
          </w:rPrChange>
        </w:rPr>
        <w:t xml:space="preserve">חכמים</w:t>
      </w:r>
      <w:r>
        <w:rPr>
          <w:rtl/>
        </w:rPr>
        <w:t xml:space="preserve"> ל</w:t>
      </w:r>
      <w:r>
        <w:rPr>
          <w:rStyle w:val="TanaimMishna"/>
          <w:rtl/>
          <w:rPrChange w:id="20005" w:author="קלוד" w:date="2026-10-11T09:07:21Z">
            <w:rPr>
              <w:rtl/>
            </w:rPr>
          </w:rPrChange>
        </w:rPr>
        <w:t xml:space="preserve">רבי עקיבא</w:t>
      </w:r>
      <w:r>
        <w:rPr>
          <w:rtl/>
        </w:rPr>
        <w:t xml:space="preserve"> ברואה כתם שמטמאה את בועלה.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607" w:author="קלוד" w:date="2026-10-11T12:23:38Z"/>
        </w:rPr>
      </w:pPr>
      <w:ins w:id="90608" w:author="קלוד" w:date="2026-10-11T12:23:38Z">
        <w:r>
          <w:rPr>
            <w:color w:val="7B3F00"/>
          </w:rPr>
          <w:t xml:space="preserve">דם מאכולת - אותו מקום בדוק או דחוק</w:t>
        </w:r>
      </w:ins>
    </w:p>
    <w:p w:rsidR="00E403F0" w:rsidRDefault="00E403F0" w:rsidP="00E403F0">
      <w:pPr>
        <w:rPr>
          <w:rFonts w:ascii="FontbitDavid" w:hAnsi="FontbitDavid"/>
          <w:sz w:val="24"/>
          <w:rtl/>
        </w:rPr>
      </w:pPr>
      <w:r w:rsidRPr="00B078C3">
        <w:rPr>
          <w:rFonts w:ascii="FontbitDavid" w:hAnsi="FontbitDavid"/>
          <w:sz w:val="24"/>
          <w:rtl/>
        </w:rPr>
        <w:t xml:space="preserve">וניחוש </w:t>
      </w:r>
      <w:ins w:id="95047" w:author="מנוע מכני" w:date="2026-10-11T12:04:39Z">
        <w:r>
          <w:rPr>
            <w:rFonts w:ascii="FontbitDavid" w:hAnsi="FontbitDavid"/>
            <w:sz w:val="24"/>
            <w:rtl/>
          </w:rPr>
          <w:t xml:space="preserve">שמא</w:t>
        </w:r>
      </w:ins>
      <w:del w:id="95048" w:author="מנוע מכני" w:date="2026-10-11T12:04:39Z">
        <w:r w:rsidRPr="00B078C3">
          <w:rPr>
            <w:rFonts w:ascii="FontbitDavid" w:hAnsi="FontbitDavid"/>
            <w:sz w:val="24"/>
            <w:rtl/>
          </w:rPr>
          <w:delText xml:space="preserve">דלמא</w:delText>
        </w:r>
      </w:del>
      <w:r w:rsidRPr="00B078C3">
        <w:rPr>
          <w:rFonts w:ascii="FontbitDavid" w:hAnsi="FontbitDavid"/>
          <w:sz w:val="24"/>
          <w:rtl/>
        </w:rPr>
        <w:t xml:space="preserve"> דם מאכולת הוא! </w:t>
      </w:r>
    </w:p>
    <w:p>
      <w:pPr>
        <w:pStyle w:val="38"/>
        <w:rPr>
          <w:ins w:id="99081" w:author="מנוע מכני" w:date="2026-10-11T12:04:39Z"/>
        </w:rPr>
      </w:pPr>
      <w:r>
        <w:t xml:space="preserve">א</w:t>
      </w:r>
      <w:ins w:id="90521" w:author="מנוע מכני" w:date="2026-10-11T12:04:39Z">
        <w:r>
          <w:t xml:space="preserve">ר"ז</w:t>
        </w:r>
      </w:ins>
      <w:del w:id="90522" w:author="מנוע מכני" w:date="2026-10-11T12:04:39Z">
        <w:r>
          <w:delText xml:space="preserve">ר''ז</w:delText>
        </w:r>
      </w:del>
      <w:r w:rsidRPr="00B078C3">
        <w:t xml:space="preserve">:</w:t>
      </w:r>
    </w:p>
    <w:p w:rsidR="00E403F0" w:rsidRPr="00B078C3" w:rsidRDefault="00E403F0" w:rsidP="00E403F0">
      <w:pPr>
        <w:rPr>
          <w:rFonts w:ascii="FontbitDavid" w:hAnsi="FontbitDavid"/>
          <w:sz w:val="24"/>
          <w:rtl/>
        </w:rPr>
      </w:pPr>
      <w:del w:id="9908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אותו מקום בדוק הוא אצל מאכולת, </w:t>
      </w:r>
      <w:ins w:id="93561" w:author="מנוע מכני" w:date="2026-10-11T12:04:39Z">
        <w:r>
          <w:rPr>
            <w:rFonts w:ascii="FontbitDavid" w:hAnsi="FontbitDavid"/>
            <w:sz w:val="24"/>
            <w:rtl/>
          </w:rPr>
          <w:t xml:space="preserve">ויש</w:t>
        </w:r>
      </w:ins>
      <w:del w:id="93562"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w:t>
      </w:r>
      <w:ins w:id="93559" w:author="מנוע מכני" w:date="2026-10-11T12:04:39Z">
        <w:r>
          <w:rPr>
            <w:rFonts w:ascii="FontbitDavid" w:hAnsi="FontbitDavid"/>
            <w:sz w:val="24"/>
            <w:rtl/>
          </w:rPr>
          <w:t xml:space="preserve">דאמרו</w:t>
        </w:r>
      </w:ins>
      <w:del w:id="93560"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דחוק הוא אצל מאכולת.</w:t>
      </w:r>
    </w:p>
    <w:p w:rsidR="00E403F0" w:rsidRDefault="00E403F0" w:rsidP="00E403F0">
      <w:pPr>
        <w:rPr>
          <w:rFonts w:ascii="FontbitDavid" w:hAnsi="FontbitDavid"/>
          <w:sz w:val="24"/>
          <w:rtl/>
        </w:rPr>
      </w:pPr>
      <w:ins w:id="93563" w:author="מנוע מכני" w:date="2026-10-11T12:04:39Z">
        <w:r>
          <w:rPr>
            <w:rFonts w:ascii="FontbitDavid" w:hAnsi="FontbitDavid"/>
            <w:sz w:val="24"/>
            <w:rtl/>
          </w:rPr>
          <w:t xml:space="preserve">יש</w:t>
        </w:r>
      </w:ins>
      <w:del w:id="93564"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029" w:author="Claude - סמנטי" w:date="2026-10-11T12:19:29Z">
        <w:r>
          <w:rPr>
            <w:rFonts w:ascii="FontbitDavid" w:hAnsi="FontbitDavid"/>
            <w:sz w:val="24"/>
            <w:rtl/>
          </w:rPr>
          <w:t xml:space="preserve">ביניהם</w:t>
        </w:r>
      </w:ins>
      <w:del w:id="90030"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 דאשתכח מאכולת רצופה, להך לישנא דאמר בדוק הוא - הא </w:t>
      </w:r>
      <w:ins w:id="97089" w:author="מנוע מכני" w:date="2026-10-11T12:04:39Z">
        <w:r>
          <w:rPr>
            <w:rFonts w:ascii="FontbitDavid" w:hAnsi="FontbitDavid"/>
            <w:sz w:val="24"/>
            <w:rtl/>
          </w:rPr>
          <w:t xml:space="preserve">מעולם</w:t>
        </w:r>
      </w:ins>
      <w:del w:id="97090" w:author="מנוע מכני" w:date="2026-10-11T12:04:39Z">
        <w:r w:rsidRPr="00B078C3">
          <w:rPr>
            <w:rFonts w:ascii="FontbitDavid" w:hAnsi="FontbitDavid"/>
            <w:sz w:val="24"/>
            <w:rtl/>
          </w:rPr>
          <w:delText xml:space="preserve">מעלמא</w:delText>
        </w:r>
      </w:del>
      <w:r w:rsidRPr="00B078C3">
        <w:rPr>
          <w:rFonts w:ascii="FontbitDavid" w:hAnsi="FontbitDavid"/>
          <w:sz w:val="24"/>
          <w:rtl/>
        </w:rPr>
        <w:t xml:space="preserve"> אתאי, להך לישנא דאמר דחוק הוא - אימא שמש רצפה.</w:t>
      </w:r>
    </w:p>
    <w:p w:rsidR="00E403F0" w:rsidRPr="00B078C3" w:rsidRDefault="00E403F0" w:rsidP="00E403F0">
      <w:pPr>
        <w:rPr>
          <w:rFonts w:ascii="FontbitDavid" w:hAnsi="FontbitDavid"/>
          <w:sz w:val="24"/>
          <w:rtl/>
        </w:rPr>
      </w:pPr>
    </w:p>
    <w:p>
      <w:pPr>
        <w:pStyle w:val="afffff8"/>
        <w:rPr>
          <w:ins w:id="90605" w:author="קלוד" w:date="2026-10-11T12:23:38Z"/>
        </w:rPr>
      </w:pPr>
      <w:ins w:id="90606" w:author="קלוד" w:date="2026-10-11T12:23:38Z">
        <w:r>
          <w:rPr>
            <w:color w:val="7B3F00"/>
          </w:rPr>
          <w:t xml:space="preserve">בדקה בעד הבדוק לה וטחתו בירכה - נדה או כתם</w:t>
        </w:r>
      </w:ins>
    </w:p>
    <w:p>
      <w:pPr>
        <w:pStyle w:val="38"/>
        <w:rPr>
          <w:ins w:id="101591" w:author="מנוע מכני" w:date="2026-10-11T12:04:39Z"/>
        </w:rPr>
      </w:pPr>
      <w:r w:rsidRPr="00B078C3">
        <w:t xml:space="preserve">אתמר,</w:t>
      </w:r>
    </w:p>
    <w:p w:rsidR="00E403F0" w:rsidRPr="00B078C3" w:rsidRDefault="00E403F0" w:rsidP="00E403F0">
      <w:pPr>
        <w:rPr>
          <w:rFonts w:ascii="FontbitDavid" w:hAnsi="FontbitDavid"/>
          <w:sz w:val="24"/>
          <w:rtl/>
        </w:rPr>
      </w:pPr>
      <w:del w:id="1015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בדקה בעד הבדוק לה, וטחתו בירכה, ולמחר מצאה </w:t>
      </w:r>
      <w:ins w:id="95049" w:author="מנוע מכני" w:date="2026-10-11T12:04:39Z">
        <w:r>
          <w:rPr>
            <w:rFonts w:ascii="FontbitDavid" w:hAnsi="FontbitDavid"/>
            <w:sz w:val="24"/>
            <w:rtl/>
          </w:rPr>
          <w:t xml:space="preserve">עליו</w:t>
        </w:r>
      </w:ins>
      <w:del w:id="9505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דם, </w:t>
      </w:r>
      <w:r>
        <w:rPr>
          <w:rStyle w:val="2fb"/>
          <w:rFonts w:ascii="FontbitDavid" w:hAnsi="FontbitDavid" w:hint="cs"/>
          <w:sz w:val="24"/>
          <w:rtl/>
        </w:rPr>
        <w:t>רב</w:t>
      </w:r>
      <w:r w:rsidRPr="00B078C3">
        <w:rPr>
          <w:rFonts w:ascii="FontbitDavid" w:hAnsi="FontbitDavid"/>
          <w:sz w:val="24"/>
          <w:rtl/>
        </w:rPr>
        <w:t>: טמאה נדה.</w:t>
      </w:r>
    </w:p>
    <w:p>
      <w:pPr>
        <w:pStyle w:val="38"/>
        <w:rPr>
          <w:ins w:id="99083" w:author="מנוע מכני" w:date="2026-10-11T12:04:39Z"/>
        </w:rPr>
      </w:pPr>
      <w:ins w:id="90523" w:author="מנוע מכני" w:date="2026-10-11T12:04:39Z">
        <w:r>
          <w:t xml:space="preserve">א"ל</w:t>
        </w:r>
      </w:ins>
      <w:del w:id="90524" w:author="מנוע מכני" w:date="2026-10-11T12:04:39Z">
        <w:r>
          <w:delText xml:space="preserve">א''ל</w:delText>
        </w:r>
      </w:del>
      <w:r>
        <w:t xml:space="preserve"> רש</w:t>
      </w:r>
      <w:ins w:id="90525" w:author="מנוע מכני" w:date="2026-10-11T12:04:39Z">
        <w:r>
          <w:t xml:space="preserve">ב"ח</w:t>
        </w:r>
      </w:ins>
      <w:del w:id="90526" w:author="מנוע מכני" w:date="2026-10-11T12:04:39Z">
        <w:r>
          <w:delText xml:space="preserve">ב''ח</w:delText>
        </w:r>
      </w:del>
      <w:r w:rsidRPr="00B078C3">
        <w:t xml:space="preserve">:</w:t>
      </w:r>
    </w:p>
    <w:p w:rsidR="00E403F0" w:rsidRPr="00B078C3" w:rsidRDefault="00E403F0" w:rsidP="00E403F0">
      <w:pPr>
        <w:rPr>
          <w:rFonts w:ascii="FontbitDavid" w:hAnsi="FontbitDavid"/>
          <w:sz w:val="24"/>
          <w:rtl/>
        </w:rPr>
      </w:pPr>
      <w:del w:id="990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w:t>
      </w:r>
      <w:r>
        <w:rPr>
          <w:rFonts w:ascii="FontbitDavid" w:hAnsi="FontbitDavid"/>
          <w:sz w:val="24"/>
          <w:rtl/>
        </w:rPr>
        <w:t xml:space="preserve">א חוששת אמרת </w:t>
      </w:r>
      <w:ins w:id="97879" w:author="מנוע מכני" w:date="2026-10-11T12:04:39Z">
        <w:r>
          <w:rPr>
            <w:rFonts w:ascii="FontbitDavid" w:hAnsi="FontbitDavid"/>
            <w:sz w:val="24"/>
            <w:rtl/>
          </w:rPr>
          <w:t xml:space="preserve">לנו</w:t>
        </w:r>
      </w:ins>
      <w:del w:id="97880" w:author="מנוע מכני" w:date="2026-10-11T12:04:39Z">
        <w:r>
          <w:rPr>
            <w:rFonts w:ascii="FontbitDavid" w:hAnsi="FontbitDavid"/>
            <w:sz w:val="24"/>
            <w:rtl/>
          </w:rPr>
          <w:delText xml:space="preserve">לן</w:delText>
        </w:r>
      </w:del>
      <w:r>
        <w:rPr>
          <w:rFonts w:ascii="FontbitDavid" w:hAnsi="FontbitDavid"/>
          <w:sz w:val="24"/>
          <w:rtl/>
        </w:rPr>
        <w:t xml:space="preserve">! איתמר </w:t>
      </w:r>
      <w:ins w:id="93565" w:author="מנוע מכני" w:date="2026-10-11T12:04:39Z">
        <w:r>
          <w:rPr>
            <w:rFonts w:ascii="FontbitDavid" w:hAnsi="FontbitDavid"/>
            <w:sz w:val="24"/>
            <w:rtl/>
          </w:rPr>
          <w:t xml:space="preserve">גם</w:t>
        </w:r>
      </w:ins>
      <w:del w:id="93566" w:author="מנוע מכני" w:date="2026-10-11T12:04:39Z">
        <w:r>
          <w:rPr>
            <w:rFonts w:ascii="FontbitDavid" w:hAnsi="FontbitDavid"/>
            <w:sz w:val="24"/>
            <w:rtl/>
          </w:rPr>
          <w:delText xml:space="preserve">נמי</w:delText>
        </w:r>
      </w:del>
      <w:r>
        <w:rPr>
          <w:rFonts w:ascii="FontbitDavid" w:hAnsi="FontbitDavid"/>
          <w:sz w:val="24"/>
          <w:rtl/>
        </w:rPr>
        <w:t xml:space="preserve">, </w:t>
      </w:r>
      <w:r>
        <w:rPr>
          <w:rStyle w:val="2fb"/>
          <w:rFonts w:ascii="FontbitDavid" w:hAnsi="FontbitDavid" w:hint="cs"/>
          <w:sz w:val="24"/>
          <w:rtl/>
        </w:rPr>
        <w:t>מ</w:t>
      </w:r>
      <w:r w:rsidRPr="00B078C3">
        <w:rPr>
          <w:rStyle w:val="2fb"/>
          <w:rFonts w:ascii="FontbitDavid" w:hAnsi="FontbitDavid"/>
          <w:sz w:val="24"/>
          <w:rtl/>
        </w:rPr>
        <w:t xml:space="preserve">שמואל</w:t>
      </w:r>
      <w:r w:rsidRPr="00B078C3">
        <w:rPr>
          <w:rFonts w:ascii="FontbitDavid" w:hAnsi="FontbitDavid"/>
          <w:sz w:val="24"/>
          <w:rtl/>
        </w:rPr>
        <w:t xml:space="preserve"> וכן מורין בי מדרשא: טמאה נדה.</w:t>
      </w:r>
    </w:p>
    <w:p w:rsidR="00E403F0" w:rsidRDefault="00E403F0" w:rsidP="00E403F0">
      <w:pPr>
        <w:rPr>
          <w:rFonts w:ascii="FontbitDavid" w:hAnsi="FontbitDavid"/>
          <w:sz w:val="24"/>
          <w:rtl/>
        </w:rPr>
      </w:pPr>
    </w:p>
    <w:p>
      <w:pPr>
        <w:pStyle w:val="afffff8"/>
        <w:rPr>
          <w:ins w:id="90603" w:author="קלוד" w:date="2026-10-11T12:23:38Z"/>
        </w:rPr>
      </w:pPr>
      <w:ins w:id="90604" w:author="קלוד" w:date="2026-10-11T12:23:38Z">
        <w:r>
          <w:rPr>
            <w:color w:val="7B3F00"/>
          </w:rPr>
          <w:t xml:space="preserve">בדקה בעד שאינו בדוק והניחתו בקופסא - נדה או כתם</w:t>
        </w:r>
      </w:ins>
    </w:p>
    <w:p>
      <w:pPr>
        <w:pStyle w:val="38"/>
        <w:rPr>
          <w:ins w:id="101593" w:author="מנוע מכני" w:date="2026-10-11T12:04:39Z"/>
        </w:rPr>
      </w:pPr>
      <w:del w:id="101849" w:author="מנוע מכני" w:date="2026-10-11T12:04:39Z">
        <w:r w:rsidRPr="00E744B3">
          <w:delText xml:space="preserve">• </w:delText>
        </w:r>
      </w:del>
      <w:r w:rsidRPr="00B078C3">
        <w:t xml:space="preserve">אתמר,</w:t>
      </w:r>
    </w:p>
    <w:p w:rsidR="00E403F0" w:rsidRDefault="00E403F0" w:rsidP="00E403F0">
      <w:pPr>
        <w:rPr>
          <w:rFonts w:ascii="FontbitDavid" w:hAnsi="FontbitDavid"/>
          <w:sz w:val="24"/>
          <w:rtl/>
        </w:rPr>
      </w:pPr>
      <w:del w:id="1015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בדקה בעד שאינו בדוק לה והניחתו בקופסא, ולמחר מצאה עליו דם, </w:t>
      </w:r>
    </w:p>
    <w:p>
      <w:pPr>
        <w:pStyle w:val="38"/>
        <w:rPr>
          <w:ins w:id="99086" w:author="מנוע מכני" w:date="2026-10-11T12:04:39Z"/>
        </w:rPr>
      </w:pPr>
      <w:del w:id="99085" w:author="מנוע מכני" w:date="2026-10-11T12:04:39Z">
        <w:r w:rsidRPr="00E744B3">
          <w:delText xml:space="preserve">•</w:delText>
        </w:r>
      </w:del>
      <w:r w:rsidRPr="00E744B3">
        <w:t xml:space="preserve"> </w:t>
      </w:r>
      <w:r w:rsidRPr="00B078C3">
        <w:t xml:space="preserve">א"ר יוסף:</w:t>
      </w:r>
    </w:p>
    <w:p w:rsidR="00E403F0" w:rsidRPr="00B078C3" w:rsidRDefault="00E403F0" w:rsidP="00E403F0">
      <w:pPr>
        <w:rPr>
          <w:rFonts w:ascii="FontbitDavid" w:hAnsi="FontbitDavid"/>
          <w:sz w:val="24"/>
          <w:rtl/>
        </w:rPr>
      </w:pPr>
      <w:del w:id="990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ימיו של </w:t>
      </w:r>
      <w:r w:rsidRPr="00B078C3">
        <w:rPr>
          <w:rStyle w:val="2fb"/>
          <w:rFonts w:ascii="FontbitDavid" w:hAnsi="FontbitDavid"/>
          <w:sz w:val="24"/>
          <w:rtl/>
        </w:rPr>
        <w:t xml:space="preserve">ר' חייא</w:t>
      </w:r>
      <w:r w:rsidRPr="00B078C3">
        <w:rPr>
          <w:rFonts w:ascii="FontbitDavid" w:hAnsi="FontbitDavid"/>
          <w:sz w:val="24"/>
          <w:rtl/>
        </w:rPr>
        <w:t xml:space="preserve"> טימא, ולעת זקנתו טיהר.</w:t>
      </w:r>
    </w:p>
    <w:p>
      <w:pPr>
        <w:pStyle w:val="afffff8"/>
        <w:rPr>
          <w:ins w:id="90601" w:author="קלוד" w:date="2026-10-11T12:23:38Z"/>
        </w:rPr>
      </w:pPr>
      <w:ins w:id="90602" w:author="קלוד" w:date="2026-10-11T12:23:38Z">
        <w:r>
          <w:rPr>
            <w:color w:val="7B3F00"/>
          </w:rPr>
          <w:t xml:space="preserve">האם טיהר ר' חייא משום נדה או משום כתם</w:t>
        </w:r>
      </w:ins>
    </w:p>
    <w:p>
      <w:pPr>
        <w:pStyle w:val="38"/>
        <w:rPr>
          <w:ins w:id="99089" w:author="מנוע מכני" w:date="2026-10-11T12:04:39Z"/>
        </w:rPr>
      </w:pPr>
      <w:del w:id="99088" w:author="מנוע מכני" w:date="2026-10-11T12:04:39Z">
        <w:r w:rsidRPr="00E744B3">
          <w:delText xml:space="preserve">•</w:delText>
        </w:r>
      </w:del>
      <w:r w:rsidRPr="00E744B3">
        <w:t xml:space="preserve"> </w:t>
      </w:r>
      <w:r w:rsidRPr="00111789">
        <w:t>איבעיא</w:t>
      </w:r>
      <w:r>
        <w:t xml:space="preserve"> </w:t>
      </w:r>
      <w:r w:rsidRPr="0051270A">
        <w:t>להו</w:t>
      </w:r>
      <w:r w:rsidRPr="00B078C3">
        <w:t xml:space="preserve"> </w:t>
      </w:r>
      <w:r>
        <w:t xml:space="preserve">איך</w:t>
      </w:r>
      <w:del w:id="101667" w:author="מנוע מכני" w:date="2026-10-11T12:04:39Z">
        <w:r>
          <w:delText xml:space="preserve"> </w:delText>
        </w:r>
        <w:r w:rsidRPr="00B078C3">
          <w:delText xml:space="preserve">אמר</w:delText>
        </w:r>
      </w:del>
      <w:r w:rsidRPr="00B078C3">
        <w:t xml:space="preserve">:</w:t>
      </w:r>
    </w:p>
    <w:p w:rsidR="00E403F0" w:rsidRDefault="00E403F0" w:rsidP="00E403F0">
      <w:pPr>
        <w:pStyle w:val="a3"/>
        <w:rPr>
          <w:rtl/>
        </w:rPr>
      </w:pPr>
      <w:del w:id="99090" w:author="מנוע מכני" w:date="2026-10-11T12:04:39Z">
        <w:r w:rsidRPr="00B078C3">
          <w:rPr>
            <w:rtl/>
          </w:rPr>
          <w:delText xml:space="preserve"> </w:delText>
        </w:r>
      </w:del>
      <w:r w:rsidRPr="00B078C3">
        <w:rPr>
          <w:rtl/>
        </w:rPr>
        <w:t xml:space="preserve">כל ימיו טימא משום נדה, ולעת זקנתו - טיהר משום נדה וטימא משום כתם, </w:t>
      </w:r>
    </w:p>
    <w:p>
      <w:pPr>
        <w:pStyle w:val="38"/>
        <w:rPr>
          <w:ins w:id="99091" w:author="מנוע מכני" w:date="2026-10-11T12:04:39Z"/>
        </w:rPr>
      </w:pPr>
      <w:r>
        <w:tab/>
      </w:r>
      <w:r>
        <w:tab/>
      </w:r>
      <w:r>
        <w:tab/>
      </w:r>
      <w:r>
        <w:t xml:space="preserve">א</w:t>
      </w:r>
      <w:ins w:id="90527" w:author="מנוע מכני" w:date="2026-10-11T12:04:39Z">
        <w:r>
          <w:t xml:space="preserve">ו"ד</w:t>
        </w:r>
      </w:ins>
      <w:del w:id="90528" w:author="מנוע מכני" w:date="2026-10-11T12:04:39Z">
        <w:r>
          <w:delText xml:space="preserve">ו''ד</w:delText>
        </w:r>
      </w:del>
      <w:r w:rsidRPr="00B078C3">
        <w:t xml:space="preserve">:</w:t>
      </w:r>
    </w:p>
    <w:p w:rsidR="00E403F0" w:rsidRDefault="00E403F0" w:rsidP="00E403F0">
      <w:pPr>
        <w:rPr>
          <w:rFonts w:ascii="FontbitDavid" w:hAnsi="FontbitDavid"/>
          <w:sz w:val="24"/>
          <w:rtl/>
        </w:rPr>
      </w:pPr>
      <w:del w:id="990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ימיו טימא משום כתם, ולעת זקנתו טיהר מולא כלום? </w:t>
      </w:r>
    </w:p>
    <w:p>
      <w:pPr>
        <w:pStyle w:val="38"/>
        <w:rPr>
          <w:ins w:id="99093" w:author="מנוע מכני" w:date="2026-10-11T12:04:39Z"/>
        </w:rPr>
      </w:pPr>
      <w:ins w:id="90529" w:author="מנוע מכני" w:date="2026-10-11T12:04:39Z">
        <w:r>
          <w:t xml:space="preserve">ת"ש</w:t>
        </w:r>
      </w:ins>
      <w:del w:id="90530" w:author="מנוע מכני" w:date="2026-10-11T12:04:39Z">
        <w:r>
          <w:delText xml:space="preserve">ת''ש</w:delText>
        </w:r>
      </w:del>
      <w:r w:rsidRPr="00B078C3">
        <w:t xml:space="preserve"> </w:t>
      </w:r>
      <w:r w:rsidRPr="00B078C3">
        <w:t xml:space="preserve">דתניא</w:t>
      </w:r>
      <w:r w:rsidRPr="00B078C3">
        <w:t xml:space="preserve">:</w:t>
      </w:r>
    </w:p>
    <w:p w:rsidR="00E403F0" w:rsidRDefault="00E403F0" w:rsidP="00E403F0">
      <w:pPr>
        <w:rPr>
          <w:rFonts w:ascii="FontbitDavid" w:hAnsi="FontbitDavid"/>
          <w:sz w:val="24"/>
          <w:rtl/>
        </w:rPr>
      </w:pPr>
      <w:del w:id="990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בדקה בעד שאינו בדוק לה והניחתו בקופסא, ולמחר מצאה עליו דם, </w:t>
      </w:r>
    </w:p>
    <w:p w:rsidR="00E403F0" w:rsidRPr="00B078C3" w:rsidRDefault="00E403F0" w:rsidP="00E403F0">
      <w:pPr>
        <w:ind w:firstLine="0"/>
        <w:rPr>
          <w:rFonts w:ascii="FontbitDavid" w:hAnsi="FontbitDavid"/>
          <w:sz w:val="24"/>
          <w:rtl/>
        </w:rPr>
      </w:pPr>
      <w:r w:rsidRPr="00B078C3">
        <w:rPr>
          <w:rStyle w:val="2fb"/>
          <w:rFonts w:ascii="FontbitDavid" w:hAnsi="FontbitDavid"/>
          <w:sz w:val="24"/>
          <w:rtl/>
        </w:rPr>
        <w:t xml:space="preserve">רבי</w:t>
      </w:r>
      <w:r w:rsidRPr="00B078C3">
        <w:rPr>
          <w:rFonts w:ascii="FontbitDavid" w:hAnsi="FontbitDavid"/>
          <w:sz w:val="24"/>
          <w:rtl/>
        </w:rPr>
        <w:t xml:space="preserve"> אומר טמאה משום נדה, </w:t>
      </w:r>
      <w:r w:rsidRPr="004A3E07">
        <w:rPr>
          <w:rStyle w:val="2fb"/>
          <w:rFonts w:ascii="FontbitDavid" w:hAnsi="FontbitDavid"/>
          <w:b/>
          <w:bCs/>
          <w:sz w:val="24"/>
          <w:rtl/>
        </w:rPr>
        <w:t xml:space="preserve">ורבי חייא</w:t>
      </w:r>
      <w:r w:rsidRPr="004A3E07">
        <w:rPr>
          <w:rFonts w:ascii="FontbitDavid" w:hAnsi="FontbitDavid"/>
          <w:b/>
          <w:bCs/>
          <w:sz w:val="24"/>
          <w:rtl/>
        </w:rPr>
        <w:t xml:space="preserve"> </w:t>
      </w:r>
      <w:r w:rsidRPr="004A3E07">
        <w:rPr>
          <w:rFonts w:ascii="FontbitDavid" w:hAnsi="FontbitDavid"/>
          <w:b/>
          <w:bCs/>
          <w:sz w:val="24"/>
          <w:rtl/>
        </w:rPr>
        <w:t xml:space="preserve">אמר</w:t>
      </w:r>
      <w:r w:rsidRPr="004A3E07">
        <w:rPr>
          <w:rFonts w:ascii="FontbitDavid" w:hAnsi="FontbitDavid"/>
          <w:b/>
          <w:bCs/>
          <w:sz w:val="24"/>
          <w:rtl/>
        </w:rPr>
        <w:t xml:space="preserve"> טמאה משום כתם</w:t>
      </w:r>
      <w:r w:rsidRPr="00B078C3">
        <w:rPr>
          <w:rFonts w:ascii="FontbitDavid" w:hAnsi="FontbitDavid"/>
          <w:sz w:val="24"/>
          <w:rtl/>
        </w:rPr>
        <w:t>.</w:t>
      </w:r>
    </w:p>
    <w:p w:rsidR="00E403F0" w:rsidRDefault="00E403F0" w:rsidP="00E403F0">
      <w:pPr>
        <w:pStyle w:val="afff3"/>
        <w:framePr w:wrap="around"/>
        <w:rPr>
          <w:rtl/>
        </w:rPr>
      </w:pPr>
      <w:r>
        <w:rPr>
          <w:rFonts w:hint="cs"/>
          <w:rtl/>
        </w:rPr>
        <w:t>יד:</w:t>
      </w:r>
    </w:p>
    <w:p>
      <w:pPr>
        <w:pStyle w:val="38"/>
        <w:rPr>
          <w:ins w:id="99095" w:author="מנוע מכני" w:date="2026-10-11T12:04:39Z"/>
        </w:rPr>
      </w:pPr>
      <w:ins w:id="90531" w:author="מנוע מכני" w:date="2026-10-11T12:04:39Z">
        <w:r>
          <w:t xml:space="preserve">א"ל</w:t>
        </w:r>
      </w:ins>
      <w:del w:id="90532" w:author="מנוע מכני" w:date="2026-10-11T12:04:39Z">
        <w:r>
          <w:delText xml:space="preserve">א''ל</w:delText>
        </w:r>
      </w:del>
      <w:r>
        <w:t xml:space="preserve"> </w:t>
      </w:r>
      <w:ins w:id="90533" w:author="מנוע מכני" w:date="2026-10-11T12:04:39Z">
        <w:r>
          <w:t xml:space="preserve">ר"ח</w:t>
        </w:r>
      </w:ins>
      <w:del w:id="90534" w:author="מנוע מכני" w:date="2026-10-11T12:04:39Z">
        <w:r>
          <w:delText xml:space="preserve">ר''ח</w:delText>
        </w:r>
      </w:del>
      <w:r w:rsidRPr="00B078C3">
        <w:t xml:space="preserve">:</w:t>
      </w:r>
    </w:p>
    <w:p w:rsidR="00E403F0" w:rsidRPr="00B078C3" w:rsidRDefault="00E403F0" w:rsidP="00E403F0">
      <w:pPr>
        <w:rPr>
          <w:rFonts w:ascii="FontbitDavid" w:hAnsi="FontbitDavid"/>
          <w:sz w:val="24"/>
          <w:rtl/>
        </w:rPr>
      </w:pPr>
      <w:del w:id="990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 אתה מודה שצריכה כגריס ועוד? </w:t>
      </w:r>
      <w:r w:rsidRPr="00B078C3">
        <w:rPr>
          <w:rFonts w:ascii="FontbitDavid" w:hAnsi="FontbitDavid"/>
          <w:sz w:val="24"/>
          <w:rtl/>
        </w:rPr>
        <w:t xml:space="preserve">א"ל</w:t>
      </w:r>
      <w:r w:rsidRPr="00B078C3">
        <w:rPr>
          <w:rFonts w:ascii="FontbitDavid" w:hAnsi="FontbitDavid"/>
          <w:sz w:val="24"/>
          <w:rtl/>
        </w:rPr>
        <w:t xml:space="preserve">: אבל.</w:t>
      </w:r>
      <w:r>
        <w:rPr>
          <w:rFonts w:ascii="FontbitDavid" w:hAnsi="FontbitDavid" w:hint="cs"/>
          <w:sz w:val="24"/>
          <w:rtl/>
        </w:rPr>
        <w:t xml:space="preserve"> </w:t>
      </w:r>
      <w:ins w:id="90001" w:author="מנוע מכני" w:date="2026-10-11T12:04:39Z">
        <w:r>
          <w:rPr>
            <w:rFonts w:ascii="FontbitDavid" w:hAnsi="FontbitDavid" w:hint="cs"/>
            <w:sz w:val="24"/>
            <w:rtl/>
          </w:rPr>
          <w:t xml:space="preserve">א"ל</w:t>
        </w:r>
      </w:ins>
      <w:del w:id="90002" w:author="מנוע מכני" w:date="2026-10-11T12:04:39Z">
        <w:r>
          <w:rPr>
            <w:rFonts w:ascii="FontbitDavid" w:hAnsi="FontbitDavid" w:hint="cs"/>
            <w:sz w:val="24"/>
            <w:rtl/>
          </w:rPr>
          <w:delText xml:space="preserve">א'ל</w:delText>
        </w:r>
      </w:del>
      <w:ins w:id="97289" w:author="מנוע מכני" w:date="2026-10-11T12:04:39Z">
        <w:r>
          <w:rPr>
            <w:rFonts w:ascii="FontbitDavid" w:hAnsi="FontbitDavid" w:hint="cs"/>
            <w:sz w:val="24"/>
            <w:rtl/>
          </w:rPr>
          <w:t xml:space="preserve">:</w:t>
        </w:r>
      </w:ins>
      <w:del w:id="9729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r w:rsidRPr="00B078C3">
        <w:rPr>
          <w:rFonts w:ascii="FontbitDavid" w:hAnsi="FontbitDavid"/>
          <w:sz w:val="24"/>
          <w:rtl/>
        </w:rPr>
        <w:t xml:space="preserve"> </w:t>
      </w:r>
      <w:r w:rsidRPr="00B078C3">
        <w:rPr>
          <w:rFonts w:ascii="FontbitDavid" w:hAnsi="FontbitDavid"/>
          <w:sz w:val="24"/>
          <w:rtl/>
        </w:rPr>
        <w:t xml:space="preserve">א"כ</w:t>
      </w:r>
      <w:r w:rsidRPr="00B078C3">
        <w:rPr>
          <w:rFonts w:ascii="FontbitDavid" w:hAnsi="FontbitDavid"/>
          <w:sz w:val="24"/>
          <w:rtl/>
        </w:rPr>
        <w:t xml:space="preserve"> אף אתה עשיתו כתם.</w:t>
      </w:r>
    </w:p>
    <w:p>
      <w:pPr>
        <w:pStyle w:val="38"/>
        <w:rPr>
          <w:ins w:id="99097" w:author="מנוע מכני" w:date="2026-10-11T12:04:39Z"/>
        </w:rPr>
      </w:pPr>
      <w:r w:rsidRPr="00017C1D">
        <w:t xml:space="preserve">ורבי סבר:</w:t>
      </w:r>
    </w:p>
    <w:p w:rsidR="00E403F0" w:rsidRPr="00017C1D" w:rsidRDefault="00E403F0" w:rsidP="00E403F0">
      <w:pPr>
        <w:pStyle w:val="a3"/>
        <w:rPr>
          <w:spacing w:val="-6"/>
          <w:rtl/>
        </w:rPr>
      </w:pPr>
      <w:del w:id="99098" w:author="מנוע מכני" w:date="2026-10-11T12:04:39Z">
        <w:r w:rsidRPr="00017C1D">
          <w:rPr>
            <w:spacing w:val="-6"/>
            <w:rtl/>
          </w:rPr>
          <w:delText xml:space="preserve"> </w:delText>
        </w:r>
      </w:del>
      <w:ins w:id="93567" w:author="מנוע מכני" w:date="2026-10-11T12:04:39Z">
        <w:r>
          <w:rPr>
            <w:spacing w:val="-6"/>
            <w:rtl/>
          </w:rPr>
          <w:t xml:space="preserve">צריך</w:t>
        </w:r>
      </w:ins>
      <w:del w:id="93568" w:author="מנוע מכני" w:date="2026-10-11T12:04:39Z">
        <w:r w:rsidRPr="00017C1D">
          <w:rPr>
            <w:spacing w:val="-6"/>
            <w:rtl/>
          </w:rPr>
          <w:delText xml:space="preserve">בעינן</w:delText>
        </w:r>
      </w:del>
      <w:r w:rsidRPr="00017C1D">
        <w:rPr>
          <w:spacing w:val="-6"/>
          <w:rtl/>
        </w:rPr>
        <w:t xml:space="preserve"> כגריס ועוד לאפוקי מדם מאכולת, וכיון </w:t>
      </w:r>
      <w:ins w:id="98189" w:author="מנוע מכני" w:date="2026-10-11T12:04:39Z">
        <w:r>
          <w:rPr>
            <w:spacing w:val="-6"/>
            <w:rtl/>
          </w:rPr>
          <w:t xml:space="preserve">דיצא</w:t>
        </w:r>
      </w:ins>
      <w:del w:id="98190" w:author="מנוע מכני" w:date="2026-10-11T12:04:39Z">
        <w:r w:rsidRPr="00017C1D">
          <w:rPr>
            <w:spacing w:val="-6"/>
            <w:rtl/>
          </w:rPr>
          <w:delText xml:space="preserve">דנפק</w:delText>
        </w:r>
      </w:del>
      <w:r w:rsidRPr="00017C1D">
        <w:rPr>
          <w:spacing w:val="-6"/>
          <w:rtl/>
        </w:rPr>
        <w:t xml:space="preserve"> לה מדם מאכולת - ודאי מגופה </w:t>
      </w:r>
      <w:ins w:id="95051" w:author="מנוע מכני" w:date="2026-10-11T12:04:39Z">
        <w:r>
          <w:rPr>
            <w:spacing w:val="-6"/>
            <w:rtl/>
          </w:rPr>
          <w:t xml:space="preserve">בא</w:t>
        </w:r>
      </w:ins>
      <w:del w:id="95052" w:author="מנוע מכני" w:date="2026-10-11T12:04:39Z">
        <w:r w:rsidRPr="00017C1D">
          <w:rPr>
            <w:spacing w:val="-6"/>
            <w:rtl/>
          </w:rPr>
          <w:delText xml:space="preserve">אתא</w:delText>
        </w:r>
      </w:del>
      <w:r w:rsidRPr="00017C1D">
        <w:rPr>
          <w:spacing w:val="-6"/>
          <w:rtl/>
        </w:rPr>
        <w:t xml:space="preserve">.</w:t>
      </w:r>
    </w:p>
    <w:p w:rsidR="00E403F0" w:rsidRDefault="00E403F0" w:rsidP="00E403F0">
      <w:pPr>
        <w:rPr>
          <w:rFonts w:ascii="FontbitDavid" w:hAnsi="FontbitDavid"/>
          <w:sz w:val="24"/>
          <w:rtl/>
        </w:rPr>
      </w:pPr>
      <w:ins w:id="95053" w:author="מנוע מכני" w:date="2026-10-11T12:04:39Z">
        <w:r>
          <w:rPr>
            <w:rFonts w:ascii="FontbitDavid" w:hAnsi="FontbitDavid"/>
            <w:sz w:val="24"/>
            <w:rtl/>
          </w:rPr>
          <w:t xml:space="preserve">מה</w:t>
        </w:r>
      </w:ins>
      <w:del w:id="9505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3569" w:author="מנוע מכני" w:date="2026-10-11T12:04:39Z">
        <w:r>
          <w:rPr>
            <w:rFonts w:ascii="FontbitDavid" w:hAnsi="FontbitDavid"/>
            <w:sz w:val="24"/>
            <w:rtl/>
          </w:rPr>
          <w:t xml:space="preserve">לא</w:t>
        </w:r>
      </w:ins>
      <w:del w:id="93570"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בזקנותו </w:t>
      </w:r>
      <w:ins w:id="98191" w:author="מנוע מכני" w:date="2026-10-11T12:04:39Z">
        <w:r>
          <w:rPr>
            <w:rFonts w:ascii="FontbitDavid" w:hAnsi="FontbitDavid"/>
            <w:sz w:val="24"/>
            <w:rtl/>
          </w:rPr>
          <w:t xml:space="preserve">עומד</w:t>
        </w:r>
      </w:ins>
      <w:del w:id="98192" w:author="מנוע מכני" w:date="2026-10-11T12:04:39Z">
        <w:r w:rsidRPr="00B078C3">
          <w:rPr>
            <w:rFonts w:ascii="FontbitDavid" w:hAnsi="FontbitDavid"/>
            <w:sz w:val="24"/>
            <w:rtl/>
          </w:rPr>
          <w:delText xml:space="preserve">קאי</w:delText>
        </w:r>
      </w:del>
      <w:r w:rsidRPr="00B078C3">
        <w:rPr>
          <w:rFonts w:ascii="FontbitDavid" w:hAnsi="FontbitDavid"/>
          <w:sz w:val="24"/>
          <w:rtl/>
        </w:rPr>
        <w:t xml:space="preserve">? </w:t>
      </w:r>
      <w:r w:rsidRPr="0051270A">
        <w:rPr>
          <w:rFonts w:ascii="FontbitDavid" w:hAnsi="FontbitDavid"/>
          <w:b/>
          <w:bCs/>
          <w:sz w:val="24"/>
          <w:rtl/>
        </w:rPr>
        <w:t xml:space="preserve">הא בילדותו - טימא משום נדה! </w:t>
      </w:r>
      <w:ins w:id="90535" w:author="מנוע מכני" w:date="2026-10-11T12:04:39Z">
        <w:r>
          <w:rPr>
            <w:rFonts w:ascii="FontbitDavid" w:hAnsi="FontbitDavid"/>
            <w:b/>
            <w:bCs/>
            <w:sz w:val="24"/>
            <w:rtl/>
          </w:rPr>
          <w:t xml:space="preserve">ש"מ</w:t>
        </w:r>
      </w:ins>
      <w:del w:id="90536" w:author="מנוע מכני" w:date="2026-10-11T12:04:39Z">
        <w:r w:rsidRPr="0051270A">
          <w:rPr>
            <w:rFonts w:ascii="FontbitDavid" w:hAnsi="FontbitDavid"/>
            <w:b/>
            <w:bCs/>
            <w:sz w:val="24"/>
            <w:rtl/>
          </w:rPr>
          <w:delText xml:space="preserve">ש</w:delText>
        </w:r>
        <w:r w:rsidRPr="0051270A">
          <w:rPr>
            <w:rFonts w:ascii="FontbitDavid" w:hAnsi="FontbitDavid" w:hint="cs"/>
            <w:b/>
            <w:bCs/>
            <w:sz w:val="24"/>
            <w:rtl/>
          </w:rPr>
          <w:delText xml:space="preserve">''מ</w:delText>
        </w:r>
      </w:del>
      <w:r w:rsidRPr="0051270A">
        <w:rPr>
          <w:rFonts w:ascii="FontbitDavid" w:hAnsi="FontbitDavid" w:hint="cs"/>
          <w:b/>
          <w:bCs/>
          <w:sz w:val="24"/>
          <w:rtl/>
        </w:rPr>
        <w:t xml:space="preserve"> </w:t>
      </w:r>
      <w:r w:rsidRPr="00B078C3">
        <w:rPr>
          <w:rFonts w:ascii="FontbitDavid" w:hAnsi="FontbitDavid"/>
          <w:sz w:val="24"/>
          <w:rtl/>
        </w:rPr>
        <w:t>.</w:t>
      </w:r>
    </w:p>
    <w:p w:rsidR="00E403F0" w:rsidRPr="00B078C3" w:rsidRDefault="00E403F0" w:rsidP="00E403F0">
      <w:pPr>
        <w:rPr>
          <w:rFonts w:ascii="FontbitDavid" w:hAnsi="FontbitDavid"/>
          <w:sz w:val="24"/>
          <w:rtl/>
        </w:rPr>
      </w:pPr>
    </w:p>
    <w:p>
      <w:pPr>
        <w:pStyle w:val="afffff8"/>
        <w:rPr>
          <w:ins w:id="90599" w:author="קלוד" w:date="2026-10-11T12:23:38Z"/>
        </w:rPr>
      </w:pPr>
      <w:ins w:id="90600" w:author="קלוד" w:date="2026-10-11T12:23:38Z">
        <w:r>
          <w:rPr>
            <w:color w:val="7B3F00"/>
          </w:rPr>
          <w:t xml:space="preserve">רבי ור' ישמעאל ברבי יוסי - דברי אבא או דברי רבי</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משתבח </w:t>
      </w:r>
      <w:r>
        <w:rPr>
          <w:rStyle w:val="2fb"/>
          <w:rFonts w:ascii="FontbitDavid" w:hAnsi="FontbitDavid" w:hint="cs"/>
          <w:sz w:val="24"/>
          <w:rtl/>
        </w:rPr>
        <w:t xml:space="preserve">רבי</w:t>
      </w:r>
      <w:r>
        <w:rPr>
          <w:rFonts w:ascii="FontbitDavid" w:hAnsi="FontbitDavid" w:hint="cs"/>
          <w:sz w:val="24"/>
          <w:rtl/>
        </w:rPr>
        <w:t xml:space="preserve"> לריביבח</w:t>
      </w:r>
      <w:ins w:id="90537" w:author="מנוע מכני" w:date="2026-10-11T12:04:39Z">
        <w:r>
          <w:rPr>
            <w:rFonts w:ascii="FontbitDavid" w:hAnsi="FontbitDavid" w:hint="cs"/>
            <w:sz w:val="24"/>
            <w:rtl/>
          </w:rPr>
          <w:t xml:space="preserve">ב"ב</w:t>
        </w:r>
      </w:ins>
      <w:del w:id="90538" w:author="מנוע מכני" w:date="2026-10-11T12:04:39Z">
        <w:r>
          <w:rPr>
            <w:rFonts w:ascii="FontbitDavid" w:hAnsi="FontbitDavid" w:hint="cs"/>
            <w:sz w:val="24"/>
            <w:rtl/>
          </w:rPr>
          <w:delText xml:space="preserve">ב''ב</w:delText>
        </w:r>
      </w:del>
      <w:r>
        <w:rPr>
          <w:rFonts w:ascii="FontbitDavid" w:hAnsi="FontbitDavid" w:hint="cs"/>
          <w:sz w:val="24"/>
          <w:rtl/>
        </w:rPr>
        <w:t xml:space="preserve"> </w:t>
      </w:r>
      <w:r w:rsidRPr="00B078C3">
        <w:rPr>
          <w:rFonts w:ascii="FontbitDavid" w:hAnsi="FontbitDavid"/>
          <w:sz w:val="24"/>
          <w:rtl/>
        </w:rPr>
        <w:t xml:space="preserve">דאדם גדול הוא, </w:t>
      </w:r>
      <w:r w:rsidRPr="00B078C3">
        <w:rPr>
          <w:rFonts w:ascii="FontbitDavid" w:hAnsi="FontbitDavid"/>
          <w:sz w:val="24"/>
          <w:rtl/>
        </w:rPr>
        <w:t xml:space="preserve">אמר</w:t>
      </w:r>
      <w:r w:rsidRPr="00B078C3">
        <w:rPr>
          <w:rFonts w:ascii="FontbitDavid" w:hAnsi="FontbitDavid"/>
          <w:sz w:val="24"/>
          <w:rtl/>
        </w:rPr>
        <w:t xml:space="preserve"> לו: לכשיבא לידך הביאהו לידי.</w:t>
      </w:r>
    </w:p>
    <w:p>
      <w:pPr>
        <w:pStyle w:val="38"/>
        <w:rPr>
          <w:ins w:id="99099" w:author="מנוע מכני" w:date="2026-10-11T12:04:39Z"/>
        </w:rPr>
      </w:pPr>
      <w:ins w:id="97667" w:author="מנוע מכני" w:date="2026-10-11T12:04:39Z">
        <w:r>
          <w:t xml:space="preserve">כשבא</w:t>
        </w:r>
      </w:ins>
      <w:del w:id="97668" w:author="מנוע מכני" w:date="2026-10-11T12:04:39Z">
        <w:r w:rsidRPr="00B078C3">
          <w:delText xml:space="preserve">כי </w:delText>
        </w:r>
        <w:r>
          <w:delText xml:space="preserve">בא</w:delText>
        </w:r>
      </w:del>
      <w:ins w:id="95055" w:author="מנוע מכני" w:date="2026-10-11T12:04:39Z"/>
      <w:del w:id="95056" w:author="מנוע מכני" w:date="2026-10-11T12:04:39Z">
        <w:r w:rsidRPr="00B078C3">
          <w:delText xml:space="preserve">אתא</w:delText>
        </w:r>
      </w:del>
      <w:r w:rsidRPr="00B078C3">
        <w:t xml:space="preserve">, </w:t>
      </w:r>
      <w:r w:rsidRPr="00B078C3">
        <w:t xml:space="preserve">א"ל</w:t>
      </w:r>
      <w:r w:rsidRPr="00B078C3">
        <w:t xml:space="preserve">:</w:t>
      </w:r>
    </w:p>
    <w:p w:rsidR="00E403F0" w:rsidRDefault="00E403F0" w:rsidP="00E403F0">
      <w:pPr>
        <w:rPr>
          <w:rFonts w:ascii="FontbitDavid" w:hAnsi="FontbitDavid"/>
          <w:sz w:val="24"/>
          <w:rtl/>
        </w:rPr>
      </w:pPr>
      <w:del w:id="991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בעי מינאי </w:t>
      </w:r>
      <w:ins w:id="93571" w:author="מנוע מכני" w:date="2026-10-11T12:04:39Z">
        <w:r>
          <w:rPr>
            <w:rFonts w:ascii="FontbitDavid" w:hAnsi="FontbitDavid"/>
            <w:sz w:val="24"/>
            <w:rtl/>
          </w:rPr>
          <w:t xml:space="preserve">דבר</w:t>
        </w:r>
      </w:ins>
      <w:del w:id="93572"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 </w:t>
      </w:r>
    </w:p>
    <w:p>
      <w:pPr>
        <w:pStyle w:val="38"/>
        <w:rPr>
          <w:ins w:id="99101" w:author="מנוע מכני" w:date="2026-10-11T12:04:39Z"/>
        </w:rPr>
      </w:pPr>
      <w:r w:rsidRPr="00B078C3">
        <w:t xml:space="preserve">בעא </w:t>
      </w:r>
      <w:ins w:id="95057" w:author="מנוע מכני" w:date="2026-10-11T12:04:39Z">
        <w:r>
          <w:t xml:space="preserve">ממנו</w:t>
        </w:r>
      </w:ins>
      <w:del w:id="95058" w:author="מנוע מכני" w:date="2026-10-11T12:04:39Z">
        <w:r w:rsidRPr="00B078C3">
          <w:delText xml:space="preserve">מיניה</w:delText>
        </w:r>
      </w:del>
      <w:r w:rsidRPr="00B078C3">
        <w:t xml:space="preserve">:</w:t>
      </w:r>
    </w:p>
    <w:p w:rsidR="00E403F0" w:rsidRDefault="00E403F0" w:rsidP="00E403F0">
      <w:pPr>
        <w:rPr>
          <w:rFonts w:ascii="FontbitDavid" w:hAnsi="FontbitDavid"/>
          <w:sz w:val="24"/>
          <w:rtl/>
        </w:rPr>
      </w:pPr>
      <w:del w:id="9910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בדקה בעד שאינו בדוק לה, והניחתו בקופסא, ולמחר מצאה עליו דם, מהו? </w:t>
      </w:r>
    </w:p>
    <w:p>
      <w:pPr>
        <w:pStyle w:val="38"/>
        <w:rPr>
          <w:ins w:id="99103" w:author="מנוע מכני" w:date="2026-10-11T12:04:39Z"/>
        </w:rPr>
      </w:pPr>
      <w:r w:rsidRPr="00B078C3">
        <w:lastRenderedPageBreak/>
        <w:t xml:space="preserve">אמר</w:t>
      </w:r>
      <w:r w:rsidRPr="00B078C3">
        <w:lastRenderedPageBreak/>
        <w:t xml:space="preserve"> לו:</w:t>
      </w:r>
    </w:p>
    <w:p w:rsidR="00E403F0" w:rsidRPr="00B078C3" w:rsidRDefault="00E403F0" w:rsidP="00E403F0">
      <w:pPr>
        <w:rPr>
          <w:rFonts w:ascii="FontbitDavid" w:hAnsi="FontbitDavid"/>
          <w:sz w:val="24"/>
          <w:rtl/>
        </w:rPr>
      </w:pPr>
      <w:del w:id="99104"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כדברי אבא אימא לך, או כדברי </w:t>
      </w:r>
      <w:r w:rsidRPr="00B078C3">
        <w:rPr>
          <w:rStyle w:val="2fb"/>
          <w:rFonts w:ascii="FontbitDavid" w:hAnsi="FontbitDavid"/>
          <w:sz w:val="24"/>
          <w:rtl/>
        </w:rPr>
        <w:lastRenderedPageBreak/>
        <w:t xml:space="preserve">רבי</w:t>
      </w:r>
      <w:r w:rsidRPr="00B078C3">
        <w:rPr>
          <w:rFonts w:ascii="FontbitDavid" w:hAnsi="FontbitDavid"/>
          <w:sz w:val="24"/>
          <w:rtl/>
        </w:rPr>
        <w:lastRenderedPageBreak/>
        <w:t xml:space="preserve"> אימא לך? </w:t>
      </w:r>
      <w:r w:rsidRPr="00B078C3">
        <w:rPr>
          <w:rFonts w:ascii="FontbitDavid" w:hAnsi="FontbitDavid"/>
          <w:sz w:val="24"/>
          <w:rtl/>
        </w:rPr>
        <w:lastRenderedPageBreak/>
        <w:t xml:space="preserve">א"ל</w:t>
      </w:r>
      <w:r w:rsidRPr="00B078C3">
        <w:rPr>
          <w:rFonts w:ascii="FontbitDavid" w:hAnsi="FontbitDavid"/>
          <w:sz w:val="24"/>
          <w:rtl/>
        </w:rPr>
        <w:lastRenderedPageBreak/>
        <w:t xml:space="preserve">: כדברי </w:t>
      </w:r>
      <w:r w:rsidRPr="00B078C3">
        <w:rPr>
          <w:rStyle w:val="2fb"/>
          <w:rFonts w:ascii="FontbitDavid" w:hAnsi="FontbitDavid"/>
          <w:sz w:val="24"/>
          <w:rtl/>
        </w:rPr>
        <w:lastRenderedPageBreak/>
        <w:t xml:space="preserve">רבי</w:t>
      </w:r>
      <w:r w:rsidRPr="00B078C3">
        <w:rPr>
          <w:rFonts w:ascii="FontbitDavid" w:hAnsi="FontbitDavid"/>
          <w:sz w:val="24"/>
          <w:rtl/>
        </w:rPr>
        <w:lastRenderedPageBreak/>
        <w:t xml:space="preserve"> אימא לי.</w:t>
      </w:r>
    </w:p>
    <w:p w:rsidR="00E403F0" w:rsidRPr="00017C1D" w:rsidRDefault="00E403F0" w:rsidP="00E403F0">
      <w:pPr>
        <w:rPr>
          <w:rFonts w:ascii="FontbitDavid" w:hAnsi="FontbitDavid"/>
          <w:spacing w:val="-6"/>
          <w:sz w:val="24"/>
          <w:rtl/>
        </w:rPr>
      </w:pPr>
      <w:ins w:id="90539" w:author="מנוע מכני" w:date="2026-10-11T12:04:39Z">
        <w:r>
          <w:rPr>
            <w:rFonts w:ascii="FontbitDavid" w:hAnsi="FontbitDavid"/>
            <w:spacing w:val="-6"/>
            <w:sz w:val="24"/>
            <w:rtl/>
          </w:rPr>
          <w:t xml:space="preserve">א"ר</w:t>
        </w:r>
      </w:ins>
      <w:del w:id="90540" w:author="מנוע מכני" w:date="2026-10-11T12:04:39Z">
        <w:r w:rsidRPr="00017C1D">
          <w:rPr>
            <w:rFonts w:ascii="FontbitDavid" w:hAnsi="FontbitDavid"/>
            <w:spacing w:val="-6"/>
            <w:sz w:val="24"/>
            <w:rtl/>
          </w:rPr>
          <w:delText xml:space="preserve">א''ר</w:delText>
        </w:r>
      </w:del>
      <w:r w:rsidRPr="00017C1D">
        <w:rPr>
          <w:rFonts w:ascii="FontbitDavid" w:hAnsi="FontbitDavid"/>
          <w:spacing w:val="-6"/>
          <w:sz w:val="24"/>
          <w:rtl/>
        </w:rPr>
        <w:t xml:space="preserve">י ישמעאל: זהו שאומרין עליו דאדם גדול הוא? היאך מניחין דברי הרב ושומעין דברי התלמיד! </w:t>
      </w:r>
    </w:p>
    <w:p w:rsidR="00E403F0" w:rsidRDefault="00E403F0" w:rsidP="00E403F0">
      <w:pPr>
        <w:rPr>
          <w:rFonts w:ascii="FontbitDavid" w:hAnsi="FontbitDavid"/>
          <w:sz w:val="24"/>
          <w:rtl/>
        </w:rPr>
      </w:pPr>
      <w:r>
        <w:rPr>
          <w:rStyle w:val="2fb"/>
          <w:rFonts w:ascii="FontbitDavid" w:hAnsi="FontbitDavid" w:hint="cs"/>
          <w:sz w:val="24"/>
          <w:rtl/>
        </w:rPr>
        <w:t xml:space="preserve">ורח</w:t>
      </w:r>
      <w:ins w:id="90541" w:author="מנוע מכני" w:date="2026-10-11T12:04:39Z">
        <w:r>
          <w:rPr>
            <w:rStyle w:val="2fb"/>
            <w:rFonts w:ascii="FontbitDavid" w:hAnsi="FontbitDavid" w:hint="cs"/>
            <w:sz w:val="24"/>
            <w:rtl/>
          </w:rPr>
          <w:t xml:space="preserve">ב"ב</w:t>
        </w:r>
      </w:ins>
      <w:del w:id="90542" w:author="מנוע מכני" w:date="2026-10-11T12:04:39Z">
        <w:r>
          <w:rPr>
            <w:rFonts w:ascii="FontbitDavid" w:hAnsi="FontbitDavid" w:hint="cs"/>
            <w:sz w:val="24"/>
            <w:rtl/>
          </w:rPr>
          <w:delText xml:space="preserve">ב''ב</w:delText>
        </w:r>
      </w:del>
      <w:r>
        <w:rPr>
          <w:rFonts w:ascii="FontbitDavid" w:hAnsi="FontbitDavid" w:hint="cs"/>
          <w:sz w:val="24"/>
          <w:rtl/>
        </w:rPr>
        <w:t xml:space="preserve"> </w:t>
      </w:r>
      <w:r w:rsidRPr="00B078C3">
        <w:rPr>
          <w:rFonts w:ascii="FontbitDavid" w:hAnsi="FontbitDavid"/>
          <w:sz w:val="24"/>
          <w:rtl/>
        </w:rPr>
        <w:t xml:space="preserve">סבר: </w:t>
      </w:r>
      <w:r w:rsidRPr="00B078C3">
        <w:rPr>
          <w:rStyle w:val="2fb"/>
          <w:rFonts w:ascii="FontbitDavid" w:hAnsi="FontbitDavid"/>
          <w:sz w:val="24"/>
          <w:rtl/>
        </w:rPr>
        <w:t xml:space="preserve">רבי</w:t>
      </w:r>
      <w:r w:rsidRPr="00B078C3">
        <w:rPr>
          <w:rFonts w:ascii="FontbitDavid" w:hAnsi="FontbitDavid"/>
          <w:sz w:val="24"/>
          <w:rtl/>
        </w:rPr>
        <w:t xml:space="preserve"> ריש </w:t>
      </w:r>
      <w:ins w:id="90031" w:author="Claude - סמנטי" w:date="2026-10-11T12:19:29Z">
        <w:r>
          <w:rPr>
            <w:rFonts w:ascii="FontbitDavid" w:hAnsi="FontbitDavid"/>
            <w:sz w:val="24"/>
            <w:rtl/>
          </w:rPr>
          <w:t xml:space="preserve">ישיבה</w:t>
        </w:r>
      </w:ins>
      <w:del w:id="90032" w:author="Claude - סמנטי" w:date="2026-10-11T12:19:29Z">
        <w:r w:rsidRPr="00B078C3">
          <w:rPr>
            <w:rFonts w:ascii="FontbitDavid" w:hAnsi="FontbitDavid"/>
            <w:sz w:val="24"/>
            <w:rtl/>
          </w:rPr>
          <w:delText xml:space="preserve">מתיבתא</w:delText>
        </w:r>
      </w:del>
      <w:r w:rsidRPr="00B078C3">
        <w:rPr>
          <w:rFonts w:ascii="FontbitDavid" w:hAnsi="FontbitDavid"/>
          <w:sz w:val="24"/>
          <w:rtl/>
        </w:rPr>
        <w:t xml:space="preserve"> הוא, ושכיחי רבנן </w:t>
      </w:r>
      <w:ins w:id="95059" w:author="מנוע מכני" w:date="2026-10-11T12:04:39Z">
        <w:r>
          <w:rPr>
            <w:rFonts w:ascii="FontbitDavid" w:hAnsi="FontbitDavid"/>
            <w:sz w:val="24"/>
            <w:rtl/>
          </w:rPr>
          <w:t xml:space="preserve">לפניו</w:t>
        </w:r>
      </w:ins>
      <w:del w:id="95060" w:author="מנוע מכני" w:date="2026-10-11T12:04:39Z">
        <w:r w:rsidRPr="00B078C3">
          <w:rPr>
            <w:rFonts w:ascii="FontbitDavid" w:hAnsi="FontbitDavid"/>
            <w:sz w:val="24"/>
            <w:rtl/>
          </w:rPr>
          <w:delText xml:space="preserve">קמיה</w:delText>
        </w:r>
      </w:del>
      <w:r w:rsidRPr="00B078C3">
        <w:rPr>
          <w:rFonts w:ascii="FontbitDavid" w:hAnsi="FontbitDavid"/>
          <w:sz w:val="24"/>
          <w:rtl/>
        </w:rPr>
        <w:t xml:space="preserve">, ומחדדי שמעתתיה.</w:t>
      </w:r>
    </w:p>
    <w:p w:rsidR="00E403F0" w:rsidRPr="00B078C3" w:rsidRDefault="00E403F0" w:rsidP="00E403F0">
      <w:pPr>
        <w:rPr>
          <w:rFonts w:ascii="FontbitDavid" w:hAnsi="FontbitDavid"/>
          <w:sz w:val="24"/>
          <w:rtl/>
        </w:rPr>
      </w:pPr>
    </w:p>
    <w:p w:rsidR="00E403F0" w:rsidRDefault="00E403F0" w:rsidP="00E403F0">
      <w:pPr>
        <w:rPr>
          <w:rFonts w:ascii="FontbitDavid" w:hAnsi="FontbitDavid"/>
          <w:sz w:val="24"/>
          <w:rtl/>
        </w:rPr>
      </w:pPr>
      <w:r w:rsidRPr="004A3E07">
        <w:rPr>
          <w:rStyle w:val="2fb"/>
          <w:rFonts w:ascii="FontbitDavid" w:hAnsi="FontbitDavid"/>
          <w:b/>
          <w:bCs/>
          <w:sz w:val="24"/>
          <w:rtl/>
        </w:rPr>
        <w:t xml:space="preserve">רבי</w:t>
      </w:r>
      <w:r w:rsidRPr="004A3E07">
        <w:rPr>
          <w:rFonts w:ascii="FontbitDavid" w:hAnsi="FontbitDavid"/>
          <w:b/>
          <w:bCs/>
          <w:sz w:val="24"/>
          <w:rtl/>
        </w:rPr>
        <w:t xml:space="preserve"> </w:t>
      </w:r>
      <w:ins w:id="95061" w:author="מנוע מכני" w:date="2026-10-11T12:04:39Z">
        <w:r>
          <w:rPr>
            <w:rFonts w:ascii="FontbitDavid" w:hAnsi="FontbitDavid"/>
            <w:b/>
            <w:bCs/>
            <w:sz w:val="24"/>
            <w:rtl/>
          </w:rPr>
          <w:t xml:space="preserve">ומה</w:t>
        </w:r>
      </w:ins>
      <w:del w:id="95062" w:author="מנוע מכני" w:date="2026-10-11T12:04:39Z">
        <w:r w:rsidRPr="004A3E07">
          <w:rPr>
            <w:rFonts w:ascii="FontbitDavid" w:hAnsi="FontbitDavid"/>
            <w:b/>
            <w:bCs/>
            <w:sz w:val="24"/>
            <w:rtl/>
          </w:rPr>
          <w:delText xml:space="preserve">ומאי</w:delText>
        </w:r>
      </w:del>
      <w:r w:rsidRPr="004A3E07">
        <w:rPr>
          <w:rFonts w:ascii="FontbitDavid" w:hAnsi="FontbitDavid"/>
          <w:b/>
          <w:bCs/>
          <w:sz w:val="24"/>
          <w:rtl/>
        </w:rPr>
        <w:t xml:space="preserve"> </w:t>
      </w:r>
      <w:r w:rsidRPr="004A3E07">
        <w:rPr>
          <w:rStyle w:val="2fb"/>
          <w:rFonts w:ascii="FontbitDavid" w:hAnsi="FontbitDavid"/>
          <w:b/>
          <w:bCs/>
          <w:sz w:val="24"/>
          <w:rtl/>
        </w:rPr>
        <w:t xml:space="preserve">רבי יוסי</w:t>
      </w:r>
    </w:p>
    <w:p>
      <w:pPr>
        <w:pStyle w:val="38"/>
        <w:rPr>
          <w:ins w:id="99105" w:author="מנוע מכני" w:date="2026-10-11T12:04:39Z"/>
        </w:rPr>
      </w:pPr>
      <w:ins w:id="90543" w:author="מנוע מכני" w:date="2026-10-11T12:04:39Z">
        <w:r>
          <w:t xml:space="preserve">א"ר</w:t>
        </w:r>
      </w:ins>
      <w:del w:id="90544" w:author="מנוע מכני" w:date="2026-10-11T12:04:39Z">
        <w:r w:rsidRPr="00B078C3">
          <w:delText xml:space="preserve">א''ר</w:delText>
        </w:r>
      </w:del>
      <w:r w:rsidRPr="00B078C3">
        <w:t xml:space="preserve"> אדא בר מתנא:</w:t>
      </w:r>
    </w:p>
    <w:p w:rsidR="00E403F0" w:rsidRPr="00B078C3" w:rsidRDefault="00E403F0" w:rsidP="00E403F0">
      <w:pPr>
        <w:rPr>
          <w:rFonts w:ascii="FontbitDavid" w:hAnsi="FontbitDavid"/>
          <w:sz w:val="24"/>
          <w:rtl/>
        </w:rPr>
      </w:pPr>
      <w:del w:id="9910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תנא </w:t>
      </w:r>
      <w:r w:rsidRPr="00B078C3">
        <w:rPr>
          <w:rStyle w:val="2fb"/>
          <w:rFonts w:ascii="FontbitDavid" w:hAnsi="FontbitDavid"/>
          <w:sz w:val="24"/>
          <w:rtl/>
        </w:rPr>
        <w:t xml:space="preserve">רבי</w:t>
      </w:r>
      <w:r w:rsidRPr="00B078C3">
        <w:rPr>
          <w:rFonts w:ascii="FontbitDavid" w:hAnsi="FontbitDavid"/>
          <w:sz w:val="24"/>
          <w:rtl/>
        </w:rPr>
        <w:t xml:space="preserve"> - מטמא, </w:t>
      </w:r>
      <w:r w:rsidRPr="00B078C3">
        <w:rPr>
          <w:rStyle w:val="2fb"/>
          <w:rFonts w:ascii="FontbitDavid" w:hAnsi="FontbitDavid"/>
          <w:sz w:val="24"/>
          <w:rtl/>
        </w:rPr>
        <w:t xml:space="preserve">ורבי יוסי</w:t>
      </w:r>
      <w:r w:rsidRPr="00B078C3">
        <w:rPr>
          <w:rFonts w:ascii="FontbitDavid" w:hAnsi="FontbitDavid"/>
          <w:sz w:val="24"/>
          <w:rtl/>
        </w:rPr>
        <w:t xml:space="preserve"> - מטהר.</w:t>
      </w:r>
    </w:p>
    <w:p>
      <w:pPr>
        <w:pStyle w:val="38"/>
        <w:rPr>
          <w:ins w:id="99107" w:author="מנוע מכני" w:date="2026-10-11T12:04:39Z"/>
        </w:rPr>
      </w:pPr>
      <w:del w:id="92848" w:author="מנוע מכני" w:date="2026-10-11T12:04:39Z">
        <w:r>
          <w:delText xml:space="preserve">      </w:delText>
        </w:r>
      </w:del>
      <w:r w:rsidRPr="00B078C3">
        <w:t>ו</w:t>
      </w:r>
      <w:r>
        <w:t xml:space="preserve">א</w:t>
      </w:r>
      <w:ins w:id="90545" w:author="מנוע מכני" w:date="2026-10-11T12:04:39Z">
        <w:r>
          <w:t xml:space="preserve">ר"ז</w:t>
        </w:r>
      </w:ins>
      <w:del w:id="90546" w:author="מנוע מכני" w:date="2026-10-11T12:04:39Z">
        <w:r>
          <w:delText xml:space="preserve">ר''ז</w:delText>
        </w:r>
      </w:del>
      <w:r w:rsidRPr="00B078C3">
        <w:t xml:space="preserve">:</w:t>
      </w:r>
    </w:p>
    <w:p w:rsidR="00E403F0" w:rsidRPr="00B078C3" w:rsidRDefault="00E403F0" w:rsidP="00E403F0">
      <w:pPr>
        <w:ind w:firstLine="266"/>
        <w:rPr>
          <w:rFonts w:ascii="FontbitDavid" w:hAnsi="FontbitDavid"/>
          <w:sz w:val="24"/>
          <w:rtl/>
        </w:rPr>
      </w:pPr>
      <w:del w:id="991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כשטימא </w:t>
      </w:r>
      <w:r w:rsidRPr="00B078C3">
        <w:rPr>
          <w:rStyle w:val="2fb"/>
          <w:rFonts w:ascii="FontbitDavid" w:hAnsi="FontbitDavid"/>
          <w:sz w:val="24"/>
          <w:rtl/>
        </w:rPr>
        <w:t xml:space="preserve">רבי</w:t>
      </w:r>
      <w:r w:rsidRPr="00B078C3">
        <w:rPr>
          <w:rFonts w:ascii="FontbitDavid" w:hAnsi="FontbitDavid"/>
          <w:sz w:val="24"/>
          <w:rtl/>
        </w:rPr>
        <w:t xml:space="preserve"> - </w:t>
      </w:r>
      <w:r w:rsidRPr="00B078C3">
        <w:rPr>
          <w:rStyle w:val="2fb"/>
          <w:rFonts w:ascii="FontbitDavid" w:hAnsi="FontbitDavid"/>
          <w:sz w:val="24"/>
          <w:rtl/>
        </w:rPr>
        <w:t xml:space="preserve">כר"מ</w:t>
      </w:r>
      <w:r w:rsidRPr="00B078C3">
        <w:rPr>
          <w:rFonts w:ascii="FontbitDavid" w:hAnsi="FontbitDavid"/>
          <w:sz w:val="24"/>
          <w:rtl/>
        </w:rPr>
        <w:t xml:space="preserve">, וכשטיהר </w:t>
      </w:r>
      <w:r w:rsidRPr="00B078C3">
        <w:rPr>
          <w:rStyle w:val="2fb"/>
          <w:rFonts w:ascii="FontbitDavid" w:hAnsi="FontbitDavid"/>
          <w:sz w:val="24"/>
          <w:rtl/>
        </w:rPr>
        <w:t xml:space="preserve">רבי יוסי</w:t>
      </w:r>
      <w:r w:rsidRPr="00B078C3">
        <w:rPr>
          <w:rFonts w:ascii="FontbitDavid" w:hAnsi="FontbitDavid"/>
          <w:sz w:val="24"/>
          <w:rtl/>
        </w:rPr>
        <w:t xml:space="preserve"> - לעצמו טיהר.</w:t>
      </w:r>
    </w:p>
    <w:p>
      <w:pPr>
        <w:pStyle w:val="afffff8"/>
        <w:rPr>
          <w:ins w:id="90597" w:author="קלוד" w:date="2026-10-11T12:23:38Z"/>
        </w:rPr>
      </w:pPr>
      <w:ins w:id="90598" w:author="קלוד" w:date="2026-10-11T12:23:38Z">
        <w:r>
          <w:rPr>
            <w:color w:val="7B3F00"/>
          </w:rPr>
          <w:t xml:space="preserve">עושה צרכיה וראתה דם - ר"מ ורבי יוסי</w:t>
        </w:r>
      </w:ins>
    </w:p>
    <w:p w:rsidR="00E403F0" w:rsidRDefault="00E403F0" w:rsidP="00E403F0">
      <w:pPr>
        <w:rPr>
          <w:rFonts w:ascii="FontbitDavid" w:hAnsi="FontbitDavid"/>
          <w:sz w:val="24"/>
          <w:rtl/>
        </w:rPr>
      </w:pPr>
      <w:r w:rsidRPr="00B078C3">
        <w:rPr>
          <w:rFonts w:ascii="FontbitDavid" w:hAnsi="FontbitDavid"/>
          <w:sz w:val="24"/>
          <w:rtl/>
        </w:rPr>
        <w:t xml:space="preserve">דתניא</w:t>
      </w:r>
      <w:r w:rsidRPr="00B078C3">
        <w:rPr>
          <w:rFonts w:ascii="FontbitDavid" w:hAnsi="FontbitDavid"/>
          <w:sz w:val="24"/>
          <w:rtl/>
        </w:rPr>
        <w:t xml:space="preserve">, האשה שהיתה עושה צרכיה וראתה דם</w:t>
      </w:r>
    </w:p>
    <w:p>
      <w:pPr>
        <w:pStyle w:val="38"/>
        <w:rPr>
          <w:ins w:id="99109" w:author="מנוע מכני" w:date="2026-10-11T12:04:39Z"/>
        </w:rPr>
      </w:pPr>
      <w:r w:rsidRPr="00017C1D">
        <w:t xml:space="preserve">ר"מ</w:t>
      </w:r>
      <w:del w:id="101668" w:author="מנוע מכני" w:date="2026-10-11T12:04:39Z">
        <w:r w:rsidRPr="00017C1D">
          <w:delText xml:space="preserve"> אומר</w:delText>
        </w:r>
      </w:del>
      <w:r w:rsidRPr="00017C1D">
        <w:t xml:space="preserve">:</w:t>
      </w:r>
    </w:p>
    <w:p w:rsidR="00E403F0" w:rsidRPr="00017C1D" w:rsidRDefault="00E403F0" w:rsidP="00E403F0">
      <w:pPr>
        <w:ind w:firstLine="0"/>
        <w:rPr>
          <w:rFonts w:ascii="FontbitDavid" w:hAnsi="FontbitDavid"/>
          <w:spacing w:val="-4"/>
          <w:sz w:val="24"/>
          <w:rtl/>
        </w:rPr>
      </w:pPr>
      <w:del w:id="99110"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אם עומדת - טמאה, אם יושבת - טהורה.</w:t>
      </w:r>
      <w:r w:rsidRPr="00017C1D">
        <w:rPr>
          <w:rFonts w:ascii="FontbitDavid" w:hAnsi="FontbitDavid" w:hint="cs"/>
          <w:spacing w:val="-4"/>
          <w:sz w:val="24"/>
          <w:rtl/>
        </w:rPr>
        <w:t xml:space="preserve"> </w:t>
      </w:r>
      <w:r w:rsidRPr="00017C1D">
        <w:rPr>
          <w:rStyle w:val="2fb"/>
          <w:rFonts w:ascii="FontbitDavid" w:hAnsi="FontbitDavid"/>
          <w:spacing w:val="-4"/>
          <w:sz w:val="24"/>
          <w:rtl/>
        </w:rPr>
        <w:t xml:space="preserve">רבי יוסי</w:t>
      </w:r>
      <w:r w:rsidRPr="00017C1D">
        <w:rPr>
          <w:rFonts w:ascii="FontbitDavid" w:hAnsi="FontbitDavid"/>
          <w:spacing w:val="-4"/>
          <w:sz w:val="24"/>
          <w:rtl/>
        </w:rPr>
        <w:t xml:space="preserve"> אומר: בין כך ובין כך טהורה.</w:t>
      </w:r>
    </w:p>
    <w:p w:rsidR="00E403F0" w:rsidRPr="00017C1D" w:rsidRDefault="00E403F0" w:rsidP="00E403F0">
      <w:pPr>
        <w:pStyle w:val="a3"/>
        <w:rPr>
          <w:spacing w:val="-8"/>
          <w:rtl/>
        </w:rPr>
      </w:pPr>
      <w:del w:id="101842" w:author="מנוע מכני" w:date="2026-10-11T12:04:39Z">
        <w:r w:rsidRPr="00017C1D">
          <w:rPr>
            <w:spacing w:val="-8"/>
            <w:rtl/>
          </w:rPr>
          <w:delText xml:space="preserve">א"ל </w:delText>
        </w:r>
      </w:del>
      <w:r w:rsidRPr="00017C1D">
        <w:rPr>
          <w:rStyle w:val="2fb"/>
          <w:rFonts w:hint="cs"/>
          <w:spacing w:val="-8"/>
          <w:rtl/>
        </w:rPr>
        <w:t xml:space="preserve">ראב</w:t>
      </w:r>
      <w:ins w:id="90547" w:author="מנוע מכני" w:date="2026-10-11T12:04:39Z">
        <w:r>
          <w:rPr>
            <w:rStyle w:val="2fb"/>
            <w:rFonts w:hint="cs"/>
            <w:spacing w:val="-8"/>
            <w:rtl/>
          </w:rPr>
          <w:t xml:space="preserve">ד"ר</w:t>
        </w:r>
      </w:ins>
      <w:del w:id="90548" w:author="מנוע מכני" w:date="2026-10-11T12:04:39Z">
        <w:r w:rsidRPr="00017C1D">
          <w:rPr>
            <w:rFonts w:hint="cs"/>
            <w:spacing w:val="-8"/>
            <w:rtl/>
          </w:rPr>
          <w:delText xml:space="preserve">ד''ר</w:delText>
        </w:r>
      </w:del>
      <w:r w:rsidRPr="00017C1D">
        <w:rPr>
          <w:rFonts w:hint="cs"/>
          <w:spacing w:val="-8"/>
          <w:rtl/>
        </w:rPr>
        <w:t xml:space="preserve"> </w:t>
      </w:r>
      <w:r w:rsidRPr="00017C1D">
        <w:rPr>
          <w:rStyle w:val="2fb"/>
          <w:rFonts w:hint="cs"/>
          <w:spacing w:val="-8"/>
          <w:rtl/>
        </w:rPr>
        <w:t xml:space="preserve">ל</w:t>
      </w:r>
      <w:ins w:id="90549" w:author="מנוע מכני" w:date="2026-10-11T12:04:39Z">
        <w:r>
          <w:rPr>
            <w:rStyle w:val="2fb"/>
            <w:rFonts w:hint="cs"/>
            <w:spacing w:val="-8"/>
            <w:rtl/>
          </w:rPr>
          <w:t xml:space="preserve">ר"א</w:t>
        </w:r>
      </w:ins>
      <w:del w:id="90550" w:author="מנוע מכני" w:date="2026-10-11T12:04:39Z">
        <w:r w:rsidRPr="00017C1D">
          <w:rPr>
            <w:rFonts w:hint="cs"/>
            <w:spacing w:val="-8"/>
            <w:rtl/>
          </w:rPr>
          <w:delText xml:space="preserve">ר''א</w:delText>
        </w:r>
      </w:del>
      <w:r w:rsidRPr="00017C1D">
        <w:rPr>
          <w:rFonts w:hint="cs"/>
          <w:spacing w:val="-8"/>
          <w:rtl/>
        </w:rPr>
        <w:t xml:space="preserve"> והא </w:t>
      </w:r>
      <w:r w:rsidRPr="00017C1D">
        <w:rPr>
          <w:rStyle w:val="2fb"/>
          <w:rFonts w:hint="cs"/>
          <w:spacing w:val="-8"/>
          <w:rtl/>
        </w:rPr>
        <w:t xml:space="preserve">ארי</w:t>
      </w:r>
      <w:ins w:id="90551" w:author="מנוע מכני" w:date="2026-10-11T12:04:39Z">
        <w:r>
          <w:rPr>
            <w:rStyle w:val="2fb"/>
            <w:rFonts w:hint="cs"/>
            <w:spacing w:val="-8"/>
            <w:rtl/>
          </w:rPr>
          <w:t xml:space="preserve">ב"ח</w:t>
        </w:r>
      </w:ins>
      <w:del w:id="90552" w:author="מנוע מכני" w:date="2026-10-11T12:04:39Z">
        <w:r w:rsidRPr="00017C1D">
          <w:rPr>
            <w:rFonts w:hint="cs"/>
            <w:spacing w:val="-8"/>
            <w:rtl/>
          </w:rPr>
          <w:delText xml:space="preserve">ב''ח</w:delText>
        </w:r>
      </w:del>
      <w:r w:rsidRPr="00017C1D">
        <w:rPr>
          <w:rFonts w:hint="cs"/>
          <w:spacing w:val="-8"/>
          <w:rtl/>
        </w:rPr>
        <w:t xml:space="preserve"> </w:t>
      </w:r>
      <w:r w:rsidRPr="00017C1D">
        <w:rPr>
          <w:spacing w:val="-8"/>
          <w:rtl/>
        </w:rPr>
        <w:t xml:space="preserve">כשטימא </w:t>
      </w:r>
      <w:r w:rsidRPr="00017C1D">
        <w:rPr>
          <w:rStyle w:val="2fb"/>
          <w:spacing w:val="-8"/>
          <w:rtl/>
        </w:rPr>
        <w:t xml:space="preserve">ר"מ</w:t>
      </w:r>
      <w:r w:rsidRPr="00017C1D">
        <w:rPr>
          <w:spacing w:val="-8"/>
          <w:rtl/>
        </w:rPr>
        <w:t xml:space="preserve"> </w:t>
      </w:r>
      <w:r w:rsidRPr="00017C1D">
        <w:rPr>
          <w:spacing w:val="-8"/>
          <w:rtl/>
        </w:rPr>
        <w:t xml:space="preserve">לא</w:t>
      </w:r>
      <w:r w:rsidRPr="00017C1D">
        <w:rPr>
          <w:spacing w:val="-8"/>
          <w:rtl/>
        </w:rPr>
        <w:t xml:space="preserve"> טימא אלא משום כתם, ואילו </w:t>
      </w:r>
      <w:r w:rsidRPr="00017C1D">
        <w:rPr>
          <w:rStyle w:val="2fb"/>
          <w:spacing w:val="-8"/>
          <w:rtl/>
        </w:rPr>
        <w:t xml:space="preserve">רבי</w:t>
      </w:r>
      <w:r w:rsidRPr="00017C1D">
        <w:rPr>
          <w:spacing w:val="-8"/>
          <w:rtl/>
        </w:rPr>
        <w:t xml:space="preserve"> משום נדה </w:t>
      </w:r>
      <w:ins w:id="95063" w:author="מנוע מכני" w:date="2026-10-11T12:04:39Z">
        <w:r>
          <w:rPr>
            <w:spacing w:val="-8"/>
            <w:rtl/>
          </w:rPr>
          <w:t xml:space="preserve">אומר</w:t>
        </w:r>
      </w:ins>
      <w:del w:id="95064" w:author="מנוע מכני" w:date="2026-10-11T12:04:39Z">
        <w:r w:rsidRPr="00017C1D">
          <w:rPr>
            <w:spacing w:val="-8"/>
            <w:rtl/>
          </w:rPr>
          <w:delText xml:space="preserve">קאמר</w:delText>
        </w:r>
      </w:del>
      <w:r w:rsidRPr="00017C1D">
        <w:rPr>
          <w:spacing w:val="-8"/>
          <w:rtl/>
        </w:rPr>
        <w:t xml:space="preserve">! </w:t>
      </w:r>
    </w:p>
    <w:p>
      <w:pPr>
        <w:pStyle w:val="38"/>
        <w:rPr>
          <w:ins w:id="99111" w:author="מנוע מכני" w:date="2026-10-11T12:04:39Z"/>
        </w:rPr>
      </w:pPr>
      <w:r w:rsidRPr="00B078C3">
        <w:t xml:space="preserve">א"ל</w:t>
      </w:r>
      <w:r w:rsidRPr="00B078C3">
        <w:t xml:space="preserve">, אנן </w:t>
      </w:r>
      <w:ins w:id="95065" w:author="מנוע מכני" w:date="2026-10-11T12:04:39Z">
        <w:r>
          <w:t xml:space="preserve">כך</w:t>
        </w:r>
      </w:ins>
      <w:del w:id="95066" w:author="מנוע מכני" w:date="2026-10-11T12:04:39Z">
        <w:r w:rsidRPr="00B078C3">
          <w:delText xml:space="preserve">הכי</w:delText>
        </w:r>
      </w:del>
      <w:del w:id="101669" w:author="מנוע מכני" w:date="2026-10-11T12:04:39Z">
        <w:r w:rsidRPr="00B078C3">
          <w:delText xml:space="preserve"> </w:delText>
        </w:r>
        <w:r>
          <w:delText xml:space="preserve">אומרים</w:delText>
        </w:r>
      </w:del>
      <w:ins w:id="98193" w:author="מנוע מכני" w:date="2026-10-11T12:04:39Z"/>
      <w:del w:id="98194" w:author="מנוע מכני" w:date="2026-10-11T12:04:39Z">
        <w:r w:rsidRPr="00B078C3">
          <w:delText xml:space="preserve">קאמרינן</w:delText>
        </w:r>
      </w:del>
      <w:r w:rsidRPr="00B078C3">
        <w:t xml:space="preserve">:</w:t>
      </w:r>
    </w:p>
    <w:p w:rsidR="00E403F0" w:rsidRPr="00B078C3" w:rsidRDefault="00E403F0" w:rsidP="00E403F0">
      <w:pPr>
        <w:rPr>
          <w:rFonts w:ascii="FontbitDavid" w:hAnsi="FontbitDavid"/>
          <w:sz w:val="24"/>
          <w:rtl/>
        </w:rPr>
      </w:pPr>
      <w:del w:id="991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 איתמר ההיא - משום נדה איתמר.</w:t>
      </w:r>
    </w:p>
    <w:p w:rsidR="00E403F0" w:rsidRPr="00B078C3" w:rsidRDefault="00E403F0" w:rsidP="00E403F0">
      <w:pPr>
        <w:jc w:val="center"/>
        <w:rPr>
          <w:del w:id="90034" w:author="מנוע עיצוב" w:date="2026-10-11T12:09:26Z"/>
          <w:rFonts w:ascii="FontbitDavid" w:hAnsi="FontbitDavid"/>
          <w:sz w:val="24"/>
        </w:rPr>
      </w:pPr>
      <w:del w:id="9003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69" w:author="קלוד" w:date="2026-10-11T09:07:21Z">
          <w:pPr>
            <w:pStyle w:val="affff1"/>
            <w:rPr>
              <w:rtl/>
            </w:rPr>
          </w:pPr>
        </w:pPrChange>
      </w:pPr>
      <w:ins w:id="9816" w:author="מספור קטעי משנה" w:date="2026-10-11T09:25:19Z">
        <w:r>
          <w:rPr>
            <w:rStyle w:val="MisparKeta"/>
          </w:rPr>
          <w:t xml:space="preserve">ב. </w:t>
        </w:r>
      </w:ins>
      <w:r w:rsidRPr="00B078C3">
        <w:rPr>
          <w:rtl/>
        </w:rPr>
        <w:t>נמצא על שלה אותיום טמאין וכו'.</w:t>
      </w:r>
    </w:p>
    <w:p>
      <w:pPr>
        <w:pStyle w:val="38"/>
        <w:rPr>
          <w:ins w:id="99113" w:author="מנוע מכני" w:date="2026-10-11T12:04:39Z"/>
        </w:rPr>
      </w:pPr>
      <w:r w:rsidRPr="0038037E">
        <w:t>ת"ר</w:t>
      </w:r>
      <w:r w:rsidRPr="00B078C3">
        <w:t xml:space="preserve">:</w:t>
      </w:r>
    </w:p>
    <w:p w:rsidR="00E403F0" w:rsidRDefault="00E403F0" w:rsidP="00E403F0">
      <w:pPr>
        <w:rPr>
          <w:rFonts w:ascii="FontbitDavid" w:hAnsi="FontbitDavid"/>
          <w:sz w:val="24"/>
          <w:rtl/>
        </w:rPr>
      </w:pPr>
      <w:del w:id="991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איזהו שיעור וסת? משל לשמש ועד שעומדין בצד המשקוף ביציאת שמש נכנס עד, </w:t>
      </w:r>
    </w:p>
    <w:p w:rsidR="00E403F0" w:rsidRPr="00B078C3" w:rsidRDefault="00E403F0" w:rsidP="00E403F0">
      <w:pPr>
        <w:ind w:firstLine="0"/>
        <w:rPr>
          <w:rFonts w:ascii="FontbitDavid" w:hAnsi="FontbitDavid"/>
          <w:sz w:val="24"/>
          <w:rtl/>
        </w:rPr>
      </w:pPr>
      <w:r w:rsidRPr="00B078C3">
        <w:rPr>
          <w:rFonts w:ascii="FontbitDavid" w:hAnsi="FontbitDavid"/>
          <w:sz w:val="24"/>
          <w:rtl/>
        </w:rPr>
        <w:t xml:space="preserve">הוי: וסת שאמרו - לקינוח, אבל </w:t>
      </w:r>
      <w:r w:rsidRPr="00B078C3">
        <w:rPr>
          <w:rFonts w:ascii="FontbitDavid" w:hAnsi="FontbitDavid"/>
          <w:sz w:val="24"/>
          <w:rtl/>
        </w:rPr>
        <w:t xml:space="preserve">לא</w:t>
      </w:r>
      <w:r w:rsidRPr="00B078C3">
        <w:rPr>
          <w:rFonts w:ascii="FontbitDavid" w:hAnsi="FontbitDavid"/>
          <w:sz w:val="24"/>
          <w:rtl/>
        </w:rPr>
        <w:t xml:space="preserve"> לבדיקה.</w:t>
      </w:r>
    </w:p>
    <w:p w:rsidR="00E403F0" w:rsidRPr="00B078C3" w:rsidRDefault="00E403F0" w:rsidP="00E403F0">
      <w:pPr>
        <w:jc w:val="center"/>
        <w:rPr>
          <w:del w:id="90036" w:author="מנוע עיצוב" w:date="2026-10-11T12:09:26Z"/>
          <w:rFonts w:ascii="FontbitDavid" w:hAnsi="FontbitDavid"/>
          <w:sz w:val="24"/>
          <w:rtl/>
        </w:rPr>
      </w:pPr>
      <w:del w:id="9003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0" w:author="קלוד" w:date="2026-10-11T09:07:21Z">
          <w:pPr>
            <w:pStyle w:val="affff1"/>
            <w:rPr>
              <w:rtl/>
            </w:rPr>
          </w:pPr>
        </w:pPrChange>
      </w:pPr>
      <w:ins w:id="9817" w:author="מספור קטעי משנה" w:date="2026-10-11T09:25:19Z">
        <w:r>
          <w:rPr>
            <w:rStyle w:val="MisparKeta"/>
          </w:rPr>
          <w:t xml:space="preserve">ג. </w:t>
        </w:r>
      </w:ins>
      <w:r w:rsidRPr="00B078C3">
        <w:rPr>
          <w:rtl/>
        </w:rPr>
        <w:t>נמצא על שלה לאחר זמן וכו'.</w:t>
      </w:r>
    </w:p>
    <w:p>
      <w:pPr>
        <w:pStyle w:val="38"/>
        <w:rPr>
          <w:ins w:id="99115" w:author="מנוע מכני" w:date="2026-10-11T12:04:39Z"/>
        </w:rPr>
      </w:pPr>
      <w:r w:rsidRPr="00B078C3">
        <w:t xml:space="preserve">תנא:</w:t>
      </w:r>
    </w:p>
    <w:p w:rsidR="00E403F0" w:rsidRPr="00B078C3" w:rsidRDefault="00E403F0" w:rsidP="00E403F0">
      <w:pPr>
        <w:rPr>
          <w:rFonts w:ascii="FontbitDavid" w:hAnsi="FontbitDavid"/>
          <w:sz w:val="24"/>
          <w:rtl/>
        </w:rPr>
      </w:pPr>
      <w:del w:id="9911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וחייבין אשם תלוי.</w:t>
      </w:r>
    </w:p>
    <w:p>
      <w:pPr>
        <w:pStyle w:val="38"/>
        <w:rPr>
          <w:ins w:id="99117" w:author="מנוע מכני" w:date="2026-10-11T12:04:39Z"/>
        </w:rPr>
      </w:pPr>
      <w:r w:rsidRPr="00B078C3">
        <w:t xml:space="preserve">ותנא דידן </w:t>
      </w:r>
      <w:r w:rsidRPr="00B078C3">
        <w:t xml:space="preserve">מ"ט</w:t>
      </w:r>
      <w:r w:rsidRPr="00B078C3">
        <w:t xml:space="preserve">?</w:t>
      </w:r>
    </w:p>
    <w:p w:rsidR="00E403F0" w:rsidRPr="00B078C3" w:rsidRDefault="00E403F0" w:rsidP="00E403F0">
      <w:pPr>
        <w:rPr>
          <w:rFonts w:ascii="FontbitDavid" w:hAnsi="FontbitDavid"/>
          <w:sz w:val="24"/>
          <w:rtl/>
        </w:rPr>
      </w:pPr>
      <w:del w:id="99118" w:author="מנוע מכני" w:date="2026-10-11T12:04:39Z">
        <w:r w:rsidRPr="00B078C3">
          <w:rPr>
            <w:rFonts w:ascii="FontbitDavid" w:hAnsi="FontbitDavid"/>
            <w:sz w:val="24"/>
            <w:rtl/>
          </w:rPr>
          <w:delText xml:space="preserve"> </w:delText>
        </w:r>
      </w:del>
      <w:ins w:id="93573" w:author="מנוע מכני" w:date="2026-10-11T12:04:39Z">
        <w:r>
          <w:rPr>
            <w:rFonts w:ascii="FontbitDavid" w:hAnsi="FontbitDavid"/>
            <w:sz w:val="24"/>
            <w:rtl/>
          </w:rPr>
          <w:t xml:space="preserve">צריך</w:t>
        </w:r>
      </w:ins>
      <w:del w:id="93574"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חתיכה משתי חתיכות.</w:t>
      </w:r>
    </w:p>
    <w:p w:rsidR="00E403F0" w:rsidRPr="00B078C3" w:rsidRDefault="00E403F0" w:rsidP="00E403F0">
      <w:pPr>
        <w:jc w:val="center"/>
        <w:rPr>
          <w:del w:id="90038" w:author="מנוע עיצוב" w:date="2026-10-11T12:09:26Z"/>
          <w:rFonts w:ascii="FontbitDavid" w:hAnsi="FontbitDavid"/>
          <w:sz w:val="24"/>
          <w:rtl/>
        </w:rPr>
      </w:pPr>
      <w:del w:id="9003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1" w:author="קלוד" w:date="2026-10-11T09:07:21Z">
          <w:pPr>
            <w:pStyle w:val="affff1"/>
            <w:rPr>
              <w:rtl/>
            </w:rPr>
          </w:pPr>
        </w:pPrChange>
      </w:pPr>
      <w:ins w:id="9818" w:author="מספור קטעי משנה" w:date="2026-10-11T09:25:19Z">
        <w:r>
          <w:rPr>
            <w:rStyle w:val="MisparKeta"/>
          </w:rPr>
          <w:t xml:space="preserve">ד. </w:t>
        </w:r>
      </w:ins>
      <w:r w:rsidRPr="00B078C3">
        <w:rPr>
          <w:rtl/>
        </w:rPr>
        <w:t>איזהו אחר זמן וכו'.</w:t>
      </w:r>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ורמינהי, איזהו אחר זמן? </w:t>
      </w:r>
    </w:p>
    <w:p>
      <w:pPr>
        <w:pStyle w:val="38"/>
        <w:rPr>
          <w:ins w:id="99119" w:author="מנוע מכני" w:date="2026-10-11T12:04:39Z"/>
        </w:rPr>
      </w:pPr>
      <w:r w:rsidRPr="00B078C3">
        <w:t>פירש ר</w:t>
      </w:r>
      <w:r>
        <w:t xml:space="preserve">א</w:t>
      </w:r>
      <w:ins w:id="90553" w:author="מנוע מכני" w:date="2026-10-11T12:04:39Z">
        <w:r>
          <w:t xml:space="preserve">ב"צ</w:t>
        </w:r>
      </w:ins>
      <w:del w:id="90554" w:author="מנוע מכני" w:date="2026-10-11T12:04:39Z">
        <w:r>
          <w:delText xml:space="preserve">ב''צ</w:delText>
        </w:r>
      </w:del>
      <w:r w:rsidRPr="00B078C3">
        <w:t xml:space="preserve">:</w:t>
      </w:r>
    </w:p>
    <w:p w:rsidR="00E403F0" w:rsidRDefault="00E403F0" w:rsidP="00E403F0">
      <w:pPr>
        <w:rPr>
          <w:rFonts w:ascii="FontbitDavid" w:hAnsi="FontbitDavid"/>
          <w:sz w:val="24"/>
          <w:rtl/>
        </w:rPr>
      </w:pPr>
      <w:del w:id="9912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כדי שתושיט ידה תחת הכר או תחת הכסת ותטול עד ותבדוק בו! </w:t>
      </w:r>
    </w:p>
    <w:p>
      <w:pPr>
        <w:pStyle w:val="afffff8"/>
        <w:rPr>
          <w:ins w:id="90595" w:author="קלוד" w:date="2026-10-11T12:23:38Z"/>
        </w:rPr>
      </w:pPr>
      <w:ins w:id="90596" w:author="קלוד" w:date="2026-10-11T12:23:38Z">
        <w:r>
          <w:rPr>
            <w:color w:val="7B3F00"/>
          </w:rPr>
          <w:t xml:space="preserve">אחר זמן - כדי שתושיט ידה לעד או תרד מן המטה</w:t>
        </w:r>
      </w:ins>
    </w:p>
    <w:p>
      <w:pPr>
        <w:pStyle w:val="38"/>
        <w:rPr>
          <w:ins w:id="99121" w:author="מנוע מכני" w:date="2026-10-11T12:04:39Z"/>
        </w:rPr>
      </w:pPr>
      <w:r w:rsidRPr="00B078C3">
        <w:t>א</w:t>
      </w:r>
      <w:ins w:id="90555" w:author="מנוע מכני" w:date="2026-10-11T12:04:39Z">
        <w:r>
          <w:t xml:space="preserve">ר"ח</w:t>
        </w:r>
      </w:ins>
      <w:del w:id="90556" w:author="מנוע מכני" w:date="2026-10-11T12:04:39Z">
        <w:r>
          <w:delText xml:space="preserve">ר''ח</w:delText>
        </w:r>
      </w:del>
      <w:r w:rsidRPr="00B078C3">
        <w:t xml:space="preserve">:</w:t>
      </w:r>
    </w:p>
    <w:p w:rsidR="00E403F0" w:rsidRPr="00B078C3" w:rsidRDefault="00E403F0" w:rsidP="00E403F0">
      <w:pPr>
        <w:rPr>
          <w:rFonts w:ascii="FontbitDavid" w:hAnsi="FontbitDavid"/>
          <w:sz w:val="24"/>
          <w:rtl/>
        </w:rPr>
      </w:pPr>
      <w:del w:id="9912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ה"ק</w:t>
      </w:r>
      <w:r w:rsidRPr="00B078C3">
        <w:rPr>
          <w:rFonts w:ascii="FontbitDavid" w:hAnsi="FontbitDavid"/>
          <w:sz w:val="24"/>
          <w:rtl/>
        </w:rPr>
        <w:t xml:space="preserve">: איזהו אחר זמן? כדי שתושיט ידה לתחת הכר או לתחת הכסת ותטול עד ותבדוק בו, וכדי שתרד מן המטה ותדיח את פניה - מחלוקת </w:t>
      </w:r>
      <w:r w:rsidRPr="00B078C3">
        <w:rPr>
          <w:rStyle w:val="2fb"/>
          <w:rFonts w:ascii="FontbitDavid" w:hAnsi="FontbitDavid"/>
          <w:sz w:val="24"/>
          <w:rtl/>
        </w:rPr>
        <w:t xml:space="preserve">ר"ע</w:t>
      </w:r>
      <w:r w:rsidRPr="00B078C3">
        <w:rPr>
          <w:rFonts w:ascii="FontbitDavid" w:hAnsi="FontbitDavid"/>
          <w:sz w:val="24"/>
          <w:rtl/>
        </w:rPr>
        <w:t xml:space="preserve"> וחכמים.</w:t>
      </w:r>
    </w:p>
    <w:p>
      <w:pPr>
        <w:pStyle w:val="38"/>
        <w:rPr>
          <w:ins w:id="99123" w:author="מנוע מכני" w:date="2026-10-11T12:04:39Z"/>
        </w:rPr>
      </w:pPr>
      <w:r>
        <w:t>ו</w:t>
      </w:r>
      <w:r w:rsidRPr="00B078C3">
        <w:t xml:space="preserve">ה"ק:</w:t>
      </w:r>
    </w:p>
    <w:p w:rsidR="00E403F0" w:rsidRPr="00B078C3" w:rsidRDefault="00E403F0" w:rsidP="00E403F0">
      <w:pPr>
        <w:ind w:firstLine="0"/>
        <w:rPr>
          <w:rFonts w:ascii="FontbitDavid" w:hAnsi="FontbitDavid"/>
          <w:sz w:val="24"/>
          <w:rtl/>
        </w:rPr>
      </w:pPr>
      <w:del w:id="9912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וזהו אח"כ שנחלקו </w:t>
      </w:r>
      <w:r w:rsidRPr="00B078C3">
        <w:rPr>
          <w:rStyle w:val="2fb"/>
          <w:rFonts w:ascii="FontbitDavid" w:hAnsi="FontbitDavid"/>
          <w:sz w:val="24"/>
          <w:rtl/>
        </w:rPr>
        <w:t xml:space="preserve">ר"ע</w:t>
      </w:r>
      <w:r w:rsidRPr="00B078C3">
        <w:rPr>
          <w:rFonts w:ascii="FontbitDavid" w:hAnsi="FontbitDavid"/>
          <w:sz w:val="24"/>
          <w:rtl/>
        </w:rPr>
        <w:t xml:space="preserve"> וחכמים.</w:t>
      </w:r>
    </w:p>
    <w:p>
      <w:pPr>
        <w:pStyle w:val="38"/>
        <w:rPr>
          <w:ins w:id="99126" w:author="מנוע מכני" w:date="2026-10-11T12:04:39Z"/>
        </w:rPr>
      </w:pPr>
      <w:del w:id="99125" w:author="מנוע מכני" w:date="2026-10-11T12:04:39Z">
        <w:r w:rsidRPr="00E744B3">
          <w:delText xml:space="preserve">•</w:delText>
        </w:r>
      </w:del>
      <w:r w:rsidRPr="00E744B3">
        <w:t xml:space="preserve"> </w:t>
      </w:r>
      <w:r w:rsidRPr="00B078C3">
        <w:t xml:space="preserve">רב אשי</w:t>
      </w:r>
      <w:del w:id="101670" w:author="מנוע מכני" w:date="2026-10-11T12:04:39Z">
        <w:r w:rsidRPr="00B078C3">
          <w:delText xml:space="preserve"> אמר</w:delText>
        </w:r>
      </w:del>
      <w:r w:rsidRPr="00B078C3">
        <w:t xml:space="preserve">:</w:t>
      </w:r>
    </w:p>
    <w:p w:rsidR="00E403F0" w:rsidRDefault="00E403F0" w:rsidP="00E403F0">
      <w:pPr>
        <w:rPr>
          <w:rFonts w:ascii="FontbitDavid" w:hAnsi="FontbitDavid"/>
          <w:sz w:val="24"/>
          <w:rtl/>
        </w:rPr>
      </w:pPr>
      <w:del w:id="991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חד שיעורא הוא, עד בידה - כדי שתרד מן המטה ותדיח את פניה, </w:t>
      </w:r>
    </w:p>
    <w:p w:rsidR="00E403F0" w:rsidRPr="00B078C3" w:rsidRDefault="00E403F0" w:rsidP="00E403F0">
      <w:pPr>
        <w:ind w:left="1894"/>
        <w:rPr>
          <w:rFonts w:ascii="FontbitDavid" w:hAnsi="FontbitDavid"/>
          <w:sz w:val="24"/>
          <w:rtl/>
        </w:rPr>
      </w:pPr>
      <w:r w:rsidRPr="00B078C3">
        <w:rPr>
          <w:rFonts w:ascii="FontbitDavid" w:hAnsi="FontbitDavid"/>
          <w:sz w:val="24"/>
          <w:rtl/>
        </w:rPr>
        <w:t>אין עד בידה - כדי שתושיט ידה לתחת הכר או לתחת הכסת ותטול עד ותבדוק בו.</w:t>
      </w:r>
    </w:p>
    <w:p w:rsidR="00E403F0" w:rsidRDefault="00E403F0" w:rsidP="00E403F0">
      <w:pPr>
        <w:pStyle w:val="afff3"/>
        <w:framePr w:wrap="around"/>
        <w:rPr>
          <w:rtl/>
        </w:rPr>
      </w:pPr>
      <w:r>
        <w:rPr>
          <w:rFonts w:hint="cs"/>
          <w:rtl/>
        </w:rPr>
        <w:t>טו.</w:t>
      </w:r>
    </w:p>
    <w:p w:rsidR="00E403F0" w:rsidRDefault="00E403F0" w:rsidP="00E403F0">
      <w:pPr>
        <w:rPr>
          <w:rFonts w:ascii="FontbitDavid" w:hAnsi="FontbitDavid"/>
          <w:sz w:val="24"/>
          <w:rtl/>
        </w:rPr>
      </w:pPr>
    </w:p>
    <w:p>
      <w:pPr>
        <w:pStyle w:val="afffff8"/>
        <w:rPr>
          <w:ins w:id="90593" w:author="קלוד" w:date="2026-10-11T12:23:38Z"/>
        </w:rPr>
      </w:pPr>
      <w:ins w:id="90594" w:author="קלוד" w:date="2026-10-11T12:23:38Z">
        <w:r>
          <w:rPr>
            <w:color w:val="7B3F00"/>
          </w:rPr>
          <w:t xml:space="preserve">תוך זמן ואחר זמן - פירשו חכמים ביבנה</w:t>
        </w:r>
      </w:ins>
    </w:p>
    <w:p>
      <w:pPr>
        <w:pStyle w:val="38"/>
        <w:rPr>
          <w:ins w:id="99129" w:author="מנוע מכני" w:date="2026-10-11T12:04:39Z"/>
        </w:rPr>
      </w:pPr>
      <w:del w:id="99128" w:author="מנוע מכני" w:date="2026-10-11T12:04:39Z">
        <w:r w:rsidRPr="00E744B3">
          <w:delText xml:space="preserve">•</w:delText>
        </w:r>
      </w:del>
      <w:r w:rsidRPr="00E744B3">
        <w:t xml:space="preserve"> </w:t>
      </w:r>
      <w:r w:rsidRPr="00B078C3">
        <w:t xml:space="preserve">מיתיבי:</w:t>
      </w:r>
    </w:p>
    <w:p w:rsidR="00E403F0" w:rsidRDefault="00E403F0" w:rsidP="00E403F0">
      <w:pPr>
        <w:rPr>
          <w:rFonts w:ascii="FontbitDavid" w:hAnsi="FontbitDavid"/>
          <w:sz w:val="24"/>
          <w:rtl/>
        </w:rPr>
      </w:pPr>
      <w:del w:id="991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איזהו אחר זמן? דבר זה שאל </w:t>
      </w:r>
      <w:r w:rsidRPr="00B078C3">
        <w:rPr>
          <w:rStyle w:val="2fb"/>
          <w:rFonts w:ascii="FontbitDavid" w:hAnsi="FontbitDavid"/>
          <w:sz w:val="24"/>
          <w:rtl/>
        </w:rPr>
        <w:t xml:space="preserve">ר</w:t>
      </w:r>
      <w:r>
        <w:rPr>
          <w:rStyle w:val="2fb"/>
          <w:rFonts w:ascii="FontbitDavid" w:hAnsi="FontbitDavid" w:hint="cs"/>
          <w:sz w:val="24"/>
          <w:rtl/>
        </w:rPr>
        <w:t xml:space="preserve">א</w:t>
      </w:r>
      <w:ins w:id="90557" w:author="מנוע מכני" w:date="2026-10-11T12:04:39Z">
        <w:r>
          <w:rPr>
            <w:rStyle w:val="2fb"/>
            <w:rFonts w:ascii="FontbitDavid" w:hAnsi="FontbitDavid" w:hint="cs"/>
            <w:sz w:val="24"/>
            <w:rtl/>
          </w:rPr>
          <w:t xml:space="preserve">ב"צ</w:t>
        </w:r>
      </w:ins>
      <w:del w:id="90558" w:author="מנוע מכני" w:date="2026-10-11T12:04:39Z">
        <w:r>
          <w:rPr>
            <w:rFonts w:ascii="FontbitDavid" w:hAnsi="FontbitDavid" w:hint="cs"/>
            <w:sz w:val="24"/>
            <w:rtl/>
          </w:rPr>
          <w:delText xml:space="preserve">ב''צ</w:delText>
        </w:r>
      </w:del>
      <w:r>
        <w:rPr>
          <w:rFonts w:ascii="FontbitDavid" w:hAnsi="FontbitDavid" w:hint="cs"/>
          <w:sz w:val="24"/>
          <w:rtl/>
        </w:rPr>
        <w:t xml:space="preserve"> </w:t>
      </w:r>
      <w:r w:rsidRPr="00B078C3">
        <w:rPr>
          <w:rFonts w:ascii="FontbitDavid" w:hAnsi="FontbitDavid"/>
          <w:sz w:val="24"/>
          <w:rtl/>
        </w:rPr>
        <w:t xml:space="preserve">לפני חכמים באושא, </w:t>
      </w:r>
    </w:p>
    <w:p>
      <w:pPr>
        <w:pStyle w:val="38"/>
        <w:rPr>
          <w:ins w:id="99131" w:author="מנוע מכני" w:date="2026-10-11T12:04:39Z"/>
        </w:rPr>
      </w:pPr>
      <w:r w:rsidRPr="00017C1D">
        <w:tab/>
      </w:r>
      <w:r w:rsidRPr="00017C1D">
        <w:t xml:space="preserve">ואמר להם:</w:t>
      </w:r>
    </w:p>
    <w:p w:rsidR="00E403F0" w:rsidRPr="00017C1D" w:rsidRDefault="00E403F0" w:rsidP="00E403F0">
      <w:pPr>
        <w:rPr>
          <w:rFonts w:ascii="FontbitDavid" w:hAnsi="FontbitDavid"/>
          <w:spacing w:val="-2"/>
          <w:sz w:val="24"/>
          <w:rtl/>
        </w:rPr>
      </w:pPr>
      <w:del w:id="99132"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שמא </w:t>
      </w:r>
      <w:ins w:id="92955" w:author="מנוע מכני" w:date="2026-10-11T12:04:39Z">
        <w:r>
          <w:rPr>
            <w:rStyle w:val="2fb"/>
            <w:rFonts w:ascii="FontbitDavid" w:hAnsi="FontbitDavid"/>
            <w:spacing w:val="-2"/>
            <w:sz w:val="24"/>
            <w:rtl/>
          </w:rPr>
          <w:t xml:space="preserve">כר"ע</w:t>
        </w:r>
      </w:ins>
      <w:del w:id="92956" w:author="מנוע מכני" w:date="2026-10-11T12:04:39Z">
        <w:r w:rsidRPr="00017C1D">
          <w:rPr>
            <w:rFonts w:ascii="FontbitDavid" w:hAnsi="FontbitDavid"/>
            <w:spacing w:val="-2"/>
            <w:sz w:val="24"/>
            <w:rtl/>
          </w:rPr>
          <w:delText xml:space="preserve">כרבי עקיבא</w:delText>
        </w:r>
      </w:del>
      <w:r w:rsidRPr="00017C1D">
        <w:rPr>
          <w:rFonts w:ascii="FontbitDavid" w:hAnsi="FontbitDavid"/>
          <w:spacing w:val="-2"/>
          <w:sz w:val="24"/>
          <w:rtl/>
        </w:rPr>
        <w:t xml:space="preserve"> אתם אומרים, שמטמאה את בועלה? אמרו לו: </w:t>
      </w:r>
      <w:r w:rsidRPr="00017C1D">
        <w:rPr>
          <w:rFonts w:ascii="FontbitDavid" w:hAnsi="FontbitDavid"/>
          <w:spacing w:val="-2"/>
          <w:sz w:val="24"/>
          <w:rtl/>
        </w:rPr>
        <w:t xml:space="preserve">לא</w:t>
      </w:r>
      <w:r w:rsidRPr="00017C1D">
        <w:rPr>
          <w:rFonts w:ascii="FontbitDavid" w:hAnsi="FontbitDavid"/>
          <w:spacing w:val="-2"/>
          <w:sz w:val="24"/>
          <w:rtl/>
        </w:rPr>
        <w:t xml:space="preserve"> שמענו.</w:t>
      </w:r>
    </w:p>
    <w:p w:rsidR="00E403F0" w:rsidRDefault="00E403F0" w:rsidP="00E403F0">
      <w:pPr>
        <w:ind w:left="908"/>
        <w:rPr>
          <w:rFonts w:ascii="FontbitDavid" w:hAnsi="FontbitDavid"/>
          <w:sz w:val="24"/>
          <w:rtl/>
        </w:rPr>
      </w:pPr>
      <w:r w:rsidRPr="00B078C3">
        <w:rPr>
          <w:rFonts w:ascii="FontbitDavid" w:hAnsi="FontbitDavid"/>
          <w:sz w:val="24"/>
          <w:rtl/>
        </w:rPr>
        <w:t xml:space="preserve">אמר</w:t>
      </w:r>
      <w:r w:rsidRPr="00B078C3">
        <w:rPr>
          <w:rFonts w:ascii="FontbitDavid" w:hAnsi="FontbitDavid"/>
          <w:sz w:val="24"/>
          <w:rtl/>
        </w:rPr>
        <w:t xml:space="preserve"> להם, כך פרשו חכמים ביבנה: </w:t>
      </w:r>
      <w:r w:rsidRPr="00B078C3">
        <w:rPr>
          <w:rFonts w:ascii="FontbitDavid" w:hAnsi="FontbitDavid"/>
          <w:sz w:val="24"/>
          <w:rtl/>
        </w:rPr>
        <w:t xml:space="preserve">לא</w:t>
      </w:r>
      <w:r w:rsidRPr="00B078C3">
        <w:rPr>
          <w:rFonts w:ascii="FontbitDavid" w:hAnsi="FontbitDavid"/>
          <w:sz w:val="24"/>
          <w:rtl/>
        </w:rPr>
        <w:t xml:space="preserve"> שהתה כדי שתרד מן המטה ותדיח את פניה - תוך זמן הוא זה, וטמאין מספק, ופטורין מקרבן, וחייבין באשם תלוי.</w:t>
      </w:r>
    </w:p>
    <w:p w:rsidR="00E403F0" w:rsidRPr="00B078C3" w:rsidRDefault="00E403F0" w:rsidP="00E403F0">
      <w:pPr>
        <w:ind w:left="908"/>
        <w:rPr>
          <w:rFonts w:ascii="FontbitDavid" w:hAnsi="FontbitDavid"/>
          <w:sz w:val="24"/>
          <w:rtl/>
        </w:rPr>
      </w:pPr>
      <w:r>
        <w:rPr>
          <w:rFonts w:ascii="FontbitDavid" w:hAnsi="FontbitDavid"/>
          <w:sz w:val="24"/>
          <w:rtl/>
        </w:rPr>
        <w:tab/>
      </w:r>
      <w:r w:rsidRPr="00B078C3">
        <w:rPr>
          <w:rFonts w:ascii="FontbitDavid" w:hAnsi="FontbitDavid"/>
          <w:sz w:val="24"/>
          <w:rtl/>
        </w:rPr>
        <w:t>שהתה כדי שתרד מן המטה ותדיח את פניה - אחר הזמן הוא זה.</w:t>
      </w:r>
    </w:p>
    <w:p w:rsidR="00E403F0" w:rsidRPr="00B078C3" w:rsidRDefault="00E403F0" w:rsidP="00E403F0">
      <w:pPr>
        <w:pStyle w:val="a3"/>
        <w:rPr>
          <w:rtl/>
        </w:rPr>
      </w:pPr>
      <w:r>
        <w:rPr>
          <w:rtl/>
        </w:rPr>
        <w:tab/>
      </w:r>
      <w:r w:rsidRPr="00B078C3">
        <w:rPr>
          <w:rtl/>
        </w:rPr>
        <w:t>וכן כששהתה מעת לעת ומפקידה לפקידה בועלה מטמא משום מגע, ואינו מטמא משום בועל.</w:t>
      </w:r>
    </w:p>
    <w:p>
      <w:pPr>
        <w:pStyle w:val="38"/>
        <w:rPr>
          <w:ins w:id="99133" w:author="מנוע מכני" w:date="2026-10-11T12:04:39Z"/>
        </w:rPr>
      </w:pPr>
      <w:ins w:id="92957" w:author="מנוע מכני" w:date="2026-10-11T12:04:39Z">
        <w:r>
          <w:t xml:space="preserve">ר"ע</w:t>
        </w:r>
      </w:ins>
      <w:del w:id="92958" w:author="מנוע מכני" w:date="2026-10-11T12:04:39Z">
        <w:r w:rsidRPr="00B078C3">
          <w:delText xml:space="preserve">רבי עקיבא</w:delText>
        </w:r>
      </w:del>
      <w:del w:id="101671" w:author="מנוע מכני" w:date="2026-10-11T12:04:39Z">
        <w:r w:rsidRPr="00B078C3">
          <w:delText xml:space="preserve"> אומר</w:delText>
        </w:r>
      </w:del>
      <w:r w:rsidRPr="00B078C3">
        <w:t xml:space="preserve">:</w:t>
      </w:r>
    </w:p>
    <w:p w:rsidR="00E403F0" w:rsidRPr="00B078C3" w:rsidRDefault="00E403F0" w:rsidP="00E403F0">
      <w:pPr>
        <w:ind w:left="908"/>
        <w:rPr>
          <w:rFonts w:ascii="FontbitDavid" w:hAnsi="FontbitDavid"/>
          <w:sz w:val="24"/>
          <w:rtl/>
        </w:rPr>
      </w:pPr>
      <w:del w:id="991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מטמא משום בועל.</w:t>
      </w:r>
    </w:p>
    <w:p>
      <w:pPr>
        <w:pStyle w:val="afffff8"/>
        <w:rPr>
          <w:ins w:id="90591" w:author="קלוד" w:date="2026-10-11T12:23:38Z"/>
        </w:rPr>
      </w:pPr>
      <w:ins w:id="90592" w:author="קלוד" w:date="2026-10-11T12:23:38Z">
        <w:r>
          <w:rPr>
            <w:color w:val="7B3F00"/>
          </w:rPr>
          <w:t xml:space="preserve">בעל נדה בכתם - נכנס להיכל ומקטיר קטורת</w:t>
        </w:r>
      </w:ins>
    </w:p>
    <w:p w:rsidR="00E403F0" w:rsidRPr="00B078C3" w:rsidRDefault="00E403F0" w:rsidP="00E403F0">
      <w:pPr>
        <w:rPr>
          <w:rFonts w:ascii="FontbitDavid" w:hAnsi="FontbitDavid"/>
          <w:sz w:val="24"/>
          <w:rtl/>
        </w:rPr>
      </w:pPr>
      <w:r w:rsidRPr="00E744B3">
        <w:rPr>
          <w:rFonts w:ascii="FontbitDavid" w:hAnsi="FontbitDavid"/>
          <w:b/>
          <w:bCs/>
          <w:rtl/>
        </w:rPr>
        <w:t xml:space="preserve">• </w:t>
      </w:r>
      <w:ins w:id="92959" w:author="מנוע מכני" w:date="2026-10-11T12:04:39Z">
        <w:r>
          <w:rPr>
            <w:rStyle w:val="2fb"/>
            <w:rFonts w:ascii="FontbitDavid" w:hAnsi="FontbitDavid"/>
            <w:sz w:val="24"/>
            <w:rtl/>
          </w:rPr>
          <w:t xml:space="preserve">ר"י</w:t>
        </w:r>
      </w:ins>
      <w:del w:id="92960"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בנו של רבן יוחנן בן זכאי אומר: בעלה נכנס להיכל ומקטיר קטורת.</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לרב חסדא</w:t>
      </w:r>
      <w:r w:rsidRPr="00B078C3">
        <w:rPr>
          <w:rFonts w:ascii="FontbitDavid" w:hAnsi="FontbitDavid"/>
          <w:sz w:val="24"/>
          <w:rtl/>
        </w:rPr>
        <w:t xml:space="preserve"> - היינו דמטהרי רבנן.</w:t>
      </w:r>
    </w:p>
    <w:p w:rsidR="00E403F0" w:rsidRPr="00017C1D" w:rsidRDefault="00E403F0" w:rsidP="00E403F0">
      <w:pPr>
        <w:pStyle w:val="a3"/>
        <w:rPr>
          <w:spacing w:val="-8"/>
          <w:rtl/>
        </w:rPr>
      </w:pPr>
      <w:r w:rsidRPr="00017C1D">
        <w:rPr>
          <w:rStyle w:val="2fb"/>
          <w:spacing w:val="-8"/>
          <w:rtl/>
        </w:rPr>
        <w:t xml:space="preserve">לרב אשי</w:t>
      </w:r>
      <w:r w:rsidRPr="00017C1D">
        <w:rPr>
          <w:spacing w:val="-8"/>
          <w:rtl/>
        </w:rPr>
        <w:t xml:space="preserve"> - </w:t>
      </w:r>
      <w:ins w:id="95067" w:author="מנוע מכני" w:date="2026-10-11T12:04:39Z">
        <w:r>
          <w:rPr>
            <w:spacing w:val="-8"/>
            <w:rtl/>
          </w:rPr>
          <w:t xml:space="preserve">למה</w:t>
        </w:r>
      </w:ins>
      <w:del w:id="95068" w:author="מנוע מכני" w:date="2026-10-11T12:04:39Z">
        <w:r w:rsidRPr="00017C1D">
          <w:rPr>
            <w:spacing w:val="-8"/>
            <w:rtl/>
          </w:rPr>
          <w:delText xml:space="preserve">אמאי</w:delText>
        </w:r>
      </w:del>
      <w:r w:rsidRPr="00017C1D">
        <w:rPr>
          <w:spacing w:val="-8"/>
          <w:rtl/>
        </w:rPr>
        <w:t xml:space="preserve"> מטהרי רבנן? וכי </w:t>
      </w:r>
      <w:ins w:id="97881" w:author="מנוע מכני" w:date="2026-10-11T12:04:39Z">
        <w:r>
          <w:rPr>
            <w:spacing w:val="-8"/>
            <w:rtl/>
          </w:rPr>
          <w:t xml:space="preserve">תאמר</w:t>
        </w:r>
      </w:ins>
      <w:del w:id="97882" w:author="מנוע מכני" w:date="2026-10-11T12:04:39Z">
        <w:r w:rsidRPr="00017C1D">
          <w:rPr>
            <w:spacing w:val="-8"/>
            <w:rtl/>
          </w:rPr>
          <w:delText xml:space="preserve">תימא</w:delText>
        </w:r>
      </w:del>
      <w:r w:rsidRPr="00017C1D">
        <w:rPr>
          <w:spacing w:val="-8"/>
          <w:rtl/>
        </w:rPr>
        <w:t xml:space="preserve"> דאין עד בידה, </w:t>
      </w:r>
      <w:ins w:id="95071" w:author="מנוע מכני" w:date="2026-10-11T12:04:39Z">
        <w:r>
          <w:rPr>
            <w:spacing w:val="-8"/>
            <w:rtl/>
          </w:rPr>
          <w:t xml:space="preserve">זה</w:t>
        </w:r>
      </w:ins>
      <w:del w:id="95072" w:author="מנוע מכני" w:date="2026-10-11T12:04:39Z">
        <w:r w:rsidRPr="00017C1D">
          <w:rPr>
            <w:spacing w:val="-8"/>
            <w:rtl/>
          </w:rPr>
          <w:delText xml:space="preserve">האי</w:delText>
        </w:r>
      </w:del>
      <w:r w:rsidRPr="00017C1D">
        <w:rPr>
          <w:spacing w:val="-8"/>
          <w:rtl/>
        </w:rPr>
        <w:t xml:space="preserve"> עד בידה ואין עד בידה </w:t>
      </w:r>
      <w:ins w:id="98195" w:author="מנוע מכני" w:date="2026-10-11T12:04:39Z">
        <w:r>
          <w:rPr>
            <w:spacing w:val="-8"/>
            <w:rtl/>
          </w:rPr>
          <w:t xml:space="preserve">צריך</w:t>
        </w:r>
      </w:ins>
      <w:del w:id="98196" w:author="מנוע מכני" w:date="2026-10-11T12:04:39Z">
        <w:r w:rsidRPr="00017C1D">
          <w:rPr>
            <w:spacing w:val="-8"/>
            <w:rtl/>
          </w:rPr>
          <w:delText xml:space="preserve">מיבעי</w:delText>
        </w:r>
      </w:del>
      <w:r w:rsidRPr="00017C1D">
        <w:rPr>
          <w:spacing w:val="-8"/>
          <w:rtl/>
        </w:rPr>
        <w:t xml:space="preserve"> </w:t>
      </w:r>
      <w:ins w:id="95069" w:author="מנוע מכני" w:date="2026-10-11T12:04:39Z">
        <w:r>
          <w:rPr>
            <w:spacing w:val="-8"/>
            <w:rtl/>
          </w:rPr>
          <w:t xml:space="preserve">לו</w:t>
        </w:r>
      </w:ins>
      <w:del w:id="95070" w:author="מנוע מכני" w:date="2026-10-11T12:04:39Z">
        <w:r w:rsidRPr="00017C1D">
          <w:rPr>
            <w:spacing w:val="-8"/>
            <w:rtl/>
          </w:rPr>
          <w:delText xml:space="preserve">ליה</w:delText>
        </w:r>
      </w:del>
      <w:r w:rsidRPr="00017C1D">
        <w:rPr>
          <w:spacing w:val="-8"/>
          <w:rtl/>
        </w:rPr>
        <w:t xml:space="preserve">! </w:t>
      </w:r>
      <w:ins w:id="97091" w:author="מנוע מכני" w:date="2026-10-11T12:04:39Z">
        <w:r>
          <w:rPr>
            <w:b/>
            <w:bCs/>
            <w:spacing w:val="-8"/>
            <w:rtl/>
          </w:rPr>
          <w:t xml:space="preserve">קשה</w:t>
        </w:r>
      </w:ins>
      <w:del w:id="97092" w:author="מנוע מכני" w:date="2026-10-11T12:04:39Z">
        <w:r w:rsidRPr="00017C1D">
          <w:rPr>
            <w:b/>
            <w:bCs/>
            <w:spacing w:val="-8"/>
            <w:rtl/>
          </w:rPr>
          <w:delText xml:space="preserve">קשיא</w:delText>
        </w:r>
      </w:del>
      <w:r w:rsidRPr="00017C1D">
        <w:rPr>
          <w:spacing w:val="-8"/>
          <w:rtl/>
        </w:rPr>
        <w:t>.</w:t>
      </w:r>
    </w:p>
    <w:p w:rsidR="00E403F0" w:rsidRDefault="00E403F0" w:rsidP="00E403F0">
      <w:pPr>
        <w:rPr>
          <w:rFonts w:ascii="FontbitDavid" w:hAnsi="FontbitDavid"/>
          <w:sz w:val="24"/>
          <w:rtl/>
        </w:rPr>
      </w:pPr>
    </w:p>
    <w:p>
      <w:pPr>
        <w:pStyle w:val="38"/>
        <w:rPr>
          <w:ins w:id="99135" w:author="מנוע מכני" w:date="2026-10-11T12:04:39Z"/>
        </w:rPr>
      </w:pPr>
      <w:ins w:id="90559" w:author="מנוע מכני" w:date="2026-10-11T12:04:39Z">
        <w:r>
          <w:t xml:space="preserve">ר"י</w:t>
        </w:r>
      </w:ins>
      <w:del w:id="90560" w:author="מנוע מכני" w:date="2026-10-11T12:04:39Z">
        <w:r w:rsidRPr="00B078C3">
          <w:lastRenderedPageBreak/>
          <w:delText xml:space="preserve">ר</w:delText>
        </w:r>
        <w:r>
          <w:delText xml:space="preserve">''י</w:delText>
        </w:r>
      </w:del>
      <w:r>
        <w:t xml:space="preserve"> ברי</w:t>
      </w:r>
      <w:ins w:id="90561" w:author="מנוע מכני" w:date="2026-10-11T12:04:39Z">
        <w:r>
          <w:t xml:space="preserve">ב"ז</w:t>
        </w:r>
      </w:ins>
      <w:del w:id="90562" w:author="מנוע מכני" w:date="2026-10-11T12:04:39Z">
        <w:r>
          <w:delText xml:space="preserve">ב''ז</w:delText>
        </w:r>
      </w:del>
      <w:r>
        <w:t xml:space="preserve">:</w:t>
      </w:r>
    </w:p>
    <w:p w:rsidR="00E403F0" w:rsidRDefault="00E403F0" w:rsidP="00E403F0">
      <w:pPr>
        <w:rPr>
          <w:rFonts w:ascii="FontbitDavid" w:hAnsi="FontbitDavid"/>
          <w:sz w:val="24"/>
          <w:rtl/>
        </w:rPr>
      </w:pPr>
      <w:del w:id="991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בעלה נכנס להיכל ומקטיר קטורת </w:t>
      </w:r>
      <w:r>
        <w:rPr>
          <w:rFonts w:ascii="FontbitDavid" w:hAnsi="FontbitDavid"/>
          <w:sz w:val="24"/>
          <w:rtl/>
        </w:rPr>
        <w:t>–</w:t>
      </w:r>
      <w:r>
        <w:rPr>
          <w:rFonts w:ascii="FontbitDavid" w:hAnsi="FontbitDavid" w:hint="cs"/>
          <w:sz w:val="24"/>
          <w:rtl/>
        </w:rPr>
        <w:t xml:space="preserve"> </w:t>
      </w:r>
    </w:p>
    <w:p w:rsidR="00E403F0" w:rsidRPr="00B078C3" w:rsidRDefault="00E403F0" w:rsidP="00E403F0">
      <w:pPr>
        <w:rPr>
          <w:rFonts w:ascii="FontbitDavid" w:hAnsi="FontbitDavid"/>
          <w:sz w:val="24"/>
          <w:rtl/>
        </w:rPr>
      </w:pPr>
      <w:r>
        <w:rPr>
          <w:rFonts w:ascii="FontbitDavid" w:hAnsi="FontbitDavid" w:hint="cs"/>
          <w:sz w:val="24"/>
          <w:rtl/>
        </w:rPr>
        <w:t xml:space="preserve">ולא </w:t>
      </w:r>
      <w:ins w:id="97703" w:author="מנוע מכני" w:date="2026-10-11T12:04:39Z">
        <w:r>
          <w:rPr>
            <w:rFonts w:ascii="FontbitDavid" w:hAnsi="FontbitDavid"/>
            <w:sz w:val="24"/>
            <w:rtl/>
          </w:rPr>
          <w:t xml:space="preserve">היה</w:t>
        </w:r>
      </w:ins>
      <w:del w:id="97704"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נוגע במעת לעת שבנדה!</w:t>
      </w:r>
      <w:r>
        <w:rPr>
          <w:rFonts w:ascii="FontbitDavid" w:hAnsi="FontbitDavid" w:hint="cs"/>
          <w:sz w:val="24"/>
          <w:rtl/>
        </w:rPr>
        <w:t xml:space="preserve"> - </w:t>
      </w:r>
      <w:r w:rsidRPr="00B078C3">
        <w:rPr>
          <w:rFonts w:ascii="FontbitDavid" w:hAnsi="FontbitDavid"/>
          <w:sz w:val="24"/>
          <w:rtl/>
        </w:rPr>
        <w:t>דאמר כשמאי, דאמר: כל הנשים דיין שעתן.</w:t>
      </w:r>
    </w:p>
    <w:p w:rsidR="00E403F0" w:rsidRPr="00B078C3" w:rsidRDefault="00E403F0" w:rsidP="00E403F0">
      <w:pPr>
        <w:rPr>
          <w:rFonts w:ascii="FontbitDavid" w:hAnsi="FontbitDavid"/>
          <w:sz w:val="24"/>
          <w:rtl/>
        </w:rPr>
      </w:pPr>
      <w:r w:rsidRPr="00B078C3">
        <w:rPr>
          <w:rFonts w:ascii="FontbitDavid" w:hAnsi="FontbitDavid"/>
          <w:sz w:val="24"/>
          <w:rtl/>
        </w:rPr>
        <w:t>ו</w:t>
      </w:r>
      <w:r>
        <w:rPr>
          <w:rFonts w:ascii="FontbitDavid" w:hAnsi="FontbitDavid" w:hint="cs"/>
          <w:sz w:val="24"/>
          <w:rtl/>
        </w:rPr>
        <w:t xml:space="preserve">לא </w:t>
      </w:r>
      <w:ins w:id="97705" w:author="מנוע מכני" w:date="2026-10-11T12:04:39Z">
        <w:r>
          <w:rPr>
            <w:rFonts w:ascii="FontbitDavid" w:hAnsi="FontbitDavid" w:hint="cs"/>
            <w:sz w:val="24"/>
            <w:rtl/>
          </w:rPr>
          <w:t xml:space="preserve">היה</w:t>
        </w:r>
      </w:ins>
      <w:del w:id="97706" w:author="מנוע מכני" w:date="2026-10-11T12:04:39Z">
        <w:r>
          <w:rPr>
            <w:rFonts w:ascii="FontbitDavid" w:hAnsi="FontbitDavid" w:hint="cs"/>
            <w:sz w:val="24"/>
            <w:rtl/>
          </w:rPr>
          <w:delText xml:space="preserve">הוה</w:delText>
        </w:r>
      </w:del>
      <w:r>
        <w:rPr>
          <w:rFonts w:ascii="FontbitDavid" w:hAnsi="FontbitDavid" w:hint="cs"/>
          <w:sz w:val="24"/>
          <w:rtl/>
        </w:rPr>
        <w:t xml:space="preserve"> בעל קרי משום דמיירי </w:t>
      </w:r>
      <w:r w:rsidRPr="00B078C3">
        <w:rPr>
          <w:rFonts w:ascii="FontbitDavid" w:hAnsi="FontbitDavid"/>
          <w:sz w:val="24"/>
          <w:rtl/>
        </w:rPr>
        <w:t>שלא גמר ביאתו.</w:t>
      </w:r>
    </w:p>
    <w:p w:rsidR="00E403F0" w:rsidRPr="00B078C3" w:rsidRDefault="00E403F0" w:rsidP="00E403F0">
      <w:pPr>
        <w:jc w:val="center"/>
        <w:rPr>
          <w:del w:id="90040" w:author="מנוע עיצוב" w:date="2026-10-11T12:09:26Z"/>
          <w:rFonts w:ascii="FontbitDavid" w:hAnsi="FontbitDavid"/>
          <w:sz w:val="24"/>
          <w:rtl/>
        </w:rPr>
      </w:pPr>
      <w:del w:id="9003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2" w:author="קלוד" w:date="2026-10-11T09:07:21Z">
          <w:pPr>
            <w:pStyle w:val="affff1"/>
            <w:rPr>
              <w:rtl/>
            </w:rPr>
          </w:pPr>
        </w:pPrChange>
      </w:pPr>
      <w:ins w:id="9819" w:author="מספור קטעי משנה" w:date="2026-10-11T09:25:19Z">
        <w:r>
          <w:rPr>
            <w:rStyle w:val="MisparKeta"/>
          </w:rPr>
          <w:t xml:space="preserve">ב. </w:t>
        </w:r>
      </w:ins>
      <w:r w:rsidRPr="00B078C3">
        <w:rPr>
          <w:rtl/>
        </w:rPr>
        <w:t>ומודים חכמים לרבי עקיבא ברואה כתם.</w:t>
      </w:r>
    </w:p>
    <w:p>
      <w:pPr>
        <w:pStyle w:val="38"/>
        <w:rPr>
          <w:ins w:id="99137"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991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למפרע, </w:t>
      </w:r>
      <w:ins w:id="92961" w:author="מנוע מכני" w:date="2026-10-11T12:04:39Z">
        <w:r>
          <w:rPr>
            <w:rStyle w:val="2fb"/>
            <w:rFonts w:ascii="FontbitDavid" w:hAnsi="FontbitDavid"/>
            <w:sz w:val="24"/>
            <w:rtl/>
          </w:rPr>
          <w:t xml:space="preserve">ור"מ</w:t>
        </w:r>
      </w:ins>
      <w:del w:id="92962" w:author="מנוע מכני" w:date="2026-10-11T12:04:39Z">
        <w:r w:rsidRPr="00B078C3">
          <w:rPr>
            <w:rFonts w:ascii="FontbitDavid" w:hAnsi="FontbitDavid"/>
            <w:sz w:val="24"/>
            <w:rtl/>
          </w:rPr>
          <w:delText xml:space="preserve">ורבי מאיר</w:delText>
        </w:r>
      </w:del>
      <w:r w:rsidRPr="00B078C3">
        <w:rPr>
          <w:rFonts w:ascii="FontbitDavid" w:hAnsi="FontbitDavid"/>
          <w:sz w:val="24"/>
          <w:rtl/>
        </w:rPr>
        <w:t xml:space="preserve"> היא.</w:t>
      </w:r>
    </w:p>
    <w:p>
      <w:pPr>
        <w:pStyle w:val="38"/>
        <w:rPr>
          <w:ins w:id="99139" w:author="מנוע מכני" w:date="2026-10-11T12:04:39Z"/>
        </w:rPr>
      </w:pPr>
      <w:r w:rsidRPr="00B078C3">
        <w:t xml:space="preserve">ושמואל:</w:t>
      </w:r>
    </w:p>
    <w:p w:rsidR="00E403F0" w:rsidRPr="00B078C3" w:rsidRDefault="00E403F0" w:rsidP="00E403F0">
      <w:pPr>
        <w:rPr>
          <w:rFonts w:ascii="FontbitDavid" w:hAnsi="FontbitDavid"/>
          <w:sz w:val="24"/>
          <w:rtl/>
        </w:rPr>
      </w:pPr>
      <w:del w:id="991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מכאן ולהבא, ורבנן היא.</w:t>
      </w:r>
    </w:p>
    <w:p w:rsidR="00E403F0" w:rsidRDefault="00E403F0" w:rsidP="00E403F0">
      <w:pPr>
        <w:rPr>
          <w:rFonts w:ascii="FontbitDavid" w:hAnsi="FontbitDavid"/>
          <w:sz w:val="24"/>
          <w:rtl/>
        </w:rPr>
      </w:pPr>
      <w:r w:rsidRPr="00B078C3">
        <w:rPr>
          <w:rFonts w:ascii="FontbitDavid" w:hAnsi="FontbitDavid"/>
          <w:sz w:val="24"/>
          <w:rtl/>
        </w:rPr>
        <w:t xml:space="preserve">מכאן ולהבא </w:t>
      </w:r>
      <w:ins w:id="90563" w:author="מנוע מכני" w:date="2026-10-11T12:04:39Z">
        <w:r>
          <w:rPr>
            <w:rFonts w:ascii="FontbitDavid" w:hAnsi="FontbitDavid" w:hint="cs"/>
            <w:sz w:val="24"/>
            <w:rtl/>
          </w:rPr>
          <w:t xml:space="preserve">ס"ד</w:t>
        </w:r>
      </w:ins>
      <w:del w:id="90564" w:author="מנוע מכני" w:date="2026-10-11T12:04:39Z">
        <w:r>
          <w:rPr>
            <w:rFonts w:ascii="FontbitDavid" w:hAnsi="FontbitDavid" w:hint="cs"/>
            <w:sz w:val="24"/>
            <w:rtl/>
          </w:rPr>
          <w:delText xml:space="preserve">ס''ד</w:delText>
        </w:r>
      </w:del>
      <w:r>
        <w:rPr>
          <w:rFonts w:ascii="FontbitDavid" w:hAnsi="FontbitDavid" w:hint="cs"/>
          <w:sz w:val="24"/>
          <w:rtl/>
        </w:rPr>
        <w:t xml:space="preserve"> </w:t>
      </w:r>
      <w:r w:rsidRPr="00B078C3">
        <w:rPr>
          <w:rFonts w:ascii="FontbitDavid" w:hAnsi="FontbitDavid"/>
          <w:sz w:val="24"/>
          <w:rtl/>
        </w:rPr>
        <w:t>הואיל ומעת לעת ד</w:t>
      </w:r>
      <w:r>
        <w:rPr>
          <w:rFonts w:ascii="FontbitDavid" w:hAnsi="FontbitDavid"/>
          <w:sz w:val="24"/>
          <w:rtl/>
        </w:rPr>
        <w:t>רבנן, וכתמים דרבנן, מה מעת לעת</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מטמאה את בועלה, אף כתמים </w:t>
      </w:r>
      <w:r w:rsidRPr="00B078C3">
        <w:rPr>
          <w:rFonts w:ascii="FontbitDavid" w:hAnsi="FontbitDavid"/>
          <w:sz w:val="24"/>
          <w:rtl/>
        </w:rPr>
        <w:t xml:space="preserve">ק</w:t>
      </w:r>
      <w:ins w:id="90565" w:author="מנוע מכני" w:date="2026-10-11T12:04:39Z">
        <w:r>
          <w:rPr>
            <w:rFonts w:ascii="FontbitDavid" w:hAnsi="FontbitDavid" w:hint="cs"/>
            <w:sz w:val="24"/>
            <w:rtl/>
          </w:rPr>
          <w:t xml:space="preserve">מ"ל</w:t>
        </w:r>
      </w:ins>
      <w:del w:id="90566"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w:t>
      </w:r>
      <w:ins w:id="93575" w:author="מנוע מכני" w:date="2026-10-11T12:04:39Z">
        <w:r>
          <w:rPr>
            <w:rFonts w:ascii="FontbitDavid" w:hAnsi="FontbitDavid" w:hint="cs"/>
            <w:sz w:val="24"/>
            <w:rtl/>
          </w:rPr>
          <w:t xml:space="preserve">דשם</w:t>
        </w:r>
      </w:ins>
      <w:del w:id="93576" w:author="מנוע מכני" w:date="2026-10-11T12:04:39Z">
        <w:r>
          <w:rPr>
            <w:rFonts w:ascii="FontbitDavid" w:hAnsi="FontbitDavid" w:hint="cs"/>
            <w:sz w:val="24"/>
            <w:rtl/>
          </w:rPr>
          <w:delText xml:space="preserve">דהתם</w:delText>
        </w:r>
      </w:del>
      <w:r>
        <w:rPr>
          <w:rFonts w:ascii="FontbitDavid" w:hAnsi="FontbitDavid" w:hint="cs"/>
          <w:sz w:val="24"/>
          <w:rtl/>
        </w:rPr>
        <w:t xml:space="preserve"> </w:t>
      </w:r>
      <w:r w:rsidRPr="00B078C3">
        <w:rPr>
          <w:rFonts w:ascii="FontbitDavid" w:hAnsi="FontbitDavid"/>
          <w:sz w:val="24"/>
          <w:rtl/>
        </w:rPr>
        <w:t xml:space="preserve">אין שור שחוט לפניך,</w:t>
      </w:r>
      <w:ins w:id="96651" w:author="מנוע מכני" w:date="2026-10-11T12:04:39Z">
        <w:ins w:id="96653" w:author="מנוע מכני" w:date="2026-10-11T12:04:39Z">
          <w:ins w:id="96655" w:author="מנוע מכני" w:date="2026-10-11T12:04:39Z">
            <w:r>
              <w:rPr>
                <w:rFonts w:ascii="FontbitDavid" w:hAnsi="FontbitDavid"/>
                <w:sz w:val="24"/>
                <w:rtl/>
              </w:rPr>
              <w:t xml:space="preserve"> </w:t>
            </w:r>
          </w:ins>
          <w:del w:id="96656" w:author="מנוע מכני" w:date="2026-10-11T12:04:39Z">
            <w:r>
              <w:rPr>
                <w:rFonts w:ascii="FontbitDavid" w:hAnsi="FontbitDavid"/>
                <w:sz w:val="24"/>
                <w:rtl/>
              </w:rPr>
              <w:delText xml:space="preserve"> </w:delText>
            </w:r>
            <w:r>
              <w:rPr>
                <w:rFonts w:ascii="FontbitDavid" w:hAnsi="FontbitDavid" w:hint="cs"/>
                <w:sz w:val="24"/>
                <w:rtl/>
              </w:rPr>
              <w:delText xml:space="preserve"> </w:delText>
            </w:r>
          </w:del>
        </w:ins>
        <w:del w:id="96654" w:author="מנוע מכני" w:date="2026-10-11T12:04:39Z">
          <w:r>
            <w:rPr>
              <w:rFonts w:ascii="FontbitDavid" w:hAnsi="FontbitDavid"/>
              <w:sz w:val="24"/>
              <w:rtl/>
            </w:rPr>
            <w:delText xml:space="preserve"> </w:delText>
          </w:r>
          <w:r>
            <w:rPr>
              <w:rFonts w:ascii="FontbitDavid" w:hAnsi="FontbitDavid" w:hint="cs"/>
              <w:sz w:val="24"/>
              <w:rtl/>
            </w:rPr>
            <w:delText xml:space="preserve"> </w:delText>
          </w:r>
        </w:del>
      </w:ins>
      <w:del w:id="96652"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p>
    <w:p w:rsidR="00E403F0" w:rsidRPr="00B078C3" w:rsidRDefault="00E403F0" w:rsidP="00E403F0">
      <w:pPr>
        <w:rPr>
          <w:rFonts w:ascii="FontbitDavid" w:hAnsi="FontbitDavid"/>
          <w:sz w:val="24"/>
          <w:rtl/>
        </w:rPr>
      </w:pPr>
      <w:ins w:id="93577" w:author="מנוע מכני" w:date="2026-10-11T12:04:39Z">
        <w:r>
          <w:rPr>
            <w:rFonts w:ascii="FontbitDavid" w:hAnsi="FontbitDavid" w:hint="cs"/>
            <w:sz w:val="24"/>
            <w:rtl/>
          </w:rPr>
          <w:t xml:space="preserve">וכאן</w:t>
        </w:r>
      </w:ins>
      <w:del w:id="93578" w:author="מנוע מכני" w:date="2026-10-11T12:04:39Z">
        <w:r>
          <w:rPr>
            <w:rFonts w:ascii="FontbitDavid" w:hAnsi="FontbitDavid" w:hint="cs"/>
            <w:sz w:val="24"/>
            <w:rtl/>
          </w:rPr>
          <w:delText xml:space="preserve">ו</w:delText>
        </w:r>
        <w:r w:rsidRPr="00B078C3">
          <w:rPr>
            <w:rFonts w:ascii="FontbitDavid" w:hAnsi="FontbitDavid"/>
            <w:sz w:val="24"/>
            <w:rtl/>
          </w:rPr>
          <w:delText xml:space="preserve">הכא</w:delText>
        </w:r>
      </w:del>
      <w:r w:rsidRPr="00B078C3">
        <w:rPr>
          <w:rFonts w:ascii="FontbitDavid" w:hAnsi="FontbitDavid"/>
          <w:sz w:val="24"/>
          <w:rtl/>
        </w:rPr>
        <w:t xml:space="preserve"> - יש שור שחוט לפניך.</w:t>
      </w:r>
    </w:p>
    <w:p>
      <w:pPr>
        <w:pStyle w:val="38"/>
        <w:rPr>
          <w:ins w:id="99141" w:author="מנוע מכני" w:date="2026-10-11T12:04:39Z"/>
        </w:rPr>
      </w:pPr>
      <w:r w:rsidRPr="00B078C3">
        <w:t xml:space="preserve">וכן </w:t>
      </w:r>
      <w:r w:rsidRPr="00B078C3">
        <w:t xml:space="preserve">אמר</w:t>
      </w:r>
      <w:r w:rsidRPr="00B078C3">
        <w:t xml:space="preserve"> </w:t>
      </w:r>
      <w:ins w:id="90567" w:author="מנוע מכני" w:date="2026-10-11T12:04:39Z">
        <w:r>
          <w:t xml:space="preserve">ר"ל</w:t>
        </w:r>
      </w:ins>
      <w:del w:id="90568" w:author="מנוע מכני" w:date="2026-10-11T12:04:39Z">
        <w:r w:rsidRPr="00B078C3">
          <w:delText xml:space="preserve">ר''ל</w:delText>
        </w:r>
      </w:del>
      <w:r w:rsidRPr="00B078C3">
        <w:t xml:space="preserve">:</w:t>
      </w:r>
    </w:p>
    <w:p w:rsidR="00E403F0" w:rsidRPr="00B078C3" w:rsidRDefault="00E403F0" w:rsidP="00E403F0">
      <w:pPr>
        <w:rPr>
          <w:rFonts w:ascii="FontbitDavid" w:hAnsi="FontbitDavid"/>
          <w:sz w:val="24"/>
          <w:rtl/>
        </w:rPr>
      </w:pPr>
      <w:del w:id="9914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למפרע, </w:t>
      </w:r>
      <w:ins w:id="92963" w:author="מנוע מכני" w:date="2026-10-11T12:04:39Z">
        <w:r>
          <w:rPr>
            <w:rStyle w:val="2fb"/>
            <w:rFonts w:ascii="FontbitDavid" w:hAnsi="FontbitDavid"/>
            <w:sz w:val="24"/>
            <w:rtl/>
          </w:rPr>
          <w:t xml:space="preserve">ור"מ</w:t>
        </w:r>
      </w:ins>
      <w:del w:id="92964" w:author="מנוע מכני" w:date="2026-10-11T12:04:39Z">
        <w:r w:rsidRPr="00B078C3">
          <w:rPr>
            <w:rFonts w:ascii="FontbitDavid" w:hAnsi="FontbitDavid"/>
            <w:sz w:val="24"/>
            <w:rtl/>
          </w:rPr>
          <w:delText xml:space="preserve">ורבי מאיר</w:delText>
        </w:r>
      </w:del>
      <w:r w:rsidRPr="00B078C3">
        <w:rPr>
          <w:rFonts w:ascii="FontbitDavid" w:hAnsi="FontbitDavid"/>
          <w:sz w:val="24"/>
          <w:rtl/>
        </w:rPr>
        <w:t xml:space="preserve"> היא.</w:t>
      </w:r>
    </w:p>
    <w:p>
      <w:pPr>
        <w:pStyle w:val="38"/>
        <w:rPr>
          <w:ins w:id="99143" w:author="מנוע מכני" w:date="2026-10-11T12:04:39Z"/>
        </w:rPr>
      </w:pPr>
      <w:r>
        <w:t xml:space="preserve">ר</w:t>
      </w:r>
      <w:ins w:id="90569" w:author="מנוע מכני" w:date="2026-10-11T12:04:39Z">
        <w:r>
          <w:t xml:space="preserve">י"ו</w:t>
        </w:r>
      </w:ins>
      <w:del w:id="90570" w:author="מנוע מכני" w:date="2026-10-11T12:04:39Z">
        <w:r>
          <w:delText xml:space="preserve">י''ו</w:delText>
        </w:r>
      </w:del>
      <w:r w:rsidRPr="00B078C3">
        <w:t xml:space="preserve">:</w:t>
      </w:r>
    </w:p>
    <w:p w:rsidR="00E403F0" w:rsidRPr="00B078C3" w:rsidRDefault="00E403F0" w:rsidP="00E403F0">
      <w:pPr>
        <w:ind w:firstLine="266"/>
        <w:rPr>
          <w:rFonts w:ascii="FontbitDavid" w:hAnsi="FontbitDavid"/>
          <w:sz w:val="24"/>
          <w:rtl/>
        </w:rPr>
      </w:pPr>
      <w:del w:id="991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מכאן ולהבא, ורבנן היא.</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297" w:author="קלוד" w:date="2026-10-11T09:07:21Z"/>
        </w:rPr>
      </w:pPr>
      <w:ins w:id="20296" w:author="קלוד" w:date="2026-10-11T09:07:21Z">
        <w:r>
          <w:t xml:space="preserve">משנה ד</w:t>
        </w:r>
      </w:ins>
    </w:p>
    <w:p w:rsidR="00E403F0" w:rsidRPr="00D65BEC" w:rsidRDefault="00E403F0" w:rsidP="00E403F0">
      <w:pPr>
        <w:pStyle w:val="afff9"/>
        <w:rPr>
          <w:del w:id="20177" w:author="קלוד" w:date="2026-10-11T09:07:21Z"/>
          <w:rtl/>
        </w:rPr>
      </w:pPr>
      <w:del w:id="20176" w:author="קלוד" w:date="2026-10-11T09:07:21Z">
        <w:r w:rsidRPr="00D65BEC">
          <w:rPr>
            <w:rtl/>
          </w:rPr>
          <w:delText xml:space="preserve">מתני'.</w:delText>
        </w:r>
      </w:del>
    </w:p>
    <w:p w:rsidR="00E403F0" w:rsidRPr="00D65BEC" w:rsidRDefault="00E403F0" w:rsidP="00E403F0">
      <w:pPr>
        <w:pStyle w:val="afff9"/>
        <w:spacing w:before="120"/>
        <w:rPr>
          <w:rtl/>
        </w:rPr>
        <w:pPrChange w:id="90007" w:author="קלוד" w:date="2026-10-11T12:09:42Z">
          <w:pPr>
            <w:pStyle w:val="afff9"/>
          </w:pPr>
        </w:pPrChange>
      </w:pPr>
      <w:r w:rsidRPr="00D65BEC">
        <w:rPr>
          <w:rtl/>
        </w:rPr>
        <w:t>כל הנשים בחזקת טהרה לבעליהן.</w:t>
      </w:r>
    </w:p>
    <w:p w:rsidR="00E403F0" w:rsidRPr="00D65BEC" w:rsidRDefault="00E403F0" w:rsidP="00E403F0">
      <w:pPr>
        <w:pStyle w:val="afff9"/>
        <w:rPr>
          <w:rtl/>
        </w:rPr>
      </w:pPr>
      <w:r w:rsidRPr="00D65BEC">
        <w:rPr>
          <w:rtl/>
        </w:rPr>
        <w:t>הבאין מן הדרך - נשיהן להן בחזקת טהרה.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589" w:author="קלוד" w:date="2026-10-11T12:23:38Z"/>
        </w:rPr>
      </w:pPr>
      <w:ins w:id="90590" w:author="קלוד" w:date="2026-10-11T12:23:38Z">
        <w:r>
          <w:rPr>
            <w:color w:val="7B3F00"/>
          </w:rPr>
          <w:t xml:space="preserve">הבאין מן הדרך - נשיהן בחזקת טהרה</w:t>
        </w:r>
      </w:ins>
    </w:p>
    <w:p w:rsidR="00E403F0" w:rsidRDefault="00E403F0" w:rsidP="00E403F0">
      <w:pPr>
        <w:rPr>
          <w:rFonts w:ascii="FontbitDavid" w:hAnsi="FontbitDavid"/>
          <w:sz w:val="24"/>
          <w:rtl/>
        </w:rPr>
      </w:pPr>
      <w:r>
        <w:rPr>
          <w:rFonts w:ascii="FontbitDavid" w:hAnsi="FontbitDavid" w:hint="cs"/>
          <w:sz w:val="24"/>
          <w:rtl/>
        </w:rPr>
        <w:t xml:space="preserve">וקמ'ל דאפי' שאינו בעיר דלא רמייא אנפשה </w:t>
      </w:r>
      <w:r>
        <w:rPr>
          <w:rFonts w:ascii="FontbitDavid" w:hAnsi="FontbitDavid" w:hint="cs"/>
          <w:sz w:val="24"/>
          <w:rtl/>
        </w:rPr>
        <w:t xml:space="preserve">אע</w:t>
      </w:r>
      <w:ins w:id="90571" w:author="מנוע מכני" w:date="2026-10-11T12:04:39Z">
        <w:r>
          <w:rPr>
            <w:rFonts w:ascii="FontbitDavid" w:hAnsi="FontbitDavid" w:hint="cs"/>
            <w:sz w:val="24"/>
            <w:rtl/>
          </w:rPr>
          <w:t xml:space="preserve">פ"כ</w:t>
        </w:r>
      </w:ins>
      <w:del w:id="90572" w:author="מנוע מכני" w:date="2026-10-11T12:04:39Z">
        <w:r>
          <w:rPr>
            <w:rFonts w:ascii="FontbitDavid" w:hAnsi="FontbitDavid" w:hint="cs"/>
            <w:sz w:val="24"/>
            <w:rtl/>
          </w:rPr>
          <w:delText xml:space="preserve">פ''כ</w:delText>
        </w:r>
      </w:del>
      <w:r>
        <w:rPr>
          <w:rFonts w:ascii="FontbitDavid" w:hAnsi="FontbitDavid" w:hint="cs"/>
          <w:sz w:val="24"/>
          <w:rtl/>
        </w:rPr>
        <w:t xml:space="preserve"> בדקה </w:t>
      </w:r>
    </w:p>
    <w:p>
      <w:pPr>
        <w:pStyle w:val="38"/>
        <w:rPr>
          <w:ins w:id="99145" w:author="מנוע מכני" w:date="2026-10-11T12:04:39Z"/>
        </w:rPr>
      </w:pPr>
      <w:r w:rsidRPr="00B078C3">
        <w:t xml:space="preserve">א</w:t>
      </w:r>
      <w:ins w:id="90573" w:author="מנוע מכני" w:date="2026-10-11T12:04:39Z">
        <w:r>
          <w:t xml:space="preserve">ר"ל</w:t>
        </w:r>
      </w:ins>
      <w:del w:id="90574" w:author="מנוע מכני" w:date="2026-10-11T12:04:39Z">
        <w:r w:rsidRPr="00B078C3">
          <w:delText xml:space="preserve">ר''ל</w:delText>
        </w:r>
      </w:del>
      <w:r w:rsidRPr="00B078C3">
        <w:t xml:space="preserve"> מ</w:t>
      </w:r>
      <w:ins w:id="90575" w:author="מנוע מכני" w:date="2026-10-11T12:04:39Z">
        <w:r>
          <w:t xml:space="preserve">ר"י</w:t>
        </w:r>
      </w:ins>
      <w:del w:id="90576" w:author="מנוע מכני" w:date="2026-10-11T12:04:39Z">
        <w:r>
          <w:delText xml:space="preserve">ר''י</w:delText>
        </w:r>
      </w:del>
      <w:r>
        <w:t xml:space="preserve"> הנשיא</w:t>
      </w:r>
      <w:r w:rsidRPr="00B078C3">
        <w:t xml:space="preserve">:</w:t>
      </w:r>
    </w:p>
    <w:p w:rsidR="00E403F0" w:rsidRPr="00B078C3" w:rsidRDefault="00E403F0" w:rsidP="00E403F0">
      <w:pPr>
        <w:rPr>
          <w:rFonts w:ascii="FontbitDavid" w:hAnsi="FontbitDavid"/>
          <w:sz w:val="24"/>
          <w:rtl/>
        </w:rPr>
      </w:pPr>
      <w:del w:id="991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והוא שבא ומצאה בתוך ימי עונתה.</w:t>
      </w:r>
    </w:p>
    <w:p>
      <w:pPr>
        <w:pStyle w:val="afffff8"/>
        <w:rPr>
          <w:ins w:id="90587" w:author="קלוד" w:date="2026-10-11T12:23:38Z"/>
        </w:rPr>
      </w:pPr>
      <w:ins w:id="90588" w:author="קלוד" w:date="2026-10-11T12:23:38Z">
        <w:r>
          <w:rPr>
            <w:color w:val="7B3F00"/>
          </w:rPr>
          <w:t xml:space="preserve">הבא מן הדרך - וסת הגיע או לא הגיע</w:t>
        </w:r>
      </w:ins>
    </w:p>
    <w:p>
      <w:pPr>
        <w:pStyle w:val="38"/>
        <w:rPr>
          <w:ins w:id="99147" w:author="מנוע מכני" w:date="2026-10-11T12:04:39Z"/>
        </w:rPr>
      </w:pPr>
      <w:r>
        <w:t xml:space="preserve">א. </w:t>
      </w:r>
      <w:ins w:id="90577" w:author="מנוע מכני" w:date="2026-10-11T12:04:39Z">
        <w:r>
          <w:t xml:space="preserve">א"ר</w:t>
        </w:r>
      </w:ins>
      <w:del w:id="90578" w:author="מנוע מכני" w:date="2026-10-11T12:04:39Z">
        <w:r w:rsidRPr="00B078C3">
          <w:delText xml:space="preserve">א''ר</w:delText>
        </w:r>
      </w:del>
      <w:r w:rsidRPr="00B078C3">
        <w:t xml:space="preserve"> הונא:</w:t>
      </w:r>
    </w:p>
    <w:p w:rsidR="00E403F0" w:rsidRPr="00B078C3" w:rsidRDefault="00E403F0" w:rsidP="00E403F0">
      <w:pPr>
        <w:rPr>
          <w:rFonts w:ascii="FontbitDavid" w:hAnsi="FontbitDavid"/>
          <w:sz w:val="24"/>
          <w:rtl/>
        </w:rPr>
      </w:pPr>
      <w:del w:id="9914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ל"ש</w:t>
      </w:r>
      <w:r w:rsidRPr="00B078C3">
        <w:rPr>
          <w:rFonts w:ascii="FontbitDavid" w:hAnsi="FontbitDavid"/>
          <w:sz w:val="24"/>
          <w:rtl/>
        </w:rPr>
        <w:t xml:space="preserve"> אלא שאין לה וסת.</w:t>
      </w:r>
      <w:r>
        <w:rPr>
          <w:rFonts w:ascii="FontbitDavid" w:hAnsi="FontbitDavid" w:hint="cs"/>
          <w:sz w:val="24"/>
          <w:rtl/>
        </w:rPr>
        <w:t xml:space="preserve"> </w:t>
      </w:r>
      <w:r w:rsidRPr="00B078C3">
        <w:rPr>
          <w:rFonts w:ascii="FontbitDavid" w:hAnsi="FontbitDavid"/>
          <w:sz w:val="24"/>
          <w:rtl/>
        </w:rPr>
        <w:t>אבל יש לה וסת - אסור לשמש.</w:t>
      </w:r>
    </w:p>
    <w:p w:rsidR="00E403F0" w:rsidRDefault="00E403F0" w:rsidP="00E403F0">
      <w:pPr>
        <w:rPr>
          <w:rFonts w:ascii="FontbitDavid" w:hAnsi="FontbitDavid"/>
          <w:sz w:val="24"/>
          <w:rtl/>
        </w:rPr>
      </w:pPr>
      <w:r w:rsidRPr="00B078C3">
        <w:rPr>
          <w:rFonts w:ascii="FontbitDavid" w:hAnsi="FontbitDavid"/>
          <w:sz w:val="24"/>
          <w:rtl/>
        </w:rPr>
        <w:t xml:space="preserve">כלפי לייא? </w:t>
      </w:r>
      <w:r w:rsidRPr="00B078C3">
        <w:rPr>
          <w:rStyle w:val="2fb"/>
          <w:rFonts w:ascii="FontbitDavid" w:hAnsi="FontbitDavid"/>
          <w:sz w:val="24"/>
          <w:rtl/>
        </w:rPr>
        <w:t xml:space="preserve">אדרבה</w:t>
      </w:r>
      <w:r w:rsidRPr="00B078C3">
        <w:rPr>
          <w:rFonts w:ascii="FontbitDavid" w:hAnsi="FontbitDavid"/>
          <w:sz w:val="24"/>
          <w:rtl/>
        </w:rPr>
        <w:t xml:space="preserve">, איפכא </w:t>
      </w:r>
      <w:ins w:id="98197" w:author="מנוע מכני" w:date="2026-10-11T12:04:39Z">
        <w:r>
          <w:rPr>
            <w:rFonts w:ascii="FontbitDavid" w:hAnsi="FontbitDavid"/>
            <w:sz w:val="24"/>
            <w:rtl/>
          </w:rPr>
          <w:t xml:space="preserve">מסתבר</w:t>
        </w:r>
      </w:ins>
      <w:del w:id="98198" w:author="מנוע מכני" w:date="2026-10-11T12:04:39Z">
        <w:r w:rsidRPr="00B078C3">
          <w:rPr>
            <w:rFonts w:ascii="FontbitDavid" w:hAnsi="FontbitDavid"/>
            <w:sz w:val="24"/>
            <w:rtl/>
          </w:rPr>
          <w:delText xml:space="preserve">מסתברא</w:delText>
        </w:r>
      </w:del>
      <w:r w:rsidRPr="00B078C3">
        <w:rPr>
          <w:rFonts w:ascii="FontbitDavid" w:hAnsi="FontbitDavid"/>
          <w:sz w:val="24"/>
          <w:rtl/>
        </w:rPr>
        <w:t xml:space="preserve">! אין לה וסת - אימא חזאי, יש לה וסת - וסת קביע לה! </w:t>
      </w:r>
    </w:p>
    <w:p>
      <w:pPr>
        <w:pStyle w:val="38"/>
        <w:rPr>
          <w:ins w:id="99149" w:author="מנוע מכני" w:date="2026-10-11T12:04:39Z"/>
        </w:rPr>
      </w:pPr>
      <w:r w:rsidRPr="00017C1D">
        <w:t xml:space="preserve">אלא </w:t>
      </w:r>
      <w:ins w:id="95073" w:author="מנוע מכני" w:date="2026-10-11T12:04:39Z">
        <w:r>
          <w:t xml:space="preserve">כך</w:t>
        </w:r>
      </w:ins>
      <w:del w:id="95074" w:author="מנוע מכני" w:date="2026-10-11T12:04:39Z">
        <w:r w:rsidRPr="00017C1D">
          <w:delText xml:space="preserve">הכי</w:delText>
        </w:r>
      </w:del>
      <w:r w:rsidRPr="00017C1D">
        <w:t xml:space="preserve"> איתמר</w:t>
      </w:r>
      <w:r w:rsidRPr="00017C1D">
        <w:t xml:space="preserve"> </w:t>
      </w:r>
      <w:r w:rsidRPr="00017C1D">
        <w:t xml:space="preserve">א</w:t>
      </w:r>
      <w:ins w:id="90579" w:author="מנוע מכני" w:date="2026-10-11T12:04:39Z">
        <w:r>
          <w:t xml:space="preserve">ר"ה</w:t>
        </w:r>
      </w:ins>
      <w:del w:id="90580" w:author="מנוע מכני" w:date="2026-10-11T12:04:39Z">
        <w:r w:rsidRPr="00017C1D">
          <w:delText xml:space="preserve">ר''ה</w:delText>
        </w:r>
      </w:del>
      <w:r w:rsidRPr="00017C1D">
        <w:t xml:space="preserve">:</w:t>
      </w:r>
    </w:p>
    <w:p w:rsidR="00E403F0" w:rsidRPr="00017C1D" w:rsidRDefault="00E403F0" w:rsidP="00E403F0">
      <w:pPr>
        <w:pStyle w:val="a3"/>
        <w:rPr>
          <w:spacing w:val="0"/>
          <w:rtl/>
        </w:rPr>
      </w:pPr>
      <w:del w:id="99150" w:author="מנוע מכני" w:date="2026-10-11T12:04:39Z">
        <w:r w:rsidRPr="00017C1D">
          <w:rPr>
            <w:spacing w:val="0"/>
            <w:rtl/>
          </w:rPr>
          <w:delText xml:space="preserve"> </w:delText>
        </w:r>
      </w:del>
      <w:r w:rsidRPr="00017C1D">
        <w:rPr>
          <w:spacing w:val="0"/>
          <w:rtl/>
        </w:rPr>
        <w:t xml:space="preserve">ל"ש</w:t>
      </w:r>
      <w:r w:rsidRPr="00017C1D">
        <w:rPr>
          <w:spacing w:val="0"/>
          <w:rtl/>
        </w:rPr>
        <w:t xml:space="preserve"> אלא שלא הגיע שעת וסתה, אבל הגיע שעת וסתה אסורה, </w:t>
      </w:r>
      <w:r w:rsidRPr="00017C1D">
        <w:rPr>
          <w:rFonts w:hint="cs"/>
          <w:spacing w:val="0"/>
          <w:rtl/>
        </w:rPr>
        <w:t xml:space="preserve">דבר </w:t>
      </w:r>
      <w:r w:rsidRPr="00017C1D">
        <w:rPr>
          <w:spacing w:val="0"/>
          <w:rtl/>
        </w:rPr>
        <w:t>וסתות דאורייתא.</w:t>
      </w:r>
    </w:p>
    <w:p>
      <w:pPr>
        <w:pStyle w:val="38"/>
        <w:rPr>
          <w:ins w:id="99151" w:author="מנוע מכני" w:date="2026-10-11T12:04:39Z"/>
        </w:rPr>
      </w:pPr>
      <w:r w:rsidRPr="00967011">
        <w:t xml:space="preserve">רב</w:t>
      </w:r>
      <w:ins w:id="90581" w:author="מנוע מכני" w:date="2026-10-11T12:04:39Z">
        <w:r>
          <w:t xml:space="preserve">ב"ח</w:t>
        </w:r>
      </w:ins>
      <w:del w:id="90582" w:author="מנוע מכני" w:date="2026-10-11T12:04:39Z">
        <w:r w:rsidRPr="00967011">
          <w:delText xml:space="preserve">ב''ח</w:delText>
        </w:r>
      </w:del>
      <w:r w:rsidRPr="00B078C3">
        <w:t xml:space="preserve">:</w:t>
      </w:r>
    </w:p>
    <w:p w:rsidR="00E403F0" w:rsidRPr="00B078C3" w:rsidRDefault="00E403F0" w:rsidP="00E403F0">
      <w:pPr>
        <w:rPr>
          <w:rFonts w:ascii="FontbitDavid" w:hAnsi="FontbitDavid"/>
          <w:sz w:val="24"/>
          <w:rtl/>
        </w:rPr>
      </w:pPr>
      <w:del w:id="99152" w:author="מנוע מכני" w:date="2026-10-11T12:04:39Z">
        <w:r w:rsidRPr="00B078C3">
          <w:rPr>
            <w:rFonts w:ascii="FontbitDavid" w:hAnsi="FontbitDavid"/>
            <w:sz w:val="24"/>
            <w:rtl/>
          </w:rPr>
          <w:delText xml:space="preserve"> </w:delText>
        </w:r>
      </w:del>
      <w:ins w:id="92965" w:author="מנוע מכני" w:date="2026-10-11T12:04:39Z">
        <w:r>
          <w:rPr>
            <w:rFonts w:ascii="FontbitDavid" w:hAnsi="FontbitDavid"/>
            <w:sz w:val="24"/>
            <w:rtl/>
          </w:rPr>
          <w:t xml:space="preserve">אפי'</w:t>
        </w:r>
      </w:ins>
      <w:del w:id="92966"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הגיע שעת וסתה - </w:t>
      </w:r>
      <w:ins w:id="93581" w:author="מנוע מכני" w:date="2026-10-11T12:04:39Z">
        <w:r>
          <w:rPr>
            <w:rFonts w:ascii="FontbitDavid" w:hAnsi="FontbitDavid"/>
            <w:sz w:val="24"/>
            <w:rtl/>
          </w:rPr>
          <w:t xml:space="preserve">גם</w:t>
        </w:r>
      </w:ins>
      <w:del w:id="9358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מותרת, </w:t>
      </w:r>
      <w:ins w:id="93579" w:author="מנוע מכני" w:date="2026-10-11T12:04:39Z">
        <w:r>
          <w:rPr>
            <w:rFonts w:ascii="FontbitDavid" w:hAnsi="FontbitDavid"/>
            <w:sz w:val="24"/>
            <w:rtl/>
          </w:rPr>
          <w:t xml:space="preserve">סבר</w:t>
        </w:r>
      </w:ins>
      <w:del w:id="93580"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וסתות דרבנן.</w:t>
      </w:r>
    </w:p>
    <w:p w:rsidR="00E403F0" w:rsidRDefault="00E403F0" w:rsidP="00E403F0">
      <w:pPr>
        <w:pStyle w:val="afff3"/>
        <w:framePr w:wrap="around"/>
        <w:rPr>
          <w:rtl/>
        </w:rPr>
      </w:pPr>
      <w:r>
        <w:rPr>
          <w:rFonts w:hint="cs"/>
          <w:rtl/>
        </w:rPr>
        <w:t>טו:</w:t>
      </w:r>
    </w:p>
    <w:p>
      <w:pPr>
        <w:pStyle w:val="38"/>
        <w:rPr>
          <w:ins w:id="99153" w:author="מנוע מכני" w:date="2026-10-11T12:04:39Z"/>
        </w:rPr>
      </w:pPr>
      <w:r>
        <w:t xml:space="preserve">ג. </w:t>
      </w:r>
      <w:r w:rsidRPr="00B078C3">
        <w:t xml:space="preserve">רב אשי </w:t>
      </w:r>
      <w:ins w:id="97883" w:author="מנוע מכני" w:date="2026-10-11T12:04:39Z">
        <w:r>
          <w:t xml:space="preserve">שונה</w:t>
        </w:r>
      </w:ins>
      <w:del w:id="97884" w:author="מנוע מכני" w:date="2026-10-11T12:04:39Z">
        <w:r w:rsidRPr="00B078C3">
          <w:delText xml:space="preserve">מתני</w:delText>
        </w:r>
      </w:del>
      <w:r w:rsidRPr="00B078C3">
        <w:t xml:space="preserve"> </w:t>
      </w:r>
      <w:ins w:id="95075" w:author="מנוע מכני" w:date="2026-10-11T12:04:39Z">
        <w:r>
          <w:t xml:space="preserve">כך</w:t>
        </w:r>
      </w:ins>
      <w:del w:id="95076" w:author="מנוע מכני" w:date="2026-10-11T12:04:39Z">
        <w:r w:rsidRPr="00B078C3">
          <w:delText xml:space="preserve">הכי</w:delText>
        </w:r>
      </w:del>
      <w:r w:rsidRPr="00B078C3">
        <w:t xml:space="preserve">, א</w:t>
      </w:r>
      <w:ins w:id="90583" w:author="מנוע מכני" w:date="2026-10-11T12:04:39Z">
        <w:r>
          <w:t xml:space="preserve">ר"ה</w:t>
        </w:r>
      </w:ins>
      <w:del w:id="90584"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ins w:id="96657" w:author="מנוע מכני" w:date="2026-10-11T12:04:39Z">
        <w:del w:id="99154" w:author="מנוע מכני" w:date="2026-10-11T12:04:39Z">
          <w:r>
            <w:rPr>
              <w:rFonts w:ascii="FontbitDavid" w:hAnsi="FontbitDavid"/>
              <w:sz w:val="24"/>
              <w:rtl/>
            </w:rPr>
            <w:delText xml:space="preserve"> </w:delText>
          </w:r>
        </w:del>
      </w:ins>
      <w:del w:id="96658" w:author="מנוע מכני" w:date="2026-10-11T12:04:39Z">
        <w:r w:rsidRPr="00B078C3">
          <w:rPr>
            <w:rFonts w:ascii="FontbitDavid" w:hAnsi="FontbitDavid"/>
            <w:sz w:val="24"/>
            <w:rtl/>
          </w:rPr>
          <w:delText xml:space="preserve">  </w:delText>
        </w:r>
      </w:del>
      <w:ins w:id="97807" w:author="מנוע מכני" w:date="2026-10-11T12:04:39Z">
        <w:r>
          <w:rPr>
            <w:rFonts w:ascii="FontbitDavid" w:hAnsi="FontbitDavid"/>
            <w:sz w:val="24"/>
            <w:rtl/>
          </w:rPr>
          <w:t xml:space="preserve">דווקא ב</w:t>
        </w:r>
      </w:ins>
      <w:del w:id="97808" w:author="מנוע מכני" w:date="2026-10-11T12:04:39Z">
        <w:r w:rsidRPr="00B078C3">
          <w:rPr>
            <w:rFonts w:ascii="FontbitDavid" w:hAnsi="FontbitDavid"/>
            <w:sz w:val="24"/>
            <w:rtl/>
          </w:rPr>
          <w:delText xml:space="preserve">לא שנו אלא ש</w:delText>
        </w:r>
      </w:del>
      <w:r w:rsidRPr="00B078C3">
        <w:rPr>
          <w:rFonts w:ascii="FontbitDavid" w:hAnsi="FontbitDavid"/>
          <w:sz w:val="24"/>
          <w:rtl/>
        </w:rPr>
        <w:t xml:space="preserve">אין לה וסת לימים אלא יש לה וסת לימים ולקפיצות, כיון דבמעשה תליא </w:t>
      </w:r>
      <w:ins w:id="93583" w:author="מנוע מכני" w:date="2026-10-11T12:04:39Z">
        <w:r>
          <w:rPr>
            <w:rFonts w:ascii="FontbitDavid" w:hAnsi="FontbitDavid"/>
            <w:sz w:val="24"/>
            <w:rtl/>
          </w:rPr>
          <w:t xml:space="preserve">דבר</w:t>
        </w:r>
      </w:ins>
      <w:del w:id="93584"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 - אימא </w:t>
      </w:r>
      <w:r w:rsidRPr="00B078C3">
        <w:rPr>
          <w:rFonts w:ascii="FontbitDavid" w:hAnsi="FontbitDavid"/>
          <w:sz w:val="24"/>
          <w:rtl/>
        </w:rPr>
        <w:t xml:space="preserve">לא</w:t>
      </w:r>
      <w:r w:rsidRPr="00B078C3">
        <w:rPr>
          <w:rFonts w:ascii="FontbitDavid" w:hAnsi="FontbitDavid"/>
          <w:sz w:val="24"/>
          <w:rtl/>
        </w:rPr>
        <w:t xml:space="preserve"> קפיץ ולא חזאי.</w:t>
      </w:r>
    </w:p>
    <w:p w:rsidR="00E403F0" w:rsidRPr="00B078C3" w:rsidRDefault="00E403F0" w:rsidP="00E403F0">
      <w:pPr>
        <w:ind w:firstLine="0"/>
        <w:rPr>
          <w:rFonts w:ascii="FontbitDavid" w:hAnsi="FontbitDavid"/>
          <w:sz w:val="24"/>
          <w:rtl/>
        </w:rPr>
      </w:pPr>
      <w:r w:rsidRPr="00B078C3">
        <w:rPr>
          <w:rFonts w:ascii="FontbitDavid" w:hAnsi="FontbitDavid"/>
          <w:sz w:val="24"/>
          <w:rtl/>
        </w:rPr>
        <w:t xml:space="preserve">אבל יש לה וסת לימים - אסורה לשמש, </w:t>
      </w:r>
      <w:ins w:id="93585" w:author="מנוע מכני" w:date="2026-10-11T12:04:39Z">
        <w:r>
          <w:rPr>
            <w:rFonts w:ascii="FontbitDavid" w:hAnsi="FontbitDavid"/>
            <w:sz w:val="24"/>
            <w:rtl/>
          </w:rPr>
          <w:t xml:space="preserve">סבר</w:t>
        </w:r>
      </w:ins>
      <w:del w:id="93586"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 וסתות דאורייתא.</w:t>
      </w:r>
    </w:p>
    <w:p>
      <w:pPr>
        <w:pStyle w:val="38"/>
        <w:rPr>
          <w:ins w:id="99156" w:author="מנוע מכני" w:date="2026-10-11T12:04:39Z"/>
        </w:rPr>
      </w:pPr>
      <w:del w:id="99155" w:author="מנוע מכני" w:date="2026-10-11T12:04:39Z">
        <w:r w:rsidRPr="00E744B3">
          <w:delText xml:space="preserve">•</w:delText>
        </w:r>
      </w:del>
      <w:r w:rsidRPr="00E744B3">
        <w:t xml:space="preserve"> </w:t>
      </w:r>
      <w:r w:rsidRPr="00B078C3">
        <w:t>ר</w:t>
      </w:r>
      <w:r>
        <w:t xml:space="preserve">ב</w:t>
      </w:r>
      <w:ins w:id="90585" w:author="מנוע מכני" w:date="2026-10-11T12:04:39Z">
        <w:r>
          <w:t xml:space="preserve">ב"ח</w:t>
        </w:r>
      </w:ins>
      <w:del w:id="90586" w:author="מנוע מכני" w:date="2026-10-11T12:04:39Z">
        <w:r>
          <w:delText xml:space="preserve">ב''ח</w:delText>
        </w:r>
      </w:del>
      <w:r w:rsidRPr="00B078C3">
        <w:t xml:space="preserve">:</w:t>
      </w:r>
    </w:p>
    <w:p w:rsidR="00E403F0" w:rsidRPr="00B078C3" w:rsidRDefault="00E403F0" w:rsidP="00E403F0">
      <w:pPr>
        <w:rPr>
          <w:rFonts w:ascii="FontbitDavid" w:hAnsi="FontbitDavid"/>
          <w:sz w:val="24"/>
          <w:rtl/>
        </w:rPr>
      </w:pPr>
      <w:del w:id="99157" w:author="מנוע מכני" w:date="2026-10-11T12:04:39Z">
        <w:r w:rsidRPr="00B078C3">
          <w:rPr>
            <w:rFonts w:ascii="FontbitDavid" w:hAnsi="FontbitDavid"/>
            <w:sz w:val="24"/>
            <w:rtl/>
          </w:rPr>
          <w:delText xml:space="preserve"> </w:delText>
        </w:r>
      </w:del>
      <w:ins w:id="92967" w:author="מנוע מכני" w:date="2026-10-11T12:04:39Z">
        <w:r>
          <w:rPr>
            <w:rFonts w:ascii="FontbitDavid" w:hAnsi="FontbitDavid"/>
            <w:sz w:val="24"/>
            <w:rtl/>
          </w:rPr>
          <w:t xml:space="preserve">אפי'</w:t>
        </w:r>
      </w:ins>
      <w:del w:id="9296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יש לה וסת לימים - מותרת, </w:t>
      </w:r>
      <w:ins w:id="93587" w:author="מנוע מכני" w:date="2026-10-11T12:04:39Z">
        <w:r>
          <w:rPr>
            <w:rFonts w:ascii="FontbitDavid" w:hAnsi="FontbitDavid"/>
            <w:sz w:val="24"/>
            <w:rtl/>
          </w:rPr>
          <w:t xml:space="preserve">סבר</w:t>
        </w:r>
      </w:ins>
      <w:del w:id="93588"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 וסתות דרבנן.</w:t>
      </w:r>
    </w:p>
    <w:p w:rsidR="00E403F0" w:rsidRDefault="00E403F0" w:rsidP="00E403F0">
      <w:pPr>
        <w:rPr>
          <w:rFonts w:ascii="FontbitDavid" w:hAnsi="FontbitDavid"/>
          <w:sz w:val="24"/>
          <w:rtl/>
        </w:rPr>
      </w:pPr>
    </w:p>
    <w:p>
      <w:pPr>
        <w:pStyle w:val="afffff8"/>
        <w:rPr>
          <w:ins w:id="90585" w:author="קלוד" w:date="2026-10-11T12:23:38Z"/>
        </w:rPr>
      </w:pPr>
      <w:ins w:id="90586" w:author="קלוד" w:date="2026-10-11T12:23:38Z">
        <w:r>
          <w:rPr>
            <w:color w:val="7B3F00"/>
          </w:rPr>
          <w:t xml:space="preserve">אשה שיש לה וסת - בעלה מחשב ימי וסתה</w:t>
        </w:r>
      </w:ins>
    </w:p>
    <w:p>
      <w:pPr>
        <w:pStyle w:val="38"/>
        <w:rPr>
          <w:ins w:id="99159" w:author="מנוע מכני" w:date="2026-10-11T12:04:39Z"/>
        </w:rPr>
      </w:pPr>
      <w:del w:id="99158" w:author="מנוע מכני" w:date="2026-10-11T12:04:39Z">
        <w:r w:rsidRPr="00E744B3">
          <w:delText xml:space="preserve">•</w:delText>
        </w:r>
      </w:del>
      <w:r w:rsidRPr="00E744B3">
        <w:t xml:space="preserve"> </w:t>
      </w:r>
      <w:ins w:id="90587" w:author="מנוע מכני" w:date="2026-10-11T12:04:39Z">
        <w:r>
          <w:t xml:space="preserve">ר"ש</w:t>
        </w:r>
      </w:ins>
      <w:del w:id="90588" w:author="מנוע מכני" w:date="2026-10-11T12:04:39Z">
        <w:r>
          <w:delText xml:space="preserve">ר''ש</w:delText>
        </w:r>
      </w:del>
      <w:r>
        <w:t xml:space="preserve"> מדר</w:t>
      </w:r>
      <w:ins w:id="90589" w:author="מנוע מכני" w:date="2026-10-11T12:04:39Z">
        <w:r>
          <w:t xml:space="preserve">י"ו</w:t>
        </w:r>
      </w:ins>
      <w:del w:id="90590"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16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שיש לה וסת - בעלה מחשב ימי וסתה ובא </w:t>
      </w:r>
      <w:ins w:id="95077" w:author="מנוע מכני" w:date="2026-10-11T12:04:39Z">
        <w:r>
          <w:rPr>
            <w:rFonts w:ascii="FontbitDavid" w:hAnsi="FontbitDavid"/>
            <w:sz w:val="24"/>
            <w:rtl/>
          </w:rPr>
          <w:t xml:space="preserve">עליו</w:t>
        </w:r>
      </w:ins>
      <w:del w:id="95078"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w:t>
      </w:r>
    </w:p>
    <w:p>
      <w:pPr>
        <w:pStyle w:val="38"/>
        <w:rPr>
          <w:ins w:id="99161" w:author="מנוע מכני" w:date="2026-10-11T12:04:39Z"/>
        </w:rPr>
      </w:pPr>
      <w:del w:id="101850" w:author="מנוע מכני" w:date="2026-10-11T12:04:39Z">
        <w:r w:rsidRPr="00B078C3">
          <w:delText xml:space="preserve">א</w:delText>
        </w:r>
        <w:r>
          <w:delText xml:space="preserve">"ל </w:delText>
        </w:r>
      </w:del>
      <w:r>
        <w:t xml:space="preserve">רש</w:t>
      </w:r>
      <w:ins w:id="90591" w:author="מנוע מכני" w:date="2026-10-11T12:04:39Z">
        <w:r>
          <w:t xml:space="preserve">ב"י</w:t>
        </w:r>
      </w:ins>
      <w:del w:id="90592" w:author="מנוע מכני" w:date="2026-10-11T12:04:39Z">
        <w:r>
          <w:delText xml:space="preserve">ב''י</w:delText>
        </w:r>
      </w:del>
      <w:r>
        <w:t xml:space="preserve"> ל</w:t>
      </w:r>
      <w:ins w:id="90593" w:author="מנוע מכני" w:date="2026-10-11T12:04:39Z">
        <w:r>
          <w:t xml:space="preserve">ר"א</w:t>
        </w:r>
      </w:ins>
      <w:del w:id="90594" w:author="מנוע מכני" w:date="2026-10-11T12:04:39Z">
        <w:r>
          <w:delText xml:space="preserve">ר''א</w:delText>
        </w:r>
      </w:del>
      <w:r w:rsidRPr="00B078C3">
        <w:t xml:space="preserve">:</w:t>
      </w:r>
    </w:p>
    <w:p w:rsidR="00E403F0" w:rsidRDefault="00E403F0" w:rsidP="00E403F0">
      <w:pPr>
        <w:rPr>
          <w:rFonts w:ascii="FontbitDavid" w:hAnsi="FontbitDavid"/>
          <w:sz w:val="24"/>
          <w:rtl/>
        </w:rPr>
      </w:pPr>
      <w:del w:id="99162"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א</w:t>
      </w:r>
      <w:r>
        <w:rPr>
          <w:rStyle w:val="2fb"/>
          <w:rFonts w:ascii="FontbitDavid" w:hAnsi="FontbitDavid" w:hint="cs"/>
          <w:sz w:val="24"/>
          <w:rtl/>
        </w:rPr>
        <w:t xml:space="preserve">ר</w:t>
      </w:r>
      <w:ins w:id="90595" w:author="מנוע מכני" w:date="2026-10-11T12:04:39Z">
        <w:r>
          <w:rPr>
            <w:rStyle w:val="2fb"/>
            <w:rFonts w:ascii="FontbitDavid" w:hAnsi="FontbitDavid" w:hint="cs"/>
            <w:sz w:val="24"/>
            <w:rtl/>
          </w:rPr>
          <w:t xml:space="preserve">י"ו</w:t>
        </w:r>
      </w:ins>
      <w:del w:id="90596"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ins w:id="92969" w:author="מנוע מכני" w:date="2026-10-11T12:04:39Z">
        <w:r>
          <w:rPr>
            <w:rFonts w:ascii="FontbitDavid" w:hAnsi="FontbitDavid"/>
            <w:sz w:val="24"/>
            <w:rtl/>
          </w:rPr>
          <w:t xml:space="preserve">אפי'</w:t>
        </w:r>
      </w:ins>
      <w:del w:id="92970"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ילדה </w:t>
      </w:r>
      <w:r>
        <w:rPr>
          <w:rFonts w:ascii="FontbitDavid" w:hAnsi="FontbitDavid" w:hint="cs"/>
          <w:sz w:val="24"/>
          <w:rtl/>
        </w:rPr>
        <w:t>הבושה לטבול,</w:t>
      </w:r>
      <w:r w:rsidRPr="00B078C3">
        <w:rPr>
          <w:rFonts w:ascii="FontbitDavid" w:hAnsi="FontbitDavid"/>
          <w:sz w:val="24"/>
          <w:rtl/>
        </w:rPr>
        <w:t xml:space="preserve"> </w:t>
      </w:r>
      <w:r w:rsidRPr="00B078C3">
        <w:rPr>
          <w:rFonts w:ascii="FontbitDavid" w:hAnsi="FontbitDavid"/>
          <w:sz w:val="24"/>
          <w:rtl/>
        </w:rPr>
        <w:t xml:space="preserve">א</w:t>
      </w:r>
      <w:r>
        <w:rPr>
          <w:rFonts w:ascii="FontbitDavid" w:hAnsi="FontbitDavid" w:hint="cs"/>
          <w:sz w:val="24"/>
          <w:rtl/>
        </w:rPr>
        <w:t>"ל</w:t>
      </w:r>
      <w:r w:rsidRPr="00B078C3">
        <w:rPr>
          <w:rFonts w:ascii="FontbitDavid" w:hAnsi="FontbitDavid"/>
          <w:sz w:val="24"/>
          <w:rtl/>
        </w:rPr>
        <w:t xml:space="preserve">: אטו ודאי ראתה</w:t>
      </w:r>
      <w:ins w:id="97291" w:author="מנוע מכני" w:date="2026-10-11T12:04:39Z">
        <w:r>
          <w:rPr>
            <w:rFonts w:ascii="FontbitDavid" w:hAnsi="FontbitDavid"/>
            <w:sz w:val="24"/>
            <w:rtl/>
          </w:rPr>
          <w:t xml:space="preserve">?</w:t>
        </w:r>
      </w:ins>
      <w:del w:id="97292"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w:delText>
        </w:r>
      </w:del>
    </w:p>
    <w:p w:rsidR="00E403F0" w:rsidRDefault="00E403F0" w:rsidP="00E403F0">
      <w:pPr>
        <w:rPr>
          <w:rFonts w:ascii="FontbitDavid" w:hAnsi="FontbitDavid"/>
          <w:sz w:val="24"/>
          <w:rtl/>
        </w:rPr>
      </w:pPr>
      <w:ins w:id="98199" w:author="מנוע מכני" w:date="2026-10-11T12:04:39Z">
        <w:r>
          <w:rPr>
            <w:rFonts w:ascii="FontbitDavid" w:hAnsi="FontbitDavid"/>
            <w:sz w:val="24"/>
            <w:rtl/>
          </w:rPr>
          <w:t xml:space="preserve">אמור</w:t>
        </w:r>
      </w:ins>
      <w:del w:id="98200"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w:t>
      </w:r>
      <w:r w:rsidRPr="00B078C3">
        <w:rPr>
          <w:rStyle w:val="2fb"/>
          <w:rFonts w:ascii="FontbitDavid" w:hAnsi="FontbitDavid"/>
          <w:sz w:val="24"/>
          <w:rtl/>
        </w:rPr>
        <w:t xml:space="preserve">דא</w:t>
      </w:r>
      <w:r>
        <w:rPr>
          <w:rStyle w:val="2fb"/>
          <w:rFonts w:ascii="FontbitDavid" w:hAnsi="FontbitDavid" w:hint="cs"/>
          <w:sz w:val="24"/>
          <w:rtl/>
        </w:rPr>
        <w:t xml:space="preserve">ר</w:t>
      </w:r>
      <w:ins w:id="90597" w:author="מנוע מכני" w:date="2026-10-11T12:04:39Z">
        <w:r>
          <w:rPr>
            <w:rStyle w:val="2fb"/>
            <w:rFonts w:ascii="FontbitDavid" w:hAnsi="FontbitDavid" w:hint="cs"/>
            <w:sz w:val="24"/>
            <w:rtl/>
          </w:rPr>
          <w:t xml:space="preserve">י"ו</w:t>
        </w:r>
      </w:ins>
      <w:del w:id="90598"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r w:rsidRPr="00B078C3">
        <w:rPr>
          <w:rFonts w:ascii="FontbitDavid" w:hAnsi="FontbitDavid"/>
          <w:sz w:val="24"/>
          <w:rtl/>
        </w:rPr>
        <w:t xml:space="preserve">- ספק ראתה ספק </w:t>
      </w:r>
      <w:r w:rsidRPr="00B078C3">
        <w:rPr>
          <w:rFonts w:ascii="FontbitDavid" w:hAnsi="FontbitDavid"/>
          <w:sz w:val="24"/>
          <w:rtl/>
        </w:rPr>
        <w:t xml:space="preserve">לא</w:t>
      </w:r>
      <w:r w:rsidRPr="00B078C3">
        <w:rPr>
          <w:rFonts w:ascii="FontbitDavid" w:hAnsi="FontbitDavid"/>
          <w:sz w:val="24"/>
          <w:rtl/>
        </w:rPr>
        <w:t xml:space="preserve"> ראתה, ואם תמצא לומר ראתה - אימא טבלה, </w:t>
      </w:r>
    </w:p>
    <w:p w:rsidR="00E403F0" w:rsidRPr="00B078C3" w:rsidRDefault="00E403F0" w:rsidP="00E403F0">
      <w:pPr>
        <w:rPr>
          <w:rFonts w:ascii="FontbitDavid" w:hAnsi="FontbitDavid"/>
          <w:sz w:val="24"/>
          <w:rtl/>
        </w:rPr>
      </w:pPr>
      <w:r w:rsidRPr="00B078C3">
        <w:rPr>
          <w:rFonts w:ascii="FontbitDavid" w:hAnsi="FontbitDavid"/>
          <w:sz w:val="24"/>
          <w:rtl/>
        </w:rPr>
        <w:t xml:space="preserve">אבל ודאי ראתה - מי </w:t>
      </w:r>
      <w:ins w:id="90033" w:author="Claude - סמנטי" w:date="2026-10-11T12:19:29Z">
        <w:r>
          <w:rPr>
            <w:rFonts w:ascii="FontbitDavid" w:hAnsi="FontbitDavid"/>
            <w:sz w:val="24"/>
            <w:rtl/>
          </w:rPr>
          <w:t xml:space="preserve">יאמר</w:t>
        </w:r>
      </w:ins>
      <w:del w:id="90034" w:author="Claude - סמנטי" w:date="2026-10-11T12:19:29Z">
        <w:r w:rsidRPr="00B078C3">
          <w:rPr>
            <w:rFonts w:ascii="FontbitDavid" w:hAnsi="FontbitDavid"/>
            <w:sz w:val="24"/>
            <w:rtl/>
          </w:rPr>
          <w:delText xml:space="preserve">יימר</w:delText>
        </w:r>
      </w:del>
      <w:r w:rsidRPr="00B078C3">
        <w:rPr>
          <w:rFonts w:ascii="FontbitDavid" w:hAnsi="FontbitDavid"/>
          <w:sz w:val="24"/>
          <w:rtl/>
        </w:rPr>
        <w:t xml:space="preserve"> דטבלה? </w:t>
      </w:r>
      <w:ins w:id="97707" w:author="מנוע מכני" w:date="2026-10-11T12:04:39Z">
        <w:r>
          <w:rPr>
            <w:rFonts w:ascii="FontbitDavid" w:hAnsi="FontbitDavid"/>
            <w:sz w:val="24"/>
            <w:rtl/>
          </w:rPr>
          <w:t xml:space="preserve">היה</w:t>
        </w:r>
      </w:ins>
      <w:del w:id="97708"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w:t>
      </w:r>
      <w:ins w:id="95081" w:author="מנוע מכני" w:date="2026-10-11T12:04:39Z">
        <w:r>
          <w:rPr>
            <w:rFonts w:ascii="FontbitDavid" w:hAnsi="FontbitDavid"/>
            <w:sz w:val="24"/>
            <w:rtl/>
          </w:rPr>
          <w:t xml:space="preserve">לו</w:t>
        </w:r>
      </w:ins>
      <w:del w:id="9508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ספק וודאי, ואין ספק מוציא </w:t>
      </w:r>
      <w:ins w:id="95079" w:author="מנוע מכני" w:date="2026-10-11T12:04:39Z">
        <w:r>
          <w:rPr>
            <w:rFonts w:ascii="FontbitDavid" w:hAnsi="FontbitDavid"/>
            <w:sz w:val="24"/>
            <w:rtl/>
          </w:rPr>
          <w:t xml:space="preserve">כלום</w:t>
        </w:r>
      </w:ins>
      <w:del w:id="95080"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 ודאי.</w:t>
      </w:r>
    </w:p>
    <w:p>
      <w:pPr>
        <w:pStyle w:val="afffff8"/>
        <w:rPr>
          <w:ins w:id="90583" w:author="קלוד" w:date="2026-10-11T12:23:38Z"/>
        </w:rPr>
      </w:pPr>
      <w:ins w:id="90584" w:author="קלוד" w:date="2026-10-11T12:23:38Z">
        <w:r>
          <w:rPr>
            <w:color w:val="7B3F00"/>
          </w:rPr>
          <w:t xml:space="preserve">אין ספק מוציא כלום ודאי - חבר שמת והניח מגורה</w:t>
        </w:r>
      </w:ins>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ולא? והתניא: חבר שמת והניח מגורה מלאה פירות, </w:t>
      </w:r>
      <w:ins w:id="92971" w:author="מנוע מכני" w:date="2026-10-11T12:04:39Z">
        <w:r>
          <w:rPr>
            <w:rFonts w:ascii="FontbitDavid" w:hAnsi="FontbitDavid"/>
            <w:spacing w:val="-2"/>
            <w:sz w:val="24"/>
            <w:rtl/>
          </w:rPr>
          <w:t xml:space="preserve">אפי'</w:t>
        </w:r>
      </w:ins>
      <w:del w:id="92972" w:author="מנוע מכני" w:date="2026-10-11T12:04:39Z">
        <w:r w:rsidRPr="00017C1D">
          <w:rPr>
            <w:rFonts w:ascii="FontbitDavid" w:hAnsi="FontbitDavid"/>
            <w:spacing w:val="-2"/>
            <w:sz w:val="24"/>
            <w:rtl/>
          </w:rPr>
          <w:delText xml:space="preserve">אפילו</w:delText>
        </w:r>
      </w:del>
      <w:r w:rsidRPr="00017C1D">
        <w:rPr>
          <w:rFonts w:ascii="FontbitDavid" w:hAnsi="FontbitDavid"/>
          <w:spacing w:val="-2"/>
          <w:sz w:val="24"/>
          <w:rtl/>
        </w:rPr>
        <w:t xml:space="preserve"> הן בני יומן - הרי הן בחזקת מתוקנין.</w:t>
      </w:r>
    </w:p>
    <w:p w:rsidR="00E403F0" w:rsidRDefault="00E403F0" w:rsidP="00E403F0">
      <w:pPr>
        <w:rPr>
          <w:rFonts w:ascii="FontbitDavid" w:hAnsi="FontbitDavid"/>
          <w:sz w:val="24"/>
          <w:rtl/>
        </w:rPr>
      </w:pPr>
      <w:r w:rsidRPr="00B078C3">
        <w:rPr>
          <w:rFonts w:ascii="FontbitDavid" w:hAnsi="FontbitDavid"/>
          <w:sz w:val="24"/>
          <w:rtl/>
        </w:rPr>
        <w:t xml:space="preserve">והא </w:t>
      </w:r>
      <w:ins w:id="93589" w:author="מנוע מכני" w:date="2026-10-11T12:04:39Z">
        <w:r>
          <w:rPr>
            <w:rFonts w:ascii="FontbitDavid" w:hAnsi="FontbitDavid"/>
            <w:sz w:val="24"/>
            <w:rtl/>
          </w:rPr>
          <w:t xml:space="preserve">כאן</w:t>
        </w:r>
      </w:ins>
      <w:del w:id="93590"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ודאי טבל, ספק מעושר ספק אינו מעושר, וקאתי ספק ומוציא </w:t>
      </w:r>
      <w:ins w:id="95083" w:author="מנוע מכני" w:date="2026-10-11T12:04:39Z">
        <w:r>
          <w:rPr>
            <w:rFonts w:ascii="FontbitDavid" w:hAnsi="FontbitDavid"/>
            <w:sz w:val="24"/>
            <w:rtl/>
          </w:rPr>
          <w:t xml:space="preserve">כלום</w:t>
        </w:r>
      </w:ins>
      <w:del w:id="95084"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 ודאי! </w:t>
      </w:r>
    </w:p>
    <w:p w:rsidR="00E403F0" w:rsidRPr="00017C1D" w:rsidRDefault="00E403F0" w:rsidP="00E403F0">
      <w:pPr>
        <w:pStyle w:val="a3"/>
        <w:rPr>
          <w:spacing w:val="-8"/>
          <w:rtl/>
        </w:rPr>
      </w:pPr>
      <w:r w:rsidRPr="00017C1D">
        <w:rPr>
          <w:rFonts w:hint="cs"/>
          <w:bCs/>
          <w:spacing w:val="-8"/>
          <w:rtl/>
        </w:rPr>
        <w:t xml:space="preserve">א. </w:t>
      </w:r>
      <w:ins w:id="93591" w:author="מנוע מכני" w:date="2026-10-11T12:04:39Z">
        <w:r>
          <w:rPr>
            <w:bCs/>
            <w:spacing w:val="-8"/>
            <w:rtl/>
          </w:rPr>
          <w:t xml:space="preserve">שם</w:t>
        </w:r>
      </w:ins>
      <w:del w:id="93592" w:author="מנוע מכני" w:date="2026-10-11T12:04:39Z">
        <w:r w:rsidRPr="00017C1D">
          <w:rPr>
            <w:bCs/>
            <w:spacing w:val="-8"/>
            <w:rtl/>
          </w:rPr>
          <w:delText xml:space="preserve">התם</w:delText>
        </w:r>
      </w:del>
      <w:r w:rsidRPr="00017C1D">
        <w:rPr>
          <w:spacing w:val="-8"/>
          <w:rtl/>
        </w:rPr>
        <w:t xml:space="preserve"> ודאי וודאי הוא – </w:t>
      </w:r>
      <w:r w:rsidRPr="00017C1D">
        <w:rPr>
          <w:rStyle w:val="2fb"/>
          <w:spacing w:val="-8"/>
          <w:rtl/>
        </w:rPr>
        <w:t xml:space="preserve">כד</w:t>
      </w:r>
      <w:ins w:id="90599" w:author="מנוע מכני" w:date="2026-10-11T12:04:39Z">
        <w:r>
          <w:rPr>
            <w:rStyle w:val="2fb"/>
            <w:spacing w:val="-8"/>
            <w:rtl/>
          </w:rPr>
          <w:t xml:space="preserve">ר"ח</w:t>
        </w:r>
      </w:ins>
      <w:del w:id="90600" w:author="מנוע מכני" w:date="2026-10-11T12:04:39Z">
        <w:r w:rsidRPr="00017C1D">
          <w:rPr>
            <w:spacing w:val="-8"/>
            <w:rtl/>
          </w:rPr>
          <w:delText xml:space="preserve">ר</w:delText>
        </w:r>
        <w:r w:rsidRPr="00017C1D">
          <w:rPr>
            <w:rFonts w:hint="cs"/>
            <w:spacing w:val="-8"/>
            <w:rtl/>
          </w:rPr>
          <w:delText xml:space="preserve">''ח</w:delText>
        </w:r>
      </w:del>
      <w:r w:rsidRPr="00017C1D">
        <w:rPr>
          <w:rFonts w:hint="cs"/>
          <w:spacing w:val="-8"/>
          <w:rtl/>
        </w:rPr>
        <w:t xml:space="preserve"> חוזאה</w:t>
      </w:r>
      <w:r w:rsidRPr="00017C1D">
        <w:rPr>
          <w:spacing w:val="-8"/>
          <w:rtl/>
        </w:rPr>
        <w:t xml:space="preserve">: </w:t>
      </w:r>
      <w:r w:rsidRPr="00017C1D">
        <w:rPr>
          <w:rFonts w:hint="cs"/>
          <w:spacing w:val="-8"/>
          <w:rtl/>
        </w:rPr>
        <w:t>ד</w:t>
      </w:r>
      <w:r w:rsidRPr="00017C1D">
        <w:rPr>
          <w:spacing w:val="-8"/>
          <w:rtl/>
        </w:rPr>
        <w:t>חזקה על חבר שאינו מוציא מתחת ידו דבר שאינו מתוקן.</w:t>
      </w:r>
    </w:p>
    <w:p>
      <w:pPr>
        <w:pStyle w:val="38"/>
        <w:rPr>
          <w:ins w:id="99163" w:author="מנוע מכני" w:date="2026-10-11T12:04:39Z"/>
        </w:rPr>
      </w:pPr>
      <w:r>
        <w:t xml:space="preserve">ב. </w:t>
      </w:r>
      <w:r w:rsidRPr="00967011">
        <w:t xml:space="preserve">וא</w:t>
      </w:r>
      <w:ins w:id="90601" w:author="מנוע מכני" w:date="2026-10-11T12:04:39Z">
        <w:r>
          <w:t xml:space="preserve">ב"א</w:t>
        </w:r>
      </w:ins>
      <w:del w:id="90602" w:author="מנוע מכני" w:date="2026-10-11T12:04:39Z">
        <w:r w:rsidRPr="00967011">
          <w:delText xml:space="preserve">ב''א</w:delText>
        </w:r>
      </w:del>
      <w:r w:rsidRPr="00B078C3">
        <w:t xml:space="preserve">:</w:t>
      </w:r>
    </w:p>
    <w:p w:rsidR="00E403F0" w:rsidRPr="00B078C3" w:rsidRDefault="00E403F0" w:rsidP="00E403F0">
      <w:pPr>
        <w:rPr>
          <w:rFonts w:ascii="FontbitDavid" w:hAnsi="FontbitDavid"/>
          <w:sz w:val="24"/>
          <w:rtl/>
        </w:rPr>
      </w:pPr>
      <w:del w:id="991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ספק וספק הוא, </w:t>
      </w:r>
      <w:r w:rsidRPr="00B078C3">
        <w:rPr>
          <w:rStyle w:val="2fb"/>
          <w:rFonts w:ascii="FontbitDavid" w:hAnsi="FontbitDavid"/>
          <w:sz w:val="24"/>
          <w:rtl/>
        </w:rPr>
        <w:t xml:space="preserve">וכדרבי</w:t>
      </w:r>
      <w:r w:rsidRPr="00B078C3">
        <w:rPr>
          <w:rFonts w:ascii="FontbitDavid" w:hAnsi="FontbitDavid"/>
          <w:sz w:val="24"/>
          <w:rtl/>
        </w:rPr>
        <w:t xml:space="preserve"> אושעיא.</w:t>
      </w:r>
      <w:r>
        <w:rPr>
          <w:rFonts w:ascii="FontbitDavid" w:hAnsi="FontbitDavid" w:hint="cs"/>
          <w:sz w:val="24"/>
          <w:rtl/>
        </w:rPr>
        <w:t xml:space="preserve"> דאמר</w:t>
      </w:r>
      <w:r w:rsidRPr="00B078C3">
        <w:rPr>
          <w:rFonts w:ascii="FontbitDavid" w:hAnsi="FontbitDavid"/>
          <w:sz w:val="24"/>
          <w:rtl/>
        </w:rPr>
        <w:t>: מערים אדם על תבואתו ומכניסה במוץ שלה, כדי שתהא בהמתו אוכלת ופטורה מן המעשר.</w:t>
      </w:r>
    </w:p>
    <w:p w:rsidR="00E403F0" w:rsidRDefault="00E403F0" w:rsidP="00E403F0">
      <w:pPr>
        <w:ind w:firstLine="0"/>
        <w:rPr>
          <w:rFonts w:ascii="FontbitDavid" w:hAnsi="FontbitDavid"/>
          <w:sz w:val="24"/>
          <w:rtl/>
        </w:rPr>
      </w:pPr>
      <w:r w:rsidRPr="00B078C3">
        <w:rPr>
          <w:rFonts w:ascii="FontbitDavid" w:hAnsi="FontbitDavid"/>
          <w:sz w:val="24"/>
          <w:rtl/>
        </w:rPr>
        <w:t xml:space="preserve">ואכתי, אין ספק מוציא </w:t>
      </w:r>
      <w:ins w:id="95085" w:author="מנוע מכני" w:date="2026-10-11T12:04:39Z">
        <w:r>
          <w:rPr>
            <w:rFonts w:ascii="FontbitDavid" w:hAnsi="FontbitDavid"/>
            <w:sz w:val="24"/>
            <w:rtl/>
          </w:rPr>
          <w:t xml:space="preserve">כלום</w:t>
        </w:r>
      </w:ins>
      <w:del w:id="95086"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 ודאי? והתניא: מעשה בשפחתו של מסיק אחד ברימון, שהטילה נפל לבור, ובא כהן והציץ בו לידע אם זכר אם נקבה, ובא מעשה לפני חכמים וטהרוהו, מפני שחולדה וברדלס מצויים שם.</w:t>
      </w:r>
      <w:ins w:id="96659" w:author="מנוע מכני" w:date="2026-10-11T12:04:39Z">
        <w:r>
          <w:rPr>
            <w:rFonts w:ascii="FontbitDavid" w:hAnsi="FontbitDavid" w:hint="cs"/>
            <w:sz w:val="24"/>
            <w:rtl/>
          </w:rPr>
          <w:t xml:space="preserve"> </w:t>
        </w:r>
      </w:ins>
      <w:del w:id="96660" w:author="מנוע מכני" w:date="2026-10-11T12:04:39Z">
        <w:r>
          <w:rPr>
            <w:rFonts w:ascii="FontbitDavid" w:hAnsi="FontbitDavid" w:hint="cs"/>
            <w:sz w:val="24"/>
            <w:rtl/>
          </w:rPr>
          <w:delText xml:space="preserve">  </w:delText>
        </w:r>
      </w:del>
      <w:ins w:id="93593" w:author="מנוע מכני" w:date="2026-10-11T12:04:39Z">
        <w:r>
          <w:rPr>
            <w:rFonts w:ascii="FontbitDavid" w:hAnsi="FontbitDavid" w:hint="cs"/>
            <w:sz w:val="24"/>
            <w:rtl/>
          </w:rPr>
          <w:t xml:space="preserve">וכאן</w:t>
        </w:r>
      </w:ins>
      <w:del w:id="93594" w:author="מנוע מכני" w:date="2026-10-11T12:04:39Z">
        <w:r>
          <w:rPr>
            <w:rFonts w:ascii="FontbitDavid" w:hAnsi="FontbitDavid" w:hint="cs"/>
            <w:sz w:val="24"/>
            <w:rtl/>
          </w:rPr>
          <w:delText xml:space="preserve">והכא</w:delText>
        </w:r>
      </w:del>
      <w:r>
        <w:rPr>
          <w:rFonts w:ascii="FontbitDavid" w:hAnsi="FontbitDavid" w:hint="cs"/>
          <w:sz w:val="24"/>
          <w:rtl/>
        </w:rPr>
        <w:t xml:space="preserve"> ספק הוא דאימא כמין נפל </w:t>
      </w:r>
    </w:p>
    <w:p w:rsidR="00E403F0" w:rsidRDefault="00E403F0" w:rsidP="00E403F0">
      <w:pPr>
        <w:pStyle w:val="afff3"/>
        <w:framePr w:wrap="around"/>
        <w:rPr>
          <w:rtl/>
        </w:rPr>
      </w:pPr>
      <w:r>
        <w:rPr>
          <w:rFonts w:hint="cs"/>
          <w:rtl/>
        </w:rPr>
        <w:lastRenderedPageBreak/>
        <w:t>טז.</w:t>
      </w:r>
    </w:p>
    <w:p>
      <w:pPr>
        <w:pStyle w:val="38"/>
        <w:rPr>
          <w:ins w:id="99165" w:author="מנוע מכני" w:date="2026-10-11T12:04:39Z"/>
        </w:rPr>
      </w:pPr>
      <w:r w:rsidRPr="00017C1D">
        <w:t xml:space="preserve">ה"ק</w:t>
      </w:r>
      <w:r w:rsidRPr="00017C1D">
        <w:t xml:space="preserve">:</w:t>
      </w:r>
    </w:p>
    <w:p w:rsidR="00E403F0" w:rsidRPr="00017C1D" w:rsidRDefault="00E403F0" w:rsidP="00E403F0">
      <w:pPr>
        <w:pStyle w:val="a3"/>
        <w:rPr>
          <w:spacing w:val="-8"/>
          <w:rtl/>
        </w:rPr>
      </w:pPr>
      <w:del w:id="99166" w:author="מנוע מכני" w:date="2026-10-11T12:04:39Z">
        <w:r w:rsidRPr="00017C1D">
          <w:rPr>
            <w:spacing w:val="-8"/>
            <w:rtl/>
          </w:rPr>
          <w:delText xml:space="preserve"> </w:delText>
        </w:r>
      </w:del>
      <w:r w:rsidRPr="00017C1D">
        <w:rPr>
          <w:spacing w:val="-8"/>
          <w:rtl/>
        </w:rPr>
        <w:t xml:space="preserve">ובא כהן והציץ בו לידע אם </w:t>
      </w:r>
      <w:r w:rsidRPr="00017C1D">
        <w:rPr>
          <w:b/>
          <w:bCs/>
          <w:spacing w:val="-8"/>
          <w:rtl/>
        </w:rPr>
        <w:t>נפל</w:t>
      </w:r>
      <w:r w:rsidRPr="00017C1D">
        <w:rPr>
          <w:spacing w:val="-8"/>
          <w:rtl/>
        </w:rPr>
        <w:t xml:space="preserve"> הפילה אם </w:t>
      </w:r>
      <w:r w:rsidRPr="00017C1D">
        <w:rPr>
          <w:b/>
          <w:bCs/>
          <w:spacing w:val="-8"/>
          <w:rtl/>
        </w:rPr>
        <w:t>רוח</w:t>
      </w:r>
      <w:r w:rsidRPr="00017C1D">
        <w:rPr>
          <w:spacing w:val="-8"/>
          <w:rtl/>
        </w:rPr>
        <w:t xml:space="preserve"> הפילה, </w:t>
      </w:r>
      <w:r w:rsidRPr="00017C1D">
        <w:rPr>
          <w:b/>
          <w:bCs/>
          <w:spacing w:val="-8"/>
          <w:rtl/>
        </w:rPr>
        <w:t>ואת"ל נפל</w:t>
      </w:r>
      <w:r w:rsidRPr="00017C1D">
        <w:rPr>
          <w:spacing w:val="-8"/>
          <w:rtl/>
        </w:rPr>
        <w:t xml:space="preserve"> הפילה</w:t>
      </w:r>
      <w:ins w:id="96661" w:author="מנוע מכני" w:date="2026-10-11T12:04:39Z">
        <w:r>
          <w:rPr>
            <w:spacing w:val="-8"/>
            <w:rtl/>
          </w:rPr>
          <w:t xml:space="preserve"> </w:t>
        </w:r>
      </w:ins>
      <w:del w:id="96662" w:author="מנוע מכני" w:date="2026-10-11T12:04:39Z">
        <w:r w:rsidRPr="00017C1D">
          <w:rPr>
            <w:spacing w:val="-8"/>
            <w:rtl/>
          </w:rPr>
          <w:delText xml:space="preserve">  </w:delText>
        </w:r>
      </w:del>
      <w:r w:rsidRPr="00017C1D">
        <w:rPr>
          <w:spacing w:val="-8"/>
          <w:rtl/>
        </w:rPr>
        <w:t xml:space="preserve">לידע אם זכר אם נקבה.</w:t>
      </w:r>
    </w:p>
    <w:p>
      <w:pPr>
        <w:pStyle w:val="38"/>
        <w:rPr>
          <w:ins w:id="99167" w:author="מנוע מכני" w:date="2026-10-11T12:04:39Z"/>
        </w:rPr>
      </w:pPr>
      <w:r w:rsidRPr="00967011">
        <w:t xml:space="preserve">וא</w:t>
      </w:r>
      <w:ins w:id="90603" w:author="מנוע מכני" w:date="2026-10-11T12:04:39Z">
        <w:r>
          <w:t xml:space="preserve">ב"א</w:t>
        </w:r>
      </w:ins>
      <w:del w:id="90604" w:author="מנוע מכני" w:date="2026-10-11T12:04:39Z">
        <w:r w:rsidRPr="00967011">
          <w:delText xml:space="preserve">ב''א</w:delText>
        </w:r>
      </w:del>
      <w:r w:rsidRPr="00B078C3">
        <w:t xml:space="preserve">:</w:t>
      </w:r>
    </w:p>
    <w:p w:rsidR="00E403F0" w:rsidRPr="00B078C3" w:rsidRDefault="00E403F0" w:rsidP="00E403F0">
      <w:pPr>
        <w:rPr>
          <w:rFonts w:ascii="FontbitDavid" w:hAnsi="FontbitDavid"/>
          <w:sz w:val="24"/>
          <w:rtl/>
        </w:rPr>
      </w:pPr>
      <w:del w:id="991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כיון דחולדה וברדלס מצויים שם - ודאי גררוהו.</w:t>
      </w:r>
    </w:p>
    <w:p w:rsidR="00E403F0" w:rsidRDefault="00E403F0" w:rsidP="00E403F0">
      <w:pPr>
        <w:jc w:val="center"/>
        <w:rPr>
          <w:rFonts w:ascii="FontbitDavid" w:hAnsi="FontbitDavid"/>
          <w:sz w:val="24"/>
          <w:rtl/>
        </w:rPr>
      </w:pPr>
      <w:r w:rsidRPr="00EB42A6">
        <w:rPr>
          <w:rFonts w:ascii="FontbitDavid" w:hAnsi="FontbitDavid"/>
          <w:rtl/>
        </w:rPr>
        <w:t>•</w:t>
      </w:r>
      <w:r>
        <w:rPr>
          <w:rFonts w:ascii="FontbitDavid" w:hAnsi="FontbitDavid" w:hint="cs"/>
          <w:sz w:val="24"/>
          <w:rtl/>
        </w:rPr>
        <w:t xml:space="preserve"> </w:t>
      </w:r>
      <w:r w:rsidRPr="00EB42A6">
        <w:rPr>
          <w:rFonts w:ascii="FontbitDavid" w:hAnsi="FontbitDavid"/>
          <w:rtl/>
        </w:rPr>
        <w:t>•</w:t>
      </w:r>
      <w:r w:rsidRPr="00DF3805">
        <w:rPr>
          <w:rFonts w:ascii="FontbitDavid" w:hAnsi="FontbitDavid"/>
          <w:rtl/>
        </w:rPr>
        <w:t xml:space="preserve"> </w:t>
      </w:r>
      <w:r w:rsidRPr="00EB42A6">
        <w:rPr>
          <w:rFonts w:ascii="FontbitDavid" w:hAnsi="FontbitDavid"/>
          <w:rtl/>
        </w:rPr>
        <w:t>•</w:t>
      </w:r>
    </w:p>
    <w:p>
      <w:pPr>
        <w:pStyle w:val="afffff8"/>
        <w:rPr>
          <w:ins w:id="90581" w:author="קלוד" w:date="2026-10-11T12:23:38Z"/>
        </w:rPr>
      </w:pPr>
      <w:ins w:id="90582" w:author="קלוד" w:date="2026-10-11T12:23:38Z">
        <w:r>
          <w:rPr>
            <w:color w:val="7B3F00"/>
          </w:rPr>
          <w:t xml:space="preserve">וסתות דאורייתא או דרבנן</w:t>
        </w:r>
      </w:ins>
    </w:p>
    <w:p>
      <w:pPr>
        <w:pStyle w:val="38"/>
        <w:rPr>
          <w:ins w:id="99170" w:author="מנוע מכני" w:date="2026-10-11T12:04:39Z"/>
        </w:rPr>
      </w:pPr>
      <w:del w:id="99169" w:author="מנוע מכני" w:date="2026-10-11T12:04:39Z">
        <w:r w:rsidRPr="00E744B3">
          <w:delText xml:space="preserve">•</w:delText>
        </w:r>
      </w:del>
      <w:r w:rsidRPr="00E744B3">
        <w:t xml:space="preserve"> </w:t>
      </w:r>
      <w:r w:rsidRPr="00B078C3">
        <w:t>בעו מ</w:t>
      </w:r>
      <w:ins w:id="90605" w:author="מנוע מכני" w:date="2026-10-11T12:04:39Z">
        <w:r>
          <w:t xml:space="preserve">ר"נ</w:t>
        </w:r>
      </w:ins>
      <w:del w:id="90606" w:author="מנוע מכני" w:date="2026-10-11T12:04:39Z">
        <w:r>
          <w:delText xml:space="preserve">ר''נ</w:delText>
        </w:r>
      </w:del>
      <w:r w:rsidRPr="00B078C3">
        <w:t xml:space="preserve">:</w:t>
      </w:r>
    </w:p>
    <w:p w:rsidR="00E403F0" w:rsidRDefault="00E403F0" w:rsidP="00E403F0">
      <w:pPr>
        <w:rPr>
          <w:rFonts w:ascii="FontbitDavid" w:hAnsi="FontbitDavid"/>
          <w:sz w:val="24"/>
          <w:rtl/>
        </w:rPr>
      </w:pPr>
      <w:del w:id="9917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וסתות דאורייתא או דרבנן? </w:t>
      </w:r>
    </w:p>
    <w:p>
      <w:pPr>
        <w:pStyle w:val="38"/>
        <w:rPr>
          <w:ins w:id="99172" w:author="מנוע מכני" w:date="2026-10-11T12:04:39Z"/>
        </w:rPr>
      </w:pPr>
      <w:r w:rsidRPr="00B078C3">
        <w:t>א</w:t>
      </w:r>
      <w:r>
        <w:t>"ל</w:t>
      </w:r>
      <w:r w:rsidRPr="00B078C3">
        <w:t xml:space="preserve">:</w:t>
      </w:r>
    </w:p>
    <w:p w:rsidR="00E403F0" w:rsidRPr="00B078C3" w:rsidRDefault="00E403F0" w:rsidP="00E403F0">
      <w:pPr>
        <w:rPr>
          <w:rFonts w:ascii="FontbitDavid" w:hAnsi="FontbitDavid"/>
          <w:sz w:val="24"/>
          <w:rtl/>
        </w:rPr>
      </w:pPr>
      <w:del w:id="991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מדאמר הונא חברין </w:t>
      </w:r>
      <w:ins w:id="95087" w:author="מנוע מכני" w:date="2026-10-11T12:04:39Z">
        <w:r>
          <w:rPr>
            <w:rFonts w:ascii="FontbitDavid" w:hAnsi="FontbitDavid"/>
            <w:sz w:val="24"/>
            <w:rtl/>
          </w:rPr>
          <w:t xml:space="preserve">משמו</w:t>
        </w:r>
      </w:ins>
      <w:del w:id="95088" w:author="מנוע מכני" w:date="2026-10-11T12:04:39Z">
        <w:r w:rsidRPr="00B078C3">
          <w:rPr>
            <w:rFonts w:ascii="FontbitDavid" w:hAnsi="FontbitDavid"/>
            <w:sz w:val="24"/>
            <w:rtl/>
          </w:rPr>
          <w:delText xml:space="preserve">משמיה</w:delText>
        </w:r>
      </w:del>
      <w:r w:rsidRPr="00B078C3">
        <w:rPr>
          <w:rFonts w:ascii="FontbitDavid" w:hAnsi="FontbitDavid"/>
          <w:sz w:val="24"/>
          <w:rtl/>
        </w:rPr>
        <w:t xml:space="preserve"> </w:t>
      </w:r>
      <w:r w:rsidRPr="00B078C3">
        <w:rPr>
          <w:rStyle w:val="2fb"/>
          <w:rFonts w:ascii="FontbitDavid" w:hAnsi="FontbitDavid"/>
          <w:sz w:val="24"/>
          <w:rtl/>
        </w:rPr>
        <w:t xml:space="preserve">דרב</w:t>
      </w:r>
      <w:r w:rsidRPr="00B078C3">
        <w:rPr>
          <w:rFonts w:ascii="FontbitDavid" w:hAnsi="FontbitDavid"/>
          <w:sz w:val="24"/>
          <w:rtl/>
        </w:rPr>
        <w:t xml:space="preserve">, אשה שיש לה וסת, והגיע שעת וסתה ולא בדקה, ולבסוף ראתה חוששת לוסתה וחוששת לראייתה </w:t>
      </w:r>
      <w:ins w:id="96991" w:author="מנוע מכני" w:date="2026-10-11T12:04:39Z">
        <w:r>
          <w:rPr>
            <w:rFonts w:ascii="FontbitDavid" w:hAnsi="FontbitDavid"/>
            <w:sz w:val="24"/>
            <w:rtl/>
          </w:rPr>
          <w:t xml:space="preserve">ומשמע ש</w:t>
        </w:r>
      </w:ins>
      <w:del w:id="96992" w:author="מנוע מכני" w:date="2026-10-11T12:04:39Z">
        <w:r w:rsidRPr="00B078C3">
          <w:rPr>
            <w:rFonts w:ascii="FontbitDavid" w:hAnsi="FontbitDavid"/>
            <w:sz w:val="24"/>
            <w:rtl/>
          </w:rPr>
          <w:delText xml:space="preserve">אלמא </w:delText>
        </w:r>
      </w:del>
      <w:r w:rsidRPr="00B078C3">
        <w:rPr>
          <w:rFonts w:ascii="FontbitDavid" w:hAnsi="FontbitDavid"/>
          <w:sz w:val="24"/>
          <w:rtl/>
        </w:rPr>
        <w:t xml:space="preserve">וסתות דאורייתא.</w:t>
      </w:r>
    </w:p>
    <w:p>
      <w:pPr>
        <w:pStyle w:val="38"/>
        <w:rPr>
          <w:ins w:id="99174" w:author="מנוע מכני" w:date="2026-10-11T12:04:39Z"/>
        </w:rPr>
      </w:pPr>
      <w:ins w:id="90607" w:author="מנוע מכני" w:date="2026-10-11T12:04:39Z">
        <w:r>
          <w:t xml:space="preserve">א"ד</w:t>
        </w:r>
      </w:ins>
      <w:del w:id="90608" w:author="מנוע מכני" w:date="2026-10-11T12:04:39Z">
        <w:r>
          <w:delText xml:space="preserve">א''ד</w:delText>
        </w:r>
      </w:del>
      <w:r w:rsidRPr="00B078C3">
        <w:t xml:space="preserve"> </w:t>
      </w:r>
      <w:ins w:id="95089" w:author="מנוע מכני" w:date="2026-10-11T12:04:39Z">
        <w:r>
          <w:t xml:space="preserve">כך</w:t>
        </w:r>
      </w:ins>
      <w:del w:id="95090" w:author="מנוע מכני" w:date="2026-10-11T12:04:39Z">
        <w:r w:rsidRPr="00B078C3">
          <w:delText xml:space="preserve">הכי</w:delText>
        </w:r>
      </w:del>
      <w:r w:rsidRPr="00B078C3">
        <w:t xml:space="preserve"> קא"ל:</w:t>
      </w:r>
    </w:p>
    <w:p w:rsidR="00E403F0" w:rsidRPr="00B078C3" w:rsidRDefault="00E403F0" w:rsidP="00E403F0">
      <w:pPr>
        <w:rPr>
          <w:rFonts w:ascii="FontbitDavid" w:hAnsi="FontbitDavid"/>
          <w:sz w:val="24"/>
          <w:rtl/>
        </w:rPr>
      </w:pPr>
      <w:del w:id="991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טעמא - דראתה, הא </w:t>
      </w:r>
      <w:r w:rsidRPr="00B078C3">
        <w:rPr>
          <w:rFonts w:ascii="FontbitDavid" w:hAnsi="FontbitDavid"/>
          <w:sz w:val="24"/>
          <w:rtl/>
        </w:rPr>
        <w:t xml:space="preserve">לא</w:t>
      </w:r>
      <w:r w:rsidRPr="00B078C3">
        <w:rPr>
          <w:rFonts w:ascii="FontbitDavid" w:hAnsi="FontbitDavid"/>
          <w:sz w:val="24"/>
          <w:rtl/>
        </w:rPr>
        <w:t xml:space="preserve"> ראתה - אין חוששין, </w:t>
      </w:r>
      <w:ins w:id="96993" w:author="מנוע מכני" w:date="2026-10-11T12:04:39Z">
        <w:r>
          <w:rPr>
            <w:rFonts w:ascii="FontbitDavid" w:hAnsi="FontbitDavid"/>
            <w:sz w:val="24"/>
            <w:rtl/>
          </w:rPr>
          <w:t xml:space="preserve">ומשמע ש</w:t>
        </w:r>
      </w:ins>
      <w:del w:id="96994" w:author="מנוע מכני" w:date="2026-10-11T12:04:39Z">
        <w:r w:rsidRPr="00B078C3">
          <w:rPr>
            <w:rFonts w:ascii="FontbitDavid" w:hAnsi="FontbitDavid"/>
            <w:sz w:val="24"/>
            <w:rtl/>
          </w:rPr>
          <w:delText xml:space="preserve">אלמא </w:delText>
        </w:r>
      </w:del>
      <w:r w:rsidRPr="00B078C3">
        <w:rPr>
          <w:rFonts w:ascii="FontbitDavid" w:hAnsi="FontbitDavid"/>
          <w:sz w:val="24"/>
          <w:rtl/>
        </w:rPr>
        <w:t xml:space="preserve">- וסתות דרבנן.</w:t>
      </w:r>
    </w:p>
    <w:p w:rsidR="00E403F0" w:rsidRDefault="00E403F0" w:rsidP="00E403F0">
      <w:pPr>
        <w:rPr>
          <w:rFonts w:ascii="FontbitDavid" w:hAnsi="FontbitDavid"/>
          <w:sz w:val="24"/>
          <w:rtl/>
        </w:rPr>
      </w:pPr>
    </w:p>
    <w:p>
      <w:pPr>
        <w:pStyle w:val="afffff8"/>
        <w:rPr>
          <w:ins w:id="90579" w:author="קלוד" w:date="2026-10-11T12:23:38Z"/>
        </w:rPr>
      </w:pPr>
      <w:ins w:id="90580" w:author="קלוד" w:date="2026-10-11T12:23:38Z">
        <w:r>
          <w:rPr>
            <w:color w:val="7B3F00"/>
          </w:rPr>
          <w:t xml:space="preserve">הגיע שעת וסתה ולא בדקה ולבסוף בדקה - רב ושמואל</w:t>
        </w:r>
      </w:ins>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איתמר</w:t>
      </w:r>
      <w:ins w:id="96663" w:author="מנוע מכני" w:date="2026-10-11T12:04:39Z">
        <w:r>
          <w:rPr>
            <w:rFonts w:ascii="FontbitDavid" w:hAnsi="FontbitDavid"/>
            <w:sz w:val="24"/>
            <w:rtl/>
          </w:rPr>
          <w:t xml:space="preserve">,</w:t>
        </w:r>
      </w:ins>
      <w:del w:id="96664" w:author="מנוע מכני" w:date="2026-10-11T12:04:39Z">
        <w:r w:rsidRPr="00B078C3">
          <w:rPr>
            <w:rFonts w:ascii="FontbitDavid" w:hAnsi="FontbitDavid"/>
            <w:sz w:val="24"/>
            <w:rtl/>
          </w:rPr>
          <w:delText xml:space="preserve">;</w:delText>
        </w:r>
      </w:del>
      <w:r>
        <w:rPr>
          <w:rFonts w:ascii="FontbitDavid" w:hAnsi="FontbitDavid" w:hint="cs"/>
          <w:sz w:val="24"/>
          <w:rtl/>
        </w:rPr>
        <w:t xml:space="preserve"> </w:t>
      </w:r>
      <w:r w:rsidRPr="00B078C3">
        <w:rPr>
          <w:rFonts w:ascii="FontbitDavid" w:hAnsi="FontbitDavid"/>
          <w:sz w:val="24"/>
          <w:rtl/>
        </w:rPr>
        <w:t xml:space="preserve">אשה שיש לה וסת, והגיע שעת וסתה ולא בדקה, ולבסוף בדקה, </w:t>
      </w:r>
    </w:p>
    <w:p>
      <w:pPr>
        <w:pStyle w:val="38"/>
        <w:rPr>
          <w:ins w:id="99176"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991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בדקה ומצאת טמאה - טמאה, טהורה - טהורה.</w:t>
      </w:r>
    </w:p>
    <w:p>
      <w:pPr>
        <w:pStyle w:val="38"/>
        <w:rPr>
          <w:ins w:id="99178" w:author="מנוע מכני" w:date="2026-10-11T12:04:39Z"/>
        </w:rPr>
      </w:pPr>
      <w:r w:rsidRPr="00B078C3">
        <w:t xml:space="preserve">ושמואל</w:t>
      </w:r>
      <w:del w:id="101672"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179" w:author="מנוע מכני" w:date="2026-10-11T12:04:39Z">
        <w:r w:rsidRPr="00B078C3">
          <w:rPr>
            <w:rFonts w:ascii="FontbitDavid" w:hAnsi="FontbitDavid"/>
            <w:sz w:val="24"/>
            <w:rtl/>
          </w:rPr>
          <w:delText xml:space="preserve"> </w:delText>
        </w:r>
      </w:del>
      <w:ins w:id="92973" w:author="מנוע מכני" w:date="2026-10-11T12:04:39Z">
        <w:r>
          <w:rPr>
            <w:rFonts w:ascii="FontbitDavid" w:hAnsi="FontbitDavid"/>
            <w:sz w:val="24"/>
            <w:rtl/>
          </w:rPr>
          <w:t xml:space="preserve">אפי'</w:t>
        </w:r>
      </w:ins>
      <w:del w:id="92974"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בדקה ומצאת טהורה - </w:t>
      </w:r>
      <w:ins w:id="93595" w:author="מנוע מכני" w:date="2026-10-11T12:04:39Z">
        <w:r>
          <w:rPr>
            <w:rFonts w:ascii="FontbitDavid" w:hAnsi="FontbitDavid"/>
            <w:sz w:val="24"/>
            <w:rtl/>
          </w:rPr>
          <w:t xml:space="preserve">גם</w:t>
        </w:r>
      </w:ins>
      <w:del w:id="9359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טמאה, מפני שאורח בזמנו בא.</w:t>
      </w:r>
    </w:p>
    <w:p>
      <w:pPr>
        <w:pStyle w:val="38"/>
        <w:rPr>
          <w:ins w:id="101595" w:author="מנוע מכני" w:date="2026-10-11T12:04:39Z"/>
        </w:rPr>
      </w:pPr>
      <w:r w:rsidRPr="00B078C3">
        <w:t xml:space="preserve">לימא בוסתות </w:t>
      </w:r>
      <w:ins w:id="97709" w:author="מנוע מכני" w:date="2026-10-11T12:04:39Z">
        <w:r>
          <w:t xml:space="preserve">חלקו</w:t>
        </w:r>
      </w:ins>
      <w:del w:id="97710" w:author="מנוע מכני" w:date="2026-10-11T12:04:39Z">
        <w:r w:rsidRPr="00B078C3">
          <w:delText xml:space="preserve">קמיפלגי</w:delText>
        </w:r>
      </w:del>
      <w:r w:rsidRPr="00B078C3">
        <w:t xml:space="preserve">,</w:t>
      </w:r>
    </w:p>
    <w:p w:rsidR="00E403F0" w:rsidRDefault="00E403F0" w:rsidP="00E403F0">
      <w:pPr>
        <w:rPr>
          <w:rFonts w:ascii="FontbitDavid" w:hAnsi="FontbitDavid"/>
          <w:sz w:val="24"/>
          <w:rtl/>
        </w:rPr>
      </w:pPr>
      <w:del w:id="1015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דמ"ס - דאורייתא, ומ"ס - דרבנן! </w:t>
      </w:r>
    </w:p>
    <w:p>
      <w:pPr>
        <w:pStyle w:val="38"/>
        <w:rPr>
          <w:ins w:id="99180" w:author="מנוע מכני" w:date="2026-10-11T12:04:39Z"/>
        </w:rPr>
      </w:pPr>
      <w:ins w:id="90609" w:author="מנוע מכני" w:date="2026-10-11T12:04:39Z">
        <w:r>
          <w:t xml:space="preserve">ר"ז</w:t>
        </w:r>
      </w:ins>
      <w:del w:id="90610" w:author="מנוע מכני" w:date="2026-10-11T12:04:39Z">
        <w:r>
          <w:delText xml:space="preserve">ר''ז</w:delText>
        </w:r>
      </w:del>
      <w:r>
        <w:t xml:space="preserve">:</w:t>
      </w:r>
    </w:p>
    <w:p w:rsidR="00E403F0" w:rsidRPr="00B078C3" w:rsidRDefault="00E403F0" w:rsidP="00E403F0">
      <w:pPr>
        <w:pStyle w:val="a3"/>
        <w:rPr>
          <w:rtl/>
        </w:rPr>
      </w:pPr>
      <w:del w:id="99181" w:author="מנוע מכני" w:date="2026-10-11T12:04:39Z">
        <w:r>
          <w:rPr>
            <w:rFonts w:hint="cs"/>
            <w:rtl/>
          </w:rPr>
          <w:delText xml:space="preserve"> </w:delText>
        </w:r>
      </w:del>
      <w:r>
        <w:rPr>
          <w:rFonts w:hint="cs"/>
          <w:rtl/>
        </w:rPr>
        <w:t xml:space="preserve">ל</w:t>
      </w:r>
      <w:ins w:id="90611" w:author="מנוע מכני" w:date="2026-10-11T12:04:39Z">
        <w:r>
          <w:rPr>
            <w:rFonts w:hint="cs"/>
            <w:rtl/>
          </w:rPr>
          <w:t xml:space="preserve">כ"ע</w:t>
        </w:r>
      </w:ins>
      <w:del w:id="90612" w:author="מנוע מכני" w:date="2026-10-11T12:04:39Z">
        <w:r>
          <w:rPr>
            <w:rFonts w:hint="cs"/>
            <w:rtl/>
          </w:rPr>
          <w:delText xml:space="preserve">כ''ע</w:delText>
        </w:r>
      </w:del>
      <w:r>
        <w:rPr>
          <w:rFonts w:hint="cs"/>
          <w:rtl/>
        </w:rPr>
        <w:t xml:space="preserve"> </w:t>
      </w:r>
      <w:r>
        <w:rPr>
          <w:rtl/>
        </w:rPr>
        <w:t xml:space="preserve">וסתות דאורייתא, כאן </w:t>
      </w:r>
      <w:r w:rsidRPr="00B078C3">
        <w:rPr>
          <w:rtl/>
        </w:rPr>
        <w:t>שבדקה עצמה כשיעור וסת, כאן - שלא בדקה עצמה כשיעור וסת.</w:t>
      </w:r>
    </w:p>
    <w:p>
      <w:pPr>
        <w:pStyle w:val="38"/>
        <w:rPr>
          <w:ins w:id="99182" w:author="מנוע מכני" w:date="2026-10-11T12:04:39Z"/>
        </w:rPr>
      </w:pPr>
      <w:r w:rsidRPr="00B078C3">
        <w:t>ר</w:t>
      </w:r>
      <w:r>
        <w:t xml:space="preserve">נ</w:t>
      </w:r>
      <w:ins w:id="90613" w:author="מנוע מכני" w:date="2026-10-11T12:04:39Z">
        <w:r>
          <w:t xml:space="preserve">ב"י</w:t>
        </w:r>
      </w:ins>
      <w:del w:id="90614" w:author="מנוע מכני" w:date="2026-10-11T12:04:39Z">
        <w:r>
          <w:delText xml:space="preserve">ב''י</w:delText>
        </w:r>
      </w:del>
      <w:r>
        <w:t xml:space="preserve">:</w:t>
      </w:r>
    </w:p>
    <w:p w:rsidR="00E403F0" w:rsidRPr="00B078C3" w:rsidRDefault="00E403F0" w:rsidP="00E403F0">
      <w:pPr>
        <w:rPr>
          <w:rFonts w:ascii="FontbitDavid" w:hAnsi="FontbitDavid"/>
          <w:sz w:val="24"/>
          <w:rtl/>
        </w:rPr>
      </w:pPr>
      <w:del w:id="9918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בוסתות </w:t>
      </w:r>
      <w:ins w:id="90035" w:author="Claude - סמנטי" w:date="2026-10-11T12:19:29Z">
        <w:r>
          <w:rPr>
            <w:rFonts w:ascii="FontbitDavid" w:hAnsi="FontbitDavid"/>
            <w:sz w:val="24"/>
            <w:rtl/>
          </w:rPr>
          <w:t xml:space="preserve">עצמם</w:t>
        </w:r>
      </w:ins>
      <w:del w:id="90036" w:author="Claude - סמנטי" w:date="2026-10-11T12:19:29Z">
        <w:r w:rsidRPr="00B078C3">
          <w:rPr>
            <w:rFonts w:ascii="FontbitDavid" w:hAnsi="FontbitDavid"/>
            <w:sz w:val="24"/>
            <w:rtl/>
          </w:rPr>
          <w:delText xml:space="preserve">גופייהו</w:delText>
        </w:r>
      </w:del>
      <w:r w:rsidRPr="00B078C3">
        <w:rPr>
          <w:rFonts w:ascii="FontbitDavid" w:hAnsi="FontbitDavid"/>
          <w:sz w:val="24"/>
          <w:rtl/>
        </w:rPr>
        <w:t xml:space="preserve"> </w:t>
      </w:r>
      <w:ins w:id="97711" w:author="מנוע מכני" w:date="2026-10-11T12:04:39Z">
        <w:r>
          <w:rPr>
            <w:rFonts w:ascii="FontbitDavid" w:hAnsi="FontbitDavid"/>
            <w:sz w:val="24"/>
            <w:rtl/>
          </w:rPr>
          <w:t xml:space="preserve">חלקו</w:t>
        </w:r>
      </w:ins>
      <w:del w:id="97712" w:author="מנוע מכני" w:date="2026-10-11T12:04:39Z">
        <w:r w:rsidRPr="00B078C3">
          <w:rPr>
            <w:rFonts w:ascii="FontbitDavid" w:hAnsi="FontbitDavid"/>
            <w:sz w:val="24"/>
            <w:rtl/>
          </w:rPr>
          <w:delText xml:space="preserve">קמיפלגי</w:delText>
        </w:r>
      </w:del>
      <w:r w:rsidRPr="00B078C3">
        <w:rPr>
          <w:rFonts w:ascii="FontbitDavid" w:hAnsi="FontbitDavid"/>
          <w:sz w:val="24"/>
          <w:rtl/>
        </w:rPr>
        <w:t xml:space="preserve">, דמ"ס - וסתות דאורייתא, ומר סבר - וסתות דרבנן.</w:t>
      </w:r>
    </w:p>
    <w:p>
      <w:pPr>
        <w:pStyle w:val="38"/>
        <w:rPr>
          <w:ins w:id="99184" w:author="מנוע מכני" w:date="2026-10-11T12:04:39Z"/>
        </w:rPr>
      </w:pPr>
      <w:ins w:id="90615" w:author="מנוע מכני" w:date="2026-10-11T12:04:39Z">
        <w:r>
          <w:t xml:space="preserve">א"ר</w:t>
        </w:r>
      </w:ins>
      <w:del w:id="90616" w:author="מנוע מכני" w:date="2026-10-11T12:04:39Z">
        <w:r w:rsidRPr="00B078C3">
          <w:delText xml:space="preserve">א''ר</w:delText>
        </w:r>
      </w:del>
      <w:r w:rsidRPr="00B078C3">
        <w:t xml:space="preserve"> ששת:</w:t>
      </w:r>
    </w:p>
    <w:p w:rsidR="00E403F0" w:rsidRPr="00B078C3" w:rsidRDefault="00E403F0" w:rsidP="00E403F0">
      <w:pPr>
        <w:rPr>
          <w:rFonts w:ascii="FontbitDavid" w:hAnsi="FontbitDavid"/>
          <w:sz w:val="24"/>
          <w:rtl/>
        </w:rPr>
      </w:pPr>
      <w:del w:id="9918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כתנאי, </w:t>
      </w:r>
      <w:r w:rsidRPr="00B078C3">
        <w:rPr>
          <w:rStyle w:val="2fb"/>
          <w:rFonts w:ascii="FontbitDavid" w:hAnsi="FontbitDavid"/>
          <w:sz w:val="24"/>
          <w:rtl/>
        </w:rPr>
        <w:t xml:space="preserve">ר' אליעזר</w:t>
      </w:r>
      <w:r w:rsidRPr="00B078C3">
        <w:rPr>
          <w:rFonts w:ascii="FontbitDavid" w:hAnsi="FontbitDavid"/>
          <w:sz w:val="24"/>
          <w:rtl/>
        </w:rPr>
        <w:t xml:space="preserve"> אומר טמאה נדה, </w:t>
      </w:r>
      <w:r w:rsidRPr="00B078C3">
        <w:rPr>
          <w:rStyle w:val="2fb"/>
          <w:rFonts w:ascii="FontbitDavid" w:hAnsi="FontbitDavid"/>
          <w:sz w:val="24"/>
          <w:rtl/>
        </w:rPr>
        <w:t xml:space="preserve">ורבי</w:t>
      </w:r>
      <w:r w:rsidRPr="00B078C3">
        <w:rPr>
          <w:rFonts w:ascii="FontbitDavid" w:hAnsi="FontbitDavid"/>
          <w:sz w:val="24"/>
          <w:rtl/>
        </w:rPr>
        <w:t xml:space="preserve"> יהושע אומר תבדק.</w:t>
      </w:r>
    </w:p>
    <w:p w:rsidR="00E403F0" w:rsidRPr="00B078C3" w:rsidRDefault="00E403F0" w:rsidP="00E403F0">
      <w:pPr>
        <w:rPr>
          <w:rFonts w:ascii="FontbitDavid" w:hAnsi="FontbitDavid"/>
          <w:sz w:val="24"/>
          <w:rtl/>
        </w:rPr>
      </w:pPr>
      <w:ins w:id="95091" w:author="מנוע מכני" w:date="2026-10-11T12:04:39Z">
        <w:r>
          <w:rPr>
            <w:rFonts w:ascii="FontbitDavid" w:hAnsi="FontbitDavid"/>
            <w:sz w:val="24"/>
            <w:rtl/>
          </w:rPr>
          <w:t xml:space="preserve">ואלו</w:t>
        </w:r>
      </w:ins>
      <w:del w:id="95092" w:author="מנוע מכני" w:date="2026-10-11T12:04:39Z">
        <w:r w:rsidRPr="00B078C3">
          <w:rPr>
            <w:rFonts w:ascii="FontbitDavid" w:hAnsi="FontbitDavid"/>
            <w:sz w:val="24"/>
            <w:rtl/>
          </w:rPr>
          <w:delText xml:space="preserve">והני</w:delText>
        </w:r>
      </w:del>
      <w:r w:rsidRPr="00B078C3">
        <w:rPr>
          <w:rFonts w:ascii="FontbitDavid" w:hAnsi="FontbitDavid"/>
          <w:sz w:val="24"/>
          <w:rtl/>
        </w:rPr>
        <w:t xml:space="preserve"> תנאי כי </w:t>
      </w:r>
      <w:ins w:id="95093" w:author="מנוע מכני" w:date="2026-10-11T12:04:39Z">
        <w:r>
          <w:rPr>
            <w:rFonts w:ascii="FontbitDavid" w:hAnsi="FontbitDavid"/>
            <w:sz w:val="24"/>
            <w:rtl/>
          </w:rPr>
          <w:t xml:space="preserve">אלו</w:t>
        </w:r>
      </w:ins>
      <w:del w:id="95094"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תנאי</w:t>
      </w:r>
      <w:ins w:id="96665" w:author="מנוע מכני" w:date="2026-10-11T12:04:39Z">
        <w:r>
          <w:rPr>
            <w:rFonts w:ascii="FontbitDavid" w:hAnsi="FontbitDavid"/>
            <w:sz w:val="24"/>
            <w:rtl/>
          </w:rPr>
          <w:t xml:space="preserve">,</w:t>
        </w:r>
      </w:ins>
      <w:del w:id="96666" w:author="מנוע מכני" w:date="2026-10-11T12:04:39Z">
        <w:r w:rsidRPr="00B078C3">
          <w:rPr>
            <w:rFonts w:ascii="FontbitDavid" w:hAnsi="FontbitDavid"/>
            <w:sz w:val="24"/>
            <w:rtl/>
          </w:rPr>
          <w:delText xml:space="preserve">;</w:delText>
        </w:r>
      </w:del>
    </w:p>
    <w:p>
      <w:pPr>
        <w:pStyle w:val="38"/>
        <w:rPr>
          <w:ins w:id="99186" w:author="מנוע מכני" w:date="2026-10-11T12:04:39Z"/>
        </w:rPr>
      </w:pPr>
      <w:r w:rsidRPr="00B078C3">
        <w:t xml:space="preserve">דתניא</w:t>
      </w:r>
      <w:r w:rsidRPr="00B078C3">
        <w:t xml:space="preserve">, </w:t>
      </w:r>
      <w:ins w:id="92975" w:author="מנוע מכני" w:date="2026-10-11T12:04:39Z">
        <w:r>
          <w:t xml:space="preserve">ר"מ</w:t>
        </w:r>
      </w:ins>
      <w:del w:id="92976" w:author="מנוע מכני" w:date="2026-10-11T12:04:39Z">
        <w:r w:rsidRPr="00B078C3">
          <w:delText xml:space="preserve">רבי מאיר</w:delText>
        </w:r>
      </w:del>
      <w:del w:id="101673"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1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טמאה נדה, וחכ"א: תבדק.</w:t>
      </w:r>
    </w:p>
    <w:p w:rsidR="00E403F0" w:rsidRDefault="00E403F0" w:rsidP="00E403F0">
      <w:pPr>
        <w:rPr>
          <w:rFonts w:ascii="FontbitDavid" w:hAnsi="FontbitDavid"/>
          <w:sz w:val="24"/>
          <w:rtl/>
        </w:rPr>
      </w:pPr>
    </w:p>
    <w:p>
      <w:pPr>
        <w:pStyle w:val="38"/>
        <w:rPr>
          <w:ins w:id="99188" w:author="מנוע מכני" w:date="2026-10-11T12:04:39Z"/>
        </w:rPr>
      </w:pPr>
      <w:del w:id="101674" w:author="מנוע מכני" w:date="2026-10-11T12:04:39Z">
        <w:r w:rsidRPr="00B078C3">
          <w:delText xml:space="preserve">אמר </w:delText>
        </w:r>
      </w:del>
      <w:r w:rsidRPr="00B078C3">
        <w:t xml:space="preserve">אביי:</w:t>
      </w:r>
    </w:p>
    <w:p w:rsidR="00E403F0" w:rsidRPr="00B078C3" w:rsidRDefault="00E403F0" w:rsidP="00E403F0">
      <w:pPr>
        <w:rPr>
          <w:rFonts w:ascii="FontbitDavid" w:hAnsi="FontbitDavid"/>
          <w:sz w:val="24"/>
          <w:rtl/>
        </w:rPr>
      </w:pPr>
      <w:del w:id="9918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אנן </w:t>
      </w:r>
      <w:ins w:id="93597" w:author="מנוע מכני" w:date="2026-10-11T12:04:39Z">
        <w:r>
          <w:rPr>
            <w:rFonts w:ascii="FontbitDavid" w:hAnsi="FontbitDavid"/>
            <w:sz w:val="24"/>
            <w:rtl/>
          </w:rPr>
          <w:t xml:space="preserve">גם</w:t>
        </w:r>
      </w:ins>
      <w:del w:id="9359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תנינא</w:t>
      </w:r>
      <w:ins w:id="96667" w:author="מנוע מכני" w:date="2026-10-11T12:04:39Z">
        <w:r>
          <w:rPr>
            <w:rFonts w:ascii="FontbitDavid" w:hAnsi="FontbitDavid"/>
            <w:sz w:val="24"/>
            <w:rtl/>
          </w:rPr>
          <w:t xml:space="preserve">,</w:t>
        </w:r>
      </w:ins>
      <w:del w:id="96668" w:author="מנוע מכני" w:date="2026-10-11T12:04:39Z">
        <w:r w:rsidRPr="00B078C3">
          <w:rPr>
            <w:rFonts w:ascii="FontbitDavid" w:hAnsi="FontbitDavid"/>
            <w:sz w:val="24"/>
            <w:rtl/>
          </w:rPr>
          <w:delText xml:space="preserve">;</w:delText>
        </w:r>
      </w:del>
    </w:p>
    <w:p>
      <w:pPr>
        <w:pStyle w:val="38"/>
        <w:rPr>
          <w:ins w:id="99190" w:author="מנוע מכני" w:date="2026-10-11T12:04:39Z"/>
        </w:rPr>
      </w:pPr>
      <w:r w:rsidRPr="00017C1D">
        <w:t xml:space="preserve">דתנן</w:t>
      </w:r>
      <w:r w:rsidRPr="00017C1D">
        <w:t xml:space="preserve">, ר"מ</w:t>
      </w:r>
      <w:del w:id="101675" w:author="מנוע מכני" w:date="2026-10-11T12:04:39Z">
        <w:r w:rsidRPr="00017C1D">
          <w:delText xml:space="preserve"> אומר</w:delText>
        </w:r>
      </w:del>
      <w:r w:rsidRPr="00017C1D">
        <w:t xml:space="preserve">:</w:t>
      </w:r>
    </w:p>
    <w:p w:rsidR="00E403F0" w:rsidRPr="00017C1D" w:rsidRDefault="00E403F0" w:rsidP="00E403F0">
      <w:pPr>
        <w:pStyle w:val="a3"/>
        <w:rPr>
          <w:spacing w:val="-6"/>
          <w:rtl/>
        </w:rPr>
      </w:pPr>
      <w:del w:id="99191" w:author="מנוע מכני" w:date="2026-10-11T12:04:39Z">
        <w:r w:rsidRPr="00017C1D">
          <w:rPr>
            <w:spacing w:val="-6"/>
            <w:rtl/>
          </w:rPr>
          <w:delText xml:space="preserve"> </w:delText>
        </w:r>
      </w:del>
      <w:r w:rsidRPr="00017C1D">
        <w:rPr>
          <w:spacing w:val="-6"/>
          <w:rtl/>
        </w:rPr>
        <w:t xml:space="preserve">אם היתה במחבא, והגיע שעת וסתה ולא בדקה טהורה, שחרדה מסלקת את הדמים.</w:t>
      </w:r>
    </w:p>
    <w:p w:rsidR="00E403F0" w:rsidRPr="00B078C3" w:rsidRDefault="00E403F0" w:rsidP="00E403F0">
      <w:pPr>
        <w:rPr>
          <w:rFonts w:ascii="FontbitDavid" w:hAnsi="FontbitDavid"/>
          <w:sz w:val="24"/>
          <w:rtl/>
        </w:rPr>
      </w:pPr>
      <w:r w:rsidRPr="00B078C3">
        <w:rPr>
          <w:rFonts w:ascii="FontbitDavid" w:hAnsi="FontbitDavid"/>
          <w:sz w:val="24"/>
          <w:rtl/>
        </w:rPr>
        <w:t xml:space="preserve">טעמא - </w:t>
      </w:r>
      <w:ins w:id="93599" w:author="מנוע מכני" w:date="2026-10-11T12:04:39Z">
        <w:r>
          <w:rPr>
            <w:rFonts w:ascii="FontbitDavid" w:hAnsi="FontbitDavid"/>
            <w:sz w:val="24"/>
            <w:rtl/>
          </w:rPr>
          <w:t xml:space="preserve">דיש</w:t>
        </w:r>
      </w:ins>
      <w:del w:id="93600"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חרדה, הא </w:t>
      </w:r>
      <w:ins w:id="93601" w:author="מנוע מכני" w:date="2026-10-11T12:04:39Z">
        <w:r>
          <w:rPr>
            <w:rFonts w:ascii="FontbitDavid" w:hAnsi="FontbitDavid"/>
            <w:sz w:val="24"/>
            <w:rtl/>
          </w:rPr>
          <w:t xml:space="preserve">אין</w:t>
        </w:r>
      </w:ins>
      <w:del w:id="93602"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 חרדה - טמאה, </w:t>
      </w:r>
      <w:ins w:id="96995" w:author="מנוע מכני" w:date="2026-10-11T12:04:39Z">
        <w:r>
          <w:rPr>
            <w:rFonts w:ascii="FontbitDavid" w:hAnsi="FontbitDavid"/>
            <w:sz w:val="24"/>
            <w:rtl/>
          </w:rPr>
          <w:t xml:space="preserve">ומשמע ש</w:t>
        </w:r>
      </w:ins>
      <w:del w:id="96996" w:author="מנוע מכני" w:date="2026-10-11T12:04:39Z">
        <w:r w:rsidRPr="00B078C3">
          <w:rPr>
            <w:rFonts w:ascii="FontbitDavid" w:hAnsi="FontbitDavid"/>
            <w:sz w:val="24"/>
            <w:rtl/>
          </w:rPr>
          <w:delText xml:space="preserve">אלמא </w:delText>
        </w:r>
      </w:del>
      <w:r w:rsidRPr="00B078C3">
        <w:rPr>
          <w:rFonts w:ascii="FontbitDavid" w:hAnsi="FontbitDavid"/>
          <w:sz w:val="24"/>
          <w:rtl/>
        </w:rPr>
        <w:t xml:space="preserve">- וסתות דאורייתא.</w:t>
      </w:r>
    </w:p>
    <w:p w:rsidR="00E403F0" w:rsidRDefault="00E403F0" w:rsidP="00E403F0">
      <w:pPr>
        <w:rPr>
          <w:rFonts w:ascii="FontbitDavid" w:hAnsi="FontbitDavid"/>
          <w:sz w:val="24"/>
          <w:rtl/>
        </w:rPr>
      </w:pPr>
    </w:p>
    <w:p>
      <w:pPr>
        <w:pStyle w:val="afffff8"/>
        <w:rPr>
          <w:ins w:id="90577" w:author="קלוד" w:date="2026-10-11T12:23:38Z"/>
        </w:rPr>
      </w:pPr>
      <w:ins w:id="90578" w:author="קלוד" w:date="2026-10-11T12:23:38Z">
        <w:r>
          <w:rPr>
            <w:color w:val="7B3F00"/>
          </w:rPr>
          <w:t xml:space="preserve">הרואה דם מחמת מכה - רשב"ג ורבי</w:t>
        </w:r>
      </w:ins>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לימא </w:t>
      </w:r>
      <w:ins w:id="95095" w:author="מנוע מכני" w:date="2026-10-11T12:04:39Z">
        <w:r>
          <w:rPr>
            <w:rFonts w:ascii="FontbitDavid" w:hAnsi="FontbitDavid"/>
            <w:spacing w:val="-4"/>
            <w:sz w:val="24"/>
            <w:rtl/>
          </w:rPr>
          <w:t xml:space="preserve">אלו</w:t>
        </w:r>
      </w:ins>
      <w:del w:id="95096" w:author="מנוע מכני" w:date="2026-10-11T12:04:39Z">
        <w:r w:rsidRPr="00017C1D">
          <w:rPr>
            <w:rFonts w:ascii="FontbitDavid" w:hAnsi="FontbitDavid"/>
            <w:spacing w:val="-4"/>
            <w:sz w:val="24"/>
            <w:rtl/>
          </w:rPr>
          <w:delText xml:space="preserve">הני</w:delText>
        </w:r>
      </w:del>
      <w:r w:rsidRPr="00017C1D">
        <w:rPr>
          <w:rFonts w:ascii="FontbitDavid" w:hAnsi="FontbitDavid"/>
          <w:spacing w:val="-4"/>
          <w:sz w:val="24"/>
          <w:rtl/>
        </w:rPr>
        <w:t xml:space="preserve"> תנאי </w:t>
      </w:r>
      <w:ins w:id="97713" w:author="מנוע מכני" w:date="2026-10-11T12:04:39Z">
        <w:r>
          <w:rPr>
            <w:rFonts w:ascii="FontbitDavid" w:hAnsi="FontbitDavid"/>
            <w:spacing w:val="-4"/>
            <w:sz w:val="24"/>
            <w:rtl/>
          </w:rPr>
          <w:t xml:space="preserve">בזה</w:t>
        </w:r>
      </w:ins>
      <w:del w:id="97714" w:author="מנוע מכני" w:date="2026-10-11T12:04:39Z">
        <w:r w:rsidRPr="00017C1D">
          <w:rPr>
            <w:rFonts w:ascii="FontbitDavid" w:hAnsi="FontbitDavid"/>
            <w:spacing w:val="-4"/>
            <w:sz w:val="24"/>
            <w:rtl/>
          </w:rPr>
          <w:delText xml:space="preserve">בהא</w:delText>
        </w:r>
      </w:del>
      <w:r w:rsidRPr="00017C1D">
        <w:rPr>
          <w:rFonts w:ascii="FontbitDavid" w:hAnsi="FontbitDavid"/>
          <w:spacing w:val="-4"/>
          <w:sz w:val="24"/>
          <w:rtl/>
        </w:rPr>
        <w:t xml:space="preserve"> </w:t>
      </w:r>
      <w:ins w:id="93605" w:author="מנוע מכני" w:date="2026-10-11T12:04:39Z">
        <w:r>
          <w:rPr>
            <w:rFonts w:ascii="FontbitDavid" w:hAnsi="FontbitDavid"/>
            <w:spacing w:val="-4"/>
            <w:sz w:val="24"/>
            <w:rtl/>
          </w:rPr>
          <w:t xml:space="preserve">גם</w:t>
        </w:r>
      </w:ins>
      <w:del w:id="93606" w:author="מנוע מכני" w:date="2026-10-11T12:04:39Z">
        <w:r w:rsidRPr="00017C1D">
          <w:rPr>
            <w:rFonts w:ascii="FontbitDavid" w:hAnsi="FontbitDavid"/>
            <w:spacing w:val="-4"/>
            <w:sz w:val="24"/>
            <w:rtl/>
          </w:rPr>
          <w:delText xml:space="preserve">נמי</w:delText>
        </w:r>
      </w:del>
      <w:r w:rsidRPr="00017C1D">
        <w:rPr>
          <w:rFonts w:ascii="FontbitDavid" w:hAnsi="FontbitDavid"/>
          <w:spacing w:val="-4"/>
          <w:sz w:val="24"/>
          <w:rtl/>
        </w:rPr>
        <w:t xml:space="preserve"> </w:t>
      </w:r>
      <w:ins w:id="93603" w:author="מנוע מכני" w:date="2026-10-11T12:04:39Z">
        <w:r>
          <w:rPr>
            <w:rFonts w:ascii="FontbitDavid" w:hAnsi="FontbitDavid"/>
            <w:spacing w:val="-4"/>
            <w:sz w:val="24"/>
            <w:rtl/>
          </w:rPr>
          <w:t xml:space="preserve">חלקו</w:t>
        </w:r>
      </w:ins>
      <w:del w:id="93604" w:author="מנוע מכני" w:date="2026-10-11T12:04:39Z">
        <w:r w:rsidRPr="00017C1D">
          <w:rPr>
            <w:rFonts w:ascii="FontbitDavid" w:hAnsi="FontbitDavid"/>
            <w:spacing w:val="-4"/>
            <w:sz w:val="24"/>
            <w:rtl/>
          </w:rPr>
          <w:delText xml:space="preserve">פליגי</w:delText>
        </w:r>
      </w:del>
      <w:r w:rsidRPr="00017C1D">
        <w:rPr>
          <w:rFonts w:ascii="FontbitDavid" w:hAnsi="FontbitDavid"/>
          <w:spacing w:val="-4"/>
          <w:sz w:val="24"/>
          <w:rtl/>
        </w:rPr>
        <w:t xml:space="preserve">, </w:t>
      </w:r>
      <w:r w:rsidRPr="00017C1D">
        <w:rPr>
          <w:rFonts w:ascii="FontbitDavid" w:hAnsi="FontbitDavid"/>
          <w:spacing w:val="-4"/>
          <w:sz w:val="24"/>
          <w:rtl/>
        </w:rPr>
        <w:t xml:space="preserve">דתניא</w:t>
      </w:r>
      <w:r w:rsidRPr="00017C1D">
        <w:rPr>
          <w:rFonts w:ascii="FontbitDavid" w:hAnsi="FontbitDavid"/>
          <w:spacing w:val="-4"/>
          <w:sz w:val="24"/>
          <w:rtl/>
        </w:rPr>
        <w:t xml:space="preserve"> הרואה דם מחמת מכה </w:t>
      </w:r>
      <w:r w:rsidRPr="00017C1D">
        <w:rPr>
          <w:rStyle w:val="2fb"/>
          <w:rFonts w:ascii="FontbitDavid" w:hAnsi="FontbitDavid" w:hint="cs"/>
          <w:spacing w:val="-4"/>
          <w:sz w:val="24"/>
          <w:rtl/>
        </w:rPr>
        <w:t xml:space="preserve">לרש</w:t>
      </w:r>
      <w:ins w:id="90617" w:author="מנוע מכני" w:date="2026-10-11T12:04:39Z">
        <w:r>
          <w:rPr>
            <w:rStyle w:val="2fb"/>
            <w:rFonts w:ascii="FontbitDavid" w:hAnsi="FontbitDavid" w:hint="cs"/>
            <w:spacing w:val="-4"/>
            <w:sz w:val="24"/>
            <w:rtl/>
          </w:rPr>
          <w:t xml:space="preserve">ב"ג</w:t>
        </w:r>
      </w:ins>
      <w:del w:id="90618" w:author="מנוע מכני" w:date="2026-10-11T12:04:39Z">
        <w:r w:rsidRPr="00017C1D">
          <w:rPr>
            <w:rFonts w:ascii="FontbitDavid" w:hAnsi="FontbitDavid" w:hint="cs"/>
            <w:spacing w:val="-4"/>
            <w:sz w:val="24"/>
            <w:rtl/>
          </w:rPr>
          <w:delText xml:space="preserve">ב''ג</w:delText>
        </w:r>
      </w:del>
      <w:r w:rsidRPr="00017C1D">
        <w:rPr>
          <w:rFonts w:ascii="FontbitDavid" w:hAnsi="FontbitDavid" w:hint="cs"/>
          <w:spacing w:val="-4"/>
          <w:sz w:val="24"/>
          <w:rtl/>
        </w:rPr>
        <w:t xml:space="preserve"> </w:t>
      </w:r>
      <w:ins w:id="92977" w:author="מנוע מכני" w:date="2026-10-11T12:04:39Z">
        <w:r>
          <w:rPr>
            <w:rFonts w:ascii="FontbitDavid" w:hAnsi="FontbitDavid"/>
            <w:spacing w:val="-4"/>
            <w:sz w:val="24"/>
            <w:rtl/>
          </w:rPr>
          <w:t xml:space="preserve">אפי'</w:t>
        </w:r>
      </w:ins>
      <w:del w:id="92978" w:author="מנוע מכני" w:date="2026-10-11T12:04:39Z">
        <w:r w:rsidRPr="00017C1D">
          <w:rPr>
            <w:rFonts w:ascii="FontbitDavid" w:hAnsi="FontbitDavid"/>
            <w:spacing w:val="-4"/>
            <w:sz w:val="24"/>
            <w:rtl/>
          </w:rPr>
          <w:delText xml:space="preserve">אפילו</w:delText>
        </w:r>
      </w:del>
      <w:r w:rsidRPr="00017C1D">
        <w:rPr>
          <w:rFonts w:ascii="FontbitDavid" w:hAnsi="FontbitDavid"/>
          <w:spacing w:val="-4"/>
          <w:sz w:val="24"/>
          <w:rtl/>
        </w:rPr>
        <w:t xml:space="preserve"> בתוך ימי נדתה טהורה</w:t>
      </w:r>
    </w:p>
    <w:p>
      <w:pPr>
        <w:pStyle w:val="38"/>
        <w:rPr>
          <w:ins w:id="99192" w:author="מנוע מכני" w:date="2026-10-11T12:04:39Z"/>
        </w:rPr>
      </w:pPr>
      <w:r w:rsidRPr="00B078C3">
        <w:t xml:space="preserve">רבי:</w:t>
      </w:r>
    </w:p>
    <w:p w:rsidR="00E403F0" w:rsidRDefault="00E403F0" w:rsidP="00E403F0">
      <w:pPr>
        <w:rPr>
          <w:rFonts w:ascii="FontbitDavid" w:hAnsi="FontbitDavid"/>
          <w:sz w:val="24"/>
          <w:rtl/>
        </w:rPr>
      </w:pPr>
      <w:del w:id="991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יש לה וסת - חוששת לוסתה.</w:t>
      </w:r>
    </w:p>
    <w:p w:rsidR="00E403F0" w:rsidRDefault="00E403F0" w:rsidP="00E403F0">
      <w:pPr>
        <w:rPr>
          <w:rFonts w:ascii="FontbitDavid" w:hAnsi="FontbitDavid"/>
          <w:sz w:val="24"/>
          <w:rtl/>
        </w:rPr>
      </w:pPr>
      <w:ins w:id="95097" w:author="מנוע מכני" w:date="2026-10-11T12:04:39Z">
        <w:r>
          <w:rPr>
            <w:rFonts w:ascii="FontbitDavid" w:hAnsi="FontbitDavid"/>
            <w:sz w:val="24"/>
            <w:rtl/>
          </w:rPr>
          <w:t xml:space="preserve">מה</w:t>
        </w:r>
      </w:ins>
      <w:del w:id="9509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3609" w:author="מנוע מכני" w:date="2026-10-11T12:04:39Z">
        <w:r>
          <w:rPr>
            <w:rFonts w:ascii="FontbitDavid" w:hAnsi="FontbitDavid"/>
            <w:sz w:val="24"/>
            <w:rtl/>
          </w:rPr>
          <w:t xml:space="preserve">לא</w:t>
        </w:r>
      </w:ins>
      <w:del w:id="93610" w:author="מנוע מכני" w:date="2026-10-11T12:04:39Z">
        <w:r w:rsidRPr="00B078C3">
          <w:rPr>
            <w:rFonts w:ascii="FontbitDavid" w:hAnsi="FontbitDavid"/>
            <w:sz w:val="24"/>
            <w:rtl/>
          </w:rPr>
          <w:delText xml:space="preserve">לאו</w:delText>
        </w:r>
      </w:del>
      <w:r>
        <w:rPr>
          <w:rFonts w:ascii="FontbitDavid" w:hAnsi="FontbitDavid" w:hint="cs"/>
          <w:sz w:val="24"/>
          <w:rtl/>
        </w:rPr>
        <w:t xml:space="preserve"> </w:t>
      </w:r>
      <w:ins w:id="93607" w:author="מנוע מכני" w:date="2026-10-11T12:04:39Z">
        <w:r>
          <w:rPr>
            <w:rFonts w:ascii="FontbitDavid" w:hAnsi="FontbitDavid" w:hint="cs"/>
            <w:sz w:val="24"/>
            <w:rtl/>
          </w:rPr>
          <w:t xml:space="preserve">דחלקו</w:t>
        </w:r>
      </w:ins>
      <w:del w:id="93608" w:author="מנוע מכני" w:date="2026-10-11T12:04:39Z">
        <w:r>
          <w:rPr>
            <w:rFonts w:ascii="FontbitDavid" w:hAnsi="FontbitDavid" w:hint="cs"/>
            <w:sz w:val="24"/>
            <w:rtl/>
          </w:rPr>
          <w:delText xml:space="preserve">דפליגי</w:delText>
        </w:r>
      </w:del>
      <w:r>
        <w:rPr>
          <w:rFonts w:ascii="FontbitDavid" w:hAnsi="FontbitDavid" w:hint="cs"/>
          <w:sz w:val="24"/>
          <w:rtl/>
        </w:rPr>
        <w:t xml:space="preserve"> </w:t>
      </w:r>
      <w:ins w:id="97345" w:author="מנוע מכני" w:date="2026-10-11T12:04:39Z">
        <w:r>
          <w:rPr>
            <w:rFonts w:ascii="FontbitDavid" w:hAnsi="FontbitDavid" w:hint="cs"/>
            <w:sz w:val="24"/>
            <w:rtl/>
          </w:rPr>
          <w:t xml:space="preserve">אם </w:t>
        </w:r>
      </w:ins>
      <w:del w:id="97346"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ווסתות דאורייתא או דרבנן</w:t>
      </w:r>
    </w:p>
    <w:p w:rsidR="00E403F0" w:rsidRPr="00ED58B3" w:rsidRDefault="00E403F0" w:rsidP="00E403F0">
      <w:pPr>
        <w:rPr>
          <w:rtl/>
        </w:rPr>
      </w:pPr>
      <w:del w:id="92849" w:author="מנוע מכני" w:date="2026-10-11T12:04:39Z">
        <w:r>
          <w:rPr>
            <w:rFonts w:ascii="FontbitDavid" w:hAnsi="FontbitDavid" w:hint="cs"/>
            <w:sz w:val="24"/>
            <w:rtl/>
          </w:rPr>
          <w:delText xml:space="preserve"> </w:delText>
        </w:r>
      </w:del>
      <w:r>
        <w:rPr>
          <w:rFonts w:ascii="FontbitDavid" w:hAnsi="FontbitDavid"/>
          <w:sz w:val="24"/>
          <w:rtl/>
        </w:rPr>
        <w:t>–</w:t>
      </w:r>
      <w:r>
        <w:rPr>
          <w:rFonts w:ascii="FontbitDavid" w:hAnsi="FontbitDavid" w:hint="cs"/>
          <w:sz w:val="24"/>
          <w:rtl/>
        </w:rPr>
        <w:t xml:space="preserve"> </w:t>
      </w:r>
      <w:r w:rsidRPr="00ED58B3">
        <w:rPr>
          <w:rStyle w:val="2fb"/>
          <w:rFonts w:hint="cs"/>
          <w:rtl/>
        </w:rPr>
        <w:t xml:space="preserve">רבינא</w:t>
      </w:r>
      <w:ins w:id="96671" w:author="מנוע מכני" w:date="2026-10-11T12:04:39Z">
        <w:r>
          <w:rPr>
            <w:rFonts w:hint="cs"/>
            <w:rtl/>
          </w:rPr>
          <w:t xml:space="preserve"> </w:t>
        </w:r>
      </w:ins>
      <w:del w:id="96672" w:author="מנוע מכני" w:date="2026-10-11T12:04:39Z">
        <w:r w:rsidRPr="00ED58B3">
          <w:rPr>
            <w:rFonts w:hint="cs"/>
            <w:rtl/>
          </w:rPr>
          <w:delText xml:space="preserve">  </w:delText>
        </w:r>
      </w:del>
      <w:r w:rsidRPr="00ED58B3">
        <w:rPr>
          <w:rtl/>
        </w:rPr>
        <w:t xml:space="preserve">לא</w:t>
      </w:r>
      <w:r w:rsidRPr="00ED58B3">
        <w:rPr>
          <w:rtl/>
        </w:rPr>
        <w:t xml:space="preserve">, </w:t>
      </w:r>
      <w:ins w:id="97809" w:author="מנוע מכני" w:date="2026-10-11T12:04:39Z">
        <w:r>
          <w:rPr>
            <w:rtl/>
          </w:rPr>
          <w:t xml:space="preserve">דלכ"ע</w:t>
        </w:r>
      </w:ins>
      <w:del w:id="97810" w:author="מנוע מכני" w:date="2026-10-11T12:04:39Z">
        <w:r w:rsidRPr="00ED58B3">
          <w:rPr>
            <w:rtl/>
          </w:rPr>
          <w:delText xml:space="preserve">דכ"ע</w:delText>
        </w:r>
      </w:del>
      <w:r w:rsidRPr="00ED58B3">
        <w:rPr>
          <w:rtl/>
        </w:rPr>
        <w:t xml:space="preserve"> - וסתות דרבנן, </w:t>
      </w:r>
      <w:ins w:id="93611" w:author="מנוע מכני" w:date="2026-10-11T12:04:39Z">
        <w:r>
          <w:rPr>
            <w:rtl/>
          </w:rPr>
          <w:t xml:space="preserve">וכאן</w:t>
        </w:r>
      </w:ins>
      <w:del w:id="93612" w:author="מנוע מכני" w:date="2026-10-11T12:04:39Z">
        <w:r w:rsidRPr="00ED58B3">
          <w:rPr>
            <w:rtl/>
          </w:rPr>
          <w:delText xml:space="preserve">והכא</w:delText>
        </w:r>
      </w:del>
      <w:r w:rsidRPr="00ED58B3">
        <w:rPr>
          <w:rtl/>
        </w:rPr>
        <w:t xml:space="preserve"> - במקור מקומו טמא </w:t>
      </w:r>
      <w:ins w:id="97715" w:author="מנוע מכני" w:date="2026-10-11T12:04:39Z">
        <w:r>
          <w:rPr>
            <w:rtl/>
          </w:rPr>
          <w:t xml:space="preserve">חלקו</w:t>
        </w:r>
      </w:ins>
      <w:del w:id="97716" w:author="מנוע מכני" w:date="2026-10-11T12:04:39Z">
        <w:r w:rsidRPr="00ED58B3">
          <w:rPr>
            <w:rtl/>
          </w:rPr>
          <w:delText xml:space="preserve">קמיפלגי</w:delText>
        </w:r>
      </w:del>
      <w:ins w:id="96669" w:author="מנוע מכני" w:date="2026-10-11T12:04:39Z">
        <w:r>
          <w:rPr>
            <w:rtl/>
          </w:rPr>
          <w:t xml:space="preserve">,</w:t>
        </w:r>
      </w:ins>
      <w:del w:id="96670" w:author="מנוע מכני" w:date="2026-10-11T12:04:39Z">
        <w:r w:rsidRPr="00ED58B3">
          <w:rPr>
            <w:rtl/>
          </w:rPr>
          <w:delText xml:space="preserve">;</w:delText>
        </w:r>
      </w:del>
    </w:p>
    <w:p>
      <w:pPr>
        <w:pStyle w:val="38"/>
        <w:rPr>
          <w:ins w:id="99194" w:author="מנוע מכני" w:date="2026-10-11T12:04:39Z"/>
        </w:rPr>
      </w:pPr>
      <w:r w:rsidRPr="00B078C3">
        <w:t xml:space="preserve">רשב"ג סבר:</w:t>
      </w:r>
    </w:p>
    <w:p w:rsidR="00E403F0" w:rsidRDefault="00E403F0" w:rsidP="00E403F0">
      <w:pPr>
        <w:rPr>
          <w:rFonts w:ascii="FontbitDavid" w:hAnsi="FontbitDavid"/>
          <w:sz w:val="24"/>
          <w:rtl/>
        </w:rPr>
      </w:pPr>
      <w:del w:id="9919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 טהורה, ודם טמא - דקאתי דרך מקור, </w:t>
      </w:r>
    </w:p>
    <w:p>
      <w:pPr>
        <w:pStyle w:val="38"/>
        <w:rPr>
          <w:ins w:id="99196" w:author="מנוע מכני" w:date="2026-10-11T12:04:39Z"/>
        </w:rPr>
      </w:pPr>
      <w:r>
        <w:t>וא"ל</w:t>
      </w:r>
      <w:r w:rsidRPr="00B078C3">
        <w:t xml:space="preserve"> רבי:</w:t>
      </w:r>
    </w:p>
    <w:p w:rsidR="00E403F0" w:rsidRPr="00B078C3" w:rsidRDefault="00E403F0" w:rsidP="00E403F0">
      <w:pPr>
        <w:rPr>
          <w:rFonts w:ascii="FontbitDavid" w:hAnsi="FontbitDavid"/>
          <w:sz w:val="24"/>
          <w:rtl/>
        </w:rPr>
      </w:pPr>
      <w:del w:id="99197" w:author="מנוע מכני" w:date="2026-10-11T12:04:39Z">
        <w:r w:rsidRPr="00B078C3">
          <w:rPr>
            <w:rFonts w:ascii="FontbitDavid" w:hAnsi="FontbitDavid"/>
            <w:sz w:val="24"/>
            <w:rtl/>
          </w:rPr>
          <w:delText xml:space="preserve"> </w:delText>
        </w:r>
      </w:del>
      <w:ins w:id="97347" w:author="מנוע מכני" w:date="2026-10-11T12:04:39Z">
        <w:r>
          <w:rPr>
            <w:rFonts w:ascii="FontbitDavid" w:hAnsi="FontbitDavid"/>
            <w:sz w:val="24"/>
            <w:rtl/>
          </w:rPr>
          <w:t xml:space="preserve">אם </w:t>
        </w:r>
      </w:ins>
      <w:del w:id="97348"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חיישת לוסת - אשה </w:t>
      </w:r>
      <w:ins w:id="93613" w:author="מנוע מכני" w:date="2026-10-11T12:04:39Z">
        <w:r>
          <w:rPr>
            <w:rFonts w:ascii="FontbitDavid" w:hAnsi="FontbitDavid"/>
            <w:sz w:val="24"/>
            <w:rtl/>
          </w:rPr>
          <w:t xml:space="preserve">גם</w:t>
        </w:r>
      </w:ins>
      <w:del w:id="9361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טמאה,</w:t>
      </w:r>
      <w:ins w:id="96673" w:author="מנוע מכני" w:date="2026-10-11T12:04:39Z">
        <w:r>
          <w:rPr>
            <w:rFonts w:ascii="FontbitDavid" w:hAnsi="FontbitDavid"/>
            <w:sz w:val="24"/>
            <w:rtl/>
          </w:rPr>
          <w:t xml:space="preserve"> </w:t>
        </w:r>
      </w:ins>
      <w:del w:id="96674"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ins w:id="97349" w:author="מנוע מכני" w:date="2026-10-11T12:04:39Z">
        <w:r>
          <w:rPr>
            <w:rFonts w:ascii="FontbitDavid" w:hAnsi="FontbitDavid"/>
            <w:sz w:val="24"/>
            <w:rtl/>
          </w:rPr>
          <w:t xml:space="preserve">ואם </w:t>
        </w:r>
      </w:ins>
      <w:del w:id="97350"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לא</w:t>
      </w:r>
      <w:r w:rsidRPr="00B078C3">
        <w:rPr>
          <w:rFonts w:ascii="FontbitDavid" w:hAnsi="FontbitDavid"/>
          <w:sz w:val="24"/>
          <w:rtl/>
        </w:rPr>
        <w:t xml:space="preserve"> חיישת לוסת - מקור מקומו טהור הוא.</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299" w:author="קלוד" w:date="2026-10-11T09:07:21Z"/>
        </w:rPr>
      </w:pPr>
      <w:ins w:id="20298" w:author="קלוד" w:date="2026-10-11T09:07:21Z">
        <w:r>
          <w:t xml:space="preserve">משנה ד</w:t>
        </w:r>
      </w:ins>
    </w:p>
    <w:p w:rsidR="00E403F0" w:rsidRPr="00D65BEC" w:rsidRDefault="00E403F0" w:rsidP="00E403F0">
      <w:pPr>
        <w:pStyle w:val="afff9"/>
        <w:rPr>
          <w:del w:id="20179" w:author="קלוד" w:date="2026-10-11T09:07:21Z"/>
          <w:rtl/>
        </w:rPr>
      </w:pPr>
      <w:del w:id="20178" w:author="קלוד" w:date="2026-10-11T09:07:21Z">
        <w:r w:rsidRPr="00D65BEC">
          <w:rPr>
            <w:rtl/>
          </w:rPr>
          <w:delText xml:space="preserve">מתני'.</w:delText>
        </w:r>
      </w:del>
    </w:p>
    <w:p w:rsidR="00E403F0" w:rsidRPr="00C20F97" w:rsidRDefault="00E403F0" w:rsidP="00E403F0">
      <w:pPr>
        <w:pStyle w:val="afff9"/>
        <w:spacing w:before="120"/>
        <w:rPr>
          <w:spacing w:val="8"/>
          <w:rtl/>
        </w:rPr>
        <w:pPrChange w:id="90008" w:author="קלוד" w:date="2026-10-11T12:09:42Z">
          <w:pPr>
            <w:pStyle w:val="afff9"/>
          </w:pPr>
        </w:pPrChange>
      </w:pPr>
      <w:r>
        <w:rPr>
          <w:rStyle w:val="TanaimMishna"/>
          <w:spacing w:val="8"/>
          <w:rtl/>
          <w:rPrChange w:id="20007" w:author="קלוד" w:date="2026-10-11T09:07:21Z">
            <w:rPr>
              <w:spacing w:val="8"/>
              <w:rtl/>
            </w:rPr>
          </w:rPrChange>
        </w:rPr>
        <w:t xml:space="preserve">בית שמאי</w:t>
      </w:r>
      <w:r>
        <w:rPr>
          <w:spacing w:val="8"/>
          <w:rtl/>
        </w:rPr>
        <w:t xml:space="preserve"> אומרים</w:t>
      </w:r>
      <w:r>
        <w:rPr>
          <w:rStyle w:val="TanaimMishna"/>
          <w:spacing w:val="8"/>
          <w:rtl/>
          <w:rPrChange w:id="102878" w:author="Claude" w:date="2026-10-11T09:07:54Z">
            <w:rPr>
              <w:spacing w:val="8"/>
              <w:rtl/>
            </w:rPr>
          </w:rPrChange>
        </w:rPr>
        <w:t xml:space="preserve">:</w:t>
      </w:r>
      <w:r>
        <w:rPr>
          <w:spacing w:val="8"/>
          <w:rtl/>
        </w:rPr>
        <w:t xml:space="preserve"> צריכה ב' עדים על כל תשמיש ותשמיש, או תשמש לאור הנר.</w:t>
      </w:r>
    </w:p>
    <w:p w:rsidR="00E403F0" w:rsidRPr="00D65BEC" w:rsidRDefault="00E403F0" w:rsidP="00E403F0">
      <w:pPr>
        <w:pStyle w:val="afff9"/>
        <w:rPr>
          <w:rtl/>
        </w:rPr>
      </w:pPr>
      <w:r>
        <w:rPr>
          <w:rStyle w:val="TanaimMishna"/>
          <w:rtl/>
          <w:rPrChange w:id="20008" w:author="קלוד" w:date="2026-10-11T09:07:21Z">
            <w:rPr>
              <w:rtl/>
            </w:rPr>
          </w:rPrChange>
        </w:rPr>
        <w:t xml:space="preserve">בית הלל</w:t>
      </w:r>
      <w:r>
        <w:rPr>
          <w:rtl/>
        </w:rPr>
        <w:t xml:space="preserve"> אומרים</w:t>
      </w:r>
      <w:r>
        <w:rPr>
          <w:rStyle w:val="TanaimMishna"/>
          <w:rtl/>
          <w:rPrChange w:id="102879" w:author="Claude" w:date="2026-10-11T09:07:54Z">
            <w:rPr>
              <w:rtl/>
            </w:rPr>
          </w:rPrChange>
        </w:rPr>
        <w:t xml:space="preserve">:</w:t>
      </w:r>
      <w:r>
        <w:rPr>
          <w:rtl/>
        </w:rPr>
        <w:t xml:space="preserve"> דיה בשני עדים כל הלילה.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טז:</w:t>
      </w:r>
    </w:p>
    <w:p>
      <w:pPr>
        <w:pStyle w:val="afffff8"/>
        <w:rPr>
          <w:ins w:id="90575" w:author="קלוד" w:date="2026-10-11T12:23:38Z"/>
        </w:rPr>
      </w:pPr>
      <w:ins w:id="90576" w:author="קלוד" w:date="2026-10-11T12:23:38Z">
        <w:r>
          <w:rPr>
            <w:color w:val="7B3F00"/>
          </w:rPr>
          <w:t xml:space="preserve">משמש לאור הנר - ב"ש וב"ה</w:t>
        </w:r>
      </w:ins>
    </w:p>
    <w:p w:rsidR="00E403F0"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w:t>
      </w:r>
      <w:ins w:id="96371" w:author="מנוע מכני" w:date="2026-10-11T12:04:39Z">
        <w:r>
          <w:rPr>
            <w:rFonts w:ascii="FontbitDavid" w:hAnsi="FontbitDavid"/>
            <w:sz w:val="24"/>
            <w:rtl/>
          </w:rPr>
          <w:t xml:space="preserve">אף</w:t>
        </w:r>
      </w:ins>
      <w:del w:id="96372"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שאמרו המשמש מטתו לאור הנר - הרי זה מגונה, </w:t>
      </w:r>
    </w:p>
    <w:p w:rsidR="00E403F0" w:rsidRPr="00B078C3" w:rsidRDefault="00E403F0" w:rsidP="00E403F0">
      <w:pPr>
        <w:rPr>
          <w:rFonts w:ascii="FontbitDavid" w:hAnsi="FontbitDavid"/>
          <w:sz w:val="24"/>
          <w:rtl/>
        </w:rPr>
      </w:pPr>
      <w:r w:rsidRPr="00B078C3">
        <w:rPr>
          <w:rFonts w:ascii="FontbitDavid" w:hAnsi="FontbitDavid"/>
          <w:sz w:val="24"/>
          <w:rtl/>
        </w:rPr>
        <w:t>בש"א: צריכה שני עדים על כל תשמיש.</w:t>
      </w:r>
      <w:r>
        <w:rPr>
          <w:rFonts w:ascii="FontbitDavid" w:hAnsi="FontbitDavid" w:hint="cs"/>
          <w:sz w:val="24"/>
          <w:rtl/>
        </w:rPr>
        <w:t xml:space="preserve"> </w:t>
      </w:r>
      <w:r w:rsidRPr="00B078C3">
        <w:rPr>
          <w:rFonts w:ascii="FontbitDavid" w:hAnsi="FontbitDavid"/>
          <w:sz w:val="24"/>
          <w:rtl/>
        </w:rPr>
        <w:t>או תשמש לאור הנר.</w:t>
      </w:r>
    </w:p>
    <w:p w:rsidR="00E403F0" w:rsidRPr="00B078C3" w:rsidRDefault="00E403F0" w:rsidP="00E403F0">
      <w:pPr>
        <w:rPr>
          <w:rFonts w:ascii="FontbitDavid" w:hAnsi="FontbitDavid"/>
          <w:sz w:val="24"/>
          <w:rtl/>
        </w:rPr>
      </w:pPr>
      <w:r w:rsidRPr="00B078C3">
        <w:rPr>
          <w:rFonts w:ascii="FontbitDavid" w:hAnsi="FontbitDavid"/>
          <w:sz w:val="24"/>
          <w:rtl/>
        </w:rPr>
        <w:t>ובה"א: דיה בשני עדים כל הלילה.</w:t>
      </w:r>
    </w:p>
    <w:p w:rsidR="00E403F0" w:rsidRDefault="00E403F0" w:rsidP="00E403F0">
      <w:pPr>
        <w:rPr>
          <w:rFonts w:ascii="FontbitDavid" w:hAnsi="FontbitDavid"/>
          <w:sz w:val="24"/>
          <w:rtl/>
        </w:rPr>
      </w:pPr>
    </w:p>
    <w:p>
      <w:pPr>
        <w:pStyle w:val="afffff8"/>
        <w:rPr>
          <w:ins w:id="90573" w:author="קלוד" w:date="2026-10-11T12:23:38Z"/>
        </w:rPr>
      </w:pPr>
      <w:ins w:id="90574" w:author="קלוד" w:date="2026-10-11T12:23:38Z">
        <w:r>
          <w:rPr>
            <w:color w:val="7B3F00"/>
          </w:rPr>
          <w:t xml:space="preserve">ב"ש לב"ה - שמא תראה טיפת דם כחרדל בביאה שניה</w:t>
        </w:r>
      </w:ins>
    </w:p>
    <w:p>
      <w:pPr>
        <w:pStyle w:val="38"/>
        <w:rPr>
          <w:ins w:id="99199" w:author="מנוע מכני" w:date="2026-10-11T12:04:39Z"/>
        </w:rPr>
      </w:pPr>
      <w:del w:id="99198" w:author="מנוע מכני" w:date="2026-10-11T12:04:39Z">
        <w:r w:rsidRPr="00E744B3">
          <w:delText xml:space="preserve">•</w:delText>
        </w:r>
      </w:del>
      <w:r w:rsidRPr="00E744B3">
        <w:t xml:space="preserve"> </w:t>
      </w:r>
      <w:r w:rsidRPr="00B078C3">
        <w:t xml:space="preserve">תניא</w:t>
      </w:r>
      <w:r w:rsidRPr="00B078C3">
        <w:t xml:space="preserve">, אמרו להם </w:t>
      </w:r>
      <w:r w:rsidRPr="00B078C3">
        <w:t xml:space="preserve">ב"ש</w:t>
      </w:r>
      <w:r w:rsidRPr="00B078C3">
        <w:t xml:space="preserve"> לב"ה:</w:t>
      </w:r>
    </w:p>
    <w:p w:rsidR="00E403F0" w:rsidRDefault="00E403F0" w:rsidP="00E403F0">
      <w:pPr>
        <w:rPr>
          <w:rFonts w:ascii="FontbitDavid" w:hAnsi="FontbitDavid"/>
          <w:sz w:val="24"/>
          <w:rtl/>
        </w:rPr>
      </w:pPr>
      <w:del w:id="992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לדבריכם, </w:t>
      </w:r>
      <w:ins w:id="90037" w:author="Claude - סמנטי" w:date="2026-10-11T12:19:29Z">
        <w:r>
          <w:rPr>
            <w:rFonts w:ascii="FontbitDavid" w:hAnsi="FontbitDavid"/>
            <w:sz w:val="24"/>
            <w:rtl/>
          </w:rPr>
          <w:t xml:space="preserve">לחשוש</w:t>
        </w:r>
      </w:ins>
      <w:del w:id="90038" w:author="Claude - סמנטי" w:date="2026-10-11T12:19:29Z">
        <w:r w:rsidRPr="00B078C3">
          <w:rPr>
            <w:rFonts w:ascii="FontbitDavid" w:hAnsi="FontbitDavid"/>
            <w:sz w:val="24"/>
            <w:rtl/>
          </w:rPr>
          <w:delText xml:space="preserve">ליחוש</w:delText>
        </w:r>
      </w:del>
      <w:r w:rsidRPr="00B078C3">
        <w:rPr>
          <w:rFonts w:ascii="FontbitDavid" w:hAnsi="FontbitDavid"/>
          <w:sz w:val="24"/>
          <w:rtl/>
        </w:rPr>
        <w:t xml:space="preserve"> שמא תראה טיפת דם כחרדל בביאה ראשונה, ותחפנה שכבת זרע בביאה שניה! </w:t>
      </w:r>
    </w:p>
    <w:p>
      <w:pPr>
        <w:pStyle w:val="38"/>
        <w:rPr>
          <w:ins w:id="99201" w:author="מנוע מכני" w:date="2026-10-11T12:04:39Z"/>
        </w:rPr>
      </w:pPr>
      <w:r w:rsidRPr="00B078C3">
        <w:t xml:space="preserve">א"ל</w:t>
      </w:r>
      <w:r w:rsidRPr="00B078C3">
        <w:t xml:space="preserve"> </w:t>
      </w:r>
      <w:r w:rsidRPr="00B078C3">
        <w:t xml:space="preserve">ב"ה</w:t>
      </w:r>
      <w:r w:rsidRPr="00B078C3">
        <w:t xml:space="preserve">:</w:t>
      </w:r>
    </w:p>
    <w:p w:rsidR="00E403F0" w:rsidRDefault="00E403F0" w:rsidP="00E403F0">
      <w:pPr>
        <w:rPr>
          <w:rFonts w:ascii="FontbitDavid" w:hAnsi="FontbitDavid"/>
          <w:sz w:val="24"/>
          <w:rtl/>
        </w:rPr>
      </w:pPr>
      <w:del w:id="9920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לדבריכם - </w:t>
      </w:r>
      <w:ins w:id="90039" w:author="Claude - סמנטי" w:date="2026-10-11T12:19:29Z">
        <w:r>
          <w:rPr>
            <w:rFonts w:ascii="FontbitDavid" w:hAnsi="FontbitDavid"/>
            <w:sz w:val="24"/>
            <w:rtl/>
          </w:rPr>
          <w:t xml:space="preserve">לחשוש</w:t>
        </w:r>
      </w:ins>
      <w:del w:id="90040" w:author="Claude - סמנטי" w:date="2026-10-11T12:19:29Z">
        <w:r w:rsidRPr="00B078C3">
          <w:rPr>
            <w:rFonts w:ascii="FontbitDavid" w:hAnsi="FontbitDavid"/>
            <w:sz w:val="24"/>
            <w:rtl/>
          </w:rPr>
          <w:delText xml:space="preserve">ליחוש</w:delText>
        </w:r>
      </w:del>
      <w:r w:rsidRPr="00B078C3">
        <w:rPr>
          <w:rFonts w:ascii="FontbitDavid" w:hAnsi="FontbitDavid"/>
          <w:sz w:val="24"/>
          <w:rtl/>
        </w:rPr>
        <w:t xml:space="preserve"> עד שהרוק בתוך הפה שמא נימוק והולך לו! </w:t>
      </w:r>
    </w:p>
    <w:p>
      <w:pPr>
        <w:pStyle w:val="38"/>
        <w:rPr>
          <w:ins w:id="99203" w:author="מנוע מכני" w:date="2026-10-11T12:04:39Z"/>
        </w:rPr>
      </w:pPr>
      <w:r w:rsidRPr="00B078C3">
        <w:t xml:space="preserve">אמרו להם:</w:t>
      </w:r>
    </w:p>
    <w:p w:rsidR="00E403F0" w:rsidRPr="00B078C3" w:rsidRDefault="00E403F0" w:rsidP="00E403F0">
      <w:pPr>
        <w:rPr>
          <w:rFonts w:ascii="FontbitDavid" w:hAnsi="FontbitDavid"/>
          <w:sz w:val="24"/>
          <w:rtl/>
        </w:rPr>
      </w:pPr>
      <w:del w:id="992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לפי שאינו דומה נימוק פעם אחת לנימוק שתי פעמים.</w:t>
      </w:r>
    </w:p>
    <w:p>
      <w:pPr>
        <w:pStyle w:val="38"/>
        <w:rPr>
          <w:ins w:id="99206" w:author="מנוע מכני" w:date="2026-10-11T12:04:39Z"/>
        </w:rPr>
      </w:pPr>
      <w:del w:id="99205" w:author="מנוע מכני" w:date="2026-10-11T12:04:39Z">
        <w:r w:rsidRPr="00E744B3">
          <w:lastRenderedPageBreak/>
          <w:delText xml:space="preserve">•</w:delText>
        </w:r>
      </w:del>
      <w:r w:rsidRPr="00E744B3">
        <w:lastRenderedPageBreak/>
        <w:t xml:space="preserve"> </w:t>
      </w:r>
      <w:r w:rsidRPr="00B078C3">
        <w:t xml:space="preserve">תניא</w:t>
      </w:r>
      <w:r w:rsidRPr="00B078C3">
        <w:t xml:space="preserve">, א"ר יהושע:</w:t>
      </w:r>
    </w:p>
    <w:p w:rsidR="00E403F0" w:rsidRPr="00B078C3" w:rsidRDefault="00E403F0" w:rsidP="00E403F0">
      <w:pPr>
        <w:rPr>
          <w:rFonts w:ascii="FontbitDavid" w:hAnsi="FontbitDavid"/>
          <w:sz w:val="24"/>
          <w:rtl/>
        </w:rPr>
      </w:pPr>
      <w:del w:id="9920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רואה אני את דברי </w:t>
      </w:r>
      <w:r w:rsidRPr="00B078C3">
        <w:rPr>
          <w:rFonts w:ascii="FontbitDavid" w:hAnsi="FontbitDavid"/>
          <w:sz w:val="24"/>
          <w:rtl/>
        </w:rPr>
        <w:t xml:space="preserve">ב"ש</w:t>
      </w:r>
      <w:r w:rsidRPr="00B078C3">
        <w:rPr>
          <w:rFonts w:ascii="FontbitDavid" w:hAnsi="FontbitDavid"/>
          <w:sz w:val="24"/>
          <w:rtl/>
        </w:rPr>
        <w:t xml:space="preserve">.</w:t>
      </w:r>
    </w:p>
    <w:p>
      <w:pPr>
        <w:pStyle w:val="38"/>
        <w:rPr>
          <w:ins w:id="99208" w:author="מנוע מכני" w:date="2026-10-11T12:04:39Z"/>
        </w:rPr>
      </w:pPr>
      <w:r w:rsidRPr="00B078C3">
        <w:t xml:space="preserve">אמרו לו תלמידיו:</w:t>
      </w:r>
    </w:p>
    <w:p w:rsidR="00E403F0" w:rsidRDefault="00E403F0" w:rsidP="00E403F0">
      <w:pPr>
        <w:rPr>
          <w:rFonts w:ascii="FontbitDavid" w:hAnsi="FontbitDavid"/>
          <w:sz w:val="24"/>
          <w:rtl/>
        </w:rPr>
      </w:pPr>
      <w:del w:id="99209"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רבי</w:t>
      </w:r>
      <w:r w:rsidRPr="00B078C3">
        <w:rPr>
          <w:rFonts w:ascii="FontbitDavid" w:hAnsi="FontbitDavid"/>
          <w:sz w:val="24"/>
          <w:rtl/>
        </w:rPr>
        <w:t xml:space="preserve">, כמה הארכת עלינו! </w:t>
      </w:r>
    </w:p>
    <w:p>
      <w:pPr>
        <w:pStyle w:val="38"/>
        <w:rPr>
          <w:ins w:id="99210" w:author="מנוע מכני" w:date="2026-10-11T12:04:39Z"/>
        </w:rPr>
      </w:pPr>
      <w:r w:rsidRPr="00B078C3">
        <w:t xml:space="preserve">אמר</w:t>
      </w:r>
      <w:r w:rsidRPr="00B078C3">
        <w:t xml:space="preserve"> להם:</w:t>
      </w:r>
    </w:p>
    <w:p w:rsidR="00E403F0" w:rsidRPr="00B078C3" w:rsidRDefault="00E403F0" w:rsidP="00E403F0">
      <w:pPr>
        <w:rPr>
          <w:rFonts w:ascii="FontbitDavid" w:hAnsi="FontbitDavid"/>
          <w:sz w:val="24"/>
          <w:rtl/>
        </w:rPr>
      </w:pPr>
      <w:del w:id="9921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מוטב שאאריך עליכם בעוה"ז, כדי שיאריכו ימיכם לעוה"ב.</w:t>
      </w:r>
    </w:p>
    <w:p>
      <w:pPr>
        <w:pStyle w:val="afffff8"/>
        <w:rPr>
          <w:ins w:id="90571" w:author="קלוד" w:date="2026-10-11T12:23:38Z"/>
        </w:rPr>
      </w:pPr>
      <w:ins w:id="90572" w:author="קלוד" w:date="2026-10-11T12:23:38Z">
        <w:r>
          <w:rPr>
            <w:color w:val="7B3F00"/>
          </w:rPr>
          <w:t xml:space="preserve">בעל נפש - לא יבעול וישנה</w:t>
        </w:r>
      </w:ins>
    </w:p>
    <w:p>
      <w:pPr>
        <w:pStyle w:val="38"/>
        <w:rPr>
          <w:ins w:id="99213" w:author="מנוע מכני" w:date="2026-10-11T12:04:39Z"/>
        </w:rPr>
      </w:pPr>
      <w:del w:id="99212" w:author="מנוע מכני" w:date="2026-10-11T12:04:39Z">
        <w:r w:rsidRPr="00E744B3">
          <w:delText xml:space="preserve">•</w:delText>
        </w:r>
      </w:del>
      <w:r w:rsidRPr="00E744B3">
        <w:t xml:space="preserve"> </w:t>
      </w:r>
      <w:r w:rsidRPr="00B078C3">
        <w:t>א</w:t>
      </w:r>
      <w:ins w:id="90619" w:author="מנוע מכני" w:date="2026-10-11T12:04:39Z">
        <w:r>
          <w:t xml:space="preserve">ר"ז</w:t>
        </w:r>
      </w:ins>
      <w:del w:id="90620" w:author="מנוע מכני" w:date="2026-10-11T12:04:39Z">
        <w:r>
          <w:delText xml:space="preserve">ר''ז</w:delText>
        </w:r>
      </w:del>
      <w:r>
        <w:t xml:space="preserve">:</w:t>
      </w:r>
    </w:p>
    <w:p w:rsidR="00E403F0" w:rsidRPr="00B078C3" w:rsidRDefault="00E403F0" w:rsidP="00E403F0">
      <w:pPr>
        <w:rPr>
          <w:rFonts w:ascii="FontbitDavid" w:hAnsi="FontbitDavid"/>
          <w:sz w:val="24"/>
          <w:rtl/>
        </w:rPr>
      </w:pPr>
      <w:del w:id="992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מדברי כולם נלמד - בעל נפש </w:t>
      </w:r>
      <w:r w:rsidRPr="00B078C3">
        <w:rPr>
          <w:rFonts w:ascii="FontbitDavid" w:hAnsi="FontbitDavid"/>
          <w:sz w:val="24"/>
          <w:rtl/>
        </w:rPr>
        <w:t xml:space="preserve">לא</w:t>
      </w:r>
      <w:r w:rsidRPr="00B078C3">
        <w:rPr>
          <w:rFonts w:ascii="FontbitDavid" w:hAnsi="FontbitDavid"/>
          <w:sz w:val="24"/>
          <w:rtl/>
        </w:rPr>
        <w:t xml:space="preserve"> יבעול וישנה.</w:t>
      </w:r>
    </w:p>
    <w:p>
      <w:pPr>
        <w:pStyle w:val="38"/>
        <w:rPr>
          <w:ins w:id="99215" w:author="מנוע מכני" w:date="2026-10-11T12:04:39Z"/>
        </w:rPr>
      </w:pPr>
      <w:r w:rsidRPr="00B078C3">
        <w:t xml:space="preserve">רבא</w:t>
      </w:r>
      <w:del w:id="10167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21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בועל ושונה, כי </w:t>
      </w:r>
      <w:r w:rsidRPr="00B078C3">
        <w:rPr>
          <w:rFonts w:ascii="FontbitDavid" w:hAnsi="FontbitDavid"/>
          <w:sz w:val="24"/>
          <w:rtl/>
        </w:rPr>
        <w:t xml:space="preserve">תניא</w:t>
      </w:r>
      <w:r w:rsidRPr="00B078C3">
        <w:rPr>
          <w:rFonts w:ascii="FontbitDavid" w:hAnsi="FontbitDavid"/>
          <w:sz w:val="24"/>
          <w:rtl/>
        </w:rPr>
        <w:t xml:space="preserve"> ההיא - לטהרות.</w:t>
      </w:r>
    </w:p>
    <w:p>
      <w:pPr>
        <w:pStyle w:val="38"/>
        <w:rPr>
          <w:ins w:id="99217" w:author="מנוע מכני" w:date="2026-10-11T12:04:39Z"/>
        </w:rPr>
      </w:pPr>
      <w:r w:rsidRPr="00B078C3">
        <w:t xml:space="preserve">ת</w:t>
      </w:r>
      <w:ins w:id="90621" w:author="מנוע מכני" w:date="2026-10-11T12:04:39Z">
        <w:r>
          <w:t xml:space="preserve">נ"ה</w:t>
        </w:r>
      </w:ins>
      <w:del w:id="90622" w:author="מנוע מכני" w:date="2026-10-11T12:04:39Z">
        <w:r w:rsidRPr="00B078C3">
          <w:delText xml:space="preserve">נ''ה</w:delText>
        </w:r>
      </w:del>
      <w:r w:rsidRPr="00B078C3">
        <w:t xml:space="preserve">:</w:t>
      </w:r>
    </w:p>
    <w:p w:rsidR="00E403F0" w:rsidRPr="00B078C3" w:rsidRDefault="00E403F0" w:rsidP="00E403F0">
      <w:pPr>
        <w:rPr>
          <w:rFonts w:ascii="FontbitDavid" w:hAnsi="FontbitDavid"/>
          <w:sz w:val="24"/>
          <w:rtl/>
        </w:rPr>
      </w:pPr>
      <w:del w:id="9921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בד"א</w:t>
      </w:r>
      <w:r w:rsidRPr="00B078C3">
        <w:rPr>
          <w:rFonts w:ascii="FontbitDavid" w:hAnsi="FontbitDavid"/>
          <w:sz w:val="24"/>
          <w:rtl/>
        </w:rPr>
        <w:t xml:space="preserve"> - לטהרות, אבל לבעלה - מותרת.</w:t>
      </w:r>
    </w:p>
    <w:p w:rsidR="00E403F0" w:rsidRPr="00B078C3" w:rsidRDefault="00E403F0" w:rsidP="00E403F0">
      <w:pPr>
        <w:ind w:firstLine="0"/>
        <w:rPr>
          <w:rFonts w:ascii="FontbitDavid" w:hAnsi="FontbitDavid"/>
          <w:sz w:val="24"/>
          <w:rtl/>
        </w:rPr>
      </w:pPr>
      <w:r w:rsidRPr="00B078C3">
        <w:rPr>
          <w:rFonts w:ascii="FontbitDavid" w:hAnsi="FontbitDavid"/>
          <w:sz w:val="24"/>
          <w:rtl/>
        </w:rPr>
        <w:t>ובד"א שהניחה בחזקת טהרה, אבל הניחה בחזקת טמאה לעולם היא בחזקתה עד שתאמר לו טהורה אני.</w:t>
      </w:r>
    </w:p>
    <w:p>
      <w:pPr>
        <w:pStyle w:val="afffff8"/>
        <w:rPr>
          <w:ins w:id="90569" w:author="קלוד" w:date="2026-10-11T12:23:38Z"/>
        </w:rPr>
      </w:pPr>
      <w:ins w:id="90570" w:author="קלוד" w:date="2026-10-11T12:23:38Z">
        <w:r>
          <w:rPr>
            <w:color w:val="7B3F00"/>
          </w:rPr>
          <w:t xml:space="preserve">בדקה בעד ואבד - אסורה לשמש עד שתבדוק</w:t>
        </w:r>
      </w:ins>
    </w:p>
    <w:p>
      <w:pPr>
        <w:pStyle w:val="38"/>
        <w:rPr>
          <w:ins w:id="99220" w:author="מנוע מכני" w:date="2026-10-11T12:04:39Z"/>
        </w:rPr>
      </w:pPr>
      <w:del w:id="99219" w:author="מנוע מכני" w:date="2026-10-11T12:04:39Z">
        <w:r w:rsidRPr="00E744B3">
          <w:delText xml:space="preserve">•</w:delText>
        </w:r>
      </w:del>
      <w:r w:rsidRPr="00E744B3">
        <w:t xml:space="preserve"> </w:t>
      </w:r>
      <w:r>
        <w:t xml:space="preserve">רח</w:t>
      </w:r>
      <w:ins w:id="90623" w:author="מנוע מכני" w:date="2026-10-11T12:04:39Z">
        <w:r>
          <w:t xml:space="preserve">ב"א</w:t>
        </w:r>
      </w:ins>
      <w:del w:id="90624" w:author="מנוע מכני" w:date="2026-10-11T12:04:39Z">
        <w:r>
          <w:delText xml:space="preserve">ב''א</w:delText>
        </w:r>
      </w:del>
      <w:r>
        <w:t xml:space="preserve"> מרב</w:t>
      </w:r>
      <w:r w:rsidRPr="00B078C3">
        <w:t xml:space="preserve">:</w:t>
      </w:r>
    </w:p>
    <w:p w:rsidR="00E403F0" w:rsidRPr="00B078C3" w:rsidRDefault="00E403F0" w:rsidP="00E403F0">
      <w:pPr>
        <w:rPr>
          <w:rFonts w:ascii="FontbitDavid" w:hAnsi="FontbitDavid"/>
          <w:sz w:val="24"/>
          <w:rtl/>
        </w:rPr>
      </w:pPr>
      <w:del w:id="992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בדקה בעד ואבד - אסורה לשמש עד שתבדוק.</w:t>
      </w:r>
    </w:p>
    <w:p>
      <w:pPr>
        <w:pStyle w:val="38"/>
        <w:rPr>
          <w:ins w:id="99222" w:author="מנוע מכני" w:date="2026-10-11T12:04:39Z"/>
        </w:rPr>
      </w:pPr>
      <w:r w:rsidRPr="00B078C3">
        <w:t xml:space="preserve">מתקיף לה ר' אילא:</w:t>
      </w:r>
    </w:p>
    <w:p w:rsidR="00E403F0" w:rsidRDefault="00E403F0" w:rsidP="00E403F0">
      <w:pPr>
        <w:rPr>
          <w:rFonts w:ascii="FontbitDavid" w:hAnsi="FontbitDavid"/>
          <w:sz w:val="24"/>
          <w:rtl/>
        </w:rPr>
      </w:pPr>
      <w:del w:id="992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אילו </w:t>
      </w:r>
      <w:ins w:id="98201" w:author="מנוע מכני" w:date="2026-10-11T12:04:39Z">
        <w:r>
          <w:rPr>
            <w:rFonts w:ascii="FontbitDavid" w:hAnsi="FontbitDavid"/>
            <w:sz w:val="24"/>
            <w:rtl/>
          </w:rPr>
          <w:t xml:space="preserve">ישנו</w:t>
        </w:r>
      </w:ins>
      <w:del w:id="98202"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 מי </w:t>
      </w:r>
      <w:r w:rsidRPr="00B078C3">
        <w:rPr>
          <w:rFonts w:ascii="FontbitDavid" w:hAnsi="FontbitDavid"/>
          <w:sz w:val="24"/>
          <w:rtl/>
        </w:rPr>
        <w:t xml:space="preserve">לא</w:t>
      </w:r>
      <w:r w:rsidRPr="00B078C3">
        <w:rPr>
          <w:rFonts w:ascii="FontbitDavid" w:hAnsi="FontbitDavid"/>
          <w:sz w:val="24"/>
          <w:rtl/>
        </w:rPr>
        <w:t xml:space="preserve"> משמשה ואף על גב דלא ידעה? </w:t>
      </w:r>
      <w:ins w:id="95099" w:author="מנוע מכני" w:date="2026-10-11T12:04:39Z">
        <w:r>
          <w:rPr>
            <w:rFonts w:ascii="FontbitDavid" w:hAnsi="FontbitDavid"/>
            <w:sz w:val="24"/>
            <w:rtl/>
          </w:rPr>
          <w:t xml:space="preserve">עכשיו</w:t>
        </w:r>
      </w:ins>
      <w:del w:id="95100" w:author="מנוע מכני" w:date="2026-10-11T12:04:39Z">
        <w:r w:rsidRPr="00B078C3">
          <w:rPr>
            <w:rFonts w:ascii="FontbitDavid" w:hAnsi="FontbitDavid"/>
            <w:sz w:val="24"/>
            <w:rtl/>
          </w:rPr>
          <w:delText xml:space="preserve">השתא</w:delText>
        </w:r>
      </w:del>
      <w:r w:rsidRPr="00B078C3">
        <w:rPr>
          <w:rFonts w:ascii="FontbitDavid" w:hAnsi="FontbitDavid"/>
          <w:sz w:val="24"/>
          <w:rtl/>
        </w:rPr>
        <w:t xml:space="preserve"> </w:t>
      </w:r>
      <w:ins w:id="93615" w:author="מנוע מכני" w:date="2026-10-11T12:04:39Z">
        <w:r>
          <w:rPr>
            <w:rFonts w:ascii="FontbitDavid" w:hAnsi="FontbitDavid"/>
            <w:sz w:val="24"/>
            <w:rtl/>
          </w:rPr>
          <w:t xml:space="preserve">גם</w:t>
        </w:r>
      </w:ins>
      <w:del w:id="9361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 תשמש! </w:t>
      </w:r>
    </w:p>
    <w:p>
      <w:pPr>
        <w:pStyle w:val="38"/>
        <w:rPr>
          <w:ins w:id="99224" w:author="מנוע מכני" w:date="2026-10-11T12:04:39Z"/>
        </w:rPr>
      </w:pPr>
      <w:r w:rsidRPr="00B078C3">
        <w:t xml:space="preserve">א"ל</w:t>
      </w:r>
      <w:r w:rsidRPr="00B078C3">
        <w:t xml:space="preserve"> רבא:</w:t>
      </w:r>
    </w:p>
    <w:p w:rsidR="00E403F0" w:rsidRPr="00B078C3" w:rsidRDefault="00E403F0" w:rsidP="00E403F0">
      <w:pPr>
        <w:rPr>
          <w:rFonts w:ascii="FontbitDavid" w:hAnsi="FontbitDavid"/>
          <w:sz w:val="24"/>
          <w:rtl/>
        </w:rPr>
      </w:pPr>
      <w:del w:id="9922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זו - מוכיחה קיים, וזו - אין מוכיחה קיים.</w:t>
      </w:r>
    </w:p>
    <w:p w:rsidR="00E403F0" w:rsidRDefault="00E403F0" w:rsidP="00E403F0">
      <w:pPr>
        <w:rPr>
          <w:rFonts w:ascii="FontbitDavid" w:hAnsi="FontbitDavid"/>
          <w:sz w:val="24"/>
          <w:rtl/>
        </w:rPr>
      </w:pPr>
    </w:p>
    <w:p>
      <w:pPr>
        <w:pStyle w:val="afffff8"/>
        <w:rPr>
          <w:ins w:id="90567" w:author="קלוד" w:date="2026-10-11T12:23:38Z"/>
        </w:rPr>
      </w:pPr>
      <w:ins w:id="90568" w:author="קלוד" w:date="2026-10-11T12:23:38Z">
        <w:r>
          <w:rPr>
            <w:color w:val="7B3F00"/>
          </w:rPr>
          <w:t xml:space="preserve">תשמיש ביום - לילה ניתן להריון</w:t>
        </w:r>
      </w:ins>
    </w:p>
    <w:p w:rsidR="00E403F0" w:rsidRDefault="00E403F0" w:rsidP="00E403F0">
      <w:pPr>
        <w:rPr>
          <w:rFonts w:ascii="FontbitDavid" w:hAnsi="FontbitDavid"/>
          <w:sz w:val="24"/>
          <w:rtl/>
        </w:rPr>
      </w:pPr>
      <w:r w:rsidRPr="00E744B3">
        <w:rPr>
          <w:rFonts w:ascii="FontbitDavid" w:hAnsi="FontbitDavid"/>
          <w:b/>
          <w:bCs/>
          <w:rtl/>
        </w:rPr>
        <w:t xml:space="preserve">• </w:t>
      </w:r>
      <w:r w:rsidRPr="004B7817">
        <w:rPr>
          <w:rFonts w:ascii="FontbitDavid" w:hAnsi="FontbitDavid"/>
          <w:b/>
          <w:bCs/>
          <w:sz w:val="24"/>
          <w:rtl/>
        </w:rPr>
        <w:t>אסור לאדם שישמש מטתו ביום</w:t>
      </w:r>
      <w:r>
        <w:rPr>
          <w:rFonts w:ascii="FontbitDavid" w:hAnsi="FontbitDavid" w:hint="cs"/>
          <w:sz w:val="24"/>
          <w:rtl/>
        </w:rPr>
        <w:t xml:space="preserve"> </w:t>
      </w:r>
    </w:p>
    <w:p>
      <w:pPr>
        <w:pStyle w:val="38"/>
        <w:rPr>
          <w:ins w:id="99226" w:author="מנוע מכני" w:date="2026-10-11T12:04:39Z"/>
        </w:rPr>
      </w:pPr>
      <w:r w:rsidRPr="00017C1D">
        <w:t xml:space="preserve">אר</w:t>
      </w:r>
      <w:ins w:id="90625" w:author="מנוע מכני" w:date="2026-10-11T12:04:39Z">
        <w:r>
          <w:t xml:space="preserve">י"ו</w:t>
        </w:r>
      </w:ins>
      <w:del w:id="90626" w:author="מנוע מכני" w:date="2026-10-11T12:04:39Z">
        <w:r w:rsidRPr="00017C1D">
          <w:delText xml:space="preserve">י''ו</w:delText>
        </w:r>
      </w:del>
      <w:r w:rsidRPr="00017C1D">
        <w:t xml:space="preserve">:</w:t>
      </w:r>
    </w:p>
    <w:p w:rsidR="00E403F0" w:rsidRPr="00017C1D" w:rsidRDefault="00E403F0" w:rsidP="00E403F0">
      <w:pPr>
        <w:rPr>
          <w:rFonts w:ascii="FontbitDavid" w:hAnsi="FontbitDavid"/>
          <w:spacing w:val="-2"/>
          <w:sz w:val="24"/>
          <w:rtl/>
        </w:rPr>
      </w:pPr>
      <w:del w:id="99227" w:author="מנוע מכני" w:date="2026-10-11T12:04:39Z">
        <w:r w:rsidRPr="00017C1D">
          <w:rPr>
            <w:rFonts w:ascii="FontbitDavid" w:hAnsi="FontbitDavid" w:hint="cs"/>
            <w:spacing w:val="-2"/>
            <w:sz w:val="24"/>
            <w:rtl/>
          </w:rPr>
          <w:delText xml:space="preserve"> </w:delText>
        </w:r>
      </w:del>
      <w:r w:rsidRPr="00017C1D">
        <w:rPr>
          <w:rFonts w:ascii="FontbitDavid" w:hAnsi="FontbitDavid" w:hint="cs"/>
          <w:spacing w:val="-2"/>
          <w:sz w:val="24"/>
          <w:rtl/>
        </w:rPr>
        <w:t xml:space="preserve">שנא'</w:t>
      </w:r>
      <w:r w:rsidRPr="00017C1D">
        <w:rPr>
          <w:rStyle w:val="afffff0"/>
          <w:rFonts w:ascii="FontbitDavid" w:hAnsi="FontbitDavid" w:hint="cs"/>
          <w:spacing w:val="-2"/>
          <w:sz w:val="24"/>
          <w:rtl/>
        </w:rPr>
        <w:t xml:space="preserve"> יאבד </w:t>
      </w:r>
      <w:r w:rsidRPr="00017C1D">
        <w:rPr>
          <w:rStyle w:val="afffff0"/>
          <w:rFonts w:ascii="FontbitDavid" w:hAnsi="FontbitDavid"/>
          <w:spacing w:val="-2"/>
          <w:sz w:val="24"/>
          <w:rtl/>
        </w:rPr>
        <w:t xml:space="preserve">יום אולד בו והלילה </w:t>
      </w:r>
      <w:r w:rsidRPr="00017C1D">
        <w:rPr>
          <w:rStyle w:val="afffff0"/>
          <w:rFonts w:ascii="FontbitDavid" w:hAnsi="FontbitDavid"/>
          <w:spacing w:val="-2"/>
          <w:sz w:val="24"/>
          <w:rtl/>
        </w:rPr>
        <w:t xml:space="preserve">אמר</w:t>
      </w:r>
      <w:r w:rsidRPr="00017C1D">
        <w:rPr>
          <w:rStyle w:val="afffff0"/>
          <w:rFonts w:ascii="FontbitDavid" w:hAnsi="FontbitDavid"/>
          <w:spacing w:val="-2"/>
          <w:sz w:val="24"/>
          <w:rtl/>
        </w:rPr>
        <w:t xml:space="preserve"> הורה גבר</w:t>
      </w:r>
      <w:r w:rsidRPr="00017C1D">
        <w:rPr>
          <w:rFonts w:ascii="FontbitDavid" w:hAnsi="FontbitDavid" w:hint="cs"/>
          <w:spacing w:val="-2"/>
          <w:sz w:val="24"/>
          <w:rtl/>
        </w:rPr>
        <w:t xml:space="preserve">'- </w:t>
      </w:r>
      <w:r w:rsidRPr="00017C1D">
        <w:rPr>
          <w:rFonts w:ascii="FontbitDavid" w:hAnsi="FontbitDavid"/>
          <w:spacing w:val="-2"/>
          <w:sz w:val="24"/>
          <w:rtl/>
        </w:rPr>
        <w:t xml:space="preserve">לילה ניתן להריון, ויום </w:t>
      </w:r>
      <w:r w:rsidRPr="00017C1D">
        <w:rPr>
          <w:rFonts w:ascii="FontbitDavid" w:hAnsi="FontbitDavid"/>
          <w:spacing w:val="-2"/>
          <w:sz w:val="24"/>
          <w:rtl/>
        </w:rPr>
        <w:t xml:space="preserve">לא</w:t>
      </w:r>
      <w:r w:rsidRPr="00017C1D">
        <w:rPr>
          <w:rFonts w:ascii="FontbitDavid" w:hAnsi="FontbitDavid"/>
          <w:spacing w:val="-2"/>
          <w:sz w:val="24"/>
          <w:rtl/>
        </w:rPr>
        <w:t xml:space="preserve"> ניתן להריון.</w:t>
      </w:r>
    </w:p>
    <w:p>
      <w:pPr>
        <w:pStyle w:val="38"/>
        <w:rPr>
          <w:ins w:id="99228" w:author="מנוע מכני" w:date="2026-10-11T12:04:39Z"/>
        </w:rPr>
      </w:pPr>
      <w:r w:rsidRPr="009377FB">
        <w:t>ר"ל</w:t>
      </w:r>
      <w:r w:rsidRPr="009377FB">
        <w:t>:</w:t>
      </w:r>
    </w:p>
    <w:p w:rsidR="00E403F0" w:rsidRDefault="00E403F0" w:rsidP="00E403F0">
      <w:pPr>
        <w:rPr>
          <w:rFonts w:ascii="FontbitDavid" w:hAnsi="FontbitDavid"/>
          <w:sz w:val="24"/>
          <w:rtl/>
        </w:rPr>
      </w:pPr>
      <w:del w:id="99229" w:author="מנוע מכני" w:date="2026-10-11T12:04:39Z">
        <w:r w:rsidRPr="00B078C3">
          <w:rPr>
            <w:rFonts w:ascii="FontbitDavid" w:hAnsi="FontbitDavid"/>
            <w:sz w:val="24"/>
            <w:rtl/>
          </w:rPr>
          <w:delText xml:space="preserve"> </w:delText>
        </w:r>
      </w:del>
      <w:r>
        <w:rPr>
          <w:rFonts w:ascii="FontbitDavid" w:hAnsi="FontbitDavid" w:hint="cs"/>
          <w:sz w:val="24"/>
          <w:rtl/>
        </w:rPr>
        <w:t>מ'</w:t>
      </w:r>
      <w:ins w:id="90355" w:author="Claude - סמנטי" w:date="2026-10-11T12:19:29Z">
        <w:r>
          <w:rPr>
            <w:rStyle w:val="afffff0"/>
            <w:rFonts w:ascii="FontbitDavid" w:hAnsi="FontbitDavid"/>
            <w:sz w:val="24"/>
            <w:rtl/>
          </w:rPr>
          <w:t xml:space="preserve">בּוֹזֵה דְרָכָיו יָמוּת</w:t>
        </w:r>
      </w:ins>
      <w:del w:id="90356" w:author="Claude - סמנטי" w:date="2026-10-11T12:19:29Z">
        <w:r w:rsidRPr="00B078C3">
          <w:rPr>
            <w:rFonts w:ascii="FontbitDavid" w:hAnsi="FontbitDavid"/>
            <w:sz w:val="24"/>
            <w:rtl/>
          </w:rPr>
          <w:delText xml:space="preserve">בוזה דרכיו ימות</w:delText>
        </w:r>
      </w:del>
      <w:r>
        <w:rPr>
          <w:rFonts w:ascii="FontbitDavid" w:hAnsi="FontbitDavid" w:hint="cs"/>
          <w:sz w:val="24"/>
          <w:rtl/>
        </w:rPr>
        <w:t>'</w:t>
      </w:r>
      <w:r w:rsidRPr="00B078C3">
        <w:rPr>
          <w:rFonts w:ascii="FontbitDavid" w:hAnsi="FontbitDavid"/>
          <w:sz w:val="24"/>
          <w:rtl/>
        </w:rPr>
        <w:t>.</w:t>
      </w:r>
      <w:r>
        <w:rPr>
          <w:rFonts w:ascii="FontbitDavid" w:hAnsi="FontbitDavid" w:hint="cs"/>
          <w:sz w:val="24"/>
          <w:rtl/>
        </w:rPr>
        <w:t xml:space="preserve"> </w:t>
      </w:r>
      <w:ins w:id="95103" w:author="מנוע מכני" w:date="2026-10-11T12:04:39Z">
        <w:r>
          <w:rPr>
            <w:rFonts w:ascii="FontbitDavid" w:hAnsi="FontbitDavid" w:hint="cs"/>
            <w:sz w:val="24"/>
            <w:rtl/>
          </w:rPr>
          <w:t xml:space="preserve">וזה</w:t>
        </w:r>
      </w:ins>
      <w:del w:id="95104" w:author="מנוע מכני" w:date="2026-10-11T12:04:39Z">
        <w:r>
          <w:rPr>
            <w:rFonts w:ascii="FontbitDavid" w:hAnsi="FontbitDavid" w:hint="cs"/>
            <w:sz w:val="24"/>
            <w:rtl/>
          </w:rPr>
          <w:delText xml:space="preserve">והאי</w:delText>
        </w:r>
      </w:del>
      <w:r>
        <w:rPr>
          <w:rFonts w:ascii="FontbitDavid" w:hAnsi="FontbitDavid" w:hint="cs"/>
          <w:sz w:val="24"/>
          <w:rtl/>
        </w:rPr>
        <w:t xml:space="preserve"> דקרא </w:t>
      </w:r>
      <w:r>
        <w:rPr>
          <w:rStyle w:val="2fb"/>
          <w:rFonts w:ascii="FontbitDavid" w:hAnsi="FontbitDavid" w:hint="cs"/>
          <w:sz w:val="24"/>
          <w:rtl/>
        </w:rPr>
        <w:t xml:space="preserve">דר</w:t>
      </w:r>
      <w:ins w:id="90627" w:author="מנוע מכני" w:date="2026-10-11T12:04:39Z">
        <w:r>
          <w:rPr>
            <w:rStyle w:val="2fb"/>
            <w:rFonts w:ascii="FontbitDavid" w:hAnsi="FontbitDavid" w:hint="cs"/>
            <w:sz w:val="24"/>
            <w:rtl/>
          </w:rPr>
          <w:t xml:space="preserve">י"ו</w:t>
        </w:r>
      </w:ins>
      <w:del w:id="90628"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ins w:id="98203" w:author="מנוע מכני" w:date="2026-10-11T12:04:39Z">
        <w:r>
          <w:rPr>
            <w:rFonts w:ascii="FontbitDavid" w:hAnsi="FontbitDavid" w:hint="cs"/>
            <w:sz w:val="24"/>
            <w:rtl/>
          </w:rPr>
          <w:t xml:space="preserve">צריך</w:t>
        </w:r>
      </w:ins>
      <w:del w:id="98204" w:author="מנוע מכני" w:date="2026-10-11T12:04:39Z">
        <w:r>
          <w:rPr>
            <w:rFonts w:ascii="FontbitDavid" w:hAnsi="FontbitDavid" w:hint="cs"/>
            <w:sz w:val="24"/>
            <w:rtl/>
          </w:rPr>
          <w:delText xml:space="preserve">מיבעי</w:delText>
        </w:r>
      </w:del>
      <w:r>
        <w:rPr>
          <w:rFonts w:ascii="FontbitDavid" w:hAnsi="FontbitDavid" w:hint="cs"/>
          <w:sz w:val="24"/>
          <w:rtl/>
        </w:rPr>
        <w:t xml:space="preserve"> </w:t>
      </w:r>
      <w:r>
        <w:rPr>
          <w:rStyle w:val="2fb"/>
          <w:rFonts w:ascii="FontbitDavid" w:hAnsi="FontbitDavid" w:hint="cs"/>
          <w:sz w:val="24"/>
          <w:rtl/>
        </w:rPr>
        <w:t xml:space="preserve">לכרח</w:t>
      </w:r>
      <w:ins w:id="90629" w:author="מנוע מכני" w:date="2026-10-11T12:04:39Z">
        <w:r>
          <w:rPr>
            <w:rStyle w:val="2fb"/>
            <w:rFonts w:ascii="FontbitDavid" w:hAnsi="FontbitDavid" w:hint="cs"/>
            <w:sz w:val="24"/>
            <w:rtl/>
          </w:rPr>
          <w:t xml:space="preserve">ב"פ</w:t>
        </w:r>
      </w:ins>
      <w:del w:id="90630" w:author="מנוע מכני" w:date="2026-10-11T12:04:39Z">
        <w:r>
          <w:rPr>
            <w:rFonts w:ascii="FontbitDavid" w:hAnsi="FontbitDavid" w:hint="cs"/>
            <w:sz w:val="24"/>
            <w:rtl/>
          </w:rPr>
          <w:delText xml:space="preserve">ב''פ</w:delText>
        </w:r>
      </w:del>
      <w:r w:rsidRPr="00B078C3">
        <w:rPr>
          <w:rFonts w:ascii="FontbitDavid" w:hAnsi="FontbitDavid"/>
          <w:sz w:val="24"/>
          <w:rtl/>
        </w:rPr>
        <w:t xml:space="preserve">: אותו מלאך הממונה על ההריון לילה שמו, ונוטל טפה ומעמידה לפני </w:t>
      </w:r>
      <w:r w:rsidRPr="00172AE0">
        <w:rPr>
          <w:rFonts w:ascii="FontbitDavid" w:hAnsi="FontbitDavid"/>
          <w:sz w:val="24"/>
          <w:rtl/>
        </w:rPr>
        <w:t xml:space="preserve">הק</w:t>
      </w:r>
      <w:ins w:id="90631" w:author="מנוע מכני" w:date="2026-10-11T12:04:39Z">
        <w:r>
          <w:rPr>
            <w:rFonts w:ascii="FontbitDavid" w:hAnsi="FontbitDavid"/>
            <w:sz w:val="24"/>
            <w:rtl/>
          </w:rPr>
          <w:t xml:space="preserve">ב"ה</w:t>
        </w:r>
      </w:ins>
      <w:del w:id="90632" w:author="מנוע מכני" w:date="2026-10-11T12:04:39Z">
        <w:r w:rsidRPr="00172AE0">
          <w:rPr>
            <w:rFonts w:ascii="FontbitDavid" w:hAnsi="FontbitDavid"/>
            <w:sz w:val="24"/>
            <w:rtl/>
          </w:rPr>
          <w:delText xml:space="preserve">ב''ה</w:delText>
        </w:r>
      </w:del>
      <w:r w:rsidRPr="00B078C3">
        <w:rPr>
          <w:rFonts w:ascii="FontbitDavid" w:hAnsi="FontbitDavid"/>
          <w:sz w:val="24"/>
          <w:rtl/>
        </w:rPr>
        <w:t xml:space="preserve">, ואומר לפניו: </w:t>
      </w:r>
      <w:r w:rsidRPr="00B078C3">
        <w:rPr>
          <w:rStyle w:val="2fb"/>
          <w:rFonts w:ascii="FontbitDavid" w:hAnsi="FontbitDavid"/>
          <w:sz w:val="24"/>
          <w:rtl/>
        </w:rPr>
        <w:t xml:space="preserve">רבש"ע</w:t>
      </w:r>
      <w:r w:rsidRPr="00B078C3">
        <w:rPr>
          <w:rFonts w:ascii="FontbitDavid" w:hAnsi="FontbitDavid"/>
          <w:sz w:val="24"/>
          <w:rtl/>
        </w:rPr>
        <w:t xml:space="preserve">, טפה זו מה תהא </w:t>
      </w:r>
      <w:ins w:id="95101" w:author="מנוע מכני" w:date="2026-10-11T12:04:39Z">
        <w:r>
          <w:rPr>
            <w:rFonts w:ascii="FontbitDavid" w:hAnsi="FontbitDavid"/>
            <w:sz w:val="24"/>
            <w:rtl/>
          </w:rPr>
          <w:t xml:space="preserve">עליו</w:t>
        </w:r>
      </w:ins>
      <w:del w:id="9510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גבור או חלש, חכם או טיפש, עשיר או עני? </w:t>
      </w:r>
    </w:p>
    <w:p w:rsidR="00E403F0" w:rsidRPr="00B078C3" w:rsidRDefault="00E403F0" w:rsidP="00E403F0">
      <w:pPr>
        <w:ind w:firstLine="0"/>
        <w:rPr>
          <w:rFonts w:ascii="FontbitDavid" w:hAnsi="FontbitDavid"/>
          <w:sz w:val="24"/>
          <w:rtl/>
        </w:rPr>
      </w:pPr>
      <w:r w:rsidRPr="00B078C3">
        <w:rPr>
          <w:rFonts w:ascii="FontbitDavid" w:hAnsi="FontbitDavid"/>
          <w:sz w:val="24"/>
          <w:rtl/>
        </w:rPr>
        <w:t xml:space="preserve">ואילו רשע או צדיק - </w:t>
      </w:r>
      <w:r w:rsidRPr="00B078C3">
        <w:rPr>
          <w:rFonts w:ascii="FontbitDavid" w:hAnsi="FontbitDavid"/>
          <w:sz w:val="24"/>
          <w:rtl/>
        </w:rPr>
        <w:t xml:space="preserve">לא</w:t>
      </w:r>
      <w:r w:rsidRPr="00B078C3">
        <w:rPr>
          <w:rFonts w:ascii="FontbitDavid" w:hAnsi="FontbitDavid"/>
          <w:sz w:val="24"/>
          <w:rtl/>
        </w:rPr>
        <w:t xml:space="preserve"> </w:t>
      </w:r>
      <w:ins w:id="95105" w:author="מנוע מכני" w:date="2026-10-11T12:04:39Z">
        <w:r>
          <w:rPr>
            <w:rFonts w:ascii="FontbitDavid" w:hAnsi="FontbitDavid"/>
            <w:sz w:val="24"/>
            <w:rtl/>
          </w:rPr>
          <w:t xml:space="preserve">אומר</w:t>
        </w:r>
      </w:ins>
      <w:del w:id="95106"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r w:rsidRPr="00B078C3">
        <w:rPr>
          <w:rStyle w:val="2fb"/>
          <w:rFonts w:ascii="FontbitDavid" w:hAnsi="FontbitDavid"/>
          <w:sz w:val="24"/>
          <w:rtl/>
        </w:rPr>
        <w:t xml:space="preserve">כד</w:t>
      </w:r>
      <w:ins w:id="90633" w:author="מנוע מכני" w:date="2026-10-11T12:04:39Z">
        <w:r>
          <w:rPr>
            <w:rStyle w:val="2fb"/>
            <w:rFonts w:ascii="FontbitDavid" w:hAnsi="FontbitDavid"/>
            <w:sz w:val="24"/>
            <w:rtl/>
          </w:rPr>
          <w:t xml:space="preserve">ר"ח</w:t>
        </w:r>
      </w:ins>
      <w:del w:id="90634"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''ח</w:delText>
        </w:r>
      </w:del>
      <w:r w:rsidRPr="00B078C3">
        <w:rPr>
          <w:rFonts w:ascii="FontbitDavid" w:hAnsi="FontbitDavid"/>
          <w:sz w:val="24"/>
          <w:rtl/>
        </w:rPr>
        <w:t xml:space="preserve">: הכל בידי שמים - חוץ מיראת שמים, שנאמר </w:t>
      </w:r>
      <w:r>
        <w:rPr>
          <w:rFonts w:ascii="FontbitDavid" w:hAnsi="FontbitDavid" w:hint="cs"/>
          <w:sz w:val="24"/>
          <w:rtl/>
        </w:rPr>
        <w:t>'</w:t>
      </w:r>
      <w:r w:rsidRPr="00B078C3">
        <w:rPr>
          <w:rStyle w:val="afffff0"/>
          <w:rFonts w:ascii="FontbitDavid" w:hAnsi="FontbitDavid"/>
          <w:sz w:val="24"/>
          <w:rtl/>
        </w:rPr>
        <w:t xml:space="preserve">ועתה ישראל מה ה</w:t>
      </w:r>
      <w:r w:rsidRPr="00B078C3">
        <w:rPr>
          <w:rFonts w:ascii="FontbitDavid" w:hAnsi="FontbitDavid"/>
          <w:sz w:val="24"/>
          <w:rtl/>
        </w:rPr>
        <w:t xml:space="preserve">' אלהיך שואל מעמך כי אם ליראה וגו'.</w:t>
      </w:r>
    </w:p>
    <w:p w:rsidR="00E403F0" w:rsidRPr="00B078C3" w:rsidRDefault="00E403F0" w:rsidP="00E403F0">
      <w:pPr>
        <w:rPr>
          <w:rFonts w:ascii="FontbitDavid" w:hAnsi="FontbitDavid"/>
          <w:sz w:val="24"/>
          <w:rtl/>
        </w:rPr>
      </w:pPr>
      <w:r w:rsidRPr="009377FB">
        <w:rPr>
          <w:rStyle w:val="2fb"/>
          <w:rFonts w:ascii="FontbitDavid" w:hAnsi="FontbitDavid"/>
          <w:b/>
          <w:bCs/>
          <w:sz w:val="24"/>
          <w:rtl/>
        </w:rPr>
        <w:t>ור</w:t>
      </w:r>
      <w:ins w:id="90635" w:author="מנוע מכני" w:date="2026-10-11T12:04:39Z">
        <w:r>
          <w:rPr>
            <w:rStyle w:val="2fb"/>
            <w:rFonts w:ascii="FontbitDavid" w:hAnsi="FontbitDavid" w:hint="cs"/>
            <w:b/>
            <w:bCs/>
            <w:sz w:val="24"/>
            <w:rtl/>
          </w:rPr>
          <w:t xml:space="preserve">י"ו</w:t>
        </w:r>
      </w:ins>
      <w:del w:id="90636" w:author="מנוע מכני" w:date="2026-10-11T12:04:39Z">
        <w:r w:rsidRPr="009377FB">
          <w:rPr>
            <w:rFonts w:ascii="FontbitDavid" w:hAnsi="FontbitDavid" w:hint="cs"/>
            <w:b/>
            <w:bCs/>
            <w:sz w:val="24"/>
            <w:rtl/>
          </w:rPr>
          <w:delText xml:space="preserve">י''ו</w:delText>
        </w:r>
      </w:del>
      <w:r>
        <w:rPr>
          <w:rFonts w:ascii="FontbitDavid" w:hAnsi="FontbitDavid" w:hint="cs"/>
          <w:sz w:val="24"/>
          <w:rtl/>
        </w:rPr>
        <w:t xml:space="preserve"> </w:t>
      </w:r>
      <w:r w:rsidRPr="00B078C3">
        <w:rPr>
          <w:rFonts w:ascii="FontbitDavid" w:hAnsi="FontbitDavid"/>
          <w:sz w:val="24"/>
          <w:rtl/>
        </w:rPr>
        <w:t xml:space="preserve">א"כ</w:t>
      </w:r>
      <w:r w:rsidRPr="00B078C3">
        <w:rPr>
          <w:rFonts w:ascii="FontbitDavid" w:hAnsi="FontbitDavid"/>
          <w:sz w:val="24"/>
          <w:rtl/>
        </w:rPr>
        <w:t xml:space="preserve"> נכתוב קרא גבר הורה, </w:t>
      </w:r>
      <w:ins w:id="95107" w:author="מנוע מכני" w:date="2026-10-11T12:04:39Z">
        <w:r>
          <w:rPr>
            <w:rFonts w:ascii="FontbitDavid" w:hAnsi="FontbitDavid"/>
            <w:sz w:val="24"/>
            <w:rtl/>
          </w:rPr>
          <w:t xml:space="preserve">מה</w:t>
        </w:r>
      </w:ins>
      <w:del w:id="9510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הורה גבר? לילה ניתן להריון, ויום </w:t>
      </w:r>
      <w:r w:rsidRPr="00B078C3">
        <w:rPr>
          <w:rFonts w:ascii="FontbitDavid" w:hAnsi="FontbitDavid"/>
          <w:sz w:val="24"/>
          <w:rtl/>
        </w:rPr>
        <w:t xml:space="preserve">לא</w:t>
      </w:r>
      <w:r w:rsidRPr="00B078C3">
        <w:rPr>
          <w:rFonts w:ascii="FontbitDavid" w:hAnsi="FontbitDavid"/>
          <w:sz w:val="24"/>
          <w:rtl/>
        </w:rPr>
        <w:t xml:space="preserve"> ניתן להריון.</w:t>
      </w:r>
    </w:p>
    <w:p w:rsidR="00E403F0" w:rsidRPr="00B078C3" w:rsidRDefault="00E403F0" w:rsidP="00E403F0">
      <w:pPr>
        <w:rPr>
          <w:rFonts w:ascii="FontbitDavid" w:hAnsi="FontbitDavid"/>
          <w:sz w:val="24"/>
          <w:rtl/>
        </w:rPr>
      </w:pPr>
      <w:r w:rsidRPr="009377FB">
        <w:rPr>
          <w:rStyle w:val="2fb"/>
          <w:rFonts w:ascii="FontbitDavid" w:hAnsi="FontbitDavid"/>
          <w:b/>
          <w:bCs/>
          <w:sz w:val="24"/>
          <w:rtl/>
        </w:rPr>
        <w:t>ור</w:t>
      </w:r>
      <w:ins w:id="90637" w:author="מנוע מכני" w:date="2026-10-11T12:04:39Z">
        <w:r>
          <w:rPr>
            <w:rStyle w:val="2fb"/>
            <w:rFonts w:ascii="FontbitDavid" w:hAnsi="FontbitDavid" w:hint="cs"/>
            <w:b/>
            <w:bCs/>
            <w:sz w:val="24"/>
            <w:rtl/>
          </w:rPr>
          <w:t xml:space="preserve">י"ו</w:t>
        </w:r>
      </w:ins>
      <w:del w:id="90638" w:author="מנוע מכני" w:date="2026-10-11T12:04:39Z">
        <w:r w:rsidRPr="009377FB">
          <w:rPr>
            <w:rFonts w:ascii="FontbitDavid" w:hAnsi="FontbitDavid" w:hint="cs"/>
            <w:b/>
            <w:bCs/>
            <w:sz w:val="24"/>
            <w:rtl/>
          </w:rPr>
          <w:delText xml:space="preserve">י''ו</w:delText>
        </w:r>
      </w:del>
      <w:r>
        <w:rPr>
          <w:rFonts w:ascii="FontbitDavid" w:hAnsi="FontbitDavid" w:hint="cs"/>
          <w:sz w:val="24"/>
          <w:rtl/>
        </w:rPr>
        <w:t xml:space="preserve"> </w:t>
      </w:r>
      <w:ins w:id="95109" w:author="מנוע מכני" w:date="2026-10-11T12:04:39Z">
        <w:r>
          <w:rPr>
            <w:rFonts w:ascii="FontbitDavid" w:hAnsi="FontbitDavid"/>
            <w:sz w:val="24"/>
            <w:rtl/>
          </w:rPr>
          <w:t xml:space="preserve">זה</w:t>
        </w:r>
      </w:ins>
      <w:del w:id="9511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קרא </w:t>
      </w:r>
      <w:r w:rsidRPr="00B078C3">
        <w:rPr>
          <w:rStyle w:val="2fb"/>
          <w:rFonts w:ascii="FontbitDavid" w:hAnsi="FontbitDavid"/>
          <w:sz w:val="24"/>
          <w:rtl/>
        </w:rPr>
        <w:t xml:space="preserve">דר"ל</w:t>
      </w:r>
      <w:r w:rsidRPr="00B078C3">
        <w:rPr>
          <w:rFonts w:ascii="FontbitDavid" w:hAnsi="FontbitDavid"/>
          <w:sz w:val="24"/>
          <w:rtl/>
        </w:rPr>
        <w:t xml:space="preserve"> </w:t>
      </w:r>
      <w:r>
        <w:rPr>
          <w:rFonts w:ascii="FontbitDavid" w:hAnsi="FontbitDavid" w:hint="cs"/>
          <w:sz w:val="24"/>
          <w:rtl/>
        </w:rPr>
        <w:t>מ</w:t>
      </w:r>
      <w:r w:rsidRPr="00B078C3">
        <w:rPr>
          <w:rFonts w:ascii="FontbitDavid" w:hAnsi="FontbitDavid"/>
          <w:sz w:val="24"/>
          <w:rtl/>
        </w:rPr>
        <w:t xml:space="preserve">בעי לי' לכדכתיב בספר בן סירא: שלשה שנאתי וארבעה </w:t>
      </w:r>
      <w:r w:rsidRPr="00B078C3">
        <w:rPr>
          <w:rFonts w:ascii="FontbitDavid" w:hAnsi="FontbitDavid"/>
          <w:sz w:val="24"/>
          <w:rtl/>
        </w:rPr>
        <w:t xml:space="preserve">לא</w:t>
      </w:r>
      <w:r w:rsidRPr="00B078C3">
        <w:rPr>
          <w:rFonts w:ascii="FontbitDavid" w:hAnsi="FontbitDavid"/>
          <w:sz w:val="24"/>
          <w:rtl/>
        </w:rPr>
        <w:t xml:space="preserve"> אהבתי, שר</w:t>
      </w:r>
      <w:r>
        <w:rPr>
          <w:rFonts w:ascii="FontbitDavid" w:hAnsi="FontbitDavid" w:hint="cs"/>
          <w:sz w:val="24"/>
          <w:rtl/>
        </w:rPr>
        <w:t xml:space="preserve">[</w:t>
      </w:r>
      <w:ins w:id="90639" w:author="מנוע מכני" w:date="2026-10-11T12:04:39Z">
        <w:r>
          <w:rPr>
            <w:rFonts w:ascii="FontbitDavid" w:hAnsi="FontbitDavid" w:hint="cs"/>
            <w:sz w:val="24"/>
            <w:rtl/>
          </w:rPr>
          <w:t xml:space="preserve">ת"ח</w:t>
        </w:r>
      </w:ins>
      <w:del w:id="90640" w:author="מנוע מכני" w:date="2026-10-11T12:04:39Z">
        <w:r>
          <w:rPr>
            <w:rFonts w:ascii="FontbitDavid" w:hAnsi="FontbitDavid" w:hint="cs"/>
            <w:sz w:val="24"/>
            <w:rtl/>
          </w:rPr>
          <w:delText xml:space="preserve">ת''ח</w:delText>
        </w:r>
      </w:del>
      <w:r>
        <w:rPr>
          <w:rFonts w:ascii="FontbitDavid" w:hAnsi="FontbitDavid" w:hint="cs"/>
          <w:sz w:val="24"/>
          <w:rtl/>
        </w:rPr>
        <w:t xml:space="preserve">]</w:t>
      </w:r>
      <w:r w:rsidRPr="00B078C3">
        <w:rPr>
          <w:rFonts w:ascii="FontbitDavid" w:hAnsi="FontbitDavid"/>
          <w:sz w:val="24"/>
          <w:rtl/>
        </w:rPr>
        <w:t xml:space="preserve"> הנרגל</w:t>
      </w:r>
      <w:r>
        <w:rPr>
          <w:rFonts w:ascii="FontbitDavid" w:hAnsi="FontbitDavid" w:hint="cs"/>
          <w:sz w:val="24"/>
          <w:rtl/>
        </w:rPr>
        <w:t xml:space="preserve"> [נרגן או נרגז]</w:t>
      </w:r>
      <w:ins w:id="96675" w:author="מנוע מכני" w:date="2026-10-11T12:04:39Z">
        <w:r>
          <w:rPr>
            <w:rFonts w:ascii="FontbitDavid" w:hAnsi="FontbitDavid" w:hint="cs"/>
            <w:sz w:val="24"/>
            <w:rtl/>
          </w:rPr>
          <w:t xml:space="preserve"> </w:t>
        </w:r>
      </w:ins>
      <w:del w:id="9667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ב</w:t>
      </w:r>
      <w:r>
        <w:rPr>
          <w:rFonts w:ascii="FontbitDavid" w:hAnsi="FontbitDavid"/>
          <w:sz w:val="24"/>
          <w:rtl/>
        </w:rPr>
        <w:t xml:space="preserve">בית המשתאות, </w:t>
      </w:r>
      <w:r w:rsidRPr="00B078C3">
        <w:rPr>
          <w:rFonts w:ascii="FontbitDavid" w:hAnsi="FontbitDavid"/>
          <w:sz w:val="24"/>
          <w:rtl/>
        </w:rPr>
        <w:t>והמושיב שבת במרומי קרת, והאוחז באמה ומשתין מים, והנכנס לבית חבירו פתאום.</w:t>
      </w:r>
      <w:ins w:id="96677" w:author="מנוע מכני" w:date="2026-10-11T12:04:39Z">
        <w:r>
          <w:rPr>
            <w:rFonts w:ascii="FontbitDavid" w:hAnsi="FontbitDavid" w:hint="cs"/>
            <w:sz w:val="24"/>
            <w:rtl/>
          </w:rPr>
          <w:t xml:space="preserve"> </w:t>
        </w:r>
      </w:ins>
      <w:del w:id="96678" w:author="מנוע מכני" w:date="2026-10-11T12:04:39Z">
        <w:r>
          <w:rPr>
            <w:rFonts w:ascii="FontbitDavid" w:hAnsi="FontbitDavid" w:hint="cs"/>
            <w:sz w:val="24"/>
            <w:rtl/>
          </w:rPr>
          <w:delText xml:space="preserve">  </w:delText>
        </w:r>
      </w:del>
      <w:r>
        <w:rPr>
          <w:rStyle w:val="2fb"/>
          <w:rFonts w:ascii="FontbitDavid" w:hAnsi="FontbitDavid" w:hint="cs"/>
          <w:sz w:val="24"/>
          <w:rtl/>
        </w:rPr>
        <w:t xml:space="preserve">ואר</w:t>
      </w:r>
      <w:ins w:id="90641" w:author="מנוע מכני" w:date="2026-10-11T12:04:39Z">
        <w:r>
          <w:rPr>
            <w:rStyle w:val="2fb"/>
            <w:rFonts w:ascii="FontbitDavid" w:hAnsi="FontbitDavid" w:hint="cs"/>
            <w:sz w:val="24"/>
            <w:rtl/>
          </w:rPr>
          <w:t xml:space="preserve">י"ו</w:t>
        </w:r>
      </w:ins>
      <w:del w:id="90642" w:author="מנוע מכני" w:date="2026-10-11T12:04:39Z">
        <w:r>
          <w:rPr>
            <w:rFonts w:ascii="FontbitDavid" w:hAnsi="FontbitDavid" w:hint="cs"/>
            <w:sz w:val="24"/>
            <w:rtl/>
          </w:rPr>
          <w:delText xml:space="preserve">י''ו</w:delText>
        </w:r>
      </w:del>
      <w:r w:rsidRPr="00B078C3">
        <w:rPr>
          <w:rFonts w:ascii="FontbitDavid" w:hAnsi="FontbitDavid"/>
          <w:sz w:val="24"/>
          <w:rtl/>
        </w:rPr>
        <w:t xml:space="preserve">: </w:t>
      </w:r>
      <w:ins w:id="92979" w:author="מנוע מכני" w:date="2026-10-11T12:04:39Z">
        <w:r>
          <w:rPr>
            <w:rFonts w:ascii="FontbitDavid" w:hAnsi="FontbitDavid"/>
            <w:sz w:val="24"/>
            <w:rtl/>
          </w:rPr>
          <w:t xml:space="preserve">ואפי'</w:t>
        </w:r>
      </w:ins>
      <w:del w:id="92980"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לביתו.</w:t>
      </w:r>
    </w:p>
    <w:p>
      <w:pPr>
        <w:pStyle w:val="afffff8"/>
        <w:rPr>
          <w:ins w:id="90565" w:author="קלוד" w:date="2026-10-11T12:23:38Z"/>
        </w:rPr>
      </w:pPr>
      <w:ins w:id="90566" w:author="קלוד" w:date="2026-10-11T12:23:38Z">
        <w:r>
          <w:rPr>
            <w:color w:val="7B3F00"/>
          </w:rPr>
          <w:t xml:space="preserve">ארבעה דברים שהקב"ה שונאן</w:t>
        </w:r>
      </w:ins>
    </w:p>
    <w:p>
      <w:pPr>
        <w:pStyle w:val="38"/>
        <w:rPr>
          <w:ins w:id="99231" w:author="מנוע מכני" w:date="2026-10-11T12:04:39Z"/>
        </w:rPr>
      </w:pPr>
      <w:del w:id="99230" w:author="מנוע מכני" w:date="2026-10-11T12:04:39Z">
        <w:r w:rsidRPr="00E744B3">
          <w:delText xml:space="preserve">•</w:delText>
        </w:r>
      </w:del>
      <w:r w:rsidRPr="00E744B3">
        <w:t xml:space="preserve"> </w:t>
      </w:r>
      <w:r>
        <w:t xml:space="preserve">ארש</w:t>
      </w:r>
      <w:ins w:id="90643" w:author="מנוע מכני" w:date="2026-10-11T12:04:39Z">
        <w:r>
          <w:t xml:space="preserve">ב"י</w:t>
        </w:r>
      </w:ins>
      <w:del w:id="90644" w:author="מנוע מכני" w:date="2026-10-11T12:04:39Z">
        <w:r>
          <w:delText xml:space="preserve">ב''י</w:delText>
        </w:r>
      </w:del>
      <w:r w:rsidRPr="00B078C3">
        <w:t xml:space="preserve">:</w:t>
      </w:r>
    </w:p>
    <w:p w:rsidR="00E403F0" w:rsidRPr="00B078C3" w:rsidRDefault="00E403F0" w:rsidP="00E403F0">
      <w:pPr>
        <w:rPr>
          <w:rFonts w:ascii="FontbitDavid" w:hAnsi="FontbitDavid"/>
          <w:sz w:val="24"/>
          <w:rtl/>
        </w:rPr>
      </w:pPr>
      <w:del w:id="992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ארבעה דברים </w:t>
      </w:r>
      <w:r w:rsidRPr="00172AE0">
        <w:rPr>
          <w:rFonts w:ascii="FontbitDavid" w:hAnsi="FontbitDavid"/>
          <w:sz w:val="24"/>
          <w:rtl/>
        </w:rPr>
        <w:t xml:space="preserve">הק</w:t>
      </w:r>
      <w:ins w:id="90645" w:author="מנוע מכני" w:date="2026-10-11T12:04:39Z">
        <w:r>
          <w:rPr>
            <w:rFonts w:ascii="FontbitDavid" w:hAnsi="FontbitDavid"/>
            <w:sz w:val="24"/>
            <w:rtl/>
          </w:rPr>
          <w:t xml:space="preserve">ב"ה</w:t>
        </w:r>
      </w:ins>
      <w:del w:id="90646" w:author="מנוע מכני" w:date="2026-10-11T12:04:39Z">
        <w:r w:rsidRPr="00172AE0">
          <w:rPr>
            <w:rFonts w:ascii="FontbitDavid" w:hAnsi="FontbitDavid"/>
            <w:sz w:val="24"/>
            <w:rtl/>
          </w:rPr>
          <w:delText xml:space="preserve">ב''ה</w:delText>
        </w:r>
      </w:del>
      <w:r w:rsidRPr="00B078C3">
        <w:rPr>
          <w:rFonts w:ascii="FontbitDavid" w:hAnsi="FontbitDavid"/>
          <w:sz w:val="24"/>
          <w:rtl/>
        </w:rPr>
        <w:t xml:space="preserve"> שונאן </w:t>
      </w:r>
      <w:r w:rsidRPr="009377FB">
        <w:rPr>
          <w:rFonts w:ascii="FontbitDavid" w:hAnsi="FontbitDavid"/>
          <w:b/>
          <w:bCs/>
          <w:sz w:val="24"/>
          <w:rtl/>
        </w:rPr>
        <w:t>ואני</w:t>
      </w:r>
      <w:r w:rsidRPr="00B078C3">
        <w:rPr>
          <w:rFonts w:ascii="FontbitDavid" w:hAnsi="FontbitDavid"/>
          <w:sz w:val="24"/>
          <w:rtl/>
        </w:rPr>
        <w:t xml:space="preserve"> איני אוהבן</w:t>
      </w:r>
      <w:ins w:id="96679" w:author="מנוע מכני" w:date="2026-10-11T12:04:39Z">
        <w:r>
          <w:rPr>
            <w:rFonts w:ascii="FontbitDavid" w:hAnsi="FontbitDavid"/>
            <w:sz w:val="24"/>
            <w:rtl/>
          </w:rPr>
          <w:t xml:space="preserve">,</w:t>
        </w:r>
      </w:ins>
      <w:del w:id="96680" w:author="מנוע מכני" w:date="2026-10-11T12:04:39Z">
        <w:r w:rsidRPr="00B078C3">
          <w:rPr>
            <w:rFonts w:ascii="FontbitDavid" w:hAnsi="FontbitDavid"/>
            <w:sz w:val="24"/>
            <w:rtl/>
          </w:rPr>
          <w:delText xml:space="preserve">;</w:delText>
        </w:r>
      </w:del>
    </w:p>
    <w:p w:rsidR="00E403F0" w:rsidRDefault="00E403F0" w:rsidP="00E403F0">
      <w:pPr>
        <w:ind w:left="1628"/>
        <w:rPr>
          <w:rFonts w:ascii="FontbitDavid" w:hAnsi="FontbitDavid"/>
          <w:sz w:val="24"/>
          <w:rtl/>
        </w:rPr>
      </w:pPr>
      <w:r w:rsidRPr="00B078C3">
        <w:rPr>
          <w:rFonts w:ascii="FontbitDavid" w:hAnsi="FontbitDavid"/>
          <w:sz w:val="24"/>
          <w:rtl/>
        </w:rPr>
        <w:t xml:space="preserve">הנכנס לביתו פתאום, </w:t>
      </w:r>
      <w:r w:rsidRPr="00B078C3">
        <w:rPr>
          <w:rFonts w:ascii="FontbitDavid" w:hAnsi="FontbitDavid"/>
          <w:sz w:val="24"/>
          <w:rtl/>
        </w:rPr>
        <w:t xml:space="preserve">ואצ"ל</w:t>
      </w:r>
      <w:r w:rsidRPr="00B078C3">
        <w:rPr>
          <w:rFonts w:ascii="FontbitDavid" w:hAnsi="FontbitDavid"/>
          <w:sz w:val="24"/>
          <w:rtl/>
        </w:rPr>
        <w:t xml:space="preserve"> - לבית חבירו, </w:t>
      </w:r>
    </w:p>
    <w:p w:rsidR="00E403F0" w:rsidRDefault="00E403F0" w:rsidP="00E403F0">
      <w:pPr>
        <w:ind w:left="1628"/>
        <w:rPr>
          <w:rFonts w:ascii="FontbitDavid" w:hAnsi="FontbitDavid"/>
          <w:sz w:val="24"/>
          <w:rtl/>
        </w:rPr>
      </w:pPr>
      <w:r w:rsidRPr="00B078C3">
        <w:rPr>
          <w:rFonts w:ascii="FontbitDavid" w:hAnsi="FontbitDavid"/>
          <w:sz w:val="24"/>
          <w:rtl/>
        </w:rPr>
        <w:t xml:space="preserve">והאוחז באמה ומשתין מים, </w:t>
      </w:r>
    </w:p>
    <w:p w:rsidR="00E403F0" w:rsidRDefault="00E403F0" w:rsidP="00E403F0">
      <w:pPr>
        <w:ind w:left="1628"/>
        <w:rPr>
          <w:rFonts w:ascii="FontbitDavid" w:hAnsi="FontbitDavid"/>
          <w:sz w:val="24"/>
          <w:rtl/>
        </w:rPr>
      </w:pPr>
      <w:r w:rsidRPr="00B078C3">
        <w:rPr>
          <w:rFonts w:ascii="FontbitDavid" w:hAnsi="FontbitDavid"/>
          <w:sz w:val="24"/>
          <w:rtl/>
        </w:rPr>
        <w:t xml:space="preserve">ומשתין מים ערום לפני מטתו, </w:t>
      </w:r>
    </w:p>
    <w:p w:rsidR="00E403F0" w:rsidRDefault="00E403F0" w:rsidP="00E403F0">
      <w:pPr>
        <w:ind w:left="1628"/>
        <w:rPr>
          <w:rFonts w:ascii="FontbitDavid" w:hAnsi="FontbitDavid"/>
          <w:sz w:val="24"/>
          <w:rtl/>
        </w:rPr>
      </w:pPr>
      <w:r w:rsidRPr="00B078C3">
        <w:rPr>
          <w:rFonts w:ascii="FontbitDavid" w:hAnsi="FontbitDavid"/>
          <w:sz w:val="24"/>
          <w:rtl/>
        </w:rPr>
        <w:t>והמשמש מטתו בפני כל חי.</w:t>
      </w:r>
    </w:p>
    <w:p w:rsidR="00E403F0" w:rsidRPr="00B078C3" w:rsidRDefault="00E403F0" w:rsidP="00E403F0">
      <w:pPr>
        <w:pStyle w:val="afff3"/>
        <w:framePr w:wrap="around"/>
        <w:rPr>
          <w:rtl/>
        </w:rPr>
      </w:pPr>
      <w:r>
        <w:rPr>
          <w:rFonts w:hint="cs"/>
          <w:rtl/>
        </w:rPr>
        <w:t>יז.</w:t>
      </w:r>
    </w:p>
    <w:p>
      <w:pPr>
        <w:pStyle w:val="38"/>
        <w:rPr>
          <w:ins w:id="99233" w:author="מנוע מכני" w:date="2026-10-11T12:04:39Z"/>
        </w:rPr>
      </w:pPr>
      <w:ins w:id="90647" w:author="מנוע מכני" w:date="2026-10-11T12:04:39Z">
        <w:del w:id="101851" w:author="מנוע מכני" w:date="2026-10-11T12:04:39Z">
          <w:r>
            <w:delText xml:space="preserve">א"ל</w:delText>
          </w:r>
          <w:r>
            <w:delText xml:space="preserve"> </w:delText>
          </w:r>
        </w:del>
      </w:ins>
      <w:del w:id="90648" w:author="מנוע מכני" w:date="2026-10-11T12:04:39Z">
        <w:r>
          <w:delText xml:space="preserve">א''ל</w:delText>
        </w:r>
      </w:del>
      <w:ins w:id="90649" w:author="מנוע מכני" w:date="2026-10-11T12:04:39Z">
        <w:r>
          <w:t xml:space="preserve">ר"י</w:t>
        </w:r>
      </w:ins>
      <w:del w:id="90650" w:author="מנוע מכני" w:date="2026-10-11T12:04:39Z">
        <w:r>
          <w:delText xml:space="preserve">ר''י</w:delText>
        </w:r>
      </w:del>
      <w:r>
        <w:t xml:space="preserve"> לשמואל</w:t>
      </w:r>
      <w:r w:rsidRPr="00B078C3">
        <w:t xml:space="preserve">:</w:t>
      </w:r>
    </w:p>
    <w:p w:rsidR="00E403F0" w:rsidRDefault="00E403F0" w:rsidP="00E403F0">
      <w:pPr>
        <w:rPr>
          <w:rFonts w:ascii="FontbitDavid" w:hAnsi="FontbitDavid"/>
          <w:sz w:val="24"/>
          <w:rtl/>
        </w:rPr>
      </w:pPr>
      <w:del w:id="992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ואפי' לפני עכברים? </w:t>
      </w:r>
    </w:p>
    <w:p>
      <w:pPr>
        <w:pStyle w:val="38"/>
        <w:rPr>
          <w:ins w:id="99235" w:author="מנוע מכני" w:date="2026-10-11T12:04:39Z"/>
        </w:rPr>
      </w:pPr>
      <w:r w:rsidRPr="00B078C3">
        <w:t xml:space="preserve">א"ל</w:t>
      </w:r>
      <w:r w:rsidRPr="00B078C3">
        <w:t xml:space="preserve">:</w:t>
      </w:r>
    </w:p>
    <w:p w:rsidR="00E403F0" w:rsidRPr="00B078C3" w:rsidRDefault="00E403F0" w:rsidP="00E403F0">
      <w:pPr>
        <w:rPr>
          <w:rFonts w:ascii="FontbitDavid" w:hAnsi="FontbitDavid"/>
          <w:sz w:val="24"/>
          <w:rtl/>
        </w:rPr>
      </w:pPr>
      <w:del w:id="992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שיננא, </w:t>
      </w:r>
      <w:r w:rsidRPr="00B078C3">
        <w:rPr>
          <w:rFonts w:ascii="FontbitDavid" w:hAnsi="FontbitDavid"/>
          <w:sz w:val="24"/>
          <w:rtl/>
        </w:rPr>
        <w:t xml:space="preserve">לא</w:t>
      </w:r>
      <w:r w:rsidRPr="00B078C3">
        <w:rPr>
          <w:rFonts w:ascii="FontbitDavid" w:hAnsi="FontbitDavid"/>
          <w:sz w:val="24"/>
          <w:rtl/>
        </w:rPr>
        <w:t xml:space="preserve">, אלא כגון של בית פלוני שמשמשין מטותיהן בפני עבדיהם ושפחותיהם.</w:t>
      </w:r>
    </w:p>
    <w:p w:rsidR="00E403F0" w:rsidRPr="00B078C3" w:rsidRDefault="00E403F0" w:rsidP="00E403F0">
      <w:pPr>
        <w:rPr>
          <w:rFonts w:ascii="FontbitDavid" w:hAnsi="FontbitDavid"/>
          <w:sz w:val="24"/>
          <w:rtl/>
        </w:rPr>
      </w:pPr>
      <w:ins w:id="98205" w:author="מנוע מכני" w:date="2026-10-11T12:04:39Z">
        <w:r>
          <w:rPr>
            <w:rFonts w:ascii="FontbitDavid" w:hAnsi="FontbitDavid"/>
            <w:sz w:val="24"/>
            <w:rtl/>
          </w:rPr>
          <w:t xml:space="preserve">והם</w:t>
        </w:r>
      </w:ins>
      <w:del w:id="98206" w:author="מנוע מכני" w:date="2026-10-11T12:04:39Z">
        <w:r w:rsidRPr="00B078C3">
          <w:rPr>
            <w:rFonts w:ascii="FontbitDavid" w:hAnsi="FontbitDavid"/>
            <w:sz w:val="24"/>
            <w:rtl/>
          </w:rPr>
          <w:delText xml:space="preserve">ואינהו</w:delText>
        </w:r>
      </w:del>
      <w:r w:rsidRPr="00B078C3">
        <w:rPr>
          <w:rFonts w:ascii="FontbitDavid" w:hAnsi="FontbitDavid"/>
          <w:sz w:val="24"/>
          <w:rtl/>
        </w:rPr>
        <w:t xml:space="preserve"> דרוש </w:t>
      </w:r>
      <w:r>
        <w:rPr>
          <w:rFonts w:ascii="FontbitDavid" w:hAnsi="FontbitDavid" w:hint="cs"/>
          <w:sz w:val="24"/>
          <w:rtl/>
        </w:rPr>
        <w:t>'</w:t>
      </w:r>
      <w:ins w:id="90357" w:author="Claude - סמנטי" w:date="2026-10-11T12:19:29Z">
        <w:r>
          <w:rPr>
            <w:rStyle w:val="afffff0"/>
            <w:rFonts w:ascii="FontbitDavid" w:hAnsi="FontbitDavid"/>
            <w:sz w:val="24"/>
            <w:rtl/>
          </w:rPr>
          <w:t xml:space="preserve">שְׁבוּ לָכֶם פֹּה עִם הַחֲמוֹר</w:t>
        </w:r>
      </w:ins>
      <w:del w:id="90358" w:author="Claude - סמנטי" w:date="2026-10-11T12:19:29Z">
        <w:r w:rsidRPr="00B078C3">
          <w:rPr>
            <w:rFonts w:ascii="FontbitDavid" w:hAnsi="FontbitDavid"/>
            <w:sz w:val="24"/>
            <w:rtl/>
          </w:rPr>
          <w:delText xml:space="preserve">שבו לכם פה עם החמור</w:delText>
        </w:r>
      </w:del>
      <w:r>
        <w:rPr>
          <w:rFonts w:ascii="FontbitDavid" w:hAnsi="FontbitDavid" w:hint="cs"/>
          <w:sz w:val="24"/>
          <w:rtl/>
        </w:rPr>
        <w:t xml:space="preserve">'</w:t>
      </w:r>
      <w:ins w:id="96681" w:author="מנוע מכני" w:date="2026-10-11T12:04:39Z">
        <w:r>
          <w:rPr>
            <w:rFonts w:ascii="FontbitDavid" w:hAnsi="FontbitDavid" w:hint="cs"/>
            <w:sz w:val="24"/>
            <w:rtl/>
          </w:rPr>
          <w:t xml:space="preserve"> </w:t>
        </w:r>
      </w:ins>
      <w:del w:id="96682" w:author="מנוע מכני" w:date="2026-10-11T12:04:39Z">
        <w:r>
          <w:rPr>
            <w:rFonts w:ascii="FontbitDavid" w:hAnsi="FontbitDavid" w:hint="cs"/>
            <w:sz w:val="24"/>
            <w:rtl/>
          </w:rPr>
          <w:delText xml:space="preserve">  </w:delText>
        </w:r>
      </w:del>
      <w:r w:rsidRPr="00B078C3">
        <w:rPr>
          <w:rFonts w:ascii="FontbitDavid" w:hAnsi="FontbitDavid"/>
          <w:sz w:val="24"/>
          <w:rtl/>
        </w:rPr>
        <w:t>עם הדומה לחמור.</w:t>
      </w:r>
    </w:p>
    <w:p w:rsidR="00E403F0" w:rsidRPr="00017C1D" w:rsidRDefault="00E403F0" w:rsidP="00E403F0">
      <w:pPr>
        <w:rPr>
          <w:rFonts w:ascii="FontbitDavid" w:hAnsi="FontbitDavid"/>
          <w:spacing w:val="-4"/>
          <w:sz w:val="24"/>
          <w:rtl/>
        </w:rPr>
      </w:pPr>
      <w:r w:rsidRPr="00017C1D">
        <w:rPr>
          <w:rFonts w:ascii="FontbitDavid" w:hAnsi="FontbitDavid"/>
          <w:b/>
          <w:bCs/>
          <w:spacing w:val="-4"/>
          <w:rtl/>
        </w:rPr>
        <w:t xml:space="preserve">• </w:t>
      </w:r>
      <w:r w:rsidRPr="00017C1D">
        <w:rPr>
          <w:rStyle w:val="2fb"/>
          <w:rFonts w:ascii="FontbitDavid" w:hAnsi="FontbitDavid"/>
          <w:spacing w:val="-4"/>
          <w:sz w:val="24"/>
          <w:rtl/>
        </w:rPr>
        <w:t xml:space="preserve">רבה</w:t>
      </w:r>
      <w:r w:rsidRPr="00017C1D">
        <w:rPr>
          <w:rFonts w:ascii="FontbitDavid" w:hAnsi="FontbitDavid"/>
          <w:spacing w:val="-4"/>
          <w:sz w:val="24"/>
          <w:rtl/>
        </w:rPr>
        <w:t xml:space="preserve"> בר </w:t>
      </w:r>
      <w:ins w:id="92981" w:author="מנוע מכני" w:date="2026-10-11T12:04:39Z">
        <w:r>
          <w:rPr>
            <w:rStyle w:val="2fb"/>
            <w:rFonts w:ascii="FontbitDavid" w:hAnsi="FontbitDavid"/>
            <w:spacing w:val="-4"/>
            <w:sz w:val="24"/>
            <w:rtl/>
          </w:rPr>
          <w:t xml:space="preserve">ר"ה</w:t>
        </w:r>
      </w:ins>
      <w:del w:id="92982" w:author="מנוע מכני" w:date="2026-10-11T12:04:39Z">
        <w:r w:rsidRPr="00017C1D">
          <w:rPr>
            <w:rFonts w:ascii="FontbitDavid" w:hAnsi="FontbitDavid"/>
            <w:spacing w:val="-4"/>
            <w:sz w:val="24"/>
            <w:rtl/>
          </w:rPr>
          <w:delText xml:space="preserve">רב הונא</w:delText>
        </w:r>
      </w:del>
      <w:r w:rsidRPr="00017C1D">
        <w:rPr>
          <w:rFonts w:ascii="FontbitDavid" w:hAnsi="FontbitDavid"/>
          <w:spacing w:val="-4"/>
          <w:sz w:val="24"/>
          <w:rtl/>
        </w:rPr>
        <w:t xml:space="preserve"> מקרקש </w:t>
      </w:r>
      <w:r w:rsidRPr="00017C1D">
        <w:rPr>
          <w:rFonts w:ascii="FontbitDavid" w:hAnsi="FontbitDavid" w:hint="cs"/>
          <w:spacing w:val="-4"/>
          <w:sz w:val="24"/>
          <w:rtl/>
        </w:rPr>
        <w:t>פעמון שמעל הכילתא</w:t>
      </w:r>
      <w:r w:rsidRPr="00017C1D">
        <w:rPr>
          <w:rFonts w:ascii="FontbitDavid" w:hAnsi="FontbitDavid"/>
          <w:spacing w:val="-4"/>
          <w:sz w:val="24"/>
          <w:rtl/>
        </w:rPr>
        <w:t xml:space="preserve">, </w:t>
      </w:r>
      <w:r w:rsidRPr="00017C1D">
        <w:rPr>
          <w:rStyle w:val="2fb"/>
          <w:rFonts w:ascii="FontbitDavid" w:hAnsi="FontbitDavid"/>
          <w:spacing w:val="-4"/>
          <w:sz w:val="24"/>
          <w:rtl/>
        </w:rPr>
        <w:t xml:space="preserve">אביי</w:t>
      </w:r>
      <w:r w:rsidRPr="00017C1D">
        <w:rPr>
          <w:rFonts w:ascii="FontbitDavid" w:hAnsi="FontbitDavid"/>
          <w:spacing w:val="-4"/>
          <w:sz w:val="24"/>
          <w:rtl/>
        </w:rPr>
        <w:t xml:space="preserve"> </w:t>
      </w:r>
      <w:r w:rsidRPr="00017C1D">
        <w:rPr>
          <w:rFonts w:ascii="FontbitDavid" w:hAnsi="FontbitDavid" w:hint="cs"/>
          <w:spacing w:val="-4"/>
          <w:sz w:val="24"/>
          <w:rtl/>
        </w:rPr>
        <w:t>גירש אפי זבובים</w:t>
      </w:r>
      <w:r w:rsidRPr="00017C1D">
        <w:rPr>
          <w:rFonts w:ascii="FontbitDavid" w:hAnsi="FontbitDavid"/>
          <w:spacing w:val="-4"/>
          <w:sz w:val="24"/>
          <w:rtl/>
        </w:rPr>
        <w:t xml:space="preserve">, </w:t>
      </w:r>
      <w:r w:rsidRPr="00017C1D">
        <w:rPr>
          <w:rStyle w:val="2fb"/>
          <w:rFonts w:ascii="FontbitDavid" w:hAnsi="FontbitDavid"/>
          <w:spacing w:val="-4"/>
          <w:sz w:val="24"/>
          <w:rtl/>
        </w:rPr>
        <w:t xml:space="preserve">רבא</w:t>
      </w:r>
      <w:r w:rsidRPr="00017C1D">
        <w:rPr>
          <w:rFonts w:ascii="FontbitDavid" w:hAnsi="FontbitDavid"/>
          <w:spacing w:val="-4"/>
          <w:sz w:val="24"/>
          <w:rtl/>
        </w:rPr>
        <w:t xml:space="preserve"> </w:t>
      </w:r>
      <w:r w:rsidRPr="00017C1D">
        <w:rPr>
          <w:rFonts w:ascii="FontbitDavid" w:hAnsi="FontbitDavid" w:hint="cs"/>
          <w:spacing w:val="-4"/>
          <w:sz w:val="24"/>
          <w:rtl/>
        </w:rPr>
        <w:t>גירש אפי' יתושים</w:t>
      </w:r>
      <w:r w:rsidRPr="00017C1D">
        <w:rPr>
          <w:rFonts w:ascii="FontbitDavid" w:hAnsi="FontbitDavid"/>
          <w:spacing w:val="-4"/>
          <w:sz w:val="24"/>
          <w:rtl/>
        </w:rPr>
        <w:t>.</w:t>
      </w:r>
    </w:p>
    <w:p>
      <w:pPr>
        <w:pStyle w:val="afffff8"/>
        <w:rPr>
          <w:ins w:id="90563" w:author="קלוד" w:date="2026-10-11T12:23:38Z"/>
        </w:rPr>
      </w:pPr>
      <w:ins w:id="90564" w:author="קלוד" w:date="2026-10-11T12:23:38Z">
        <w:r>
          <w:rPr>
            <w:color w:val="7B3F00"/>
          </w:rPr>
          <w:t xml:space="preserve">חמשה דברים - מתחייב בנפשו ודמו בראשו</w:t>
        </w:r>
      </w:ins>
    </w:p>
    <w:p>
      <w:pPr>
        <w:pStyle w:val="38"/>
        <w:rPr>
          <w:ins w:id="99238" w:author="מנוע מכני" w:date="2026-10-11T12:04:39Z"/>
        </w:rPr>
      </w:pPr>
      <w:del w:id="99237" w:author="מנוע מכני" w:date="2026-10-11T12:04:39Z">
        <w:r w:rsidRPr="00E744B3">
          <w:delText xml:space="preserve">•</w:delText>
        </w:r>
      </w:del>
      <w:r w:rsidRPr="00E744B3">
        <w:t xml:space="preserve"> </w:t>
      </w:r>
      <w:r>
        <w:t xml:space="preserve">ארש</w:t>
      </w:r>
      <w:ins w:id="90651" w:author="מנוע מכני" w:date="2026-10-11T12:04:39Z">
        <w:r>
          <w:t xml:space="preserve">ב"י</w:t>
        </w:r>
      </w:ins>
      <w:del w:id="90652" w:author="מנוע מכני" w:date="2026-10-11T12:04:39Z">
        <w:r>
          <w:delText xml:space="preserve">ב''י</w:delText>
        </w:r>
      </w:del>
      <w:r w:rsidRPr="00B078C3">
        <w:t xml:space="preserve">:</w:t>
      </w:r>
    </w:p>
    <w:p w:rsidR="00E403F0" w:rsidRDefault="00E403F0" w:rsidP="00E403F0">
      <w:pPr>
        <w:rPr>
          <w:rFonts w:ascii="FontbitDavid" w:hAnsi="FontbitDavid"/>
          <w:sz w:val="24"/>
          <w:rtl/>
        </w:rPr>
      </w:pPr>
      <w:del w:id="992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 דברים הן שהעושה אותן מתחייב בנפשו ודמו בראשו: </w:t>
      </w:r>
    </w:p>
    <w:p w:rsidR="00E403F0" w:rsidRDefault="00E403F0" w:rsidP="00E403F0">
      <w:pPr>
        <w:ind w:left="1174"/>
        <w:rPr>
          <w:rFonts w:ascii="FontbitDavid" w:hAnsi="FontbitDavid"/>
          <w:sz w:val="24"/>
          <w:rtl/>
        </w:rPr>
      </w:pPr>
      <w:r>
        <w:rPr>
          <w:rFonts w:ascii="FontbitDavid" w:hAnsi="FontbitDavid" w:hint="cs"/>
          <w:sz w:val="24"/>
          <w:rtl/>
        </w:rPr>
        <w:t xml:space="preserve">א. </w:t>
      </w:r>
      <w:r w:rsidRPr="00B078C3">
        <w:rPr>
          <w:rFonts w:ascii="FontbitDavid" w:hAnsi="FontbitDavid"/>
          <w:sz w:val="24"/>
          <w:rtl/>
        </w:rPr>
        <w:t xml:space="preserve">האוכל שום קלוף, ובצל קלוף, וביצה קלופה, </w:t>
      </w:r>
    </w:p>
    <w:p w:rsidR="00E403F0" w:rsidRDefault="00E403F0" w:rsidP="00E403F0">
      <w:pPr>
        <w:ind w:left="1174"/>
        <w:rPr>
          <w:rFonts w:ascii="FontbitDavid" w:hAnsi="FontbitDavid"/>
          <w:sz w:val="24"/>
          <w:rtl/>
        </w:rPr>
      </w:pPr>
      <w:r>
        <w:rPr>
          <w:rFonts w:ascii="FontbitDavid" w:hAnsi="FontbitDavid" w:hint="cs"/>
          <w:sz w:val="24"/>
          <w:rtl/>
        </w:rPr>
        <w:t xml:space="preserve">ב. </w:t>
      </w:r>
      <w:r w:rsidRPr="00B078C3">
        <w:rPr>
          <w:rFonts w:ascii="FontbitDavid" w:hAnsi="FontbitDavid"/>
          <w:sz w:val="24"/>
          <w:rtl/>
        </w:rPr>
        <w:t xml:space="preserve">והשותה משקין מזוגין שעבר עליהן הלילה, </w:t>
      </w:r>
    </w:p>
    <w:p w:rsidR="00E403F0" w:rsidRDefault="00E403F0" w:rsidP="00E403F0">
      <w:pPr>
        <w:ind w:left="1174"/>
        <w:rPr>
          <w:rFonts w:ascii="FontbitDavid" w:hAnsi="FontbitDavid"/>
          <w:sz w:val="24"/>
          <w:rtl/>
        </w:rPr>
      </w:pPr>
      <w:r>
        <w:rPr>
          <w:rFonts w:ascii="FontbitDavid" w:hAnsi="FontbitDavid" w:hint="cs"/>
          <w:sz w:val="24"/>
          <w:rtl/>
        </w:rPr>
        <w:t xml:space="preserve">ג. </w:t>
      </w:r>
      <w:r w:rsidRPr="00B078C3">
        <w:rPr>
          <w:rFonts w:ascii="FontbitDavid" w:hAnsi="FontbitDavid"/>
          <w:sz w:val="24"/>
          <w:rtl/>
        </w:rPr>
        <w:t xml:space="preserve">והלן בבית הקברות, </w:t>
      </w:r>
    </w:p>
    <w:p w:rsidR="00E403F0" w:rsidRDefault="00E403F0" w:rsidP="00E403F0">
      <w:pPr>
        <w:ind w:left="1174"/>
        <w:rPr>
          <w:rFonts w:ascii="FontbitDavid" w:hAnsi="FontbitDavid"/>
          <w:sz w:val="24"/>
          <w:rtl/>
        </w:rPr>
      </w:pPr>
      <w:r>
        <w:rPr>
          <w:rFonts w:ascii="FontbitDavid" w:hAnsi="FontbitDavid" w:hint="cs"/>
          <w:sz w:val="24"/>
          <w:rtl/>
        </w:rPr>
        <w:t xml:space="preserve">ד. </w:t>
      </w:r>
      <w:r w:rsidRPr="00B078C3">
        <w:rPr>
          <w:rFonts w:ascii="FontbitDavid" w:hAnsi="FontbitDavid"/>
          <w:sz w:val="24"/>
          <w:rtl/>
        </w:rPr>
        <w:t xml:space="preserve">והנוטל צפרניו וזורקן </w:t>
      </w:r>
      <w:r w:rsidRPr="00B078C3">
        <w:rPr>
          <w:rStyle w:val="2fb"/>
          <w:rFonts w:ascii="FontbitDavid" w:hAnsi="FontbitDavid"/>
          <w:sz w:val="24"/>
          <w:rtl/>
        </w:rPr>
        <w:t xml:space="preserve">לרה"ר</w:t>
      </w:r>
      <w:r w:rsidRPr="00B078C3">
        <w:rPr>
          <w:rFonts w:ascii="FontbitDavid" w:hAnsi="FontbitDavid"/>
          <w:sz w:val="24"/>
          <w:rtl/>
        </w:rPr>
        <w:t xml:space="preserve">, </w:t>
      </w:r>
    </w:p>
    <w:p w:rsidR="00E403F0" w:rsidRPr="00B078C3" w:rsidRDefault="00E403F0" w:rsidP="00E403F0">
      <w:pPr>
        <w:ind w:left="1174"/>
        <w:rPr>
          <w:rFonts w:ascii="FontbitDavid" w:hAnsi="FontbitDavid"/>
          <w:sz w:val="24"/>
          <w:rtl/>
        </w:rPr>
      </w:pPr>
      <w:r>
        <w:rPr>
          <w:rFonts w:ascii="FontbitDavid" w:hAnsi="FontbitDavid" w:hint="cs"/>
          <w:sz w:val="24"/>
          <w:rtl/>
        </w:rPr>
        <w:t xml:space="preserve">ה. </w:t>
      </w:r>
      <w:r w:rsidRPr="00B078C3">
        <w:rPr>
          <w:rFonts w:ascii="FontbitDavid" w:hAnsi="FontbitDavid"/>
          <w:sz w:val="24"/>
          <w:rtl/>
        </w:rPr>
        <w:t>והמקיז דם ומשמש מטתו.</w:t>
      </w:r>
    </w:p>
    <w:p w:rsidR="00E403F0" w:rsidRPr="00B078C3" w:rsidRDefault="00E403F0" w:rsidP="00E403F0">
      <w:pPr>
        <w:rPr>
          <w:rFonts w:ascii="FontbitDavid" w:hAnsi="FontbitDavid"/>
          <w:sz w:val="24"/>
          <w:rtl/>
        </w:rPr>
      </w:pPr>
      <w:r w:rsidRPr="009377FB">
        <w:rPr>
          <w:rFonts w:ascii="FontbitDavid" w:hAnsi="FontbitDavid"/>
          <w:b/>
          <w:bCs/>
          <w:sz w:val="24"/>
          <w:rtl/>
        </w:rPr>
        <w:t>האוכל שום קלוף כו'</w:t>
      </w:r>
      <w:r w:rsidRPr="00B078C3">
        <w:rPr>
          <w:rFonts w:ascii="FontbitDavid" w:hAnsi="FontbitDavid"/>
          <w:sz w:val="24"/>
          <w:rtl/>
        </w:rPr>
        <w:t>: וא</w:t>
      </w:r>
      <w:ins w:id="90653" w:author="מנוע מכני" w:date="2026-10-11T12:04:39Z">
        <w:r>
          <w:rPr>
            <w:rFonts w:ascii="FontbitDavid" w:hAnsi="FontbitDavid" w:hint="cs"/>
            <w:sz w:val="24"/>
            <w:rtl/>
          </w:rPr>
          <w:t xml:space="preserve">ע"ג</w:t>
        </w:r>
      </w:ins>
      <w:del w:id="90654" w:author="מנוע מכני" w:date="2026-10-11T12:04:39Z">
        <w:r>
          <w:rPr>
            <w:rFonts w:ascii="FontbitDavid" w:hAnsi="FontbitDavid" w:hint="cs"/>
            <w:sz w:val="24"/>
            <w:rtl/>
          </w:rPr>
          <w:delText xml:space="preserve">ע''ג</w:delText>
        </w:r>
      </w:del>
      <w:r>
        <w:rPr>
          <w:rFonts w:ascii="FontbitDavid" w:hAnsi="FontbitDavid" w:hint="cs"/>
          <w:sz w:val="24"/>
          <w:rtl/>
        </w:rPr>
        <w:t xml:space="preserve"> שמונח בסל וצרור וחתום</w:t>
      </w:r>
      <w:ins w:id="96683" w:author="מנוע מכני" w:date="2026-10-11T12:04:39Z">
        <w:r>
          <w:rPr>
            <w:rFonts w:ascii="FontbitDavid" w:hAnsi="FontbitDavid" w:hint="cs"/>
            <w:sz w:val="24"/>
            <w:rtl/>
          </w:rPr>
          <w:t xml:space="preserve"> </w:t>
        </w:r>
      </w:ins>
      <w:del w:id="96684"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 רוח רעה שורה עליהן.</w:t>
      </w:r>
    </w:p>
    <w:p w:rsidR="00E403F0" w:rsidRPr="00B078C3" w:rsidRDefault="00E403F0" w:rsidP="00E403F0">
      <w:pPr>
        <w:pStyle w:val="a3"/>
        <w:rPr>
          <w:rtl/>
        </w:rPr>
      </w:pPr>
      <w:r>
        <w:rPr>
          <w:rtl/>
        </w:rPr>
        <w:tab/>
      </w:r>
      <w:r w:rsidRPr="00B078C3">
        <w:rPr>
          <w:rtl/>
        </w:rPr>
        <w:t>ולא אמרן אלא דלא שייר בהן עיקרן או קליפתן,</w:t>
      </w:r>
      <w:r>
        <w:rPr>
          <w:rtl/>
        </w:rPr>
        <w:t xml:space="preserve"> אבל שייר בהן עיקרן או קליפתן </w:t>
      </w:r>
      <w:ins w:id="95111" w:author="מנוע מכני" w:date="2026-10-11T12:04:39Z">
        <w:r>
          <w:rPr>
            <w:rtl/>
          </w:rPr>
          <w:t xml:space="preserve">אין</w:t>
        </w:r>
      </w:ins>
      <w:del w:id="95112" w:author="מנוע מכני" w:date="2026-10-11T12:04:39Z">
        <w:r w:rsidRPr="00B078C3">
          <w:rPr>
            <w:rtl/>
          </w:rPr>
          <w:delText xml:space="preserve">לית</w:delText>
        </w:r>
      </w:del>
      <w:r w:rsidRPr="00B078C3">
        <w:rPr>
          <w:rtl/>
        </w:rPr>
        <w:t xml:space="preserve"> </w:t>
      </w:r>
      <w:ins w:id="97885" w:author="מנוע מכני" w:date="2026-10-11T12:04:39Z">
        <w:r>
          <w:rPr>
            <w:rtl/>
          </w:rPr>
          <w:t xml:space="preserve">לנו</w:t>
        </w:r>
      </w:ins>
      <w:del w:id="97886" w:author="מנוע מכני" w:date="2026-10-11T12:04:39Z">
        <w:r w:rsidRPr="00B078C3">
          <w:rPr>
            <w:rtl/>
          </w:rPr>
          <w:delText xml:space="preserve">לן</w:delText>
        </w:r>
      </w:del>
      <w:r w:rsidRPr="00B078C3">
        <w:rPr>
          <w:rtl/>
        </w:rPr>
        <w:t xml:space="preserve"> בה.</w:t>
      </w:r>
    </w:p>
    <w:p w:rsidR="00E403F0" w:rsidRDefault="00E403F0" w:rsidP="00E403F0">
      <w:pPr>
        <w:rPr>
          <w:rFonts w:ascii="FontbitDavid" w:hAnsi="FontbitDavid"/>
          <w:sz w:val="24"/>
          <w:rtl/>
        </w:rPr>
      </w:pPr>
      <w:r w:rsidRPr="009377FB">
        <w:rPr>
          <w:rFonts w:ascii="FontbitDavid" w:hAnsi="FontbitDavid"/>
          <w:b/>
          <w:bCs/>
          <w:sz w:val="24"/>
          <w:rtl/>
        </w:rPr>
        <w:t>והשותה משקין מזוגין שעבר עליהן הלילה</w:t>
      </w:r>
      <w:r w:rsidRPr="00B078C3">
        <w:rPr>
          <w:rFonts w:ascii="FontbitDavid" w:hAnsi="FontbitDavid"/>
          <w:sz w:val="24"/>
          <w:rtl/>
        </w:rPr>
        <w:t>.</w:t>
      </w:r>
      <w:ins w:id="96685" w:author="מנוע מכני" w:date="2026-10-11T12:04:39Z">
        <w:r>
          <w:rPr>
            <w:rFonts w:ascii="FontbitDavid" w:hAnsi="FontbitDavid" w:hint="cs"/>
            <w:sz w:val="24"/>
            <w:rtl/>
          </w:rPr>
          <w:t xml:space="preserve"> </w:t>
        </w:r>
      </w:ins>
      <w:del w:id="96686" w:author="מנוע מכני" w:date="2026-10-11T12:04:39Z">
        <w:r>
          <w:rPr>
            <w:rFonts w:ascii="FontbitDavid" w:hAnsi="FontbitDavid" w:hint="cs"/>
            <w:sz w:val="24"/>
            <w:rtl/>
          </w:rPr>
          <w:delText xml:space="preserve">  </w:delText>
        </w:r>
      </w:del>
      <w:r>
        <w:rPr>
          <w:rStyle w:val="2fb"/>
          <w:rFonts w:ascii="FontbitDavid" w:hAnsi="FontbitDavid" w:hint="cs"/>
          <w:sz w:val="24"/>
          <w:rtl/>
        </w:rPr>
        <w:t xml:space="preserve">ארי</w:t>
      </w:r>
      <w:ins w:id="90655" w:author="מנוע מכני" w:date="2026-10-11T12:04:39Z">
        <w:r>
          <w:rPr>
            <w:rStyle w:val="2fb"/>
            <w:rFonts w:ascii="FontbitDavid" w:hAnsi="FontbitDavid" w:hint="cs"/>
            <w:sz w:val="24"/>
            <w:rtl/>
          </w:rPr>
          <w:t xml:space="preserve">א"ש</w:t>
        </w:r>
      </w:ins>
      <w:del w:id="90656" w:author="מנוע מכני" w:date="2026-10-11T12:04:39Z">
        <w:r>
          <w:rPr>
            <w:rFonts w:ascii="FontbitDavid" w:hAnsi="FontbitDavid" w:hint="cs"/>
            <w:sz w:val="24"/>
            <w:rtl/>
          </w:rPr>
          <w:delText xml:space="preserve">א''ש</w:delText>
        </w:r>
      </w:del>
      <w:r w:rsidRPr="00B078C3">
        <w:rPr>
          <w:rFonts w:ascii="FontbitDavid" w:hAnsi="FontbitDavid"/>
          <w:sz w:val="24"/>
          <w:rtl/>
        </w:rPr>
        <w:t>: והוא שלנו בכלי מתכות.</w:t>
      </w:r>
    </w:p>
    <w:p>
      <w:pPr>
        <w:pStyle w:val="38"/>
        <w:rPr>
          <w:ins w:id="99240" w:author="מנוע מכני" w:date="2026-10-11T12:04:39Z"/>
        </w:rPr>
      </w:pPr>
      <w:r>
        <w:lastRenderedPageBreak/>
        <w:tab/>
      </w:r>
      <w:r>
        <w:tab/>
      </w:r>
      <w:r>
        <w:tab/>
      </w:r>
      <w:r>
        <w:tab/>
      </w:r>
      <w:del w:id="92850" w:author="מנוע מכני" w:date="2026-10-11T12:04:39Z">
        <w:r>
          <w:delText xml:space="preserve">   </w:delText>
        </w:r>
      </w:del>
      <w:ins w:id="90657" w:author="מנוע מכני" w:date="2026-10-11T12:04:39Z">
        <w:r>
          <w:t xml:space="preserve">א"ר</w:t>
        </w:r>
      </w:ins>
      <w:del w:id="90658" w:author="מנוע מכני" w:date="2026-10-11T12:04:39Z">
        <w:r w:rsidRPr="00B078C3">
          <w:delText xml:space="preserve">א''ר</w:delText>
        </w:r>
      </w:del>
      <w:r w:rsidRPr="00B078C3">
        <w:t xml:space="preserve"> פפא:</w:t>
      </w:r>
    </w:p>
    <w:p w:rsidR="00E403F0" w:rsidRPr="00B078C3" w:rsidRDefault="00E403F0" w:rsidP="00D65BEC">
      <w:pPr>
        <w:rPr>
          <w:rFonts w:ascii="FontbitDavid" w:hAnsi="FontbitDavid"/>
          <w:sz w:val="24"/>
          <w:rtl/>
        </w:rPr>
      </w:pPr>
      <w:del w:id="9924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וכלי נתר ככלי מתכות דמו.</w:t>
      </w:r>
      <w:r>
        <w:rPr>
          <w:rFonts w:ascii="FontbitDavid" w:hAnsi="FontbitDavid" w:hint="cs"/>
          <w:sz w:val="24"/>
          <w:rtl/>
        </w:rPr>
        <w:t xml:space="preserve"> וכן </w:t>
      </w:r>
      <w:r>
        <w:rPr>
          <w:rStyle w:val="2fb"/>
          <w:rFonts w:ascii="FontbitDavid" w:hAnsi="FontbitDavid" w:hint="cs"/>
          <w:sz w:val="24"/>
          <w:rtl/>
        </w:rPr>
        <w:t xml:space="preserve">אר</w:t>
      </w:r>
      <w:ins w:id="90659" w:author="מנוע מכני" w:date="2026-10-11T12:04:39Z">
        <w:r>
          <w:rPr>
            <w:rStyle w:val="2fb"/>
            <w:rFonts w:ascii="FontbitDavid" w:hAnsi="FontbitDavid" w:hint="cs"/>
            <w:sz w:val="24"/>
            <w:rtl/>
          </w:rPr>
          <w:t xml:space="preserve">י"ו</w:t>
        </w:r>
      </w:ins>
      <w:del w:id="90660" w:author="מנוע מכני" w:date="2026-10-11T12:04:39Z">
        <w:r>
          <w:rPr>
            <w:rFonts w:ascii="FontbitDavid" w:hAnsi="FontbitDavid" w:hint="cs"/>
            <w:sz w:val="24"/>
            <w:rtl/>
          </w:rPr>
          <w:delText xml:space="preserve">י''ו</w:delText>
        </w:r>
      </w:del>
    </w:p>
    <w:p w:rsidR="00E403F0" w:rsidRPr="00B078C3" w:rsidRDefault="00E403F0" w:rsidP="00E403F0">
      <w:pPr>
        <w:rPr>
          <w:rFonts w:ascii="FontbitDavid" w:hAnsi="FontbitDavid"/>
          <w:sz w:val="24"/>
          <w:rtl/>
        </w:rPr>
      </w:pPr>
      <w:r w:rsidRPr="009377FB">
        <w:rPr>
          <w:rFonts w:ascii="FontbitDavid" w:hAnsi="FontbitDavid"/>
          <w:b/>
          <w:bCs/>
          <w:sz w:val="24"/>
          <w:rtl/>
        </w:rPr>
        <w:t xml:space="preserve">והלן בבית הקברות: </w:t>
      </w:r>
      <w:r w:rsidRPr="00B078C3">
        <w:rPr>
          <w:rFonts w:ascii="FontbitDavid" w:hAnsi="FontbitDavid"/>
          <w:sz w:val="24"/>
          <w:rtl/>
        </w:rPr>
        <w:t>כדי שתשרה עליו רוח טומאה.</w:t>
      </w:r>
      <w:r>
        <w:rPr>
          <w:rFonts w:ascii="FontbitDavid" w:hAnsi="FontbitDavid" w:hint="cs"/>
          <w:sz w:val="24"/>
          <w:rtl/>
        </w:rPr>
        <w:t xml:space="preserve"> - </w:t>
      </w:r>
      <w:ins w:id="97093" w:author="מנוע מכני" w:date="2026-10-11T12:04:39Z">
        <w:r>
          <w:rPr>
            <w:rFonts w:ascii="FontbitDavid" w:hAnsi="FontbitDavid"/>
            <w:sz w:val="24"/>
            <w:rtl/>
          </w:rPr>
          <w:t xml:space="preserve">פעמים</w:t>
        </w:r>
      </w:ins>
      <w:del w:id="97094" w:author="מנוע מכני" w:date="2026-10-11T12:04:39Z">
        <w:r w:rsidRPr="00B078C3">
          <w:rPr>
            <w:rFonts w:ascii="FontbitDavid" w:hAnsi="FontbitDavid"/>
            <w:sz w:val="24"/>
            <w:rtl/>
          </w:rPr>
          <w:delText xml:space="preserve">זימנין</w:delText>
        </w:r>
      </w:del>
      <w:r w:rsidRPr="00B078C3">
        <w:rPr>
          <w:rFonts w:ascii="FontbitDavid" w:hAnsi="FontbitDavid"/>
          <w:sz w:val="24"/>
          <w:rtl/>
        </w:rPr>
        <w:t xml:space="preserve"> דמסכנין </w:t>
      </w:r>
      <w:ins w:id="95113" w:author="מנוע מכני" w:date="2026-10-11T12:04:39Z">
        <w:r>
          <w:rPr>
            <w:rFonts w:ascii="FontbitDavid" w:hAnsi="FontbitDavid"/>
            <w:sz w:val="24"/>
            <w:rtl/>
          </w:rPr>
          <w:t xml:space="preserve">לו</w:t>
        </w:r>
      </w:ins>
      <w:del w:id="9511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w:t>
      </w:r>
    </w:p>
    <w:p w:rsidR="00E403F0" w:rsidRDefault="00E403F0" w:rsidP="00E403F0">
      <w:pPr>
        <w:rPr>
          <w:rFonts w:ascii="FontbitDavid" w:hAnsi="FontbitDavid"/>
          <w:sz w:val="24"/>
          <w:rtl/>
        </w:rPr>
      </w:pPr>
      <w:r w:rsidRPr="009377FB">
        <w:rPr>
          <w:rFonts w:ascii="FontbitDavid" w:hAnsi="FontbitDavid"/>
          <w:b/>
          <w:bCs/>
          <w:sz w:val="24"/>
          <w:rtl/>
        </w:rPr>
        <w:t>והנוטל צפרניו וזורקן לרשות הרבים.</w:t>
      </w:r>
      <w:ins w:id="96687" w:author="מנוע מכני" w:date="2026-10-11T12:04:39Z">
        <w:r>
          <w:rPr>
            <w:rFonts w:ascii="FontbitDavid" w:hAnsi="FontbitDavid" w:hint="cs"/>
            <w:sz w:val="24"/>
            <w:rtl/>
          </w:rPr>
          <w:t xml:space="preserve"> </w:t>
        </w:r>
      </w:ins>
      <w:del w:id="96688" w:author="מנוע מכני" w:date="2026-10-11T12:04:39Z">
        <w:r>
          <w:rPr>
            <w:rFonts w:ascii="FontbitDavid" w:hAnsi="FontbitDavid" w:hint="cs"/>
            <w:sz w:val="24"/>
            <w:rtl/>
          </w:rPr>
          <w:delText xml:space="preserve">  </w:delText>
        </w:r>
      </w:del>
      <w:r w:rsidRPr="00B078C3">
        <w:rPr>
          <w:rFonts w:ascii="FontbitDavid" w:hAnsi="FontbitDavid"/>
          <w:sz w:val="24"/>
          <w:rtl/>
        </w:rPr>
        <w:t>מפני שאשה מעוברת עוברת עליהן ומפלת.</w:t>
      </w:r>
      <w:r>
        <w:rPr>
          <w:rFonts w:ascii="FontbitDavid" w:hAnsi="FontbitDavid" w:hint="cs"/>
          <w:sz w:val="24"/>
          <w:rtl/>
        </w:rPr>
        <w:t xml:space="preserve"> </w:t>
      </w:r>
    </w:p>
    <w:p w:rsidR="00E403F0" w:rsidRPr="00B078C3" w:rsidRDefault="00E403F0" w:rsidP="00E403F0">
      <w:pPr>
        <w:rPr>
          <w:rFonts w:ascii="FontbitDavid" w:hAnsi="FontbitDavid"/>
          <w:sz w:val="24"/>
          <w:rtl/>
        </w:rPr>
      </w:pPr>
      <w:r>
        <w:rPr>
          <w:rFonts w:ascii="FontbitDavid" w:hAnsi="FontbitDavid"/>
          <w:sz w:val="24"/>
          <w:rtl/>
        </w:rPr>
        <w:t>ו</w:t>
      </w:r>
      <w:r>
        <w:rPr>
          <w:rFonts w:ascii="FontbitDavid" w:hAnsi="FontbitDavid" w:hint="cs"/>
          <w:sz w:val="24"/>
          <w:rtl/>
        </w:rPr>
        <w:t xml:space="preserve">דווקא שנטלם במספריים, ונטל ידיו ורגליו, ובלא שם דבר א</w:t>
      </w:r>
      <w:ins w:id="90661" w:author="מנוע מכני" w:date="2026-10-11T12:04:39Z">
        <w:r>
          <w:rPr>
            <w:rFonts w:ascii="FontbitDavid" w:hAnsi="FontbitDavid" w:hint="cs"/>
            <w:sz w:val="24"/>
            <w:rtl/>
          </w:rPr>
          <w:t xml:space="preserve">ח"ז</w:t>
        </w:r>
      </w:ins>
      <w:del w:id="90662" w:author="מנוע מכני" w:date="2026-10-11T12:04:39Z">
        <w:r>
          <w:rPr>
            <w:rFonts w:ascii="FontbitDavid" w:hAnsi="FontbitDavid" w:hint="cs"/>
            <w:sz w:val="24"/>
            <w:rtl/>
          </w:rPr>
          <w:delText xml:space="preserve">ח''ז</w:delText>
        </w:r>
      </w:del>
      <w:r>
        <w:rPr>
          <w:rFonts w:ascii="FontbitDavid" w:hAnsi="FontbitDavid" w:hint="cs"/>
          <w:sz w:val="24"/>
          <w:rtl/>
        </w:rPr>
        <w:t xml:space="preserve"> </w:t>
      </w:r>
      <w:r>
        <w:rPr>
          <w:rFonts w:ascii="FontbitDavid" w:hAnsi="FontbitDavid"/>
          <w:sz w:val="24"/>
          <w:rtl/>
        </w:rPr>
        <w:t>–</w:t>
      </w:r>
      <w:r>
        <w:rPr>
          <w:rFonts w:ascii="FontbitDavid" w:hAnsi="FontbitDavid" w:hint="cs"/>
          <w:sz w:val="24"/>
          <w:rtl/>
        </w:rPr>
        <w:t xml:space="preserve"> </w:t>
      </w:r>
      <w:ins w:id="97351" w:author="מנוע מכני" w:date="2026-10-11T12:04:39Z">
        <w:r>
          <w:rPr>
            <w:rFonts w:ascii="FontbitDavid" w:hAnsi="FontbitDavid" w:hint="cs"/>
            <w:sz w:val="24"/>
            <w:rtl/>
          </w:rPr>
          <w:t xml:space="preserve">ואם </w:t>
        </w:r>
      </w:ins>
      <w:del w:id="97352" w:author="מנוע מכני" w:date="2026-10-11T12:04:39Z">
        <w:r>
          <w:rPr>
            <w:rFonts w:ascii="FontbitDavid" w:hAnsi="FontbitDavid" w:hint="cs"/>
            <w:sz w:val="24"/>
            <w:rtl/>
          </w:rPr>
          <w:delText xml:space="preserve">ואי </w:delText>
        </w:r>
      </w:del>
      <w:r>
        <w:rPr>
          <w:rFonts w:ascii="FontbitDavid" w:hAnsi="FontbitDavid" w:hint="cs"/>
          <w:sz w:val="24"/>
          <w:rtl/>
        </w:rPr>
        <w:t xml:space="preserve">שם</w:t>
      </w:r>
      <w:ins w:id="96689" w:author="מנוע מכני" w:date="2026-10-11T12:04:39Z">
        <w:r>
          <w:rPr>
            <w:rFonts w:ascii="FontbitDavid" w:hAnsi="FontbitDavid" w:hint="cs"/>
            <w:sz w:val="24"/>
            <w:rtl/>
          </w:rPr>
          <w:t xml:space="preserve"> </w:t>
        </w:r>
      </w:ins>
      <w:del w:id="9669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ins w:id="95115" w:author="מנוע מכני" w:date="2026-10-11T12:04:39Z">
        <w:r>
          <w:rPr>
            <w:rFonts w:ascii="FontbitDavid" w:hAnsi="FontbitDavid"/>
            <w:sz w:val="24"/>
            <w:rtl/>
          </w:rPr>
          <w:t xml:space="preserve">אין</w:t>
        </w:r>
      </w:ins>
      <w:del w:id="95116" w:author="מנוע מכני" w:date="2026-10-11T12:04:39Z">
        <w:r w:rsidRPr="00B078C3">
          <w:rPr>
            <w:rFonts w:ascii="FontbitDavid" w:hAnsi="FontbitDavid"/>
            <w:sz w:val="24"/>
            <w:rtl/>
          </w:rPr>
          <w:delText xml:space="preserve">לית</w:delText>
        </w:r>
      </w:del>
      <w:r w:rsidRPr="00B078C3">
        <w:rPr>
          <w:rFonts w:ascii="FontbitDavid" w:hAnsi="FontbitDavid"/>
          <w:sz w:val="24"/>
          <w:rtl/>
        </w:rPr>
        <w:t xml:space="preserve"> </w:t>
      </w:r>
      <w:ins w:id="97887" w:author="מנוע מכני" w:date="2026-10-11T12:04:39Z">
        <w:r>
          <w:rPr>
            <w:rFonts w:ascii="FontbitDavid" w:hAnsi="FontbitDavid"/>
            <w:sz w:val="24"/>
            <w:rtl/>
          </w:rPr>
          <w:t xml:space="preserve">לנו</w:t>
        </w:r>
      </w:ins>
      <w:del w:id="97888"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בה.</w:t>
      </w:r>
    </w:p>
    <w:p>
      <w:pPr>
        <w:pStyle w:val="38"/>
        <w:rPr>
          <w:ins w:id="101597" w:author="מנוע מכני" w:date="2026-10-11T12:04:39Z"/>
        </w:rPr>
      </w:pPr>
      <w:r w:rsidRPr="007C1996">
        <w:t>ולא היא,</w:t>
      </w:r>
    </w:p>
    <w:p w:rsidR="00E403F0" w:rsidRPr="00B078C3" w:rsidRDefault="00E403F0" w:rsidP="00E403F0">
      <w:pPr>
        <w:ind w:left="1628"/>
        <w:rPr>
          <w:rFonts w:ascii="FontbitDavid" w:hAnsi="FontbitDavid"/>
          <w:sz w:val="24"/>
          <w:rtl/>
        </w:rPr>
      </w:pPr>
      <w:del w:id="10159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לכולה </w:t>
      </w:r>
      <w:ins w:id="93617" w:author="מנוע מכני" w:date="2026-10-11T12:04:39Z">
        <w:r>
          <w:rPr>
            <w:rFonts w:ascii="FontbitDavid" w:hAnsi="FontbitDavid"/>
            <w:sz w:val="24"/>
            <w:rtl/>
          </w:rPr>
          <w:t xml:space="preserve">דבר</w:t>
        </w:r>
      </w:ins>
      <w:del w:id="93618"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 </w:t>
      </w:r>
      <w:ins w:id="95117" w:author="מנוע מכני" w:date="2026-10-11T12:04:39Z">
        <w:r>
          <w:rPr>
            <w:rFonts w:ascii="FontbitDavid" w:hAnsi="FontbitDavid"/>
            <w:sz w:val="24"/>
            <w:rtl/>
          </w:rPr>
          <w:t xml:space="preserve">חוששים</w:t>
        </w:r>
      </w:ins>
      <w:del w:id="95118" w:author="מנוע מכני" w:date="2026-10-11T12:04:39Z">
        <w:r w:rsidRPr="00B078C3">
          <w:rPr>
            <w:rFonts w:ascii="FontbitDavid" w:hAnsi="FontbitDavid"/>
            <w:sz w:val="24"/>
            <w:rtl/>
          </w:rPr>
          <w:delText xml:space="preserve">חיישינן</w:delText>
        </w:r>
      </w:del>
      <w:r w:rsidRPr="00B078C3">
        <w:rPr>
          <w:rFonts w:ascii="FontbitDavid" w:hAnsi="FontbitDavid"/>
          <w:sz w:val="24"/>
          <w:rtl/>
        </w:rPr>
        <w:t xml:space="preserve">.</w:t>
      </w:r>
    </w:p>
    <w:p>
      <w:pPr>
        <w:pStyle w:val="afffff8"/>
        <w:rPr>
          <w:ins w:id="90561" w:author="קלוד" w:date="2026-10-11T12:23:38Z"/>
        </w:rPr>
      </w:pPr>
      <w:ins w:id="90562" w:author="קלוד" w:date="2026-10-11T12:23:38Z">
        <w:r>
          <w:rPr>
            <w:color w:val="7B3F00"/>
          </w:rPr>
          <w:t xml:space="preserve">צפרנים - שורפן חסיד, קוברן צדיק, זורקן רשע</w:t>
        </w:r>
      </w:ins>
    </w:p>
    <w:p>
      <w:pPr>
        <w:pStyle w:val="38"/>
        <w:rPr>
          <w:ins w:id="99242" w:author="מנוע מכני" w:date="2026-10-11T12:04:39Z"/>
        </w:rPr>
      </w:pPr>
      <w:r w:rsidRPr="0038037E">
        <w:t>ת"ר</w:t>
      </w:r>
      <w:r w:rsidRPr="00B078C3">
        <w:t xml:space="preserve">:</w:t>
      </w:r>
    </w:p>
    <w:p w:rsidR="00E403F0" w:rsidRPr="00B078C3" w:rsidRDefault="00E403F0" w:rsidP="00E403F0">
      <w:pPr>
        <w:ind w:left="1628"/>
        <w:rPr>
          <w:rFonts w:ascii="FontbitDavid" w:hAnsi="FontbitDavid"/>
          <w:sz w:val="24"/>
          <w:rtl/>
        </w:rPr>
      </w:pPr>
      <w:del w:id="992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ג' דברים נאמרו בצפרנים</w:t>
      </w:r>
      <w:ins w:id="96691" w:author="מנוע מכני" w:date="2026-10-11T12:04:39Z">
        <w:r>
          <w:rPr>
            <w:rFonts w:ascii="FontbitDavid" w:hAnsi="FontbitDavid"/>
            <w:sz w:val="24"/>
            <w:rtl/>
          </w:rPr>
          <w:t xml:space="preserve">,</w:t>
        </w:r>
      </w:ins>
      <w:del w:id="96692" w:author="מנוע מכני" w:date="2026-10-11T12:04:39Z">
        <w:r w:rsidRPr="00B078C3">
          <w:rPr>
            <w:rFonts w:ascii="FontbitDavid" w:hAnsi="FontbitDavid"/>
            <w:sz w:val="24"/>
            <w:rtl/>
          </w:rPr>
          <w:delText xml:space="preserve">;</w:delText>
        </w:r>
      </w:del>
    </w:p>
    <w:p w:rsidR="00E403F0" w:rsidRPr="00B078C3" w:rsidRDefault="00E403F0" w:rsidP="00E403F0">
      <w:pPr>
        <w:ind w:left="1628"/>
        <w:rPr>
          <w:rFonts w:ascii="FontbitDavid" w:hAnsi="FontbitDavid"/>
          <w:sz w:val="24"/>
          <w:rtl/>
        </w:rPr>
      </w:pPr>
      <w:r w:rsidRPr="00B078C3">
        <w:rPr>
          <w:rFonts w:ascii="FontbitDavid" w:hAnsi="FontbitDavid"/>
          <w:sz w:val="24"/>
          <w:rtl/>
        </w:rPr>
        <w:t>שורפן - חסיד, קוברן - צדיק, זורקן - רשע.</w:t>
      </w:r>
    </w:p>
    <w:p w:rsidR="00E403F0" w:rsidRPr="00017C1D" w:rsidRDefault="00E403F0" w:rsidP="00E403F0">
      <w:pPr>
        <w:rPr>
          <w:rFonts w:ascii="FontbitDavid" w:hAnsi="FontbitDavid"/>
          <w:spacing w:val="-4"/>
          <w:sz w:val="24"/>
          <w:rtl/>
        </w:rPr>
      </w:pPr>
      <w:r w:rsidRPr="00017C1D">
        <w:rPr>
          <w:rFonts w:ascii="FontbitDavid" w:hAnsi="FontbitDavid"/>
          <w:b/>
          <w:bCs/>
          <w:spacing w:val="-4"/>
          <w:sz w:val="24"/>
          <w:rtl/>
        </w:rPr>
        <w:t>והמקיז דם ומשמש מטתו.</w:t>
      </w:r>
      <w:r w:rsidRPr="00017C1D">
        <w:rPr>
          <w:rFonts w:ascii="FontbitDavid" w:hAnsi="FontbitDavid" w:hint="cs"/>
          <w:spacing w:val="-4"/>
          <w:sz w:val="24"/>
          <w:rtl/>
        </w:rPr>
        <w:t xml:space="preserve"> </w:t>
      </w:r>
      <w:r w:rsidRPr="00017C1D">
        <w:rPr>
          <w:rFonts w:ascii="FontbitDavid" w:hAnsi="FontbitDavid"/>
          <w:spacing w:val="-4"/>
          <w:sz w:val="24"/>
          <w:rtl/>
        </w:rPr>
        <w:t xml:space="preserve">הויין לו בנים </w:t>
      </w:r>
      <w:r w:rsidRPr="00017C1D">
        <w:rPr>
          <w:rFonts w:ascii="FontbitDavid" w:hAnsi="FontbitDavid" w:hint="cs"/>
          <w:spacing w:val="-4"/>
          <w:sz w:val="24"/>
          <w:rtl/>
        </w:rPr>
        <w:t>חלשים</w:t>
      </w:r>
      <w:r w:rsidRPr="00017C1D">
        <w:rPr>
          <w:rFonts w:ascii="FontbitDavid" w:hAnsi="FontbitDavid"/>
          <w:spacing w:val="-4"/>
          <w:sz w:val="24"/>
          <w:rtl/>
        </w:rPr>
        <w:t xml:space="preserve">, הקיזו שניהם ושמשו הויין לו בנים </w:t>
      </w:r>
      <w:r w:rsidRPr="00017C1D">
        <w:rPr>
          <w:rFonts w:ascii="FontbitDavid" w:hAnsi="FontbitDavid" w:hint="cs"/>
          <w:spacing w:val="-4"/>
          <w:sz w:val="24"/>
          <w:rtl/>
        </w:rPr>
        <w:t>חלשים ביותר</w:t>
      </w:r>
    </w:p>
    <w:p>
      <w:pPr>
        <w:pStyle w:val="38"/>
        <w:rPr>
          <w:ins w:id="99244"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992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ולא אמרן אל</w:t>
      </w:r>
      <w:r>
        <w:rPr>
          <w:rFonts w:ascii="FontbitDavid" w:hAnsi="FontbitDavid"/>
          <w:sz w:val="24"/>
          <w:rtl/>
        </w:rPr>
        <w:t xml:space="preserve">א דלא טעים </w:t>
      </w:r>
      <w:ins w:id="95119" w:author="מנוע מכני" w:date="2026-10-11T12:04:39Z">
        <w:r>
          <w:rPr>
            <w:rFonts w:ascii="FontbitDavid" w:hAnsi="FontbitDavid"/>
            <w:sz w:val="24"/>
            <w:rtl/>
          </w:rPr>
          <w:t xml:space="preserve">כלום</w:t>
        </w:r>
      </w:ins>
      <w:del w:id="95120" w:author="מנוע מכני" w:date="2026-10-11T12:04:39Z">
        <w:r>
          <w:rPr>
            <w:rFonts w:ascii="FontbitDavid" w:hAnsi="FontbitDavid"/>
            <w:sz w:val="24"/>
            <w:rtl/>
          </w:rPr>
          <w:delText xml:space="preserve">מידי</w:delText>
        </w:r>
      </w:del>
      <w:r>
        <w:rPr>
          <w:rFonts w:ascii="FontbitDavid" w:hAnsi="FontbitDavid"/>
          <w:sz w:val="24"/>
          <w:rtl/>
        </w:rPr>
        <w:t xml:space="preserve">, אבל טעים </w:t>
      </w:r>
      <w:ins w:id="95121" w:author="מנוע מכני" w:date="2026-10-11T12:04:39Z">
        <w:r>
          <w:rPr>
            <w:rFonts w:ascii="FontbitDavid" w:hAnsi="FontbitDavid"/>
            <w:sz w:val="24"/>
            <w:rtl/>
          </w:rPr>
          <w:t xml:space="preserve">כלום</w:t>
        </w:r>
      </w:ins>
      <w:del w:id="95122" w:author="מנוע מכני" w:date="2026-10-11T12:04:39Z">
        <w:r>
          <w:rPr>
            <w:rFonts w:ascii="FontbitDavid" w:hAnsi="FontbitDavid"/>
            <w:sz w:val="24"/>
            <w:rtl/>
          </w:rPr>
          <w:delText xml:space="preserve">מידי</w:delText>
        </w:r>
      </w:del>
      <w:r w:rsidRPr="00B078C3">
        <w:rPr>
          <w:rFonts w:ascii="FontbitDavid" w:hAnsi="FontbitDavid"/>
          <w:sz w:val="24"/>
          <w:rtl/>
        </w:rPr>
        <w:t xml:space="preserve"> </w:t>
      </w:r>
      <w:ins w:id="95123" w:author="מנוע מכני" w:date="2026-10-11T12:04:39Z">
        <w:r>
          <w:rPr>
            <w:rFonts w:ascii="FontbitDavid" w:hAnsi="FontbitDavid"/>
            <w:sz w:val="24"/>
            <w:rtl/>
          </w:rPr>
          <w:t xml:space="preserve">אין</w:t>
        </w:r>
      </w:ins>
      <w:del w:id="95124" w:author="מנוע מכני" w:date="2026-10-11T12:04:39Z">
        <w:r w:rsidRPr="00B078C3">
          <w:rPr>
            <w:rFonts w:ascii="FontbitDavid" w:hAnsi="FontbitDavid"/>
            <w:sz w:val="24"/>
            <w:rtl/>
          </w:rPr>
          <w:delText xml:space="preserve">לית</w:delText>
        </w:r>
      </w:del>
      <w:r w:rsidRPr="00B078C3">
        <w:rPr>
          <w:rFonts w:ascii="FontbitDavid" w:hAnsi="FontbitDavid"/>
          <w:sz w:val="24"/>
          <w:rtl/>
        </w:rPr>
        <w:t xml:space="preserve"> </w:t>
      </w:r>
      <w:ins w:id="97889" w:author="מנוע מכני" w:date="2026-10-11T12:04:39Z">
        <w:r>
          <w:rPr>
            <w:rFonts w:ascii="FontbitDavid" w:hAnsi="FontbitDavid"/>
            <w:sz w:val="24"/>
            <w:rtl/>
          </w:rPr>
          <w:t xml:space="preserve">לנו</w:t>
        </w:r>
      </w:ins>
      <w:del w:id="97890"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בה.</w:t>
      </w:r>
    </w:p>
    <w:p w:rsidR="00E403F0" w:rsidRDefault="00E403F0" w:rsidP="00E403F0">
      <w:pPr>
        <w:rPr>
          <w:rFonts w:ascii="FontbitDavid" w:hAnsi="FontbitDavid"/>
          <w:sz w:val="24"/>
          <w:rtl/>
        </w:rPr>
      </w:pPr>
    </w:p>
    <w:p>
      <w:pPr>
        <w:pStyle w:val="afffff8"/>
        <w:rPr>
          <w:ins w:id="90559" w:author="קלוד" w:date="2026-10-11T12:23:38Z"/>
        </w:rPr>
      </w:pPr>
      <w:ins w:id="90560" w:author="קלוד" w:date="2026-10-11T12:23:38Z">
        <w:r>
          <w:rPr>
            <w:color w:val="7B3F00"/>
          </w:rPr>
          <w:t xml:space="preserve">תשמיש ביום - 'ואהבת לרעך כמוך'</w:t>
        </w:r>
      </w:ins>
    </w:p>
    <w:p>
      <w:pPr>
        <w:pStyle w:val="38"/>
        <w:rPr>
          <w:ins w:id="99247" w:author="מנוע מכני" w:date="2026-10-11T12:04:39Z"/>
        </w:rPr>
      </w:pPr>
      <w:del w:id="99246" w:author="מנוע מכני" w:date="2026-10-11T12:04:39Z">
        <w:r w:rsidRPr="00E744B3">
          <w:delText xml:space="preserve">•</w:delText>
        </w:r>
      </w:del>
      <w:r w:rsidRPr="00E744B3">
        <w:t xml:space="preserve"> </w:t>
      </w:r>
      <w:ins w:id="90663" w:author="מנוע מכני" w:date="2026-10-11T12:04:39Z">
        <w:r>
          <w:t xml:space="preserve">א"ר</w:t>
        </w:r>
      </w:ins>
      <w:del w:id="90664" w:author="מנוע מכני" w:date="2026-10-11T12:04:39Z">
        <w:r w:rsidRPr="00B078C3">
          <w:delText xml:space="preserve">א''ר</w:delText>
        </w:r>
      </w:del>
      <w:r w:rsidRPr="00B078C3">
        <w:t xml:space="preserve"> חסדא:</w:t>
      </w:r>
    </w:p>
    <w:p w:rsidR="00E403F0" w:rsidRPr="00B078C3" w:rsidRDefault="00E403F0" w:rsidP="00E403F0">
      <w:pPr>
        <w:rPr>
          <w:rFonts w:ascii="FontbitDavid" w:hAnsi="FontbitDavid"/>
          <w:sz w:val="24"/>
          <w:rtl/>
        </w:rPr>
      </w:pPr>
      <w:del w:id="99248" w:author="מנוע מכני" w:date="2026-10-11T12:04:39Z">
        <w:r w:rsidRPr="00B078C3">
          <w:rPr>
            <w:rFonts w:ascii="FontbitDavid" w:hAnsi="FontbitDavid"/>
            <w:sz w:val="24"/>
            <w:rtl/>
          </w:rPr>
          <w:delText xml:space="preserve"> </w:delText>
        </w:r>
      </w:del>
      <w:r>
        <w:rPr>
          <w:rFonts w:ascii="FontbitDavid" w:hAnsi="FontbitDavid"/>
          <w:sz w:val="24"/>
          <w:rtl/>
        </w:rPr>
        <w:t xml:space="preserve">אסור לו לאדם שישמש מטתו ביום, שנאמר </w:t>
      </w:r>
      <w:r>
        <w:rPr>
          <w:rStyle w:val="afffff0"/>
          <w:rFonts w:ascii="FontbitDavid" w:hAnsi="FontbitDavid"/>
          <w:sz w:val="24"/>
          <w:rtl/>
          <w:rPrChange w:id="9002" w:author="מנוע פסוקים" w:date="2026-10-11T09:23:42Z">
            <w:rPr>
              <w:rFonts w:ascii="FontbitDavid" w:hAnsi="FontbitDavid"/>
              <w:sz w:val="24"/>
              <w:rtl/>
            </w:rPr>
          </w:rPrChange>
        </w:rPr>
        <w:t xml:space="preserve">ואהבת לרעך כמוך</w:t>
      </w:r>
      <w:r>
        <w:rPr>
          <w:rFonts w:ascii="FontbitDavid" w:hAnsi="FontbitDavid"/>
          <w:sz w:val="24"/>
          <w:rtl/>
        </w:rPr>
        <w:t xml:space="preserve">.</w:t>
      </w:r>
    </w:p>
    <w:p>
      <w:pPr>
        <w:pStyle w:val="38"/>
        <w:rPr>
          <w:ins w:id="99249" w:author="מנוע מכני" w:date="2026-10-11T12:04:39Z"/>
        </w:rPr>
      </w:pPr>
      <w:del w:id="101677" w:author="מנוע מכני" w:date="2026-10-11T12:04:39Z">
        <w:r>
          <w:delText xml:space="preserve">א</w:delText>
        </w:r>
        <w:r w:rsidRPr="00B078C3">
          <w:delText xml:space="preserve">מר </w:delText>
        </w:r>
      </w:del>
      <w:r w:rsidRPr="00B078C3">
        <w:t xml:space="preserve">אביי:</w:t>
      </w:r>
    </w:p>
    <w:p w:rsidR="00E403F0" w:rsidRPr="00B078C3" w:rsidRDefault="00E403F0" w:rsidP="00E403F0">
      <w:pPr>
        <w:rPr>
          <w:rFonts w:ascii="FontbitDavid" w:hAnsi="FontbitDavid"/>
          <w:sz w:val="24"/>
          <w:rtl/>
        </w:rPr>
      </w:pPr>
      <w:del w:id="992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שמא יראה בה דבר מגונה ותתגנה עליו.</w:t>
      </w:r>
    </w:p>
    <w:p>
      <w:pPr>
        <w:pStyle w:val="38"/>
        <w:rPr>
          <w:ins w:id="99251" w:author="מנוע מכני" w:date="2026-10-11T12:04:39Z"/>
        </w:rPr>
      </w:pPr>
      <w:r>
        <w:t xml:space="preserve">א</w:t>
      </w:r>
      <w:ins w:id="90665" w:author="מנוע מכני" w:date="2026-10-11T12:04:39Z">
        <w:r>
          <w:t xml:space="preserve">ר"ה</w:t>
        </w:r>
      </w:ins>
      <w:del w:id="90666" w:author="מנוע מכני" w:date="2026-10-11T12:04:39Z">
        <w:r>
          <w:delText xml:space="preserve">ר''ה</w:delText>
        </w:r>
      </w:del>
      <w:r w:rsidRPr="00B078C3">
        <w:t xml:space="preserve">:</w:t>
      </w:r>
    </w:p>
    <w:p w:rsidR="00E403F0" w:rsidRDefault="00E403F0" w:rsidP="00E403F0">
      <w:pPr>
        <w:rPr>
          <w:rFonts w:ascii="FontbitDavid" w:hAnsi="FontbitDavid"/>
          <w:sz w:val="24"/>
          <w:rtl/>
        </w:rPr>
      </w:pPr>
      <w:del w:id="9925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ישראל קדושים הם ואין משמשין מטותיהן ביום </w:t>
      </w:r>
      <w:ins w:id="90667" w:author="מנוע מכני" w:date="2026-10-11T12:04:39Z">
        <w:r>
          <w:rPr>
            <w:rFonts w:ascii="FontbitDavid" w:hAnsi="FontbitDavid"/>
            <w:sz w:val="24"/>
            <w:rtl/>
          </w:rPr>
          <w:t xml:space="preserve">א"ר</w:t>
        </w:r>
      </w:ins>
      <w:del w:id="90668"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ואם היה בית אפל - מותר, </w:t>
      </w:r>
    </w:p>
    <w:p w:rsidR="00E403F0" w:rsidRPr="00B078C3" w:rsidRDefault="00E403F0" w:rsidP="00E403F0">
      <w:pPr>
        <w:ind w:firstLine="0"/>
        <w:rPr>
          <w:rFonts w:ascii="FontbitDavid" w:hAnsi="FontbitDavid"/>
          <w:sz w:val="24"/>
          <w:rtl/>
        </w:rPr>
      </w:pPr>
      <w:r w:rsidRPr="00B078C3">
        <w:rPr>
          <w:rFonts w:ascii="FontbitDavid" w:hAnsi="FontbitDavid"/>
          <w:sz w:val="24"/>
          <w:rtl/>
        </w:rPr>
        <w:t>ות"ח - מאפיל בכסותו ומשמש.</w:t>
      </w:r>
    </w:p>
    <w:p w:rsidR="00E403F0" w:rsidRDefault="00E403F0" w:rsidP="00E403F0">
      <w:pPr>
        <w:rPr>
          <w:rFonts w:ascii="FontbitDavid" w:hAnsi="FontbitDavid"/>
          <w:sz w:val="24"/>
          <w:rtl/>
        </w:rPr>
      </w:pPr>
      <w:ins w:id="95125" w:author="מנוע מכני" w:date="2026-10-11T12:04:39Z">
        <w:r>
          <w:rPr>
            <w:rFonts w:ascii="FontbitDavid" w:hAnsi="FontbitDavid" w:hint="cs"/>
            <w:sz w:val="24"/>
            <w:rtl/>
          </w:rPr>
          <w:t xml:space="preserve">וכך</w:t>
        </w:r>
      </w:ins>
      <w:del w:id="95126" w:author="מנוע מכני" w:date="2026-10-11T12:04:39Z">
        <w:r>
          <w:rPr>
            <w:rFonts w:ascii="FontbitDavid" w:hAnsi="FontbitDavid" w:hint="cs"/>
            <w:sz w:val="24"/>
            <w:rtl/>
          </w:rPr>
          <w:delText xml:space="preserve">והכי</w:delText>
        </w:r>
      </w:del>
      <w:r>
        <w:rPr>
          <w:rFonts w:ascii="FontbitDavid" w:hAnsi="FontbitDavid" w:hint="cs"/>
          <w:sz w:val="24"/>
          <w:rtl/>
        </w:rPr>
        <w:t xml:space="preserve"> </w:t>
      </w:r>
      <w:r>
        <w:rPr>
          <w:rFonts w:ascii="FontbitDavid" w:hAnsi="FontbitDavid" w:hint="cs"/>
          <w:sz w:val="24"/>
          <w:rtl/>
        </w:rPr>
        <w:t xml:space="preserve">תנן</w:t>
      </w:r>
      <w:r>
        <w:rPr>
          <w:rFonts w:ascii="FontbitDavid" w:hAnsi="FontbitDavid" w:hint="cs"/>
          <w:sz w:val="24"/>
          <w:rtl/>
        </w:rPr>
        <w:t xml:space="preserve"> </w:t>
      </w:r>
      <w:r w:rsidRPr="007C1996">
        <w:rPr>
          <w:rFonts w:ascii="FontbitDavid" w:hAnsi="FontbitDavid" w:hint="cs"/>
          <w:b/>
          <w:bCs/>
          <w:sz w:val="24"/>
          <w:rtl/>
        </w:rPr>
        <w:t>תבדוק</w:t>
      </w:r>
      <w:r>
        <w:rPr>
          <w:rFonts w:ascii="FontbitDavid" w:hAnsi="FontbitDavid" w:hint="cs"/>
          <w:sz w:val="24"/>
          <w:rtl/>
        </w:rPr>
        <w:t xml:space="preserve"> לאור הנר [ולא תשמש]</w:t>
      </w:r>
      <w:ins w:id="96693" w:author="מנוע מכני" w:date="2026-10-11T12:04:39Z">
        <w:r>
          <w:rPr>
            <w:rFonts w:ascii="FontbitDavid" w:hAnsi="FontbitDavid" w:hint="cs"/>
            <w:sz w:val="24"/>
            <w:rtl/>
          </w:rPr>
          <w:t xml:space="preserve"> </w:t>
        </w:r>
      </w:ins>
      <w:del w:id="96694" w:author="מנוע מכני" w:date="2026-10-11T12:04:39Z">
        <w:r>
          <w:rPr>
            <w:rFonts w:ascii="FontbitDavid" w:hAnsi="FontbitDavid" w:hint="cs"/>
            <w:sz w:val="24"/>
            <w:rtl/>
          </w:rPr>
          <w:delText xml:space="preserve">  </w:delText>
        </w:r>
      </w:del>
      <w:r>
        <w:rPr>
          <w:rFonts w:ascii="FontbitDavid" w:hAnsi="FontbitDavid" w:hint="cs"/>
          <w:sz w:val="24"/>
          <w:rtl/>
        </w:rPr>
        <w:t xml:space="preserve">ואימא הבודק מטתו לאור הנר </w:t>
      </w:r>
      <w:r>
        <w:rPr>
          <w:rFonts w:ascii="FontbitDavid" w:hAnsi="FontbitDavid" w:hint="cs"/>
          <w:sz w:val="24"/>
          <w:rtl/>
        </w:rPr>
        <w:t xml:space="preserve">ה</w:t>
      </w:r>
      <w:ins w:id="90669" w:author="מנוע מכני" w:date="2026-10-11T12:04:39Z">
        <w:r>
          <w:rPr>
            <w:rFonts w:ascii="FontbitDavid" w:hAnsi="FontbitDavid" w:hint="cs"/>
            <w:sz w:val="24"/>
            <w:rtl/>
          </w:rPr>
          <w:t xml:space="preserve">ר"ז</w:t>
        </w:r>
      </w:ins>
      <w:del w:id="90670" w:author="מנוע מכני" w:date="2026-10-11T12:04:39Z">
        <w:r>
          <w:rPr>
            <w:rFonts w:ascii="FontbitDavid" w:hAnsi="FontbitDavid" w:hint="cs"/>
            <w:sz w:val="24"/>
            <w:rtl/>
          </w:rPr>
          <w:delText xml:space="preserve">ר''ז</w:delText>
        </w:r>
      </w:del>
      <w:r>
        <w:rPr>
          <w:rFonts w:ascii="FontbitDavid" w:hAnsi="FontbitDavid" w:hint="cs"/>
          <w:sz w:val="24"/>
          <w:rtl/>
        </w:rPr>
        <w:t xml:space="preserve"> מגונה </w:t>
      </w:r>
    </w:p>
    <w:p w:rsidR="00E403F0" w:rsidRDefault="00E403F0" w:rsidP="00E403F0">
      <w:pPr>
        <w:rPr>
          <w:rFonts w:ascii="FontbitDavid" w:hAnsi="FontbitDavid"/>
          <w:sz w:val="24"/>
          <w:rtl/>
        </w:rPr>
      </w:pPr>
    </w:p>
    <w:p>
      <w:pPr>
        <w:pStyle w:val="afffff8"/>
        <w:rPr>
          <w:ins w:id="90557" w:author="קלוד" w:date="2026-10-11T12:23:38Z"/>
        </w:rPr>
      </w:pPr>
      <w:ins w:id="90558" w:author="קלוד" w:date="2026-10-11T12:23:38Z">
        <w:r>
          <w:rPr>
            <w:color w:val="7B3F00"/>
          </w:rPr>
          <w:t xml:space="preserve">בית מונבז המלך - משמשין ביום ובודקין במצעים לבנים</w:t>
        </w:r>
      </w:ins>
    </w:p>
    <w:p>
      <w:pPr>
        <w:pStyle w:val="38"/>
        <w:rPr>
          <w:ins w:id="99254" w:author="מנוע מכני" w:date="2026-10-11T12:04:39Z"/>
        </w:rPr>
      </w:pPr>
      <w:del w:id="99253" w:author="מנוע מכני" w:date="2026-10-11T12:04:39Z">
        <w:r w:rsidRPr="00E744B3">
          <w:delText xml:space="preserve">•</w:delText>
        </w:r>
      </w:del>
      <w:r>
        <w:t xml:space="preserve"> </w:t>
      </w:r>
      <w:ins w:id="90671" w:author="מנוע מכני" w:date="2026-10-11T12:04:39Z">
        <w:r>
          <w:t xml:space="preserve">ת"ש</w:t>
        </w:r>
      </w:ins>
      <w:del w:id="90672" w:author="מנוע מכני" w:date="2026-10-11T12:04:39Z">
        <w:r>
          <w:delText xml:space="preserve">ת''ש</w:delText>
        </w:r>
      </w:del>
      <w:r>
        <w:t xml:space="preserve">:</w:t>
      </w:r>
    </w:p>
    <w:p w:rsidR="00E403F0" w:rsidRPr="00B078C3" w:rsidRDefault="00E403F0" w:rsidP="00E403F0">
      <w:pPr>
        <w:rPr>
          <w:rFonts w:ascii="FontbitDavid" w:hAnsi="FontbitDavid"/>
          <w:sz w:val="24"/>
          <w:rtl/>
        </w:rPr>
      </w:pPr>
      <w:del w:id="9925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ושל בית מונבז המלך היו עושין ג' דברים ומזכירין אותן לשבח</w:t>
      </w:r>
      <w:ins w:id="96695" w:author="מנוע מכני" w:date="2026-10-11T12:04:39Z">
        <w:r>
          <w:rPr>
            <w:rFonts w:ascii="FontbitDavid" w:hAnsi="FontbitDavid"/>
            <w:sz w:val="24"/>
            <w:rtl/>
          </w:rPr>
          <w:t xml:space="preserve">,</w:t>
        </w:r>
      </w:ins>
      <w:del w:id="96696" w:author="מנוע מכני" w:date="2026-10-11T12:04:39Z">
        <w:r w:rsidRPr="00B078C3">
          <w:rPr>
            <w:rFonts w:ascii="FontbitDavid" w:hAnsi="FontbitDavid"/>
            <w:sz w:val="24"/>
            <w:rtl/>
          </w:rPr>
          <w:delText xml:space="preserve">;</w:delText>
        </w:r>
      </w:del>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היו משמשין מטותיהם ביום, ובודקין מטותיהם ב</w:t>
      </w:r>
      <w:r w:rsidRPr="00017C1D">
        <w:rPr>
          <w:rFonts w:ascii="FontbitDavid" w:hAnsi="FontbitDavid" w:hint="cs"/>
          <w:spacing w:val="-2"/>
          <w:sz w:val="24"/>
          <w:rtl/>
        </w:rPr>
        <w:t>מצעים לבנים</w:t>
      </w:r>
      <w:r w:rsidRPr="00017C1D">
        <w:rPr>
          <w:rFonts w:ascii="FontbitDavid" w:hAnsi="FontbitDavid"/>
          <w:spacing w:val="-2"/>
          <w:sz w:val="24"/>
          <w:rtl/>
        </w:rPr>
        <w:t>, ונוהגין טומאה וטהרה בשלגים.</w:t>
      </w:r>
    </w:p>
    <w:p w:rsidR="00E403F0" w:rsidRPr="00B078C3" w:rsidRDefault="00E403F0" w:rsidP="00E403F0">
      <w:pPr>
        <w:rPr>
          <w:rFonts w:ascii="FontbitDavid" w:hAnsi="FontbitDavid"/>
          <w:sz w:val="24"/>
          <w:rtl/>
        </w:rPr>
      </w:pPr>
      <w:ins w:id="95127" w:author="מנוע מכני" w:date="2026-10-11T12:04:39Z">
        <w:r>
          <w:rPr>
            <w:rFonts w:ascii="FontbitDavid" w:hAnsi="FontbitDavid" w:hint="cs"/>
            <w:sz w:val="24"/>
            <w:rtl/>
          </w:rPr>
          <w:t xml:space="preserve">כך</w:t>
        </w:r>
      </w:ins>
      <w:del w:id="95128" w:author="מנוע מכני" w:date="2026-10-11T12:04:39Z">
        <w:r>
          <w:rPr>
            <w:rFonts w:ascii="FontbitDavid" w:hAnsi="FontbitDavid" w:hint="cs"/>
            <w:sz w:val="24"/>
            <w:rtl/>
          </w:rPr>
          <w:delText xml:space="preserve">הכי</w:delText>
        </w:r>
      </w:del>
      <w:r>
        <w:rPr>
          <w:rFonts w:ascii="FontbitDavid" w:hAnsi="FontbitDavid" w:hint="cs"/>
          <w:sz w:val="24"/>
          <w:rtl/>
        </w:rPr>
        <w:t xml:space="preserve"> תנא </w:t>
      </w:r>
      <w:r w:rsidRPr="009377FB">
        <w:rPr>
          <w:rFonts w:ascii="FontbitDavid" w:hAnsi="FontbitDavid" w:hint="cs"/>
          <w:b/>
          <w:bCs/>
          <w:sz w:val="24"/>
          <w:rtl/>
        </w:rPr>
        <w:t>ב</w:t>
      </w:r>
      <w:r w:rsidRPr="009377FB">
        <w:rPr>
          <w:rFonts w:ascii="FontbitDavid" w:hAnsi="FontbitDavid"/>
          <w:b/>
          <w:bCs/>
          <w:sz w:val="24"/>
          <w:rtl/>
        </w:rPr>
        <w:t>ודקין</w:t>
      </w:r>
      <w:r w:rsidRPr="00B078C3">
        <w:rPr>
          <w:rFonts w:ascii="FontbitDavid" w:hAnsi="FontbitDavid"/>
          <w:sz w:val="24"/>
          <w:rtl/>
        </w:rPr>
        <w:t xml:space="preserve"> </w:t>
      </w:r>
      <w:r w:rsidRPr="009377FB">
        <w:rPr>
          <w:rFonts w:ascii="FontbitDavid" w:hAnsi="FontbitDavid"/>
          <w:b/>
          <w:bCs/>
          <w:sz w:val="24"/>
          <w:rtl/>
        </w:rPr>
        <w:t>מטותיהם</w:t>
      </w:r>
      <w:r w:rsidRPr="00B078C3">
        <w:rPr>
          <w:rFonts w:ascii="FontbitDavid" w:hAnsi="FontbitDavid"/>
          <w:sz w:val="24"/>
          <w:rtl/>
        </w:rPr>
        <w:t xml:space="preserve"> </w:t>
      </w:r>
      <w:r w:rsidRPr="009377FB">
        <w:rPr>
          <w:rFonts w:ascii="FontbitDavid" w:hAnsi="FontbitDavid"/>
          <w:b/>
          <w:bCs/>
          <w:sz w:val="24"/>
          <w:rtl/>
        </w:rPr>
        <w:t>ביום</w:t>
      </w:r>
      <w:r w:rsidRPr="00B078C3">
        <w:rPr>
          <w:rFonts w:ascii="FontbitDavid" w:hAnsi="FontbitDavid"/>
          <w:sz w:val="24"/>
          <w:rtl/>
        </w:rPr>
        <w:t>.</w:t>
      </w:r>
    </w:p>
    <w:p w:rsidR="00E403F0" w:rsidRPr="00017C1D" w:rsidRDefault="00E403F0" w:rsidP="00E403F0">
      <w:pPr>
        <w:pStyle w:val="a3"/>
        <w:rPr>
          <w:spacing w:val="-8"/>
          <w:rtl/>
        </w:rPr>
      </w:pPr>
      <w:ins w:id="90673" w:author="מנוע מכני" w:date="2026-10-11T12:04:39Z">
        <w:r>
          <w:rPr>
            <w:spacing w:val="-8"/>
            <w:rtl/>
          </w:rPr>
          <w:t xml:space="preserve">ה"נ</w:t>
        </w:r>
      </w:ins>
      <w:del w:id="90674" w:author="מנוע מכני" w:date="2026-10-11T12:04:39Z">
        <w:r w:rsidRPr="00017C1D">
          <w:rPr>
            <w:spacing w:val="-8"/>
            <w:rtl/>
          </w:rPr>
          <w:delText xml:space="preserve">ה</w:delText>
        </w:r>
        <w:r w:rsidRPr="00017C1D">
          <w:rPr>
            <w:rFonts w:hint="cs"/>
            <w:spacing w:val="-8"/>
            <w:rtl/>
          </w:rPr>
          <w:delText xml:space="preserve">''נ</w:delText>
        </w:r>
      </w:del>
      <w:r w:rsidRPr="00017C1D">
        <w:rPr>
          <w:rFonts w:hint="cs"/>
          <w:spacing w:val="-8"/>
          <w:rtl/>
        </w:rPr>
        <w:t xml:space="preserve"> </w:t>
      </w:r>
      <w:ins w:id="98207" w:author="מנוע מכני" w:date="2026-10-11T12:04:39Z">
        <w:r>
          <w:rPr>
            <w:spacing w:val="-8"/>
            <w:rtl/>
          </w:rPr>
          <w:t xml:space="preserve">מסתבר</w:t>
        </w:r>
      </w:ins>
      <w:del w:id="98208" w:author="מנוע מכני" w:date="2026-10-11T12:04:39Z">
        <w:r w:rsidRPr="00017C1D">
          <w:rPr>
            <w:spacing w:val="-8"/>
            <w:rtl/>
          </w:rPr>
          <w:delText xml:space="preserve">מסתברא</w:delText>
        </w:r>
      </w:del>
      <w:r w:rsidRPr="00017C1D">
        <w:rPr>
          <w:spacing w:val="-8"/>
          <w:rtl/>
        </w:rPr>
        <w:t xml:space="preserve">, </w:t>
      </w:r>
      <w:ins w:id="97353" w:author="מנוע מכני" w:date="2026-10-11T12:04:39Z">
        <w:r>
          <w:rPr>
            <w:spacing w:val="-8"/>
            <w:rtl/>
          </w:rPr>
          <w:t xml:space="preserve">דאם </w:t>
        </w:r>
      </w:ins>
      <w:del w:id="97354" w:author="מנוע מכני" w:date="2026-10-11T12:04:39Z">
        <w:r w:rsidRPr="00017C1D">
          <w:rPr>
            <w:spacing w:val="-8"/>
            <w:rtl/>
          </w:rPr>
          <w:delText xml:space="preserve">דאי </w:delText>
        </w:r>
      </w:del>
      <w:r w:rsidRPr="00017C1D">
        <w:rPr>
          <w:spacing w:val="-8"/>
          <w:rtl/>
        </w:rPr>
        <w:t xml:space="preserve">ס"ד</w:t>
      </w:r>
      <w:r w:rsidRPr="00017C1D">
        <w:rPr>
          <w:spacing w:val="-8"/>
          <w:rtl/>
        </w:rPr>
        <w:t xml:space="preserve"> משמשין מזכירין אותן לשבח? אין </w:t>
      </w:r>
      <w:r w:rsidRPr="00017C1D">
        <w:rPr>
          <w:spacing w:val="-8"/>
          <w:rtl/>
        </w:rPr>
        <w:t xml:space="preserve">ה"נ</w:t>
      </w:r>
      <w:r w:rsidRPr="00017C1D">
        <w:rPr>
          <w:spacing w:val="-8"/>
          <w:rtl/>
        </w:rPr>
        <w:t xml:space="preserve"> דאגב </w:t>
      </w:r>
      <w:ins w:id="93619" w:author="מנוע מכני" w:date="2026-10-11T12:04:39Z">
        <w:r>
          <w:rPr>
            <w:spacing w:val="-8"/>
            <w:rtl/>
          </w:rPr>
          <w:t xml:space="preserve">דיש</w:t>
        </w:r>
      </w:ins>
      <w:del w:id="93620" w:author="מנוע מכני" w:date="2026-10-11T12:04:39Z">
        <w:r w:rsidRPr="00017C1D">
          <w:rPr>
            <w:spacing w:val="-8"/>
            <w:rtl/>
          </w:rPr>
          <w:delText xml:space="preserve">דאיכא</w:delText>
        </w:r>
      </w:del>
      <w:r w:rsidRPr="00017C1D">
        <w:rPr>
          <w:spacing w:val="-8"/>
          <w:rtl/>
        </w:rPr>
        <w:t xml:space="preserve"> אונס שינה מגניא באפיה.</w:t>
      </w:r>
    </w:p>
    <w:p w:rsidR="00E403F0" w:rsidRPr="00B078C3" w:rsidRDefault="00E403F0" w:rsidP="00E403F0">
      <w:pPr>
        <w:pStyle w:val="a3"/>
        <w:rPr>
          <w:rtl/>
        </w:rPr>
      </w:pPr>
      <w:r w:rsidRPr="009377FB">
        <w:rPr>
          <w:b/>
          <w:bCs/>
          <w:rtl/>
        </w:rPr>
        <w:t>ובודקין מטותיהן ב</w:t>
      </w:r>
      <w:r w:rsidRPr="009377FB">
        <w:rPr>
          <w:rFonts w:hint="cs"/>
          <w:b/>
          <w:bCs/>
          <w:rtl/>
        </w:rPr>
        <w:t xml:space="preserve">מצעים לבנים </w:t>
      </w:r>
      <w:r>
        <w:rPr>
          <w:rFonts w:hint="cs"/>
          <w:rtl/>
        </w:rPr>
        <w:t xml:space="preserve">מסיע </w:t>
      </w:r>
      <w:r>
        <w:rPr>
          <w:rStyle w:val="2fb"/>
          <w:rFonts w:hint="cs"/>
          <w:rtl/>
        </w:rPr>
        <w:t xml:space="preserve">לשמואל</w:t>
      </w:r>
      <w:r w:rsidRPr="00B078C3">
        <w:rPr>
          <w:rtl/>
        </w:rPr>
        <w:t>: אין בודקין את המטה אלא בפקולין, או בצמר נקי ורך.</w:t>
      </w:r>
    </w:p>
    <w:p>
      <w:pPr>
        <w:pStyle w:val="afffff8"/>
        <w:rPr>
          <w:ins w:id="90555" w:author="קלוד" w:date="2026-10-11T12:23:38Z"/>
        </w:rPr>
      </w:pPr>
      <w:ins w:id="90556" w:author="קלוד" w:date="2026-10-11T12:23:38Z">
        <w:r>
          <w:rPr>
            <w:color w:val="7B3F00"/>
          </w:rPr>
          <w:t xml:space="preserve">בדיקת המטה - בפקולין או בצמר נקי</w:t>
        </w:r>
      </w:ins>
    </w:p>
    <w:p>
      <w:pPr>
        <w:pStyle w:val="38"/>
        <w:rPr>
          <w:ins w:id="99256" w:author="מנוע מכני" w:date="2026-10-11T12:04:39Z"/>
        </w:rPr>
      </w:pPr>
      <w:r w:rsidRPr="00017C1D">
        <w:t>רב</w:t>
      </w:r>
      <w:r w:rsidRPr="00017C1D">
        <w:t xml:space="preserve">:</w:t>
      </w:r>
    </w:p>
    <w:p w:rsidR="00E403F0" w:rsidRPr="00017C1D" w:rsidRDefault="00E403F0" w:rsidP="00E403F0">
      <w:pPr>
        <w:pStyle w:val="a3"/>
        <w:rPr>
          <w:spacing w:val="-8"/>
          <w:rtl/>
        </w:rPr>
      </w:pPr>
      <w:del w:id="99257" w:author="מנוע מכני" w:date="2026-10-11T12:04:39Z">
        <w:r w:rsidRPr="00017C1D">
          <w:rPr>
            <w:spacing w:val="-8"/>
            <w:rtl/>
          </w:rPr>
          <w:delText xml:space="preserve"> </w:delText>
        </w:r>
      </w:del>
      <w:r w:rsidRPr="00017C1D">
        <w:rPr>
          <w:spacing w:val="-8"/>
          <w:rtl/>
        </w:rPr>
        <w:t xml:space="preserve">היינו דכ</w:t>
      </w:r>
      <w:r w:rsidRPr="00017C1D">
        <w:rPr>
          <w:rFonts w:hint="cs"/>
          <w:spacing w:val="-8"/>
          <w:rtl/>
        </w:rPr>
        <w:t xml:space="preserve">שהייתי שם בארץ ישראל </w:t>
      </w:r>
      <w:r w:rsidRPr="00017C1D">
        <w:rPr>
          <w:rStyle w:val="2fb"/>
          <w:spacing w:val="-8"/>
          <w:rtl/>
        </w:rPr>
        <w:t xml:space="preserve">בע</w:t>
      </w:r>
      <w:ins w:id="90675" w:author="מנוע מכני" w:date="2026-10-11T12:04:39Z">
        <w:r>
          <w:rPr>
            <w:rStyle w:val="2fb"/>
            <w:spacing w:val="-8"/>
            <w:rtl/>
          </w:rPr>
          <w:t xml:space="preserve">ר"ש</w:t>
        </w:r>
      </w:ins>
      <w:del w:id="90676" w:author="מנוע מכני" w:date="2026-10-11T12:04:39Z">
        <w:r w:rsidRPr="00017C1D">
          <w:rPr>
            <w:spacing w:val="-8"/>
            <w:rtl/>
          </w:rPr>
          <w:delText xml:space="preserve">ר</w:delText>
        </w:r>
        <w:r w:rsidRPr="00017C1D">
          <w:rPr>
            <w:rFonts w:hint="cs"/>
            <w:spacing w:val="-8"/>
            <w:rtl/>
          </w:rPr>
          <w:delText xml:space="preserve">''ש</w:delText>
        </w:r>
      </w:del>
      <w:r w:rsidRPr="00017C1D">
        <w:rPr>
          <w:spacing w:val="-8"/>
          <w:rtl/>
        </w:rPr>
        <w:t xml:space="preserve"> ה</w:t>
      </w:r>
      <w:r w:rsidRPr="00017C1D">
        <w:rPr>
          <w:rFonts w:hint="cs"/>
          <w:spacing w:val="-8"/>
          <w:rtl/>
        </w:rPr>
        <w:t>יו אומרים</w:t>
      </w:r>
      <w:r w:rsidRPr="00017C1D">
        <w:rPr>
          <w:spacing w:val="-8"/>
          <w:rtl/>
        </w:rPr>
        <w:t xml:space="preserve"> מ</w:t>
      </w:r>
      <w:r w:rsidRPr="00017C1D">
        <w:rPr>
          <w:rFonts w:hint="cs"/>
          <w:spacing w:val="-8"/>
          <w:rtl/>
        </w:rPr>
        <w:t xml:space="preserve">י רוצה </w:t>
      </w:r>
      <w:r w:rsidRPr="00017C1D">
        <w:rPr>
          <w:spacing w:val="-8"/>
          <w:rtl/>
        </w:rPr>
        <w:t>פקולי ב</w:t>
      </w:r>
      <w:r w:rsidRPr="00017C1D">
        <w:rPr>
          <w:rFonts w:hint="cs"/>
          <w:spacing w:val="-8"/>
          <w:rtl/>
        </w:rPr>
        <w:t>לחם</w:t>
      </w:r>
      <w:r w:rsidRPr="00017C1D">
        <w:rPr>
          <w:spacing w:val="-8"/>
          <w:rtl/>
        </w:rPr>
        <w:t xml:space="preserve"> ולא ידענא </w:t>
      </w:r>
      <w:ins w:id="95129" w:author="מנוע מכני" w:date="2026-10-11T12:04:39Z">
        <w:r>
          <w:rPr>
            <w:spacing w:val="-8"/>
            <w:rtl/>
          </w:rPr>
          <w:t xml:space="preserve">מה</w:t>
        </w:r>
      </w:ins>
      <w:del w:id="95130" w:author="מנוע מכני" w:date="2026-10-11T12:04:39Z">
        <w:r w:rsidRPr="00017C1D">
          <w:rPr>
            <w:spacing w:val="-8"/>
            <w:rtl/>
          </w:rPr>
          <w:delText xml:space="preserve">מאי</w:delText>
        </w:r>
      </w:del>
      <w:r w:rsidRPr="00017C1D">
        <w:rPr>
          <w:spacing w:val="-8"/>
          <w:rtl/>
        </w:rPr>
        <w:t xml:space="preserve"> </w:t>
      </w:r>
      <w:ins w:id="98209" w:author="מנוע מכני" w:date="2026-10-11T12:04:39Z">
        <w:r>
          <w:rPr>
            <w:spacing w:val="-8"/>
            <w:rtl/>
          </w:rPr>
          <w:t xml:space="preserve">אומרים</w:t>
        </w:r>
      </w:ins>
      <w:del w:id="98210" w:author="מנוע מכני" w:date="2026-10-11T12:04:39Z">
        <w:r w:rsidRPr="00017C1D">
          <w:rPr>
            <w:spacing w:val="-8"/>
            <w:rtl/>
          </w:rPr>
          <w:delText xml:space="preserve">קאמרי</w:delText>
        </w:r>
      </w:del>
      <w:r w:rsidRPr="00017C1D">
        <w:rPr>
          <w:spacing w:val="-8"/>
          <w:rtl/>
        </w:rPr>
        <w:t xml:space="preserve">.</w:t>
      </w:r>
    </w:p>
    <w:p>
      <w:pPr>
        <w:pStyle w:val="38"/>
        <w:rPr>
          <w:ins w:id="99258"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99259" w:author="מנוע מכני" w:date="2026-10-11T12:04:39Z">
        <w:r w:rsidRPr="00B078C3">
          <w:rPr>
            <w:rFonts w:ascii="FontbitDavid" w:hAnsi="FontbitDavid"/>
            <w:sz w:val="24"/>
            <w:rtl/>
          </w:rPr>
          <w:delText xml:space="preserve"> </w:delText>
        </w:r>
      </w:del>
      <w:ins w:id="95131" w:author="מנוע מכני" w:date="2026-10-11T12:04:39Z">
        <w:r>
          <w:rPr>
            <w:rFonts w:ascii="FontbitDavid" w:hAnsi="FontbitDavid"/>
            <w:sz w:val="24"/>
            <w:rtl/>
          </w:rPr>
          <w:t xml:space="preserve">אלו</w:t>
        </w:r>
      </w:ins>
      <w:del w:id="95132"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שחקי דכיתנא מעלי לבדיקה.</w:t>
      </w:r>
    </w:p>
    <w:p>
      <w:pPr>
        <w:pStyle w:val="38"/>
        <w:rPr>
          <w:ins w:id="99260" w:author="מנוע מכני" w:date="2026-10-11T12:04:39Z"/>
        </w:rPr>
      </w:pPr>
      <w:r>
        <w:t xml:space="preserve">והא דת</w:t>
      </w:r>
      <w:ins w:id="90677" w:author="מנוע מכני" w:date="2026-10-11T12:04:39Z">
        <w:r>
          <w:t xml:space="preserve">ד"מ</w:t>
        </w:r>
      </w:ins>
      <w:del w:id="90678" w:author="מנוע מכני" w:date="2026-10-11T12:04:39Z">
        <w:r>
          <w:delText xml:space="preserve">ד''מ</w:delText>
        </w:r>
      </w:del>
      <w:r w:rsidRPr="00B078C3">
        <w:t xml:space="preserve">:</w:t>
      </w:r>
    </w:p>
    <w:p w:rsidR="00E403F0" w:rsidRDefault="00E403F0" w:rsidP="00E403F0">
      <w:pPr>
        <w:rPr>
          <w:rFonts w:ascii="FontbitDavid" w:hAnsi="FontbitDavid"/>
          <w:sz w:val="24"/>
          <w:rtl/>
        </w:rPr>
      </w:pPr>
      <w:del w:id="9926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בודקין את המטה </w:t>
      </w:r>
      <w:r w:rsidRPr="00B078C3">
        <w:rPr>
          <w:rFonts w:ascii="FontbitDavid" w:hAnsi="FontbitDavid"/>
          <w:sz w:val="24"/>
          <w:rtl/>
        </w:rPr>
        <w:t xml:space="preserve">לא</w:t>
      </w:r>
      <w:r w:rsidRPr="00B078C3">
        <w:rPr>
          <w:rFonts w:ascii="FontbitDavid" w:hAnsi="FontbitDavid"/>
          <w:sz w:val="24"/>
          <w:rtl/>
        </w:rPr>
        <w:t xml:space="preserve"> בעד אדום, ולא בעד שחור, ולא בפשתן, אלא בפקולין או בצמר נקי ורך! </w:t>
      </w:r>
    </w:p>
    <w:p>
      <w:pPr>
        <w:pStyle w:val="38"/>
        <w:rPr>
          <w:ins w:id="101599" w:author="מנוע מכני" w:date="2026-10-11T12:04:39Z"/>
        </w:rPr>
      </w:pPr>
      <w:r w:rsidRPr="007C1996">
        <w:t xml:space="preserve">לא</w:t>
      </w:r>
      <w:r w:rsidRPr="007C1996">
        <w:t xml:space="preserve"> </w:t>
      </w:r>
      <w:ins w:id="97095" w:author="מנוע מכני" w:date="2026-10-11T12:04:39Z">
        <w:r>
          <w:t xml:space="preserve">קשה</w:t>
        </w:r>
      </w:ins>
      <w:del w:id="97096" w:author="מנוע מכני" w:date="2026-10-11T12:04:39Z">
        <w:r w:rsidRPr="007C1996">
          <w:delText xml:space="preserve">קשיא</w:delText>
        </w:r>
      </w:del>
      <w:r w:rsidRPr="007C1996">
        <w:t xml:space="preserve">,</w:t>
      </w:r>
    </w:p>
    <w:p w:rsidR="00E403F0" w:rsidRPr="007C1996" w:rsidRDefault="00E403F0" w:rsidP="00E403F0">
      <w:pPr>
        <w:pStyle w:val="a2"/>
        <w:numPr>
          <w:ilvl w:val="0"/>
          <w:numId w:val="3"/>
        </w:numPr>
        <w:ind w:left="714" w:hanging="357"/>
        <w:rPr>
          <w:rtl/>
        </w:rPr>
      </w:pPr>
      <w:del w:id="101600" w:author="מנוע מכני" w:date="2026-10-11T12:04:39Z">
        <w:r w:rsidRPr="007C1996">
          <w:rPr>
            <w:rtl/>
          </w:rPr>
          <w:delText xml:space="preserve"> </w:delText>
        </w:r>
      </w:del>
      <w:r w:rsidRPr="007C1996">
        <w:rPr>
          <w:rtl/>
        </w:rPr>
        <w:t xml:space="preserve">הא - בכיתנא, הא - במאני דכיתנא.</w:t>
      </w:r>
    </w:p>
    <w:p>
      <w:pPr>
        <w:pStyle w:val="38"/>
        <w:rPr>
          <w:ins w:id="99262" w:author="מנוע מכני" w:date="2026-10-11T12:04:39Z"/>
        </w:rPr>
      </w:pPr>
      <w:r w:rsidRPr="007C1996">
        <w:t xml:space="preserve">וא</w:t>
      </w:r>
      <w:ins w:id="90679" w:author="מנוע מכני" w:date="2026-10-11T12:04:39Z">
        <w:r>
          <w:t xml:space="preserve">ב"א</w:t>
        </w:r>
      </w:ins>
      <w:del w:id="90680" w:author="מנוע מכני" w:date="2026-10-11T12:04:39Z">
        <w:r w:rsidRPr="007C1996">
          <w:delText xml:space="preserve">ב''א</w:delText>
        </w:r>
      </w:del>
      <w:r w:rsidRPr="007C1996">
        <w:t xml:space="preserve">:</w:t>
      </w:r>
    </w:p>
    <w:p w:rsidR="00E403F0" w:rsidRPr="007C1996" w:rsidRDefault="00E403F0" w:rsidP="00E403F0">
      <w:pPr>
        <w:pStyle w:val="a2"/>
        <w:numPr>
          <w:ilvl w:val="0"/>
          <w:numId w:val="3"/>
        </w:numPr>
        <w:ind w:left="714" w:hanging="357"/>
        <w:rPr>
          <w:rtl/>
        </w:rPr>
      </w:pPr>
      <w:del w:id="99263" w:author="מנוע מכני" w:date="2026-10-11T12:04:39Z">
        <w:r w:rsidRPr="007C1996">
          <w:rPr>
            <w:rtl/>
          </w:rPr>
          <w:delText xml:space="preserve"> </w:delText>
        </w:r>
      </w:del>
      <w:r w:rsidRPr="007C1996">
        <w:rPr>
          <w:rtl/>
        </w:rPr>
        <w:t xml:space="preserve">הא והא במאני דכיתנא, הא - בחדתי, הא - בשחקי.</w:t>
      </w:r>
    </w:p>
    <w:p w:rsidR="00E403F0" w:rsidRDefault="00E403F0" w:rsidP="00E403F0">
      <w:pPr>
        <w:rPr>
          <w:rFonts w:ascii="FontbitDavid" w:hAnsi="FontbitDavid"/>
          <w:b/>
          <w:bCs/>
          <w:sz w:val="24"/>
          <w:rtl/>
        </w:rPr>
      </w:pPr>
    </w:p>
    <w:p w:rsidR="00E403F0" w:rsidRPr="007C1996" w:rsidRDefault="00E403F0" w:rsidP="00E403F0">
      <w:pPr>
        <w:rPr>
          <w:rFonts w:ascii="FontbitDavid" w:hAnsi="FontbitDavid"/>
          <w:b/>
          <w:bCs/>
          <w:sz w:val="24"/>
          <w:rtl/>
        </w:rPr>
      </w:pPr>
      <w:r w:rsidRPr="007C1996">
        <w:rPr>
          <w:rFonts w:ascii="FontbitDavid" w:hAnsi="FontbitDavid"/>
          <w:b/>
          <w:bCs/>
          <w:sz w:val="24"/>
          <w:rtl/>
        </w:rPr>
        <w:t>נוהגין טומאה וטהרה בשלגין.</w:t>
      </w:r>
    </w:p>
    <w:p>
      <w:pPr>
        <w:pStyle w:val="afffff8"/>
        <w:rPr>
          <w:ins w:id="90553" w:author="קלוד" w:date="2026-10-11T12:23:38Z"/>
        </w:rPr>
      </w:pPr>
      <w:ins w:id="90554" w:author="קלוד" w:date="2026-10-11T12:23:38Z">
        <w:r>
          <w:rPr>
            <w:color w:val="7B3F00"/>
          </w:rPr>
          <w:t xml:space="preserve">שלג - טומאת אוכלין ומשקין</w:t>
        </w:r>
      </w:ins>
    </w:p>
    <w:p>
      <w:pPr>
        <w:pStyle w:val="38"/>
        <w:rPr>
          <w:ins w:id="99264" w:author="מנוע מכני" w:date="2026-10-11T12:04:39Z"/>
        </w:rPr>
      </w:pPr>
      <w:r w:rsidRPr="00B078C3">
        <w:t xml:space="preserve">תנן</w:t>
      </w:r>
      <w:r w:rsidRPr="00B078C3">
        <w:t xml:space="preserve"> </w:t>
      </w:r>
      <w:ins w:id="93621" w:author="מנוע מכני" w:date="2026-10-11T12:04:39Z">
        <w:r>
          <w:t xml:space="preserve">שם</w:t>
        </w:r>
      </w:ins>
      <w:del w:id="93622" w:author="מנוע מכני" w:date="2026-10-11T12:04:39Z">
        <w:r w:rsidRPr="00B078C3">
          <w:delText xml:space="preserve">התם</w:delText>
        </w:r>
      </w:del>
      <w:r w:rsidRPr="00B078C3">
        <w:t xml:space="preserve">:</w:t>
      </w:r>
    </w:p>
    <w:p w:rsidR="00E403F0" w:rsidRDefault="00E403F0" w:rsidP="00E403F0">
      <w:pPr>
        <w:rPr>
          <w:rFonts w:ascii="FontbitDavid" w:hAnsi="FontbitDavid"/>
          <w:sz w:val="24"/>
          <w:rtl/>
        </w:rPr>
      </w:pPr>
      <w:del w:id="992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שלג אינו </w:t>
      </w:r>
      <w:r w:rsidRPr="00B078C3">
        <w:rPr>
          <w:rFonts w:ascii="FontbitDavid" w:hAnsi="FontbitDavid"/>
          <w:sz w:val="24"/>
          <w:rtl/>
        </w:rPr>
        <w:t xml:space="preserve">לא</w:t>
      </w:r>
      <w:r w:rsidRPr="00B078C3">
        <w:rPr>
          <w:rFonts w:ascii="FontbitDavid" w:hAnsi="FontbitDavid"/>
          <w:sz w:val="24"/>
          <w:rtl/>
        </w:rPr>
        <w:t xml:space="preserve"> אוכל ולא משקה, חישב עליו לאכילה אינו מטמא טומאת אוכלין, </w:t>
      </w:r>
    </w:p>
    <w:p w:rsidR="00E403F0" w:rsidRPr="00B078C3" w:rsidRDefault="00E403F0" w:rsidP="00E403F0">
      <w:pPr>
        <w:rPr>
          <w:rFonts w:ascii="FontbitDavid" w:hAnsi="FontbitDavid"/>
          <w:sz w:val="24"/>
          <w:rtl/>
        </w:rPr>
      </w:pPr>
      <w:r w:rsidRPr="00B078C3">
        <w:rPr>
          <w:rFonts w:ascii="FontbitDavid" w:hAnsi="FontbitDavid"/>
          <w:sz w:val="24"/>
          <w:rtl/>
        </w:rPr>
        <w:t>למשקה - מטמא טומאת משקין.</w:t>
      </w:r>
      <w:r>
        <w:rPr>
          <w:rFonts w:ascii="FontbitDavid" w:hAnsi="FontbitDavid" w:hint="cs"/>
          <w:sz w:val="24"/>
          <w:rtl/>
        </w:rPr>
        <w:t xml:space="preserve"> </w:t>
      </w:r>
      <w:r w:rsidRPr="00B078C3">
        <w:rPr>
          <w:rFonts w:ascii="FontbitDavid" w:hAnsi="FontbitDavid"/>
          <w:sz w:val="24"/>
          <w:rtl/>
        </w:rPr>
        <w:t xml:space="preserve">נטמא מקצתו - </w:t>
      </w:r>
      <w:r w:rsidRPr="00B078C3">
        <w:rPr>
          <w:rFonts w:ascii="FontbitDavid" w:hAnsi="FontbitDavid"/>
          <w:sz w:val="24"/>
          <w:rtl/>
        </w:rPr>
        <w:t xml:space="preserve">לא</w:t>
      </w:r>
      <w:r w:rsidRPr="00B078C3">
        <w:rPr>
          <w:rFonts w:ascii="FontbitDavid" w:hAnsi="FontbitDavid"/>
          <w:sz w:val="24"/>
          <w:rtl/>
        </w:rPr>
        <w:t xml:space="preserve"> נטמא כולו, נטהר מקצתו - נטהר כולו.</w:t>
      </w:r>
    </w:p>
    <w:p>
      <w:pPr>
        <w:pStyle w:val="38"/>
        <w:rPr>
          <w:ins w:id="99266" w:author="מנוע מכני" w:date="2026-10-11T12:04:39Z"/>
        </w:rPr>
      </w:pPr>
      <w:r>
        <w:t xml:space="preserve">והך</w:t>
      </w:r>
    </w:p>
    <w:p w:rsidR="00E403F0" w:rsidRDefault="00E403F0" w:rsidP="00E403F0">
      <w:pPr>
        <w:rPr>
          <w:rFonts w:ascii="FontbitDavid" w:hAnsi="FontbitDavid"/>
          <w:sz w:val="24"/>
          <w:rtl/>
        </w:rPr>
      </w:pPr>
      <w:del w:id="99267"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B078C3">
        <w:rPr>
          <w:rFonts w:ascii="FontbitDavid" w:hAnsi="FontbitDavid"/>
          <w:sz w:val="24"/>
          <w:rtl/>
        </w:rPr>
        <w:t xml:space="preserve">הדר תני נטהר מקצתו - נטהר כולו, </w:t>
      </w:r>
      <w:ins w:id="90041" w:author="Claude - סמנטי" w:date="2026-10-11T12:19:29Z">
        <w:r>
          <w:rPr>
            <w:rFonts w:ascii="FontbitDavid" w:hAnsi="FontbitDavid"/>
            <w:sz w:val="24"/>
            <w:rtl/>
          </w:rPr>
          <w:t xml:space="preserve">לומר</w:t>
        </w:r>
      </w:ins>
      <w:del w:id="90042" w:author="Claude - סמנטי" w:date="2026-10-11T12:19:29Z">
        <w:r w:rsidRPr="00B078C3">
          <w:rPr>
            <w:rFonts w:ascii="FontbitDavid" w:hAnsi="FontbitDavid"/>
            <w:sz w:val="24"/>
            <w:rtl/>
          </w:rPr>
          <w:delText xml:space="preserve">למימרא</w:delText>
        </w:r>
      </w:del>
      <w:r w:rsidRPr="00B078C3">
        <w:rPr>
          <w:rFonts w:ascii="FontbitDavid" w:hAnsi="FontbitDavid"/>
          <w:sz w:val="24"/>
          <w:rtl/>
        </w:rPr>
        <w:t xml:space="preserve"> דנטמא כולו! </w:t>
      </w:r>
    </w:p>
    <w:p>
      <w:pPr>
        <w:pStyle w:val="38"/>
        <w:rPr>
          <w:ins w:id="99268" w:author="מנוע מכני" w:date="2026-10-11T12:04:39Z"/>
        </w:rPr>
      </w:pPr>
      <w:del w:id="92851" w:author="מנוע מכני" w:date="2026-10-11T12:04:39Z">
        <w:r w:rsidRPr="00017C1D">
          <w:delText xml:space="preserve">  </w:delText>
        </w:r>
      </w:del>
      <w:del w:id="101678" w:author="מנוע מכני" w:date="2026-10-11T12:04:39Z">
        <w:r w:rsidRPr="00017C1D">
          <w:delText xml:space="preserve">אמר </w:delText>
        </w:r>
      </w:del>
      <w:r w:rsidRPr="00017C1D">
        <w:t xml:space="preserve">אביי:</w:t>
      </w:r>
    </w:p>
    <w:p w:rsidR="00E403F0" w:rsidRPr="00017C1D" w:rsidRDefault="00E403F0" w:rsidP="00E403F0">
      <w:pPr>
        <w:pStyle w:val="a3"/>
        <w:rPr>
          <w:spacing w:val="-8"/>
          <w:rtl/>
        </w:rPr>
      </w:pPr>
      <w:del w:id="99269" w:author="מנוע מכני" w:date="2026-10-11T12:04:39Z">
        <w:r w:rsidRPr="00017C1D">
          <w:rPr>
            <w:spacing w:val="-8"/>
            <w:rtl/>
          </w:rPr>
          <w:delText xml:space="preserve"> </w:delText>
        </w:r>
      </w:del>
      <w:r w:rsidRPr="00017C1D">
        <w:rPr>
          <w:spacing w:val="-8"/>
          <w:rtl/>
        </w:rPr>
        <w:t xml:space="preserve">כגון שהעבירו על אויר תנור, דהתורה העידה על כלי חרס </w:t>
      </w:r>
      <w:r w:rsidRPr="00017C1D">
        <w:rPr>
          <w:rFonts w:hint="cs"/>
          <w:spacing w:val="-8"/>
          <w:rtl/>
        </w:rPr>
        <w:t xml:space="preserve">שמטמא באוירו </w:t>
      </w:r>
      <w:ins w:id="92983" w:author="מנוע מכני" w:date="2026-10-11T12:04:39Z">
        <w:r>
          <w:rPr>
            <w:spacing w:val="-8"/>
            <w:rtl/>
          </w:rPr>
          <w:t xml:space="preserve">אפי'</w:t>
        </w:r>
      </w:ins>
      <w:del w:id="92984" w:author="מנוע מכני" w:date="2026-10-11T12:04:39Z">
        <w:r w:rsidRPr="00017C1D">
          <w:rPr>
            <w:spacing w:val="-8"/>
            <w:rtl/>
          </w:rPr>
          <w:delText xml:space="preserve">אפילו</w:delText>
        </w:r>
      </w:del>
      <w:r w:rsidRPr="00017C1D">
        <w:rPr>
          <w:spacing w:val="-8"/>
          <w:rtl/>
        </w:rPr>
        <w:t xml:space="preserve"> מלא חרדל.</w:t>
      </w:r>
    </w:p>
    <w:p w:rsidR="00E403F0" w:rsidRDefault="00E403F0" w:rsidP="00E403F0">
      <w:pPr>
        <w:pStyle w:val="afff3"/>
        <w:framePr w:wrap="around"/>
        <w:rPr>
          <w:rtl/>
        </w:rPr>
      </w:pPr>
      <w:r>
        <w:rPr>
          <w:rFonts w:hint="cs"/>
          <w:rtl/>
        </w:rPr>
        <w:t>יז:</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01" w:author="קלוד" w:date="2026-10-11T09:07:21Z"/>
        </w:rPr>
      </w:pPr>
      <w:ins w:id="20300" w:author="קלוד" w:date="2026-10-11T09:07:21Z">
        <w:r>
          <w:t xml:space="preserve">משנה ה</w:t>
        </w:r>
      </w:ins>
    </w:p>
    <w:p w:rsidR="00E403F0" w:rsidRPr="00D65BEC" w:rsidRDefault="00E403F0" w:rsidP="00E403F0">
      <w:pPr>
        <w:pStyle w:val="afff9"/>
        <w:rPr>
          <w:del w:id="20181" w:author="קלוד" w:date="2026-10-11T09:07:21Z"/>
          <w:rtl/>
        </w:rPr>
      </w:pPr>
      <w:del w:id="20180" w:author="קלוד" w:date="2026-10-11T09:07:21Z">
        <w:r w:rsidRPr="00D65BEC">
          <w:rPr>
            <w:rtl/>
          </w:rPr>
          <w:delText xml:space="preserve">מתני'.</w:delText>
        </w:r>
      </w:del>
    </w:p>
    <w:p w:rsidR="00E403F0" w:rsidRPr="00D65BEC" w:rsidRDefault="00E403F0" w:rsidP="00E403F0">
      <w:pPr>
        <w:pStyle w:val="afff9"/>
        <w:spacing w:before="120"/>
        <w:rPr>
          <w:rtl/>
        </w:rPr>
        <w:pPrChange w:id="90009" w:author="קלוד" w:date="2026-10-11T12:09:42Z">
          <w:pPr>
            <w:pStyle w:val="afff9"/>
          </w:pPr>
        </w:pPrChange>
      </w:pPr>
      <w:r>
        <w:rPr>
          <w:rtl/>
        </w:rPr>
        <w:t xml:space="preserve">משל משלו </w:t>
      </w:r>
      <w:r>
        <w:rPr>
          <w:rStyle w:val="TanaimMishna"/>
          <w:rtl/>
          <w:rPrChange w:id="20009" w:author="קלוד" w:date="2026-10-11T09:07:21Z">
            <w:rPr>
              <w:rtl/>
            </w:rPr>
          </w:rPrChange>
        </w:rPr>
        <w:t xml:space="preserve">חכמים</w:t>
      </w:r>
      <w:r>
        <w:rPr>
          <w:rtl/>
        </w:rPr>
        <w:t xml:space="preserve"> באשה: החדר והפרוזדור והעלייה;</w:t>
      </w:r>
    </w:p>
    <w:p w:rsidR="00E403F0" w:rsidRPr="00B078C3" w:rsidRDefault="00E403F0" w:rsidP="00E403F0">
      <w:pPr>
        <w:pStyle w:val="afff9"/>
        <w:rPr>
          <w:rtl/>
        </w:rPr>
      </w:pPr>
      <w:r w:rsidRPr="00B078C3">
        <w:rPr>
          <w:rtl/>
        </w:rPr>
        <w:t>דם החדר</w:t>
      </w:r>
      <w:r>
        <w:rPr>
          <w:rFonts w:hint="cs"/>
          <w:rtl/>
        </w:rPr>
        <w:t xml:space="preserve"> </w:t>
      </w:r>
      <w:r w:rsidRPr="00B078C3">
        <w:rPr>
          <w:rtl/>
        </w:rPr>
        <w:t>טמא, דם העלייה טהור, נמצא בפרוזדור ספקו טמא, לפי שחזקתו מן המקור.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551" w:author="קלוד" w:date="2026-10-11T12:23:38Z"/>
        </w:rPr>
      </w:pPr>
      <w:ins w:id="90552" w:author="קלוד" w:date="2026-10-11T12:23:38Z">
        <w:r>
          <w:rPr>
            <w:color w:val="7B3F00"/>
          </w:rPr>
          <w:t xml:space="preserve">חדר, פרוזדור ועלייה - לול הפתוח ביניהם</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רמי בר </w:t>
      </w:r>
      <w:r w:rsidRPr="00B078C3">
        <w:rPr>
          <w:rStyle w:val="2fb"/>
          <w:rFonts w:ascii="FontbitDavid" w:hAnsi="FontbitDavid"/>
          <w:sz w:val="24"/>
          <w:rtl/>
        </w:rPr>
        <w:t xml:space="preserve">שמואל</w:t>
      </w:r>
      <w:r w:rsidRPr="00B078C3">
        <w:rPr>
          <w:rFonts w:ascii="FontbitDavid" w:hAnsi="FontbitDavid"/>
          <w:sz w:val="24"/>
          <w:rtl/>
        </w:rPr>
        <w:t xml:space="preserve"> </w:t>
      </w:r>
      <w:r w:rsidRPr="00B078C3">
        <w:rPr>
          <w:rStyle w:val="2fb"/>
          <w:rFonts w:ascii="FontbitDavid" w:hAnsi="FontbitDavid"/>
          <w:sz w:val="24"/>
          <w:rtl/>
        </w:rPr>
        <w:t xml:space="preserve">ורב</w:t>
      </w:r>
      <w:r w:rsidRPr="00B078C3">
        <w:rPr>
          <w:rFonts w:ascii="FontbitDavid" w:hAnsi="FontbitDavid"/>
          <w:sz w:val="24"/>
          <w:rtl/>
        </w:rPr>
        <w:t xml:space="preserve"> יצחק בריה </w:t>
      </w:r>
      <w:r w:rsidRPr="00B078C3">
        <w:rPr>
          <w:rStyle w:val="2fb"/>
          <w:rFonts w:ascii="FontbitDavid" w:hAnsi="FontbitDavid"/>
          <w:sz w:val="24"/>
          <w:rtl/>
        </w:rPr>
        <w:t xml:space="preserve">דרב יהודה</w:t>
      </w:r>
      <w:r w:rsidRPr="00B078C3">
        <w:rPr>
          <w:rFonts w:ascii="FontbitDavid" w:hAnsi="FontbitDavid"/>
          <w:sz w:val="24"/>
          <w:rtl/>
        </w:rPr>
        <w:t xml:space="preserve"> תנו נדה בי </w:t>
      </w:r>
      <w:ins w:id="92985" w:author="מנוע מכני" w:date="2026-10-11T12:04:39Z">
        <w:r>
          <w:rPr>
            <w:rStyle w:val="2fb"/>
            <w:rFonts w:ascii="FontbitDavid" w:hAnsi="FontbitDavid"/>
            <w:sz w:val="24"/>
            <w:rtl/>
          </w:rPr>
          <w:t xml:space="preserve">ר"ה</w:t>
        </w:r>
      </w:ins>
      <w:del w:id="92986" w:author="מנוע מכני" w:date="2026-10-11T12:04:39Z">
        <w:r w:rsidRPr="00B078C3">
          <w:rPr>
            <w:rFonts w:ascii="FontbitDavid" w:hAnsi="FontbitDavid"/>
            <w:sz w:val="24"/>
            <w:rtl/>
          </w:rPr>
          <w:delText xml:space="preserve">רב הונא</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אשכחינהו רב</w:t>
      </w:r>
      <w:r>
        <w:rPr>
          <w:rFonts w:ascii="FontbitDavid" w:hAnsi="FontbitDavid" w:hint="cs"/>
          <w:sz w:val="24"/>
          <w:rtl/>
        </w:rPr>
        <w:t>ר</w:t>
      </w:r>
      <w:r w:rsidRPr="00B078C3">
        <w:rPr>
          <w:rFonts w:ascii="FontbitDavid" w:hAnsi="FontbitDavid"/>
          <w:sz w:val="24"/>
          <w:rtl/>
        </w:rPr>
        <w:t xml:space="preserve">ה בר </w:t>
      </w:r>
      <w:ins w:id="92987" w:author="מנוע מכני" w:date="2026-10-11T12:04:39Z">
        <w:r>
          <w:rPr>
            <w:rStyle w:val="2fb"/>
            <w:rFonts w:ascii="FontbitDavid" w:hAnsi="FontbitDavid"/>
            <w:sz w:val="24"/>
            <w:rtl/>
          </w:rPr>
          <w:t xml:space="preserve">ר"ה</w:t>
        </w:r>
      </w:ins>
      <w:del w:id="92988" w:author="מנוע מכני" w:date="2026-10-11T12:04:39Z">
        <w:r w:rsidRPr="00B078C3">
          <w:rPr>
            <w:rFonts w:ascii="FontbitDavid" w:hAnsi="FontbitDavid"/>
            <w:sz w:val="24"/>
            <w:rtl/>
          </w:rPr>
          <w:delText xml:space="preserve">רב הונא</w:delText>
        </w:r>
      </w:del>
      <w:r w:rsidRPr="00B078C3">
        <w:rPr>
          <w:rFonts w:ascii="FontbitDavid" w:hAnsi="FontbitDavid"/>
          <w:sz w:val="24"/>
          <w:rtl/>
        </w:rPr>
        <w:t xml:space="preserve"> דיתבי </w:t>
      </w:r>
      <w:ins w:id="98211" w:author="מנוע מכני" w:date="2026-10-11T12:04:39Z">
        <w:r>
          <w:rPr>
            <w:rFonts w:ascii="FontbitDavid" w:hAnsi="FontbitDavid"/>
            <w:sz w:val="24"/>
            <w:rtl/>
          </w:rPr>
          <w:t xml:space="preserve">ואומרים</w:t>
        </w:r>
      </w:ins>
      <w:del w:id="98212" w:author="מנוע מכני" w:date="2026-10-11T12:04:39Z">
        <w:r w:rsidRPr="00B078C3">
          <w:rPr>
            <w:rFonts w:ascii="FontbitDavid" w:hAnsi="FontbitDavid"/>
            <w:sz w:val="24"/>
            <w:rtl/>
          </w:rPr>
          <w:delText xml:space="preserve">וקאמרי</w:delText>
        </w:r>
      </w:del>
      <w:r w:rsidRPr="00B078C3">
        <w:rPr>
          <w:rFonts w:ascii="FontbitDavid" w:hAnsi="FontbitDavid"/>
          <w:sz w:val="24"/>
          <w:rtl/>
        </w:rPr>
        <w:t xml:space="preserve">: החדר מבפנים, והפרוזדור מבחוץ, ועלייה בנויה על שתיהן, ולול פתוח בין עלייה לפרוזדור.</w:t>
      </w:r>
    </w:p>
    <w:p w:rsidR="00E403F0" w:rsidRPr="00B078C3" w:rsidRDefault="00E403F0" w:rsidP="00E403F0">
      <w:pPr>
        <w:rPr>
          <w:rFonts w:ascii="FontbitDavid" w:hAnsi="FontbitDavid"/>
          <w:sz w:val="24"/>
          <w:rtl/>
        </w:rPr>
      </w:pPr>
      <w:r w:rsidRPr="00B078C3">
        <w:rPr>
          <w:rFonts w:ascii="FontbitDavid" w:hAnsi="FontbitDavid"/>
          <w:sz w:val="24"/>
          <w:rtl/>
        </w:rPr>
        <w:lastRenderedPageBreak/>
        <w:t>נמצא מן הלול ולפנים - ספקו טמא, מן הלול ולחוץ - ספקו טהור.</w:t>
      </w:r>
    </w:p>
    <w:p w:rsidR="00E403F0" w:rsidRDefault="00E403F0" w:rsidP="00E403F0">
      <w:pPr>
        <w:rPr>
          <w:rFonts w:ascii="FontbitDavid" w:hAnsi="FontbitDavid"/>
          <w:sz w:val="24"/>
          <w:rtl/>
        </w:rPr>
      </w:pPr>
      <w:ins w:id="95135" w:author="מנוע מכני" w:date="2026-10-11T12:04:39Z">
        <w:r>
          <w:rPr>
            <w:rFonts w:ascii="FontbitDavid" w:hAnsi="FontbitDavid"/>
            <w:sz w:val="24"/>
            <w:rtl/>
          </w:rPr>
          <w:t xml:space="preserve">בא</w:t>
        </w:r>
      </w:ins>
      <w:del w:id="95136"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ואמר </w:t>
      </w:r>
      <w:ins w:id="95133" w:author="מנוע מכני" w:date="2026-10-11T12:04:39Z">
        <w:r>
          <w:rPr>
            <w:rFonts w:ascii="FontbitDavid" w:hAnsi="FontbitDavid"/>
            <w:sz w:val="24"/>
            <w:rtl/>
          </w:rPr>
          <w:t xml:space="preserve">לו</w:t>
        </w:r>
      </w:ins>
      <w:del w:id="9513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לאבוה: ספקו טמא אמרת </w:t>
      </w:r>
      <w:ins w:id="97891" w:author="מנוע מכני" w:date="2026-10-11T12:04:39Z">
        <w:r>
          <w:rPr>
            <w:rFonts w:ascii="FontbitDavid" w:hAnsi="FontbitDavid"/>
            <w:sz w:val="24"/>
            <w:rtl/>
          </w:rPr>
          <w:t xml:space="preserve">לנו</w:t>
        </w:r>
      </w:ins>
      <w:del w:id="97892"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מר? והא אנן שחזקתו מן המקור </w:t>
      </w:r>
      <w:r w:rsidRPr="00B078C3">
        <w:rPr>
          <w:rFonts w:ascii="FontbitDavid" w:hAnsi="FontbitDavid"/>
          <w:sz w:val="24"/>
          <w:rtl/>
        </w:rPr>
        <w:t xml:space="preserve">תנן</w:t>
      </w:r>
      <w:r w:rsidRPr="00B078C3">
        <w:rPr>
          <w:rFonts w:ascii="FontbitDavid" w:hAnsi="FontbitDavid"/>
          <w:sz w:val="24"/>
          <w:rtl/>
        </w:rPr>
        <w:t xml:space="preserve">! </w:t>
      </w:r>
    </w:p>
    <w:p>
      <w:pPr>
        <w:pStyle w:val="38"/>
        <w:rPr>
          <w:ins w:id="99270" w:author="מנוע מכני" w:date="2026-10-11T12:04:39Z"/>
        </w:rPr>
      </w:pPr>
      <w:r w:rsidRPr="00B078C3">
        <w:t xml:space="preserve">א"ל</w:t>
      </w:r>
      <w:r w:rsidRPr="00B078C3">
        <w:t xml:space="preserve">, </w:t>
      </w:r>
      <w:ins w:id="98213" w:author="מנוע מכני" w:date="2026-10-11T12:04:39Z">
        <w:r>
          <w:t xml:space="preserve">אני</w:t>
        </w:r>
      </w:ins>
      <w:del w:id="98214" w:author="מנוע מכני" w:date="2026-10-11T12:04:39Z">
        <w:r w:rsidRPr="00B078C3">
          <w:delText xml:space="preserve">אנא</w:delText>
        </w:r>
      </w:del>
      <w:r w:rsidRPr="00B078C3">
        <w:t xml:space="preserve"> </w:t>
      </w:r>
      <w:ins w:id="95137" w:author="מנוע מכני" w:date="2026-10-11T12:04:39Z">
        <w:r>
          <w:t xml:space="preserve">כך</w:t>
        </w:r>
      </w:ins>
      <w:del w:id="95138" w:author="מנוע מכני" w:date="2026-10-11T12:04:39Z">
        <w:r w:rsidRPr="00B078C3">
          <w:delText xml:space="preserve">הכי</w:delText>
        </w:r>
      </w:del>
      <w:r w:rsidRPr="00B078C3">
        <w:t xml:space="preserve"> </w:t>
      </w:r>
      <w:ins w:id="90043" w:author="Claude - סמנטי" w:date="2026-10-11T12:19:29Z">
        <w:r>
          <w:t xml:space="preserve">אומר</w:t>
        </w:r>
      </w:ins>
      <w:del w:id="90044" w:author="Claude - סמנטי" w:date="2026-10-11T12:19:29Z">
        <w:r w:rsidRPr="00B078C3">
          <w:delText xml:space="preserve">קאמינא</w:delText>
        </w:r>
      </w:del>
      <w:r w:rsidRPr="00B078C3">
        <w:t xml:space="preserve">:</w:t>
      </w:r>
    </w:p>
    <w:p w:rsidR="00E403F0" w:rsidRPr="00B078C3" w:rsidRDefault="00E403F0" w:rsidP="00E403F0">
      <w:pPr>
        <w:rPr>
          <w:rFonts w:ascii="FontbitDavid" w:hAnsi="FontbitDavid"/>
          <w:sz w:val="24"/>
          <w:rtl/>
        </w:rPr>
      </w:pPr>
      <w:del w:id="9927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מן הלול ולפנים - ודאי טמא, מן הלול ולחוץ - ספקו טמא.</w:t>
      </w:r>
    </w:p>
    <w:p>
      <w:pPr>
        <w:pStyle w:val="38"/>
        <w:rPr>
          <w:ins w:id="99272" w:author="מנוע מכני" w:date="2026-10-11T12:04:39Z"/>
        </w:rPr>
      </w:pPr>
      <w:del w:id="101679" w:author="מנוע מכני" w:date="2026-10-11T12:04:39Z">
        <w:r w:rsidRPr="00B078C3">
          <w:delText xml:space="preserve">אמר </w:delText>
        </w:r>
      </w:del>
      <w:r w:rsidRPr="00B078C3">
        <w:t xml:space="preserve">אביי:</w:t>
      </w:r>
    </w:p>
    <w:p w:rsidR="00E403F0" w:rsidRPr="00B078C3" w:rsidRDefault="00E403F0" w:rsidP="00E403F0">
      <w:pPr>
        <w:rPr>
          <w:rFonts w:ascii="FontbitDavid" w:hAnsi="FontbitDavid"/>
          <w:sz w:val="24"/>
          <w:rtl/>
        </w:rPr>
      </w:pPr>
      <w:del w:id="99273" w:author="מנוע מכני" w:date="2026-10-11T12:04:39Z">
        <w:r w:rsidRPr="00B078C3">
          <w:rPr>
            <w:rFonts w:ascii="FontbitDavid" w:hAnsi="FontbitDavid"/>
            <w:sz w:val="24"/>
            <w:rtl/>
          </w:rPr>
          <w:delText xml:space="preserve"> </w:delText>
        </w:r>
      </w:del>
      <w:ins w:id="95141" w:author="מנוע מכני" w:date="2026-10-11T12:04:39Z">
        <w:r>
          <w:rPr>
            <w:rFonts w:ascii="FontbitDavid" w:hAnsi="FontbitDavid"/>
            <w:sz w:val="24"/>
            <w:rtl/>
          </w:rPr>
          <w:t xml:space="preserve">מה</w:t>
        </w:r>
      </w:ins>
      <w:del w:id="9514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שנא מן הלול ולחוץ דספקו טמא - </w:t>
      </w:r>
      <w:ins w:id="95139" w:author="מנוע מכני" w:date="2026-10-11T12:04:39Z">
        <w:r>
          <w:rPr>
            <w:rFonts w:ascii="FontbitDavid" w:hAnsi="FontbitDavid"/>
            <w:sz w:val="24"/>
            <w:rtl/>
          </w:rPr>
          <w:t xml:space="preserve">דשמא</w:t>
        </w:r>
      </w:ins>
      <w:del w:id="95140" w:author="מנוע מכני" w:date="2026-10-11T12:04:39Z">
        <w:r w:rsidRPr="00B078C3">
          <w:rPr>
            <w:rFonts w:ascii="FontbitDavid" w:hAnsi="FontbitDavid"/>
            <w:sz w:val="24"/>
            <w:rtl/>
          </w:rPr>
          <w:delText xml:space="preserve">דדלמא</w:delText>
        </w:r>
      </w:del>
      <w:r w:rsidRPr="00B078C3">
        <w:rPr>
          <w:rFonts w:ascii="FontbitDavid" w:hAnsi="FontbitDavid"/>
          <w:sz w:val="24"/>
          <w:rtl/>
        </w:rPr>
        <w:t xml:space="preserve"> שחתה, ומחדר </w:t>
      </w:r>
      <w:ins w:id="95143" w:author="מנוע מכני" w:date="2026-10-11T12:04:39Z">
        <w:r>
          <w:rPr>
            <w:rFonts w:ascii="FontbitDavid" w:hAnsi="FontbitDavid"/>
            <w:sz w:val="24"/>
            <w:rtl/>
          </w:rPr>
          <w:t xml:space="preserve">בא</w:t>
        </w:r>
      </w:ins>
      <w:del w:id="95144" w:author="מנוע מכני" w:date="2026-10-11T12:04:39Z">
        <w:r w:rsidRPr="00B078C3">
          <w:rPr>
            <w:rFonts w:ascii="FontbitDavid" w:hAnsi="FontbitDavid"/>
            <w:sz w:val="24"/>
            <w:rtl/>
          </w:rPr>
          <w:delText xml:space="preserve">אתא</w:delText>
        </w:r>
      </w:del>
      <w:ins w:id="96697" w:author="מנוע מכני" w:date="2026-10-11T12:04:39Z">
        <w:r>
          <w:rPr>
            <w:rFonts w:ascii="FontbitDavid" w:hAnsi="FontbitDavid"/>
            <w:sz w:val="24"/>
            <w:rtl/>
          </w:rPr>
          <w:t xml:space="preserve">,</w:t>
        </w:r>
      </w:ins>
      <w:del w:id="96698" w:author="מנוע מכני" w:date="2026-10-11T12:04:39Z">
        <w:r w:rsidRPr="00B078C3">
          <w:rPr>
            <w:rFonts w:ascii="FontbitDavid" w:hAnsi="FontbitDavid"/>
            <w:sz w:val="24"/>
            <w:rtl/>
          </w:rPr>
          <w:delText xml:space="preserve">;</w:delText>
        </w:r>
      </w:del>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מן הלול ולפנים </w:t>
      </w:r>
      <w:ins w:id="93623" w:author="מנוע מכני" w:date="2026-10-11T12:04:39Z">
        <w:r>
          <w:rPr>
            <w:rFonts w:ascii="FontbitDavid" w:hAnsi="FontbitDavid"/>
            <w:sz w:val="24"/>
            <w:rtl/>
          </w:rPr>
          <w:t xml:space="preserve">גם</w:t>
        </w:r>
      </w:ins>
      <w:del w:id="9362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אימא אזדקרה - ומעלייה </w:t>
      </w:r>
      <w:ins w:id="95145" w:author="מנוע מכני" w:date="2026-10-11T12:04:39Z">
        <w:r>
          <w:rPr>
            <w:rFonts w:ascii="FontbitDavid" w:hAnsi="FontbitDavid"/>
            <w:sz w:val="24"/>
            <w:rtl/>
          </w:rPr>
          <w:t xml:space="preserve">בא</w:t>
        </w:r>
      </w:ins>
      <w:del w:id="95146"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w:t>
      </w:r>
    </w:p>
    <w:p>
      <w:pPr>
        <w:pStyle w:val="38"/>
        <w:rPr>
          <w:ins w:id="99274" w:author="מנוע מכני" w:date="2026-10-11T12:04:39Z"/>
        </w:rPr>
      </w:pPr>
      <w:r w:rsidRPr="00B078C3">
        <w:t xml:space="preserve">אלא </w:t>
      </w:r>
      <w:r w:rsidRPr="00B078C3">
        <w:t xml:space="preserve">אמר</w:t>
      </w:r>
      <w:r w:rsidRPr="00B078C3">
        <w:t xml:space="preserve"> אביי:</w:t>
      </w:r>
    </w:p>
    <w:p w:rsidR="00E403F0" w:rsidRDefault="00E403F0" w:rsidP="00E403F0">
      <w:pPr>
        <w:rPr>
          <w:rFonts w:ascii="FontbitDavid" w:hAnsi="FontbitDavid"/>
          <w:sz w:val="24"/>
          <w:rtl/>
        </w:rPr>
      </w:pPr>
      <w:del w:id="99275" w:author="מנוע מכני" w:date="2026-10-11T12:04:39Z">
        <w:r w:rsidRPr="00B078C3">
          <w:rPr>
            <w:rFonts w:ascii="FontbitDavid" w:hAnsi="FontbitDavid"/>
            <w:sz w:val="24"/>
            <w:rtl/>
          </w:rPr>
          <w:delText xml:space="preserve"> </w:delText>
        </w:r>
      </w:del>
      <w:ins w:id="97355" w:author="מנוע מכני" w:date="2026-10-11T12:04:39Z">
        <w:r>
          <w:rPr>
            <w:rFonts w:ascii="FontbitDavid" w:hAnsi="FontbitDavid"/>
            <w:sz w:val="24"/>
            <w:rtl/>
          </w:rPr>
          <w:t xml:space="preserve">אם </w:t>
        </w:r>
      </w:ins>
      <w:del w:id="97356" w:author="מנוע מכני" w:date="2026-10-11T12:04:39Z">
        <w:r w:rsidRPr="00B078C3">
          <w:rPr>
            <w:rFonts w:ascii="FontbitDavid" w:hAnsi="FontbitDavid"/>
            <w:sz w:val="24"/>
            <w:rtl/>
          </w:rPr>
          <w:delText xml:space="preserve">אי </w:delText>
        </w:r>
      </w:del>
      <w:ins w:id="97893" w:author="מנוע מכני" w:date="2026-10-11T12:04:39Z">
        <w:r>
          <w:rPr>
            <w:rFonts w:ascii="FontbitDavid" w:hAnsi="FontbitDavid"/>
            <w:sz w:val="24"/>
            <w:rtl/>
          </w:rPr>
          <w:t xml:space="preserve">אחר</w:t>
        </w:r>
      </w:ins>
      <w:del w:id="97894"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חששא אזלת אידי ואידי ספק הוא, </w:t>
      </w:r>
    </w:p>
    <w:p w:rsidR="00E403F0" w:rsidRPr="00B078C3" w:rsidRDefault="00E403F0" w:rsidP="00E403F0">
      <w:pPr>
        <w:rPr>
          <w:rFonts w:ascii="FontbitDavid" w:hAnsi="FontbitDavid"/>
          <w:sz w:val="24"/>
          <w:rtl/>
        </w:rPr>
      </w:pPr>
      <w:ins w:id="97357" w:author="מנוע מכני" w:date="2026-10-11T12:04:39Z">
        <w:r>
          <w:rPr>
            <w:rFonts w:ascii="FontbitDavid" w:hAnsi="FontbitDavid"/>
            <w:sz w:val="24"/>
            <w:rtl/>
          </w:rPr>
          <w:t xml:space="preserve">ואם </w:t>
        </w:r>
      </w:ins>
      <w:del w:id="97358" w:author="מנוע מכני" w:date="2026-10-11T12:04:39Z">
        <w:r w:rsidRPr="00B078C3">
          <w:rPr>
            <w:rFonts w:ascii="FontbitDavid" w:hAnsi="FontbitDavid"/>
            <w:sz w:val="24"/>
            <w:rtl/>
          </w:rPr>
          <w:delText xml:space="preserve">ואי </w:delText>
        </w:r>
      </w:del>
      <w:ins w:id="97895" w:author="מנוע מכני" w:date="2026-10-11T12:04:39Z">
        <w:r>
          <w:rPr>
            <w:rFonts w:ascii="FontbitDavid" w:hAnsi="FontbitDavid"/>
            <w:sz w:val="24"/>
            <w:rtl/>
          </w:rPr>
          <w:t xml:space="preserve">אחר</w:t>
        </w:r>
      </w:ins>
      <w:del w:id="97896"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חזקה אזלת מן הלול ולפנים ודאי טמא, מן הלול ולחוץ - ודאי טהור.</w:t>
      </w:r>
    </w:p>
    <w:p w:rsidR="00E403F0" w:rsidRDefault="00E403F0" w:rsidP="00E403F0">
      <w:pPr>
        <w:rPr>
          <w:rFonts w:ascii="FontbitDavid" w:hAnsi="FontbitDavid"/>
          <w:sz w:val="24"/>
          <w:rtl/>
        </w:rPr>
      </w:pPr>
    </w:p>
    <w:p>
      <w:pPr>
        <w:pStyle w:val="afffff8"/>
        <w:rPr>
          <w:ins w:id="90549" w:author="קלוד" w:date="2026-10-11T12:23:38Z"/>
        </w:rPr>
      </w:pPr>
      <w:ins w:id="90550" w:author="קלוד" w:date="2026-10-11T12:23:38Z">
        <w:r>
          <w:rPr>
            <w:color w:val="7B3F00"/>
          </w:rPr>
          <w:t xml:space="preserve">דם הנמצא בפרוזדור - חייבין על ביאת מקדש</w:t>
        </w:r>
      </w:ins>
    </w:p>
    <w:p>
      <w:pPr>
        <w:pStyle w:val="38"/>
        <w:rPr>
          <w:ins w:id="99276" w:author="מנוע מכני" w:date="2026-10-11T12:04:39Z"/>
        </w:rPr>
      </w:pPr>
      <w:r w:rsidRPr="00B078C3">
        <w:t xml:space="preserve">תני רבי חייא:</w:t>
      </w:r>
    </w:p>
    <w:p w:rsidR="00E403F0" w:rsidRPr="00B078C3" w:rsidRDefault="00E403F0" w:rsidP="00E403F0">
      <w:pPr>
        <w:rPr>
          <w:rFonts w:ascii="FontbitDavid" w:hAnsi="FontbitDavid"/>
          <w:sz w:val="24"/>
          <w:rtl/>
        </w:rPr>
      </w:pPr>
      <w:del w:id="992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דם הנמצא בפרוזדור - חייבין עליו על ביאת מקדש, ושורפין עליו את התרומה.</w:t>
      </w:r>
    </w:p>
    <w:p>
      <w:pPr>
        <w:pStyle w:val="38"/>
        <w:rPr>
          <w:ins w:id="99278" w:author="מנוע מכני" w:date="2026-10-11T12:04:39Z"/>
        </w:rPr>
      </w:pPr>
      <w:r w:rsidRPr="00B078C3">
        <w:t xml:space="preserve">ורב קטינא</w:t>
      </w:r>
      <w:del w:id="101680"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2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חייבין עליו על ביאת מקדש, ואין שורפין עליו את התרומה.</w:t>
      </w:r>
    </w:p>
    <w:p w:rsidR="00E403F0" w:rsidRDefault="00E403F0" w:rsidP="00E403F0">
      <w:pPr>
        <w:rPr>
          <w:rFonts w:ascii="FontbitDavid" w:hAnsi="FontbitDavid"/>
          <w:sz w:val="24"/>
          <w:rtl/>
        </w:rPr>
      </w:pPr>
      <w:r w:rsidRPr="00B078C3">
        <w:rPr>
          <w:rFonts w:ascii="FontbitDavid" w:hAnsi="FontbitDavid"/>
          <w:sz w:val="24"/>
          <w:rtl/>
        </w:rPr>
        <w:t xml:space="preserve">להך לישנא דאמר </w:t>
      </w:r>
      <w:r w:rsidRPr="00B078C3">
        <w:rPr>
          <w:rStyle w:val="2fb"/>
          <w:rFonts w:ascii="FontbitDavid" w:hAnsi="FontbitDavid"/>
          <w:sz w:val="24"/>
          <w:rtl/>
        </w:rPr>
        <w:t xml:space="preserve">אביי</w:t>
      </w:r>
      <w:r w:rsidRPr="00B078C3">
        <w:rPr>
          <w:rFonts w:ascii="FontbitDavid" w:hAnsi="FontbitDavid"/>
          <w:sz w:val="24"/>
          <w:rtl/>
        </w:rPr>
        <w:t xml:space="preserve"> </w:t>
      </w:r>
      <w:ins w:id="97359" w:author="מנוע מכני" w:date="2026-10-11T12:04:39Z">
        <w:r>
          <w:rPr>
            <w:rFonts w:ascii="FontbitDavid" w:hAnsi="FontbitDavid"/>
            <w:sz w:val="24"/>
            <w:rtl/>
          </w:rPr>
          <w:t xml:space="preserve">אם </w:t>
        </w:r>
      </w:ins>
      <w:del w:id="97360" w:author="מנוע מכני" w:date="2026-10-11T12:04:39Z">
        <w:r w:rsidRPr="00B078C3">
          <w:rPr>
            <w:rFonts w:ascii="FontbitDavid" w:hAnsi="FontbitDavid"/>
            <w:sz w:val="24"/>
            <w:rtl/>
          </w:rPr>
          <w:delText xml:space="preserve">אי </w:delText>
        </w:r>
      </w:del>
      <w:ins w:id="97897" w:author="מנוע מכני" w:date="2026-10-11T12:04:39Z">
        <w:r>
          <w:rPr>
            <w:rFonts w:ascii="FontbitDavid" w:hAnsi="FontbitDavid"/>
            <w:sz w:val="24"/>
            <w:rtl/>
          </w:rPr>
          <w:t xml:space="preserve">אחר</w:t>
        </w:r>
      </w:ins>
      <w:del w:id="97898"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חששא אזלת - מסייע </w:t>
      </w:r>
      <w:ins w:id="95147" w:author="מנוע מכני" w:date="2026-10-11T12:04:39Z">
        <w:r>
          <w:rPr>
            <w:rFonts w:ascii="FontbitDavid" w:hAnsi="FontbitDavid"/>
            <w:sz w:val="24"/>
            <w:rtl/>
          </w:rPr>
          <w:t xml:space="preserve">לו</w:t>
        </w:r>
      </w:ins>
      <w:del w:id="9514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r w:rsidRPr="00B078C3">
        <w:rPr>
          <w:rStyle w:val="2fb"/>
          <w:rFonts w:ascii="FontbitDavid" w:hAnsi="FontbitDavid"/>
          <w:sz w:val="24"/>
          <w:rtl/>
        </w:rPr>
        <w:t xml:space="preserve">לרב</w:t>
      </w:r>
      <w:r w:rsidRPr="00B078C3">
        <w:rPr>
          <w:rFonts w:ascii="FontbitDavid" w:hAnsi="FontbitDavid"/>
          <w:sz w:val="24"/>
          <w:rtl/>
        </w:rPr>
        <w:t xml:space="preserve"> קטינא ופליגא </w:t>
      </w:r>
      <w:r w:rsidRPr="00B078C3">
        <w:rPr>
          <w:rStyle w:val="2fb"/>
          <w:rFonts w:ascii="FontbitDavid" w:hAnsi="FontbitDavid"/>
          <w:sz w:val="24"/>
          <w:rtl/>
        </w:rPr>
        <w:t xml:space="preserve">דרבי חייא</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להך לישנא דאמרת </w:t>
      </w:r>
      <w:ins w:id="97361" w:author="מנוע מכני" w:date="2026-10-11T12:04:39Z">
        <w:r>
          <w:rPr>
            <w:rFonts w:ascii="FontbitDavid" w:hAnsi="FontbitDavid"/>
            <w:sz w:val="24"/>
            <w:rtl/>
          </w:rPr>
          <w:t xml:space="preserve">אם </w:t>
        </w:r>
      </w:ins>
      <w:del w:id="97362" w:author="מנוע מכני" w:date="2026-10-11T12:04:39Z">
        <w:r w:rsidRPr="00B078C3">
          <w:rPr>
            <w:rFonts w:ascii="FontbitDavid" w:hAnsi="FontbitDavid"/>
            <w:sz w:val="24"/>
            <w:rtl/>
          </w:rPr>
          <w:delText xml:space="preserve">אי </w:delText>
        </w:r>
      </w:del>
      <w:ins w:id="97899" w:author="מנוע מכני" w:date="2026-10-11T12:04:39Z">
        <w:r>
          <w:rPr>
            <w:rFonts w:ascii="FontbitDavid" w:hAnsi="FontbitDavid"/>
            <w:sz w:val="24"/>
            <w:rtl/>
          </w:rPr>
          <w:t xml:space="preserve">אחר</w:t>
        </w:r>
      </w:ins>
      <w:del w:id="97900"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w:t>
      </w:r>
      <w:r>
        <w:rPr>
          <w:rFonts w:ascii="FontbitDavid" w:hAnsi="FontbitDavid"/>
          <w:sz w:val="24"/>
          <w:rtl/>
        </w:rPr>
        <w:t xml:space="preserve">חזקה אזלת - מסייע </w:t>
      </w:r>
      <w:ins w:id="95149" w:author="מנוע מכני" w:date="2026-10-11T12:04:39Z">
        <w:r>
          <w:rPr>
            <w:rFonts w:ascii="FontbitDavid" w:hAnsi="FontbitDavid"/>
            <w:sz w:val="24"/>
            <w:rtl/>
          </w:rPr>
          <w:t xml:space="preserve">לו</w:t>
        </w:r>
      </w:ins>
      <w:del w:id="95150" w:author="מנוע מכני" w:date="2026-10-11T12:04:39Z">
        <w:r>
          <w:rPr>
            <w:rFonts w:ascii="FontbitDavid" w:hAnsi="FontbitDavid"/>
            <w:sz w:val="24"/>
            <w:rtl/>
          </w:rPr>
          <w:delText xml:space="preserve">ליה</w:delText>
        </w:r>
      </w:del>
      <w:r>
        <w:rPr>
          <w:rFonts w:ascii="FontbitDavid" w:hAnsi="FontbitDavid"/>
          <w:sz w:val="24"/>
          <w:rtl/>
        </w:rPr>
        <w:t xml:space="preserve"> </w:t>
      </w:r>
      <w:r>
        <w:rPr>
          <w:rStyle w:val="2fb"/>
          <w:rFonts w:ascii="FontbitDavid" w:hAnsi="FontbitDavid"/>
          <w:sz w:val="24"/>
          <w:rtl/>
        </w:rPr>
        <w:t xml:space="preserve">לרבי חייא</w:t>
      </w:r>
      <w:r w:rsidRPr="00B078C3">
        <w:rPr>
          <w:rFonts w:ascii="FontbitDavid" w:hAnsi="FontbitDavid"/>
          <w:sz w:val="24"/>
          <w:rtl/>
        </w:rPr>
        <w:t xml:space="preserve"> ופליגא </w:t>
      </w:r>
      <w:r w:rsidRPr="00B078C3">
        <w:rPr>
          <w:rStyle w:val="2fb"/>
          <w:rFonts w:ascii="FontbitDavid" w:hAnsi="FontbitDavid"/>
          <w:sz w:val="24"/>
          <w:rtl/>
        </w:rPr>
        <w:t xml:space="preserve">דרב</w:t>
      </w:r>
      <w:r w:rsidRPr="00B078C3">
        <w:rPr>
          <w:rFonts w:ascii="FontbitDavid" w:hAnsi="FontbitDavid"/>
          <w:sz w:val="24"/>
          <w:rtl/>
        </w:rPr>
        <w:t xml:space="preserve"> קטינא.</w:t>
      </w:r>
    </w:p>
    <w:p w:rsidR="00E403F0" w:rsidRDefault="00E403F0" w:rsidP="00E403F0">
      <w:pPr>
        <w:pStyle w:val="afff3"/>
        <w:framePr w:wrap="around"/>
        <w:rPr>
          <w:rtl/>
        </w:rPr>
      </w:pPr>
      <w:r>
        <w:rPr>
          <w:rFonts w:hint="cs"/>
          <w:rtl/>
        </w:rPr>
        <w:t>יח.</w:t>
      </w:r>
    </w:p>
    <w:p w:rsidR="00E403F0" w:rsidRPr="00B078C3" w:rsidRDefault="00E403F0" w:rsidP="00E403F0">
      <w:pPr>
        <w:rPr>
          <w:rFonts w:ascii="FontbitDavid" w:hAnsi="FontbitDavid"/>
          <w:sz w:val="24"/>
          <w:rtl/>
        </w:rPr>
      </w:pPr>
      <w:ins w:id="92989" w:author="מנוע מכני" w:date="2026-10-11T12:04:39Z">
        <w:r>
          <w:rPr>
            <w:rStyle w:val="2fb"/>
            <w:rFonts w:ascii="FontbitDavid" w:hAnsi="FontbitDavid"/>
            <w:sz w:val="24"/>
            <w:rtl/>
          </w:rPr>
          <w:t xml:space="preserve">לר"ה</w:t>
        </w:r>
      </w:ins>
      <w:del w:id="92990" w:author="מנוע מכני" w:date="2026-10-11T12:04:39Z">
        <w:r w:rsidRPr="00B078C3">
          <w:rPr>
            <w:rFonts w:ascii="FontbitDavid" w:hAnsi="FontbitDavid"/>
            <w:sz w:val="24"/>
            <w:rtl/>
          </w:rPr>
          <w:delText xml:space="preserve">לרב הונא</w:delText>
        </w:r>
      </w:del>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w:t>
      </w:r>
      <w:ins w:id="93625" w:author="מנוע מכני" w:date="2026-10-11T12:04:39Z">
        <w:r>
          <w:rPr>
            <w:rFonts w:ascii="FontbitDavid" w:hAnsi="FontbitDavid"/>
            <w:sz w:val="24"/>
            <w:rtl/>
          </w:rPr>
          <w:t xml:space="preserve">חלקו</w:t>
        </w:r>
      </w:ins>
      <w:del w:id="93626"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כאן - מן הלול ולפנים, כאן - מן הלול ולחוץ.</w:t>
      </w:r>
    </w:p>
    <w:p>
      <w:pPr>
        <w:pStyle w:val="38"/>
        <w:rPr>
          <w:ins w:id="99280" w:author="מנוע מכני" w:date="2026-10-11T12:04:39Z"/>
        </w:rPr>
      </w:pPr>
      <w:r w:rsidRPr="00B078C3">
        <w:t xml:space="preserve">אלא</w:t>
      </w:r>
    </w:p>
    <w:p w:rsidR="00E403F0" w:rsidRDefault="00E403F0" w:rsidP="00E403F0">
      <w:pPr>
        <w:rPr>
          <w:rFonts w:ascii="FontbitDavid" w:hAnsi="FontbitDavid"/>
          <w:sz w:val="24"/>
          <w:rtl/>
        </w:rPr>
      </w:pPr>
      <w:del w:id="992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לרמי בר </w:t>
      </w:r>
      <w:r w:rsidRPr="00B078C3">
        <w:rPr>
          <w:rStyle w:val="2fb"/>
          <w:rFonts w:ascii="FontbitDavid" w:hAnsi="FontbitDavid"/>
          <w:sz w:val="24"/>
          <w:rtl/>
        </w:rPr>
        <w:t xml:space="preserve">שמואל</w:t>
      </w:r>
      <w:r w:rsidRPr="00B078C3">
        <w:rPr>
          <w:rFonts w:ascii="FontbitDavid" w:hAnsi="FontbitDavid"/>
          <w:sz w:val="24"/>
          <w:rtl/>
        </w:rPr>
        <w:t xml:space="preserve"> </w:t>
      </w:r>
      <w:r w:rsidRPr="00B078C3">
        <w:rPr>
          <w:rStyle w:val="2fb"/>
          <w:rFonts w:ascii="FontbitDavid" w:hAnsi="FontbitDavid"/>
          <w:sz w:val="24"/>
          <w:rtl/>
        </w:rPr>
        <w:t xml:space="preserve">ולרב</w:t>
      </w:r>
      <w:r w:rsidRPr="00B078C3">
        <w:rPr>
          <w:rFonts w:ascii="FontbitDavid" w:hAnsi="FontbitDavid"/>
          <w:sz w:val="24"/>
          <w:rtl/>
        </w:rPr>
        <w:t xml:space="preserve"> יצחק בריה </w:t>
      </w:r>
      <w:r w:rsidRPr="00B078C3">
        <w:rPr>
          <w:rStyle w:val="2fb"/>
          <w:rFonts w:ascii="FontbitDavid" w:hAnsi="FontbitDavid"/>
          <w:sz w:val="24"/>
          <w:rtl/>
        </w:rPr>
        <w:t xml:space="preserve">דרב יהודה</w:t>
      </w:r>
      <w:r w:rsidRPr="00B078C3">
        <w:rPr>
          <w:rFonts w:ascii="FontbitDavid" w:hAnsi="FontbitDavid"/>
          <w:sz w:val="24"/>
          <w:rtl/>
        </w:rPr>
        <w:t xml:space="preserve">, </w:t>
      </w:r>
      <w:ins w:id="93627" w:author="מנוע מכני" w:date="2026-10-11T12:04:39Z">
        <w:r>
          <w:rPr>
            <w:rFonts w:ascii="FontbitDavid" w:hAnsi="FontbitDavid"/>
            <w:sz w:val="24"/>
            <w:rtl/>
          </w:rPr>
          <w:t xml:space="preserve">דאמרו</w:t>
        </w:r>
      </w:ins>
      <w:del w:id="93628"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מן הלול ולחוץ - ספקו טהור, מן </w:t>
      </w:r>
      <w:r w:rsidRPr="00017C1D">
        <w:rPr>
          <w:rFonts w:ascii="FontbitDavid" w:hAnsi="FontbitDavid"/>
          <w:spacing w:val="-2"/>
          <w:sz w:val="24"/>
          <w:rtl/>
        </w:rPr>
        <w:t xml:space="preserve">הלול ולפנים - ספקו טמא </w:t>
      </w:r>
      <w:ins w:id="95151" w:author="מנוע מכני" w:date="2026-10-11T12:04:39Z">
        <w:r>
          <w:rPr>
            <w:rFonts w:ascii="FontbitDavid" w:hAnsi="FontbitDavid"/>
            <w:spacing w:val="-2"/>
            <w:sz w:val="24"/>
            <w:rtl/>
          </w:rPr>
          <w:t xml:space="preserve">אלו</w:t>
        </w:r>
      </w:ins>
      <w:del w:id="95152" w:author="מנוע מכני" w:date="2026-10-11T12:04:39Z">
        <w:r w:rsidRPr="00017C1D">
          <w:rPr>
            <w:rFonts w:ascii="FontbitDavid" w:hAnsi="FontbitDavid"/>
            <w:spacing w:val="-2"/>
            <w:sz w:val="24"/>
            <w:rtl/>
          </w:rPr>
          <w:delText xml:space="preserve">הני</w:delText>
        </w:r>
      </w:del>
      <w:r w:rsidRPr="00017C1D">
        <w:rPr>
          <w:rFonts w:ascii="FontbitDavid" w:hAnsi="FontbitDavid"/>
          <w:spacing w:val="-2"/>
          <w:sz w:val="24"/>
          <w:rtl/>
        </w:rPr>
        <w:t xml:space="preserve"> במאי מתוקמא - מן הלול ולפנים, לימא פליגא </w:t>
      </w:r>
      <w:r w:rsidRPr="00017C1D">
        <w:rPr>
          <w:rStyle w:val="2fb"/>
          <w:rFonts w:ascii="FontbitDavid" w:hAnsi="FontbitDavid"/>
          <w:spacing w:val="-2"/>
          <w:sz w:val="24"/>
          <w:rtl/>
        </w:rPr>
        <w:t xml:space="preserve">דרבי חייא</w:t>
      </w:r>
      <w:r w:rsidRPr="00017C1D">
        <w:rPr>
          <w:rFonts w:ascii="FontbitDavid" w:hAnsi="FontbitDavid"/>
          <w:spacing w:val="-2"/>
          <w:sz w:val="24"/>
          <w:rtl/>
        </w:rPr>
        <w:t xml:space="preserve">! </w:t>
      </w:r>
    </w:p>
    <w:p>
      <w:pPr>
        <w:pStyle w:val="38"/>
        <w:rPr>
          <w:ins w:id="101601" w:author="מנוע מכני" w:date="2026-10-11T12:04:39Z"/>
        </w:rPr>
      </w:pPr>
      <w:r w:rsidRPr="001E6439">
        <w:t xml:space="preserve">לא</w:t>
      </w:r>
      <w:r w:rsidRPr="001E6439">
        <w:t xml:space="preserve"> </w:t>
      </w:r>
      <w:ins w:id="97097" w:author="מנוע מכני" w:date="2026-10-11T12:04:39Z">
        <w:r>
          <w:t xml:space="preserve">קשה</w:t>
        </w:r>
      </w:ins>
      <w:del w:id="97098" w:author="מנוע מכני" w:date="2026-10-11T12:04:39Z">
        <w:r w:rsidRPr="001E6439">
          <w:delText xml:space="preserve">קשיא</w:delText>
        </w:r>
      </w:del>
      <w:r w:rsidRPr="001E6439">
        <w:t xml:space="preserve">,</w:t>
      </w:r>
    </w:p>
    <w:p w:rsidR="00E403F0" w:rsidRPr="001E6439" w:rsidRDefault="00E403F0" w:rsidP="00E403F0">
      <w:pPr>
        <w:pStyle w:val="a2"/>
        <w:numPr>
          <w:ilvl w:val="0"/>
          <w:numId w:val="3"/>
        </w:numPr>
        <w:ind w:left="714" w:hanging="357"/>
        <w:rPr>
          <w:rtl/>
        </w:rPr>
      </w:pPr>
      <w:del w:id="101602" w:author="מנוע מכני" w:date="2026-10-11T12:04:39Z">
        <w:r w:rsidRPr="001E6439">
          <w:rPr>
            <w:rtl/>
          </w:rPr>
          <w:delText xml:space="preserve"> </w:delText>
        </w:r>
      </w:del>
      <w:r w:rsidRPr="001E6439">
        <w:rPr>
          <w:rtl/>
        </w:rPr>
        <w:t xml:space="preserve">כאן - כשנמצא בקרקע פרוזדור, וכאן - שנמצא בגג פרוזדור.</w:t>
      </w:r>
    </w:p>
    <w:p w:rsidR="00E403F0" w:rsidRDefault="00E403F0" w:rsidP="00E403F0">
      <w:pPr>
        <w:rPr>
          <w:rFonts w:ascii="FontbitDavid" w:hAnsi="FontbitDavid"/>
          <w:sz w:val="24"/>
          <w:rtl/>
        </w:rPr>
      </w:pPr>
    </w:p>
    <w:p>
      <w:pPr>
        <w:pStyle w:val="afffff8"/>
        <w:rPr>
          <w:ins w:id="90547" w:author="קלוד" w:date="2026-10-11T12:23:38Z"/>
        </w:rPr>
      </w:pPr>
      <w:ins w:id="90548" w:author="קלוד" w:date="2026-10-11T12:23:38Z">
        <w:r>
          <w:rPr>
            <w:color w:val="7B3F00"/>
          </w:rPr>
          <w:t xml:space="preserve">הלך אחר הרוב - מקור, שליא וחתיכה</w:t>
        </w:r>
      </w:ins>
    </w:p>
    <w:p>
      <w:pPr>
        <w:pStyle w:val="38"/>
        <w:rPr>
          <w:ins w:id="99283" w:author="מנוע מכני" w:date="2026-10-11T12:04:39Z"/>
        </w:rPr>
      </w:pPr>
      <w:del w:id="99282" w:author="מנוע מכני" w:date="2026-10-11T12:04:39Z">
        <w:r w:rsidRPr="00E744B3">
          <w:delText xml:space="preserve">•</w:delText>
        </w:r>
      </w:del>
      <w:r w:rsidRPr="00E744B3">
        <w:t xml:space="preserve"> </w:t>
      </w:r>
      <w:r>
        <w:t>ארי"ו</w:t>
      </w:r>
      <w:r w:rsidRPr="00B078C3">
        <w:t xml:space="preserve">:</w:t>
      </w:r>
    </w:p>
    <w:p w:rsidR="00E403F0" w:rsidRPr="00B078C3" w:rsidRDefault="00E403F0" w:rsidP="00E403F0">
      <w:pPr>
        <w:rPr>
          <w:rFonts w:ascii="FontbitDavid" w:hAnsi="FontbitDavid"/>
          <w:sz w:val="24"/>
          <w:rtl/>
        </w:rPr>
      </w:pPr>
      <w:del w:id="992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בשלשה מקומות הלכו בו חכמים אחר הרוב ועשאום כודאי</w:t>
      </w:r>
      <w:r>
        <w:rPr>
          <w:rFonts w:ascii="FontbitDavid" w:hAnsi="FontbitDavid" w:hint="cs"/>
          <w:sz w:val="24"/>
          <w:rtl/>
        </w:rPr>
        <w:t xml:space="preserve"> בטומאה</w:t>
      </w:r>
    </w:p>
    <w:p w:rsidR="00E403F0" w:rsidRPr="00B078C3" w:rsidRDefault="00E403F0" w:rsidP="00E403F0">
      <w:pPr>
        <w:rPr>
          <w:rFonts w:ascii="FontbitDavid" w:hAnsi="FontbitDavid"/>
          <w:sz w:val="24"/>
          <w:rtl/>
        </w:rPr>
      </w:pPr>
      <w:r w:rsidRPr="00B078C3">
        <w:rPr>
          <w:rFonts w:ascii="FontbitDavid" w:hAnsi="FontbitDavid"/>
          <w:sz w:val="24"/>
          <w:rtl/>
        </w:rPr>
        <w:t>מקור, שליא, חתיכה.</w:t>
      </w:r>
    </w:p>
    <w:p w:rsidR="00E403F0" w:rsidRDefault="00E403F0" w:rsidP="00E403F0">
      <w:pPr>
        <w:rPr>
          <w:rFonts w:ascii="FontbitDavid" w:hAnsi="FontbitDavid"/>
          <w:sz w:val="24"/>
          <w:rtl/>
        </w:rPr>
      </w:pPr>
      <w:r w:rsidRPr="001E6439">
        <w:rPr>
          <w:rFonts w:ascii="FontbitDavid" w:hAnsi="FontbitDavid"/>
          <w:b/>
          <w:bCs/>
          <w:sz w:val="24"/>
          <w:rtl/>
        </w:rPr>
        <w:t>מקור</w:t>
      </w:r>
      <w:r w:rsidRPr="00B078C3">
        <w:rPr>
          <w:rFonts w:ascii="FontbitDavid" w:hAnsi="FontbitDavid"/>
          <w:sz w:val="24"/>
          <w:rtl/>
        </w:rPr>
        <w:t xml:space="preserve"> הא דאמרן, </w:t>
      </w:r>
    </w:p>
    <w:p w:rsidR="00E403F0" w:rsidRPr="00B078C3" w:rsidRDefault="00E403F0" w:rsidP="00E403F0">
      <w:pPr>
        <w:rPr>
          <w:rFonts w:ascii="FontbitDavid" w:hAnsi="FontbitDavid"/>
          <w:sz w:val="24"/>
          <w:rtl/>
        </w:rPr>
      </w:pPr>
      <w:r w:rsidRPr="001E6439">
        <w:rPr>
          <w:rFonts w:ascii="FontbitDavid" w:hAnsi="FontbitDavid"/>
          <w:b/>
          <w:bCs/>
          <w:sz w:val="24"/>
          <w:rtl/>
        </w:rPr>
        <w:t>שליא</w:t>
      </w:r>
      <w:r>
        <w:rPr>
          <w:rFonts w:ascii="FontbitDavid" w:hAnsi="FontbitDavid"/>
          <w:sz w:val="24"/>
          <w:rtl/>
        </w:rPr>
        <w:t xml:space="preserve"> - </w:t>
      </w:r>
      <w:r>
        <w:rPr>
          <w:rFonts w:ascii="FontbitDavid" w:hAnsi="FontbitDavid"/>
          <w:sz w:val="24"/>
          <w:rtl/>
        </w:rPr>
        <w:t xml:space="preserve">דתנן</w:t>
      </w:r>
      <w:r>
        <w:rPr>
          <w:rFonts w:ascii="FontbitDavid" w:hAnsi="FontbitDavid"/>
          <w:sz w:val="24"/>
          <w:rtl/>
        </w:rPr>
        <w:t xml:space="preserve">, שליא בבית </w:t>
      </w:r>
      <w:r w:rsidRPr="00B078C3">
        <w:rPr>
          <w:rFonts w:ascii="FontbitDavid" w:hAnsi="FontbitDavid"/>
          <w:sz w:val="24"/>
          <w:rtl/>
        </w:rPr>
        <w:t>הבית טמא, ולא שהשליא ולד, אלא שאין שליא בלא ולד.</w:t>
      </w:r>
    </w:p>
    <w:p>
      <w:pPr>
        <w:pStyle w:val="38"/>
        <w:rPr>
          <w:ins w:id="99285" w:author="מנוע מכני" w:date="2026-10-11T12:04:39Z"/>
        </w:rPr>
      </w:pPr>
      <w:r w:rsidRPr="00B078C3">
        <w:t xml:space="preserve">ר"ש</w:t>
      </w:r>
      <w:del w:id="101681" w:author="מנוע מכני" w:date="2026-10-11T12:04:39Z">
        <w:r w:rsidRPr="00B078C3">
          <w:delText xml:space="preserve"> אומר</w:delText>
        </w:r>
      </w:del>
      <w:r w:rsidRPr="00B078C3">
        <w:t xml:space="preserve">:</w:t>
      </w:r>
    </w:p>
    <w:p w:rsidR="00E403F0" w:rsidRPr="00B078C3" w:rsidRDefault="00E403F0" w:rsidP="00E403F0">
      <w:pPr>
        <w:ind w:firstLine="266"/>
        <w:rPr>
          <w:rFonts w:ascii="FontbitDavid" w:hAnsi="FontbitDavid"/>
          <w:sz w:val="24"/>
          <w:rtl/>
        </w:rPr>
      </w:pPr>
      <w:del w:id="9928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נמוק הולד עד שלא יצא.</w:t>
      </w:r>
    </w:p>
    <w:p w:rsidR="00E403F0" w:rsidRPr="00B078C3" w:rsidRDefault="00E403F0" w:rsidP="00E403F0">
      <w:pPr>
        <w:pStyle w:val="a3"/>
        <w:rPr>
          <w:rtl/>
        </w:rPr>
      </w:pPr>
      <w:r w:rsidRPr="001E6439">
        <w:rPr>
          <w:bCs/>
          <w:rtl/>
        </w:rPr>
        <w:t>חתיכה</w:t>
      </w:r>
      <w:r w:rsidRPr="00B078C3">
        <w:rPr>
          <w:rtl/>
        </w:rPr>
        <w:t xml:space="preserve"> - </w:t>
      </w:r>
      <w:r w:rsidRPr="00B078C3">
        <w:rPr>
          <w:rtl/>
        </w:rPr>
        <w:t xml:space="preserve">ד</w:t>
      </w:r>
      <w:r>
        <w:rPr>
          <w:rtl/>
        </w:rPr>
        <w:t xml:space="preserve">תנן</w:t>
      </w:r>
      <w:r>
        <w:rPr>
          <w:rtl/>
        </w:rPr>
        <w:t xml:space="preserve">: המפלת יד חתוכה ורגל חתוכה</w:t>
      </w:r>
      <w:r w:rsidRPr="00B078C3">
        <w:rPr>
          <w:rtl/>
        </w:rPr>
        <w:t xml:space="preserve"> אמו טמאה לידה, ואין חוששין שמא מגוף אטום באת.</w:t>
      </w:r>
    </w:p>
    <w:p w:rsidR="00E403F0" w:rsidRDefault="00E403F0" w:rsidP="00E403F0">
      <w:pPr>
        <w:rPr>
          <w:rFonts w:ascii="FontbitDavid" w:hAnsi="FontbitDavid"/>
          <w:sz w:val="24"/>
          <w:rtl/>
        </w:rPr>
      </w:pPr>
    </w:p>
    <w:p>
      <w:pPr>
        <w:pStyle w:val="afffff8"/>
        <w:rPr>
          <w:ins w:id="90545" w:author="קלוד" w:date="2026-10-11T12:23:38Z"/>
        </w:rPr>
      </w:pPr>
      <w:ins w:id="90546" w:author="קלוד" w:date="2026-10-11T12:23:38Z">
        <w:r>
          <w:rPr>
            <w:color w:val="7B3F00"/>
          </w:rPr>
          <w:t xml:space="preserve">תשע חנויות - טומאה אומרים הלך אחר הרוב, איסור לא</w:t>
        </w:r>
      </w:ins>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D57318">
        <w:rPr>
          <w:rFonts w:ascii="FontbitDavid" w:hAnsi="FontbitDavid"/>
          <w:b/>
          <w:bCs/>
          <w:sz w:val="24"/>
          <w:rtl/>
        </w:rPr>
        <w:t xml:space="preserve">ותו </w:t>
      </w:r>
      <w:ins w:id="93629" w:author="מנוע מכני" w:date="2026-10-11T12:04:39Z">
        <w:r>
          <w:rPr>
            <w:rFonts w:ascii="FontbitDavid" w:hAnsi="FontbitDavid"/>
            <w:b/>
            <w:bCs/>
            <w:sz w:val="24"/>
            <w:rtl/>
          </w:rPr>
          <w:t xml:space="preserve">אין</w:t>
        </w:r>
      </w:ins>
      <w:del w:id="93630" w:author="מנוע מכני" w:date="2026-10-11T12:04:39Z">
        <w:r w:rsidRPr="00D57318">
          <w:rPr>
            <w:rFonts w:ascii="FontbitDavid" w:hAnsi="FontbitDavid"/>
            <w:b/>
            <w:bCs/>
            <w:sz w:val="24"/>
            <w:rtl/>
          </w:rPr>
          <w:delText xml:space="preserve">ליכא</w:delText>
        </w:r>
      </w:del>
      <w:r w:rsidRPr="00B078C3">
        <w:rPr>
          <w:rFonts w:ascii="FontbitDavid" w:hAnsi="FontbitDavid"/>
          <w:sz w:val="24"/>
          <w:rtl/>
        </w:rPr>
        <w:t xml:space="preserve">? והאיכא תשע חנויות! </w:t>
      </w:r>
      <w:r w:rsidRPr="00B078C3">
        <w:rPr>
          <w:rFonts w:ascii="FontbitDavid" w:hAnsi="FontbitDavid"/>
          <w:sz w:val="24"/>
          <w:rtl/>
        </w:rPr>
        <w:t xml:space="preserve">דתניא</w:t>
      </w:r>
      <w:r w:rsidRPr="00B078C3">
        <w:rPr>
          <w:rFonts w:ascii="FontbitDavid" w:hAnsi="FontbitDavid"/>
          <w:sz w:val="24"/>
          <w:rtl/>
        </w:rPr>
        <w:t xml:space="preserve">: תשע חנויות כולן מוכרות בשר שחוטה, ואחת מוכרת בשר נבלה, ולקח מאחת מהן ואינו יודע מאיזה מהן לקח - ספקו אסור, ובנמצא - הלך אחר הרוב.</w:t>
      </w:r>
    </w:p>
    <w:p w:rsidR="00E403F0" w:rsidRPr="00B078C3" w:rsidRDefault="00E403F0" w:rsidP="00E403F0">
      <w:pPr>
        <w:rPr>
          <w:rFonts w:ascii="FontbitDavid" w:hAnsi="FontbitDavid"/>
          <w:sz w:val="24"/>
          <w:rtl/>
        </w:rPr>
      </w:pPr>
      <w:r w:rsidRPr="001E6439">
        <w:rPr>
          <w:rFonts w:ascii="FontbitDavid" w:hAnsi="FontbitDavid"/>
          <w:b/>
          <w:bCs/>
          <w:sz w:val="24"/>
          <w:rtl/>
        </w:rPr>
        <w:t>טומאה</w:t>
      </w:r>
      <w:r w:rsidRPr="00B078C3">
        <w:rPr>
          <w:rFonts w:ascii="FontbitDavid" w:hAnsi="FontbitDavid"/>
          <w:sz w:val="24"/>
          <w:rtl/>
        </w:rPr>
        <w:t xml:space="preserve"> - </w:t>
      </w:r>
      <w:ins w:id="98215" w:author="מנוע מכני" w:date="2026-10-11T12:04:39Z">
        <w:r>
          <w:rPr>
            <w:rFonts w:ascii="FontbitDavid" w:hAnsi="FontbitDavid"/>
            <w:sz w:val="24"/>
            <w:rtl/>
          </w:rPr>
          <w:t xml:space="preserve">אומרים</w:t>
        </w:r>
      </w:ins>
      <w:del w:id="98216" w:author="מנוע מכני" w:date="2026-10-11T12:04:39Z">
        <w:r w:rsidRPr="00B078C3">
          <w:rPr>
            <w:rFonts w:ascii="FontbitDavid" w:hAnsi="FontbitDavid"/>
            <w:sz w:val="24"/>
            <w:rtl/>
          </w:rPr>
          <w:delText xml:space="preserve">קאמרינן</w:delText>
        </w:r>
      </w:del>
      <w:r w:rsidRPr="00B078C3">
        <w:rPr>
          <w:rFonts w:ascii="FontbitDavid" w:hAnsi="FontbitDavid"/>
          <w:sz w:val="24"/>
          <w:rtl/>
        </w:rPr>
        <w:t xml:space="preserve">, איסור - </w:t>
      </w:r>
      <w:r w:rsidRPr="00B078C3">
        <w:rPr>
          <w:rFonts w:ascii="FontbitDavid" w:hAnsi="FontbitDavid"/>
          <w:sz w:val="24"/>
          <w:rtl/>
        </w:rPr>
        <w:t xml:space="preserve">לא</w:t>
      </w:r>
      <w:r w:rsidRPr="00B078C3">
        <w:rPr>
          <w:rFonts w:ascii="FontbitDavid" w:hAnsi="FontbitDavid"/>
          <w:sz w:val="24"/>
          <w:rtl/>
        </w:rPr>
        <w:t xml:space="preserve"> </w:t>
      </w:r>
      <w:ins w:id="98217" w:author="מנוע מכני" w:date="2026-10-11T12:04:39Z">
        <w:r>
          <w:rPr>
            <w:rFonts w:ascii="FontbitDavid" w:hAnsi="FontbitDavid"/>
            <w:sz w:val="24"/>
            <w:rtl/>
          </w:rPr>
          <w:t xml:space="preserve">אומרים</w:t>
        </w:r>
      </w:ins>
      <w:del w:id="98218" w:author="מנוע מכני" w:date="2026-10-11T12:04:39Z">
        <w:r w:rsidRPr="00B078C3">
          <w:rPr>
            <w:rFonts w:ascii="FontbitDavid" w:hAnsi="FontbitDavid"/>
            <w:sz w:val="24"/>
            <w:rtl/>
          </w:rPr>
          <w:delText xml:space="preserve">קאמרינן</w:delText>
        </w:r>
      </w:del>
      <w:r w:rsidRPr="00B078C3">
        <w:rPr>
          <w:rFonts w:ascii="FontbitDavid" w:hAnsi="FontbitDavid"/>
          <w:sz w:val="24"/>
          <w:rtl/>
        </w:rPr>
        <w:t xml:space="preserve">.</w:t>
      </w:r>
    </w:p>
    <w:p w:rsidR="00E403F0" w:rsidRDefault="00E403F0" w:rsidP="00E403F0">
      <w:pPr>
        <w:rPr>
          <w:rFonts w:ascii="FontbitDavid" w:hAnsi="FontbitDavid"/>
          <w:sz w:val="24"/>
          <w:rtl/>
        </w:rPr>
      </w:pPr>
      <w:r w:rsidRPr="00B078C3">
        <w:rPr>
          <w:rFonts w:ascii="FontbitDavid" w:hAnsi="FontbitDavid"/>
          <w:sz w:val="24"/>
          <w:rtl/>
        </w:rPr>
        <w:t>והאיכא, תשע צפרדעין ושרץ אחד ביניהם, ונגע באחד מהן ו</w:t>
      </w:r>
      <w:r>
        <w:rPr>
          <w:rFonts w:ascii="FontbitDavid" w:hAnsi="FontbitDavid"/>
          <w:sz w:val="24"/>
          <w:rtl/>
        </w:rPr>
        <w:t xml:space="preserve">אינו יודע באיזה מהן נגע, </w:t>
      </w:r>
      <w:r>
        <w:rPr>
          <w:rFonts w:ascii="FontbitDavid" w:hAnsi="FontbitDavid"/>
          <w:sz w:val="24"/>
          <w:rtl/>
        </w:rPr>
        <w:t xml:space="preserve">ברה"י</w:t>
      </w:r>
      <w:r w:rsidRPr="00B078C3">
        <w:rPr>
          <w:rFonts w:ascii="FontbitDavid" w:hAnsi="FontbitDavid"/>
          <w:sz w:val="24"/>
          <w:rtl/>
        </w:rPr>
        <w:t xml:space="preserve"> ספקו טמא, </w:t>
      </w:r>
      <w:r w:rsidRPr="00B078C3">
        <w:rPr>
          <w:rFonts w:ascii="FontbitDavid" w:hAnsi="FontbitDavid"/>
          <w:sz w:val="24"/>
          <w:rtl/>
        </w:rPr>
        <w:t xml:space="preserve">ברה"ר</w:t>
      </w:r>
      <w:r w:rsidRPr="00B078C3">
        <w:rPr>
          <w:rFonts w:ascii="FontbitDavid" w:hAnsi="FontbitDavid"/>
          <w:sz w:val="24"/>
          <w:rtl/>
        </w:rPr>
        <w:t xml:space="preserve"> - ספקו טהור, ובנמצא - הלך אחר הרוב! </w:t>
      </w:r>
    </w:p>
    <w:p w:rsidR="00E403F0" w:rsidRPr="001E6439" w:rsidRDefault="00E403F0" w:rsidP="00E403F0">
      <w:pPr>
        <w:pStyle w:val="a2"/>
        <w:numPr>
          <w:ilvl w:val="0"/>
          <w:numId w:val="3"/>
        </w:numPr>
        <w:ind w:left="714" w:hanging="357"/>
        <w:rPr>
          <w:rtl/>
        </w:rPr>
      </w:pPr>
      <w:r w:rsidRPr="001E6439">
        <w:rPr>
          <w:rtl/>
        </w:rPr>
        <w:t xml:space="preserve">טומאה דאשה </w:t>
      </w:r>
      <w:ins w:id="93631" w:author="מנוע מכני" w:date="2026-10-11T12:04:39Z">
        <w:r>
          <w:rPr>
            <w:rtl/>
          </w:rPr>
          <w:t xml:space="preserve">אומרים</w:t>
        </w:r>
      </w:ins>
      <w:del w:id="93632" w:author="מנוע מכני" w:date="2026-10-11T12:04:39Z">
        <w:r w:rsidRPr="001E6439">
          <w:rPr>
            <w:rtl/>
          </w:rPr>
          <w:delText xml:space="preserve">אמרינן</w:delText>
        </w:r>
      </w:del>
      <w:r w:rsidRPr="001E6439">
        <w:rPr>
          <w:rtl/>
        </w:rPr>
        <w:t xml:space="preserve">,</w:t>
      </w:r>
      <w:ins w:id="96699" w:author="מנוע מכני" w:date="2026-10-11T12:04:39Z">
        <w:r>
          <w:rPr>
            <w:rtl/>
          </w:rPr>
          <w:t xml:space="preserve"> </w:t>
        </w:r>
      </w:ins>
      <w:del w:id="96700" w:author="מנוע מכני" w:date="2026-10-11T12:04:39Z">
        <w:r w:rsidRPr="001E6439">
          <w:rPr>
            <w:rtl/>
          </w:rPr>
          <w:delText xml:space="preserve"> </w:delText>
        </w:r>
        <w:r>
          <w:rPr>
            <w:rFonts w:hint="cs"/>
            <w:rtl/>
          </w:rPr>
          <w:delText xml:space="preserve"> </w:delText>
        </w:r>
      </w:del>
      <w:r>
        <w:rPr>
          <w:rFonts w:hint="cs"/>
          <w:rtl/>
        </w:rPr>
        <w:t xml:space="preserve">ולא </w:t>
      </w:r>
      <w:r>
        <w:rPr>
          <w:rtl/>
        </w:rPr>
        <w:t xml:space="preserve">טומאה </w:t>
      </w:r>
      <w:ins w:id="95153" w:author="מנוע מכני" w:date="2026-10-11T12:04:39Z">
        <w:r>
          <w:rPr>
            <w:rtl/>
          </w:rPr>
          <w:t xml:space="preserve">סתם</w:t>
        </w:r>
      </w:ins>
      <w:del w:id="95154" w:author="מנוע מכני" w:date="2026-10-11T12:04:39Z">
        <w:r>
          <w:rPr>
            <w:rtl/>
          </w:rPr>
          <w:delText xml:space="preserve">בעלמא</w:delText>
        </w:r>
      </w:del>
      <w:r w:rsidRPr="001E6439">
        <w:rPr>
          <w:rtl/>
        </w:rPr>
        <w:t>.</w:t>
      </w:r>
    </w:p>
    <w:p w:rsidR="00E403F0" w:rsidRDefault="00E403F0" w:rsidP="00E403F0">
      <w:pPr>
        <w:pStyle w:val="afff3"/>
        <w:framePr w:wrap="around"/>
        <w:rPr>
          <w:rtl/>
        </w:rPr>
      </w:pPr>
      <w:r>
        <w:rPr>
          <w:rFonts w:hint="cs"/>
          <w:rtl/>
        </w:rPr>
        <w:t>יח:</w:t>
      </w:r>
    </w:p>
    <w:p>
      <w:pPr>
        <w:pStyle w:val="afffff8"/>
        <w:rPr>
          <w:ins w:id="90543" w:author="קלוד" w:date="2026-10-11T12:23:38Z"/>
        </w:rPr>
      </w:pPr>
      <w:ins w:id="90544" w:author="קלוד" w:date="2026-10-11T12:23:38Z">
        <w:r>
          <w:rPr>
            <w:color w:val="7B3F00"/>
          </w:rPr>
          <w:t xml:space="preserve">עברה בנהר והפילה - הלך אחר רוב נשים</w:t>
        </w:r>
      </w:ins>
    </w:p>
    <w:p>
      <w:pPr>
        <w:pStyle w:val="38"/>
        <w:rPr>
          <w:ins w:id="99287" w:author="מנוע מכני" w:date="2026-10-11T12:04:39Z"/>
        </w:rPr>
      </w:pPr>
      <w:r w:rsidRPr="00D57318">
        <w:t>ב</w:t>
      </w:r>
      <w:r>
        <w:t xml:space="preserve">. </w:t>
      </w:r>
      <w:r w:rsidRPr="00B078C3">
        <w:t xml:space="preserve">והאיכא </w:t>
      </w:r>
      <w:r>
        <w:t xml:space="preserve">דרי</w:t>
      </w:r>
      <w:ins w:id="90681" w:author="מנוע מכני" w:date="2026-10-11T12:04:39Z">
        <w:r>
          <w:t xml:space="preserve">ב"ל</w:t>
        </w:r>
      </w:ins>
      <w:del w:id="90682" w:author="מנוע מכני" w:date="2026-10-11T12:04:39Z">
        <w:r>
          <w:delText xml:space="preserve">ב''ל</w:delText>
        </w:r>
      </w:del>
      <w:r w:rsidRPr="00B078C3">
        <w:t xml:space="preserve">:</w:t>
      </w:r>
    </w:p>
    <w:p w:rsidR="00E403F0" w:rsidRPr="00B078C3" w:rsidRDefault="00E403F0" w:rsidP="00E403F0">
      <w:pPr>
        <w:rPr>
          <w:rFonts w:ascii="FontbitDavid" w:hAnsi="FontbitDavid"/>
          <w:sz w:val="24"/>
          <w:rtl/>
        </w:rPr>
      </w:pPr>
      <w:del w:id="992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עברה בנהר והפילה מביאה קרבן ונאכל, הלך אחר רוב נשים, ורוב נשים ולד </w:t>
      </w:r>
      <w:ins w:id="97901" w:author="מנוע מכני" w:date="2026-10-11T12:04:39Z">
        <w:r>
          <w:rPr>
            <w:rFonts w:ascii="FontbitDavid" w:hAnsi="FontbitDavid"/>
            <w:sz w:val="24"/>
            <w:rtl/>
          </w:rPr>
          <w:t xml:space="preserve">גמור</w:t>
        </w:r>
      </w:ins>
      <w:del w:id="97902" w:author="מנוע מכני" w:date="2026-10-11T12:04:39Z">
        <w:r w:rsidRPr="00B078C3">
          <w:rPr>
            <w:rFonts w:ascii="FontbitDavid" w:hAnsi="FontbitDavid"/>
            <w:sz w:val="24"/>
            <w:rtl/>
          </w:rPr>
          <w:delText xml:space="preserve">מעליא</w:delText>
        </w:r>
      </w:del>
      <w:r w:rsidRPr="00B078C3">
        <w:rPr>
          <w:rFonts w:ascii="FontbitDavid" w:hAnsi="FontbitDavid"/>
          <w:sz w:val="24"/>
          <w:rtl/>
        </w:rPr>
        <w:t xml:space="preserve"> ילדן.</w:t>
      </w:r>
    </w:p>
    <w:p w:rsidR="00E403F0" w:rsidRPr="001E6439" w:rsidRDefault="00E403F0" w:rsidP="00E403F0">
      <w:pPr>
        <w:pStyle w:val="a2"/>
        <w:numPr>
          <w:ilvl w:val="0"/>
          <w:numId w:val="3"/>
        </w:numPr>
        <w:ind w:left="714" w:hanging="357"/>
        <w:rPr>
          <w:rtl/>
        </w:rPr>
      </w:pPr>
      <w:r w:rsidRPr="00D57318">
        <w:rPr>
          <w:b/>
          <w:bCs/>
          <w:rtl/>
        </w:rPr>
        <w:t>מתניתין</w:t>
      </w:r>
      <w:r w:rsidRPr="001E6439">
        <w:rPr>
          <w:rtl/>
        </w:rPr>
        <w:t xml:space="preserve"> </w:t>
      </w:r>
      <w:ins w:id="98219" w:author="מנוע מכני" w:date="2026-10-11T12:04:39Z">
        <w:r>
          <w:rPr>
            <w:rtl/>
          </w:rPr>
          <w:t xml:space="preserve">אומרים</w:t>
        </w:r>
      </w:ins>
      <w:del w:id="98220" w:author="מנוע מכני" w:date="2026-10-11T12:04:39Z">
        <w:r w:rsidRPr="001E6439">
          <w:rPr>
            <w:rtl/>
          </w:rPr>
          <w:delText xml:space="preserve">קאמרינן</w:delText>
        </w:r>
      </w:del>
      <w:r w:rsidRPr="001E6439">
        <w:rPr>
          <w:rtl/>
        </w:rPr>
        <w:t xml:space="preserve">, </w:t>
      </w:r>
      <w:ins w:id="97099" w:author="מנוע מכני" w:date="2026-10-11T12:04:39Z">
        <w:r>
          <w:rPr>
            <w:rtl/>
          </w:rPr>
          <w:t xml:space="preserve">שמועה</w:t>
        </w:r>
      </w:ins>
      <w:del w:id="97100" w:author="מנוע מכני" w:date="2026-10-11T12:04:39Z">
        <w:r w:rsidRPr="001E6439">
          <w:rPr>
            <w:rtl/>
          </w:rPr>
          <w:delText xml:space="preserve">שמעתתא</w:delText>
        </w:r>
      </w:del>
      <w:r w:rsidRPr="001E6439">
        <w:rPr>
          <w:rtl/>
        </w:rPr>
        <w:t xml:space="preserve"> - </w:t>
      </w:r>
      <w:r w:rsidRPr="001E6439">
        <w:rPr>
          <w:rtl/>
        </w:rPr>
        <w:t xml:space="preserve">לא</w:t>
      </w:r>
      <w:r w:rsidRPr="001E6439">
        <w:rPr>
          <w:rtl/>
        </w:rPr>
        <w:t xml:space="preserve"> </w:t>
      </w:r>
      <w:ins w:id="98221" w:author="מנוע מכני" w:date="2026-10-11T12:04:39Z">
        <w:r>
          <w:rPr>
            <w:rtl/>
          </w:rPr>
          <w:t xml:space="preserve">אומרים</w:t>
        </w:r>
      </w:ins>
      <w:del w:id="98222" w:author="מנוע מכני" w:date="2026-10-11T12:04:39Z">
        <w:r w:rsidRPr="001E6439">
          <w:rPr>
            <w:rtl/>
          </w:rPr>
          <w:delText xml:space="preserve">קאמרינן</w:delText>
        </w:r>
      </w:del>
      <w:r w:rsidRPr="001E6439">
        <w:rPr>
          <w:rtl/>
        </w:rPr>
        <w:t xml:space="preserve">.</w:t>
      </w:r>
    </w:p>
    <w:p>
      <w:pPr>
        <w:pStyle w:val="38"/>
        <w:rPr>
          <w:ins w:id="99289" w:author="מנוע מכני" w:date="2026-10-11T12:04:39Z"/>
        </w:rPr>
      </w:pPr>
      <w:r w:rsidRPr="00017C1D">
        <w:t>וה</w:t>
      </w:r>
      <w:r w:rsidRPr="00017C1D">
        <w:t>ך דרבין</w:t>
      </w:r>
      <w:r w:rsidRPr="00017C1D">
        <w:t xml:space="preserve">:</w:t>
      </w:r>
    </w:p>
    <w:p w:rsidR="00E403F0" w:rsidRPr="00017C1D" w:rsidRDefault="00E403F0" w:rsidP="00E403F0">
      <w:pPr>
        <w:ind w:hanging="94"/>
        <w:rPr>
          <w:rFonts w:ascii="FontbitDavid" w:hAnsi="FontbitDavid"/>
          <w:spacing w:val="-6"/>
          <w:sz w:val="24"/>
          <w:rtl/>
        </w:rPr>
      </w:pPr>
      <w:del w:id="99290" w:author="מנוע מכני" w:date="2026-10-11T12:04:39Z">
        <w:r w:rsidRPr="00017C1D">
          <w:rPr>
            <w:rFonts w:ascii="FontbitDavid" w:hAnsi="FontbitDavid"/>
            <w:spacing w:val="-6"/>
            <w:sz w:val="24"/>
            <w:rtl/>
          </w:rPr>
          <w:delText xml:space="preserve"> </w:delText>
        </w:r>
      </w:del>
      <w:r w:rsidRPr="00017C1D">
        <w:rPr>
          <w:rFonts w:ascii="FontbitDavid" w:hAnsi="FontbitDavid" w:hint="cs"/>
          <w:spacing w:val="-6"/>
          <w:sz w:val="24"/>
          <w:rtl/>
        </w:rPr>
        <w:t>ד</w:t>
      </w:r>
      <w:r w:rsidRPr="00017C1D">
        <w:rPr>
          <w:rFonts w:ascii="FontbitDavid" w:hAnsi="FontbitDavid"/>
          <w:spacing w:val="-6"/>
          <w:sz w:val="24"/>
          <w:rtl/>
        </w:rPr>
        <w:t>מתיב ר</w:t>
      </w:r>
      <w:r w:rsidRPr="00017C1D">
        <w:rPr>
          <w:rFonts w:ascii="FontbitDavid" w:hAnsi="FontbitDavid" w:hint="cs"/>
          <w:spacing w:val="-6"/>
          <w:sz w:val="24"/>
          <w:rtl/>
        </w:rPr>
        <w:t xml:space="preserve">יב'ח </w:t>
      </w:r>
      <w:r w:rsidRPr="00017C1D">
        <w:rPr>
          <w:rFonts w:ascii="FontbitDavid" w:hAnsi="FontbitDavid"/>
          <w:spacing w:val="-6"/>
          <w:sz w:val="24"/>
          <w:rtl/>
        </w:rPr>
        <w:t xml:space="preserve">טועה, ולא ידענא </w:t>
      </w:r>
      <w:ins w:id="95155" w:author="מנוע מכני" w:date="2026-10-11T12:04:39Z">
        <w:r>
          <w:rPr>
            <w:rFonts w:ascii="FontbitDavid" w:hAnsi="FontbitDavid"/>
            <w:spacing w:val="-6"/>
            <w:sz w:val="24"/>
            <w:rtl/>
          </w:rPr>
          <w:t xml:space="preserve">מה</w:t>
        </w:r>
      </w:ins>
      <w:del w:id="95156" w:author="מנוע מכני" w:date="2026-10-11T12:04:39Z">
        <w:r w:rsidRPr="00017C1D">
          <w:rPr>
            <w:rFonts w:ascii="FontbitDavid" w:hAnsi="FontbitDavid"/>
            <w:spacing w:val="-6"/>
            <w:sz w:val="24"/>
            <w:rtl/>
          </w:rPr>
          <w:delText xml:space="preserve">מאי</w:delText>
        </w:r>
      </w:del>
      <w:r w:rsidRPr="00017C1D">
        <w:rPr>
          <w:rFonts w:ascii="FontbitDavid" w:hAnsi="FontbitDavid"/>
          <w:spacing w:val="-6"/>
          <w:sz w:val="24"/>
          <w:rtl/>
        </w:rPr>
        <w:t xml:space="preserve"> תיובתיה, </w:t>
      </w:r>
      <w:ins w:id="95157" w:author="מנוע מכני" w:date="2026-10-11T12:04:39Z">
        <w:r>
          <w:rPr>
            <w:rFonts w:ascii="FontbitDavid" w:hAnsi="FontbitDavid"/>
            <w:spacing w:val="-6"/>
            <w:sz w:val="24"/>
            <w:rtl/>
          </w:rPr>
          <w:t xml:space="preserve">מה</w:t>
        </w:r>
      </w:ins>
      <w:del w:id="95158" w:author="מנוע מכני" w:date="2026-10-11T12:04:39Z">
        <w:r w:rsidRPr="00017C1D">
          <w:rPr>
            <w:rFonts w:ascii="FontbitDavid" w:hAnsi="FontbitDavid"/>
            <w:spacing w:val="-6"/>
            <w:sz w:val="24"/>
            <w:rtl/>
          </w:rPr>
          <w:delText xml:space="preserve">מאי</w:delText>
        </w:r>
      </w:del>
      <w:r w:rsidRPr="00017C1D">
        <w:rPr>
          <w:rFonts w:ascii="FontbitDavid" w:hAnsi="FontbitDavid"/>
          <w:spacing w:val="-6"/>
          <w:sz w:val="24"/>
          <w:rtl/>
        </w:rPr>
        <w:t xml:space="preserve"> </w:t>
      </w:r>
      <w:ins w:id="93633" w:author="מנוע מכני" w:date="2026-10-11T12:04:39Z">
        <w:r>
          <w:rPr>
            <w:rFonts w:ascii="FontbitDavid" w:hAnsi="FontbitDavid"/>
            <w:spacing w:val="-6"/>
            <w:sz w:val="24"/>
            <w:rtl/>
          </w:rPr>
          <w:t xml:space="preserve">לא</w:t>
        </w:r>
      </w:ins>
      <w:del w:id="93634" w:author="מנוע מכני" w:date="2026-10-11T12:04:39Z">
        <w:r w:rsidRPr="00017C1D">
          <w:rPr>
            <w:rFonts w:ascii="FontbitDavid" w:hAnsi="FontbitDavid"/>
            <w:spacing w:val="-6"/>
            <w:sz w:val="24"/>
            <w:rtl/>
          </w:rPr>
          <w:delText xml:space="preserve">לאו</w:delText>
        </w:r>
      </w:del>
      <w:r w:rsidRPr="00017C1D">
        <w:rPr>
          <w:rFonts w:ascii="FontbitDavid" w:hAnsi="FontbitDavid"/>
          <w:spacing w:val="-6"/>
          <w:sz w:val="24"/>
          <w:rtl/>
        </w:rPr>
        <w:t xml:space="preserve">: </w:t>
      </w:r>
      <w:r w:rsidRPr="00017C1D">
        <w:rPr>
          <w:rFonts w:ascii="FontbitDavid" w:hAnsi="FontbitDavid"/>
          <w:spacing w:val="-6"/>
          <w:sz w:val="24"/>
          <w:rtl/>
        </w:rPr>
        <w:t xml:space="preserve">לא</w:t>
      </w:r>
      <w:r w:rsidRPr="00017C1D">
        <w:rPr>
          <w:rFonts w:ascii="FontbitDavid" w:hAnsi="FontbitDavid"/>
          <w:spacing w:val="-6"/>
          <w:sz w:val="24"/>
          <w:rtl/>
        </w:rPr>
        <w:t xml:space="preserve"> תיובתא אלא </w:t>
      </w:r>
      <w:ins w:id="90045" w:author="Claude - סמנטי" w:date="2026-10-11T12:19:29Z">
        <w:r>
          <w:rPr>
            <w:rFonts w:ascii="FontbitDavid" w:hAnsi="FontbitDavid"/>
            <w:spacing w:val="-6"/>
            <w:sz w:val="24"/>
            <w:rtl/>
          </w:rPr>
          <w:t xml:space="preserve">סיוע</w:t>
        </w:r>
      </w:ins>
      <w:del w:id="90046" w:author="Claude - סמנטי" w:date="2026-10-11T12:19:29Z">
        <w:r w:rsidRPr="00017C1D">
          <w:rPr>
            <w:rFonts w:ascii="FontbitDavid" w:hAnsi="FontbitDavid"/>
            <w:spacing w:val="-6"/>
            <w:sz w:val="24"/>
            <w:rtl/>
          </w:rPr>
          <w:delText xml:space="preserve">סייעתא</w:delText>
        </w:r>
      </w:del>
      <w:r w:rsidRPr="00017C1D">
        <w:rPr>
          <w:rFonts w:ascii="FontbitDavid" w:hAnsi="FontbitDavid"/>
          <w:spacing w:val="-6"/>
          <w:sz w:val="24"/>
          <w:rtl/>
        </w:rPr>
        <w:t xml:space="preserve">? </w:t>
      </w:r>
    </w:p>
    <w:p>
      <w:pPr>
        <w:pStyle w:val="38"/>
        <w:rPr>
          <w:ins w:id="99291" w:author="מנוע מכני" w:date="2026-10-11T12:04:39Z"/>
        </w:rPr>
      </w:pPr>
      <w:r w:rsidRPr="00D57318">
        <w:t xml:space="preserve">לא</w:t>
      </w:r>
      <w:r w:rsidRPr="00D57318">
        <w:t xml:space="preserve">, </w:t>
      </w:r>
      <w:ins w:id="95159" w:author="מנוע מכני" w:date="2026-10-11T12:04:39Z">
        <w:r>
          <w:t xml:space="preserve">שמא</w:t>
        </w:r>
      </w:ins>
      <w:del w:id="95160" w:author="מנוע מכני" w:date="2026-10-11T12:04:39Z">
        <w:r w:rsidRPr="00D57318">
          <w:delText xml:space="preserve">דלמא</w:delText>
        </w:r>
      </w:del>
      <w:r w:rsidRPr="00D57318">
        <w:t xml:space="preserve">:</w:t>
      </w:r>
    </w:p>
    <w:p w:rsidR="00E403F0" w:rsidRPr="00D57318" w:rsidRDefault="00E403F0" w:rsidP="00E403F0">
      <w:pPr>
        <w:pStyle w:val="a2"/>
        <w:numPr>
          <w:ilvl w:val="0"/>
          <w:numId w:val="3"/>
        </w:numPr>
        <w:ind w:left="714" w:hanging="357"/>
        <w:rPr>
          <w:rtl/>
        </w:rPr>
      </w:pPr>
      <w:del w:id="99292" w:author="מנוע מכני" w:date="2026-10-11T12:04:39Z">
        <w:r w:rsidRPr="00D57318">
          <w:rPr>
            <w:rtl/>
          </w:rPr>
          <w:delText xml:space="preserve"> </w:delText>
        </w:r>
      </w:del>
      <w:r w:rsidRPr="00D57318">
        <w:rPr>
          <w:rtl/>
        </w:rPr>
        <w:t xml:space="preserve">לא</w:t>
      </w:r>
      <w:r w:rsidRPr="00D57318">
        <w:rPr>
          <w:rtl/>
        </w:rPr>
        <w:t xml:space="preserve"> תיובתא ולא סייעתא.</w:t>
      </w:r>
    </w:p>
    <w:p>
      <w:pPr>
        <w:pStyle w:val="38"/>
        <w:rPr>
          <w:ins w:id="99293" w:author="מנוע מכני" w:date="2026-10-11T12:04:39Z"/>
        </w:rPr>
      </w:pPr>
      <w:r w:rsidRPr="00D57318">
        <w:t xml:space="preserve">והך</w:t>
      </w:r>
    </w:p>
    <w:p w:rsidR="00E403F0" w:rsidRDefault="00E403F0" w:rsidP="00E403F0">
      <w:pPr>
        <w:rPr>
          <w:rFonts w:ascii="FontbitDavid" w:hAnsi="FontbitDavid"/>
          <w:sz w:val="24"/>
          <w:rtl/>
        </w:rPr>
      </w:pPr>
      <w:del w:id="99294" w:author="מנוע מכני" w:date="2026-10-11T12:04:39Z">
        <w:r w:rsidRPr="00D57318">
          <w:rPr>
            <w:rFonts w:ascii="FontbitDavid" w:hAnsi="FontbitDavid" w:hint="cs"/>
            <w:b/>
            <w:bCs/>
            <w:sz w:val="24"/>
            <w:rtl/>
          </w:rPr>
          <w:delText xml:space="preserve"> </w:delText>
        </w:r>
      </w:del>
      <w:ins w:id="93639" w:author="מנוע מכני" w:date="2026-10-11T12:04:39Z">
        <w:r>
          <w:rPr>
            <w:rFonts w:ascii="FontbitDavid" w:hAnsi="FontbitDavid" w:hint="cs"/>
            <w:b/>
            <w:bCs/>
            <w:sz w:val="24"/>
            <w:rtl/>
          </w:rPr>
          <w:t xml:space="preserve">לא</w:t>
        </w:r>
      </w:ins>
      <w:del w:id="93640" w:author="מנוע מכני" w:date="2026-10-11T12:04:39Z">
        <w:r w:rsidRPr="00D57318">
          <w:rPr>
            <w:rFonts w:ascii="FontbitDavid" w:hAnsi="FontbitDavid" w:hint="cs"/>
            <w:b/>
            <w:bCs/>
            <w:sz w:val="24"/>
            <w:rtl/>
          </w:rPr>
          <w:delText xml:space="preserve">לאו</w:delText>
        </w:r>
      </w:del>
      <w:r w:rsidRPr="00D57318">
        <w:rPr>
          <w:rFonts w:ascii="FontbitDavid" w:hAnsi="FontbitDavid" w:hint="cs"/>
          <w:b/>
          <w:bCs/>
          <w:sz w:val="24"/>
          <w:rtl/>
        </w:rPr>
        <w:t xml:space="preserve"> </w:t>
      </w:r>
      <w:ins w:id="97903" w:author="מנוע מכני" w:date="2026-10-11T12:04:39Z">
        <w:r>
          <w:rPr>
            <w:rFonts w:ascii="FontbitDavid" w:hAnsi="FontbitDavid"/>
            <w:b/>
            <w:bCs/>
            <w:sz w:val="24"/>
            <w:rtl/>
          </w:rPr>
          <w:t xml:space="preserve">למעט</w:t>
        </w:r>
      </w:ins>
      <w:del w:id="97904" w:author="מנוע מכני" w:date="2026-10-11T12:04:39Z">
        <w:r w:rsidRPr="00D57318">
          <w:rPr>
            <w:rFonts w:ascii="FontbitDavid" w:hAnsi="FontbitDavid"/>
            <w:b/>
            <w:bCs/>
            <w:sz w:val="24"/>
            <w:rtl/>
          </w:rPr>
          <w:delText xml:space="preserve">למעוטי</w:delText>
        </w:r>
      </w:del>
      <w:ins w:id="96701" w:author="מנוע מכני" w:date="2026-10-11T12:04:39Z">
        <w:r>
          <w:rPr>
            <w:rFonts w:ascii="FontbitDavid" w:hAnsi="FontbitDavid"/>
            <w:sz w:val="24"/>
            <w:rtl/>
          </w:rPr>
          <w:t xml:space="preserve"> </w:t>
        </w:r>
      </w:ins>
      <w:del w:id="96702" w:author="מנוע מכני" w:date="2026-10-11T12:04:39Z">
        <w:r w:rsidRPr="00B078C3">
          <w:rPr>
            <w:rFonts w:ascii="FontbitDavid" w:hAnsi="FontbitDavid"/>
            <w:sz w:val="24"/>
            <w:rtl/>
          </w:rPr>
          <w:delText xml:space="preserve">  </w:delText>
        </w:r>
      </w:del>
      <w:ins w:id="93635" w:author="מנוע מכני" w:date="2026-10-11T12:04:39Z">
        <w:r>
          <w:rPr>
            <w:rFonts w:ascii="FontbitDavid" w:hAnsi="FontbitDavid"/>
            <w:sz w:val="24"/>
            <w:rtl/>
          </w:rPr>
          <w:t xml:space="preserve">רוב</w:t>
        </w:r>
      </w:ins>
      <w:del w:id="93636" w:author="מנוע מכני" w:date="2026-10-11T12:04:39Z">
        <w:r w:rsidRPr="00B078C3">
          <w:rPr>
            <w:rFonts w:ascii="FontbitDavid" w:hAnsi="FontbitDavid"/>
            <w:sz w:val="24"/>
            <w:rtl/>
          </w:rPr>
          <w:delText xml:space="preserve">רובא</w:delText>
        </w:r>
      </w:del>
      <w:r w:rsidRPr="00B078C3">
        <w:rPr>
          <w:rFonts w:ascii="FontbitDavid" w:hAnsi="FontbitDavid"/>
          <w:sz w:val="24"/>
          <w:rtl/>
        </w:rPr>
        <w:t xml:space="preserve"> </w:t>
      </w:r>
      <w:ins w:id="93637" w:author="מנוע מכני" w:date="2026-10-11T12:04:39Z">
        <w:r>
          <w:rPr>
            <w:rFonts w:ascii="FontbitDavid" w:hAnsi="FontbitDavid"/>
            <w:sz w:val="24"/>
            <w:rtl/>
          </w:rPr>
          <w:t xml:space="preserve">דיש</w:t>
        </w:r>
      </w:ins>
      <w:del w:id="93638"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חזקה בהדיה, דלא </w:t>
      </w:r>
      <w:ins w:id="90047" w:author="Claude - סמנטי" w:date="2026-10-11T12:19:29Z">
        <w:r>
          <w:rPr>
            <w:rFonts w:ascii="FontbitDavid" w:hAnsi="FontbitDavid"/>
            <w:sz w:val="24"/>
            <w:rtl/>
          </w:rPr>
          <w:t xml:space="preserve">שורפים</w:t>
        </w:r>
      </w:ins>
      <w:del w:id="90048" w:author="Claude - סמנטי" w:date="2026-10-11T12:19:29Z">
        <w:r w:rsidRPr="00B078C3">
          <w:rPr>
            <w:rFonts w:ascii="FontbitDavid" w:hAnsi="FontbitDavid"/>
            <w:sz w:val="24"/>
            <w:rtl/>
          </w:rPr>
          <w:delText xml:space="preserve">שרפינן</w:delText>
        </w:r>
      </w:del>
      <w:r w:rsidRPr="00B078C3">
        <w:rPr>
          <w:rFonts w:ascii="FontbitDavid" w:hAnsi="FontbitDavid"/>
          <w:sz w:val="24"/>
          <w:rtl/>
        </w:rPr>
        <w:t xml:space="preserve"> </w:t>
      </w:r>
      <w:ins w:id="95161" w:author="מנוע מכני" w:date="2026-10-11T12:04:39Z">
        <w:r>
          <w:rPr>
            <w:rFonts w:ascii="FontbitDavid" w:hAnsi="FontbitDavid"/>
            <w:sz w:val="24"/>
            <w:rtl/>
          </w:rPr>
          <w:t xml:space="preserve">עליו</w:t>
        </w:r>
      </w:ins>
      <w:del w:id="9516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את התרומה </w:t>
      </w:r>
    </w:p>
    <w:p w:rsidR="00E403F0" w:rsidRDefault="00E403F0" w:rsidP="00E403F0">
      <w:pPr>
        <w:rPr>
          <w:rFonts w:ascii="FontbitDavid" w:hAnsi="FontbitDavid"/>
          <w:sz w:val="24"/>
          <w:rtl/>
        </w:rPr>
      </w:pPr>
      <w:r>
        <w:rPr>
          <w:rFonts w:ascii="FontbitDavid" w:hAnsi="FontbitDavid"/>
          <w:sz w:val="24"/>
          <w:rtl/>
        </w:rPr>
        <w:t xml:space="preserve">- </w:t>
      </w:r>
      <w:ins w:id="93641" w:author="מנוע מכני" w:date="2026-10-11T12:04:39Z">
        <w:r>
          <w:rPr>
            <w:rFonts w:ascii="FontbitDavid" w:hAnsi="FontbitDavid" w:hint="cs"/>
            <w:sz w:val="24"/>
            <w:rtl/>
          </w:rPr>
          <w:t xml:space="preserve">שהרי</w:t>
        </w:r>
      </w:ins>
      <w:del w:id="93642" w:author="מנוע מכני" w:date="2026-10-11T12:04:39Z">
        <w:r>
          <w:rPr>
            <w:rFonts w:ascii="FontbitDavid" w:hAnsi="FontbitDavid" w:hint="cs"/>
            <w:sz w:val="24"/>
            <w:rtl/>
          </w:rPr>
          <w:delText xml:space="preserve">ד</w:delText>
        </w:r>
        <w:r w:rsidRPr="00B078C3">
          <w:rPr>
            <w:rFonts w:ascii="FontbitDavid" w:hAnsi="FontbitDavid"/>
            <w:sz w:val="24"/>
            <w:rtl/>
          </w:rPr>
          <w:delText xml:space="preserve">הא</w:delText>
        </w:r>
      </w:del>
      <w:r w:rsidRPr="00B078C3">
        <w:rPr>
          <w:rFonts w:ascii="FontbitDavid" w:hAnsi="FontbitDavid"/>
          <w:sz w:val="24"/>
          <w:rtl/>
        </w:rPr>
        <w:t xml:space="preserve"> אמרה </w:t>
      </w:r>
      <w:r w:rsidRPr="00B078C3">
        <w:rPr>
          <w:rStyle w:val="2fb"/>
          <w:rFonts w:ascii="FontbitDavid" w:hAnsi="FontbitDavid"/>
          <w:sz w:val="24"/>
          <w:rtl/>
        </w:rPr>
        <w:t xml:space="preserve">ר</w:t>
      </w:r>
      <w:ins w:id="90683" w:author="מנוע מכני" w:date="2026-10-11T12:04:39Z">
        <w:r>
          <w:rPr>
            <w:rStyle w:val="2fb"/>
            <w:rFonts w:ascii="FontbitDavid" w:hAnsi="FontbitDavid" w:hint="cs"/>
            <w:sz w:val="24"/>
            <w:rtl/>
          </w:rPr>
          <w:t xml:space="preserve">י"ו</w:t>
        </w:r>
      </w:ins>
      <w:del w:id="90684"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פעם אחת </w:t>
      </w:r>
      <w:r w:rsidRPr="00B078C3">
        <w:rPr>
          <w:rFonts w:ascii="FontbitDavid" w:hAnsi="FontbitDavid"/>
          <w:sz w:val="24"/>
          <w:rtl/>
        </w:rPr>
        <w:t xml:space="preserve">דתנן</w:t>
      </w:r>
      <w:r w:rsidRPr="00B078C3">
        <w:rPr>
          <w:rFonts w:ascii="FontbitDavid" w:hAnsi="FontbitDavid"/>
          <w:sz w:val="24"/>
          <w:rtl/>
        </w:rPr>
        <w:t xml:space="preserve">, תינוק הנמצא בצד העיסה ובצק בידו</w:t>
      </w:r>
      <w:r>
        <w:rPr>
          <w:rFonts w:ascii="FontbitDavid" w:hAnsi="FontbitDavid" w:hint="cs"/>
          <w:sz w:val="24"/>
          <w:rtl/>
        </w:rPr>
        <w:t>,</w:t>
      </w:r>
      <w:r w:rsidRPr="00B078C3">
        <w:rPr>
          <w:rFonts w:ascii="FontbitDavid" w:hAnsi="FontbitDavid"/>
          <w:sz w:val="24"/>
          <w:rtl/>
        </w:rPr>
        <w:t xml:space="preserve"> </w:t>
      </w:r>
    </w:p>
    <w:p>
      <w:pPr>
        <w:pStyle w:val="38"/>
        <w:rPr>
          <w:ins w:id="99295" w:author="מנוע מכני" w:date="2026-10-11T12:04:39Z"/>
        </w:rPr>
      </w:pPr>
      <w:r>
        <w:tab/>
      </w:r>
      <w:r>
        <w:tab/>
      </w:r>
      <w:r>
        <w:tab/>
      </w:r>
      <w:r>
        <w:tab/>
      </w:r>
      <w:r>
        <w:tab/>
      </w:r>
      <w:ins w:id="92991" w:author="מנוע מכני" w:date="2026-10-11T12:04:39Z">
        <w:r>
          <w:t xml:space="preserve">ר"מ</w:t>
        </w:r>
      </w:ins>
      <w:del w:id="92992" w:author="מנוע מכני" w:date="2026-10-11T12:04:39Z">
        <w:r w:rsidRPr="00B078C3">
          <w:delText xml:space="preserve">רבי מאיר</w:delText>
        </w:r>
      </w:del>
      <w:r>
        <w:t>:</w:t>
      </w:r>
    </w:p>
    <w:p w:rsidR="00E403F0" w:rsidRPr="00B078C3" w:rsidRDefault="00E403F0" w:rsidP="00E403F0">
      <w:pPr>
        <w:rPr>
          <w:rFonts w:ascii="FontbitDavid" w:hAnsi="FontbitDavid"/>
          <w:sz w:val="24"/>
          <w:rtl/>
        </w:rPr>
      </w:pPr>
      <w:del w:id="992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מטהר, וחכמים מטמאין, שדרכו של תינוק לטפח.</w:t>
      </w:r>
    </w:p>
    <w:p>
      <w:pPr>
        <w:pStyle w:val="38"/>
        <w:rPr>
          <w:ins w:id="99297" w:author="מנוע מכני" w:date="2026-10-11T12:04:39Z"/>
        </w:rPr>
      </w:pPr>
      <w:ins w:id="93643" w:author="מנוע מכני" w:date="2026-10-11T12:04:39Z">
        <w:r>
          <w:t xml:space="preserve">ואומרים</w:t>
        </w:r>
      </w:ins>
      <w:del w:id="93644" w:author="מנוע מכני" w:date="2026-10-11T12:04:39Z">
        <w:r>
          <w:delText xml:space="preserve">ואמרינן</w:delText>
        </w:r>
      </w:del>
      <w:r>
        <w:t xml:space="preserve">:</w:t>
      </w:r>
    </w:p>
    <w:p w:rsidR="00E403F0" w:rsidRDefault="00E403F0" w:rsidP="00E403F0">
      <w:pPr>
        <w:ind w:firstLine="0"/>
        <w:rPr>
          <w:rFonts w:ascii="FontbitDavid" w:hAnsi="FontbitDavid"/>
          <w:sz w:val="24"/>
          <w:rtl/>
        </w:rPr>
      </w:pPr>
      <w:del w:id="99298" w:author="מנוע מכני" w:date="2026-10-11T12:04:39Z">
        <w:r>
          <w:rPr>
            <w:rFonts w:ascii="FontbitDavid" w:hAnsi="FontbitDavid"/>
            <w:sz w:val="24"/>
            <w:rtl/>
          </w:rPr>
          <w:delText xml:space="preserve"> </w:delText>
        </w:r>
      </w:del>
      <w:r w:rsidRPr="00B078C3">
        <w:rPr>
          <w:rFonts w:ascii="FontbitDavid" w:hAnsi="FontbitDavid"/>
          <w:sz w:val="24"/>
          <w:rtl/>
        </w:rPr>
        <w:t xml:space="preserve">טעמא </w:t>
      </w:r>
      <w:r w:rsidRPr="00B078C3">
        <w:rPr>
          <w:rStyle w:val="2fb"/>
          <w:rFonts w:ascii="FontbitDavid" w:hAnsi="FontbitDavid"/>
          <w:sz w:val="24"/>
          <w:rtl/>
        </w:rPr>
        <w:t xml:space="preserve">דר"מ</w:t>
      </w:r>
      <w:r w:rsidRPr="00B078C3">
        <w:rPr>
          <w:rFonts w:ascii="FontbitDavid" w:hAnsi="FontbitDavid"/>
          <w:sz w:val="24"/>
          <w:rtl/>
        </w:rPr>
        <w:t xml:space="preserve"> - </w:t>
      </w:r>
      <w:ins w:id="93645" w:author="מנוע מכני" w:date="2026-10-11T12:04:39Z">
        <w:r>
          <w:rPr>
            <w:rFonts w:ascii="FontbitDavid" w:hAnsi="FontbitDavid"/>
            <w:sz w:val="24"/>
            <w:rtl/>
          </w:rPr>
          <w:t xml:space="preserve">סבר</w:t>
        </w:r>
      </w:ins>
      <w:del w:id="93646"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w:t>
      </w:r>
      <w:ins w:id="96703" w:author="מנוע מכני" w:date="2026-10-11T12:04:39Z">
        <w:r>
          <w:rPr>
            <w:rFonts w:ascii="FontbitDavid" w:hAnsi="FontbitDavid"/>
            <w:sz w:val="24"/>
            <w:rtl/>
          </w:rPr>
          <w:t xml:space="preserve"> </w:t>
        </w:r>
      </w:ins>
      <w:del w:id="96704"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r w:rsidRPr="00B078C3">
        <w:rPr>
          <w:rFonts w:ascii="FontbitDavid" w:hAnsi="FontbitDavid"/>
          <w:sz w:val="24"/>
          <w:rtl/>
        </w:rPr>
        <w:t xml:space="preserve">רוב תינוקות מטפחין, ומיעוט אין מטפחין, </w:t>
      </w:r>
    </w:p>
    <w:p w:rsidR="00E403F0" w:rsidRPr="00017C1D" w:rsidRDefault="00E403F0" w:rsidP="00E403F0">
      <w:pPr>
        <w:ind w:firstLine="0"/>
        <w:rPr>
          <w:rFonts w:ascii="FontbitDavid" w:hAnsi="FontbitDavid"/>
          <w:spacing w:val="-4"/>
          <w:sz w:val="24"/>
          <w:rtl/>
        </w:rPr>
      </w:pPr>
      <w:r w:rsidRPr="00017C1D">
        <w:rPr>
          <w:rFonts w:ascii="FontbitDavid" w:hAnsi="FontbitDavid"/>
          <w:spacing w:val="-4"/>
          <w:sz w:val="24"/>
          <w:rtl/>
        </w:rPr>
        <w:lastRenderedPageBreak/>
        <w:tab/>
      </w:r>
      <w:r w:rsidRPr="00017C1D">
        <w:rPr>
          <w:rFonts w:ascii="FontbitDavid" w:hAnsi="FontbitDavid"/>
          <w:spacing w:val="-4"/>
          <w:sz w:val="24"/>
          <w:rtl/>
        </w:rPr>
        <w:tab/>
        <w:t xml:space="preserve">ועיסה זו בחזקת טהורה עומדת, סמוך </w:t>
      </w:r>
      <w:ins w:id="93647" w:author="מנוע מכני" w:date="2026-10-11T12:04:39Z">
        <w:r>
          <w:rPr>
            <w:rFonts w:ascii="FontbitDavid" w:hAnsi="FontbitDavid"/>
            <w:spacing w:val="-4"/>
            <w:sz w:val="24"/>
            <w:rtl/>
          </w:rPr>
          <w:t xml:space="preserve">מיעוט</w:t>
        </w:r>
      </w:ins>
      <w:del w:id="93648" w:author="מנוע מכני" w:date="2026-10-11T12:04:39Z">
        <w:r w:rsidRPr="00017C1D">
          <w:rPr>
            <w:rFonts w:ascii="FontbitDavid" w:hAnsi="FontbitDavid"/>
            <w:spacing w:val="-4"/>
            <w:sz w:val="24"/>
            <w:rtl/>
          </w:rPr>
          <w:tab/>
          <w:delText xml:space="preserve">מיעוטא</w:delText>
        </w:r>
      </w:del>
      <w:r w:rsidRPr="00017C1D">
        <w:rPr>
          <w:rFonts w:ascii="FontbitDavid" w:hAnsi="FontbitDavid"/>
          <w:spacing w:val="-4"/>
          <w:sz w:val="24"/>
          <w:rtl/>
        </w:rPr>
        <w:tab/>
        <w:t xml:space="preserve"> לחזקה ואיתרע </w:t>
      </w:r>
      <w:ins w:id="95163" w:author="מנוע מכני" w:date="2026-10-11T12:04:39Z">
        <w:r>
          <w:rPr>
            <w:rFonts w:ascii="FontbitDavid" w:hAnsi="FontbitDavid"/>
            <w:spacing w:val="-4"/>
            <w:sz w:val="24"/>
            <w:rtl/>
          </w:rPr>
          <w:t xml:space="preserve">לו</w:t>
        </w:r>
      </w:ins>
      <w:del w:id="95164" w:author="מנוע מכני" w:date="2026-10-11T12:04:39Z">
        <w:r w:rsidRPr="00017C1D">
          <w:rPr>
            <w:rFonts w:ascii="FontbitDavid" w:hAnsi="FontbitDavid"/>
            <w:spacing w:val="-4"/>
            <w:sz w:val="24"/>
            <w:rtl/>
          </w:rPr>
          <w:tab/>
          <w:delText xml:space="preserve">ליה</w:delText>
        </w:r>
      </w:del>
      <w:r w:rsidRPr="00017C1D">
        <w:rPr>
          <w:rFonts w:ascii="FontbitDavid" w:hAnsi="FontbitDavid"/>
          <w:spacing w:val="-4"/>
          <w:sz w:val="24"/>
          <w:rtl/>
        </w:rPr>
        <w:tab/>
        <w:t xml:space="preserve"> </w:t>
      </w:r>
      <w:ins w:id="93649" w:author="מנוע מכני" w:date="2026-10-11T12:04:39Z">
        <w:r>
          <w:rPr>
            <w:rFonts w:ascii="FontbitDavid" w:hAnsi="FontbitDavid"/>
            <w:spacing w:val="-4"/>
            <w:sz w:val="24"/>
            <w:rtl/>
          </w:rPr>
          <w:t xml:space="preserve">רוב</w:t>
        </w:r>
      </w:ins>
      <w:del w:id="93650" w:author="מנוע מכני" w:date="2026-10-11T12:04:39Z">
        <w:r w:rsidRPr="00017C1D">
          <w:rPr>
            <w:rFonts w:ascii="FontbitDavid" w:hAnsi="FontbitDavid"/>
            <w:spacing w:val="-4"/>
            <w:sz w:val="24"/>
            <w:rtl/>
          </w:rPr>
          <w:tab/>
          <w:delText xml:space="preserve">רובא</w:delText>
        </w:r>
      </w:del>
      <w:r w:rsidRPr="00017C1D">
        <w:rPr>
          <w:rFonts w:ascii="FontbitDavid" w:hAnsi="FontbitDavid"/>
          <w:spacing w:val="-4"/>
          <w:sz w:val="24"/>
          <w:rtl/>
        </w:rPr>
        <w:tab/>
        <w:t xml:space="preserve">.</w:t>
      </w:r>
    </w:p>
    <w:p>
      <w:pPr>
        <w:pStyle w:val="38"/>
        <w:rPr>
          <w:ins w:id="99299" w:author="מנוע מכני" w:date="2026-10-11T12:04:39Z"/>
        </w:rPr>
      </w:pPr>
      <w:r w:rsidRPr="00017C1D">
        <w:tab/>
      </w:r>
      <w:r w:rsidRPr="00017C1D">
        <w:tab/>
      </w:r>
      <w:r w:rsidRPr="00017C1D">
        <w:tab/>
      </w:r>
      <w:r w:rsidRPr="00017C1D">
        <w:t>ורבנן</w:t>
      </w:r>
      <w:r w:rsidRPr="00017C1D">
        <w:t>:</w:t>
      </w:r>
    </w:p>
    <w:p w:rsidR="00E403F0" w:rsidRPr="00017C1D" w:rsidRDefault="00E403F0" w:rsidP="00E403F0">
      <w:pPr>
        <w:ind w:firstLine="0"/>
        <w:rPr>
          <w:rFonts w:ascii="FontbitDavid" w:hAnsi="FontbitDavid"/>
          <w:spacing w:val="-6"/>
          <w:sz w:val="24"/>
          <w:rtl/>
        </w:rPr>
      </w:pPr>
      <w:ins w:id="96707" w:author="מנוע מכני" w:date="2026-10-11T12:04:39Z">
        <w:del w:id="99300" w:author="מנוע מכני" w:date="2026-10-11T12:04:39Z">
          <w:r>
            <w:rPr>
              <w:rFonts w:ascii="FontbitDavid" w:hAnsi="FontbitDavid"/>
              <w:spacing w:val="-6"/>
              <w:sz w:val="24"/>
              <w:rtl/>
            </w:rPr>
            <w:delText xml:space="preserve"> </w:delText>
          </w:r>
        </w:del>
      </w:ins>
      <w:del w:id="96708" w:author="מנוע מכני" w:date="2026-10-11T12:04:39Z">
        <w:r w:rsidRPr="00017C1D">
          <w:rPr>
            <w:rFonts w:ascii="FontbitDavid" w:hAnsi="FontbitDavid"/>
            <w:spacing w:val="-6"/>
            <w:sz w:val="24"/>
            <w:rtl/>
          </w:rPr>
          <w:delText xml:space="preserve">  </w:delText>
        </w:r>
      </w:del>
      <w:ins w:id="93651" w:author="מנוע מכני" w:date="2026-10-11T12:04:39Z">
        <w:r>
          <w:rPr>
            <w:rFonts w:ascii="FontbitDavid" w:hAnsi="FontbitDavid"/>
            <w:spacing w:val="-6"/>
            <w:sz w:val="24"/>
            <w:rtl/>
          </w:rPr>
          <w:t xml:space="preserve">מיעוט</w:t>
        </w:r>
      </w:ins>
      <w:del w:id="93652" w:author="מנוע מכני" w:date="2026-10-11T12:04:39Z">
        <w:r w:rsidRPr="00017C1D">
          <w:rPr>
            <w:rFonts w:ascii="FontbitDavid" w:hAnsi="FontbitDavid"/>
            <w:spacing w:val="-6"/>
            <w:sz w:val="24"/>
            <w:rtl/>
          </w:rPr>
          <w:delText xml:space="preserve">מיעוטא</w:delText>
        </w:r>
      </w:del>
      <w:r w:rsidRPr="00017C1D">
        <w:rPr>
          <w:rFonts w:ascii="FontbitDavid" w:hAnsi="FontbitDavid"/>
          <w:spacing w:val="-6"/>
          <w:sz w:val="24"/>
          <w:rtl/>
        </w:rPr>
        <w:t xml:space="preserve"> כמאן </w:t>
      </w:r>
      <w:ins w:id="97643" w:author="מנוע מכני" w:date="2026-10-11T12:04:39Z">
        <w:r>
          <w:rPr>
            <w:rFonts w:ascii="FontbitDavid" w:hAnsi="FontbitDavid"/>
            <w:spacing w:val="-6"/>
            <w:sz w:val="24"/>
            <w:rtl/>
          </w:rPr>
          <w:t xml:space="preserve">דאינו</w:t>
        </w:r>
      </w:ins>
      <w:del w:id="97644" w:author="מנוע מכני" w:date="2026-10-11T12:04:39Z">
        <w:r w:rsidRPr="00017C1D">
          <w:rPr>
            <w:rFonts w:ascii="FontbitDavid" w:hAnsi="FontbitDavid"/>
            <w:spacing w:val="-6"/>
            <w:sz w:val="24"/>
            <w:rtl/>
          </w:rPr>
          <w:delText xml:space="preserve">דליתיה</w:delText>
        </w:r>
      </w:del>
      <w:r w:rsidRPr="00017C1D">
        <w:rPr>
          <w:rFonts w:ascii="FontbitDavid" w:hAnsi="FontbitDavid"/>
          <w:spacing w:val="-6"/>
          <w:sz w:val="24"/>
          <w:rtl/>
        </w:rPr>
        <w:t xml:space="preserve"> דמי, </w:t>
      </w:r>
      <w:ins w:id="93653" w:author="מנוע מכני" w:date="2026-10-11T12:04:39Z">
        <w:r>
          <w:rPr>
            <w:rFonts w:ascii="FontbitDavid" w:hAnsi="FontbitDavid"/>
            <w:spacing w:val="-6"/>
            <w:sz w:val="24"/>
            <w:rtl/>
          </w:rPr>
          <w:t xml:space="preserve">ורוב</w:t>
        </w:r>
      </w:ins>
      <w:del w:id="93654" w:author="מנוע מכני" w:date="2026-10-11T12:04:39Z">
        <w:r w:rsidRPr="00017C1D">
          <w:rPr>
            <w:rFonts w:ascii="FontbitDavid" w:hAnsi="FontbitDavid"/>
            <w:spacing w:val="-6"/>
            <w:sz w:val="24"/>
            <w:rtl/>
          </w:rPr>
          <w:delText xml:space="preserve">ורובא</w:delText>
        </w:r>
      </w:del>
      <w:r w:rsidRPr="00017C1D">
        <w:rPr>
          <w:rFonts w:ascii="FontbitDavid" w:hAnsi="FontbitDavid"/>
          <w:spacing w:val="-6"/>
          <w:sz w:val="24"/>
          <w:rtl/>
        </w:rPr>
        <w:t xml:space="preserve"> וחזקה - </w:t>
      </w:r>
      <w:ins w:id="93655" w:author="מנוע מכני" w:date="2026-10-11T12:04:39Z">
        <w:r>
          <w:rPr>
            <w:rFonts w:ascii="FontbitDavid" w:hAnsi="FontbitDavid"/>
            <w:spacing w:val="-6"/>
            <w:sz w:val="24"/>
            <w:rtl/>
          </w:rPr>
          <w:t xml:space="preserve">רוב</w:t>
        </w:r>
      </w:ins>
      <w:del w:id="93656" w:author="מנוע מכני" w:date="2026-10-11T12:04:39Z">
        <w:r w:rsidRPr="00017C1D">
          <w:rPr>
            <w:rFonts w:ascii="FontbitDavid" w:hAnsi="FontbitDavid"/>
            <w:spacing w:val="-6"/>
            <w:sz w:val="24"/>
            <w:rtl/>
          </w:rPr>
          <w:delText xml:space="preserve">רובא</w:delText>
        </w:r>
      </w:del>
      <w:r w:rsidRPr="00017C1D">
        <w:rPr>
          <w:rFonts w:ascii="FontbitDavid" w:hAnsi="FontbitDavid"/>
          <w:spacing w:val="-6"/>
          <w:sz w:val="24"/>
          <w:rtl/>
        </w:rPr>
        <w:t xml:space="preserve"> עדיף</w:t>
      </w:r>
      <w:ins w:id="96705" w:author="מנוע מכני" w:date="2026-10-11T12:04:39Z">
        <w:r>
          <w:rPr>
            <w:rFonts w:ascii="FontbitDavid" w:hAnsi="FontbitDavid"/>
            <w:spacing w:val="-6"/>
            <w:sz w:val="24"/>
            <w:rtl/>
          </w:rPr>
          <w:t xml:space="preserve">,</w:t>
        </w:r>
      </w:ins>
      <w:del w:id="96706" w:author="מנוע מכני" w:date="2026-10-11T12:04:39Z">
        <w:r w:rsidRPr="00017C1D">
          <w:rPr>
            <w:rFonts w:ascii="FontbitDavid" w:hAnsi="FontbitDavid"/>
            <w:spacing w:val="-6"/>
            <w:sz w:val="24"/>
            <w:rtl/>
          </w:rPr>
          <w:delText xml:space="preserve">;</w:delText>
        </w:r>
      </w:del>
    </w:p>
    <w:p>
      <w:pPr>
        <w:pStyle w:val="38"/>
        <w:rPr>
          <w:ins w:id="99301" w:author="מנוע מכני" w:date="2026-10-11T12:04:39Z"/>
        </w:rPr>
      </w:pPr>
      <w:r w:rsidRPr="00B078C3">
        <w:t>וא</w:t>
      </w:r>
      <w:ins w:id="90685" w:author="מנוע מכני" w:date="2026-10-11T12:04:39Z">
        <w:r>
          <w:t xml:space="preserve">ר"ל</w:t>
        </w:r>
      </w:ins>
      <w:del w:id="90686" w:author="מנוע מכני" w:date="2026-10-11T12:04:39Z">
        <w:r>
          <w:delText xml:space="preserve">ר''ל</w:delText>
        </w:r>
      </w:del>
      <w:ins w:id="96709" w:author="מנוע מכני" w:date="2026-10-11T12:04:39Z">
        <w:r>
          <w:t xml:space="preserve"> </w:t>
        </w:r>
      </w:ins>
      <w:del w:id="96710" w:author="מנוע מכני" w:date="2026-10-11T12:04:39Z">
        <w:r>
          <w:delText xml:space="preserve"> </w:delText>
        </w:r>
        <w:r w:rsidRPr="00B078C3">
          <w:delText xml:space="preserve"> </w:delText>
        </w:r>
      </w:del>
      <w:r w:rsidRPr="00B078C3">
        <w:t xml:space="preserve">משום רבי אושעיא:</w:t>
      </w:r>
    </w:p>
    <w:p w:rsidR="00E403F0" w:rsidRDefault="00E403F0" w:rsidP="00E403F0">
      <w:pPr>
        <w:rPr>
          <w:rFonts w:ascii="FontbitDavid" w:hAnsi="FontbitDavid"/>
          <w:sz w:val="24"/>
          <w:rtl/>
        </w:rPr>
      </w:pPr>
      <w:del w:id="9930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זו היא חזקה ששורפין </w:t>
      </w:r>
      <w:ins w:id="95165" w:author="מנוע מכני" w:date="2026-10-11T12:04:39Z">
        <w:r>
          <w:rPr>
            <w:rFonts w:ascii="FontbitDavid" w:hAnsi="FontbitDavid"/>
            <w:sz w:val="24"/>
            <w:rtl/>
          </w:rPr>
          <w:t xml:space="preserve">עליו</w:t>
        </w:r>
      </w:ins>
      <w:del w:id="9516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את התרומה, </w:t>
      </w:r>
    </w:p>
    <w:p>
      <w:pPr>
        <w:pStyle w:val="38"/>
        <w:rPr>
          <w:ins w:id="99303" w:author="מנוע מכני" w:date="2026-10-11T12:04:39Z"/>
        </w:rPr>
      </w:pPr>
      <w:r>
        <w:tab/>
      </w:r>
      <w:r>
        <w:tab/>
      </w:r>
      <w:r>
        <w:tab/>
      </w:r>
      <w:r w:rsidRPr="00B078C3">
        <w:t xml:space="preserve">ור</w:t>
      </w:r>
      <w:ins w:id="90687" w:author="מנוע מכני" w:date="2026-10-11T12:04:39Z">
        <w:r>
          <w:t xml:space="preserve">י"ו</w:t>
        </w:r>
      </w:ins>
      <w:del w:id="90688" w:author="מנוע מכני" w:date="2026-10-11T12:04:39Z">
        <w:r w:rsidRPr="00B078C3">
          <w:delText xml:space="preserve">י''ו</w:delText>
        </w:r>
      </w:del>
      <w:del w:id="101682" w:author="מנוע מכני" w:date="2026-10-11T12:04:39Z">
        <w:r w:rsidRPr="00B078C3">
          <w:delText xml:space="preserve"> אמר</w:delText>
        </w:r>
      </w:del>
      <w:r w:rsidRPr="00B078C3">
        <w:t xml:space="preserve">:</w:t>
      </w:r>
    </w:p>
    <w:p w:rsidR="00E403F0" w:rsidRDefault="00E403F0" w:rsidP="00E403F0">
      <w:pPr>
        <w:rPr>
          <w:rFonts w:ascii="FontbitDavid" w:hAnsi="FontbitDavid"/>
          <w:sz w:val="24"/>
          <w:rtl/>
        </w:rPr>
      </w:pPr>
      <w:del w:id="993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זו חזקה ששורפין </w:t>
      </w:r>
      <w:ins w:id="95167" w:author="מנוע מכני" w:date="2026-10-11T12:04:39Z">
        <w:r>
          <w:rPr>
            <w:rFonts w:ascii="FontbitDavid" w:hAnsi="FontbitDavid"/>
            <w:sz w:val="24"/>
            <w:rtl/>
          </w:rPr>
          <w:t xml:space="preserve">עליו</w:t>
        </w:r>
      </w:ins>
      <w:del w:id="95168"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את התרומה! </w:t>
      </w:r>
    </w:p>
    <w:p w:rsidR="00E403F0" w:rsidRDefault="00E403F0" w:rsidP="00E403F0">
      <w:pPr>
        <w:rPr>
          <w:rFonts w:ascii="FontbitDavid" w:hAnsi="FontbitDavid"/>
          <w:b/>
          <w:bCs/>
          <w:sz w:val="24"/>
          <w:rtl/>
        </w:rPr>
      </w:pPr>
    </w:p>
    <w:p>
      <w:pPr>
        <w:pStyle w:val="afffff8"/>
        <w:rPr>
          <w:ins w:id="90541" w:author="קלוד" w:date="2026-10-11T12:23:38Z"/>
        </w:rPr>
      </w:pPr>
      <w:ins w:id="90542" w:author="קלוד" w:date="2026-10-11T12:23:38Z">
        <w:r>
          <w:rPr>
            <w:color w:val="7B3F00"/>
          </w:rPr>
          <w:t xml:space="preserve">המפלת חתיכה - ר"י ורבנן</w:t>
        </w:r>
      </w:ins>
    </w:p>
    <w:p>
      <w:pPr>
        <w:pStyle w:val="38"/>
        <w:rPr>
          <w:ins w:id="99305" w:author="מנוע מכני" w:date="2026-10-11T12:04:39Z"/>
        </w:rPr>
      </w:pPr>
      <w:r w:rsidRPr="00D57318">
        <w:t>אלא</w:t>
      </w:r>
    </w:p>
    <w:p w:rsidR="00E403F0" w:rsidRPr="00B078C3" w:rsidRDefault="00E403F0" w:rsidP="00E403F0">
      <w:pPr>
        <w:ind w:left="0" w:firstLine="0"/>
        <w:rPr>
          <w:rFonts w:ascii="FontbitDavid" w:hAnsi="FontbitDavid"/>
          <w:sz w:val="24"/>
          <w:rtl/>
        </w:rPr>
      </w:pPr>
      <w:del w:id="99306" w:author="מנוע מכני" w:date="2026-10-11T12:04:39Z">
        <w:r w:rsidRPr="00B078C3">
          <w:rPr>
            <w:rFonts w:ascii="FontbitDavid" w:hAnsi="FontbitDavid"/>
            <w:sz w:val="24"/>
            <w:rtl/>
          </w:rPr>
          <w:delText xml:space="preserve"> </w:delText>
        </w:r>
      </w:del>
      <w:ins w:id="97905" w:author="מנוע מכני" w:date="2026-10-11T12:04:39Z">
        <w:r>
          <w:rPr>
            <w:rFonts w:ascii="FontbitDavid" w:hAnsi="FontbitDavid"/>
            <w:b/>
            <w:bCs/>
            <w:sz w:val="24"/>
            <w:rtl/>
          </w:rPr>
          <w:t xml:space="preserve">למעט</w:t>
        </w:r>
      </w:ins>
      <w:del w:id="97906" w:author="מנוע מכני" w:date="2026-10-11T12:04:39Z">
        <w:r w:rsidRPr="00D57318">
          <w:rPr>
            <w:rFonts w:ascii="FontbitDavid" w:hAnsi="FontbitDavid"/>
            <w:b/>
            <w:bCs/>
            <w:sz w:val="24"/>
            <w:rtl/>
          </w:rPr>
          <w:delText xml:space="preserve">למעוטי</w:delText>
        </w:r>
      </w:del>
      <w:r w:rsidRPr="00B078C3">
        <w:rPr>
          <w:rFonts w:ascii="FontbitDavid" w:hAnsi="FontbitDavid"/>
          <w:sz w:val="24"/>
          <w:rtl/>
        </w:rPr>
        <w:t xml:space="preserve"> </w:t>
      </w:r>
      <w:ins w:id="93657" w:author="מנוע מכני" w:date="2026-10-11T12:04:39Z">
        <w:r>
          <w:rPr>
            <w:rFonts w:ascii="FontbitDavid" w:hAnsi="FontbitDavid"/>
            <w:b/>
            <w:bCs/>
            <w:sz w:val="24"/>
            <w:rtl/>
          </w:rPr>
          <w:t xml:space="preserve">רוב</w:t>
        </w:r>
      </w:ins>
      <w:del w:id="93658" w:author="מנוע מכני" w:date="2026-10-11T12:04:39Z">
        <w:r w:rsidRPr="00D57318">
          <w:rPr>
            <w:rFonts w:ascii="FontbitDavid" w:hAnsi="FontbitDavid"/>
            <w:b/>
            <w:bCs/>
            <w:sz w:val="24"/>
            <w:rtl/>
          </w:rPr>
          <w:delText xml:space="preserve">רובא</w:delText>
        </w:r>
      </w:del>
      <w:r w:rsidRPr="00B078C3">
        <w:rPr>
          <w:rFonts w:ascii="FontbitDavid" w:hAnsi="FontbitDavid"/>
          <w:sz w:val="24"/>
          <w:rtl/>
        </w:rPr>
        <w:t xml:space="preserve"> </w:t>
      </w:r>
      <w:ins w:id="92993" w:author="מנוע מכני" w:date="2026-10-11T12:04:39Z">
        <w:r>
          <w:rPr>
            <w:rStyle w:val="2fb"/>
            <w:rFonts w:ascii="FontbitDavid" w:hAnsi="FontbitDavid"/>
            <w:b/>
            <w:bCs/>
            <w:sz w:val="24"/>
            <w:rtl/>
          </w:rPr>
          <w:t xml:space="preserve">דר"י</w:t>
        </w:r>
      </w:ins>
      <w:del w:id="92994" w:author="מנוע מכני" w:date="2026-10-11T12:04:39Z">
        <w:r w:rsidRPr="00D57318">
          <w:rPr>
            <w:rFonts w:ascii="FontbitDavid" w:hAnsi="FontbitDavid"/>
            <w:b/>
            <w:bCs/>
            <w:sz w:val="24"/>
            <w:rtl/>
          </w:rPr>
          <w:delText xml:space="preserve">דרבי</w:delText>
        </w:r>
        <w:r w:rsidRPr="00B078C3">
          <w:rPr>
            <w:rFonts w:ascii="FontbitDavid" w:hAnsi="FontbitDavid"/>
            <w:sz w:val="24"/>
            <w:rtl/>
          </w:rPr>
          <w:delText xml:space="preserve"> </w:delText>
        </w:r>
        <w:r w:rsidRPr="00D57318">
          <w:rPr>
            <w:rFonts w:ascii="FontbitDavid" w:hAnsi="FontbitDavid"/>
            <w:b/>
            <w:bCs/>
            <w:sz w:val="24"/>
            <w:rtl/>
          </w:rPr>
          <w:delText xml:space="preserve">יהודה</w:delText>
        </w:r>
      </w:del>
      <w:r w:rsidRPr="00B078C3">
        <w:rPr>
          <w:rFonts w:ascii="FontbitDavid" w:hAnsi="FontbitDavid"/>
          <w:sz w:val="24"/>
          <w:rtl/>
        </w:rPr>
        <w:t xml:space="preserve">, </w:t>
      </w:r>
      <w:r w:rsidRPr="00B078C3">
        <w:rPr>
          <w:rFonts w:ascii="FontbitDavid" w:hAnsi="FontbitDavid"/>
          <w:sz w:val="24"/>
          <w:rtl/>
        </w:rPr>
        <w:t xml:space="preserve">דתנן</w:t>
      </w:r>
      <w:r w:rsidRPr="00B078C3">
        <w:rPr>
          <w:rFonts w:ascii="FontbitDavid" w:hAnsi="FontbitDavid"/>
          <w:sz w:val="24"/>
          <w:rtl/>
        </w:rPr>
        <w:t xml:space="preserve">, המפלת חתיכה, אם יש עמה דם - טמאה, ואם </w:t>
      </w:r>
      <w:ins w:id="93659" w:author="מנוע מכני" w:date="2026-10-11T12:04:39Z">
        <w:r>
          <w:rPr>
            <w:rFonts w:ascii="FontbitDavid" w:hAnsi="FontbitDavid"/>
            <w:sz w:val="24"/>
            <w:rtl/>
          </w:rPr>
          <w:t xml:space="preserve">לא</w:t>
        </w:r>
      </w:ins>
      <w:del w:id="93660"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טהורה, </w:t>
      </w:r>
      <w:ins w:id="92995" w:author="מנוע מכני" w:date="2026-10-11T12:04:39Z">
        <w:r>
          <w:rPr>
            <w:rStyle w:val="2fb"/>
            <w:rFonts w:ascii="FontbitDavid" w:hAnsi="FontbitDavid"/>
            <w:sz w:val="24"/>
            <w:rtl/>
          </w:rPr>
          <w:t xml:space="preserve">ר"י</w:t>
        </w:r>
      </w:ins>
      <w:del w:id="92996"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אומר: בין כך ובין כך טמאה.</w:t>
      </w:r>
    </w:p>
    <w:p>
      <w:pPr>
        <w:pStyle w:val="38"/>
        <w:rPr>
          <w:ins w:id="99307" w:author="מנוע מכני" w:date="2026-10-11T12:04:39Z"/>
        </w:rPr>
      </w:pPr>
      <w:r w:rsidRPr="00017C1D">
        <w:t xml:space="preserve">וארי</w:t>
      </w:r>
      <w:ins w:id="90689" w:author="מנוע מכני" w:date="2026-10-11T12:04:39Z">
        <w:r>
          <w:t xml:space="preserve">א"ש</w:t>
        </w:r>
      </w:ins>
      <w:del w:id="90690" w:author="מנוע מכני" w:date="2026-10-11T12:04:39Z">
        <w:r w:rsidRPr="00017C1D">
          <w:delText xml:space="preserve">א''ש</w:delText>
        </w:r>
      </w:del>
      <w:r w:rsidRPr="00017C1D">
        <w:t xml:space="preserve">:</w:t>
      </w:r>
    </w:p>
    <w:p w:rsidR="00E403F0" w:rsidRPr="00017C1D" w:rsidRDefault="00E403F0" w:rsidP="00E403F0">
      <w:pPr>
        <w:rPr>
          <w:rFonts w:ascii="FontbitDavid" w:hAnsi="FontbitDavid"/>
          <w:spacing w:val="-4"/>
          <w:sz w:val="24"/>
          <w:rtl/>
        </w:rPr>
      </w:pPr>
      <w:del w:id="99308"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לא</w:t>
      </w:r>
      <w:r w:rsidRPr="00017C1D">
        <w:rPr>
          <w:rFonts w:ascii="FontbitDavid" w:hAnsi="FontbitDavid"/>
          <w:spacing w:val="-4"/>
          <w:sz w:val="24"/>
          <w:rtl/>
        </w:rPr>
        <w:t xml:space="preserve"> טימא </w:t>
      </w:r>
      <w:ins w:id="92997" w:author="מנוע מכני" w:date="2026-10-11T12:04:39Z">
        <w:r>
          <w:rPr>
            <w:rStyle w:val="2fb"/>
            <w:rFonts w:ascii="FontbitDavid" w:hAnsi="FontbitDavid"/>
            <w:spacing w:val="-4"/>
            <w:sz w:val="24"/>
            <w:rtl/>
          </w:rPr>
          <w:t xml:space="preserve">ר"י</w:t>
        </w:r>
      </w:ins>
      <w:del w:id="92998" w:author="מנוע מכני" w:date="2026-10-11T12:04:39Z">
        <w:r w:rsidRPr="00017C1D">
          <w:rPr>
            <w:rFonts w:ascii="FontbitDavid" w:hAnsi="FontbitDavid"/>
            <w:spacing w:val="-4"/>
            <w:sz w:val="24"/>
            <w:rtl/>
          </w:rPr>
          <w:delText xml:space="preserve">רבי יהודה</w:delText>
        </w:r>
      </w:del>
      <w:r w:rsidRPr="00017C1D">
        <w:rPr>
          <w:rFonts w:ascii="FontbitDavid" w:hAnsi="FontbitDavid"/>
          <w:spacing w:val="-4"/>
          <w:sz w:val="24"/>
          <w:rtl/>
        </w:rPr>
        <w:t xml:space="preserve"> אלא בחתיכה של ארבע מיני דמים, אבל שאר מיני דמים - טהורה.</w:t>
      </w:r>
    </w:p>
    <w:p>
      <w:pPr>
        <w:pStyle w:val="38"/>
        <w:rPr>
          <w:ins w:id="99309" w:author="מנוע מכני" w:date="2026-10-11T12:04:39Z"/>
        </w:rPr>
      </w:pPr>
      <w:r w:rsidRPr="00B078C3">
        <w:t xml:space="preserve">ור</w:t>
      </w:r>
      <w:ins w:id="90691" w:author="מנוע מכני" w:date="2026-10-11T12:04:39Z">
        <w:r>
          <w:t xml:space="preserve">י"ו</w:t>
        </w:r>
      </w:ins>
      <w:del w:id="90692" w:author="מנוע מכני" w:date="2026-10-11T12:04:39Z">
        <w:r w:rsidRPr="00B078C3">
          <w:delText xml:space="preserve">י''ו</w:delText>
        </w:r>
      </w:del>
      <w:del w:id="101683" w:author="מנוע מכני" w:date="2026-10-11T12:04:39Z">
        <w:r w:rsidRPr="00B078C3">
          <w:delText xml:space="preserve"> אמר</w:delText>
        </w:r>
      </w:del>
      <w:r w:rsidRPr="00B078C3">
        <w:t xml:space="preserve">:</w:t>
      </w:r>
    </w:p>
    <w:p w:rsidR="00E403F0" w:rsidRDefault="00E403F0" w:rsidP="00E403F0">
      <w:pPr>
        <w:rPr>
          <w:rFonts w:ascii="FontbitDavid" w:hAnsi="FontbitDavid"/>
          <w:sz w:val="24"/>
          <w:rtl/>
        </w:rPr>
      </w:pPr>
      <w:del w:id="993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 ארבע מיני דמים - דברי הכל טמאה, ושל שאר דמים </w:t>
      </w:r>
      <w:r>
        <w:rPr>
          <w:rFonts w:ascii="FontbitDavid" w:hAnsi="FontbitDavid" w:hint="cs"/>
          <w:sz w:val="24"/>
          <w:rtl/>
        </w:rPr>
        <w:t>ד</w:t>
      </w:r>
      <w:r w:rsidRPr="00B078C3">
        <w:rPr>
          <w:rFonts w:ascii="FontbitDavid" w:hAnsi="FontbitDavid"/>
          <w:sz w:val="24"/>
          <w:rtl/>
        </w:rPr>
        <w:t xml:space="preserve">ברי הכל טהורה, </w:t>
      </w:r>
    </w:p>
    <w:p w:rsidR="00E403F0" w:rsidRPr="00B078C3" w:rsidRDefault="00E403F0" w:rsidP="00E403F0">
      <w:pPr>
        <w:ind w:firstLine="266"/>
        <w:rPr>
          <w:rFonts w:ascii="FontbitDavid" w:hAnsi="FontbitDavid"/>
          <w:sz w:val="24"/>
          <w:rtl/>
        </w:rPr>
      </w:pPr>
      <w:ins w:id="97849" w:author="מנוע מכני" w:date="2026-10-11T12:04:39Z">
        <w:r>
          <w:rPr>
            <w:rFonts w:ascii="FontbitDavid" w:hAnsi="FontbitDavid"/>
            <w:sz w:val="24"/>
            <w:rtl/>
          </w:rPr>
          <w:t xml:space="preserve">נחלקו רק</w:t>
        </w:r>
      </w:ins>
      <w:del w:id="97850" w:author="מנוע מכני" w:date="2026-10-11T12:04:39Z">
        <w:r w:rsidRPr="00B078C3">
          <w:rPr>
            <w:rFonts w:ascii="FontbitDavid" w:hAnsi="FontbitDavid"/>
            <w:sz w:val="24"/>
            <w:rtl/>
          </w:rPr>
          <w:delText xml:space="preserve">לא נחלקו אלא</w:delText>
        </w:r>
      </w:del>
      <w:r w:rsidRPr="00B078C3">
        <w:rPr>
          <w:rFonts w:ascii="FontbitDavid" w:hAnsi="FontbitDavid"/>
          <w:sz w:val="24"/>
          <w:rtl/>
        </w:rPr>
        <w:t xml:space="preserve"> כשהפילה ואינה יודעת מה הפילה.</w:t>
      </w:r>
    </w:p>
    <w:p w:rsidR="00E403F0" w:rsidRDefault="00E403F0" w:rsidP="00E403F0">
      <w:pPr>
        <w:pStyle w:val="afff3"/>
        <w:framePr w:wrap="around"/>
        <w:rPr>
          <w:rtl/>
        </w:rPr>
      </w:pPr>
      <w:r>
        <w:rPr>
          <w:rFonts w:hint="cs"/>
          <w:rtl/>
        </w:rPr>
        <w:t>יט.</w:t>
      </w:r>
    </w:p>
    <w:p>
      <w:pPr>
        <w:pStyle w:val="38"/>
        <w:rPr>
          <w:ins w:id="99311" w:author="מנוע מכני" w:date="2026-10-11T12:04:39Z"/>
        </w:rPr>
      </w:pPr>
      <w:ins w:id="92999" w:author="מנוע מכני" w:date="2026-10-11T12:04:39Z">
        <w:r>
          <w:t xml:space="preserve">ר"י</w:t>
        </w:r>
      </w:ins>
      <w:del w:id="93000" w:author="מנוע מכני" w:date="2026-10-11T12:04:39Z">
        <w:r w:rsidRPr="00B078C3">
          <w:delText xml:space="preserve">רבי יהודה</w:delText>
        </w:r>
      </w:del>
      <w:r w:rsidRPr="00B078C3">
        <w:t xml:space="preserve"> סבר:</w:t>
      </w:r>
    </w:p>
    <w:p w:rsidR="00E403F0" w:rsidRPr="00B078C3" w:rsidRDefault="00E403F0" w:rsidP="00E403F0">
      <w:pPr>
        <w:ind w:firstLine="266"/>
        <w:rPr>
          <w:rFonts w:ascii="FontbitDavid" w:hAnsi="FontbitDavid"/>
          <w:sz w:val="24"/>
          <w:rtl/>
        </w:rPr>
      </w:pPr>
      <w:del w:id="99312" w:author="מנוע מכני" w:date="2026-10-11T12:04:39Z">
        <w:r w:rsidRPr="00B078C3">
          <w:rPr>
            <w:rFonts w:ascii="FontbitDavid" w:hAnsi="FontbitDavid"/>
            <w:sz w:val="24"/>
            <w:rtl/>
          </w:rPr>
          <w:delText xml:space="preserve"> </w:delText>
        </w:r>
      </w:del>
      <w:ins w:id="97909" w:author="מנוע מכני" w:date="2026-10-11T12:04:39Z">
        <w:r>
          <w:rPr>
            <w:rFonts w:ascii="FontbitDavid" w:hAnsi="FontbitDavid"/>
            <w:sz w:val="24"/>
            <w:rtl/>
          </w:rPr>
          <w:t xml:space="preserve">לך</w:t>
        </w:r>
      </w:ins>
      <w:del w:id="97910" w:author="מנוע מכני" w:date="2026-10-11T12:04:39Z">
        <w:r w:rsidRPr="00B078C3">
          <w:rPr>
            <w:rFonts w:ascii="FontbitDavid" w:hAnsi="FontbitDavid"/>
            <w:sz w:val="24"/>
            <w:rtl/>
          </w:rPr>
          <w:delText xml:space="preserve">זיל</w:delText>
        </w:r>
      </w:del>
      <w:r w:rsidRPr="00B078C3">
        <w:rPr>
          <w:rFonts w:ascii="FontbitDavid" w:hAnsi="FontbitDavid"/>
          <w:sz w:val="24"/>
          <w:rtl/>
        </w:rPr>
        <w:t xml:space="preserve"> </w:t>
      </w:r>
      <w:ins w:id="97907" w:author="מנוע מכני" w:date="2026-10-11T12:04:39Z">
        <w:r>
          <w:rPr>
            <w:rFonts w:ascii="FontbitDavid" w:hAnsi="FontbitDavid"/>
            <w:sz w:val="24"/>
            <w:rtl/>
          </w:rPr>
          <w:t xml:space="preserve">אחר</w:t>
        </w:r>
      </w:ins>
      <w:del w:id="97908"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רוב חתיכות, ורוב חתיכות של ארבע מיני דמים הויין.</w:t>
      </w:r>
    </w:p>
    <w:p>
      <w:pPr>
        <w:pStyle w:val="38"/>
        <w:rPr>
          <w:ins w:id="99313" w:author="מנוע מכני" w:date="2026-10-11T12:04:39Z"/>
        </w:rPr>
      </w:pPr>
      <w:r w:rsidRPr="00B078C3">
        <w:t xml:space="preserve">ורבנן סברי:</w:t>
      </w:r>
    </w:p>
    <w:p w:rsidR="00E403F0" w:rsidRPr="00B078C3" w:rsidRDefault="00E403F0" w:rsidP="00E403F0">
      <w:pPr>
        <w:ind w:firstLine="266"/>
        <w:rPr>
          <w:rFonts w:ascii="FontbitDavid" w:hAnsi="FontbitDavid"/>
          <w:sz w:val="24"/>
          <w:rtl/>
        </w:rPr>
      </w:pPr>
      <w:del w:id="99314" w:author="מנוע מכני" w:date="2026-10-11T12:04:39Z">
        <w:r w:rsidRPr="00B078C3">
          <w:rPr>
            <w:rFonts w:ascii="FontbitDavid" w:hAnsi="FontbitDavid"/>
            <w:sz w:val="24"/>
            <w:rtl/>
          </w:rPr>
          <w:delText xml:space="preserve"> </w:delText>
        </w:r>
      </w:del>
      <w:ins w:id="97913" w:author="מנוע מכני" w:date="2026-10-11T12:04:39Z">
        <w:r>
          <w:rPr>
            <w:rFonts w:ascii="FontbitDavid" w:hAnsi="FontbitDavid"/>
            <w:sz w:val="24"/>
            <w:rtl/>
          </w:rPr>
          <w:t xml:space="preserve">לך</w:t>
        </w:r>
      </w:ins>
      <w:del w:id="97914" w:author="מנוע מכני" w:date="2026-10-11T12:04:39Z">
        <w:r w:rsidRPr="00B078C3">
          <w:rPr>
            <w:rFonts w:ascii="FontbitDavid" w:hAnsi="FontbitDavid"/>
            <w:sz w:val="24"/>
            <w:rtl/>
          </w:rPr>
          <w:delText xml:space="preserve">זיל</w:delText>
        </w:r>
      </w:del>
      <w:r w:rsidRPr="00B078C3">
        <w:rPr>
          <w:rFonts w:ascii="FontbitDavid" w:hAnsi="FontbitDavid"/>
          <w:sz w:val="24"/>
          <w:rtl/>
        </w:rPr>
        <w:t xml:space="preserve"> </w:t>
      </w:r>
      <w:ins w:id="97911" w:author="מנוע מכני" w:date="2026-10-11T12:04:39Z">
        <w:r>
          <w:rPr>
            <w:rFonts w:ascii="FontbitDavid" w:hAnsi="FontbitDavid"/>
            <w:sz w:val="24"/>
            <w:rtl/>
          </w:rPr>
          <w:t xml:space="preserve">אחר</w:t>
        </w:r>
      </w:ins>
      <w:del w:id="97912"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רוב חתיכות </w:t>
      </w:r>
      <w:r w:rsidRPr="00B078C3">
        <w:rPr>
          <w:rFonts w:ascii="FontbitDavid" w:hAnsi="FontbitDavid"/>
          <w:sz w:val="24"/>
          <w:rtl/>
        </w:rPr>
        <w:t xml:space="preserve">לא</w:t>
      </w:r>
      <w:r w:rsidRPr="00B078C3">
        <w:rPr>
          <w:rFonts w:ascii="FontbitDavid" w:hAnsi="FontbitDavid"/>
          <w:sz w:val="24"/>
          <w:rtl/>
        </w:rPr>
        <w:t xml:space="preserve"> </w:t>
      </w:r>
      <w:ins w:id="93661" w:author="מנוע מכני" w:date="2026-10-11T12:04:39Z">
        <w:r>
          <w:rPr>
            <w:rFonts w:ascii="FontbitDavid" w:hAnsi="FontbitDavid"/>
            <w:sz w:val="24"/>
            <w:rtl/>
          </w:rPr>
          <w:t xml:space="preserve">אומרים</w:t>
        </w:r>
      </w:ins>
      <w:del w:id="93662" w:author="מנוע מכני" w:date="2026-10-11T12:04:39Z">
        <w:r w:rsidRPr="00B078C3">
          <w:rPr>
            <w:rFonts w:ascii="FontbitDavid" w:hAnsi="FontbitDavid"/>
            <w:sz w:val="24"/>
            <w:rtl/>
          </w:rPr>
          <w:delText xml:space="preserve">אמרינן</w:delText>
        </w:r>
      </w:del>
      <w:r w:rsidRPr="00B078C3">
        <w:rPr>
          <w:rFonts w:ascii="FontbitDavid" w:hAnsi="FontbitDavid"/>
          <w:sz w:val="24"/>
          <w:rtl/>
        </w:rPr>
        <w:t xml:space="preserve">.</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03" w:author="קלוד" w:date="2026-10-11T09:07:21Z"/>
        </w:rPr>
      </w:pPr>
      <w:ins w:id="20302" w:author="קלוד" w:date="2026-10-11T09:07:21Z">
        <w:r>
          <w:t xml:space="preserve">משנה ו</w:t>
        </w:r>
      </w:ins>
    </w:p>
    <w:p w:rsidR="00E403F0" w:rsidRPr="00D65BEC" w:rsidRDefault="00E403F0" w:rsidP="00E403F0">
      <w:pPr>
        <w:pStyle w:val="afff9"/>
        <w:rPr>
          <w:del w:id="20183" w:author="קלוד" w:date="2026-10-11T09:07:21Z"/>
          <w:rtl/>
        </w:rPr>
      </w:pPr>
      <w:del w:id="20182" w:author="קלוד" w:date="2026-10-11T09:07:21Z">
        <w:r w:rsidRPr="00D65BEC">
          <w:rPr>
            <w:rtl/>
          </w:rPr>
          <w:delText xml:space="preserve">מתני'.</w:delText>
        </w:r>
      </w:del>
    </w:p>
    <w:p w:rsidR="00E403F0" w:rsidRPr="00C20F97" w:rsidRDefault="00E403F0" w:rsidP="00E403F0">
      <w:pPr>
        <w:pStyle w:val="afff9"/>
        <w:spacing w:before="120"/>
        <w:rPr>
          <w:spacing w:val="8"/>
          <w:rtl/>
        </w:rPr>
        <w:pPrChange w:id="90010" w:author="קלוד" w:date="2026-10-11T12:09:42Z">
          <w:pPr>
            <w:pStyle w:val="afff9"/>
          </w:pPr>
        </w:pPrChange>
      </w:pPr>
      <w:r w:rsidRPr="00C20F97">
        <w:rPr>
          <w:spacing w:val="8"/>
          <w:rtl/>
        </w:rPr>
        <w:t>חמשה דמים טמאים באשה: האדום, והשחור, וכקרן כרכום, וכמימי אדמה, וכמזוג.</w:t>
      </w:r>
    </w:p>
    <w:p w:rsidR="00E403F0" w:rsidRPr="00D65BEC" w:rsidRDefault="00E403F0" w:rsidP="00E403F0">
      <w:pPr>
        <w:pStyle w:val="afff9"/>
        <w:rPr>
          <w:rtl/>
        </w:rPr>
      </w:pPr>
      <w:r w:rsidRPr="00D65BEC">
        <w:rPr>
          <w:rFonts w:hint="cs"/>
          <w:rtl/>
        </w:rPr>
        <w:t xml:space="preserve"> </w:t>
      </w:r>
      <w:r w:rsidRPr="00D65BEC">
        <w:rPr>
          <w:rtl/>
        </w:rPr>
        <w:tab/>
        <w:t>בש"א: אף כמימי תלתן, וכמימי בשר צלי, וב"ה מטהרים.</w:t>
      </w:r>
    </w:p>
    <w:p w:rsidR="00E403F0" w:rsidRPr="00D65BEC" w:rsidRDefault="00E403F0" w:rsidP="00E403F0">
      <w:pPr>
        <w:pStyle w:val="afff9"/>
        <w:rPr>
          <w:rtl/>
        </w:rPr>
      </w:pPr>
      <w:r w:rsidRPr="00D65BEC">
        <w:rPr>
          <w:rtl/>
        </w:rPr>
        <w:t>הירוק</w:t>
      </w:r>
      <w:r w:rsidRPr="00D65BEC">
        <w:rPr>
          <w:rFonts w:hint="cs"/>
          <w:rtl/>
        </w:rPr>
        <w:t xml:space="preserve"> </w:t>
      </w:r>
      <w:r>
        <w:rPr>
          <w:rtl/>
        </w:rPr>
        <w:t xml:space="preserve">עקביא בן מהללאל מטמא, ו</w:t>
      </w:r>
      <w:r>
        <w:rPr>
          <w:rStyle w:val="TanaimMishna"/>
          <w:rtl/>
          <w:rPrChange w:id="20010" w:author="קלוד" w:date="2026-10-11T09:07:21Z">
            <w:rPr>
              <w:rtl/>
            </w:rPr>
          </w:rPrChange>
        </w:rPr>
        <w:t xml:space="preserve">חכמים</w:t>
      </w:r>
      <w:r>
        <w:rPr>
          <w:rtl/>
        </w:rPr>
        <w:t xml:space="preserve"> מטהרין.</w:t>
      </w:r>
    </w:p>
    <w:p w:rsidR="00E403F0" w:rsidRPr="00D65BEC" w:rsidRDefault="00E403F0" w:rsidP="00E403F0">
      <w:pPr>
        <w:pStyle w:val="afff9"/>
        <w:rPr>
          <w:rtl/>
        </w:rPr>
      </w:pPr>
      <w:r w:rsidRPr="00D65BEC">
        <w:rPr>
          <w:rFonts w:hint="cs"/>
          <w:rtl/>
        </w:rPr>
        <w:t xml:space="preserve"> </w:t>
      </w:r>
      <w:r w:rsidRPr="00D65BEC">
        <w:rPr>
          <w:rFonts w:hint="cs"/>
          <w:rtl/>
        </w:rPr>
        <w:tab/>
      </w:r>
      <w:r w:rsidRPr="00D65BEC">
        <w:rPr>
          <w:rtl/>
        </w:rPr>
        <w:t>א</w:t>
      </w:r>
      <w:ins w:id="90693" w:author="מנוע מכני" w:date="2026-10-11T12:04:39Z">
        <w:r>
          <w:rPr>
            <w:rFonts w:hint="cs"/>
            <w:rtl/>
          </w:rPr>
          <w:t xml:space="preserve">ר"מ</w:t>
        </w:r>
      </w:ins>
      <w:del w:id="90694" w:author="מנוע מכני" w:date="2026-10-11T12:04:39Z">
        <w:r w:rsidRPr="00D65BEC">
          <w:rPr>
            <w:rFonts w:hint="cs"/>
            <w:rtl/>
          </w:rPr>
          <w:delText xml:space="preserve">ר''מ</w:delText>
        </w:r>
      </w:del>
      <w:r w:rsidRPr="00D65BEC">
        <w:rPr>
          <w:rtl/>
        </w:rPr>
        <w:t>: אם אינו מטמא משום כתם - מטמא משום משקה.</w:t>
      </w:r>
    </w:p>
    <w:p w:rsidR="00E403F0" w:rsidRPr="00D65BEC" w:rsidRDefault="00E403F0" w:rsidP="00E403F0">
      <w:pPr>
        <w:pStyle w:val="afff9"/>
        <w:rPr>
          <w:rtl/>
        </w:rPr>
      </w:pPr>
      <w:r w:rsidRPr="00D65BEC">
        <w:rPr>
          <w:rFonts w:hint="cs"/>
          <w:rtl/>
        </w:rPr>
        <w:t xml:space="preserve"> </w:t>
      </w:r>
      <w:r w:rsidRPr="00D65BEC">
        <w:rPr>
          <w:rFonts w:hint="cs"/>
          <w:rtl/>
        </w:rPr>
        <w:tab/>
      </w:r>
      <w:r>
        <w:rPr>
          <w:rStyle w:val="TanaimMishna"/>
          <w:rtl/>
          <w:rPrChange w:id="20011" w:author="קלוד" w:date="2026-10-11T09:07:21Z">
            <w:rPr>
              <w:rtl/>
            </w:rPr>
          </w:rPrChange>
        </w:rPr>
        <w:t xml:space="preserve">רבי יוסי</w:t>
      </w:r>
      <w:r>
        <w:rPr>
          <w:rtl/>
        </w:rPr>
        <w:t xml:space="preserve"> אומר</w:t>
      </w:r>
      <w:r>
        <w:rPr>
          <w:rStyle w:val="TanaimMishna"/>
          <w:rtl/>
          <w:rPrChange w:id="102880" w:author="Claude" w:date="2026-10-11T09:07:54Z">
            <w:rPr>
              <w:rtl/>
            </w:rPr>
          </w:rPrChange>
        </w:rPr>
        <w:t xml:space="preserve">:</w:t>
      </w:r>
      <w:r>
        <w:rPr>
          <w:rtl/>
        </w:rPr>
        <w:t xml:space="preserve"> לא כך ולא כך.</w:t>
      </w:r>
    </w:p>
    <w:p w:rsidR="00E403F0" w:rsidRPr="00D65BEC" w:rsidRDefault="00E403F0" w:rsidP="00E403F0">
      <w:pPr>
        <w:pStyle w:val="afff9"/>
        <w:rPr>
          <w:rtl/>
        </w:rPr>
      </w:pPr>
      <w:r w:rsidRPr="00D65BEC">
        <w:rPr>
          <w:rtl/>
        </w:rPr>
        <w:t xml:space="preserve">איזהו אדום - כדם המכה, </w:t>
      </w:r>
    </w:p>
    <w:p w:rsidR="00E403F0" w:rsidRPr="00D65BEC" w:rsidRDefault="00E403F0" w:rsidP="00E403F0">
      <w:pPr>
        <w:pStyle w:val="afff9"/>
        <w:rPr>
          <w:rtl/>
        </w:rPr>
      </w:pPr>
      <w:r w:rsidRPr="00D65BEC">
        <w:rPr>
          <w:rFonts w:hint="cs"/>
          <w:rtl/>
        </w:rPr>
        <w:t xml:space="preserve"> </w:t>
      </w:r>
      <w:r w:rsidRPr="00D65BEC">
        <w:rPr>
          <w:rtl/>
        </w:rPr>
        <w:tab/>
        <w:t>שחור - כחרת, עמוק מכן - טמא, דיהה מכן - טהור.</w:t>
      </w:r>
    </w:p>
    <w:p w:rsidR="00E403F0" w:rsidRPr="00D65BEC" w:rsidRDefault="00E403F0" w:rsidP="00E403F0">
      <w:pPr>
        <w:pStyle w:val="afff9"/>
        <w:rPr>
          <w:rtl/>
        </w:rPr>
      </w:pPr>
      <w:r w:rsidRPr="00D65BEC">
        <w:rPr>
          <w:rFonts w:hint="cs"/>
          <w:rtl/>
        </w:rPr>
        <w:t xml:space="preserve"> </w:t>
      </w:r>
      <w:r w:rsidRPr="00D65BEC">
        <w:rPr>
          <w:rtl/>
        </w:rPr>
        <w:tab/>
        <w:t xml:space="preserve">וכקרן כרכום - כברור שבו, </w:t>
      </w:r>
    </w:p>
    <w:p w:rsidR="00E403F0" w:rsidRPr="00D65BEC" w:rsidRDefault="00E403F0" w:rsidP="00E403F0">
      <w:pPr>
        <w:pStyle w:val="afff9"/>
        <w:rPr>
          <w:rtl/>
        </w:rPr>
      </w:pPr>
      <w:r w:rsidRPr="00D65BEC">
        <w:rPr>
          <w:rFonts w:hint="cs"/>
          <w:rtl/>
        </w:rPr>
        <w:t xml:space="preserve"> </w:t>
      </w:r>
      <w:r w:rsidRPr="00D65BEC">
        <w:rPr>
          <w:rtl/>
        </w:rPr>
        <w:tab/>
        <w:t xml:space="preserve">וכמימי אדמה - מבקעת בית כרם ומיצף מים, </w:t>
      </w:r>
    </w:p>
    <w:p w:rsidR="00E403F0" w:rsidRPr="00D65BEC" w:rsidRDefault="00E403F0" w:rsidP="00E403F0">
      <w:pPr>
        <w:pStyle w:val="afff9"/>
        <w:rPr>
          <w:rtl/>
        </w:rPr>
      </w:pPr>
      <w:r w:rsidRPr="00D65BEC">
        <w:rPr>
          <w:rFonts w:hint="cs"/>
          <w:rtl/>
        </w:rPr>
        <w:t xml:space="preserve"> </w:t>
      </w:r>
      <w:r w:rsidRPr="00D65BEC">
        <w:rPr>
          <w:rtl/>
        </w:rPr>
        <w:tab/>
        <w:t>וכמזוג שני חלקים מים ואחד יין, מן היין השרוני.</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539" w:author="קלוד" w:date="2026-10-11T12:23:38Z"/>
        </w:rPr>
      </w:pPr>
      <w:ins w:id="90540" w:author="קלוד" w:date="2026-10-11T12:23:38Z">
        <w:r>
          <w:rPr>
            <w:color w:val="7B3F00"/>
          </w:rPr>
          <w:t xml:space="preserve">דם טהור באשה - "בין דם לדם"</w:t>
        </w:r>
      </w:ins>
    </w:p>
    <w:p w:rsidR="00E403F0" w:rsidRPr="00017C1D" w:rsidRDefault="00E403F0" w:rsidP="00E403F0">
      <w:pPr>
        <w:pStyle w:val="a3"/>
        <w:rPr>
          <w:spacing w:val="-8"/>
          <w:rtl/>
        </w:rPr>
      </w:pPr>
      <w:r w:rsidRPr="00017C1D">
        <w:rPr>
          <w:rFonts w:hint="cs"/>
          <w:spacing w:val="-8"/>
          <w:rtl/>
        </w:rPr>
        <w:t xml:space="preserve">שיש דם טהור באשה</w:t>
      </w:r>
      <w:ins w:id="96711" w:author="מנוע מכני" w:date="2026-10-11T12:04:39Z">
        <w:r>
          <w:rPr>
            <w:rFonts w:hint="cs"/>
            <w:spacing w:val="-8"/>
            <w:rtl/>
          </w:rPr>
          <w:t xml:space="preserve"> </w:t>
        </w:r>
      </w:ins>
      <w:del w:id="96712" w:author="מנוע מכני" w:date="2026-10-11T12:04:39Z">
        <w:r w:rsidRPr="00017C1D">
          <w:rPr>
            <w:rFonts w:hint="cs"/>
            <w:spacing w:val="-8"/>
            <w:rtl/>
          </w:rPr>
          <w:delText xml:space="preserve">  </w:delText>
        </w:r>
      </w:del>
      <w:r w:rsidRPr="00017C1D">
        <w:rPr>
          <w:rFonts w:hint="cs"/>
          <w:spacing w:val="-8"/>
          <w:rtl/>
        </w:rPr>
        <w:t xml:space="preserve">- </w:t>
      </w:r>
      <w:r w:rsidRPr="00017C1D">
        <w:rPr>
          <w:rStyle w:val="2fb"/>
          <w:rFonts w:hint="cs"/>
          <w:spacing w:val="-8"/>
          <w:rtl/>
        </w:rPr>
        <w:t xml:space="preserve">רח</w:t>
      </w:r>
      <w:ins w:id="90695" w:author="מנוע מכני" w:date="2026-10-11T12:04:39Z">
        <w:r>
          <w:rPr>
            <w:rStyle w:val="2fb"/>
            <w:rFonts w:hint="cs"/>
            <w:spacing w:val="-8"/>
            <w:rtl/>
          </w:rPr>
          <w:t xml:space="preserve">ב"י</w:t>
        </w:r>
      </w:ins>
      <w:del w:id="90696" w:author="מנוע מכני" w:date="2026-10-11T12:04:39Z">
        <w:r w:rsidRPr="00017C1D">
          <w:rPr>
            <w:rFonts w:hint="cs"/>
            <w:spacing w:val="-8"/>
            <w:rtl/>
          </w:rPr>
          <w:delText xml:space="preserve">ב''י</w:delText>
        </w:r>
      </w:del>
      <w:r w:rsidRPr="00017C1D">
        <w:rPr>
          <w:rFonts w:hint="cs"/>
          <w:spacing w:val="-8"/>
          <w:rtl/>
        </w:rPr>
        <w:t xml:space="preserve"> </w:t>
      </w:r>
      <w:r w:rsidRPr="00017C1D">
        <w:rPr>
          <w:rStyle w:val="2fb"/>
          <w:rFonts w:hint="cs"/>
          <w:spacing w:val="-8"/>
          <w:rtl/>
        </w:rPr>
        <w:t xml:space="preserve">מ</w:t>
      </w:r>
      <w:ins w:id="90697" w:author="מנוע מכני" w:date="2026-10-11T12:04:39Z">
        <w:r>
          <w:rPr>
            <w:rStyle w:val="2fb"/>
            <w:rFonts w:hint="cs"/>
            <w:spacing w:val="-8"/>
            <w:rtl/>
          </w:rPr>
          <w:t xml:space="preserve">ר"א</w:t>
        </w:r>
      </w:ins>
      <w:del w:id="90698" w:author="מנוע מכני" w:date="2026-10-11T12:04:39Z">
        <w:r w:rsidRPr="00017C1D">
          <w:rPr>
            <w:rFonts w:hint="cs"/>
            <w:spacing w:val="-8"/>
            <w:rtl/>
          </w:rPr>
          <w:delText xml:space="preserve">ר''א</w:delText>
        </w:r>
      </w:del>
      <w:r w:rsidRPr="00017C1D">
        <w:rPr>
          <w:spacing w:val="-8"/>
          <w:rtl/>
        </w:rPr>
        <w:t xml:space="preserve">: </w:t>
      </w:r>
      <w:r w:rsidRPr="00017C1D">
        <w:rPr>
          <w:rFonts w:hint="cs"/>
          <w:spacing w:val="-8"/>
          <w:rtl/>
        </w:rPr>
        <w:t>'</w:t>
      </w:r>
      <w:ins w:id="90359" w:author="Claude - סמנטי" w:date="2026-10-11T12:19:29Z">
        <w:r>
          <w:rPr>
            <w:rStyle w:val="afffff0"/>
            <w:spacing w:val="-8"/>
            <w:rtl/>
          </w:rPr>
          <w:t xml:space="preserve">כִּי יִפָּלֵא מִמְּךָ דָּבָר לַמִּשְׁפָּט בֵּין דָּם לְדָם</w:t>
        </w:r>
      </w:ins>
      <w:del w:id="90360" w:author="Claude - סמנטי" w:date="2026-10-11T12:19:29Z">
        <w:r w:rsidRPr="00017C1D">
          <w:rPr>
            <w:spacing w:val="-8"/>
            <w:rtl/>
          </w:rPr>
          <w:delText xml:space="preserve">כי יפלא ממך דבר למשפט בין דם לדם</w:delText>
        </w:r>
      </w:del>
      <w:r w:rsidRPr="00017C1D">
        <w:rPr>
          <w:rFonts w:hint="cs"/>
          <w:spacing w:val="-8"/>
          <w:rtl/>
        </w:rPr>
        <w:t>'</w:t>
      </w:r>
      <w:r w:rsidRPr="00017C1D">
        <w:rPr>
          <w:spacing w:val="-8"/>
          <w:rtl/>
        </w:rPr>
        <w:t xml:space="preserve"> בין דם טהור לדם טמא.</w:t>
      </w:r>
    </w:p>
    <w:p>
      <w:pPr>
        <w:pStyle w:val="38"/>
        <w:rPr>
          <w:ins w:id="99315" w:author="מנוע מכני" w:date="2026-10-11T12:04:39Z"/>
        </w:rPr>
      </w:pPr>
      <w:r>
        <w:t xml:space="preserve">והך</w:t>
      </w:r>
    </w:p>
    <w:p w:rsidR="00E403F0" w:rsidRDefault="00E403F0" w:rsidP="00E403F0">
      <w:pPr>
        <w:rPr>
          <w:rFonts w:ascii="FontbitDavid" w:hAnsi="FontbitDavid"/>
          <w:sz w:val="24"/>
          <w:rtl/>
        </w:rPr>
      </w:pPr>
      <w:del w:id="99316"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ins w:id="90361" w:author="Claude - סמנטי" w:date="2026-10-11T12:19:29Z">
        <w:r>
          <w:rPr>
            <w:rStyle w:val="afffff0"/>
            <w:rFonts w:ascii="FontbitDavid" w:hAnsi="FontbitDavid"/>
            <w:sz w:val="24"/>
            <w:rtl/>
          </w:rPr>
          <w:t xml:space="preserve">בֵּין נֶגַע לָנֶגַע</w:t>
        </w:r>
      </w:ins>
      <w:del w:id="90362" w:author="Claude - סמנטי" w:date="2026-10-11T12:19:29Z">
        <w:r w:rsidRPr="00B078C3">
          <w:rPr>
            <w:rFonts w:ascii="FontbitDavid" w:hAnsi="FontbitDavid"/>
            <w:sz w:val="24"/>
            <w:rtl/>
          </w:rPr>
          <w:delText xml:space="preserve">בין נגע לנגע</w:delText>
        </w:r>
      </w:del>
      <w:r>
        <w:rPr>
          <w:rFonts w:ascii="FontbitDavid" w:hAnsi="FontbitDavid" w:hint="cs"/>
          <w:sz w:val="24"/>
          <w:rtl/>
        </w:rPr>
        <w:t xml:space="preserve">' </w:t>
      </w:r>
      <w:r w:rsidRPr="00B078C3">
        <w:rPr>
          <w:rFonts w:ascii="FontbitDavid" w:hAnsi="FontbitDavid"/>
          <w:sz w:val="24"/>
          <w:rtl/>
        </w:rPr>
        <w:t xml:space="preserve">בין נגעי אדם לנגעי בתים ולנגעי בגדים - וכולן טמאין, </w:t>
      </w:r>
      <w:r>
        <w:rPr>
          <w:rFonts w:ascii="FontbitDavid" w:hAnsi="FontbitDavid" w:hint="cs"/>
          <w:sz w:val="24"/>
          <w:rtl/>
        </w:rPr>
        <w:t xml:space="preserve">אבל </w:t>
      </w:r>
      <w:ins w:id="93663" w:author="מנוע מכני" w:date="2026-10-11T12:04:39Z">
        <w:r>
          <w:rPr>
            <w:rFonts w:ascii="FontbitDavid" w:hAnsi="FontbitDavid"/>
            <w:sz w:val="24"/>
            <w:rtl/>
          </w:rPr>
          <w:t xml:space="preserve">יש</w:t>
        </w:r>
      </w:ins>
      <w:del w:id="93664"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לאפלוגי בנגעי אדם, </w:t>
      </w:r>
    </w:p>
    <w:p w:rsidR="00E403F0" w:rsidRPr="00017C1D" w:rsidRDefault="00E403F0" w:rsidP="00E403F0">
      <w:pPr>
        <w:pStyle w:val="a3"/>
        <w:rPr>
          <w:spacing w:val="-8"/>
          <w:rtl/>
        </w:rPr>
      </w:pPr>
      <w:ins w:id="90049" w:author="Claude - סמנטי" w:date="2026-10-11T12:19:29Z">
        <w:r>
          <w:rPr>
            <w:spacing w:val="-8"/>
            <w:rtl/>
          </w:rPr>
          <w:t xml:space="preserve">ובמחלוקת</w:t>
        </w:r>
      </w:ins>
      <w:del w:id="90050" w:author="Claude - סמנטי" w:date="2026-10-11T12:19:29Z">
        <w:r w:rsidRPr="00017C1D">
          <w:rPr>
            <w:spacing w:val="-8"/>
            <w:rtl/>
          </w:rPr>
          <w:delText xml:space="preserve">ובפלוגתא</w:delText>
        </w:r>
      </w:del>
      <w:r w:rsidRPr="00017C1D">
        <w:rPr>
          <w:spacing w:val="-8"/>
          <w:rtl/>
        </w:rPr>
        <w:t xml:space="preserve"> </w:t>
      </w:r>
      <w:r w:rsidRPr="00017C1D">
        <w:rPr>
          <w:rStyle w:val="2fb"/>
          <w:spacing w:val="-8"/>
          <w:rtl/>
        </w:rPr>
        <w:t xml:space="preserve">דרבי</w:t>
      </w:r>
      <w:r w:rsidRPr="00017C1D">
        <w:rPr>
          <w:spacing w:val="-8"/>
          <w:rtl/>
        </w:rPr>
        <w:t xml:space="preserve"> יהושע ורבנן, </w:t>
      </w:r>
      <w:r w:rsidRPr="00017C1D">
        <w:rPr>
          <w:spacing w:val="-8"/>
          <w:rtl/>
        </w:rPr>
        <w:t xml:space="preserve">דתנן</w:t>
      </w:r>
      <w:r w:rsidRPr="00017C1D">
        <w:rPr>
          <w:spacing w:val="-8"/>
          <w:rtl/>
        </w:rPr>
        <w:t xml:space="preserve">, אם בהרת קודם לשער לבן טמא, ואם שער לבן קודם לבהרת טהור </w:t>
      </w:r>
    </w:p>
    <w:p>
      <w:pPr>
        <w:pStyle w:val="38"/>
        <w:rPr>
          <w:ins w:id="99317" w:author="מנוע מכני" w:date="2026-10-11T12:04:39Z"/>
        </w:rPr>
      </w:pPr>
      <w:r>
        <w:tab/>
      </w:r>
      <w:r w:rsidRPr="00B078C3">
        <w:t xml:space="preserve">ספק טמא, ורבי יהושע</w:t>
      </w:r>
      <w:del w:id="101684"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31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כהה.</w:t>
      </w:r>
      <w:ins w:id="96713" w:author="מנוע מכני" w:date="2026-10-11T12:04:39Z">
        <w:r>
          <w:rPr>
            <w:rFonts w:ascii="FontbitDavid" w:hAnsi="FontbitDavid" w:hint="cs"/>
            <w:sz w:val="24"/>
            <w:rtl/>
          </w:rPr>
          <w:t xml:space="preserve"> </w:t>
        </w:r>
      </w:ins>
      <w:del w:id="96714" w:author="מנוע מכני" w:date="2026-10-11T12:04:39Z">
        <w:r>
          <w:rPr>
            <w:rFonts w:ascii="FontbitDavid" w:hAnsi="FontbitDavid" w:hint="cs"/>
            <w:sz w:val="24"/>
            <w:rtl/>
          </w:rPr>
          <w:delText xml:space="preserve">  </w:delText>
        </w:r>
      </w:del>
      <w:r w:rsidRPr="00B078C3">
        <w:rPr>
          <w:rStyle w:val="2fb"/>
          <w:rFonts w:ascii="FontbitDavid" w:hAnsi="FontbitDavid"/>
          <w:sz w:val="24"/>
          <w:rtl/>
        </w:rPr>
        <w:t>וא</w:t>
      </w:r>
      <w:ins w:id="90699" w:author="מנוע מכני" w:date="2026-10-11T12:04:39Z">
        <w:r>
          <w:rPr>
            <w:rStyle w:val="2fb"/>
            <w:rFonts w:ascii="FontbitDavid" w:hAnsi="FontbitDavid" w:hint="cs"/>
            <w:sz w:val="24"/>
            <w:rtl/>
          </w:rPr>
          <w:t xml:space="preserve">ר"ה</w:t>
        </w:r>
      </w:ins>
      <w:del w:id="90700" w:author="מנוע מכני" w:date="2026-10-11T12:04:39Z">
        <w:r>
          <w:rPr>
            <w:rFonts w:ascii="FontbitDavid" w:hAnsi="FontbitDavid" w:hint="cs"/>
            <w:sz w:val="24"/>
            <w:rtl/>
          </w:rPr>
          <w:delText xml:space="preserve">ר''ה</w:delText>
        </w:r>
      </w:del>
      <w:r>
        <w:rPr>
          <w:rFonts w:ascii="FontbitDavid" w:hAnsi="FontbitDavid"/>
          <w:sz w:val="24"/>
          <w:rtl/>
        </w:rPr>
        <w:t>: כהה וטהור</w:t>
      </w:r>
    </w:p>
    <w:p w:rsidR="00E403F0" w:rsidRPr="00B078C3" w:rsidRDefault="00E403F0" w:rsidP="00E403F0">
      <w:pPr>
        <w:ind w:firstLine="0"/>
        <w:rPr>
          <w:rFonts w:ascii="FontbitDavid" w:hAnsi="FontbitDavid"/>
          <w:sz w:val="24"/>
          <w:rtl/>
        </w:rPr>
      </w:pPr>
      <w:r w:rsidRPr="006701DA">
        <w:rPr>
          <w:rFonts w:ascii="FontbitDavid" w:hAnsi="FontbitDavid"/>
          <w:b/>
          <w:bCs/>
          <w:sz w:val="24"/>
          <w:rtl/>
        </w:rPr>
        <w:t>בנגעי בתים</w:t>
      </w:r>
      <w:r w:rsidRPr="00B078C3">
        <w:rPr>
          <w:rFonts w:ascii="FontbitDavid" w:hAnsi="FontbitDavid"/>
          <w:sz w:val="24"/>
          <w:rtl/>
        </w:rPr>
        <w:t xml:space="preserve"> - כי הא </w:t>
      </w:r>
      <w:ins w:id="90051" w:author="Claude - סמנטי" w:date="2026-10-11T12:19:29Z">
        <w:r>
          <w:rPr>
            <w:rFonts w:ascii="FontbitDavid" w:hAnsi="FontbitDavid"/>
            <w:sz w:val="24"/>
            <w:rtl/>
          </w:rPr>
          <w:t xml:space="preserve">מחלוקת</w:t>
        </w:r>
      </w:ins>
      <w:del w:id="90052" w:author="Claude - סמנטי" w:date="2026-10-11T12:19:29Z">
        <w:r w:rsidRPr="00B078C3">
          <w:rPr>
            <w:rFonts w:ascii="FontbitDavid" w:hAnsi="FontbitDavid"/>
            <w:sz w:val="24"/>
            <w:rtl/>
          </w:rPr>
          <w:delText xml:space="preserve">פלוגתא</w:delText>
        </w:r>
      </w:del>
      <w:r w:rsidRPr="00B078C3">
        <w:rPr>
          <w:rFonts w:ascii="FontbitDavid" w:hAnsi="FontbitDavid"/>
          <w:sz w:val="24"/>
          <w:rtl/>
        </w:rPr>
        <w:t xml:space="preserve"> </w:t>
      </w:r>
      <w:r w:rsidRPr="00B078C3">
        <w:rPr>
          <w:rStyle w:val="2fb"/>
          <w:rFonts w:ascii="FontbitDavid" w:hAnsi="FontbitDavid"/>
          <w:sz w:val="24"/>
          <w:rtl/>
        </w:rPr>
        <w:t xml:space="preserve">דר"א</w:t>
      </w:r>
      <w:r w:rsidRPr="00B078C3">
        <w:rPr>
          <w:rFonts w:ascii="FontbitDavid" w:hAnsi="FontbitDavid"/>
          <w:sz w:val="24"/>
          <w:rtl/>
        </w:rPr>
        <w:t xml:space="preserve"> </w:t>
      </w:r>
      <w:r w:rsidRPr="00B078C3">
        <w:rPr>
          <w:rStyle w:val="2fb"/>
          <w:rFonts w:ascii="FontbitDavid" w:hAnsi="FontbitDavid"/>
          <w:sz w:val="24"/>
          <w:rtl/>
        </w:rPr>
        <w:t xml:space="preserve">בר"ש</w:t>
      </w:r>
      <w:r w:rsidRPr="00B078C3">
        <w:rPr>
          <w:rFonts w:ascii="FontbitDavid" w:hAnsi="FontbitDavid"/>
          <w:sz w:val="24"/>
          <w:rtl/>
        </w:rPr>
        <w:t xml:space="preserve"> ורבנן, </w:t>
      </w:r>
      <w:r w:rsidRPr="00B078C3">
        <w:rPr>
          <w:rFonts w:ascii="FontbitDavid" w:hAnsi="FontbitDavid"/>
          <w:sz w:val="24"/>
          <w:rtl/>
        </w:rPr>
        <w:t xml:space="preserve">דתנן</w:t>
      </w:r>
      <w:r w:rsidRPr="00B078C3">
        <w:rPr>
          <w:rFonts w:ascii="FontbitDavid" w:hAnsi="FontbitDavid"/>
          <w:sz w:val="24"/>
          <w:rtl/>
        </w:rPr>
        <w:t xml:space="preserve">, </w:t>
      </w:r>
      <w:r w:rsidRPr="00B078C3">
        <w:rPr>
          <w:rStyle w:val="2fb"/>
          <w:rFonts w:ascii="FontbitDavid" w:hAnsi="FontbitDavid"/>
          <w:sz w:val="24"/>
          <w:rtl/>
        </w:rPr>
        <w:t xml:space="preserve">ר"א</w:t>
      </w:r>
      <w:r w:rsidRPr="00B078C3">
        <w:rPr>
          <w:rFonts w:ascii="FontbitDavid" w:hAnsi="FontbitDavid"/>
          <w:sz w:val="24"/>
          <w:rtl/>
        </w:rPr>
        <w:t xml:space="preserve"> </w:t>
      </w:r>
      <w:r w:rsidRPr="00B078C3">
        <w:rPr>
          <w:rStyle w:val="2fb"/>
          <w:rFonts w:ascii="FontbitDavid" w:hAnsi="FontbitDavid"/>
          <w:sz w:val="24"/>
          <w:rtl/>
        </w:rPr>
        <w:t xml:space="preserve">בר"ש</w:t>
      </w:r>
      <w:r w:rsidRPr="00B078C3">
        <w:rPr>
          <w:rFonts w:ascii="FontbitDavid" w:hAnsi="FontbitDavid"/>
          <w:sz w:val="24"/>
          <w:rtl/>
        </w:rPr>
        <w:t xml:space="preserve"> אומר: לעולם אין הבית טמא עד שיראה כשני גריסין על שני אבנים, בשני כותלים, בקרן זוית, ארכו כשני גריסין ורחבו כגריס.</w:t>
      </w:r>
    </w:p>
    <w:p w:rsidR="00E403F0" w:rsidRPr="00B078C3" w:rsidRDefault="00E403F0" w:rsidP="00E403F0">
      <w:pPr>
        <w:ind w:firstLine="0"/>
        <w:rPr>
          <w:rFonts w:ascii="FontbitDavid" w:hAnsi="FontbitDavid"/>
          <w:sz w:val="24"/>
          <w:rtl/>
        </w:rPr>
      </w:pPr>
      <w:r>
        <w:rPr>
          <w:rFonts w:ascii="FontbitDavid" w:hAnsi="FontbitDavid" w:hint="cs"/>
          <w:sz w:val="24"/>
          <w:rtl/>
        </w:rPr>
        <w:t>ד</w:t>
      </w:r>
      <w:r w:rsidRPr="00B078C3">
        <w:rPr>
          <w:rFonts w:ascii="FontbitDavid" w:hAnsi="FontbitDavid"/>
          <w:sz w:val="24"/>
          <w:rtl/>
        </w:rPr>
        <w:t xml:space="preserve">כתיב </w:t>
      </w:r>
      <w:r>
        <w:rPr>
          <w:rFonts w:ascii="FontbitDavid" w:hAnsi="FontbitDavid" w:hint="cs"/>
          <w:sz w:val="24"/>
          <w:rtl/>
        </w:rPr>
        <w:t>'</w:t>
      </w:r>
      <w:r w:rsidRPr="00B078C3">
        <w:rPr>
          <w:rStyle w:val="afffff0"/>
          <w:rFonts w:ascii="FontbitDavid" w:hAnsi="FontbitDavid"/>
          <w:sz w:val="24"/>
          <w:rtl/>
        </w:rPr>
        <w:t>קיר</w:t>
      </w:r>
      <w:r>
        <w:rPr>
          <w:rFonts w:ascii="FontbitDavid" w:hAnsi="FontbitDavid" w:hint="cs"/>
          <w:sz w:val="24"/>
          <w:rtl/>
        </w:rPr>
        <w:t>'</w:t>
      </w:r>
      <w:r w:rsidRPr="00B078C3">
        <w:rPr>
          <w:rFonts w:ascii="FontbitDavid" w:hAnsi="FontbitDavid"/>
          <w:sz w:val="24"/>
          <w:rtl/>
        </w:rPr>
        <w:t xml:space="preserve"> וכתיב </w:t>
      </w:r>
      <w:r>
        <w:rPr>
          <w:rFonts w:ascii="FontbitDavid" w:hAnsi="FontbitDavid" w:hint="cs"/>
          <w:sz w:val="24"/>
          <w:rtl/>
        </w:rPr>
        <w:t>'</w:t>
      </w:r>
      <w:r w:rsidRPr="00B078C3">
        <w:rPr>
          <w:rStyle w:val="afffff0"/>
          <w:rFonts w:ascii="FontbitDavid" w:hAnsi="FontbitDavid"/>
          <w:sz w:val="24"/>
          <w:rtl/>
        </w:rPr>
        <w:t>קירות</w:t>
      </w:r>
      <w:r>
        <w:rPr>
          <w:rFonts w:ascii="FontbitDavid" w:hAnsi="FontbitDavid" w:hint="cs"/>
          <w:sz w:val="24"/>
          <w:rtl/>
        </w:rPr>
        <w:t>'</w:t>
      </w:r>
      <w:r w:rsidRPr="00B078C3">
        <w:rPr>
          <w:rFonts w:ascii="FontbitDavid" w:hAnsi="FontbitDavid"/>
          <w:sz w:val="24"/>
          <w:rtl/>
        </w:rPr>
        <w:t>, איזהו קיר שהוא כשני קירות - הוי אומר: זה קרן זוית.</w:t>
      </w:r>
    </w:p>
    <w:p w:rsidR="00E403F0" w:rsidRDefault="00E403F0" w:rsidP="00E403F0">
      <w:pPr>
        <w:pStyle w:val="a3"/>
        <w:rPr>
          <w:rtl/>
        </w:rPr>
      </w:pPr>
      <w:r>
        <w:rPr>
          <w:bCs/>
          <w:rtl/>
        </w:rPr>
        <w:tab/>
      </w:r>
      <w:r w:rsidRPr="006701DA">
        <w:rPr>
          <w:bCs/>
          <w:rtl/>
        </w:rPr>
        <w:t>בנגעי בגדים</w:t>
      </w:r>
      <w:r w:rsidRPr="00B078C3">
        <w:rPr>
          <w:rtl/>
        </w:rPr>
        <w:t xml:space="preserve"> - </w:t>
      </w:r>
      <w:ins w:id="90053" w:author="Claude - סמנטי" w:date="2026-10-11T12:19:29Z">
        <w:r>
          <w:rPr>
            <w:rtl/>
          </w:rPr>
          <w:t xml:space="preserve">במחלוקת</w:t>
        </w:r>
      </w:ins>
      <w:del w:id="90054" w:author="Claude - סמנטי" w:date="2026-10-11T12:19:29Z">
        <w:r w:rsidRPr="00B078C3">
          <w:rPr>
            <w:rtl/>
          </w:rPr>
          <w:delText xml:space="preserve">בפלוגתא</w:delText>
        </w:r>
      </w:del>
      <w:r w:rsidRPr="00B078C3">
        <w:rPr>
          <w:rtl/>
        </w:rPr>
        <w:t xml:space="preserve"> </w:t>
      </w:r>
      <w:r w:rsidRPr="00B078C3">
        <w:rPr>
          <w:rStyle w:val="2fb"/>
          <w:rtl/>
        </w:rPr>
        <w:t xml:space="preserve">דר' יונתן</w:t>
      </w:r>
      <w:r w:rsidRPr="00B078C3">
        <w:rPr>
          <w:rtl/>
        </w:rPr>
        <w:t xml:space="preserve"> בן אבטולמוס ורבנן,</w:t>
      </w:r>
      <w:r>
        <w:rPr>
          <w:rtl/>
        </w:rPr>
        <w:t xml:space="preserve"> מנין לפריחת בגדים שהיא טהורה </w:t>
      </w:r>
      <w:r w:rsidRPr="00B078C3">
        <w:rPr>
          <w:rtl/>
        </w:rPr>
        <w:t>נאמר קרחת וגבחת בבגדים, ונאמר קרחת וגבחת</w:t>
      </w:r>
      <w:r>
        <w:rPr>
          <w:rtl/>
        </w:rPr>
        <w:t xml:space="preserve"> באדם, מה להלן </w:t>
      </w:r>
      <w:r w:rsidRPr="00B078C3">
        <w:rPr>
          <w:rtl/>
        </w:rPr>
        <w:t xml:space="preserve">פרח בכולו טהור, אף כאן </w:t>
      </w:r>
    </w:p>
    <w:p>
      <w:pPr>
        <w:pStyle w:val="38"/>
        <w:rPr>
          <w:ins w:id="99319" w:author="מנוע מכני" w:date="2026-10-11T12:04:39Z"/>
        </w:rPr>
      </w:pPr>
      <w:r w:rsidRPr="00B078C3">
        <w:t xml:space="preserve">אלא</w:t>
      </w:r>
    </w:p>
    <w:p w:rsidR="00E403F0" w:rsidRDefault="00E403F0" w:rsidP="00E403F0">
      <w:pPr>
        <w:ind w:firstLine="0"/>
        <w:rPr>
          <w:rFonts w:ascii="FontbitDavid" w:hAnsi="FontbitDavid"/>
          <w:sz w:val="24"/>
          <w:rtl/>
        </w:rPr>
      </w:pPr>
      <w:del w:id="99320" w:author="מנוע מכני" w:date="2026-10-11T12:04:39Z">
        <w:r w:rsidRPr="00B078C3">
          <w:rPr>
            <w:rFonts w:ascii="FontbitDavid" w:hAnsi="FontbitDavid"/>
            <w:sz w:val="24"/>
            <w:rtl/>
          </w:rPr>
          <w:delText xml:space="preserve"> </w:delText>
        </w:r>
      </w:del>
      <w:ins w:id="93669" w:author="מנוע מכני" w:date="2026-10-11T12:04:39Z">
        <w:r>
          <w:rPr>
            <w:rFonts w:ascii="FontbitDavid" w:hAnsi="FontbitDavid"/>
            <w:sz w:val="24"/>
            <w:rtl/>
          </w:rPr>
          <w:t xml:space="preserve">כאן</w:t>
        </w:r>
      </w:ins>
      <w:del w:id="93670"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ins w:id="97363" w:author="מנוע מכני" w:date="2026-10-11T12:04:39Z">
        <w:r>
          <w:rPr>
            <w:rFonts w:ascii="FontbitDavid" w:hAnsi="FontbitDavid"/>
            <w:sz w:val="24"/>
            <w:rtl/>
          </w:rPr>
          <w:t xml:space="preserve">אם </w:t>
        </w:r>
      </w:ins>
      <w:del w:id="9736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דם טהור </w:t>
      </w:r>
      <w:ins w:id="93667" w:author="מנוע מכני" w:date="2026-10-11T12:04:39Z">
        <w:r>
          <w:rPr>
            <w:rFonts w:ascii="FontbitDavid" w:hAnsi="FontbitDavid"/>
            <w:sz w:val="24"/>
            <w:rtl/>
          </w:rPr>
          <w:t xml:space="preserve">אין</w:t>
        </w:r>
      </w:ins>
      <w:del w:id="93668"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 במאי </w:t>
      </w:r>
      <w:ins w:id="93665" w:author="מנוע מכני" w:date="2026-10-11T12:04:39Z">
        <w:r>
          <w:rPr>
            <w:rFonts w:ascii="FontbitDavid" w:hAnsi="FontbitDavid"/>
            <w:sz w:val="24"/>
            <w:rtl/>
          </w:rPr>
          <w:t xml:space="preserve">חלקו</w:t>
        </w:r>
      </w:ins>
      <w:del w:id="93666"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וממאי </w:t>
      </w:r>
      <w:ins w:id="95169" w:author="מנוע מכני" w:date="2026-10-11T12:04:39Z">
        <w:r>
          <w:rPr>
            <w:rFonts w:ascii="FontbitDavid" w:hAnsi="FontbitDavid"/>
            <w:sz w:val="24"/>
            <w:rtl/>
          </w:rPr>
          <w:t xml:space="preserve">דאלו</w:t>
        </w:r>
      </w:ins>
      <w:del w:id="95170" w:author="מנוע מכני" w:date="2026-10-11T12:04:39Z">
        <w:r w:rsidRPr="00B078C3">
          <w:rPr>
            <w:rFonts w:ascii="FontbitDavid" w:hAnsi="FontbitDavid"/>
            <w:sz w:val="24"/>
            <w:rtl/>
          </w:rPr>
          <w:delText xml:space="preserve">דהני</w:delText>
        </w:r>
      </w:del>
      <w:r w:rsidRPr="00B078C3">
        <w:rPr>
          <w:rFonts w:ascii="FontbitDavid" w:hAnsi="FontbitDavid"/>
          <w:sz w:val="24"/>
          <w:rtl/>
        </w:rPr>
        <w:t xml:space="preserve"> טהורין </w:t>
      </w:r>
      <w:ins w:id="95171" w:author="מנוע מכני" w:date="2026-10-11T12:04:39Z">
        <w:r>
          <w:rPr>
            <w:rFonts w:ascii="FontbitDavid" w:hAnsi="FontbitDavid"/>
            <w:sz w:val="24"/>
            <w:rtl/>
          </w:rPr>
          <w:t xml:space="preserve">ואלו</w:t>
        </w:r>
      </w:ins>
      <w:del w:id="95172" w:author="מנוע מכני" w:date="2026-10-11T12:04:39Z">
        <w:r w:rsidRPr="00B078C3">
          <w:rPr>
            <w:rFonts w:ascii="FontbitDavid" w:hAnsi="FontbitDavid"/>
            <w:sz w:val="24"/>
            <w:rtl/>
          </w:rPr>
          <w:delText xml:space="preserve">והני</w:delText>
        </w:r>
      </w:del>
      <w:r w:rsidRPr="00B078C3">
        <w:rPr>
          <w:rFonts w:ascii="FontbitDavid" w:hAnsi="FontbitDavid"/>
          <w:sz w:val="24"/>
          <w:rtl/>
        </w:rPr>
        <w:t xml:space="preserve"> טמאין? </w:t>
      </w:r>
    </w:p>
    <w:p>
      <w:pPr>
        <w:pStyle w:val="38"/>
        <w:rPr>
          <w:ins w:id="99321" w:author="מנוע מכני" w:date="2026-10-11T12:04:39Z"/>
        </w:rPr>
      </w:pPr>
      <w:r w:rsidRPr="00017C1D">
        <w:tab/>
      </w:r>
      <w:ins w:id="90701" w:author="מנוע מכני" w:date="2026-10-11T12:04:39Z">
        <w:r>
          <w:t xml:space="preserve">ר"א</w:t>
        </w:r>
      </w:ins>
      <w:del w:id="90702" w:author="מנוע מכני" w:date="2026-10-11T12:04:39Z">
        <w:r w:rsidRPr="00017C1D">
          <w:delText xml:space="preserve">ר''א</w:delText>
        </w:r>
      </w:del>
      <w:r w:rsidRPr="00017C1D">
        <w:t xml:space="preserve">:</w:t>
      </w:r>
    </w:p>
    <w:p w:rsidR="00E403F0" w:rsidRPr="00017C1D" w:rsidRDefault="00E403F0" w:rsidP="00E403F0">
      <w:pPr>
        <w:pStyle w:val="a3"/>
        <w:rPr>
          <w:spacing w:val="0"/>
          <w:rtl/>
        </w:rPr>
      </w:pPr>
      <w:del w:id="99322" w:author="מנוע מכני" w:date="2026-10-11T12:04:39Z">
        <w:r w:rsidRPr="00017C1D">
          <w:rPr>
            <w:spacing w:val="0"/>
            <w:rtl/>
          </w:rPr>
          <w:delText xml:space="preserve"> </w:delText>
        </w:r>
      </w:del>
      <w:r w:rsidRPr="00017C1D">
        <w:rPr>
          <w:spacing w:val="0"/>
          <w:rtl/>
        </w:rPr>
        <w:t xml:space="preserve">ד</w:t>
      </w:r>
      <w:r w:rsidRPr="00017C1D">
        <w:rPr>
          <w:rFonts w:hint="cs"/>
          <w:spacing w:val="0"/>
          <w:rtl/>
        </w:rPr>
        <w:t>'</w:t>
      </w:r>
      <w:r>
        <w:rPr>
          <w:spacing w:val="0"/>
          <w:rtl/>
        </w:rPr>
        <w:t xml:space="preserve">ויראו מואב </w:t>
      </w:r>
      <w:r>
        <w:rPr>
          <w:rStyle w:val="afffff0"/>
          <w:spacing w:val="0"/>
          <w:rtl/>
          <w:rPrChange w:id="9003" w:author="מנוע פסוקים" w:date="2026-10-11T09:23:42Z">
            <w:rPr>
              <w:spacing w:val="0"/>
              <w:rtl/>
            </w:rPr>
          </w:rPrChange>
        </w:rPr>
        <w:t xml:space="preserve">את המים אדומים כדם</w:t>
      </w:r>
      <w:r w:rsidRPr="00017C1D">
        <w:rPr>
          <w:rFonts w:hint="cs"/>
          <w:spacing w:val="0"/>
          <w:rtl/>
        </w:rPr>
        <w:t>'</w:t>
      </w:r>
      <w:r w:rsidRPr="00017C1D">
        <w:rPr>
          <w:spacing w:val="0"/>
          <w:rtl/>
        </w:rPr>
        <w:t xml:space="preserve"> </w:t>
      </w:r>
      <w:ins w:id="90055" w:author="Claude - סמנטי" w:date="2026-10-11T12:19:29Z">
        <w:r>
          <w:rPr>
            <w:spacing w:val="0"/>
            <w:rtl/>
          </w:rPr>
          <w:t xml:space="preserve">לומר</w:t>
        </w:r>
      </w:ins>
      <w:del w:id="90056" w:author="Claude - סמנטי" w:date="2026-10-11T12:19:29Z">
        <w:r w:rsidRPr="00017C1D">
          <w:rPr>
            <w:spacing w:val="0"/>
            <w:rtl/>
          </w:rPr>
          <w:delText xml:space="preserve">למימרא</w:delText>
        </w:r>
      </w:del>
      <w:r w:rsidRPr="00017C1D">
        <w:rPr>
          <w:spacing w:val="0"/>
          <w:rtl/>
        </w:rPr>
        <w:t xml:space="preserve"> דדם אדום הוא.</w:t>
      </w:r>
      <w:r w:rsidRPr="00017C1D">
        <w:rPr>
          <w:rFonts w:hint="cs"/>
          <w:spacing w:val="0"/>
          <w:rtl/>
        </w:rPr>
        <w:t xml:space="preserve"> </w:t>
      </w:r>
      <w:ins w:id="97915" w:author="מנוע מכני" w:date="2026-10-11T12:04:39Z">
        <w:r>
          <w:rPr>
            <w:rFonts w:hint="cs"/>
            <w:spacing w:val="0"/>
            <w:rtl/>
          </w:rPr>
          <w:t xml:space="preserve">דושנה</w:t>
        </w:r>
      </w:ins>
      <w:del w:id="97916" w:author="מנוע מכני" w:date="2026-10-11T12:04:39Z">
        <w:r w:rsidRPr="00017C1D">
          <w:rPr>
            <w:rFonts w:hint="cs"/>
            <w:spacing w:val="0"/>
            <w:rtl/>
          </w:rPr>
          <w:delText xml:space="preserve">דדמיה</w:delText>
        </w:r>
      </w:del>
      <w:r w:rsidRPr="00017C1D">
        <w:rPr>
          <w:rFonts w:hint="cs"/>
          <w:spacing w:val="0"/>
          <w:rtl/>
        </w:rPr>
        <w:t xml:space="preserve"> </w:t>
      </w:r>
      <w:ins w:id="97917" w:author="מנוע מכני" w:date="2026-10-11T12:04:39Z">
        <w:r>
          <w:rPr>
            <w:rFonts w:hint="cs"/>
            <w:spacing w:val="0"/>
            <w:rtl/>
          </w:rPr>
          <w:t xml:space="preserve">ושנה</w:t>
        </w:r>
      </w:ins>
      <w:del w:id="97918" w:author="מנוע מכני" w:date="2026-10-11T12:04:39Z">
        <w:r w:rsidRPr="00017C1D">
          <w:rPr>
            <w:rFonts w:hint="cs"/>
            <w:spacing w:val="0"/>
            <w:rtl/>
          </w:rPr>
          <w:delText xml:space="preserve">דמיה</w:delText>
        </w:r>
      </w:del>
      <w:r w:rsidRPr="00017C1D">
        <w:rPr>
          <w:rFonts w:hint="cs"/>
          <w:spacing w:val="0"/>
          <w:rtl/>
        </w:rPr>
        <w:t xml:space="preserve"> הרי כאן ארבעה </w:t>
      </w:r>
    </w:p>
    <w:p w:rsidR="00E403F0" w:rsidRDefault="00E403F0" w:rsidP="00E403F0">
      <w:pPr>
        <w:pStyle w:val="a2"/>
        <w:numPr>
          <w:ilvl w:val="0"/>
          <w:numId w:val="3"/>
        </w:numPr>
        <w:ind w:left="714" w:hanging="357"/>
        <w:rPr>
          <w:rtl/>
        </w:rPr>
      </w:pPr>
      <w:r>
        <w:rPr>
          <w:rFonts w:hint="cs"/>
          <w:rtl/>
        </w:rPr>
        <w:t>ואפי' ד</w:t>
      </w:r>
      <w:r w:rsidRPr="00B078C3">
        <w:rPr>
          <w:rtl/>
        </w:rPr>
        <w:t xml:space="preserve">אנן חמשה </w:t>
      </w:r>
      <w:r w:rsidRPr="00B078C3">
        <w:rPr>
          <w:rtl/>
        </w:rPr>
        <w:t xml:space="preserve">תנן</w:t>
      </w:r>
      <w:r w:rsidRPr="00B078C3">
        <w:rPr>
          <w:rtl/>
        </w:rPr>
        <w:t xml:space="preserve">! </w:t>
      </w:r>
    </w:p>
    <w:p>
      <w:pPr>
        <w:pStyle w:val="38"/>
        <w:rPr>
          <w:ins w:id="99323" w:author="מנוע מכני" w:date="2026-10-11T12:04:39Z"/>
        </w:rPr>
      </w:pPr>
      <w:r w:rsidRPr="00BE0325">
        <w:lastRenderedPageBreak/>
        <w:t xml:space="preserve">א</w:t>
      </w:r>
      <w:ins w:id="90703" w:author="מנוע מכני" w:date="2026-10-11T12:04:39Z">
        <w:r>
          <w:t xml:space="preserve">ר"ח</w:t>
        </w:r>
      </w:ins>
      <w:del w:id="90704" w:author="מנוע מכני" w:date="2026-10-11T12:04:39Z">
        <w:r w:rsidRPr="00BE0325">
          <w:lastRenderedPageBreak/>
          <w:delText xml:space="preserve">ר''ח</w:delText>
        </w:r>
      </w:del>
      <w:r w:rsidRPr="00B078C3">
        <w:t xml:space="preserve">:</w:t>
      </w:r>
    </w:p>
    <w:p w:rsidR="00E403F0" w:rsidRPr="00B078C3" w:rsidRDefault="00E403F0" w:rsidP="00E403F0">
      <w:pPr>
        <w:pStyle w:val="a3"/>
        <w:rPr>
          <w:rtl/>
        </w:rPr>
      </w:pPr>
      <w:del w:id="99324" w:author="מנוע מכני" w:date="2026-10-11T12:04:39Z">
        <w:r w:rsidRPr="00B078C3">
          <w:rPr>
            <w:rtl/>
          </w:rPr>
          <w:delText xml:space="preserve"> </w:delText>
        </w:r>
      </w:del>
      <w:r w:rsidRPr="00B078C3">
        <w:rPr>
          <w:rtl/>
        </w:rPr>
        <w:t xml:space="preserve">שחור אדום הוא, אלא שלקה.</w:t>
      </w:r>
      <w:r>
        <w:rPr>
          <w:rFonts w:hint="cs"/>
          <w:rtl/>
        </w:rPr>
        <w:t xml:space="preserve"> ות</w:t>
      </w:r>
      <w:ins w:id="90705" w:author="מנוע מכני" w:date="2026-10-11T12:04:39Z">
        <w:r>
          <w:rPr>
            <w:rFonts w:hint="cs"/>
            <w:rtl/>
          </w:rPr>
          <w:t xml:space="preserve">נ"ה</w:t>
        </w:r>
      </w:ins>
      <w:del w:id="90706" w:author="מנוע מכני" w:date="2026-10-11T12:04:39Z">
        <w:r>
          <w:rPr>
            <w:rFonts w:hint="cs"/>
            <w:rtl/>
          </w:rPr>
          <w:delText xml:space="preserve">נ</w:delText>
        </w:r>
        <w:r w:rsidRPr="00B078C3">
          <w:rPr>
            <w:rtl/>
          </w:rPr>
          <w:delText xml:space="preserve">''ה</w:delText>
        </w:r>
      </w:del>
      <w:r w:rsidRPr="00B078C3">
        <w:rPr>
          <w:rtl/>
        </w:rPr>
        <w:t xml:space="preserve">: שחור כחרת, עמוק מכן טמא, דיהה - אפי' ככחול טהור.</w:t>
      </w:r>
    </w:p>
    <w:p w:rsidR="00E403F0" w:rsidRPr="00017C1D" w:rsidRDefault="00E403F0" w:rsidP="00E403F0">
      <w:pPr>
        <w:pStyle w:val="a3"/>
        <w:rPr>
          <w:spacing w:val="-8"/>
          <w:rtl/>
        </w:rPr>
      </w:pPr>
      <w:r w:rsidRPr="00017C1D">
        <w:rPr>
          <w:b/>
          <w:bCs/>
          <w:spacing w:val="-8"/>
          <w:rtl/>
        </w:rPr>
        <w:t>ושחור זה</w:t>
      </w:r>
      <w:r w:rsidRPr="00017C1D">
        <w:rPr>
          <w:spacing w:val="-8"/>
          <w:rtl/>
        </w:rPr>
        <w:t xml:space="preserve">, </w:t>
      </w:r>
      <w:r w:rsidRPr="00017C1D">
        <w:rPr>
          <w:spacing w:val="-8"/>
          <w:rtl/>
        </w:rPr>
        <w:t xml:space="preserve">לא</w:t>
      </w:r>
      <w:r w:rsidRPr="00017C1D">
        <w:rPr>
          <w:spacing w:val="-8"/>
          <w:rtl/>
        </w:rPr>
        <w:t xml:space="preserve"> מתחלתו הוא משחיר, אלא כשנעקר הוא משחיר, משל לדם מכה לכשנעקר הוא משחיר.</w:t>
      </w:r>
    </w:p>
    <w:p w:rsidR="00E403F0" w:rsidRPr="00B078C3" w:rsidRDefault="00E403F0" w:rsidP="00E403F0">
      <w:pPr>
        <w:jc w:val="center"/>
        <w:rPr>
          <w:del w:id="90042" w:author="מנוע עיצוב" w:date="2026-10-11T12:09:26Z"/>
          <w:rFonts w:ascii="FontbitDavid" w:hAnsi="FontbitDavid"/>
          <w:sz w:val="24"/>
          <w:rtl/>
        </w:rPr>
      </w:pPr>
      <w:del w:id="9004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3" w:author="קלוד" w:date="2026-10-11T09:07:21Z">
          <w:pPr>
            <w:pStyle w:val="affff1"/>
            <w:rPr>
              <w:rtl/>
            </w:rPr>
          </w:pPr>
        </w:pPrChange>
      </w:pPr>
      <w:ins w:id="9820" w:author="מספור קטעי משנה" w:date="2026-10-11T09:25:19Z">
        <w:r>
          <w:rPr>
            <w:rStyle w:val="MisparKeta"/>
          </w:rPr>
          <w:t xml:space="preserve">ד. </w:t>
        </w:r>
      </w:ins>
      <w:r w:rsidRPr="00B078C3">
        <w:rPr>
          <w:rtl/>
        </w:rPr>
        <w:t>בש"א: אף כמימי תלתן.</w:t>
      </w:r>
    </w:p>
    <w:p w:rsidR="00E403F0" w:rsidRDefault="00E403F0" w:rsidP="00E403F0">
      <w:pPr>
        <w:rPr>
          <w:rFonts w:ascii="FontbitDavid" w:hAnsi="FontbitDavid"/>
          <w:sz w:val="24"/>
          <w:rtl/>
        </w:rPr>
      </w:pPr>
      <w:ins w:id="95173" w:author="מנוע מכני" w:date="2026-10-11T12:04:39Z">
        <w:r>
          <w:rPr>
            <w:rFonts w:ascii="FontbitDavid" w:hAnsi="FontbitDavid"/>
            <w:sz w:val="24"/>
            <w:rtl/>
          </w:rPr>
          <w:t xml:space="preserve">ואין</w:t>
        </w:r>
      </w:ins>
      <w:del w:id="95174" w:author="מנוע מכני" w:date="2026-10-11T12:04:39Z">
        <w:r w:rsidRPr="00B078C3">
          <w:rPr>
            <w:rFonts w:ascii="FontbitDavid" w:hAnsi="FontbitDavid"/>
            <w:sz w:val="24"/>
            <w:rtl/>
          </w:rPr>
          <w:delText xml:space="preserve">ולית</w:delText>
        </w:r>
      </w:del>
      <w:r w:rsidRPr="00B078C3">
        <w:rPr>
          <w:rFonts w:ascii="FontbitDavid" w:hAnsi="FontbitDavid"/>
          <w:sz w:val="24"/>
          <w:rtl/>
        </w:rPr>
        <w:t xml:space="preserve"> </w:t>
      </w:r>
      <w:ins w:id="97009" w:author="מנוע מכני" w:date="2026-10-11T12:04:39Z">
        <w:r>
          <w:rPr>
            <w:rFonts w:ascii="FontbitDavid" w:hAnsi="FontbitDavid"/>
            <w:sz w:val="24"/>
            <w:rtl/>
          </w:rPr>
          <w:t xml:space="preserve">להם</w:t>
        </w:r>
      </w:ins>
      <w:del w:id="97010"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לב"ש </w:t>
      </w:r>
      <w:ins w:id="97919" w:author="מנוע מכני" w:date="2026-10-11T12:04:39Z">
        <w:r>
          <w:rPr>
            <w:rFonts w:ascii="FontbitDavid" w:hAnsi="FontbitDavid"/>
            <w:sz w:val="24"/>
            <w:rtl/>
          </w:rPr>
          <w:t xml:space="preserve">ושנה</w:t>
        </w:r>
      </w:ins>
      <w:del w:id="97920" w:author="מנוע מכני" w:date="2026-10-11T12:04:39Z">
        <w:r w:rsidRPr="00B078C3">
          <w:rPr>
            <w:rFonts w:ascii="FontbitDavid" w:hAnsi="FontbitDavid"/>
            <w:sz w:val="24"/>
            <w:rtl/>
          </w:rPr>
          <w:delText xml:space="preserve">דמיה</w:delText>
        </w:r>
      </w:del>
      <w:r w:rsidRPr="00B078C3">
        <w:rPr>
          <w:rFonts w:ascii="FontbitDavid" w:hAnsi="FontbitDavid"/>
          <w:sz w:val="24"/>
          <w:rtl/>
        </w:rPr>
        <w:t xml:space="preserve"> </w:t>
      </w:r>
      <w:ins w:id="97921" w:author="מנוע מכני" w:date="2026-10-11T12:04:39Z">
        <w:r>
          <w:rPr>
            <w:rFonts w:ascii="FontbitDavid" w:hAnsi="FontbitDavid"/>
            <w:sz w:val="24"/>
            <w:rtl/>
          </w:rPr>
          <w:t xml:space="preserve">ושנה</w:t>
        </w:r>
      </w:ins>
      <w:del w:id="97922" w:author="מנוע מכני" w:date="2026-10-11T12:04:39Z">
        <w:r w:rsidRPr="00B078C3">
          <w:rPr>
            <w:rFonts w:ascii="FontbitDavid" w:hAnsi="FontbitDavid"/>
            <w:sz w:val="24"/>
            <w:rtl/>
          </w:rPr>
          <w:delText xml:space="preserve">דמיה</w:delText>
        </w:r>
      </w:del>
      <w:r w:rsidRPr="00B078C3">
        <w:rPr>
          <w:rFonts w:ascii="FontbitDavid" w:hAnsi="FontbitDavid"/>
          <w:sz w:val="24"/>
          <w:rtl/>
        </w:rPr>
        <w:t xml:space="preserve"> הרי כאן ארבעה? אב"א: </w:t>
      </w:r>
      <w:ins w:id="95175" w:author="מנוע מכני" w:date="2026-10-11T12:04:39Z">
        <w:r>
          <w:rPr>
            <w:rFonts w:ascii="FontbitDavid" w:hAnsi="FontbitDavid"/>
            <w:sz w:val="24"/>
            <w:rtl/>
          </w:rPr>
          <w:t xml:space="preserve">אין</w:t>
        </w:r>
      </w:ins>
      <w:del w:id="95176" w:author="מנוע מכני" w:date="2026-10-11T12:04:39Z">
        <w:r w:rsidRPr="00B078C3">
          <w:rPr>
            <w:rFonts w:ascii="FontbitDavid" w:hAnsi="FontbitDavid"/>
            <w:sz w:val="24"/>
            <w:rtl/>
          </w:rPr>
          <w:delText xml:space="preserve">לית</w:delText>
        </w:r>
      </w:del>
      <w:r w:rsidRPr="00B078C3">
        <w:rPr>
          <w:rFonts w:ascii="FontbitDavid" w:hAnsi="FontbitDavid"/>
          <w:sz w:val="24"/>
          <w:rtl/>
        </w:rPr>
        <w:t xml:space="preserve"> </w:t>
      </w:r>
      <w:ins w:id="97011" w:author="מנוע מכני" w:date="2026-10-11T12:04:39Z">
        <w:r>
          <w:rPr>
            <w:rFonts w:ascii="FontbitDavid" w:hAnsi="FontbitDavid"/>
            <w:sz w:val="24"/>
            <w:rtl/>
          </w:rPr>
          <w:t xml:space="preserve">להם</w:t>
        </w:r>
      </w:ins>
      <w:del w:id="97012"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ואב"א: </w:t>
      </w:r>
      <w:ins w:id="95177" w:author="מנוע מכני" w:date="2026-10-11T12:04:39Z">
        <w:r>
          <w:rPr>
            <w:rFonts w:ascii="FontbitDavid" w:hAnsi="FontbitDavid"/>
            <w:sz w:val="24"/>
            <w:rtl/>
          </w:rPr>
          <w:t xml:space="preserve">יש</w:t>
        </w:r>
      </w:ins>
      <w:del w:id="95178" w:author="מנוע מכני" w:date="2026-10-11T12:04:39Z">
        <w:r w:rsidRPr="00B078C3">
          <w:rPr>
            <w:rFonts w:ascii="FontbitDavid" w:hAnsi="FontbitDavid"/>
            <w:sz w:val="24"/>
            <w:rtl/>
          </w:rPr>
          <w:delText xml:space="preserve">אית</w:delText>
        </w:r>
      </w:del>
      <w:r w:rsidRPr="00B078C3">
        <w:rPr>
          <w:rFonts w:ascii="FontbitDavid" w:hAnsi="FontbitDavid"/>
          <w:sz w:val="24"/>
          <w:rtl/>
        </w:rPr>
        <w:t xml:space="preserve"> </w:t>
      </w:r>
      <w:ins w:id="97013" w:author="מנוע מכני" w:date="2026-10-11T12:04:39Z">
        <w:r>
          <w:rPr>
            <w:rFonts w:ascii="FontbitDavid" w:hAnsi="FontbitDavid"/>
            <w:sz w:val="24"/>
            <w:rtl/>
          </w:rPr>
          <w:t xml:space="preserve">להם</w:t>
        </w:r>
      </w:ins>
      <w:del w:id="97014"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מי </w:t>
      </w:r>
      <w:r w:rsidRPr="00B078C3">
        <w:rPr>
          <w:rFonts w:ascii="FontbitDavid" w:hAnsi="FontbitDavid"/>
          <w:sz w:val="24"/>
          <w:rtl/>
        </w:rPr>
        <w:t xml:space="preserve">לא</w:t>
      </w:r>
      <w:r w:rsidRPr="00B078C3">
        <w:rPr>
          <w:rFonts w:ascii="FontbitDavid" w:hAnsi="FontbitDavid"/>
          <w:sz w:val="24"/>
          <w:rtl/>
        </w:rPr>
        <w:t xml:space="preserve"> א"ר חנינא שחור אדום הוא אלא שלקה, </w:t>
      </w:r>
      <w:r w:rsidRPr="00B078C3">
        <w:rPr>
          <w:rFonts w:ascii="FontbitDavid" w:hAnsi="FontbitDavid"/>
          <w:sz w:val="24"/>
          <w:rtl/>
        </w:rPr>
        <w:t xml:space="preserve">ה"נ</w:t>
      </w:r>
      <w:r w:rsidRPr="00B078C3">
        <w:rPr>
          <w:rFonts w:ascii="FontbitDavid" w:hAnsi="FontbitDavid"/>
          <w:sz w:val="24"/>
          <w:rtl/>
        </w:rPr>
        <w:t xml:space="preserve"> - מלקא הוא דלקי.</w:t>
      </w:r>
    </w:p>
    <w:p w:rsidR="00E403F0" w:rsidRPr="00B078C3" w:rsidRDefault="00E403F0" w:rsidP="00E403F0">
      <w:pPr>
        <w:jc w:val="center"/>
        <w:rPr>
          <w:del w:id="90044" w:author="מנוע עיצוב" w:date="2026-10-11T12:09:26Z"/>
          <w:rFonts w:ascii="FontbitDavid" w:hAnsi="FontbitDavid"/>
          <w:sz w:val="24"/>
          <w:rtl/>
        </w:rPr>
      </w:pPr>
      <w:del w:id="9004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4" w:author="קלוד" w:date="2026-10-11T09:07:21Z">
          <w:pPr>
            <w:pStyle w:val="affff1"/>
            <w:rPr>
              <w:rtl/>
            </w:rPr>
          </w:pPr>
        </w:pPrChange>
      </w:pPr>
      <w:r w:rsidRPr="00B078C3">
        <w:rPr>
          <w:rtl/>
        </w:rPr>
        <w:t>וב"ה מטהרין.</w:t>
      </w:r>
    </w:p>
    <w:p w:rsidR="00E403F0" w:rsidRDefault="00E403F0" w:rsidP="00E403F0">
      <w:pPr>
        <w:pStyle w:val="afff3"/>
        <w:framePr w:wrap="around"/>
        <w:rPr>
          <w:rtl/>
        </w:rPr>
      </w:pPr>
      <w:r>
        <w:rPr>
          <w:rFonts w:hint="cs"/>
          <w:rtl/>
        </w:rPr>
        <w:t>יט:</w:t>
      </w:r>
    </w:p>
    <w:p w:rsidR="00E403F0" w:rsidRPr="00B078C3" w:rsidRDefault="00E403F0" w:rsidP="00E403F0">
      <w:pPr>
        <w:rPr>
          <w:rFonts w:ascii="FontbitDavid" w:hAnsi="FontbitDavid"/>
          <w:sz w:val="24"/>
          <w:rtl/>
        </w:rPr>
      </w:pPr>
      <w:r w:rsidRPr="00B078C3">
        <w:rPr>
          <w:rFonts w:ascii="FontbitDavid" w:hAnsi="FontbitDavid"/>
          <w:sz w:val="24"/>
          <w:rtl/>
        </w:rPr>
        <w:t xml:space="preserve">היינו תנא </w:t>
      </w:r>
      <w:ins w:id="97101" w:author="מנוע מכני" w:date="2026-10-11T12:04:39Z">
        <w:r>
          <w:rPr>
            <w:rFonts w:ascii="FontbitDavid" w:hAnsi="FontbitDavid"/>
            <w:sz w:val="24"/>
            <w:rtl/>
          </w:rPr>
          <w:t xml:space="preserve">ראשון</w:t>
        </w:r>
      </w:ins>
      <w:del w:id="97102" w:author="מנוע מכני" w:date="2026-10-11T12:04:39Z">
        <w:r w:rsidRPr="00B078C3">
          <w:rPr>
            <w:rFonts w:ascii="FontbitDavid" w:hAnsi="FontbitDavid"/>
            <w:sz w:val="24"/>
            <w:rtl/>
          </w:rPr>
          <w:delText xml:space="preserve">קמא</w:delText>
        </w:r>
      </w:del>
      <w:r w:rsidRPr="00B078C3">
        <w:rPr>
          <w:rFonts w:ascii="FontbitDavid" w:hAnsi="FontbitDavid"/>
          <w:sz w:val="24"/>
          <w:rtl/>
        </w:rPr>
        <w:t xml:space="preserve">! </w:t>
      </w:r>
      <w:ins w:id="93671" w:author="מנוע מכני" w:date="2026-10-11T12:04:39Z">
        <w:r>
          <w:rPr>
            <w:rFonts w:ascii="FontbitDavid" w:hAnsi="FontbitDavid"/>
            <w:sz w:val="24"/>
            <w:rtl/>
          </w:rPr>
          <w:t xml:space="preserve">יש</w:t>
        </w:r>
      </w:ins>
      <w:del w:id="93672"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057" w:author="Claude - סמנטי" w:date="2026-10-11T12:19:29Z">
        <w:r>
          <w:rPr>
            <w:rFonts w:ascii="FontbitDavid" w:hAnsi="FontbitDavid"/>
            <w:sz w:val="24"/>
            <w:rtl/>
          </w:rPr>
          <w:t xml:space="preserve">ביניהם</w:t>
        </w:r>
      </w:ins>
      <w:del w:id="90058"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לתלות.</w:t>
      </w:r>
    </w:p>
    <w:p w:rsidR="00E403F0" w:rsidRPr="00B078C3" w:rsidRDefault="00E403F0" w:rsidP="00E403F0">
      <w:pPr>
        <w:jc w:val="center"/>
        <w:rPr>
          <w:del w:id="90046" w:author="מנוע עיצוב" w:date="2026-10-11T12:09:26Z"/>
          <w:rFonts w:ascii="FontbitDavid" w:hAnsi="FontbitDavid"/>
          <w:sz w:val="24"/>
          <w:rtl/>
        </w:rPr>
      </w:pPr>
      <w:del w:id="9004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5" w:author="קלוד" w:date="2026-10-11T09:07:21Z">
          <w:pPr>
            <w:pStyle w:val="affff1"/>
            <w:rPr>
              <w:rtl/>
            </w:rPr>
          </w:pPr>
        </w:pPrChange>
      </w:pPr>
      <w:ins w:id="9821" w:author="מספור קטעי משנה" w:date="2026-10-11T09:25:19Z">
        <w:r>
          <w:rPr>
            <w:rStyle w:val="MisparKeta"/>
          </w:rPr>
          <w:t xml:space="preserve">א. </w:t>
        </w:r>
      </w:ins>
      <w:r w:rsidRPr="00B078C3">
        <w:rPr>
          <w:rtl/>
        </w:rPr>
        <w:t>הירוק עקביא בן מהללאל מטמא.</w:t>
      </w:r>
    </w:p>
    <w:p w:rsidR="00E403F0" w:rsidRDefault="00E403F0" w:rsidP="00E403F0">
      <w:pPr>
        <w:rPr>
          <w:rFonts w:ascii="FontbitDavid" w:hAnsi="FontbitDavid"/>
          <w:sz w:val="24"/>
          <w:rtl/>
        </w:rPr>
      </w:pPr>
      <w:ins w:id="95181" w:author="מנוע מכני" w:date="2026-10-11T12:04:39Z">
        <w:r>
          <w:rPr>
            <w:rFonts w:ascii="FontbitDavid" w:hAnsi="FontbitDavid"/>
            <w:sz w:val="24"/>
            <w:rtl/>
          </w:rPr>
          <w:t xml:space="preserve">ואין</w:t>
        </w:r>
      </w:ins>
      <w:del w:id="95182" w:author="מנוע מכני" w:date="2026-10-11T12:04:39Z">
        <w:r w:rsidRPr="00B078C3">
          <w:rPr>
            <w:rFonts w:ascii="FontbitDavid" w:hAnsi="FontbitDavid"/>
            <w:sz w:val="24"/>
            <w:rtl/>
          </w:rPr>
          <w:delText xml:space="preserve">ולית</w:delText>
        </w:r>
      </w:del>
      <w:r w:rsidRPr="00B078C3">
        <w:rPr>
          <w:rFonts w:ascii="FontbitDavid" w:hAnsi="FontbitDavid"/>
          <w:sz w:val="24"/>
          <w:rtl/>
        </w:rPr>
        <w:t xml:space="preserve"> </w:t>
      </w:r>
      <w:ins w:id="95179" w:author="מנוע מכני" w:date="2026-10-11T12:04:39Z">
        <w:r>
          <w:rPr>
            <w:rFonts w:ascii="FontbitDavid" w:hAnsi="FontbitDavid"/>
            <w:sz w:val="24"/>
            <w:rtl/>
          </w:rPr>
          <w:t xml:space="preserve">לו</w:t>
        </w:r>
      </w:ins>
      <w:del w:id="9518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לעקביא </w:t>
      </w:r>
      <w:ins w:id="97923" w:author="מנוע מכני" w:date="2026-10-11T12:04:39Z">
        <w:r>
          <w:rPr>
            <w:rFonts w:ascii="FontbitDavid" w:hAnsi="FontbitDavid"/>
            <w:sz w:val="24"/>
            <w:rtl/>
          </w:rPr>
          <w:t xml:space="preserve">ושנה</w:t>
        </w:r>
      </w:ins>
      <w:del w:id="97924" w:author="מנוע מכני" w:date="2026-10-11T12:04:39Z">
        <w:r w:rsidRPr="00B078C3">
          <w:rPr>
            <w:rFonts w:ascii="FontbitDavid" w:hAnsi="FontbitDavid"/>
            <w:sz w:val="24"/>
            <w:rtl/>
          </w:rPr>
          <w:delText xml:space="preserve">דמיה</w:delText>
        </w:r>
      </w:del>
      <w:r w:rsidRPr="00B078C3">
        <w:rPr>
          <w:rFonts w:ascii="FontbitDavid" w:hAnsi="FontbitDavid"/>
          <w:sz w:val="24"/>
          <w:rtl/>
        </w:rPr>
        <w:t xml:space="preserve"> </w:t>
      </w:r>
      <w:ins w:id="97925" w:author="מנוע מכני" w:date="2026-10-11T12:04:39Z">
        <w:r>
          <w:rPr>
            <w:rFonts w:ascii="FontbitDavid" w:hAnsi="FontbitDavid"/>
            <w:sz w:val="24"/>
            <w:rtl/>
          </w:rPr>
          <w:t xml:space="preserve">ושנה</w:t>
        </w:r>
      </w:ins>
      <w:del w:id="97926" w:author="מנוע מכני" w:date="2026-10-11T12:04:39Z">
        <w:r w:rsidRPr="00B078C3">
          <w:rPr>
            <w:rFonts w:ascii="FontbitDavid" w:hAnsi="FontbitDavid"/>
            <w:sz w:val="24"/>
            <w:rtl/>
          </w:rPr>
          <w:delText xml:space="preserve">דמיה</w:delText>
        </w:r>
      </w:del>
      <w:r w:rsidRPr="00B078C3">
        <w:rPr>
          <w:rFonts w:ascii="FontbitDavid" w:hAnsi="FontbitDavid"/>
          <w:sz w:val="24"/>
          <w:rtl/>
        </w:rPr>
        <w:t xml:space="preserve"> הרי כאן ארבעה? </w:t>
      </w:r>
    </w:p>
    <w:p>
      <w:pPr>
        <w:pStyle w:val="38"/>
        <w:rPr>
          <w:ins w:id="99325" w:author="מנוע מכני" w:date="2026-10-11T12:04:39Z"/>
        </w:rPr>
      </w:pPr>
      <w:r w:rsidRPr="00B078C3">
        <w:t xml:space="preserve">אב"א:</w:t>
      </w:r>
    </w:p>
    <w:p w:rsidR="00E403F0" w:rsidRDefault="00E403F0" w:rsidP="00E403F0">
      <w:pPr>
        <w:rPr>
          <w:rFonts w:ascii="FontbitDavid" w:hAnsi="FontbitDavid"/>
          <w:sz w:val="24"/>
          <w:rtl/>
        </w:rPr>
      </w:pPr>
      <w:del w:id="99326" w:author="מנוע מכני" w:date="2026-10-11T12:04:39Z">
        <w:r w:rsidRPr="00B078C3">
          <w:rPr>
            <w:rFonts w:ascii="FontbitDavid" w:hAnsi="FontbitDavid"/>
            <w:sz w:val="24"/>
            <w:rtl/>
          </w:rPr>
          <w:delText xml:space="preserve"> </w:delText>
        </w:r>
      </w:del>
      <w:ins w:id="95187" w:author="מנוע מכני" w:date="2026-10-11T12:04:39Z">
        <w:r>
          <w:rPr>
            <w:rFonts w:ascii="FontbitDavid" w:hAnsi="FontbitDavid"/>
            <w:sz w:val="24"/>
            <w:rtl/>
          </w:rPr>
          <w:t xml:space="preserve">אין</w:t>
        </w:r>
      </w:ins>
      <w:del w:id="95188" w:author="מנוע מכני" w:date="2026-10-11T12:04:39Z">
        <w:r w:rsidRPr="00B078C3">
          <w:rPr>
            <w:rFonts w:ascii="FontbitDavid" w:hAnsi="FontbitDavid"/>
            <w:sz w:val="24"/>
            <w:rtl/>
          </w:rPr>
          <w:delText xml:space="preserve">לית</w:delText>
        </w:r>
      </w:del>
      <w:r w:rsidRPr="00B078C3">
        <w:rPr>
          <w:rFonts w:ascii="FontbitDavid" w:hAnsi="FontbitDavid"/>
          <w:sz w:val="24"/>
          <w:rtl/>
        </w:rPr>
        <w:t xml:space="preserve"> </w:t>
      </w:r>
      <w:ins w:id="95183" w:author="מנוע מכני" w:date="2026-10-11T12:04:39Z">
        <w:r>
          <w:rPr>
            <w:rFonts w:ascii="FontbitDavid" w:hAnsi="FontbitDavid"/>
            <w:sz w:val="24"/>
            <w:rtl/>
          </w:rPr>
          <w:t xml:space="preserve">לו</w:t>
        </w:r>
      </w:ins>
      <w:del w:id="9518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ואב"א: </w:t>
      </w:r>
      <w:ins w:id="95189" w:author="מנוע מכני" w:date="2026-10-11T12:04:39Z">
        <w:r>
          <w:rPr>
            <w:rFonts w:ascii="FontbitDavid" w:hAnsi="FontbitDavid"/>
            <w:sz w:val="24"/>
            <w:rtl/>
          </w:rPr>
          <w:t xml:space="preserve">יש</w:t>
        </w:r>
      </w:ins>
      <w:del w:id="95190" w:author="מנוע מכני" w:date="2026-10-11T12:04:39Z">
        <w:r w:rsidRPr="00B078C3">
          <w:rPr>
            <w:rFonts w:ascii="FontbitDavid" w:hAnsi="FontbitDavid"/>
            <w:sz w:val="24"/>
            <w:rtl/>
          </w:rPr>
          <w:delText xml:space="preserve">אית</w:delText>
        </w:r>
      </w:del>
      <w:r w:rsidRPr="00B078C3">
        <w:rPr>
          <w:rFonts w:ascii="FontbitDavid" w:hAnsi="FontbitDavid"/>
          <w:sz w:val="24"/>
          <w:rtl/>
        </w:rPr>
        <w:t xml:space="preserve"> </w:t>
      </w:r>
      <w:ins w:id="95185" w:author="מנוע מכני" w:date="2026-10-11T12:04:39Z">
        <w:r>
          <w:rPr>
            <w:rFonts w:ascii="FontbitDavid" w:hAnsi="FontbitDavid"/>
            <w:sz w:val="24"/>
            <w:rtl/>
          </w:rPr>
          <w:t xml:space="preserve">לו</w:t>
        </w:r>
      </w:ins>
      <w:del w:id="9518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מי </w:t>
      </w:r>
      <w:r w:rsidRPr="00B078C3">
        <w:rPr>
          <w:rFonts w:ascii="FontbitDavid" w:hAnsi="FontbitDavid"/>
          <w:sz w:val="24"/>
          <w:rtl/>
        </w:rPr>
        <w:t xml:space="preserve">לא</w:t>
      </w:r>
      <w:r w:rsidRPr="00B078C3">
        <w:rPr>
          <w:rFonts w:ascii="FontbitDavid" w:hAnsi="FontbitDavid"/>
          <w:sz w:val="24"/>
          <w:rtl/>
        </w:rPr>
        <w:t xml:space="preserve"> א"ר חנינא שחור - אדום הוא אלא שלקה, </w:t>
      </w:r>
      <w:ins w:id="90707" w:author="מנוע מכני" w:date="2026-10-11T12:04:39Z">
        <w:r>
          <w:rPr>
            <w:rFonts w:ascii="FontbitDavid" w:hAnsi="FontbitDavid"/>
            <w:sz w:val="24"/>
            <w:rtl/>
          </w:rPr>
          <w:t xml:space="preserve">ה"נ</w:t>
        </w:r>
      </w:ins>
      <w:del w:id="90708"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''נ</w:delText>
        </w:r>
      </w:del>
      <w:r>
        <w:rPr>
          <w:rFonts w:ascii="FontbitDavid" w:hAnsi="FontbitDavid" w:hint="cs"/>
          <w:sz w:val="24"/>
          <w:rtl/>
        </w:rPr>
        <w:t xml:space="preserve"> </w:t>
      </w:r>
      <w:r w:rsidRPr="00B078C3">
        <w:rPr>
          <w:rFonts w:ascii="FontbitDavid" w:hAnsi="FontbitDavid"/>
          <w:sz w:val="24"/>
          <w:rtl/>
        </w:rPr>
        <w:t>- מלקא הוא דלקי.</w:t>
      </w:r>
    </w:p>
    <w:p w:rsidR="00E403F0" w:rsidRPr="00B078C3" w:rsidRDefault="00E403F0" w:rsidP="00E403F0">
      <w:pPr>
        <w:jc w:val="center"/>
        <w:rPr>
          <w:del w:id="90048" w:author="מנוע עיצוב" w:date="2026-10-11T12:09:26Z"/>
          <w:rFonts w:ascii="FontbitDavid" w:hAnsi="FontbitDavid"/>
          <w:sz w:val="24"/>
          <w:rtl/>
        </w:rPr>
      </w:pPr>
      <w:del w:id="9004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6" w:author="קלוד" w:date="2026-10-11T09:07:21Z">
          <w:pPr>
            <w:pStyle w:val="affff1"/>
            <w:rPr>
              <w:rtl/>
            </w:rPr>
          </w:pPr>
        </w:pPrChange>
      </w:pPr>
      <w:ins w:id="9822" w:author="מספור קטעי משנה" w:date="2026-10-11T09:25:19Z">
        <w:r>
          <w:rPr>
            <w:rStyle w:val="MisparKeta"/>
          </w:rPr>
          <w:t xml:space="preserve">ה. </w:t>
        </w:r>
      </w:ins>
      <w:r w:rsidRPr="00B078C3">
        <w:rPr>
          <w:rtl/>
        </w:rPr>
        <w:t>וחכמים מטהרין.</w:t>
      </w:r>
    </w:p>
    <w:p w:rsidR="00E403F0" w:rsidRPr="00B078C3" w:rsidRDefault="00E403F0" w:rsidP="00E403F0">
      <w:pPr>
        <w:rPr>
          <w:rFonts w:ascii="FontbitDavid" w:hAnsi="FontbitDavid"/>
          <w:sz w:val="24"/>
          <w:rtl/>
        </w:rPr>
      </w:pPr>
      <w:r w:rsidRPr="00B078C3">
        <w:rPr>
          <w:rFonts w:ascii="FontbitDavid" w:hAnsi="FontbitDavid"/>
          <w:sz w:val="24"/>
          <w:rtl/>
        </w:rPr>
        <w:t xml:space="preserve">היינו </w:t>
      </w:r>
      <w:r w:rsidRPr="00B078C3">
        <w:rPr>
          <w:rStyle w:val="2fb"/>
          <w:rFonts w:ascii="FontbitDavid" w:hAnsi="FontbitDavid"/>
          <w:sz w:val="24"/>
          <w:rtl/>
        </w:rPr>
        <w:t xml:space="preserve">ת"ק</w:t>
      </w:r>
      <w:r w:rsidRPr="00B078C3">
        <w:rPr>
          <w:rFonts w:ascii="FontbitDavid" w:hAnsi="FontbitDavid"/>
          <w:sz w:val="24"/>
          <w:rtl/>
        </w:rPr>
        <w:t xml:space="preserve">! </w:t>
      </w:r>
      <w:ins w:id="93673" w:author="מנוע מכני" w:date="2026-10-11T12:04:39Z">
        <w:r>
          <w:rPr>
            <w:rFonts w:ascii="FontbitDavid" w:hAnsi="FontbitDavid"/>
            <w:sz w:val="24"/>
            <w:rtl/>
          </w:rPr>
          <w:t xml:space="preserve">יש</w:t>
        </w:r>
      </w:ins>
      <w:del w:id="93674"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059" w:author="Claude - סמנטי" w:date="2026-10-11T12:19:29Z">
        <w:r>
          <w:rPr>
            <w:rFonts w:ascii="FontbitDavid" w:hAnsi="FontbitDavid"/>
            <w:sz w:val="24"/>
            <w:rtl/>
          </w:rPr>
          <w:t xml:space="preserve">ביניהם</w:t>
        </w:r>
      </w:ins>
      <w:del w:id="90060"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לתלות.</w:t>
      </w:r>
    </w:p>
    <w:p>
      <w:pPr>
        <w:pStyle w:val="38"/>
        <w:rPr>
          <w:ins w:id="99327" w:author="מנוע מכני" w:date="2026-10-11T12:04:39Z"/>
        </w:rPr>
      </w:pPr>
      <w:r w:rsidRPr="00B078C3">
        <w:t xml:space="preserve">א"ר מאיר:</w:t>
      </w:r>
    </w:p>
    <w:p w:rsidR="00E403F0" w:rsidRPr="00B078C3" w:rsidRDefault="00E403F0" w:rsidP="00E403F0">
      <w:pPr>
        <w:rPr>
          <w:rFonts w:ascii="FontbitDavid" w:hAnsi="FontbitDavid"/>
          <w:sz w:val="24"/>
          <w:rtl/>
        </w:rPr>
      </w:pPr>
      <w:del w:id="993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אינו מטמא משום כתם כו'.</w:t>
      </w:r>
    </w:p>
    <w:p>
      <w:pPr>
        <w:pStyle w:val="afffff8"/>
        <w:rPr>
          <w:ins w:id="90537" w:author="קלוד" w:date="2026-10-11T12:23:38Z"/>
        </w:rPr>
      </w:pPr>
      <w:ins w:id="90538" w:author="קלוד" w:date="2026-10-11T12:23:38Z">
        <w:r>
          <w:rPr>
            <w:color w:val="7B3F00"/>
          </w:rPr>
          <w:t xml:space="preserve">ר"מ בירוק - אם אינו מטמא משום כתם, מטמא משום משקה</w:t>
        </w:r>
      </w:ins>
    </w:p>
    <w:p>
      <w:pPr>
        <w:pStyle w:val="38"/>
        <w:rPr>
          <w:ins w:id="99329" w:author="מנוע מכני" w:date="2026-10-11T12:04:39Z"/>
        </w:rPr>
      </w:pPr>
      <w:r w:rsidRPr="00B078C3">
        <w:t xml:space="preserve">א"ר יוחנן:</w:t>
      </w:r>
    </w:p>
    <w:p w:rsidR="00E403F0" w:rsidRDefault="00E403F0" w:rsidP="00E403F0">
      <w:pPr>
        <w:rPr>
          <w:rFonts w:ascii="FontbitDavid" w:hAnsi="FontbitDavid"/>
          <w:sz w:val="24"/>
          <w:rtl/>
        </w:rPr>
      </w:pPr>
      <w:del w:id="993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ירד </w:t>
      </w:r>
      <w:r w:rsidRPr="00B078C3">
        <w:rPr>
          <w:rStyle w:val="2fb"/>
          <w:rFonts w:ascii="FontbitDavid" w:hAnsi="FontbitDavid"/>
          <w:sz w:val="24"/>
          <w:rtl/>
        </w:rPr>
        <w:t xml:space="preserve">ר"מ</w:t>
      </w:r>
      <w:r w:rsidRPr="00B078C3">
        <w:rPr>
          <w:rFonts w:ascii="FontbitDavid" w:hAnsi="FontbitDavid"/>
          <w:sz w:val="24"/>
          <w:rtl/>
        </w:rPr>
        <w:t xml:space="preserve"> לשיטת עקביא בן מהללאל וטימא, </w:t>
      </w:r>
    </w:p>
    <w:p>
      <w:pPr>
        <w:pStyle w:val="38"/>
        <w:rPr>
          <w:ins w:id="99331" w:author="מנוע מכני" w:date="2026-10-11T12:04:39Z"/>
        </w:rPr>
      </w:pPr>
      <w:r w:rsidRPr="00B078C3">
        <w:t xml:space="preserve">וה"ק </w:t>
      </w:r>
      <w:ins w:id="97015" w:author="מנוע מכני" w:date="2026-10-11T12:04:39Z">
        <w:r>
          <w:t xml:space="preserve">להם</w:t>
        </w:r>
      </w:ins>
      <w:del w:id="97016" w:author="מנוע מכני" w:date="2026-10-11T12:04:39Z">
        <w:r w:rsidRPr="00B078C3">
          <w:delText xml:space="preserve">להו</w:delText>
        </w:r>
      </w:del>
      <w:r w:rsidRPr="00B078C3">
        <w:t xml:space="preserve"> לרבנן:</w:t>
      </w:r>
    </w:p>
    <w:p w:rsidR="00E403F0" w:rsidRPr="00B078C3" w:rsidRDefault="00E403F0" w:rsidP="00E403F0">
      <w:pPr>
        <w:rPr>
          <w:rFonts w:ascii="FontbitDavid" w:hAnsi="FontbitDavid"/>
          <w:sz w:val="24"/>
          <w:rtl/>
        </w:rPr>
      </w:pPr>
      <w:del w:id="993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נהי </w:t>
      </w:r>
      <w:ins w:id="93675" w:author="מנוע מכני" w:date="2026-10-11T12:04:39Z">
        <w:r>
          <w:rPr>
            <w:rFonts w:ascii="FontbitDavid" w:hAnsi="FontbitDavid"/>
            <w:sz w:val="24"/>
            <w:rtl/>
          </w:rPr>
          <w:t xml:space="preserve">דמקום</w:t>
        </w:r>
      </w:ins>
      <w:del w:id="93676" w:author="מנוע מכני" w:date="2026-10-11T12:04:39Z">
        <w:r w:rsidRPr="00B078C3">
          <w:rPr>
            <w:rFonts w:ascii="FontbitDavid" w:hAnsi="FontbitDavid"/>
            <w:sz w:val="24"/>
            <w:rtl/>
          </w:rPr>
          <w:delText xml:space="preserve">דהיכא</w:delText>
        </w:r>
      </w:del>
      <w:r w:rsidRPr="00B078C3">
        <w:rPr>
          <w:rFonts w:ascii="FontbitDavid" w:hAnsi="FontbitDavid"/>
          <w:sz w:val="24"/>
          <w:rtl/>
        </w:rPr>
        <w:t xml:space="preserve"> דקא משכחת כתם ירוק אמנא </w:t>
      </w:r>
      <w:r w:rsidRPr="00B078C3">
        <w:rPr>
          <w:rFonts w:ascii="FontbitDavid" w:hAnsi="FontbitDavid"/>
          <w:sz w:val="24"/>
          <w:rtl/>
        </w:rPr>
        <w:t xml:space="preserve">לא</w:t>
      </w:r>
      <w:r w:rsidRPr="00B078C3">
        <w:rPr>
          <w:rFonts w:ascii="FontbitDavid" w:hAnsi="FontbitDavid"/>
          <w:sz w:val="24"/>
          <w:rtl/>
        </w:rPr>
        <w:t xml:space="preserve"> מטמאיתו, </w:t>
      </w:r>
      <w:ins w:id="93677" w:author="מנוע מכני" w:date="2026-10-11T12:04:39Z">
        <w:r>
          <w:rPr>
            <w:rFonts w:ascii="FontbitDavid" w:hAnsi="FontbitDavid"/>
            <w:sz w:val="24"/>
            <w:rtl/>
          </w:rPr>
          <w:t xml:space="preserve">מקום</w:t>
        </w:r>
      </w:ins>
      <w:del w:id="93678"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דקחזיא דם ירוק מגופה - תטמא.</w:t>
      </w:r>
    </w:p>
    <w:p>
      <w:pPr>
        <w:pStyle w:val="38"/>
        <w:rPr>
          <w:ins w:id="101603" w:author="מנוע מכני" w:date="2026-10-11T12:04:39Z"/>
        </w:rPr>
      </w:pPr>
      <w:ins w:id="93679" w:author="מנוע מכני" w:date="2026-10-11T12:04:39Z">
        <w:r>
          <w:t xml:space="preserve">א"כ</w:t>
        </w:r>
      </w:ins>
      <w:del w:id="93680" w:author="מנוע מכני" w:date="2026-10-11T12:04:39Z">
        <w:r w:rsidRPr="00B078C3">
          <w:delText xml:space="preserve">אי הכי</w:delText>
        </w:r>
      </w:del>
      <w:r w:rsidRPr="00B078C3">
        <w:t xml:space="preserve">,</w:t>
      </w:r>
    </w:p>
    <w:p w:rsidR="00E403F0" w:rsidRDefault="00E403F0" w:rsidP="00E403F0">
      <w:pPr>
        <w:rPr>
          <w:rFonts w:ascii="FontbitDavid" w:hAnsi="FontbitDavid"/>
          <w:sz w:val="24"/>
          <w:rtl/>
        </w:rPr>
      </w:pPr>
      <w:del w:id="1016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אינו מטמא משום כתם מטמא משום משקה? משום רואה מבעיא </w:t>
      </w:r>
      <w:ins w:id="95191" w:author="מנוע מכני" w:date="2026-10-11T12:04:39Z">
        <w:r>
          <w:rPr>
            <w:rFonts w:ascii="FontbitDavid" w:hAnsi="FontbitDavid"/>
            <w:sz w:val="24"/>
            <w:rtl/>
          </w:rPr>
          <w:t xml:space="preserve">לו</w:t>
        </w:r>
      </w:ins>
      <w:del w:id="9519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p>
    <w:p>
      <w:pPr>
        <w:pStyle w:val="38"/>
        <w:rPr>
          <w:ins w:id="99333" w:author="מנוע מכני" w:date="2026-10-11T12:04:39Z"/>
        </w:rPr>
      </w:pPr>
      <w:r>
        <w:tab/>
      </w:r>
      <w:r w:rsidRPr="00B078C3">
        <w:t xml:space="preserve">אלא </w:t>
      </w:r>
      <w:r w:rsidRPr="00B078C3">
        <w:t xml:space="preserve">ה"ק</w:t>
      </w:r>
      <w:r w:rsidRPr="00B078C3">
        <w:t xml:space="preserve"> </w:t>
      </w:r>
      <w:ins w:id="97017" w:author="מנוע מכני" w:date="2026-10-11T12:04:39Z">
        <w:r>
          <w:t xml:space="preserve">להם</w:t>
        </w:r>
      </w:ins>
      <w:del w:id="97018" w:author="מנוע מכני" w:date="2026-10-11T12:04:39Z">
        <w:r w:rsidRPr="00B078C3">
          <w:delText xml:space="preserve">להו</w:delText>
        </w:r>
      </w:del>
      <w:r w:rsidRPr="00B078C3">
        <w:t xml:space="preserve">:</w:t>
      </w:r>
    </w:p>
    <w:p w:rsidR="00E403F0" w:rsidRPr="00B078C3" w:rsidRDefault="00E403F0" w:rsidP="00E403F0">
      <w:pPr>
        <w:rPr>
          <w:rFonts w:ascii="FontbitDavid" w:hAnsi="FontbitDavid"/>
          <w:sz w:val="24"/>
          <w:rtl/>
        </w:rPr>
      </w:pPr>
      <w:del w:id="993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נהי </w:t>
      </w:r>
      <w:ins w:id="93681" w:author="מנוע מכני" w:date="2026-10-11T12:04:39Z">
        <w:r>
          <w:rPr>
            <w:rFonts w:ascii="FontbitDavid" w:hAnsi="FontbitDavid"/>
            <w:sz w:val="24"/>
            <w:rtl/>
          </w:rPr>
          <w:t xml:space="preserve">מקום</w:t>
        </w:r>
      </w:ins>
      <w:del w:id="93682"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w:t>
      </w:r>
      <w:r>
        <w:rPr>
          <w:rFonts w:ascii="FontbitDavid" w:hAnsi="FontbitDavid" w:hint="cs"/>
          <w:sz w:val="24"/>
          <w:rtl/>
        </w:rPr>
        <w:t xml:space="preserve">ראתה דם ירוק מתחילה </w:t>
      </w:r>
      <w:r>
        <w:rPr>
          <w:rFonts w:ascii="FontbitDavid" w:hAnsi="FontbitDavid" w:hint="cs"/>
          <w:sz w:val="24"/>
          <w:rtl/>
        </w:rPr>
        <w:t xml:space="preserve">לא</w:t>
      </w:r>
      <w:r>
        <w:rPr>
          <w:rFonts w:ascii="FontbitDavid" w:hAnsi="FontbitDavid" w:hint="cs"/>
          <w:sz w:val="24"/>
          <w:rtl/>
        </w:rPr>
        <w:t xml:space="preserve"> מימאת אבל ראתה דם אדום </w:t>
      </w:r>
      <w:r>
        <w:rPr>
          <w:rFonts w:ascii="FontbitDavid" w:hAnsi="FontbitDavid" w:hint="cs"/>
          <w:sz w:val="24"/>
          <w:rtl/>
        </w:rPr>
        <w:t xml:space="preserve">וא</w:t>
      </w:r>
      <w:ins w:id="90709" w:author="מנוע מכני" w:date="2026-10-11T12:04:39Z">
        <w:r>
          <w:rPr>
            <w:rFonts w:ascii="FontbitDavid" w:hAnsi="FontbitDavid" w:hint="cs"/>
            <w:sz w:val="24"/>
            <w:rtl/>
          </w:rPr>
          <w:t xml:space="preserve">ח"כ</w:t>
        </w:r>
      </w:ins>
      <w:del w:id="90710" w:author="מנוע מכני" w:date="2026-10-11T12:04:39Z">
        <w:r>
          <w:rPr>
            <w:rFonts w:ascii="FontbitDavid" w:hAnsi="FontbitDavid" w:hint="cs"/>
            <w:sz w:val="24"/>
            <w:rtl/>
          </w:rPr>
          <w:delText xml:space="preserve">ח''כ</w:delText>
        </w:r>
      </w:del>
      <w:r>
        <w:rPr>
          <w:rFonts w:ascii="FontbitDavid" w:hAnsi="FontbitDavid" w:hint="cs"/>
          <w:sz w:val="24"/>
          <w:rtl/>
        </w:rPr>
        <w:t xml:space="preserve"> דם ירוק תטמא כמו </w:t>
      </w:r>
      <w:r w:rsidRPr="00B078C3">
        <w:rPr>
          <w:rFonts w:ascii="FontbitDavid" w:hAnsi="FontbitDavid"/>
          <w:sz w:val="24"/>
          <w:rtl/>
        </w:rPr>
        <w:t>משקה זב וזבה.</w:t>
      </w:r>
    </w:p>
    <w:p w:rsidR="00E403F0" w:rsidRPr="00017C1D" w:rsidRDefault="00E403F0" w:rsidP="00E403F0">
      <w:pPr>
        <w:pStyle w:val="a3"/>
        <w:rPr>
          <w:spacing w:val="-8"/>
          <w:rtl/>
        </w:rPr>
      </w:pPr>
      <w:r w:rsidRPr="00017C1D">
        <w:rPr>
          <w:spacing w:val="-8"/>
          <w:rtl/>
        </w:rPr>
        <w:t xml:space="preserve">ורבנן - דומיא דרוק, מה רוק שמתעגל ויוצא, אף כל שמתעגל ויוצא, לאפוקי </w:t>
      </w:r>
      <w:ins w:id="95193" w:author="מנוע מכני" w:date="2026-10-11T12:04:39Z">
        <w:r>
          <w:rPr>
            <w:spacing w:val="-8"/>
            <w:rtl/>
          </w:rPr>
          <w:t xml:space="preserve">זה</w:t>
        </w:r>
      </w:ins>
      <w:del w:id="95194" w:author="מנוע מכני" w:date="2026-10-11T12:04:39Z">
        <w:r w:rsidRPr="00017C1D">
          <w:rPr>
            <w:spacing w:val="-8"/>
            <w:rtl/>
          </w:rPr>
          <w:delText xml:space="preserve">האי</w:delText>
        </w:r>
      </w:del>
      <w:r w:rsidRPr="00017C1D">
        <w:rPr>
          <w:spacing w:val="-8"/>
          <w:rtl/>
        </w:rPr>
        <w:t xml:space="preserve"> דאין מתעגל ויוצא.</w:t>
      </w:r>
    </w:p>
    <w:p w:rsidR="00E403F0" w:rsidRPr="00B078C3" w:rsidRDefault="00E403F0" w:rsidP="00E403F0">
      <w:pPr>
        <w:rPr>
          <w:rFonts w:ascii="FontbitDavid" w:hAnsi="FontbitDavid"/>
          <w:sz w:val="24"/>
          <w:rtl/>
        </w:rPr>
      </w:pPr>
      <w:ins w:id="93683" w:author="מנוע מכני" w:date="2026-10-11T12:04:39Z">
        <w:r>
          <w:rPr>
            <w:rFonts w:ascii="FontbitDavid" w:hAnsi="FontbitDavid"/>
            <w:sz w:val="24"/>
            <w:rtl/>
          </w:rPr>
          <w:t xml:space="preserve">א"כ</w:t>
        </w:r>
      </w:ins>
      <w:del w:id="93684" w:author="מנוע מכני" w:date="2026-10-11T12:04:39Z">
        <w:r w:rsidRPr="00B078C3">
          <w:rPr>
            <w:rFonts w:ascii="FontbitDavid" w:hAnsi="FontbitDavid"/>
            <w:sz w:val="24"/>
            <w:rtl/>
          </w:rPr>
          <w:delText xml:space="preserve">אי הכי</w:delText>
        </w:r>
      </w:del>
      <w:r w:rsidRPr="00B078C3">
        <w:rPr>
          <w:rFonts w:ascii="FontbitDavid" w:hAnsi="FontbitDavid"/>
          <w:sz w:val="24"/>
          <w:rtl/>
        </w:rPr>
        <w:t xml:space="preserve"> - </w:t>
      </w:r>
      <w:ins w:id="98225" w:author="מנוע מכני" w:date="2026-10-11T12:04:39Z">
        <w:r>
          <w:rPr>
            <w:rFonts w:ascii="FontbitDavid" w:hAnsi="FontbitDavid"/>
            <w:sz w:val="24"/>
            <w:rtl/>
          </w:rPr>
          <w:t xml:space="preserve">יפה</w:t>
        </w:r>
      </w:ins>
      <w:del w:id="98226"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w:t>
      </w:r>
      <w:ins w:id="98223" w:author="מנוע מכני" w:date="2026-10-11T12:04:39Z">
        <w:r>
          <w:rPr>
            <w:rFonts w:ascii="FontbitDavid" w:hAnsi="FontbitDavid"/>
            <w:sz w:val="24"/>
            <w:rtl/>
          </w:rPr>
          <w:t xml:space="preserve">אומרים</w:t>
        </w:r>
      </w:ins>
      <w:del w:id="98224" w:author="מנוע מכני" w:date="2026-10-11T12:04:39Z">
        <w:r w:rsidRPr="00B078C3">
          <w:rPr>
            <w:rFonts w:ascii="FontbitDavid" w:hAnsi="FontbitDavid"/>
            <w:sz w:val="24"/>
            <w:rtl/>
          </w:rPr>
          <w:delText xml:space="preserve">קאמרי</w:delText>
        </w:r>
      </w:del>
      <w:r w:rsidRPr="00B078C3">
        <w:rPr>
          <w:rFonts w:ascii="FontbitDavid" w:hAnsi="FontbitDavid"/>
          <w:sz w:val="24"/>
          <w:rtl/>
        </w:rPr>
        <w:t xml:space="preserve"> </w:t>
      </w:r>
      <w:ins w:id="95195" w:author="מנוע מכני" w:date="2026-10-11T12:04:39Z">
        <w:r>
          <w:rPr>
            <w:rFonts w:ascii="FontbitDavid" w:hAnsi="FontbitDavid"/>
            <w:sz w:val="24"/>
            <w:rtl/>
          </w:rPr>
          <w:t xml:space="preserve">לו</w:t>
        </w:r>
      </w:ins>
      <w:del w:id="9519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רבנן לר' מאיר! אלא </w:t>
      </w:r>
      <w:r w:rsidRPr="00B078C3">
        <w:rPr>
          <w:rFonts w:ascii="FontbitDavid" w:hAnsi="FontbitDavid"/>
          <w:sz w:val="24"/>
          <w:rtl/>
        </w:rPr>
        <w:t xml:space="preserve">ה"ק</w:t>
      </w:r>
      <w:r w:rsidRPr="00B078C3">
        <w:rPr>
          <w:rFonts w:ascii="FontbitDavid" w:hAnsi="FontbitDavid"/>
          <w:sz w:val="24"/>
          <w:rtl/>
        </w:rPr>
        <w:t xml:space="preserve"> </w:t>
      </w:r>
      <w:ins w:id="97019" w:author="מנוע מכני" w:date="2026-10-11T12:04:39Z">
        <w:r>
          <w:rPr>
            <w:rFonts w:ascii="FontbitDavid" w:hAnsi="FontbitDavid"/>
            <w:sz w:val="24"/>
            <w:rtl/>
          </w:rPr>
          <w:t xml:space="preserve">להם</w:t>
        </w:r>
      </w:ins>
      <w:del w:id="97020"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להוי כמשקה להכשיר את הזרעים.</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בעי דם חללים </w:t>
      </w:r>
      <w:ins w:id="93687" w:author="מנוע מכני" w:date="2026-10-11T12:04:39Z">
        <w:r>
          <w:rPr>
            <w:rFonts w:ascii="FontbitDavid" w:hAnsi="FontbitDavid"/>
            <w:sz w:val="24"/>
            <w:rtl/>
          </w:rPr>
          <w:t xml:space="preserve">ואין</w:t>
        </w:r>
      </w:ins>
      <w:del w:id="93688" w:author="מנוע מכני" w:date="2026-10-11T12:04:39Z">
        <w:r w:rsidRPr="00B078C3">
          <w:rPr>
            <w:rFonts w:ascii="FontbitDavid" w:hAnsi="FontbitDavid"/>
            <w:sz w:val="24"/>
            <w:rtl/>
          </w:rPr>
          <w:delText xml:space="preserve">וליכא</w:delText>
        </w:r>
      </w:del>
      <w:r w:rsidRPr="00B078C3">
        <w:rPr>
          <w:rFonts w:ascii="FontbitDavid" w:hAnsi="FontbitDavid"/>
          <w:sz w:val="24"/>
          <w:rtl/>
        </w:rPr>
        <w:t xml:space="preserve">, </w:t>
      </w:r>
      <w:ins w:id="93685" w:author="מנוע מכני" w:date="2026-10-11T12:04:39Z">
        <w:r>
          <w:rPr>
            <w:rFonts w:ascii="FontbitDavid" w:hAnsi="FontbitDavid"/>
            <w:sz w:val="24"/>
            <w:rtl/>
          </w:rPr>
          <w:t xml:space="preserve">א"כ</w:t>
        </w:r>
      </w:ins>
      <w:del w:id="93686" w:author="מנוע מכני" w:date="2026-10-11T12:04:39Z">
        <w:r w:rsidRPr="00B078C3">
          <w:rPr>
            <w:rFonts w:ascii="FontbitDavid" w:hAnsi="FontbitDavid"/>
            <w:sz w:val="24"/>
            <w:rtl/>
          </w:rPr>
          <w:delText xml:space="preserve">אי הכי</w:delText>
        </w:r>
      </w:del>
      <w:r w:rsidRPr="00B078C3">
        <w:rPr>
          <w:rFonts w:ascii="FontbitDavid" w:hAnsi="FontbitDavid"/>
          <w:sz w:val="24"/>
          <w:rtl/>
        </w:rPr>
        <w:t xml:space="preserve">, </w:t>
      </w:r>
      <w:ins w:id="98229" w:author="מנוע מכני" w:date="2026-10-11T12:04:39Z">
        <w:r>
          <w:rPr>
            <w:rFonts w:ascii="FontbitDavid" w:hAnsi="FontbitDavid"/>
            <w:sz w:val="24"/>
            <w:rtl/>
          </w:rPr>
          <w:t xml:space="preserve">יפה</w:t>
        </w:r>
      </w:ins>
      <w:del w:id="98230"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w:t>
      </w:r>
      <w:ins w:id="98227" w:author="מנוע מכני" w:date="2026-10-11T12:04:39Z">
        <w:r>
          <w:rPr>
            <w:rFonts w:ascii="FontbitDavid" w:hAnsi="FontbitDavid"/>
            <w:sz w:val="24"/>
            <w:rtl/>
          </w:rPr>
          <w:t xml:space="preserve">אומרים</w:t>
        </w:r>
      </w:ins>
      <w:del w:id="98228" w:author="מנוע מכני" w:date="2026-10-11T12:04:39Z">
        <w:r w:rsidRPr="00B078C3">
          <w:rPr>
            <w:rFonts w:ascii="FontbitDavid" w:hAnsi="FontbitDavid"/>
            <w:sz w:val="24"/>
            <w:rtl/>
          </w:rPr>
          <w:delText xml:space="preserve">קאמרי</w:delText>
        </w:r>
      </w:del>
      <w:r w:rsidRPr="00B078C3">
        <w:rPr>
          <w:rFonts w:ascii="FontbitDavid" w:hAnsi="FontbitDavid"/>
          <w:sz w:val="24"/>
          <w:rtl/>
        </w:rPr>
        <w:t xml:space="preserve"> </w:t>
      </w:r>
      <w:ins w:id="95199" w:author="מנוע מכני" w:date="2026-10-11T12:04:39Z">
        <w:r>
          <w:rPr>
            <w:rFonts w:ascii="FontbitDavid" w:hAnsi="FontbitDavid"/>
            <w:sz w:val="24"/>
            <w:rtl/>
          </w:rPr>
          <w:t xml:space="preserve">לו</w:t>
        </w:r>
      </w:ins>
      <w:del w:id="9520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רבנן לר' מאיר! אלא </w:t>
      </w:r>
      <w:ins w:id="95201" w:author="מנוע מכני" w:date="2026-10-11T12:04:39Z">
        <w:r>
          <w:rPr>
            <w:rFonts w:ascii="FontbitDavid" w:hAnsi="FontbitDavid"/>
            <w:sz w:val="24"/>
            <w:rtl/>
          </w:rPr>
          <w:t xml:space="preserve">כך</w:t>
        </w:r>
      </w:ins>
      <w:del w:id="95202"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w:t>
      </w:r>
      <w:ins w:id="95197" w:author="מנוע מכני" w:date="2026-10-11T12:04:39Z">
        <w:r>
          <w:rPr>
            <w:rFonts w:ascii="FontbitDavid" w:hAnsi="FontbitDavid"/>
            <w:sz w:val="24"/>
            <w:rtl/>
          </w:rPr>
          <w:t xml:space="preserve">אומר</w:t>
        </w:r>
      </w:ins>
      <w:del w:id="95198"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ins w:id="97021" w:author="מנוע מכני" w:date="2026-10-11T12:04:39Z">
        <w:r>
          <w:rPr>
            <w:rFonts w:ascii="FontbitDavid" w:hAnsi="FontbitDavid"/>
            <w:sz w:val="24"/>
            <w:rtl/>
          </w:rPr>
          <w:t xml:space="preserve">להם</w:t>
        </w:r>
      </w:ins>
      <w:del w:id="97022"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 </w:t>
      </w:r>
      <w:r w:rsidRPr="00017C1D">
        <w:rPr>
          <w:rFonts w:ascii="FontbitDavid" w:hAnsi="FontbitDavid"/>
          <w:spacing w:val="-2"/>
          <w:sz w:val="24"/>
          <w:rtl/>
        </w:rPr>
        <w:t xml:space="preserve">אלפוה בג"ש, כתיב </w:t>
      </w:r>
      <w:ins w:id="93691" w:author="מנוע מכני" w:date="2026-10-11T12:04:39Z">
        <w:r>
          <w:rPr>
            <w:rFonts w:ascii="FontbitDavid" w:hAnsi="FontbitDavid"/>
            <w:spacing w:val="-2"/>
            <w:sz w:val="24"/>
            <w:rtl/>
          </w:rPr>
          <w:t xml:space="preserve">כאן</w:t>
        </w:r>
      </w:ins>
      <w:del w:id="93692" w:author="מנוע מכני" w:date="2026-10-11T12:04:39Z">
        <w:r w:rsidRPr="00017C1D">
          <w:rPr>
            <w:rFonts w:ascii="FontbitDavid" w:hAnsi="FontbitDavid"/>
            <w:spacing w:val="-2"/>
            <w:sz w:val="24"/>
            <w:rtl/>
          </w:rPr>
          <w:delText xml:space="preserve">הכא</w:delText>
        </w:r>
      </w:del>
      <w:r w:rsidRPr="00017C1D">
        <w:rPr>
          <w:rFonts w:ascii="FontbitDavid" w:hAnsi="FontbitDavid"/>
          <w:spacing w:val="-2"/>
          <w:sz w:val="24"/>
          <w:rtl/>
        </w:rPr>
        <w:t xml:space="preserve"> </w:t>
      </w:r>
      <w:r w:rsidRPr="00017C1D">
        <w:rPr>
          <w:rFonts w:ascii="FontbitDavid" w:hAnsi="FontbitDavid" w:hint="cs"/>
          <w:b/>
          <w:bCs/>
          <w:spacing w:val="-2"/>
          <w:sz w:val="24"/>
          <w:rtl/>
        </w:rPr>
        <w:t>'</w:t>
      </w:r>
      <w:r>
        <w:rPr>
          <w:rStyle w:val="afffff0"/>
          <w:rFonts w:ascii="FontbitDavid" w:hAnsi="FontbitDavid"/>
          <w:b/>
          <w:bCs/>
          <w:spacing w:val="-2"/>
          <w:sz w:val="24"/>
          <w:rtl/>
          <w:rPrChange w:id="9004" w:author="מנוע פסוקים" w:date="2026-10-11T09:23:42Z">
            <w:rPr>
              <w:rFonts w:ascii="FontbitDavid" w:hAnsi="FontbitDavid"/>
              <w:b/>
              <w:bCs/>
              <w:spacing w:val="-2"/>
              <w:sz w:val="24"/>
              <w:rtl/>
            </w:rPr>
          </w:rPrChange>
        </w:rPr>
        <w:t xml:space="preserve">שלחיך</w:t>
      </w:r>
      <w:r>
        <w:rPr>
          <w:rStyle w:val="afffff0"/>
          <w:rFonts w:ascii="FontbitDavid" w:hAnsi="FontbitDavid"/>
          <w:spacing w:val="-2"/>
          <w:sz w:val="24"/>
          <w:rtl/>
          <w:rPrChange w:id="9005" w:author="מנוע פסוקים" w:date="2026-10-11T09:23:42Z">
            <w:rPr>
              <w:rFonts w:ascii="FontbitDavid" w:hAnsi="FontbitDavid"/>
              <w:spacing w:val="-2"/>
              <w:sz w:val="24"/>
              <w:rtl/>
            </w:rPr>
          </w:rPrChange>
        </w:rPr>
        <w:t xml:space="preserve"> פרדס רמונים</w:t>
      </w:r>
      <w:r w:rsidRPr="00017C1D">
        <w:rPr>
          <w:rFonts w:ascii="FontbitDavid" w:hAnsi="FontbitDavid" w:hint="cs"/>
          <w:spacing w:val="-2"/>
          <w:sz w:val="24"/>
          <w:rtl/>
        </w:rPr>
        <w:t>'</w:t>
      </w:r>
      <w:r w:rsidRPr="00017C1D">
        <w:rPr>
          <w:rFonts w:ascii="FontbitDavid" w:hAnsi="FontbitDavid"/>
          <w:spacing w:val="-2"/>
          <w:sz w:val="24"/>
          <w:rtl/>
        </w:rPr>
        <w:t xml:space="preserve"> וכתיב </w:t>
      </w:r>
      <w:ins w:id="93689" w:author="מנוע מכני" w:date="2026-10-11T12:04:39Z">
        <w:r>
          <w:rPr>
            <w:rFonts w:ascii="FontbitDavid" w:hAnsi="FontbitDavid"/>
            <w:spacing w:val="-2"/>
            <w:sz w:val="24"/>
            <w:rtl/>
          </w:rPr>
          <w:t xml:space="preserve">שם</w:t>
        </w:r>
      </w:ins>
      <w:del w:id="93690" w:author="מנוע מכני" w:date="2026-10-11T12:04:39Z">
        <w:r w:rsidRPr="00017C1D">
          <w:rPr>
            <w:rFonts w:ascii="FontbitDavid" w:hAnsi="FontbitDavid"/>
            <w:spacing w:val="-2"/>
            <w:sz w:val="24"/>
            <w:rtl/>
          </w:rPr>
          <w:delText xml:space="preserve">התם</w:delText>
        </w:r>
      </w:del>
      <w:r w:rsidRPr="00017C1D">
        <w:rPr>
          <w:rFonts w:ascii="FontbitDavid" w:hAnsi="FontbitDavid"/>
          <w:spacing w:val="-2"/>
          <w:sz w:val="24"/>
          <w:rtl/>
        </w:rPr>
        <w:t xml:space="preserve"> </w:t>
      </w:r>
      <w:r w:rsidRPr="00017C1D">
        <w:rPr>
          <w:rFonts w:ascii="FontbitDavid" w:hAnsi="FontbitDavid" w:hint="cs"/>
          <w:b/>
          <w:bCs/>
          <w:spacing w:val="-2"/>
          <w:sz w:val="24"/>
          <w:rtl/>
        </w:rPr>
        <w:t>'</w:t>
      </w:r>
      <w:r>
        <w:rPr>
          <w:rStyle w:val="afffff0"/>
          <w:rFonts w:ascii="FontbitDavid" w:hAnsi="FontbitDavid"/>
          <w:b/>
          <w:bCs/>
          <w:spacing w:val="-2"/>
          <w:sz w:val="24"/>
          <w:rtl/>
          <w:rPrChange w:id="9006" w:author="מנוע פסוקים" w:date="2026-10-11T09:23:42Z">
            <w:rPr>
              <w:rFonts w:ascii="FontbitDavid" w:hAnsi="FontbitDavid"/>
              <w:b/>
              <w:bCs/>
              <w:spacing w:val="-2"/>
              <w:sz w:val="24"/>
              <w:rtl/>
            </w:rPr>
          </w:rPrChange>
        </w:rPr>
        <w:t xml:space="preserve">ושולח</w:t>
      </w:r>
      <w:r>
        <w:rPr>
          <w:rStyle w:val="afffff0"/>
          <w:rFonts w:ascii="FontbitDavid" w:hAnsi="FontbitDavid"/>
          <w:spacing w:val="-2"/>
          <w:sz w:val="24"/>
          <w:rtl/>
          <w:rPrChange w:id="9007" w:author="מנוע פסוקים" w:date="2026-10-11T09:23:42Z">
            <w:rPr>
              <w:rFonts w:ascii="FontbitDavid" w:hAnsi="FontbitDavid"/>
              <w:spacing w:val="-2"/>
              <w:sz w:val="24"/>
              <w:rtl/>
            </w:rPr>
          </w:rPrChange>
        </w:rPr>
        <w:t xml:space="preserve"> מים על פני חוצות</w:t>
      </w:r>
      <w:r w:rsidRPr="00017C1D">
        <w:rPr>
          <w:rFonts w:ascii="FontbitDavid" w:hAnsi="FontbitDavid" w:hint="cs"/>
          <w:spacing w:val="-2"/>
          <w:sz w:val="24"/>
          <w:rtl/>
        </w:rPr>
        <w:t>'</w:t>
      </w:r>
      <w:r w:rsidRPr="00017C1D">
        <w:rPr>
          <w:rFonts w:ascii="FontbitDavid" w:hAnsi="FontbitDavid"/>
          <w:spacing w:val="-2"/>
          <w:sz w:val="24"/>
          <w:rtl/>
        </w:rPr>
        <w:t>.</w:t>
      </w:r>
    </w:p>
    <w:p w:rsidR="00E403F0" w:rsidRPr="00B078C3" w:rsidRDefault="00E403F0" w:rsidP="00E403F0">
      <w:pPr>
        <w:rPr>
          <w:rFonts w:ascii="FontbitDavid" w:hAnsi="FontbitDavid"/>
          <w:sz w:val="24"/>
          <w:rtl/>
        </w:rPr>
      </w:pPr>
      <w:r w:rsidRPr="00913988">
        <w:rPr>
          <w:rFonts w:ascii="FontbitDavid" w:hAnsi="FontbitDavid"/>
          <w:b/>
          <w:bCs/>
          <w:sz w:val="24"/>
          <w:rtl/>
        </w:rPr>
        <w:t>ורבנן</w:t>
      </w:r>
      <w:r w:rsidRPr="00B078C3">
        <w:rPr>
          <w:rFonts w:ascii="FontbitDavid" w:hAnsi="FontbitDavid"/>
          <w:sz w:val="24"/>
          <w:rtl/>
        </w:rPr>
        <w:t xml:space="preserve"> - אדם דן </w:t>
      </w:r>
      <w:r w:rsidRPr="00B078C3">
        <w:rPr>
          <w:rFonts w:ascii="FontbitDavid" w:hAnsi="FontbitDavid"/>
          <w:sz w:val="24"/>
          <w:rtl/>
        </w:rPr>
        <w:t xml:space="preserve">ק"ו</w:t>
      </w:r>
      <w:r w:rsidRPr="00B078C3">
        <w:rPr>
          <w:rFonts w:ascii="FontbitDavid" w:hAnsi="FontbitDavid"/>
          <w:sz w:val="24"/>
          <w:rtl/>
        </w:rPr>
        <w:t xml:space="preserve"> מעצמו, ואין אדם דן ג"ש מעצמו.</w:t>
      </w:r>
    </w:p>
    <w:p w:rsidR="00E403F0" w:rsidRPr="00B078C3" w:rsidRDefault="00E403F0" w:rsidP="00E403F0">
      <w:pPr>
        <w:jc w:val="center"/>
        <w:rPr>
          <w:del w:id="90050" w:author="מנוע עיצוב" w:date="2026-10-11T12:09:26Z"/>
          <w:rFonts w:ascii="FontbitDavid" w:hAnsi="FontbitDavid"/>
          <w:sz w:val="24"/>
          <w:rtl/>
        </w:rPr>
      </w:pPr>
      <w:del w:id="9004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7" w:author="קלוד" w:date="2026-10-11T09:07:21Z">
          <w:pPr>
            <w:pStyle w:val="affff1"/>
            <w:rPr>
              <w:rtl/>
            </w:rPr>
          </w:pPr>
        </w:pPrChange>
      </w:pPr>
      <w:ins w:id="9823" w:author="מספור קטעי משנה" w:date="2026-10-11T09:25:19Z">
        <w:r>
          <w:rPr>
            <w:rStyle w:val="MisparKeta"/>
          </w:rPr>
          <w:t xml:space="preserve">ד. </w:t>
        </w:r>
      </w:ins>
      <w:r w:rsidRPr="00B078C3">
        <w:rPr>
          <w:rtl/>
        </w:rPr>
        <w:t>רבי יוסי אומר לא כך וכו'.</w:t>
      </w:r>
    </w:p>
    <w:p>
      <w:pPr>
        <w:pStyle w:val="38"/>
        <w:rPr>
          <w:ins w:id="99335" w:author="מנוע מכני" w:date="2026-10-11T12:04:39Z"/>
        </w:rPr>
      </w:pPr>
      <w:r w:rsidRPr="00B078C3">
        <w:t xml:space="preserve">היינו ת"ק! הא </w:t>
      </w:r>
      <w:r w:rsidRPr="00B078C3">
        <w:t xml:space="preserve">קמ"ל</w:t>
      </w:r>
      <w:r w:rsidRPr="00B078C3">
        <w:t xml:space="preserve">:</w:t>
      </w:r>
    </w:p>
    <w:p w:rsidR="00E403F0" w:rsidRPr="00B078C3" w:rsidRDefault="00E403F0" w:rsidP="00E403F0">
      <w:pPr>
        <w:rPr>
          <w:rFonts w:ascii="FontbitDavid" w:hAnsi="FontbitDavid"/>
          <w:sz w:val="24"/>
          <w:rtl/>
        </w:rPr>
      </w:pPr>
      <w:del w:id="99336" w:author="מנוע מכני" w:date="2026-10-11T12:04:39Z">
        <w:r w:rsidRPr="00B078C3">
          <w:rPr>
            <w:rFonts w:ascii="FontbitDavid" w:hAnsi="FontbitDavid"/>
            <w:sz w:val="24"/>
            <w:rtl/>
          </w:rPr>
          <w:delText xml:space="preserve"> </w:delText>
        </w:r>
      </w:del>
      <w:r w:rsidRPr="00BD7FAA">
        <w:rPr>
          <w:rFonts w:ascii="FontbitDavid" w:hAnsi="FontbitDavid"/>
          <w:b/>
          <w:bCs/>
          <w:sz w:val="24"/>
          <w:rtl/>
        </w:rPr>
        <w:t xml:space="preserve">מאן </w:t>
      </w:r>
      <w:r w:rsidRPr="00BD7FAA">
        <w:rPr>
          <w:rStyle w:val="2fb"/>
          <w:rFonts w:ascii="FontbitDavid" w:hAnsi="FontbitDavid"/>
          <w:b/>
          <w:bCs/>
          <w:sz w:val="24"/>
          <w:rtl/>
        </w:rPr>
        <w:t xml:space="preserve">ת"ק</w:t>
      </w:r>
      <w:r w:rsidRPr="00BD7FAA">
        <w:rPr>
          <w:rFonts w:ascii="FontbitDavid" w:hAnsi="FontbitDavid"/>
          <w:b/>
          <w:bCs/>
          <w:sz w:val="24"/>
          <w:rtl/>
        </w:rPr>
        <w:t xml:space="preserve"> - </w:t>
      </w:r>
      <w:r w:rsidRPr="00BD7FAA">
        <w:rPr>
          <w:rStyle w:val="2fb"/>
          <w:rFonts w:ascii="FontbitDavid" w:hAnsi="FontbitDavid"/>
          <w:b/>
          <w:bCs/>
          <w:sz w:val="24"/>
          <w:rtl/>
        </w:rPr>
        <w:t xml:space="preserve">רבי יוסי</w:t>
      </w:r>
      <w:r w:rsidRPr="00B078C3">
        <w:rPr>
          <w:rFonts w:ascii="FontbitDavid" w:hAnsi="FontbitDavid"/>
          <w:sz w:val="24"/>
          <w:rtl/>
        </w:rPr>
        <w:t>, וכל האומר דבר בשם אומרו מביא גאולה לעולם.</w:t>
      </w:r>
    </w:p>
    <w:p w:rsidR="00E403F0" w:rsidRPr="00B078C3" w:rsidRDefault="00E403F0" w:rsidP="00E403F0">
      <w:pPr>
        <w:jc w:val="center"/>
        <w:rPr>
          <w:del w:id="90052" w:author="מנוע עיצוב" w:date="2026-10-11T12:09:26Z"/>
          <w:rFonts w:ascii="FontbitDavid" w:hAnsi="FontbitDavid"/>
          <w:sz w:val="24"/>
          <w:rtl/>
        </w:rPr>
      </w:pPr>
      <w:del w:id="9005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8" w:author="קלוד" w:date="2026-10-11T09:07:21Z">
          <w:pPr>
            <w:pStyle w:val="affff1"/>
            <w:rPr>
              <w:rtl/>
            </w:rPr>
          </w:pPr>
        </w:pPrChange>
      </w:pPr>
      <w:ins w:id="9824" w:author="מספור קטעי משנה" w:date="2026-10-11T09:25:19Z">
        <w:r>
          <w:rPr>
            <w:rStyle w:val="MisparKeta"/>
          </w:rPr>
          <w:t xml:space="preserve">ה. </w:t>
        </w:r>
      </w:ins>
      <w:r w:rsidRPr="00B078C3">
        <w:rPr>
          <w:rtl/>
        </w:rPr>
        <w:t>איזהו אדום - כדם המכה.</w:t>
      </w:r>
    </w:p>
    <w:p>
      <w:pPr>
        <w:pStyle w:val="38"/>
        <w:rPr>
          <w:ins w:id="99337" w:author="מנוע מכני" w:date="2026-10-11T12:04:39Z"/>
        </w:rPr>
      </w:pPr>
      <w:r>
        <w:t xml:space="preserve">א. ארי</w:t>
      </w:r>
      <w:ins w:id="90711" w:author="מנוע מכני" w:date="2026-10-11T12:04:39Z">
        <w:r>
          <w:t xml:space="preserve">א"ש</w:t>
        </w:r>
      </w:ins>
      <w:del w:id="90712" w:author="מנוע מכני" w:date="2026-10-11T12:04:39Z">
        <w:r>
          <w:delText xml:space="preserve">א''ש</w:delText>
        </w:r>
      </w:del>
      <w:r w:rsidRPr="00B078C3">
        <w:t xml:space="preserve">:</w:t>
      </w:r>
    </w:p>
    <w:p w:rsidR="00E403F0" w:rsidRDefault="00E403F0" w:rsidP="00E403F0">
      <w:pPr>
        <w:rPr>
          <w:rFonts w:ascii="FontbitDavid" w:hAnsi="FontbitDavid"/>
          <w:sz w:val="24"/>
          <w:rtl/>
        </w:rPr>
      </w:pPr>
      <w:del w:id="993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כדם שור שחוט.</w:t>
      </w:r>
      <w:r>
        <w:rPr>
          <w:rFonts w:ascii="FontbitDavid" w:hAnsi="FontbitDavid" w:hint="cs"/>
          <w:sz w:val="24"/>
          <w:rtl/>
        </w:rPr>
        <w:t xml:space="preserve"> ולא כדם שחיטה אלא כתחילת הכאה של סכין </w:t>
      </w:r>
    </w:p>
    <w:p>
      <w:pPr>
        <w:pStyle w:val="38"/>
        <w:rPr>
          <w:ins w:id="99339" w:author="מנוע מכני" w:date="2026-10-11T12:04:39Z"/>
        </w:rPr>
      </w:pPr>
      <w:r>
        <w:t xml:space="preserve">ב. </w:t>
      </w:r>
      <w:r w:rsidRPr="00B078C3">
        <w:t xml:space="preserve">עולא</w:t>
      </w:r>
      <w:del w:id="101685"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3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כדם צפור חיה.</w:t>
      </w:r>
    </w:p>
    <w:p>
      <w:pPr>
        <w:pStyle w:val="38"/>
        <w:rPr>
          <w:ins w:id="99342" w:author="מנוע מכני" w:date="2026-10-11T12:04:39Z"/>
        </w:rPr>
      </w:pPr>
      <w:del w:id="99341" w:author="מנוע מכני" w:date="2026-10-11T12:04:39Z">
        <w:r w:rsidRPr="00E744B3">
          <w:delText xml:space="preserve">•</w:delText>
        </w:r>
      </w:del>
      <w:r w:rsidRPr="00E744B3">
        <w:t xml:space="preserve"> </w:t>
      </w:r>
      <w:r w:rsidRPr="00111789">
        <w:t>איבעיא</w:t>
      </w:r>
      <w:r w:rsidRPr="00B078C3">
        <w:t xml:space="preserve"> להו:</w:t>
      </w:r>
    </w:p>
    <w:p w:rsidR="00E403F0" w:rsidRPr="00B078C3" w:rsidRDefault="00E403F0" w:rsidP="00E403F0">
      <w:pPr>
        <w:ind w:firstLine="0"/>
        <w:rPr>
          <w:rFonts w:ascii="FontbitDavid" w:hAnsi="FontbitDavid"/>
          <w:sz w:val="24"/>
          <w:rtl/>
        </w:rPr>
      </w:pPr>
      <w:del w:id="993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חיה - לאפוקי שחוט, </w:t>
      </w:r>
      <w:r w:rsidRPr="00111789">
        <w:rPr>
          <w:rFonts w:ascii="FontbitDavid" w:hAnsi="FontbitDavid"/>
          <w:b/>
          <w:bCs/>
          <w:sz w:val="24"/>
          <w:rtl/>
        </w:rPr>
        <w:t>או"ד</w:t>
      </w:r>
      <w:r w:rsidRPr="00B078C3">
        <w:rPr>
          <w:rFonts w:ascii="FontbitDavid" w:hAnsi="FontbitDavid"/>
          <w:sz w:val="24"/>
          <w:rtl/>
        </w:rPr>
        <w:t xml:space="preserve"> לאפוקי כחוש? </w:t>
      </w:r>
      <w:r w:rsidRPr="00111789">
        <w:rPr>
          <w:rFonts w:ascii="FontbitDavid" w:hAnsi="FontbitDavid"/>
          <w:b/>
          <w:bCs/>
          <w:sz w:val="24"/>
          <w:rtl/>
        </w:rPr>
        <w:t>תיקו</w:t>
      </w:r>
      <w:r w:rsidRPr="00B078C3">
        <w:rPr>
          <w:rFonts w:ascii="FontbitDavid" w:hAnsi="FontbitDavid"/>
          <w:sz w:val="24"/>
          <w:rtl/>
        </w:rPr>
        <w:t>.</w:t>
      </w:r>
    </w:p>
    <w:p>
      <w:pPr>
        <w:pStyle w:val="38"/>
        <w:rPr>
          <w:ins w:id="99344" w:author="מנוע מכני" w:date="2026-10-11T12:04:39Z"/>
        </w:rPr>
      </w:pPr>
      <w:r>
        <w:t>ג.</w:t>
      </w:r>
      <w:r w:rsidRPr="00E744B3">
        <w:t xml:space="preserve"> </w:t>
      </w:r>
      <w:r w:rsidRPr="00B078C3">
        <w:t xml:space="preserve">זעירי </w:t>
      </w:r>
      <w:ins w:id="90713" w:author="מנוע מכני" w:date="2026-10-11T12:04:39Z">
        <w:r>
          <w:t xml:space="preserve">א"ר</w:t>
        </w:r>
      </w:ins>
      <w:del w:id="90714" w:author="מנוע מכני" w:date="2026-10-11T12:04:39Z">
        <w:r w:rsidRPr="00B078C3">
          <w:delText xml:space="preserve">א''ר</w:delText>
        </w:r>
      </w:del>
      <w:r w:rsidRPr="00B078C3">
        <w:t xml:space="preserve">י חנינא:</w:t>
      </w:r>
    </w:p>
    <w:p w:rsidR="00E403F0" w:rsidRPr="00B078C3" w:rsidRDefault="00E403F0" w:rsidP="00E403F0">
      <w:pPr>
        <w:rPr>
          <w:rFonts w:ascii="FontbitDavid" w:hAnsi="FontbitDavid"/>
          <w:sz w:val="24"/>
          <w:rtl/>
        </w:rPr>
      </w:pPr>
      <w:del w:id="993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כדם מאכולת של ראש.</w:t>
      </w:r>
    </w:p>
    <w:p>
      <w:pPr>
        <w:pStyle w:val="38"/>
        <w:rPr>
          <w:ins w:id="99346" w:author="מנוע מכני" w:date="2026-10-11T12:04:39Z"/>
        </w:rPr>
      </w:pPr>
      <w:r>
        <w:t xml:space="preserve">והך</w:t>
      </w:r>
    </w:p>
    <w:p w:rsidR="00E403F0" w:rsidRDefault="00E403F0" w:rsidP="00E403F0">
      <w:pPr>
        <w:ind w:firstLine="0"/>
        <w:rPr>
          <w:rFonts w:ascii="FontbitDavid" w:hAnsi="FontbitDavid"/>
          <w:sz w:val="24"/>
          <w:rtl/>
        </w:rPr>
      </w:pPr>
      <w:del w:id="99347"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B078C3">
        <w:rPr>
          <w:rFonts w:ascii="FontbitDavid" w:hAnsi="FontbitDavid"/>
          <w:sz w:val="24"/>
          <w:rtl/>
        </w:rPr>
        <w:t xml:space="preserve">הרגה מאכולת - הרי זה תולה בה, </w:t>
      </w:r>
      <w:ins w:id="93693" w:author="מנוע מכני" w:date="2026-10-11T12:04:39Z">
        <w:r>
          <w:rPr>
            <w:rFonts w:ascii="FontbitDavid" w:hAnsi="FontbitDavid" w:hint="cs"/>
            <w:sz w:val="24"/>
            <w:rtl/>
          </w:rPr>
          <w:t xml:space="preserve">לא</w:t>
        </w:r>
      </w:ins>
      <w:del w:id="93694"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כל גופה אלא דראשה</w:t>
      </w:r>
    </w:p>
    <w:p>
      <w:pPr>
        <w:pStyle w:val="38"/>
        <w:rPr>
          <w:ins w:id="99348" w:author="מנוע מכני" w:date="2026-10-11T12:04:39Z"/>
        </w:rPr>
      </w:pPr>
      <w:r>
        <w:t xml:space="preserve">ד. </w:t>
      </w:r>
      <w:r w:rsidRPr="00B078C3">
        <w:t xml:space="preserve">אמי ורדינאה </w:t>
      </w:r>
      <w:r>
        <w:t xml:space="preserve">מ</w:t>
      </w:r>
      <w:ins w:id="90715" w:author="מנוע מכני" w:date="2026-10-11T12:04:39Z">
        <w:r>
          <w:t xml:space="preserve">ר"א</w:t>
        </w:r>
      </w:ins>
      <w:del w:id="90716"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9934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כדם אצבע קטנה של יד, שנגפה וחייתה וחזרה ונגפה, ולא של כל אדם אלא של בחור שלא נשא אשה, ועד כמה - עד בן עשרים.</w:t>
      </w:r>
    </w:p>
    <w:p>
      <w:pPr>
        <w:pStyle w:val="38"/>
        <w:rPr>
          <w:ins w:id="99350" w:author="מנוע מכני" w:date="2026-10-11T12:04:39Z"/>
        </w:rPr>
      </w:pPr>
      <w:r>
        <w:lastRenderedPageBreak/>
        <w:t xml:space="preserve">והך</w:t>
      </w:r>
    </w:p>
    <w:p w:rsidR="00E403F0" w:rsidRPr="00B078C3" w:rsidRDefault="00E403F0" w:rsidP="00E403F0">
      <w:pPr>
        <w:ind w:firstLine="0"/>
        <w:rPr>
          <w:rFonts w:ascii="FontbitDavid" w:hAnsi="FontbitDavid"/>
          <w:sz w:val="24"/>
          <w:rtl/>
        </w:rPr>
      </w:pPr>
      <w:del w:id="99351" w:author="מנוע מכני" w:date="2026-10-11T12:04:39Z">
        <w:r>
          <w:rPr>
            <w:rFonts w:ascii="FontbitDavid" w:hAnsi="FontbitDavid" w:hint="cs"/>
            <w:sz w:val="24"/>
            <w:rtl/>
          </w:rPr>
          <w:lastRenderedPageBreak/>
          <w:delText xml:space="preserve"> </w:delText>
        </w:r>
      </w:del>
      <w:r>
        <w:rPr>
          <w:rFonts w:ascii="FontbitDavid" w:hAnsi="FontbitDavid" w:hint="cs"/>
          <w:sz w:val="24"/>
          <w:rtl/>
        </w:rPr>
        <w:lastRenderedPageBreak/>
        <w:t xml:space="preserve">ד</w:t>
      </w:r>
      <w:r w:rsidRPr="00B078C3">
        <w:rPr>
          <w:rFonts w:ascii="FontbitDavid" w:hAnsi="FontbitDavid"/>
          <w:sz w:val="24"/>
          <w:rtl/>
        </w:rPr>
        <w:t>תולה בבנה ובבעלה,</w:t>
      </w:r>
      <w:r>
        <w:rPr>
          <w:rFonts w:ascii="FontbitDavid" w:hAnsi="FontbitDavid" w:hint="cs"/>
          <w:sz w:val="24"/>
          <w:rtl/>
        </w:rPr>
        <w:t xml:space="preserve"> - </w:t>
      </w:r>
      <w:r>
        <w:rPr>
          <w:rStyle w:val="2fb"/>
          <w:rFonts w:ascii="FontbitDavid" w:hAnsi="FontbitDavid" w:hint="cs"/>
          <w:sz w:val="24"/>
          <w:rtl/>
        </w:rPr>
        <w:t xml:space="preserve">רנ</w:t>
      </w:r>
      <w:ins w:id="90717" w:author="מנוע מכני" w:date="2026-10-11T12:04:39Z">
        <w:r>
          <w:rPr>
            <w:rStyle w:val="2fb"/>
            <w:rFonts w:ascii="FontbitDavid" w:hAnsi="FontbitDavid" w:hint="cs"/>
            <w:sz w:val="24"/>
            <w:rtl/>
          </w:rPr>
          <w:t xml:space="preserve">ב"י</w:t>
        </w:r>
      </w:ins>
      <w:del w:id="90718" w:author="מנוע מכני" w:date="2026-10-11T12:04:39Z">
        <w:r>
          <w:rPr>
            <w:rFonts w:ascii="FontbitDavid" w:hAnsi="FontbitDavid" w:hint="cs"/>
            <w:sz w:val="24"/>
            <w:rtl/>
          </w:rPr>
          <w:delText xml:space="preserve">ב''י</w:delText>
        </w:r>
      </w:del>
      <w:r>
        <w:rPr>
          <w:rFonts w:ascii="FontbitDavid" w:hAnsi="FontbitDavid" w:hint="cs"/>
          <w:sz w:val="24"/>
          <w:rtl/>
        </w:rPr>
        <w:t xml:space="preserve">: בבעלה היינו </w:t>
      </w:r>
      <w:r w:rsidRPr="00B078C3">
        <w:rPr>
          <w:rFonts w:ascii="FontbitDavid" w:hAnsi="FontbitDavid"/>
          <w:sz w:val="24"/>
          <w:rtl/>
        </w:rPr>
        <w:t>כגון שנכנסה לחופה ולא נבעלה.</w:t>
      </w:r>
    </w:p>
    <w:p>
      <w:pPr>
        <w:pStyle w:val="38"/>
        <w:rPr>
          <w:ins w:id="99352" w:author="מנוע מכני" w:date="2026-10-11T12:04:39Z"/>
        </w:rPr>
      </w:pPr>
      <w:r>
        <w:t xml:space="preserve">ה. </w:t>
      </w:r>
      <w:r w:rsidRPr="00B078C3">
        <w:t xml:space="preserve">ר"נ</w:t>
      </w:r>
      <w:del w:id="10168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3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כדם הקזה.</w:t>
      </w:r>
    </w:p>
    <w:p w:rsidR="00E403F0" w:rsidRDefault="00E403F0" w:rsidP="00E403F0">
      <w:pPr>
        <w:pStyle w:val="afff3"/>
        <w:framePr w:wrap="around"/>
        <w:rPr>
          <w:rtl/>
        </w:rPr>
      </w:pPr>
      <w:r>
        <w:rPr>
          <w:rFonts w:hint="cs"/>
          <w:rtl/>
        </w:rPr>
        <w:t>כ.</w:t>
      </w:r>
    </w:p>
    <w:p>
      <w:pPr>
        <w:pStyle w:val="38"/>
        <w:rPr>
          <w:ins w:id="99354" w:author="מנוע מכני" w:date="2026-10-11T12:04:39Z"/>
        </w:rPr>
      </w:pPr>
      <w:r>
        <w:t xml:space="preserve">והך</w:t>
      </w:r>
    </w:p>
    <w:p w:rsidR="00E403F0" w:rsidRPr="00B078C3" w:rsidRDefault="00E403F0" w:rsidP="00E403F0">
      <w:pPr>
        <w:pStyle w:val="a3"/>
        <w:rPr>
          <w:rtl/>
        </w:rPr>
      </w:pPr>
      <w:del w:id="99355" w:author="מנוע מכני" w:date="2026-10-11T12:04:39Z">
        <w:r>
          <w:rPr>
            <w:rFonts w:hint="cs"/>
            <w:rtl/>
          </w:rPr>
          <w:delText xml:space="preserve"> </w:delText>
        </w:r>
      </w:del>
      <w:r>
        <w:rPr>
          <w:rFonts w:hint="cs"/>
          <w:rtl/>
        </w:rPr>
        <w:t xml:space="preserve">ד</w:t>
      </w:r>
      <w:r w:rsidRPr="00B078C3">
        <w:rPr>
          <w:rtl/>
        </w:rPr>
        <w:t xml:space="preserve">מעשה ותלה </w:t>
      </w:r>
      <w:r w:rsidRPr="00B078C3">
        <w:rPr>
          <w:rStyle w:val="2fb"/>
          <w:rtl/>
        </w:rPr>
        <w:t xml:space="preserve">ר"מ</w:t>
      </w:r>
      <w:r w:rsidRPr="00B078C3">
        <w:rPr>
          <w:rtl/>
        </w:rPr>
        <w:t xml:space="preserve"> בקילור, </w:t>
      </w:r>
      <w:r w:rsidRPr="00B078C3">
        <w:rPr>
          <w:rStyle w:val="2fb"/>
          <w:rtl/>
        </w:rPr>
        <w:t xml:space="preserve">ורבי</w:t>
      </w:r>
      <w:r w:rsidRPr="00B078C3">
        <w:rPr>
          <w:rtl/>
        </w:rPr>
        <w:t xml:space="preserve"> תלה בשרף שקמה </w:t>
      </w:r>
      <w:ins w:id="95203" w:author="מנוע מכני" w:date="2026-10-11T12:04:39Z">
        <w:r>
          <w:rPr>
            <w:rtl/>
          </w:rPr>
          <w:t xml:space="preserve">מה</w:t>
        </w:r>
      </w:ins>
      <w:del w:id="95204" w:author="מנוע מכני" w:date="2026-10-11T12:04:39Z">
        <w:r w:rsidRPr="00B078C3">
          <w:rPr>
            <w:rtl/>
          </w:rPr>
          <w:delText xml:space="preserve">מאי</w:delText>
        </w:r>
      </w:del>
      <w:r w:rsidRPr="00B078C3">
        <w:rPr>
          <w:rtl/>
        </w:rPr>
        <w:t xml:space="preserve"> </w:t>
      </w:r>
      <w:ins w:id="93695" w:author="מנוע מכני" w:date="2026-10-11T12:04:39Z">
        <w:r>
          <w:rPr>
            <w:rtl/>
          </w:rPr>
          <w:t xml:space="preserve">לא</w:t>
        </w:r>
      </w:ins>
      <w:del w:id="93696" w:author="מנוע מכני" w:date="2026-10-11T12:04:39Z">
        <w:r w:rsidRPr="00B078C3">
          <w:rPr>
            <w:rtl/>
          </w:rPr>
          <w:delText xml:space="preserve">לאו</w:delText>
        </w:r>
      </w:del>
      <w:r w:rsidRPr="00B078C3">
        <w:rPr>
          <w:rtl/>
        </w:rPr>
        <w:t xml:space="preserve"> - אאדום? </w:t>
      </w:r>
      <w:r w:rsidRPr="00B078C3">
        <w:rPr>
          <w:rtl/>
        </w:rPr>
        <w:t xml:space="preserve">לא</w:t>
      </w:r>
      <w:r w:rsidRPr="00B078C3">
        <w:rPr>
          <w:rtl/>
        </w:rPr>
        <w:t xml:space="preserve">, אשאר דמים.</w:t>
      </w:r>
    </w:p>
    <w:p w:rsidR="00E403F0" w:rsidRDefault="00E403F0" w:rsidP="00E403F0">
      <w:pPr>
        <w:rPr>
          <w:rFonts w:ascii="FontbitDavid" w:hAnsi="FontbitDavid"/>
          <w:sz w:val="24"/>
          <w:rtl/>
        </w:rPr>
      </w:pPr>
      <w:r>
        <w:rPr>
          <w:rFonts w:ascii="FontbitDavid" w:hAnsi="FontbitDavid" w:hint="cs"/>
          <w:sz w:val="24"/>
          <w:rtl/>
        </w:rPr>
        <w:t xml:space="preserve">ו. </w:t>
      </w:r>
      <w:r w:rsidRPr="00B078C3">
        <w:rPr>
          <w:rStyle w:val="2fb"/>
          <w:rFonts w:ascii="FontbitDavid" w:hAnsi="FontbitDavid"/>
          <w:sz w:val="24"/>
          <w:rtl/>
        </w:rPr>
        <w:t xml:space="preserve">אמימר</w:t>
      </w:r>
      <w:r w:rsidRPr="00B078C3">
        <w:rPr>
          <w:rFonts w:ascii="FontbitDavid" w:hAnsi="FontbitDavid"/>
          <w:sz w:val="24"/>
          <w:rtl/>
        </w:rPr>
        <w:t xml:space="preserve"> </w:t>
      </w:r>
      <w:r w:rsidRPr="00B078C3">
        <w:rPr>
          <w:rStyle w:val="2fb"/>
          <w:rFonts w:ascii="FontbitDavid" w:hAnsi="FontbitDavid"/>
          <w:sz w:val="24"/>
          <w:rtl/>
        </w:rPr>
        <w:t xml:space="preserve">ו</w:t>
      </w:r>
      <w:ins w:id="90719" w:author="מנוע מכני" w:date="2026-10-11T12:04:39Z">
        <w:r>
          <w:rPr>
            <w:rStyle w:val="2fb"/>
            <w:rFonts w:ascii="FontbitDavid" w:hAnsi="FontbitDavid"/>
            <w:sz w:val="24"/>
            <w:rtl/>
          </w:rPr>
          <w:t xml:space="preserve">מ"ז</w:t>
        </w:r>
      </w:ins>
      <w:del w:id="90720" w:author="מנוע מכני" w:date="2026-10-11T12:04:39Z">
        <w:r w:rsidRPr="00B078C3">
          <w:rPr>
            <w:rFonts w:ascii="FontbitDavid" w:hAnsi="FontbitDavid"/>
            <w:sz w:val="24"/>
            <w:rtl/>
          </w:rPr>
          <w:delText xml:space="preserve">מ</w:delText>
        </w:r>
        <w:r>
          <w:rPr>
            <w:rFonts w:ascii="FontbitDavid" w:hAnsi="FontbitDavid" w:hint="cs"/>
            <w:sz w:val="24"/>
            <w:rtl/>
          </w:rPr>
          <w:delText xml:space="preserve">''ז</w:delText>
        </w:r>
      </w:del>
      <w:r>
        <w:rPr>
          <w:rFonts w:ascii="FontbitDavid" w:hAnsi="FontbitDavid" w:hint="cs"/>
          <w:sz w:val="24"/>
          <w:rtl/>
        </w:rPr>
        <w:t xml:space="preserve"> </w:t>
      </w:r>
      <w:r w:rsidRPr="00B078C3">
        <w:rPr>
          <w:rStyle w:val="2fb"/>
          <w:rFonts w:ascii="FontbitDavid" w:hAnsi="FontbitDavid"/>
          <w:sz w:val="24"/>
          <w:rtl/>
        </w:rPr>
        <w:t xml:space="preserve">ו</w:t>
      </w:r>
      <w:ins w:id="90721" w:author="מנוע מכני" w:date="2026-10-11T12:04:39Z">
        <w:r>
          <w:rPr>
            <w:rStyle w:val="2fb"/>
            <w:rFonts w:ascii="FontbitDavid" w:hAnsi="FontbitDavid"/>
            <w:sz w:val="24"/>
            <w:rtl/>
          </w:rPr>
          <w:t xml:space="preserve">ר"א</w:t>
        </w:r>
      </w:ins>
      <w:del w:id="90722"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''א</w:delText>
        </w:r>
      </w:del>
      <w:r>
        <w:rPr>
          <w:rFonts w:ascii="FontbitDavid" w:hAnsi="FontbitDavid" w:hint="cs"/>
          <w:sz w:val="24"/>
          <w:rtl/>
        </w:rPr>
        <w:t xml:space="preserve"> ישבו לפני מקיז דם</w:t>
      </w:r>
      <w:ins w:id="96715" w:author="מנוע מכני" w:date="2026-10-11T12:04:39Z">
        <w:r>
          <w:rPr>
            <w:rFonts w:ascii="FontbitDavid" w:hAnsi="FontbitDavid" w:hint="cs"/>
            <w:sz w:val="24"/>
            <w:rtl/>
          </w:rPr>
          <w:t xml:space="preserve"> </w:t>
        </w:r>
      </w:ins>
      <w:del w:id="96716" w:author="מנוע מכני" w:date="2026-10-11T12:04:39Z">
        <w:r>
          <w:rPr>
            <w:rFonts w:ascii="FontbitDavid" w:hAnsi="FontbitDavid" w:hint="cs"/>
            <w:sz w:val="24"/>
            <w:rtl/>
          </w:rPr>
          <w:delText xml:space="preserve">  </w:delText>
        </w:r>
      </w:del>
      <w:r>
        <w:rPr>
          <w:rFonts w:ascii="FontbitDavid" w:hAnsi="FontbitDavid" w:hint="cs"/>
          <w:sz w:val="24"/>
          <w:rtl/>
        </w:rPr>
        <w:t xml:space="preserve">לקח הקרן הראשונה והראה </w:t>
      </w:r>
      <w:r>
        <w:rPr>
          <w:rStyle w:val="2fb"/>
          <w:rFonts w:ascii="FontbitDavid" w:hAnsi="FontbitDavid" w:hint="cs"/>
          <w:sz w:val="24"/>
          <w:rtl/>
        </w:rPr>
        <w:t xml:space="preserve">לאמימר</w:t>
      </w:r>
      <w:r>
        <w:rPr>
          <w:rFonts w:ascii="FontbitDavid" w:hAnsi="FontbitDavid" w:hint="cs"/>
          <w:sz w:val="24"/>
          <w:rtl/>
        </w:rPr>
        <w:t xml:space="preserve"> דאדום </w:t>
      </w:r>
      <w:r>
        <w:rPr>
          <w:rFonts w:ascii="FontbitDavid" w:hAnsi="FontbitDavid" w:hint="cs"/>
          <w:sz w:val="24"/>
          <w:rtl/>
        </w:rPr>
        <w:t xml:space="preserve">דתנן</w:t>
      </w:r>
      <w:r>
        <w:rPr>
          <w:rFonts w:ascii="FontbitDavid" w:hAnsi="FontbitDavid" w:hint="cs"/>
          <w:sz w:val="24"/>
          <w:rtl/>
        </w:rPr>
        <w:t xml:space="preserve"> </w:t>
      </w:r>
      <w:r>
        <w:rPr>
          <w:rFonts w:ascii="FontbitDavid" w:hAnsi="FontbitDavid"/>
          <w:sz w:val="24"/>
          <w:rtl/>
        </w:rPr>
        <w:t>–</w:t>
      </w:r>
      <w:r>
        <w:rPr>
          <w:rFonts w:ascii="FontbitDavid" w:hAnsi="FontbitDavid" w:hint="cs"/>
          <w:sz w:val="24"/>
          <w:rtl/>
        </w:rPr>
        <w:t xml:space="preserve"> כזה </w:t>
      </w:r>
    </w:p>
    <w:p w:rsidR="00E403F0" w:rsidRPr="00B078C3" w:rsidRDefault="00E403F0" w:rsidP="00E403F0">
      <w:pPr>
        <w:ind w:firstLine="0"/>
        <w:rPr>
          <w:rFonts w:ascii="FontbitDavid" w:hAnsi="FontbitDavid"/>
          <w:sz w:val="24"/>
          <w:rtl/>
        </w:rPr>
      </w:pPr>
      <w:r>
        <w:rPr>
          <w:rFonts w:ascii="FontbitDavid" w:hAnsi="FontbitDavid" w:hint="cs"/>
          <w:sz w:val="24"/>
          <w:rtl/>
        </w:rPr>
        <w:t xml:space="preserve">וא</w:t>
      </w:r>
      <w:ins w:id="90723" w:author="מנוע מכני" w:date="2026-10-11T12:04:39Z">
        <w:r>
          <w:rPr>
            <w:rFonts w:ascii="FontbitDavid" w:hAnsi="FontbitDavid" w:hint="cs"/>
            <w:sz w:val="24"/>
            <w:rtl/>
          </w:rPr>
          <w:t xml:space="preserve">ח"כ</w:t>
        </w:r>
      </w:ins>
      <w:del w:id="90724" w:author="מנוע מכני" w:date="2026-10-11T12:04:39Z">
        <w:r>
          <w:rPr>
            <w:rFonts w:ascii="FontbitDavid" w:hAnsi="FontbitDavid" w:hint="cs"/>
            <w:sz w:val="24"/>
            <w:rtl/>
          </w:rPr>
          <w:delText xml:space="preserve">ח''כ</w:delText>
        </w:r>
      </w:del>
      <w:r>
        <w:rPr>
          <w:rFonts w:ascii="FontbitDavid" w:hAnsi="FontbitDavid" w:hint="cs"/>
          <w:sz w:val="24"/>
          <w:rtl/>
        </w:rPr>
        <w:t xml:space="preserve"> לקח השנייה והראה לו שהשתנה המראה</w:t>
      </w:r>
      <w:r w:rsidRPr="00B078C3">
        <w:rPr>
          <w:rFonts w:ascii="FontbitDavid" w:hAnsi="FontbitDavid"/>
          <w:sz w:val="24"/>
          <w:rtl/>
        </w:rPr>
        <w:t>.</w:t>
      </w:r>
    </w:p>
    <w:p>
      <w:pPr>
        <w:pStyle w:val="38"/>
        <w:rPr>
          <w:ins w:id="99356" w:author="מנוע מכני" w:date="2026-10-11T12:04:39Z"/>
        </w:rPr>
      </w:pPr>
      <w:ins w:id="90725" w:author="מנוע מכני" w:date="2026-10-11T12:04:39Z">
        <w:r>
          <w:t xml:space="preserve">א"ר</w:t>
        </w:r>
      </w:ins>
      <w:del w:id="90726" w:author="מנוע מכני" w:date="2026-10-11T12:04:39Z">
        <w:r w:rsidRPr="00B078C3">
          <w:delText xml:space="preserve">א''ר</w:delText>
        </w:r>
      </w:del>
      <w:r w:rsidRPr="00B078C3">
        <w:t xml:space="preserve"> אשי:</w:t>
      </w:r>
    </w:p>
    <w:p w:rsidR="00E403F0" w:rsidRPr="00B078C3" w:rsidRDefault="00E403F0" w:rsidP="00E403F0">
      <w:pPr>
        <w:rPr>
          <w:rFonts w:ascii="FontbitDavid" w:hAnsi="FontbitDavid"/>
          <w:sz w:val="24"/>
          <w:rtl/>
        </w:rPr>
      </w:pPr>
      <w:del w:id="99357"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כגון אני שלא יודע להבחין בין ראשונה לשניה </w:t>
      </w:r>
      <w:ins w:id="90727" w:author="מנוע מכני" w:date="2026-10-11T12:04:39Z">
        <w:r>
          <w:rPr>
            <w:rFonts w:ascii="FontbitDavid" w:hAnsi="FontbitDavid" w:hint="cs"/>
            <w:sz w:val="24"/>
            <w:rtl/>
          </w:rPr>
          <w:t xml:space="preserve">א"צ</w:t>
        </w:r>
      </w:ins>
      <w:del w:id="90728" w:author="מנוע מכני" w:date="2026-10-11T12:04:39Z">
        <w:r>
          <w:rPr>
            <w:rFonts w:ascii="FontbitDavid" w:hAnsi="FontbitDavid" w:hint="cs"/>
            <w:sz w:val="24"/>
            <w:rtl/>
          </w:rPr>
          <w:delText xml:space="preserve">א''צ</w:delText>
        </w:r>
      </w:del>
      <w:r>
        <w:rPr>
          <w:rFonts w:ascii="FontbitDavid" w:hAnsi="FontbitDavid" w:hint="cs"/>
          <w:sz w:val="24"/>
          <w:rtl/>
        </w:rPr>
        <w:t xml:space="preserve"> לראות לדם</w:t>
      </w:r>
      <w:r w:rsidRPr="00B078C3">
        <w:rPr>
          <w:rFonts w:ascii="FontbitDavid" w:hAnsi="FontbitDavid"/>
          <w:sz w:val="24"/>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535" w:author="קלוד" w:date="2026-10-11T12:23:38Z"/>
        </w:rPr>
      </w:pPr>
      <w:ins w:id="90536" w:author="קלוד" w:date="2026-10-11T12:23:38Z">
        <w:r>
          <w:rPr>
            <w:color w:val="7B3F00"/>
          </w:rPr>
          <w:t xml:space="preserve">שחור כחרת - דיו, וקלישותו</w:t>
        </w:r>
      </w:ins>
    </w:p>
    <w:p w:rsidR="00E403F0" w:rsidRPr="00D55B7C" w:rsidRDefault="00E403F0" w:rsidP="00E403F0">
      <w:pPr>
        <w:rPr>
          <w:rFonts w:ascii="FontbitDavid" w:hAnsi="FontbitDavid"/>
          <w:b/>
          <w:bCs/>
          <w:sz w:val="24"/>
          <w:rtl/>
        </w:rPr>
      </w:pPr>
      <w:r w:rsidRPr="00D55B7C">
        <w:rPr>
          <w:rFonts w:ascii="FontbitDavid" w:hAnsi="FontbitDavid"/>
          <w:b/>
          <w:bCs/>
          <w:sz w:val="24"/>
          <w:rtl/>
        </w:rPr>
        <w:t>שחור כחרת.</w:t>
      </w:r>
    </w:p>
    <w:p>
      <w:pPr>
        <w:pStyle w:val="38"/>
        <w:rPr>
          <w:ins w:id="99358" w:author="מנוע מכני" w:date="2026-10-11T12:04:39Z"/>
        </w:rPr>
      </w:pPr>
      <w:r>
        <w:t xml:space="preserve">רב</w:t>
      </w:r>
      <w:ins w:id="90729" w:author="מנוע מכני" w:date="2026-10-11T12:04:39Z">
        <w:r>
          <w:t xml:space="preserve">ר"ה</w:t>
        </w:r>
      </w:ins>
      <w:del w:id="90730"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9935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חרת שאמרו - דיו.</w:t>
      </w:r>
    </w:p>
    <w:p>
      <w:pPr>
        <w:pStyle w:val="38"/>
        <w:rPr>
          <w:ins w:id="99360" w:author="מנוע מכני" w:date="2026-10-11T12:04:39Z"/>
        </w:rPr>
      </w:pPr>
      <w:r w:rsidRPr="00017C1D">
        <w:t xml:space="preserve">ת</w:t>
      </w:r>
      <w:ins w:id="90731" w:author="מנוע מכני" w:date="2026-10-11T12:04:39Z">
        <w:r>
          <w:t xml:space="preserve">נ"ה</w:t>
        </w:r>
      </w:ins>
      <w:del w:id="90732" w:author="מנוע מכני" w:date="2026-10-11T12:04:39Z">
        <w:r w:rsidRPr="00017C1D">
          <w:delText xml:space="preserve">נ''ה</w:delText>
        </w:r>
      </w:del>
      <w:r w:rsidRPr="00017C1D">
        <w:t xml:space="preserve">:</w:t>
      </w:r>
    </w:p>
    <w:p w:rsidR="00E403F0" w:rsidRPr="00017C1D" w:rsidRDefault="00E403F0" w:rsidP="00E403F0">
      <w:pPr>
        <w:ind w:firstLine="0"/>
        <w:rPr>
          <w:rFonts w:ascii="FontbitDavid" w:hAnsi="FontbitDavid"/>
          <w:spacing w:val="-4"/>
          <w:sz w:val="24"/>
          <w:rtl/>
        </w:rPr>
      </w:pPr>
      <w:del w:id="99361"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שחור - כחרת, ושחור שאמרו - דיו.</w:t>
      </w:r>
      <w:r w:rsidRPr="00017C1D">
        <w:rPr>
          <w:rFonts w:ascii="FontbitDavid" w:hAnsi="FontbitDavid" w:hint="cs"/>
          <w:spacing w:val="-4"/>
          <w:sz w:val="24"/>
          <w:rtl/>
        </w:rPr>
        <w:t xml:space="preserve"> </w:t>
      </w:r>
      <w:r w:rsidRPr="00017C1D">
        <w:rPr>
          <w:rFonts w:ascii="FontbitDavid" w:hAnsi="FontbitDavid" w:hint="cs"/>
          <w:spacing w:val="-4"/>
          <w:sz w:val="24"/>
          <w:rtl/>
        </w:rPr>
        <w:t xml:space="preserve">וק</w:t>
      </w:r>
      <w:ins w:id="90733" w:author="מנוע מכני" w:date="2026-10-11T12:04:39Z">
        <w:r>
          <w:rPr>
            <w:rFonts w:ascii="FontbitDavid" w:hAnsi="FontbitDavid" w:hint="cs"/>
            <w:spacing w:val="-4"/>
            <w:sz w:val="24"/>
            <w:rtl/>
          </w:rPr>
          <w:t xml:space="preserve">מ"ל</w:t>
        </w:r>
      </w:ins>
      <w:del w:id="90734" w:author="מנוע מכני" w:date="2026-10-11T12:04:39Z">
        <w:r w:rsidRPr="00017C1D">
          <w:rPr>
            <w:rFonts w:ascii="FontbitDavid" w:hAnsi="FontbitDavid" w:hint="cs"/>
            <w:spacing w:val="-4"/>
            <w:sz w:val="24"/>
            <w:rtl/>
          </w:rPr>
          <w:delText xml:space="preserve">מ''ל</w:delText>
        </w:r>
      </w:del>
      <w:r w:rsidRPr="00017C1D">
        <w:rPr>
          <w:rFonts w:ascii="FontbitDavid" w:hAnsi="FontbitDavid" w:hint="cs"/>
          <w:spacing w:val="-4"/>
          <w:sz w:val="24"/>
          <w:rtl/>
        </w:rPr>
        <w:t xml:space="preserve"> דלא כקלישות הדיו אלא כשחרות הדיו </w:t>
      </w:r>
    </w:p>
    <w:p w:rsidR="00E403F0" w:rsidRPr="00B078C3" w:rsidRDefault="00E403F0" w:rsidP="00E403F0">
      <w:pPr>
        <w:rPr>
          <w:rFonts w:ascii="FontbitDavid" w:hAnsi="FontbitDavid"/>
          <w:sz w:val="24"/>
        </w:rPr>
      </w:pPr>
    </w:p>
    <w:p>
      <w:pPr>
        <w:pStyle w:val="38"/>
        <w:rPr>
          <w:ins w:id="99363" w:author="מנוע מכני" w:date="2026-10-11T12:04:39Z"/>
        </w:rPr>
      </w:pPr>
      <w:del w:id="99362" w:author="מנוע מכני" w:date="2026-10-11T12:04:39Z">
        <w:r w:rsidRPr="00E744B3">
          <w:delText xml:space="preserve">•</w:delText>
        </w:r>
      </w:del>
      <w:r w:rsidRPr="00E744B3">
        <w:t xml:space="preserve"> </w:t>
      </w:r>
      <w:r w:rsidRPr="00111789">
        <w:t>איבעיא</w:t>
      </w:r>
      <w:r w:rsidRPr="00B078C3">
        <w:t xml:space="preserve"> להו:</w:t>
      </w:r>
    </w:p>
    <w:p w:rsidR="00E403F0" w:rsidRPr="00B078C3" w:rsidRDefault="00E403F0" w:rsidP="00E403F0">
      <w:pPr>
        <w:rPr>
          <w:rFonts w:ascii="FontbitDavid" w:hAnsi="FontbitDavid"/>
          <w:sz w:val="24"/>
          <w:rtl/>
        </w:rPr>
      </w:pPr>
      <w:del w:id="993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בלחה או ביבש</w:t>
      </w:r>
      <w:r>
        <w:rPr>
          <w:rFonts w:ascii="FontbitDavid" w:hAnsi="FontbitDavid" w:hint="cs"/>
          <w:sz w:val="24"/>
          <w:rtl/>
        </w:rPr>
        <w:t>ה</w:t>
      </w:r>
      <w:r w:rsidRPr="00B078C3">
        <w:rPr>
          <w:rFonts w:ascii="FontbitDavid" w:hAnsi="FontbitDavid"/>
          <w:sz w:val="24"/>
          <w:rtl/>
        </w:rPr>
        <w:t xml:space="preserve">? </w:t>
      </w:r>
      <w:r>
        <w:rPr>
          <w:rFonts w:ascii="FontbitDavid" w:hAnsi="FontbitDavid"/>
          <w:sz w:val="24"/>
          <w:rtl/>
        </w:rPr>
        <w:t>ת"ש</w:t>
      </w:r>
      <w:r w:rsidRPr="00B078C3">
        <w:rPr>
          <w:rFonts w:ascii="FontbitDavid" w:hAnsi="FontbitDavid"/>
          <w:sz w:val="24"/>
          <w:rtl/>
        </w:rPr>
        <w:t xml:space="preserve">: </w:t>
      </w:r>
      <w:r w:rsidRPr="00B078C3">
        <w:rPr>
          <w:rStyle w:val="2fb"/>
          <w:rFonts w:ascii="FontbitDavid" w:hAnsi="FontbitDavid"/>
          <w:sz w:val="24"/>
          <w:rtl/>
        </w:rPr>
        <w:t xml:space="preserve">דרבי אמי</w:t>
      </w:r>
      <w:r w:rsidRPr="00B078C3">
        <w:rPr>
          <w:rFonts w:ascii="FontbitDavid" w:hAnsi="FontbitDavid"/>
          <w:sz w:val="24"/>
          <w:rtl/>
        </w:rPr>
        <w:t xml:space="preserve"> </w:t>
      </w:r>
      <w:r>
        <w:rPr>
          <w:rFonts w:ascii="FontbitDavid" w:hAnsi="FontbitDavid" w:hint="cs"/>
          <w:sz w:val="24"/>
          <w:rtl/>
        </w:rPr>
        <w:t xml:space="preserve">ביקע חתיכות דיו יבש ובדק בזה </w:t>
      </w:r>
    </w:p>
    <w:p>
      <w:pPr>
        <w:pStyle w:val="afffff8"/>
        <w:rPr>
          <w:ins w:id="90533" w:author="קלוד" w:date="2026-10-11T12:23:38Z"/>
        </w:rPr>
      </w:pPr>
      <w:ins w:id="90534" w:author="קלוד" w:date="2026-10-11T12:23:38Z">
        <w:r>
          <w:rPr>
            <w:color w:val="7B3F00"/>
          </w:rPr>
          <w:t xml:space="preserve">שיעור עמוק ודיהה בשחור - כענב וכדיו, כזפת וכעורב</w:t>
        </w:r>
      </w:ins>
    </w:p>
    <w:p>
      <w:pPr>
        <w:pStyle w:val="38"/>
        <w:rPr>
          <w:ins w:id="99365" w:author="מנוע מכני" w:date="2026-10-11T12:04:39Z"/>
        </w:rPr>
      </w:pPr>
      <w:r>
        <w:t xml:space="preserve">ארי</w:t>
      </w:r>
      <w:ins w:id="90735" w:author="מנוע מכני" w:date="2026-10-11T12:04:39Z">
        <w:r>
          <w:t xml:space="preserve">א"ש</w:t>
        </w:r>
      </w:ins>
      <w:del w:id="90736" w:author="מנוע מכני" w:date="2026-10-11T12:04:39Z">
        <w:r>
          <w:delText xml:space="preserve">א''ש</w:delText>
        </w:r>
      </w:del>
      <w:r w:rsidRPr="00B078C3">
        <w:t xml:space="preserve">:</w:t>
      </w:r>
    </w:p>
    <w:p w:rsidR="00E403F0" w:rsidRPr="00B078C3" w:rsidRDefault="00E403F0" w:rsidP="00E403F0">
      <w:pPr>
        <w:rPr>
          <w:rFonts w:ascii="FontbitDavid" w:hAnsi="FontbitDavid"/>
          <w:sz w:val="24"/>
          <w:rtl/>
        </w:rPr>
      </w:pPr>
      <w:del w:id="9936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כקיר, כדיו, וכענב - טמאה, וזוהי ששנינו עמוק מכן - טמאה.</w:t>
      </w:r>
    </w:p>
    <w:p>
      <w:pPr>
        <w:pStyle w:val="38"/>
        <w:rPr>
          <w:ins w:id="99367" w:author="מנוע מכני" w:date="2026-10-11T12:04:39Z"/>
        </w:rPr>
      </w:pPr>
      <w:r>
        <w:t>א</w:t>
      </w:r>
      <w:ins w:id="90737" w:author="מנוע מכני" w:date="2026-10-11T12:04:39Z">
        <w:r>
          <w:t xml:space="preserve">ר"א</w:t>
        </w:r>
      </w:ins>
      <w:del w:id="90738"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993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כזית, כזפת, וכעורב - טהור, וזוהי ששנינו דיהה מכן - טהור.</w:t>
      </w:r>
    </w:p>
    <w:p>
      <w:pPr>
        <w:pStyle w:val="38"/>
        <w:rPr>
          <w:ins w:id="99369" w:author="מנוע מכני" w:date="2026-10-11T12:04:39Z"/>
        </w:rPr>
      </w:pPr>
      <w:r w:rsidRPr="00B078C3">
        <w:t xml:space="preserve">עולא</w:t>
      </w:r>
      <w:del w:id="101687"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37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כלבושא סיואה.</w:t>
      </w:r>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Style w:val="2fb"/>
          <w:rFonts w:ascii="FontbitDavid" w:hAnsi="FontbitDavid"/>
          <w:sz w:val="24"/>
          <w:rtl/>
        </w:rPr>
        <w:t xml:space="preserve">עולא</w:t>
      </w:r>
      <w:r w:rsidRPr="00B078C3">
        <w:rPr>
          <w:rFonts w:ascii="FontbitDavid" w:hAnsi="FontbitDavid"/>
          <w:sz w:val="24"/>
          <w:rtl/>
        </w:rPr>
        <w:t xml:space="preserve"> אקלע לפומבדיתא, </w:t>
      </w:r>
      <w:r>
        <w:rPr>
          <w:rFonts w:ascii="FontbitDavid" w:hAnsi="FontbitDavid" w:hint="cs"/>
          <w:sz w:val="24"/>
          <w:rtl/>
        </w:rPr>
        <w:t xml:space="preserve">ראה לנכרי שלבוש לבוש שחור </w:t>
      </w:r>
      <w:ins w:id="90739" w:author="מנוע מכני" w:date="2026-10-11T12:04:39Z">
        <w:r>
          <w:rPr>
            <w:rFonts w:ascii="FontbitDavid" w:hAnsi="FontbitDavid" w:hint="cs"/>
            <w:sz w:val="24"/>
            <w:rtl/>
          </w:rPr>
          <w:t xml:space="preserve">א"ל</w:t>
        </w:r>
      </w:ins>
      <w:del w:id="90740"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שחור </w:t>
      </w:r>
      <w:r>
        <w:rPr>
          <w:rFonts w:ascii="FontbitDavid" w:hAnsi="FontbitDavid" w:hint="cs"/>
          <w:sz w:val="24"/>
          <w:rtl/>
        </w:rPr>
        <w:t xml:space="preserve">דתנן</w:t>
      </w:r>
      <w:r>
        <w:rPr>
          <w:rFonts w:ascii="FontbitDavid" w:hAnsi="FontbitDavid" w:hint="cs"/>
          <w:sz w:val="24"/>
          <w:rtl/>
        </w:rPr>
        <w:t xml:space="preserve"> כזה </w:t>
      </w:r>
    </w:p>
    <w:p w:rsidR="00E403F0" w:rsidRPr="00B078C3" w:rsidRDefault="00E403F0" w:rsidP="00E403F0">
      <w:pPr>
        <w:rPr>
          <w:rFonts w:ascii="FontbitDavid" w:hAnsi="FontbitDavid"/>
          <w:sz w:val="24"/>
          <w:rtl/>
        </w:rPr>
      </w:pPr>
      <w:r>
        <w:rPr>
          <w:rFonts w:ascii="FontbitDavid" w:hAnsi="FontbitDavid" w:hint="cs"/>
          <w:b/>
          <w:bCs/>
          <w:rtl/>
        </w:rPr>
        <w:t>הוציאו מזה מעט מעט ונתנו לו ארבע מאות זוז</w:t>
      </w:r>
      <w:r w:rsidRPr="00B078C3">
        <w:rPr>
          <w:rFonts w:ascii="FontbitDavid" w:hAnsi="FontbitDavid"/>
          <w:sz w:val="24"/>
          <w:rtl/>
        </w:rPr>
        <w:t>.</w:t>
      </w:r>
    </w:p>
    <w:p>
      <w:pPr>
        <w:pStyle w:val="38"/>
        <w:rPr>
          <w:ins w:id="99372" w:author="מנוע מכני" w:date="2026-10-11T12:04:39Z"/>
        </w:rPr>
      </w:pPr>
      <w:del w:id="99371" w:author="מנוע מכני" w:date="2026-10-11T12:04:39Z">
        <w:r w:rsidRPr="00E744B3">
          <w:delText xml:space="preserve">•</w:delText>
        </w:r>
      </w:del>
      <w:r w:rsidRPr="00E744B3">
        <w:t xml:space="preserve"> </w:t>
      </w:r>
      <w:r w:rsidRPr="00B078C3">
        <w:t xml:space="preserve">ר</w:t>
      </w:r>
      <w:ins w:id="90741" w:author="מנוע מכני" w:date="2026-10-11T12:04:39Z">
        <w:r>
          <w:t xml:space="preserve">י"ו</w:t>
        </w:r>
      </w:ins>
      <w:del w:id="90742" w:author="מנוע מכני" w:date="2026-10-11T12:04:39Z">
        <w:r w:rsidRPr="00B078C3">
          <w:delText xml:space="preserve">י''ו</w:delText>
        </w:r>
      </w:del>
      <w:del w:id="101688"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3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אלו כלים האוליירין הבאים ממדינת הים.</w:t>
      </w:r>
      <w:r>
        <w:rPr>
          <w:rFonts w:ascii="FontbitDavid" w:hAnsi="FontbitDavid" w:hint="cs"/>
          <w:sz w:val="24"/>
          <w:rtl/>
        </w:rPr>
        <w:t xml:space="preserve"> [מפה וסדין]</w:t>
      </w:r>
    </w:p>
    <w:p>
      <w:pPr>
        <w:pStyle w:val="38"/>
        <w:rPr>
          <w:ins w:id="99374" w:author="מנוע מכני" w:date="2026-10-11T12:04:39Z"/>
        </w:rPr>
      </w:pPr>
      <w:r>
        <w:t xml:space="preserve">והך דאמר רבי ינאי </w:t>
      </w:r>
      <w:r w:rsidRPr="00B078C3">
        <w:t xml:space="preserve">לבניו:</w:t>
      </w:r>
    </w:p>
    <w:p w:rsidR="00E403F0" w:rsidRPr="00B078C3" w:rsidRDefault="00E403F0" w:rsidP="00E403F0">
      <w:pPr>
        <w:rPr>
          <w:rFonts w:ascii="FontbitDavid" w:hAnsi="FontbitDavid"/>
          <w:sz w:val="24"/>
          <w:rtl/>
        </w:rPr>
      </w:pPr>
      <w:del w:id="993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בני, אל תקברוני </w:t>
      </w:r>
      <w:r w:rsidRPr="00B078C3">
        <w:rPr>
          <w:rFonts w:ascii="FontbitDavid" w:hAnsi="FontbitDavid"/>
          <w:sz w:val="24"/>
          <w:rtl/>
        </w:rPr>
        <w:t xml:space="preserve">לא</w:t>
      </w:r>
      <w:r w:rsidRPr="00B078C3">
        <w:rPr>
          <w:rFonts w:ascii="FontbitDavid" w:hAnsi="FontbitDavid"/>
          <w:sz w:val="24"/>
          <w:rtl/>
        </w:rPr>
        <w:t xml:space="preserve"> בכלים שחורים ולא בכלים לבנים, שחורים - שמא אזכה, ואהיה כאבל בין החתנים, לבנים - שמא </w:t>
      </w:r>
      <w:r w:rsidRPr="00B078C3">
        <w:rPr>
          <w:rFonts w:ascii="FontbitDavid" w:hAnsi="FontbitDavid"/>
          <w:sz w:val="24"/>
          <w:rtl/>
        </w:rPr>
        <w:t xml:space="preserve">לא</w:t>
      </w:r>
      <w:r w:rsidRPr="00B078C3">
        <w:rPr>
          <w:rFonts w:ascii="FontbitDavid" w:hAnsi="FontbitDavid"/>
          <w:sz w:val="24"/>
          <w:rtl/>
        </w:rPr>
        <w:t xml:space="preserve"> אזכה, ואהיה כחתן בין האבלים, אלא בכלים האוליירין הבאים ממדינת הים.</w:t>
      </w:r>
      <w:r>
        <w:rPr>
          <w:rFonts w:ascii="FontbitDavid" w:hAnsi="FontbitDavid" w:hint="cs"/>
          <w:sz w:val="24"/>
          <w:rtl/>
        </w:rPr>
        <w:t xml:space="preserve"> היינו גלימה</w:t>
      </w:r>
    </w:p>
    <w:p w:rsidR="00E403F0" w:rsidRDefault="00E403F0" w:rsidP="00E403F0">
      <w:pPr>
        <w:rPr>
          <w:rFonts w:ascii="FontbitDavid" w:hAnsi="FontbitDavid"/>
          <w:sz w:val="24"/>
          <w:rtl/>
        </w:rPr>
      </w:pPr>
    </w:p>
    <w:p>
      <w:pPr>
        <w:pStyle w:val="afffff8"/>
        <w:rPr>
          <w:ins w:id="90531" w:author="קלוד" w:date="2026-10-11T12:23:38Z"/>
        </w:rPr>
      </w:pPr>
      <w:ins w:id="90532" w:author="קלוד" w:date="2026-10-11T12:23:38Z">
        <w:r>
          <w:rPr>
            <w:color w:val="7B3F00"/>
          </w:rPr>
          <w:t xml:space="preserve">בדיקת דמים - על מטלית לבנה, ושחור על אדום</w:t>
        </w:r>
      </w:ins>
    </w:p>
    <w:p>
      <w:pPr>
        <w:pStyle w:val="38"/>
        <w:rPr>
          <w:ins w:id="99376" w:author="מנוע מכני" w:date="2026-10-11T12:04:39Z"/>
        </w:rPr>
      </w:pPr>
      <w:r>
        <w:t xml:space="preserve">ארי</w:t>
      </w:r>
      <w:ins w:id="90743" w:author="מנוע מכני" w:date="2026-10-11T12:04:39Z">
        <w:r>
          <w:t xml:space="preserve">א"ש</w:t>
        </w:r>
      </w:ins>
      <w:del w:id="90744" w:author="מנוע מכני" w:date="2026-10-11T12:04:39Z">
        <w:r>
          <w:delText xml:space="preserve">א''ש</w:delText>
        </w:r>
      </w:del>
      <w:r w:rsidRPr="00B078C3">
        <w:t xml:space="preserve">:</w:t>
      </w:r>
    </w:p>
    <w:p w:rsidR="00E403F0" w:rsidRPr="00B078C3" w:rsidRDefault="00E403F0" w:rsidP="00E403F0">
      <w:pPr>
        <w:rPr>
          <w:rFonts w:ascii="FontbitDavid" w:hAnsi="FontbitDavid"/>
          <w:sz w:val="24"/>
          <w:rtl/>
        </w:rPr>
      </w:pPr>
      <w:del w:id="993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וכולם אין בודקין אלא על גבי מטלית לבנה.</w:t>
      </w:r>
    </w:p>
    <w:p>
      <w:pPr>
        <w:pStyle w:val="38"/>
        <w:rPr>
          <w:ins w:id="99378" w:author="מנוע מכני" w:date="2026-10-11T12:04:39Z"/>
        </w:rPr>
      </w:pPr>
      <w:ins w:id="90745" w:author="מנוע מכני" w:date="2026-10-11T12:04:39Z">
        <w:r>
          <w:t xml:space="preserve">א"ר</w:t>
        </w:r>
      </w:ins>
      <w:del w:id="90746" w:author="מנוע מכני" w:date="2026-10-11T12:04:39Z">
        <w:r w:rsidRPr="00B078C3">
          <w:delText xml:space="preserve">א''ר</w:delText>
        </w:r>
      </w:del>
      <w:r w:rsidRPr="00B078C3">
        <w:t xml:space="preserve"> יצחק בר אבודימי:</w:t>
      </w:r>
    </w:p>
    <w:p w:rsidR="00E403F0" w:rsidRPr="00B078C3" w:rsidRDefault="00E403F0" w:rsidP="00E403F0">
      <w:pPr>
        <w:rPr>
          <w:rFonts w:ascii="FontbitDavid" w:hAnsi="FontbitDavid"/>
          <w:sz w:val="24"/>
          <w:rtl/>
        </w:rPr>
      </w:pPr>
      <w:del w:id="993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ושחור - על גבי אדום.</w:t>
      </w:r>
    </w:p>
    <w:p>
      <w:pPr>
        <w:pStyle w:val="38"/>
        <w:rPr>
          <w:ins w:id="99380" w:author="מנוע מכני" w:date="2026-10-11T12:04:39Z"/>
        </w:rPr>
      </w:pPr>
      <w:ins w:id="90747" w:author="מנוע מכני" w:date="2026-10-11T12:04:39Z">
        <w:r>
          <w:t xml:space="preserve">א"ר</w:t>
        </w:r>
      </w:ins>
      <w:del w:id="90748" w:author="מנוע מכני" w:date="2026-10-11T12:04:39Z">
        <w:r w:rsidRPr="00B078C3">
          <w:delText xml:space="preserve">א''ר</w:delText>
        </w:r>
      </w:del>
      <w:r w:rsidRPr="00B078C3">
        <w:t xml:space="preserve"> ירמיה מדפתי:</w:t>
      </w:r>
    </w:p>
    <w:p w:rsidR="00E403F0" w:rsidRPr="00B078C3" w:rsidRDefault="00E403F0" w:rsidP="00E403F0">
      <w:pPr>
        <w:rPr>
          <w:rFonts w:ascii="FontbitDavid" w:hAnsi="FontbitDavid"/>
          <w:sz w:val="24"/>
          <w:rtl/>
        </w:rPr>
      </w:pPr>
      <w:del w:id="993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ולא </w:t>
      </w:r>
      <w:ins w:id="93697" w:author="מנוע מכני" w:date="2026-10-11T12:04:39Z">
        <w:r>
          <w:rPr>
            <w:rFonts w:ascii="FontbitDavid" w:hAnsi="FontbitDavid"/>
            <w:sz w:val="24"/>
            <w:rtl/>
          </w:rPr>
          <w:t xml:space="preserve">חלקו</w:t>
        </w:r>
      </w:ins>
      <w:del w:id="93698"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הא - בשחור, הא - בשאר דמים.</w:t>
      </w:r>
    </w:p>
    <w:p w:rsidR="00E403F0" w:rsidRPr="00B078C3" w:rsidRDefault="00E403F0" w:rsidP="00E403F0">
      <w:pPr>
        <w:rPr>
          <w:rFonts w:ascii="FontbitDavid" w:hAnsi="FontbitDavid"/>
          <w:sz w:val="24"/>
          <w:rtl/>
        </w:rPr>
      </w:pPr>
      <w:r>
        <w:rPr>
          <w:rFonts w:ascii="FontbitDavid" w:hAnsi="FontbitDavid" w:hint="cs"/>
          <w:sz w:val="24"/>
          <w:rtl/>
        </w:rPr>
        <w:t xml:space="preserve">והקשה </w:t>
      </w:r>
      <w:r>
        <w:rPr>
          <w:rStyle w:val="2fb"/>
          <w:rFonts w:ascii="FontbitDavid" w:hAnsi="FontbitDavid" w:hint="cs"/>
          <w:sz w:val="24"/>
          <w:rtl/>
        </w:rPr>
        <w:t xml:space="preserve">רב אשי</w:t>
      </w:r>
      <w:r>
        <w:rPr>
          <w:rFonts w:ascii="FontbitDavid" w:hAnsi="FontbitDavid" w:hint="cs"/>
          <w:sz w:val="24"/>
          <w:rtl/>
        </w:rPr>
        <w:t xml:space="preserve"> ד</w:t>
      </w:r>
      <w:ins w:id="90749" w:author="מנוע מכני" w:date="2026-10-11T12:04:39Z">
        <w:r>
          <w:rPr>
            <w:rFonts w:ascii="FontbitDavid" w:hAnsi="FontbitDavid" w:hint="cs"/>
            <w:sz w:val="24"/>
            <w:rtl/>
          </w:rPr>
          <w:t xml:space="preserve">א"ה</w:t>
        </w:r>
      </w:ins>
      <w:del w:id="90750" w:author="מנוע מכני" w:date="2026-10-11T12:04:39Z">
        <w:r>
          <w:rPr>
            <w:rFonts w:ascii="FontbitDavid" w:hAnsi="FontbitDavid" w:hint="cs"/>
            <w:sz w:val="24"/>
            <w:rtl/>
          </w:rPr>
          <w:delText xml:space="preserve">א''ה</w:delText>
        </w:r>
      </w:del>
      <w:r>
        <w:rPr>
          <w:rFonts w:ascii="FontbitDavid" w:hAnsi="FontbitDavid" w:hint="cs"/>
          <w:sz w:val="24"/>
          <w:rtl/>
        </w:rPr>
        <w:t xml:space="preserve"> שיאמר </w:t>
      </w:r>
      <w:r>
        <w:rPr>
          <w:rStyle w:val="2fb"/>
          <w:rFonts w:ascii="FontbitDavid" w:hAnsi="FontbitDavid" w:hint="cs"/>
          <w:sz w:val="24"/>
          <w:rtl/>
        </w:rPr>
        <w:t xml:space="preserve">שמואל</w:t>
      </w:r>
      <w:r>
        <w:rPr>
          <w:rFonts w:ascii="FontbitDavid" w:hAnsi="FontbitDavid" w:hint="cs"/>
          <w:sz w:val="24"/>
          <w:rtl/>
        </w:rPr>
        <w:t xml:space="preserve"> חוץ משחור אלא בהכרח דחלקו בשחור </w:t>
      </w:r>
      <w:ins w:id="97645" w:author="מנוע מכני" w:date="2026-10-11T12:04:39Z">
        <w:r>
          <w:rPr>
            <w:rFonts w:ascii="FontbitDavid" w:hAnsi="FontbitDavid" w:hint="cs"/>
            <w:sz w:val="24"/>
            <w:rtl/>
          </w:rPr>
          <w:t xml:space="preserve">גופו</w:t>
        </w:r>
      </w:ins>
      <w:del w:id="97646" w:author="מנוע מכני" w:date="2026-10-11T12:04:39Z">
        <w:r>
          <w:rPr>
            <w:rFonts w:ascii="FontbitDavid" w:hAnsi="FontbitDavid" w:hint="cs"/>
            <w:sz w:val="24"/>
            <w:rtl/>
          </w:rPr>
          <w:delText xml:space="preserve">גופיה</w:delText>
        </w:r>
      </w:del>
    </w:p>
    <w:p w:rsidR="00E403F0" w:rsidRDefault="00E403F0" w:rsidP="00E403F0">
      <w:pPr>
        <w:rPr>
          <w:rFonts w:ascii="FontbitDavid" w:hAnsi="FontbitDavid"/>
          <w:sz w:val="24"/>
          <w:rtl/>
        </w:rPr>
      </w:pPr>
    </w:p>
    <w:p>
      <w:pPr>
        <w:pStyle w:val="afffff8"/>
        <w:rPr>
          <w:ins w:id="90529" w:author="קלוד" w:date="2026-10-11T12:23:38Z"/>
        </w:rPr>
      </w:pPr>
      <w:ins w:id="90530" w:author="קלוד" w:date="2026-10-11T12:23:38Z">
        <w:r>
          <w:rPr>
            <w:color w:val="7B3F00"/>
          </w:rPr>
          <w:t xml:space="preserve">עמוק ודיהה בשאר הדמים - עולא, ראב"א ובר קפרא</w:t>
        </w:r>
      </w:ins>
    </w:p>
    <w:p>
      <w:pPr>
        <w:pStyle w:val="38"/>
        <w:rPr>
          <w:ins w:id="99383" w:author="מנוע מכני" w:date="2026-10-11T12:04:39Z"/>
        </w:rPr>
      </w:pPr>
      <w:del w:id="99382" w:author="מנוע מכני" w:date="2026-10-11T12:04:39Z">
        <w:r w:rsidRPr="00E744B3">
          <w:delText xml:space="preserve">•</w:delText>
        </w:r>
      </w:del>
      <w:r w:rsidRPr="00E744B3">
        <w:t xml:space="preserve"> </w:t>
      </w:r>
      <w:r w:rsidRPr="00B078C3">
        <w:t xml:space="preserve">עולא:</w:t>
      </w:r>
    </w:p>
    <w:p w:rsidR="00E403F0" w:rsidRPr="00B078C3" w:rsidRDefault="00E403F0" w:rsidP="00E403F0">
      <w:pPr>
        <w:rPr>
          <w:rFonts w:ascii="FontbitDavid" w:hAnsi="FontbitDavid"/>
          <w:sz w:val="24"/>
          <w:rtl/>
        </w:rPr>
      </w:pPr>
      <w:del w:id="993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כולן - עמוק מכן - טמא, דיהה מכן - טהור, כשחור.</w:t>
      </w:r>
    </w:p>
    <w:p w:rsidR="00E403F0" w:rsidRPr="00B078C3" w:rsidRDefault="00E403F0" w:rsidP="00E403F0">
      <w:pPr>
        <w:rPr>
          <w:rFonts w:ascii="FontbitDavid" w:hAnsi="FontbitDavid"/>
          <w:sz w:val="24"/>
          <w:rtl/>
        </w:rPr>
      </w:pPr>
      <w:r>
        <w:rPr>
          <w:rFonts w:ascii="FontbitDavid" w:hAnsi="FontbitDavid" w:hint="cs"/>
          <w:sz w:val="24"/>
          <w:rtl/>
        </w:rPr>
        <w:t xml:space="preserve">ושחור דנקט </w:t>
      </w:r>
      <w:r>
        <w:rPr>
          <w:rFonts w:ascii="FontbitDavid" w:hAnsi="FontbitDavid" w:hint="cs"/>
          <w:sz w:val="24"/>
          <w:rtl/>
        </w:rPr>
        <w:t xml:space="preserve">ס</w:t>
      </w:r>
      <w:ins w:id="90751" w:author="מנוע מכני" w:date="2026-10-11T12:04:39Z">
        <w:r>
          <w:rPr>
            <w:rFonts w:ascii="FontbitDavid" w:hAnsi="FontbitDavid" w:hint="cs"/>
            <w:sz w:val="24"/>
            <w:rtl/>
          </w:rPr>
          <w:t xml:space="preserve">ד"א</w:t>
        </w:r>
      </w:ins>
      <w:del w:id="90752" w:author="מנוע מכני" w:date="2026-10-11T12:04:39Z">
        <w:r>
          <w:rPr>
            <w:rFonts w:ascii="FontbitDavid" w:hAnsi="FontbitDavid" w:hint="cs"/>
            <w:sz w:val="24"/>
            <w:rtl/>
          </w:rPr>
          <w:delText xml:space="preserve">ד''א</w:delText>
        </w:r>
      </w:del>
      <w:r>
        <w:rPr>
          <w:rFonts w:ascii="FontbitDavid" w:hAnsi="FontbitDavid" w:hint="cs"/>
          <w:sz w:val="24"/>
          <w:rtl/>
        </w:rPr>
        <w:t xml:space="preserve"> הואיל </w:t>
      </w:r>
      <w:r>
        <w:rPr>
          <w:rStyle w:val="2fb"/>
          <w:rFonts w:ascii="FontbitDavid" w:hAnsi="FontbitDavid" w:hint="cs"/>
          <w:sz w:val="24"/>
          <w:rtl/>
        </w:rPr>
        <w:t xml:space="preserve">וא</w:t>
      </w:r>
      <w:ins w:id="90753" w:author="מנוע מכני" w:date="2026-10-11T12:04:39Z">
        <w:r>
          <w:rPr>
            <w:rStyle w:val="2fb"/>
            <w:rFonts w:ascii="FontbitDavid" w:hAnsi="FontbitDavid" w:hint="cs"/>
            <w:sz w:val="24"/>
            <w:rtl/>
          </w:rPr>
          <w:t xml:space="preserve">ר"ח</w:t>
        </w:r>
      </w:ins>
      <w:del w:id="90754" w:author="מנוע מכני" w:date="2026-10-11T12:04:39Z">
        <w:r>
          <w:rPr>
            <w:rFonts w:ascii="FontbitDavid" w:hAnsi="FontbitDavid" w:hint="cs"/>
            <w:sz w:val="24"/>
            <w:rtl/>
          </w:rPr>
          <w:delText xml:space="preserve">ר''ח</w:delText>
        </w:r>
      </w:del>
      <w:r>
        <w:rPr>
          <w:rFonts w:ascii="FontbitDavid" w:hAnsi="FontbitDavid" w:hint="cs"/>
          <w:sz w:val="24"/>
          <w:rtl/>
        </w:rPr>
        <w:t xml:space="preserve"> שחור אדום הוא אלא שלקה ואפי' דיהה מהן לטמא </w:t>
      </w:r>
      <w:r>
        <w:rPr>
          <w:rFonts w:ascii="FontbitDavid" w:hAnsi="FontbitDavid" w:hint="cs"/>
          <w:sz w:val="24"/>
          <w:rtl/>
        </w:rPr>
        <w:t xml:space="preserve">ק</w:t>
      </w:r>
      <w:ins w:id="90755" w:author="מנוע מכני" w:date="2026-10-11T12:04:39Z">
        <w:r>
          <w:rPr>
            <w:rFonts w:ascii="FontbitDavid" w:hAnsi="FontbitDavid" w:hint="cs"/>
            <w:sz w:val="24"/>
            <w:rtl/>
          </w:rPr>
          <w:t xml:space="preserve">מ"ל</w:t>
        </w:r>
      </w:ins>
      <w:del w:id="90756" w:author="מנוע מכני" w:date="2026-10-11T12:04:39Z">
        <w:r>
          <w:rPr>
            <w:rFonts w:ascii="FontbitDavid" w:hAnsi="FontbitDavid" w:hint="cs"/>
            <w:sz w:val="24"/>
            <w:rtl/>
          </w:rPr>
          <w:delText xml:space="preserve">מ''ל</w:delText>
        </w:r>
      </w:del>
    </w:p>
    <w:p>
      <w:pPr>
        <w:pStyle w:val="38"/>
        <w:rPr>
          <w:ins w:id="99386" w:author="מנוע מכני" w:date="2026-10-11T12:04:39Z"/>
        </w:rPr>
      </w:pPr>
      <w:del w:id="99385" w:author="מנוע מכני" w:date="2026-10-11T12:04:39Z">
        <w:r w:rsidRPr="00E744B3">
          <w:delText xml:space="preserve">•</w:delText>
        </w:r>
      </w:del>
      <w:r w:rsidRPr="00E744B3">
        <w:t xml:space="preserve"> </w:t>
      </w:r>
      <w:r>
        <w:t xml:space="preserve">רא</w:t>
      </w:r>
      <w:ins w:id="90757" w:author="מנוע מכני" w:date="2026-10-11T12:04:39Z">
        <w:r>
          <w:t xml:space="preserve">ב"א</w:t>
        </w:r>
      </w:ins>
      <w:del w:id="90758" w:author="מנוע מכני" w:date="2026-10-11T12:04:39Z">
        <w:r>
          <w:delText xml:space="preserve">ב''א</w:delText>
        </w:r>
      </w:del>
      <w:r>
        <w:t xml:space="preserve">:</w:t>
      </w:r>
    </w:p>
    <w:p w:rsidR="00E403F0" w:rsidRPr="00B078C3" w:rsidRDefault="00E403F0" w:rsidP="00E403F0">
      <w:pPr>
        <w:rPr>
          <w:rFonts w:ascii="FontbitDavid" w:hAnsi="FontbitDavid"/>
          <w:sz w:val="24"/>
          <w:rtl/>
        </w:rPr>
      </w:pPr>
      <w:del w:id="99387" w:author="מנוע מכני" w:date="2026-10-11T12:04:39Z">
        <w:r>
          <w:rPr>
            <w:rFonts w:ascii="FontbitDavid" w:hAnsi="FontbitDavid"/>
            <w:sz w:val="24"/>
            <w:rtl/>
          </w:rPr>
          <w:delText xml:space="preserve"> </w:delText>
        </w:r>
      </w:del>
      <w:r>
        <w:rPr>
          <w:rFonts w:ascii="FontbitDavid" w:hAnsi="FontbitDavid"/>
          <w:sz w:val="24"/>
          <w:rtl/>
        </w:rPr>
        <w:t xml:space="preserve">וכולן, עמוק מכן טמא, דיהה מכן</w:t>
      </w:r>
      <w:r w:rsidRPr="00B078C3">
        <w:rPr>
          <w:rFonts w:ascii="FontbitDavid" w:hAnsi="FontbitDavid"/>
          <w:sz w:val="24"/>
          <w:rtl/>
        </w:rPr>
        <w:t xml:space="preserve"> </w:t>
      </w:r>
      <w:ins w:id="93699" w:author="מנוע מכני" w:date="2026-10-11T12:04:39Z">
        <w:r>
          <w:rPr>
            <w:rFonts w:ascii="FontbitDavid" w:hAnsi="FontbitDavid"/>
            <w:sz w:val="24"/>
            <w:rtl/>
          </w:rPr>
          <w:t xml:space="preserve">גם</w:t>
        </w:r>
      </w:ins>
      <w:del w:id="9370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טמא, חוץ משחור.</w:t>
      </w:r>
      <w:r>
        <w:rPr>
          <w:rFonts w:ascii="FontbitDavid" w:hAnsi="FontbitDavid" w:hint="cs"/>
          <w:sz w:val="24"/>
          <w:rtl/>
        </w:rPr>
        <w:t xml:space="preserve"> </w:t>
      </w:r>
      <w:ins w:id="97927" w:author="מנוע מכני" w:date="2026-10-11T12:04:39Z">
        <w:r>
          <w:rPr>
            <w:rFonts w:ascii="FontbitDavid" w:hAnsi="FontbitDavid" w:hint="cs"/>
            <w:sz w:val="24"/>
            <w:rtl/>
          </w:rPr>
          <w:t xml:space="preserve">והועיל</w:t>
        </w:r>
      </w:ins>
      <w:del w:id="97928" w:author="מנוע מכני" w:date="2026-10-11T12:04:39Z">
        <w:r>
          <w:rPr>
            <w:rFonts w:ascii="FontbitDavid" w:hAnsi="FontbitDavid" w:hint="cs"/>
            <w:sz w:val="24"/>
            <w:rtl/>
          </w:rPr>
          <w:delText xml:space="preserve">ואהני</w:delText>
        </w:r>
      </w:del>
      <w:r>
        <w:rPr>
          <w:rFonts w:ascii="FontbitDavid" w:hAnsi="FontbitDavid" w:hint="cs"/>
          <w:sz w:val="24"/>
          <w:rtl/>
        </w:rPr>
        <w:t xml:space="preserve"> שיעור דרבנן לאפוקי דיהה דדיהה</w:t>
      </w:r>
    </w:p>
    <w:p>
      <w:pPr>
        <w:pStyle w:val="38"/>
        <w:rPr>
          <w:ins w:id="99388" w:author="מנוע מכני" w:date="2026-10-11T12:04:39Z"/>
        </w:rPr>
      </w:pPr>
      <w:ins w:id="90759" w:author="מנוע מכני" w:date="2026-10-11T12:04:39Z">
        <w:r>
          <w:t xml:space="preserve">א"ד</w:t>
        </w:r>
      </w:ins>
      <w:del w:id="90760" w:author="מנוע מכני" w:date="2026-10-11T12:04:39Z">
        <w:r w:rsidRPr="00017C1D">
          <w:delText xml:space="preserve">א''ד</w:delText>
        </w:r>
      </w:del>
      <w:r w:rsidRPr="00017C1D">
        <w:t xml:space="preserve"> רא</w:t>
      </w:r>
      <w:ins w:id="90761" w:author="מנוע מכני" w:date="2026-10-11T12:04:39Z">
        <w:r>
          <w:t xml:space="preserve">ב"א</w:t>
        </w:r>
      </w:ins>
      <w:del w:id="90762" w:author="מנוע מכני" w:date="2026-10-11T12:04:39Z">
        <w:r w:rsidRPr="00017C1D">
          <w:delText xml:space="preserve">ב''א</w:delText>
        </w:r>
      </w:del>
      <w:r w:rsidRPr="00017C1D">
        <w:t xml:space="preserve">:</w:t>
      </w:r>
    </w:p>
    <w:p w:rsidR="00E403F0" w:rsidRPr="00017C1D" w:rsidRDefault="00E403F0" w:rsidP="00E403F0">
      <w:pPr>
        <w:rPr>
          <w:rFonts w:ascii="FontbitDavid" w:hAnsi="FontbitDavid"/>
          <w:spacing w:val="-4"/>
          <w:sz w:val="24"/>
          <w:rtl/>
        </w:rPr>
      </w:pPr>
      <w:del w:id="99389"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וכולן, עמוק מכן - טהור, דיהה מכן - טהור, חוץ משחור.</w:t>
      </w:r>
      <w:r w:rsidRPr="00017C1D">
        <w:rPr>
          <w:rFonts w:ascii="FontbitDavid" w:hAnsi="FontbitDavid" w:hint="cs"/>
          <w:spacing w:val="-4"/>
          <w:sz w:val="24"/>
          <w:rtl/>
        </w:rPr>
        <w:t xml:space="preserve"> </w:t>
      </w:r>
      <w:ins w:id="95207" w:author="מנוע מכני" w:date="2026-10-11T12:04:39Z">
        <w:r>
          <w:rPr>
            <w:rFonts w:ascii="FontbitDavid" w:hAnsi="FontbitDavid"/>
            <w:spacing w:val="-4"/>
            <w:sz w:val="24"/>
            <w:rtl/>
          </w:rPr>
          <w:t xml:space="preserve">ולכך</w:t>
        </w:r>
      </w:ins>
      <w:del w:id="95208" w:author="מנוע מכני" w:date="2026-10-11T12:04:39Z">
        <w:r w:rsidRPr="00017C1D">
          <w:rPr>
            <w:rFonts w:ascii="FontbitDavid" w:hAnsi="FontbitDavid"/>
            <w:spacing w:val="-4"/>
            <w:sz w:val="24"/>
            <w:rtl/>
          </w:rPr>
          <w:delText xml:space="preserve">ולהכי</w:delText>
        </w:r>
      </w:del>
      <w:r w:rsidRPr="00017C1D">
        <w:rPr>
          <w:rFonts w:ascii="FontbitDavid" w:hAnsi="FontbitDavid"/>
          <w:spacing w:val="-4"/>
          <w:sz w:val="24"/>
          <w:rtl/>
        </w:rPr>
        <w:t xml:space="preserve"> </w:t>
      </w:r>
      <w:ins w:id="95205" w:author="מנוע מכני" w:date="2026-10-11T12:04:39Z">
        <w:r>
          <w:rPr>
            <w:rFonts w:ascii="FontbitDavid" w:hAnsi="FontbitDavid"/>
            <w:spacing w:val="-4"/>
            <w:sz w:val="24"/>
            <w:rtl/>
          </w:rPr>
          <w:t xml:space="preserve">מאלו</w:t>
        </w:r>
      </w:ins>
      <w:del w:id="95206" w:author="מנוע מכני" w:date="2026-10-11T12:04:39Z">
        <w:r w:rsidRPr="00017C1D">
          <w:rPr>
            <w:rFonts w:ascii="FontbitDavid" w:hAnsi="FontbitDavid"/>
            <w:spacing w:val="-4"/>
            <w:sz w:val="24"/>
            <w:rtl/>
          </w:rPr>
          <w:delText xml:space="preserve">מהני</w:delText>
        </w:r>
      </w:del>
      <w:r w:rsidRPr="00017C1D">
        <w:rPr>
          <w:rFonts w:ascii="FontbitDavid" w:hAnsi="FontbitDavid"/>
          <w:spacing w:val="-4"/>
          <w:sz w:val="24"/>
          <w:rtl/>
        </w:rPr>
        <w:t xml:space="preserve"> שיעוריה דרבנן.</w:t>
      </w:r>
    </w:p>
    <w:p>
      <w:pPr>
        <w:pStyle w:val="38"/>
        <w:rPr>
          <w:ins w:id="99391" w:author="מנוע מכני" w:date="2026-10-11T12:04:39Z"/>
        </w:rPr>
      </w:pPr>
      <w:del w:id="99390" w:author="מנוע מכני" w:date="2026-10-11T12:04:39Z">
        <w:r w:rsidRPr="00E744B3">
          <w:delText xml:space="preserve">•</w:delText>
        </w:r>
      </w:del>
      <w:r w:rsidRPr="00E744B3">
        <w:t xml:space="preserve"> </w:t>
      </w:r>
      <w:r w:rsidRPr="00B078C3">
        <w:t xml:space="preserve">בר קפרא</w:t>
      </w:r>
      <w:del w:id="101689"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392" w:author="מנוע מכני" w:date="2026-10-11T12:04:39Z">
        <w:r w:rsidRPr="00B078C3">
          <w:rPr>
            <w:rFonts w:ascii="FontbitDavid" w:hAnsi="FontbitDavid"/>
            <w:sz w:val="24"/>
            <w:rtl/>
          </w:rPr>
          <w:delText xml:space="preserve"> </w:delText>
        </w:r>
      </w:del>
      <w:r>
        <w:rPr>
          <w:rFonts w:ascii="FontbitDavid" w:hAnsi="FontbitDavid"/>
          <w:sz w:val="24"/>
          <w:rtl/>
        </w:rPr>
        <w:tab/>
      </w:r>
      <w:r w:rsidRPr="00B078C3">
        <w:rPr>
          <w:rFonts w:ascii="FontbitDavid" w:hAnsi="FontbitDavid"/>
          <w:sz w:val="24"/>
          <w:rtl/>
        </w:rPr>
        <w:t>וכולן, עמוק מכן - טמא, דיהה מכן - טהור.</w:t>
      </w:r>
    </w:p>
    <w:p w:rsidR="00E403F0" w:rsidRPr="00B078C3" w:rsidRDefault="00E403F0" w:rsidP="00E403F0">
      <w:pPr>
        <w:ind w:left="1174" w:firstLine="266"/>
        <w:rPr>
          <w:rFonts w:ascii="FontbitDavid" w:hAnsi="FontbitDavid"/>
          <w:sz w:val="24"/>
          <w:rtl/>
        </w:rPr>
      </w:pPr>
      <w:r w:rsidRPr="00B078C3">
        <w:rPr>
          <w:rFonts w:ascii="FontbitDavid" w:hAnsi="FontbitDavid"/>
          <w:sz w:val="24"/>
          <w:rtl/>
        </w:rPr>
        <w:t>חוץ ממזג, שעמוק מכן - טהור, דיהה מכן - טהור.</w:t>
      </w:r>
    </w:p>
    <w:p w:rsidR="00E403F0" w:rsidRDefault="00E403F0" w:rsidP="00E403F0">
      <w:pPr>
        <w:rPr>
          <w:rFonts w:ascii="FontbitDavid" w:hAnsi="FontbitDavid"/>
          <w:sz w:val="24"/>
          <w:rtl/>
        </w:rPr>
      </w:pPr>
      <w:r w:rsidRPr="00B078C3">
        <w:rPr>
          <w:rStyle w:val="2fb"/>
          <w:rFonts w:ascii="FontbitDavid" w:hAnsi="FontbitDavid"/>
          <w:sz w:val="24"/>
          <w:rtl/>
        </w:rPr>
        <w:t xml:space="preserve">בר קפרא</w:t>
      </w:r>
      <w:r w:rsidRPr="00B078C3">
        <w:rPr>
          <w:rFonts w:ascii="FontbitDavid" w:hAnsi="FontbitDavid"/>
          <w:sz w:val="24"/>
          <w:rtl/>
        </w:rPr>
        <w:t xml:space="preserve"> אדיהו </w:t>
      </w:r>
      <w:ins w:id="95209" w:author="מנוע מכני" w:date="2026-10-11T12:04:39Z">
        <w:r>
          <w:rPr>
            <w:rFonts w:ascii="FontbitDavid" w:hAnsi="FontbitDavid"/>
            <w:sz w:val="24"/>
            <w:rtl/>
          </w:rPr>
          <w:t xml:space="preserve">לו</w:t>
        </w:r>
      </w:ins>
      <w:del w:id="9521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 ודכי, אעמיקו </w:t>
      </w:r>
      <w:ins w:id="95211" w:author="מנוע מכני" w:date="2026-10-11T12:04:39Z">
        <w:r>
          <w:rPr>
            <w:rFonts w:ascii="FontbitDavid" w:hAnsi="FontbitDavid"/>
            <w:sz w:val="24"/>
            <w:rtl/>
          </w:rPr>
          <w:t xml:space="preserve">לו</w:t>
        </w:r>
      </w:ins>
      <w:del w:id="9521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 ודכי, </w:t>
      </w:r>
    </w:p>
    <w:p>
      <w:pPr>
        <w:pStyle w:val="38"/>
        <w:rPr>
          <w:ins w:id="99393" w:author="מנוע מכני" w:date="2026-10-11T12:04:39Z"/>
        </w:rPr>
      </w:pPr>
      <w:r>
        <w:t xml:space="preserve">א</w:t>
      </w:r>
      <w:ins w:id="90763" w:author="מנוע מכני" w:date="2026-10-11T12:04:39Z">
        <w:r>
          <w:t xml:space="preserve">ר"ח</w:t>
        </w:r>
      </w:ins>
      <w:del w:id="90764" w:author="מנוע מכני" w:date="2026-10-11T12:04:39Z">
        <w:r>
          <w:delText xml:space="preserve">ר''ח</w:delText>
        </w:r>
      </w:del>
      <w:r w:rsidRPr="00B078C3">
        <w:t xml:space="preserve">:</w:t>
      </w:r>
    </w:p>
    <w:p w:rsidR="00E403F0" w:rsidRPr="00B078C3" w:rsidRDefault="00E403F0" w:rsidP="00E403F0">
      <w:pPr>
        <w:rPr>
          <w:rFonts w:ascii="FontbitDavid" w:hAnsi="FontbitDavid"/>
          <w:sz w:val="24"/>
          <w:rtl/>
        </w:rPr>
      </w:pPr>
      <w:del w:id="993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כמה </w:t>
      </w:r>
      <w:r>
        <w:rPr>
          <w:rFonts w:ascii="FontbitDavid" w:hAnsi="FontbitDavid" w:hint="cs"/>
          <w:sz w:val="24"/>
          <w:rtl/>
        </w:rPr>
        <w:t>גדול אדם דלבו כשמעתיה</w:t>
      </w:r>
      <w:r w:rsidRPr="00B078C3">
        <w:rPr>
          <w:rFonts w:ascii="FontbitDavid" w:hAnsi="FontbitDavid"/>
          <w:sz w:val="24"/>
          <w:rtl/>
        </w:rPr>
        <w:t xml:space="preserve">! </w:t>
      </w:r>
    </w:p>
    <w:p w:rsidR="00E403F0" w:rsidRPr="00B078C3" w:rsidRDefault="00E403F0" w:rsidP="00E403F0">
      <w:pPr>
        <w:jc w:val="center"/>
        <w:rPr>
          <w:del w:id="90054" w:author="מנוע עיצוב" w:date="2026-10-11T12:09:26Z"/>
          <w:rFonts w:ascii="FontbitDavid" w:hAnsi="FontbitDavid"/>
          <w:sz w:val="24"/>
          <w:rtl/>
        </w:rPr>
      </w:pPr>
      <w:del w:id="9005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79" w:author="קלוד" w:date="2026-10-11T09:07:21Z">
          <w:pPr>
            <w:pStyle w:val="affff1"/>
            <w:rPr>
              <w:rtl/>
            </w:rPr>
          </w:pPr>
        </w:pPrChange>
      </w:pPr>
      <w:ins w:id="9825" w:author="מספור קטעי משנה" w:date="2026-10-11T09:25:19Z">
        <w:r>
          <w:rPr>
            <w:rStyle w:val="MisparKeta"/>
          </w:rPr>
          <w:t xml:space="preserve">ג. </w:t>
        </w:r>
      </w:ins>
      <w:r w:rsidRPr="00B078C3">
        <w:rPr>
          <w:rtl/>
        </w:rPr>
        <w:t>וכקרן כרכום.</w:t>
      </w:r>
    </w:p>
    <w:p>
      <w:pPr>
        <w:pStyle w:val="38"/>
        <w:rPr>
          <w:ins w:id="99395" w:author="מנוע מכני" w:date="2026-10-11T12:04:39Z"/>
        </w:rPr>
      </w:pPr>
      <w:r w:rsidRPr="00B078C3">
        <w:t xml:space="preserve">תנא:</w:t>
      </w:r>
    </w:p>
    <w:p w:rsidR="00E403F0" w:rsidRPr="00B078C3" w:rsidRDefault="00E403F0" w:rsidP="00E403F0">
      <w:pPr>
        <w:rPr>
          <w:rFonts w:ascii="FontbitDavid" w:hAnsi="FontbitDavid"/>
          <w:sz w:val="24"/>
          <w:rtl/>
        </w:rPr>
      </w:pPr>
      <w:del w:id="993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לח ולא יבש.</w:t>
      </w:r>
    </w:p>
    <w:p>
      <w:pPr>
        <w:pStyle w:val="afffff8"/>
        <w:rPr>
          <w:ins w:id="90527" w:author="קלוד" w:date="2026-10-11T12:23:38Z"/>
        </w:rPr>
      </w:pPr>
      <w:ins w:id="90528" w:author="קלוד" w:date="2026-10-11T12:23:38Z">
        <w:r>
          <w:rPr>
            <w:color w:val="7B3F00"/>
          </w:rPr>
          <w:t xml:space="preserve">קרן כרכום - כעליון או כתחתון</w:t>
        </w:r>
      </w:ins>
    </w:p>
    <w:p>
      <w:pPr>
        <w:pStyle w:val="38"/>
        <w:rPr>
          <w:ins w:id="99397" w:author="מנוע מכני" w:date="2026-10-11T12:04:39Z"/>
        </w:rPr>
      </w:pPr>
      <w:r w:rsidRPr="00B078C3">
        <w:t xml:space="preserve">תני </w:t>
      </w:r>
      <w:ins w:id="95213" w:author="מנוע מכני" w:date="2026-10-11T12:04:39Z">
        <w:r>
          <w:t xml:space="preserve">אחת</w:t>
        </w:r>
      </w:ins>
      <w:del w:id="95214" w:author="מנוע מכני" w:date="2026-10-11T12:04:39Z">
        <w:r w:rsidRPr="00B078C3">
          <w:delText xml:space="preserve">חדא</w:delText>
        </w:r>
      </w:del>
      <w:r w:rsidRPr="00B078C3">
        <w:t xml:space="preserve">:</w:t>
      </w:r>
    </w:p>
    <w:p w:rsidR="00E403F0" w:rsidRDefault="00E403F0" w:rsidP="00E403F0">
      <w:pPr>
        <w:ind w:firstLine="266"/>
        <w:rPr>
          <w:rFonts w:ascii="FontbitDavid" w:hAnsi="FontbitDavid"/>
          <w:sz w:val="24"/>
          <w:rtl/>
        </w:rPr>
      </w:pPr>
      <w:del w:id="9939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כתחתון </w:t>
      </w:r>
      <w:r w:rsidRPr="00B078C3">
        <w:rPr>
          <w:rFonts w:ascii="FontbitDavid" w:hAnsi="FontbitDavid"/>
          <w:sz w:val="24"/>
          <w:rtl/>
        </w:rPr>
        <w:t xml:space="preserve">לא</w:t>
      </w:r>
      <w:r w:rsidRPr="00B078C3">
        <w:rPr>
          <w:rFonts w:ascii="FontbitDavid" w:hAnsi="FontbitDavid"/>
          <w:sz w:val="24"/>
          <w:rtl/>
        </w:rPr>
        <w:t xml:space="preserve"> כעליון, ותניא אידך: כעליון ולא כתחתון, </w:t>
      </w:r>
    </w:p>
    <w:p>
      <w:pPr>
        <w:pStyle w:val="38"/>
        <w:rPr>
          <w:ins w:id="99399" w:author="מנוע מכני" w:date="2026-10-11T12:04:39Z"/>
        </w:rPr>
      </w:pPr>
      <w:r w:rsidRPr="00B078C3">
        <w:t xml:space="preserve">ותניא אידך:</w:t>
      </w:r>
    </w:p>
    <w:p w:rsidR="00E403F0" w:rsidRPr="00B078C3" w:rsidRDefault="00E403F0" w:rsidP="00E403F0">
      <w:pPr>
        <w:ind w:firstLine="266"/>
        <w:rPr>
          <w:rFonts w:ascii="FontbitDavid" w:hAnsi="FontbitDavid"/>
          <w:sz w:val="24"/>
          <w:rtl/>
        </w:rPr>
      </w:pPr>
      <w:del w:id="994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כעליון, </w:t>
      </w:r>
      <w:ins w:id="93001" w:author="מנוע מכני" w:date="2026-10-11T12:04:39Z">
        <w:r>
          <w:rPr>
            <w:rFonts w:ascii="FontbitDavid" w:hAnsi="FontbitDavid"/>
            <w:sz w:val="24"/>
            <w:rtl/>
          </w:rPr>
          <w:t xml:space="preserve">וכ"ש</w:t>
        </w:r>
      </w:ins>
      <w:del w:id="93002" w:author="מנוע מכני" w:date="2026-10-11T12:04:39Z">
        <w:r w:rsidRPr="00B078C3">
          <w:rPr>
            <w:rFonts w:ascii="FontbitDavid" w:hAnsi="FontbitDavid"/>
            <w:sz w:val="24"/>
            <w:rtl/>
          </w:rPr>
          <w:delText xml:space="preserve">וכל שכן</w:delText>
        </w:r>
      </w:del>
      <w:r w:rsidRPr="00B078C3">
        <w:rPr>
          <w:rFonts w:ascii="FontbitDavid" w:hAnsi="FontbitDavid"/>
          <w:sz w:val="24"/>
          <w:rtl/>
        </w:rPr>
        <w:t xml:space="preserve"> כתחתון, ותניא אידך: כתחתון, </w:t>
      </w:r>
      <w:ins w:id="93003" w:author="מנוע מכני" w:date="2026-10-11T12:04:39Z">
        <w:r>
          <w:rPr>
            <w:rFonts w:ascii="FontbitDavid" w:hAnsi="FontbitDavid"/>
            <w:sz w:val="24"/>
            <w:rtl/>
          </w:rPr>
          <w:t xml:space="preserve">וכ"ש</w:t>
        </w:r>
      </w:ins>
      <w:del w:id="93004" w:author="מנוע מכני" w:date="2026-10-11T12:04:39Z">
        <w:r w:rsidRPr="00B078C3">
          <w:rPr>
            <w:rFonts w:ascii="FontbitDavid" w:hAnsi="FontbitDavid"/>
            <w:sz w:val="24"/>
            <w:rtl/>
          </w:rPr>
          <w:delText xml:space="preserve">וכל שכן</w:delText>
        </w:r>
      </w:del>
      <w:r w:rsidRPr="00B078C3">
        <w:rPr>
          <w:rFonts w:ascii="FontbitDavid" w:hAnsi="FontbitDavid"/>
          <w:sz w:val="24"/>
          <w:rtl/>
        </w:rPr>
        <w:t xml:space="preserve"> כעליון.</w:t>
      </w:r>
    </w:p>
    <w:p>
      <w:pPr>
        <w:pStyle w:val="38"/>
        <w:rPr>
          <w:ins w:id="99401" w:author="מנוע מכני" w:date="2026-10-11T12:04:39Z"/>
        </w:rPr>
      </w:pPr>
      <w:del w:id="101690" w:author="מנוע מכני" w:date="2026-10-11T12:04:39Z">
        <w:r w:rsidRPr="00B078C3">
          <w:lastRenderedPageBreak/>
          <w:delText xml:space="preserve">אמר </w:delText>
        </w:r>
      </w:del>
      <w:r w:rsidRPr="00B078C3">
        <w:lastRenderedPageBreak/>
        <w:t xml:space="preserve">אביי:</w:t>
      </w:r>
    </w:p>
    <w:p w:rsidR="00E403F0" w:rsidRDefault="00E403F0" w:rsidP="00E403F0">
      <w:pPr>
        <w:rPr>
          <w:rFonts w:ascii="FontbitDavid" w:hAnsi="FontbitDavid"/>
          <w:sz w:val="24"/>
          <w:rtl/>
        </w:rPr>
      </w:pPr>
      <w:del w:id="99402" w:author="מנוע מכני" w:date="2026-10-11T12:04:39Z">
        <w:r w:rsidRPr="00B078C3">
          <w:rPr>
            <w:rFonts w:ascii="FontbitDavid" w:hAnsi="FontbitDavid"/>
            <w:sz w:val="24"/>
            <w:rtl/>
          </w:rPr>
          <w:lastRenderedPageBreak/>
          <w:delText xml:space="preserve"> </w:delText>
        </w:r>
      </w:del>
      <w:ins w:id="95215" w:author="מנוע מכני" w:date="2026-10-11T12:04:39Z">
        <w:r>
          <w:rPr>
            <w:rFonts w:ascii="FontbitDavid" w:hAnsi="FontbitDavid"/>
            <w:sz w:val="24"/>
            <w:rtl/>
          </w:rPr>
          <w:t xml:space="preserve">שלושה</w:t>
        </w:r>
      </w:ins>
      <w:del w:id="95216" w:author="מנוע מכני" w:date="2026-10-11T12:04:39Z">
        <w:r w:rsidRPr="00B078C3">
          <w:rPr>
            <w:rFonts w:ascii="FontbitDavid" w:hAnsi="FontbitDavid"/>
            <w:sz w:val="24"/>
            <w:rtl/>
          </w:rPr>
          <w:lastRenderedPageBreak/>
          <w:delText xml:space="preserve">תלתא</w:delText>
        </w:r>
      </w:del>
      <w:r w:rsidRPr="00B078C3">
        <w:rPr>
          <w:rFonts w:ascii="FontbitDavid" w:hAnsi="FontbitDavid"/>
          <w:sz w:val="24"/>
          <w:rtl/>
        </w:rPr>
        <w:lastRenderedPageBreak/>
        <w:t xml:space="preserve"> דרי </w:t>
      </w:r>
      <w:ins w:id="95217" w:author="מנוע מכני" w:date="2026-10-11T12:04:39Z">
        <w:r>
          <w:rPr>
            <w:rFonts w:ascii="FontbitDavid" w:hAnsi="FontbitDavid"/>
            <w:sz w:val="24"/>
            <w:rtl/>
          </w:rPr>
          <w:t xml:space="preserve">ושלושה</w:t>
        </w:r>
      </w:ins>
      <w:del w:id="95218" w:author="מנוע מכני" w:date="2026-10-11T12:04:39Z">
        <w:r w:rsidRPr="00B078C3">
          <w:rPr>
            <w:rFonts w:ascii="FontbitDavid" w:hAnsi="FontbitDavid"/>
            <w:sz w:val="24"/>
            <w:rtl/>
          </w:rPr>
          <w:lastRenderedPageBreak/>
          <w:delText xml:space="preserve">ותלתא</w:delText>
        </w:r>
      </w:del>
      <w:r w:rsidRPr="00B078C3">
        <w:rPr>
          <w:rFonts w:ascii="FontbitDavid" w:hAnsi="FontbitDavid"/>
          <w:sz w:val="24"/>
          <w:rtl/>
        </w:rPr>
        <w:lastRenderedPageBreak/>
        <w:t xml:space="preserve"> טרפן הויין, </w:t>
      </w:r>
      <w:r>
        <w:rPr>
          <w:rFonts w:ascii="FontbitDavid" w:hAnsi="FontbitDavid" w:hint="cs"/>
          <w:sz w:val="24"/>
          <w:rtl/>
        </w:rPr>
        <w:t xml:space="preserve">אחוז דרא אמצעי ועלה אמצעי בידך לבדוק הדם </w:t>
      </w:r>
    </w:p>
    <w:p w:rsidR="00E403F0" w:rsidRDefault="00E403F0" w:rsidP="00E403F0">
      <w:pPr>
        <w:rPr>
          <w:rFonts w:ascii="FontbitDavid" w:hAnsi="FontbitDavid"/>
          <w:sz w:val="24"/>
          <w:rtl/>
        </w:rPr>
      </w:pPr>
      <w:r>
        <w:rPr>
          <w:rFonts w:ascii="FontbitDavid" w:hAnsi="FontbitDavid" w:hint="cs"/>
          <w:sz w:val="24"/>
          <w:rtl/>
        </w:rPr>
        <w:t xml:space="preserve">כשבאו לפני </w:t>
      </w:r>
      <w:r>
        <w:rPr>
          <w:rStyle w:val="2fb"/>
          <w:rFonts w:ascii="FontbitDavid" w:hAnsi="FontbitDavid" w:hint="cs"/>
          <w:sz w:val="24"/>
          <w:rtl/>
        </w:rPr>
        <w:t xml:space="preserve">רב</w:t>
      </w:r>
      <w:r>
        <w:rPr>
          <w:rFonts w:ascii="FontbitDavid" w:hAnsi="FontbitDavid" w:hint="cs"/>
          <w:sz w:val="24"/>
          <w:rtl/>
        </w:rPr>
        <w:t xml:space="preserve"> אבהו </w:t>
      </w:r>
      <w:r>
        <w:rPr>
          <w:rFonts w:ascii="FontbitDavid" w:hAnsi="FontbitDavid" w:hint="cs"/>
          <w:sz w:val="24"/>
          <w:rtl/>
        </w:rPr>
        <w:t xml:space="preserve">אמר</w:t>
      </w:r>
      <w:r>
        <w:rPr>
          <w:rFonts w:ascii="FontbitDavid" w:hAnsi="FontbitDavid" w:hint="cs"/>
          <w:sz w:val="24"/>
          <w:rtl/>
        </w:rPr>
        <w:t xml:space="preserve"> דבגושייהו שנינו </w:t>
      </w:r>
    </w:p>
    <w:p w:rsidR="00E403F0" w:rsidRPr="00B078C3" w:rsidRDefault="00E403F0" w:rsidP="00E403F0">
      <w:pPr>
        <w:jc w:val="center"/>
        <w:rPr>
          <w:del w:id="90056" w:author="מנוע עיצוב" w:date="2026-10-11T12:09:26Z"/>
          <w:rFonts w:ascii="FontbitDavid" w:hAnsi="FontbitDavid"/>
          <w:sz w:val="24"/>
          <w:rtl/>
        </w:rPr>
      </w:pPr>
      <w:del w:id="9005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80" w:author="קלוד" w:date="2026-10-11T09:07:21Z">
          <w:pPr>
            <w:pStyle w:val="affff1"/>
            <w:rPr>
              <w:rtl/>
            </w:rPr>
          </w:pPr>
        </w:pPrChange>
      </w:pPr>
      <w:ins w:id="9826" w:author="מספור קטעי משנה" w:date="2026-10-11T09:25:19Z">
        <w:r>
          <w:rPr>
            <w:rStyle w:val="MisparKeta"/>
          </w:rPr>
          <w:t xml:space="preserve">ד. </w:t>
        </w:r>
      </w:ins>
      <w:r w:rsidRPr="00B078C3">
        <w:rPr>
          <w:rtl/>
        </w:rPr>
        <w:t>וכמימי אדמה.</w:t>
      </w:r>
    </w:p>
    <w:p>
      <w:pPr>
        <w:pStyle w:val="38"/>
        <w:rPr>
          <w:ins w:id="99403" w:author="מנוע מכני" w:date="2026-10-11T12:04:39Z"/>
        </w:rPr>
      </w:pPr>
      <w:r w:rsidRPr="00B078C3">
        <w:t xml:space="preserve">תנו רבנן:</w:t>
      </w:r>
    </w:p>
    <w:p w:rsidR="00E403F0" w:rsidRDefault="00E403F0" w:rsidP="00E403F0">
      <w:pPr>
        <w:rPr>
          <w:rFonts w:ascii="FontbitDavid" w:hAnsi="FontbitDavid"/>
          <w:sz w:val="24"/>
          <w:rtl/>
        </w:rPr>
      </w:pPr>
      <w:del w:id="994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כמימי אדמה - מביא אדמה שמנה </w:t>
      </w:r>
      <w:r>
        <w:rPr>
          <w:rFonts w:ascii="FontbitDavid" w:hAnsi="FontbitDavid"/>
          <w:sz w:val="24"/>
          <w:rtl/>
        </w:rPr>
        <w:tab/>
      </w:r>
    </w:p>
    <w:p>
      <w:pPr>
        <w:pStyle w:val="38"/>
        <w:rPr>
          <w:ins w:id="99405" w:author="מנוע מכני" w:date="2026-10-11T12:04:39Z"/>
        </w:rPr>
      </w:pPr>
      <w:r>
        <w:t xml:space="preserve">ל</w:t>
      </w:r>
      <w:ins w:id="90765" w:author="מנוע מכני" w:date="2026-10-11T12:04:39Z">
        <w:r>
          <w:t xml:space="preserve">ר"מ</w:t>
        </w:r>
      </w:ins>
      <w:del w:id="90766" w:author="מנוע מכני" w:date="2026-10-11T12:04:39Z">
        <w:r>
          <w:delText xml:space="preserve">ר''מ</w:delText>
        </w:r>
      </w:del>
      <w:r>
        <w:t xml:space="preserve">:</w:t>
      </w:r>
    </w:p>
    <w:p w:rsidR="00E403F0" w:rsidRDefault="00E403F0" w:rsidP="00E403F0">
      <w:pPr>
        <w:ind w:firstLine="113"/>
        <w:rPr>
          <w:rFonts w:ascii="FontbitDavid" w:hAnsi="FontbitDavid"/>
          <w:sz w:val="24"/>
          <w:rtl/>
        </w:rPr>
      </w:pPr>
      <w:del w:id="99406"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מבקעת בית כרם, ומציף </w:t>
      </w:r>
      <w:ins w:id="95219" w:author="מנוע מכני" w:date="2026-10-11T12:04:39Z">
        <w:r>
          <w:rPr>
            <w:rFonts w:ascii="FontbitDavid" w:hAnsi="FontbitDavid"/>
            <w:sz w:val="24"/>
            <w:rtl/>
          </w:rPr>
          <w:t xml:space="preserve">עליו</w:t>
        </w:r>
      </w:ins>
      <w:del w:id="9522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מים </w:t>
      </w:r>
    </w:p>
    <w:p>
      <w:pPr>
        <w:pStyle w:val="38"/>
        <w:rPr>
          <w:ins w:id="99407" w:author="מנוע מכני" w:date="2026-10-11T12:04:39Z"/>
        </w:rPr>
      </w:pPr>
      <w:ins w:id="93005" w:author="מנוע מכני" w:date="2026-10-11T12:04:39Z">
        <w:r>
          <w:t xml:space="preserve">ר"ע</w:t>
        </w:r>
      </w:ins>
      <w:del w:id="93006" w:author="מנוע מכני" w:date="2026-10-11T12:04:39Z">
        <w:r w:rsidRPr="00B078C3">
          <w:delText xml:space="preserve">רבי עקיבא</w:delText>
        </w:r>
      </w:del>
      <w:del w:id="101691" w:author="מנוע מכני" w:date="2026-10-11T12:04:39Z">
        <w:r w:rsidRPr="00B078C3">
          <w:delText xml:space="preserve"> אומר</w:delText>
        </w:r>
      </w:del>
      <w:r w:rsidRPr="00B078C3">
        <w:t xml:space="preserve">:</w:t>
      </w:r>
    </w:p>
    <w:p w:rsidR="00E403F0" w:rsidRDefault="00E403F0" w:rsidP="00E403F0">
      <w:pPr>
        <w:ind w:firstLine="113"/>
        <w:rPr>
          <w:rFonts w:ascii="FontbitDavid" w:hAnsi="FontbitDavid"/>
          <w:sz w:val="24"/>
          <w:rtl/>
        </w:rPr>
      </w:pPr>
      <w:del w:id="994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מבקעת יודפת.</w:t>
      </w:r>
    </w:p>
    <w:p>
      <w:pPr>
        <w:pStyle w:val="38"/>
        <w:rPr>
          <w:ins w:id="99409" w:author="מנוע מכני" w:date="2026-10-11T12:04:39Z"/>
        </w:rPr>
      </w:pPr>
      <w:r w:rsidRPr="00B078C3">
        <w:t xml:space="preserve">רבי יוסי</w:t>
      </w:r>
      <w:del w:id="101692" w:author="מנוע מכני" w:date="2026-10-11T12:04:39Z">
        <w:r w:rsidRPr="00B078C3">
          <w:delText xml:space="preserve"> אומר</w:delText>
        </w:r>
      </w:del>
      <w:r w:rsidRPr="00B078C3">
        <w:t xml:space="preserve">:</w:t>
      </w:r>
    </w:p>
    <w:p w:rsidR="00E403F0" w:rsidRDefault="00E403F0" w:rsidP="00E403F0">
      <w:pPr>
        <w:ind w:firstLine="113"/>
        <w:rPr>
          <w:rFonts w:ascii="FontbitDavid" w:hAnsi="FontbitDavid"/>
          <w:sz w:val="24"/>
          <w:rtl/>
        </w:rPr>
      </w:pPr>
      <w:del w:id="994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מבקעת סכני.</w:t>
      </w:r>
    </w:p>
    <w:p>
      <w:pPr>
        <w:pStyle w:val="38"/>
        <w:rPr>
          <w:ins w:id="99411" w:author="מנוע מכני" w:date="2026-10-11T12:04:39Z"/>
        </w:rPr>
      </w:pPr>
      <w:ins w:id="93007" w:author="מנוע מכני" w:date="2026-10-11T12:04:39Z">
        <w:r>
          <w:t xml:space="preserve">ר"ש</w:t>
        </w:r>
      </w:ins>
      <w:del w:id="93008" w:author="מנוע מכני" w:date="2026-10-11T12:04:39Z">
        <w:r w:rsidRPr="00B078C3">
          <w:delText xml:space="preserve">רבי שמעון</w:delText>
        </w:r>
      </w:del>
      <w:del w:id="101693" w:author="מנוע מכני" w:date="2026-10-11T12:04:39Z">
        <w:r w:rsidRPr="00B078C3">
          <w:delText xml:space="preserve"> אומר</w:delText>
        </w:r>
      </w:del>
      <w:r w:rsidRPr="00B078C3">
        <w:t xml:space="preserve">:</w:t>
      </w:r>
    </w:p>
    <w:p w:rsidR="00E403F0" w:rsidRPr="00B078C3" w:rsidRDefault="00E403F0" w:rsidP="00E403F0">
      <w:pPr>
        <w:ind w:firstLine="113"/>
        <w:rPr>
          <w:rFonts w:ascii="FontbitDavid" w:hAnsi="FontbitDavid"/>
          <w:sz w:val="24"/>
          <w:rtl/>
        </w:rPr>
      </w:pPr>
      <w:del w:id="994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מבקעת גנוסר וכיוצא בהן.</w:t>
      </w:r>
    </w:p>
    <w:p>
      <w:pPr>
        <w:pStyle w:val="38"/>
        <w:rPr>
          <w:ins w:id="99413" w:author="מנוע מכני" w:date="2026-10-11T12:04:39Z"/>
        </w:rPr>
      </w:pPr>
      <w:r w:rsidRPr="00B078C3">
        <w:t xml:space="preserve">תניא</w:t>
      </w:r>
      <w:r w:rsidRPr="00B078C3">
        <w:t xml:space="preserve"> אידך:</w:t>
      </w:r>
    </w:p>
    <w:p w:rsidR="00E403F0" w:rsidRDefault="00E403F0" w:rsidP="00E403F0">
      <w:pPr>
        <w:rPr>
          <w:rFonts w:ascii="FontbitDavid" w:hAnsi="FontbitDavid"/>
          <w:sz w:val="24"/>
          <w:rtl/>
        </w:rPr>
      </w:pPr>
      <w:del w:id="994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וכמימי אדמה - מביא אדמה שמנה מבקעת בית כרם ומציף </w:t>
      </w:r>
      <w:ins w:id="95221" w:author="מנוע מכני" w:date="2026-10-11T12:04:39Z">
        <w:r>
          <w:rPr>
            <w:rFonts w:ascii="FontbitDavid" w:hAnsi="FontbitDavid"/>
            <w:sz w:val="24"/>
            <w:rtl/>
          </w:rPr>
          <w:t xml:space="preserve">עליו</w:t>
        </w:r>
      </w:ins>
      <w:del w:id="9522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מים כקליפת </w:t>
      </w:r>
      <w:r w:rsidRPr="00017C1D">
        <w:rPr>
          <w:rFonts w:ascii="FontbitDavid" w:hAnsi="FontbitDavid"/>
          <w:spacing w:val="-4"/>
          <w:sz w:val="24"/>
          <w:rtl/>
        </w:rPr>
        <w:t xml:space="preserve">השום, ואין שיעור למים - משום דאין שיעור לעפר, ואין בודקין אותן צלולין אלא עכורין, </w:t>
      </w:r>
    </w:p>
    <w:p w:rsidR="00E403F0"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צללו - חוזר ועוכרן, וכשהוא עוכרן - אין עוכרן ביד אלא בכלי.</w:t>
      </w:r>
    </w:p>
    <w:p w:rsidR="00E403F0" w:rsidRPr="00B078C3" w:rsidRDefault="00E403F0" w:rsidP="00E403F0">
      <w:pPr>
        <w:rPr>
          <w:rFonts w:ascii="FontbitDavid" w:hAnsi="FontbitDavid"/>
          <w:sz w:val="24"/>
          <w:rtl/>
        </w:rPr>
      </w:pPr>
    </w:p>
    <w:p>
      <w:pPr>
        <w:pStyle w:val="afffff8"/>
        <w:rPr>
          <w:ins w:id="90525" w:author="קלוד" w:date="2026-10-11T12:23:38Z"/>
        </w:rPr>
      </w:pPr>
      <w:ins w:id="90526" w:author="קלוד" w:date="2026-10-11T12:23:38Z">
        <w:r>
          <w:rPr>
            <w:color w:val="7B3F00"/>
          </w:rPr>
          <w:t xml:space="preserve">האם עוכרים מי אדמה ביד או רק בכלי?</w:t>
        </w:r>
      </w:ins>
    </w:p>
    <w:p>
      <w:pPr>
        <w:pStyle w:val="38"/>
        <w:rPr>
          <w:ins w:id="99416" w:author="מנוע מכני" w:date="2026-10-11T12:04:39Z"/>
        </w:rPr>
      </w:pPr>
      <w:del w:id="99415" w:author="מנוע מכני" w:date="2026-10-11T12:04:39Z">
        <w:r w:rsidRPr="00E744B3">
          <w:delText xml:space="preserve">•</w:delText>
        </w:r>
      </w:del>
      <w:r w:rsidRPr="00E744B3">
        <w:t xml:space="preserve"> </w:t>
      </w:r>
      <w:r w:rsidRPr="00111789">
        <w:t>איבעיא</w:t>
      </w:r>
      <w:r w:rsidRPr="00B078C3">
        <w:t xml:space="preserve"> להו:</w:t>
      </w:r>
    </w:p>
    <w:p w:rsidR="00E403F0" w:rsidRDefault="00E403F0" w:rsidP="00E403F0">
      <w:pPr>
        <w:rPr>
          <w:rFonts w:ascii="FontbitDavid" w:hAnsi="FontbitDavid"/>
          <w:sz w:val="24"/>
          <w:rtl/>
        </w:rPr>
      </w:pPr>
      <w:del w:id="994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עוכרין אותן ביד אלא בכלי דלא לרמיה בידיה ולעכרינהו, </w:t>
      </w:r>
    </w:p>
    <w:p w:rsidR="00E403F0" w:rsidRDefault="00E403F0" w:rsidP="00E403F0">
      <w:pPr>
        <w:rPr>
          <w:rFonts w:ascii="FontbitDavid" w:hAnsi="FontbitDavid"/>
          <w:sz w:val="24"/>
          <w:rtl/>
        </w:rPr>
      </w:pPr>
      <w:r w:rsidRPr="00B078C3">
        <w:rPr>
          <w:rFonts w:ascii="FontbitDavid" w:hAnsi="FontbitDavid"/>
          <w:sz w:val="24"/>
          <w:rtl/>
        </w:rPr>
        <w:t xml:space="preserve">אבל במנא - כי עכר </w:t>
      </w:r>
      <w:ins w:id="95223" w:author="מנוע מכני" w:date="2026-10-11T12:04:39Z">
        <w:r>
          <w:rPr>
            <w:rFonts w:ascii="FontbitDavid" w:hAnsi="FontbitDavid"/>
            <w:sz w:val="24"/>
            <w:rtl/>
          </w:rPr>
          <w:t xml:space="preserve">לו</w:t>
        </w:r>
      </w:ins>
      <w:del w:id="9522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בידיה </w:t>
      </w:r>
      <w:ins w:id="98231" w:author="מנוע מכני" w:date="2026-10-11T12:04:39Z">
        <w:r>
          <w:rPr>
            <w:rFonts w:ascii="FontbitDavid" w:hAnsi="FontbitDavid"/>
            <w:sz w:val="24"/>
            <w:rtl/>
          </w:rPr>
          <w:t xml:space="preserve">יפה</w:t>
        </w:r>
      </w:ins>
      <w:del w:id="98232"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דמי, </w:t>
      </w:r>
      <w:r w:rsidRPr="00B078C3">
        <w:rPr>
          <w:rFonts w:ascii="FontbitDavid" w:hAnsi="FontbitDavid"/>
          <w:sz w:val="24"/>
          <w:rtl/>
        </w:rPr>
        <w:t xml:space="preserve">א</w:t>
      </w:r>
      <w:ins w:id="90767" w:author="מנוע מכני" w:date="2026-10-11T12:04:39Z">
        <w:r>
          <w:rPr>
            <w:rFonts w:ascii="FontbitDavid" w:hAnsi="FontbitDavid"/>
            <w:sz w:val="24"/>
            <w:rtl/>
          </w:rPr>
          <w:t xml:space="preserve">ו"ד</w:t>
        </w:r>
      </w:ins>
      <w:del w:id="90768" w:author="מנוע מכני" w:date="2026-10-11T12:04:39Z">
        <w:r w:rsidRPr="00B078C3">
          <w:rPr>
            <w:rFonts w:ascii="FontbitDavid" w:hAnsi="FontbitDavid"/>
            <w:sz w:val="24"/>
            <w:rtl/>
          </w:rPr>
          <w:delText xml:space="preserve">ו</w:delText>
        </w:r>
        <w:r>
          <w:rPr>
            <w:rFonts w:ascii="FontbitDavid" w:hAnsi="FontbitDavid" w:hint="cs"/>
            <w:sz w:val="24"/>
            <w:rtl/>
          </w:rPr>
          <w:delText xml:space="preserve">''ד</w:delText>
        </w:r>
      </w:del>
      <w:r w:rsidRPr="00B078C3">
        <w:rPr>
          <w:rFonts w:ascii="FontbitDavid" w:hAnsi="FontbitDavid"/>
          <w:sz w:val="24"/>
          <w:rtl/>
        </w:rPr>
        <w:t xml:space="preserve">: דלא לעכרינהו בידיה, אלא במנא? </w:t>
      </w:r>
    </w:p>
    <w:p>
      <w:pPr>
        <w:pStyle w:val="38"/>
        <w:rPr>
          <w:ins w:id="99418" w:author="מנוע מכני" w:date="2026-10-11T12:04:39Z"/>
        </w:rPr>
      </w:pPr>
      <w:r w:rsidRPr="00B078C3">
        <w:t xml:space="preserve">ת"ש:</w:t>
      </w:r>
    </w:p>
    <w:p w:rsidR="00E403F0" w:rsidRPr="00B078C3" w:rsidRDefault="00E403F0" w:rsidP="00E403F0">
      <w:pPr>
        <w:rPr>
          <w:rFonts w:ascii="FontbitDavid" w:hAnsi="FontbitDavid"/>
          <w:sz w:val="24"/>
          <w:rtl/>
        </w:rPr>
      </w:pPr>
      <w:del w:id="994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כשהוא בודקן - אין בודקן אלא בכוס.</w:t>
      </w:r>
    </w:p>
    <w:p w:rsidR="00E403F0" w:rsidRPr="00B078C3" w:rsidRDefault="00E403F0" w:rsidP="00E403F0">
      <w:pPr>
        <w:rPr>
          <w:rFonts w:ascii="FontbitDavid" w:hAnsi="FontbitDavid"/>
          <w:sz w:val="24"/>
          <w:rtl/>
        </w:rPr>
      </w:pPr>
      <w:r w:rsidRPr="00B078C3">
        <w:rPr>
          <w:rFonts w:ascii="FontbitDavid" w:hAnsi="FontbitDavid"/>
          <w:sz w:val="24"/>
          <w:rtl/>
        </w:rPr>
        <w:t xml:space="preserve">ועדיין תבעי לך: בדיקה - בכוס, עכירה במאי? </w:t>
      </w:r>
      <w:r w:rsidRPr="00111789">
        <w:rPr>
          <w:rFonts w:ascii="FontbitDavid" w:hAnsi="FontbitDavid"/>
          <w:b/>
          <w:bCs/>
          <w:sz w:val="24"/>
          <w:rtl/>
        </w:rPr>
        <w:t>תיקו</w:t>
      </w:r>
      <w:r w:rsidRPr="00B078C3">
        <w:rPr>
          <w:rFonts w:ascii="FontbitDavid" w:hAnsi="FontbitDavid"/>
          <w:sz w:val="24"/>
          <w:rtl/>
        </w:rPr>
        <w:t>.</w:t>
      </w:r>
    </w:p>
    <w:p w:rsidR="00E403F0" w:rsidRDefault="00E403F0" w:rsidP="00E403F0">
      <w:pPr>
        <w:rPr>
          <w:rFonts w:ascii="FontbitDavid" w:hAnsi="FontbitDavid"/>
          <w:sz w:val="24"/>
          <w:rtl/>
        </w:rPr>
      </w:pPr>
    </w:p>
    <w:p>
      <w:pPr>
        <w:pStyle w:val="38"/>
        <w:rPr>
          <w:ins w:id="99420" w:author="מנוע מכני" w:date="2026-10-11T12:04:39Z"/>
        </w:rPr>
      </w:pPr>
      <w:r>
        <w:t xml:space="preserve">כשבאו לפני ר</w:t>
      </w:r>
      <w:ins w:id="90769" w:author="מנוע מכני" w:date="2026-10-11T12:04:39Z">
        <w:r>
          <w:t xml:space="preserve">ב"א</w:t>
        </w:r>
      </w:ins>
      <w:del w:id="90770" w:author="מנוע מכני" w:date="2026-10-11T12:04:39Z">
        <w:r>
          <w:delText xml:space="preserve">ב''א</w:delText>
        </w:r>
      </w:del>
      <w:r w:rsidRPr="00B078C3">
        <w:t xml:space="preserve">, </w:t>
      </w:r>
      <w:r w:rsidRPr="00B078C3">
        <w:t xml:space="preserve">אמר</w:t>
      </w:r>
      <w:r w:rsidRPr="00B078C3">
        <w:t xml:space="preserve"> </w:t>
      </w:r>
      <w:ins w:id="97023" w:author="מנוע מכני" w:date="2026-10-11T12:04:39Z">
        <w:r>
          <w:t xml:space="preserve">להם</w:t>
        </w:r>
      </w:ins>
      <w:del w:id="97024" w:author="מנוע מכני" w:date="2026-10-11T12:04:39Z">
        <w:r w:rsidRPr="00B078C3">
          <w:delText xml:space="preserve">להו</w:delText>
        </w:r>
      </w:del>
      <w:r w:rsidRPr="00B078C3">
        <w:t xml:space="preserve">:</w:t>
      </w:r>
    </w:p>
    <w:p w:rsidR="00E403F0" w:rsidRPr="00B078C3" w:rsidRDefault="00E403F0" w:rsidP="00E403F0">
      <w:pPr>
        <w:rPr>
          <w:rFonts w:ascii="FontbitDavid" w:hAnsi="FontbitDavid"/>
          <w:sz w:val="24"/>
          <w:rtl/>
        </w:rPr>
      </w:pPr>
      <w:del w:id="994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במקומה שנינו.</w:t>
      </w:r>
    </w:p>
    <w:p w:rsidR="00E403F0" w:rsidRPr="00B078C3" w:rsidRDefault="00E403F0" w:rsidP="00E403F0">
      <w:pPr>
        <w:rPr>
          <w:rFonts w:ascii="FontbitDavid" w:hAnsi="FontbitDavid"/>
          <w:sz w:val="24"/>
          <w:rtl/>
        </w:rPr>
      </w:pPr>
      <w:ins w:id="93009" w:author="מנוע מכני" w:date="2026-10-11T12:04:39Z">
        <w:r>
          <w:rPr>
            <w:rStyle w:val="2fb"/>
            <w:rFonts w:ascii="FontbitDavid" w:hAnsi="FontbitDavid"/>
            <w:sz w:val="24"/>
            <w:rtl/>
          </w:rPr>
          <w:t xml:space="preserve">ר"ח</w:t>
        </w:r>
      </w:ins>
      <w:del w:id="93010" w:author="מנוע מכני" w:date="2026-10-11T12:04:39Z">
        <w:r>
          <w:rPr>
            <w:rFonts w:ascii="FontbitDavid" w:hAnsi="FontbitDavid"/>
            <w:sz w:val="24"/>
            <w:rtl/>
          </w:rPr>
          <w:delText xml:space="preserve">רבי חנינא</w:delText>
        </w:r>
      </w:del>
      <w:r>
        <w:rPr>
          <w:rFonts w:ascii="FontbitDavid" w:hAnsi="FontbitDavid"/>
          <w:sz w:val="24"/>
          <w:rtl/>
        </w:rPr>
        <w:t xml:space="preserve"> </w:t>
      </w:r>
      <w:r>
        <w:rPr>
          <w:rFonts w:ascii="FontbitDavid" w:hAnsi="FontbitDavid" w:hint="cs"/>
          <w:sz w:val="24"/>
          <w:rtl/>
        </w:rPr>
        <w:t>מבקע גרגר עפר ובודק בזה</w:t>
      </w:r>
      <w:r w:rsidRPr="00B078C3">
        <w:rPr>
          <w:rFonts w:ascii="FontbitDavid" w:hAnsi="FontbitDavid"/>
          <w:sz w:val="24"/>
          <w:rtl/>
        </w:rPr>
        <w:t>.</w:t>
      </w:r>
    </w:p>
    <w:p w:rsidR="00E403F0" w:rsidRDefault="00E403F0" w:rsidP="00E403F0">
      <w:pPr>
        <w:rPr>
          <w:rFonts w:ascii="FontbitDavid" w:hAnsi="FontbitDavid"/>
          <w:sz w:val="24"/>
          <w:rtl/>
        </w:rPr>
      </w:pPr>
      <w:r>
        <w:rPr>
          <w:rFonts w:ascii="FontbitDavid" w:hAnsi="FontbitDavid" w:hint="cs"/>
          <w:sz w:val="24"/>
          <w:rtl/>
        </w:rPr>
        <w:t xml:space="preserve">קילל </w:t>
      </w:r>
      <w:r>
        <w:rPr>
          <w:rStyle w:val="2fb"/>
          <w:rFonts w:ascii="FontbitDavid" w:hAnsi="FontbitDavid" w:hint="cs"/>
          <w:sz w:val="24"/>
          <w:rtl/>
        </w:rPr>
        <w:t xml:space="preserve">רי</w:t>
      </w:r>
      <w:ins w:id="90771" w:author="מנוע מכני" w:date="2026-10-11T12:04:39Z">
        <w:r>
          <w:rPr>
            <w:rStyle w:val="2fb"/>
            <w:rFonts w:ascii="FontbitDavid" w:hAnsi="FontbitDavid" w:hint="cs"/>
            <w:sz w:val="24"/>
            <w:rtl/>
          </w:rPr>
          <w:t xml:space="preserve">ב"י</w:t>
        </w:r>
      </w:ins>
      <w:del w:id="90772" w:author="מנוע מכני" w:date="2026-10-11T12:04:39Z">
        <w:r>
          <w:rPr>
            <w:rFonts w:ascii="FontbitDavid" w:hAnsi="FontbitDavid" w:hint="cs"/>
            <w:sz w:val="24"/>
            <w:rtl/>
          </w:rPr>
          <w:delText xml:space="preserve">ב''י</w:delText>
        </w:r>
      </w:del>
      <w:r>
        <w:rPr>
          <w:rFonts w:ascii="FontbitDavid" w:hAnsi="FontbitDavid" w:hint="cs"/>
          <w:sz w:val="24"/>
          <w:rtl/>
        </w:rPr>
        <w:t xml:space="preserve"> באסכרה למי שבודק כך דרק </w:t>
      </w:r>
      <w:ins w:id="90773" w:author="מנוע מכני" w:date="2026-10-11T12:04:39Z">
        <w:r>
          <w:rPr>
            <w:rStyle w:val="2fb"/>
            <w:rFonts w:ascii="FontbitDavid" w:hAnsi="FontbitDavid" w:hint="cs"/>
            <w:sz w:val="24"/>
            <w:rtl/>
          </w:rPr>
          <w:t xml:space="preserve">ר"ח</w:t>
        </w:r>
      </w:ins>
      <w:del w:id="90774" w:author="מנוע מכני" w:date="2026-10-11T12:04:39Z">
        <w:r>
          <w:rPr>
            <w:rFonts w:ascii="FontbitDavid" w:hAnsi="FontbitDavid" w:hint="cs"/>
            <w:sz w:val="24"/>
            <w:rtl/>
          </w:rPr>
          <w:delText xml:space="preserve">ר''ח</w:delText>
        </w:r>
      </w:del>
      <w:r>
        <w:rPr>
          <w:rFonts w:ascii="FontbitDavid" w:hAnsi="FontbitDavid" w:hint="cs"/>
          <w:sz w:val="24"/>
          <w:rtl/>
        </w:rPr>
        <w:t xml:space="preserve"> חכם </w:t>
      </w:r>
      <w:ins w:id="90775" w:author="מנוע מכני" w:date="2026-10-11T12:04:39Z">
        <w:r>
          <w:rPr>
            <w:rFonts w:ascii="FontbitDavid" w:hAnsi="FontbitDavid" w:hint="cs"/>
            <w:sz w:val="24"/>
            <w:rtl/>
          </w:rPr>
          <w:t xml:space="preserve">כ"כ</w:t>
        </w:r>
      </w:ins>
      <w:del w:id="90776" w:author="מנוע מכני" w:date="2026-10-11T12:04:39Z">
        <w:r>
          <w:rPr>
            <w:rFonts w:ascii="FontbitDavid" w:hAnsi="FontbitDavid" w:hint="cs"/>
            <w:sz w:val="24"/>
            <w:rtl/>
          </w:rPr>
          <w:delText xml:space="preserve">כ''כ</w:delText>
        </w:r>
      </w:del>
      <w:r>
        <w:rPr>
          <w:rFonts w:ascii="FontbitDavid" w:hAnsi="FontbitDavid" w:hint="cs"/>
          <w:sz w:val="24"/>
          <w:rtl/>
        </w:rPr>
        <w:t xml:space="preserve"> ולא כולם </w:t>
      </w:r>
    </w:p>
    <w:p w:rsidR="00E403F0" w:rsidRDefault="00E403F0" w:rsidP="00E403F0">
      <w:pPr>
        <w:pStyle w:val="afff3"/>
        <w:framePr w:wrap="around"/>
        <w:rPr>
          <w:rtl/>
        </w:rPr>
      </w:pPr>
      <w:r>
        <w:rPr>
          <w:rFonts w:hint="cs"/>
          <w:rtl/>
        </w:rPr>
        <w:t>כ:</w:t>
      </w:r>
    </w:p>
    <w:p>
      <w:pPr>
        <w:pStyle w:val="afffff8"/>
        <w:rPr>
          <w:ins w:id="90523" w:author="קלוד" w:date="2026-10-11T12:23:38Z"/>
        </w:rPr>
      </w:pPr>
      <w:ins w:id="90524" w:author="קלוד" w:date="2026-10-11T12:23:38Z">
        <w:r>
          <w:rPr>
            <w:color w:val="7B3F00"/>
          </w:rPr>
          <w:t xml:space="preserve">ראיית דמים - חכמת ר"ח וענוותנותו, ומעשי חכמים</w:t>
        </w:r>
      </w:ins>
    </w:p>
    <w:p>
      <w:pPr>
        <w:pStyle w:val="38"/>
        <w:rPr>
          <w:ins w:id="99422" w:author="מנוע מכני" w:date="2026-10-11T12:04:39Z"/>
        </w:rPr>
      </w:pPr>
      <w:r>
        <w:t xml:space="preserve">אר</w:t>
      </w:r>
      <w:ins w:id="90777" w:author="מנוע מכני" w:date="2026-10-11T12:04:39Z">
        <w:r>
          <w:t xml:space="preserve">י"ו</w:t>
        </w:r>
      </w:ins>
      <w:del w:id="90778" w:author="מנוע מכני" w:date="2026-10-11T12:04:39Z">
        <w:r>
          <w:delText xml:space="preserve">י''ו</w:delText>
        </w:r>
      </w:del>
      <w:r>
        <w:t xml:space="preserve">:</w:t>
      </w:r>
    </w:p>
    <w:p w:rsidR="00E403F0" w:rsidRPr="00B078C3" w:rsidRDefault="00E403F0" w:rsidP="00E403F0">
      <w:pPr>
        <w:rPr>
          <w:rFonts w:ascii="FontbitDavid" w:hAnsi="FontbitDavid"/>
          <w:sz w:val="24"/>
          <w:rtl/>
        </w:rPr>
      </w:pPr>
      <w:del w:id="99423" w:author="מנוע מכני" w:date="2026-10-11T12:04:39Z">
        <w:r>
          <w:rPr>
            <w:rFonts w:ascii="FontbitDavid" w:hAnsi="FontbitDavid"/>
            <w:sz w:val="24"/>
            <w:rtl/>
          </w:rPr>
          <w:delText xml:space="preserve"> </w:delText>
        </w:r>
      </w:del>
      <w:r>
        <w:rPr>
          <w:rFonts w:ascii="FontbitDavid" w:hAnsi="FontbitDavid"/>
          <w:sz w:val="24"/>
          <w:rtl/>
        </w:rPr>
        <w:t xml:space="preserve">חכמת</w:t>
      </w:r>
      <w:r>
        <w:rPr>
          <w:rFonts w:ascii="FontbitDavid" w:hAnsi="FontbitDavid" w:hint="cs"/>
          <w:sz w:val="24"/>
          <w:rtl/>
        </w:rPr>
        <w:t>ו</w:t>
      </w:r>
      <w:r w:rsidRPr="00B078C3">
        <w:rPr>
          <w:rFonts w:ascii="FontbitDavid" w:hAnsi="FontbitDavid"/>
          <w:sz w:val="24"/>
          <w:rtl/>
        </w:rPr>
        <w:t xml:space="preserve"> </w:t>
      </w:r>
      <w:ins w:id="93011" w:author="מנוע מכני" w:date="2026-10-11T12:04:39Z">
        <w:r>
          <w:rPr>
            <w:rStyle w:val="2fb"/>
            <w:rFonts w:ascii="FontbitDavid" w:hAnsi="FontbitDavid"/>
            <w:sz w:val="24"/>
            <w:rtl/>
          </w:rPr>
          <w:t xml:space="preserve">דר"ח</w:t>
        </w:r>
      </w:ins>
      <w:del w:id="93012" w:author="מנוע מכני" w:date="2026-10-11T12:04:39Z">
        <w:r w:rsidRPr="00B078C3">
          <w:rPr>
            <w:rFonts w:ascii="FontbitDavid" w:hAnsi="FontbitDavid"/>
            <w:sz w:val="24"/>
            <w:rtl/>
          </w:rPr>
          <w:delText xml:space="preserve">דרבי חנינא</w:delText>
        </w:r>
      </w:del>
      <w:r w:rsidRPr="00B078C3">
        <w:rPr>
          <w:rFonts w:ascii="FontbitDavid" w:hAnsi="FontbitDavid"/>
          <w:sz w:val="24"/>
          <w:rtl/>
        </w:rPr>
        <w:t xml:space="preserve"> גרמא לי דלא אחזי דמא, מטמינא - מטהר, מטהרנא - מטמא.</w:t>
      </w:r>
    </w:p>
    <w:p>
      <w:pPr>
        <w:pStyle w:val="38"/>
        <w:rPr>
          <w:ins w:id="99424" w:author="מנוע מכני" w:date="2026-10-11T12:04:39Z"/>
        </w:rPr>
      </w:pPr>
      <w:r>
        <w:t xml:space="preserve">א</w:t>
      </w:r>
      <w:ins w:id="90779" w:author="מנוע מכני" w:date="2026-10-11T12:04:39Z">
        <w:r>
          <w:t xml:space="preserve">ר"א</w:t>
        </w:r>
      </w:ins>
      <w:del w:id="90780" w:author="מנוע מכני" w:date="2026-10-11T12:04:39Z">
        <w:r>
          <w:delText xml:space="preserve">ר''א</w:delText>
        </w:r>
      </w:del>
      <w:r>
        <w:t xml:space="preserve">:</w:t>
      </w:r>
    </w:p>
    <w:p w:rsidR="00E403F0" w:rsidRDefault="00E403F0" w:rsidP="00E403F0">
      <w:pPr>
        <w:rPr>
          <w:rFonts w:ascii="FontbitDavid" w:hAnsi="FontbitDavid"/>
          <w:sz w:val="24"/>
          <w:rtl/>
        </w:rPr>
      </w:pPr>
      <w:del w:id="99425" w:author="מנוע מכני" w:date="2026-10-11T12:04:39Z">
        <w:r>
          <w:rPr>
            <w:rFonts w:ascii="FontbitDavid" w:hAnsi="FontbitDavid"/>
            <w:sz w:val="24"/>
            <w:rtl/>
          </w:rPr>
          <w:delText xml:space="preserve"> </w:delText>
        </w:r>
      </w:del>
      <w:r>
        <w:rPr>
          <w:rFonts w:ascii="FontbitDavid" w:hAnsi="FontbitDavid"/>
          <w:sz w:val="24"/>
          <w:rtl/>
        </w:rPr>
        <w:t xml:space="preserve">ענוותנות</w:t>
      </w:r>
      <w:r>
        <w:rPr>
          <w:rFonts w:ascii="FontbitDavid" w:hAnsi="FontbitDavid" w:hint="cs"/>
          <w:sz w:val="24"/>
          <w:rtl/>
        </w:rPr>
        <w:t>ו</w:t>
      </w:r>
      <w:r w:rsidRPr="00B078C3">
        <w:rPr>
          <w:rFonts w:ascii="FontbitDavid" w:hAnsi="FontbitDavid"/>
          <w:sz w:val="24"/>
          <w:rtl/>
        </w:rPr>
        <w:t xml:space="preserve"> </w:t>
      </w:r>
      <w:ins w:id="93013" w:author="מנוע מכני" w:date="2026-10-11T12:04:39Z">
        <w:r>
          <w:rPr>
            <w:rStyle w:val="2fb"/>
            <w:rFonts w:ascii="FontbitDavid" w:hAnsi="FontbitDavid"/>
            <w:sz w:val="24"/>
            <w:rtl/>
          </w:rPr>
          <w:t xml:space="preserve">דר"ח</w:t>
        </w:r>
      </w:ins>
      <w:del w:id="93014" w:author="מנוע מכני" w:date="2026-10-11T12:04:39Z">
        <w:r w:rsidRPr="00B078C3">
          <w:rPr>
            <w:rFonts w:ascii="FontbitDavid" w:hAnsi="FontbitDavid"/>
            <w:sz w:val="24"/>
            <w:rtl/>
          </w:rPr>
          <w:delText xml:space="preserve">דרבי חנינא</w:delText>
        </w:r>
      </w:del>
      <w:r w:rsidRPr="00B078C3">
        <w:rPr>
          <w:rFonts w:ascii="FontbitDavid" w:hAnsi="FontbitDavid"/>
          <w:sz w:val="24"/>
          <w:rtl/>
        </w:rPr>
        <w:t xml:space="preserve"> גרמא לי דחזאי דמא, ומה </w:t>
      </w:r>
      <w:ins w:id="93015" w:author="מנוע מכני" w:date="2026-10-11T12:04:39Z">
        <w:r>
          <w:rPr>
            <w:rStyle w:val="2fb"/>
            <w:rFonts w:ascii="FontbitDavid" w:hAnsi="FontbitDavid"/>
            <w:sz w:val="24"/>
            <w:rtl/>
          </w:rPr>
          <w:t xml:space="preserve">ר"ח</w:t>
        </w:r>
      </w:ins>
      <w:del w:id="93016" w:author="מנוע מכני" w:date="2026-10-11T12:04:39Z">
        <w:r w:rsidRPr="00B078C3">
          <w:rPr>
            <w:rFonts w:ascii="FontbitDavid" w:hAnsi="FontbitDavid"/>
            <w:sz w:val="24"/>
            <w:rtl/>
          </w:rPr>
          <w:delText xml:space="preserve">רבי חנינא</w:delText>
        </w:r>
      </w:del>
      <w:r w:rsidRPr="00B078C3">
        <w:rPr>
          <w:rFonts w:ascii="FontbitDavid" w:hAnsi="FontbitDavid"/>
          <w:sz w:val="24"/>
          <w:rtl/>
        </w:rPr>
        <w:t xml:space="preserve"> דענותן הוא - מחית נפשיה לספק וחזי, </w:t>
      </w:r>
      <w:ins w:id="98233" w:author="מנוע מכני" w:date="2026-10-11T12:04:39Z">
        <w:r>
          <w:rPr>
            <w:rFonts w:ascii="FontbitDavid" w:hAnsi="FontbitDavid"/>
            <w:sz w:val="24"/>
            <w:rtl/>
          </w:rPr>
          <w:t xml:space="preserve">אני</w:t>
        </w:r>
      </w:ins>
      <w:del w:id="98234" w:author="מנוע מכני" w:date="2026-10-11T12:04:39Z">
        <w:r w:rsidRPr="00B078C3">
          <w:rPr>
            <w:rFonts w:ascii="FontbitDavid" w:hAnsi="FontbitDavid"/>
            <w:sz w:val="24"/>
            <w:rtl/>
          </w:rPr>
          <w:delText xml:space="preserve">אנא</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אחזי? </w:t>
      </w:r>
    </w:p>
    <w:p w:rsidR="00E403F0" w:rsidRDefault="00E403F0" w:rsidP="00E403F0">
      <w:pPr>
        <w:rPr>
          <w:rFonts w:ascii="FontbitDavid" w:hAnsi="FontbitDavid"/>
          <w:sz w:val="24"/>
          <w:rtl/>
        </w:rPr>
      </w:pPr>
      <w:ins w:id="90781" w:author="מנוע מכני" w:date="2026-10-11T12:04:39Z">
        <w:r>
          <w:rPr>
            <w:rFonts w:ascii="FontbitDavid" w:hAnsi="FontbitDavid"/>
            <w:sz w:val="24"/>
            <w:rtl/>
          </w:rPr>
          <w:t xml:space="preserve">א"ר</w:t>
        </w:r>
      </w:ins>
      <w:del w:id="9078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 זירא: טבעא דבבל גרמא לי דלא חזאי דמא, </w:t>
      </w:r>
      <w:r>
        <w:rPr>
          <w:rFonts w:ascii="FontbitDavid" w:hAnsi="FontbitDavid" w:hint="cs"/>
          <w:sz w:val="24"/>
          <w:rtl/>
        </w:rPr>
        <w:t xml:space="preserve">שאמרתי דבטבע </w:t>
      </w:r>
      <w:r>
        <w:rPr>
          <w:rFonts w:ascii="FontbitDavid" w:hAnsi="FontbitDavid" w:hint="cs"/>
          <w:sz w:val="24"/>
          <w:rtl/>
        </w:rPr>
        <w:t xml:space="preserve">לא</w:t>
      </w:r>
      <w:r>
        <w:rPr>
          <w:rFonts w:ascii="FontbitDavid" w:hAnsi="FontbitDavid" w:hint="cs"/>
          <w:sz w:val="24"/>
          <w:rtl/>
        </w:rPr>
        <w:t xml:space="preserve"> ידעתי בדמם אדע? </w:t>
      </w:r>
    </w:p>
    <w:p w:rsidR="00E403F0" w:rsidRDefault="00E403F0" w:rsidP="00E403F0">
      <w:pPr>
        <w:rPr>
          <w:rFonts w:ascii="FontbitDavid" w:hAnsi="FontbitDavid"/>
          <w:sz w:val="24"/>
          <w:rtl/>
        </w:rPr>
      </w:pPr>
      <w:r>
        <w:rPr>
          <w:rFonts w:ascii="FontbitDavid" w:hAnsi="FontbitDavid" w:hint="cs"/>
          <w:sz w:val="24"/>
          <w:rtl/>
        </w:rPr>
        <w:t xml:space="preserve">ומה </w:t>
      </w:r>
      <w:r>
        <w:rPr>
          <w:rStyle w:val="2fb"/>
          <w:rFonts w:ascii="FontbitDavid" w:hAnsi="FontbitDavid" w:hint="cs"/>
          <w:sz w:val="24"/>
          <w:rtl/>
        </w:rPr>
        <w:t xml:space="preserve">רבה</w:t>
      </w:r>
      <w:r>
        <w:rPr>
          <w:rFonts w:ascii="FontbitDavid" w:hAnsi="FontbitDavid" w:hint="cs"/>
          <w:sz w:val="24"/>
          <w:rtl/>
        </w:rPr>
        <w:t xml:space="preserve"> דידע בטבע </w:t>
      </w:r>
      <w:r>
        <w:rPr>
          <w:rFonts w:ascii="FontbitDavid" w:hAnsi="FontbitDavid" w:hint="cs"/>
          <w:sz w:val="24"/>
          <w:rtl/>
        </w:rPr>
        <w:t xml:space="preserve">לא</w:t>
      </w:r>
      <w:r>
        <w:rPr>
          <w:rFonts w:ascii="FontbitDavid" w:hAnsi="FontbitDavid" w:hint="cs"/>
          <w:sz w:val="24"/>
          <w:rtl/>
        </w:rPr>
        <w:t xml:space="preserve"> ראה דם ואני אראה</w:t>
      </w:r>
      <w:ins w:id="97293" w:author="מנוע מכני" w:date="2026-10-11T12:04:39Z">
        <w:r>
          <w:rPr>
            <w:rFonts w:ascii="FontbitDavid" w:hAnsi="FontbitDavid" w:hint="cs"/>
            <w:sz w:val="24"/>
            <w:rtl/>
          </w:rPr>
          <w:t xml:space="preserve">?</w:t>
        </w:r>
      </w:ins>
      <w:del w:id="97294" w:author="מנוע מכני" w:date="2026-10-11T12:04:39Z">
        <w:r>
          <w:rPr>
            <w:rFonts w:ascii="FontbitDavid" w:hAnsi="FontbitDavid" w:hint="cs"/>
            <w:sz w:val="24"/>
            <w:rtl/>
          </w:rPr>
          <w:delText xml:space="preserve"> ?</w:delText>
        </w:r>
      </w:del>
      <w:r>
        <w:rPr>
          <w:rFonts w:ascii="FontbitDavid" w:hAnsi="FontbitDavid" w:hint="cs"/>
          <w:sz w:val="24"/>
          <w:rtl/>
        </w:rPr>
        <w:t xml:space="preserve"> </w:t>
      </w:r>
    </w:p>
    <w:p w:rsidR="00E403F0" w:rsidRDefault="00E403F0" w:rsidP="00E403F0">
      <w:pPr>
        <w:rPr>
          <w:rFonts w:ascii="FontbitDavid" w:hAnsi="FontbitDavid"/>
          <w:sz w:val="24"/>
          <w:rtl/>
        </w:rPr>
      </w:pPr>
      <w:r w:rsidRPr="00B078C3">
        <w:rPr>
          <w:rStyle w:val="2fb"/>
          <w:rFonts w:ascii="FontbitDavid" w:hAnsi="FontbitDavid"/>
          <w:sz w:val="24"/>
          <w:rtl/>
        </w:rPr>
        <w:t xml:space="preserve">עולא</w:t>
      </w:r>
      <w:r w:rsidRPr="00B078C3">
        <w:rPr>
          <w:rFonts w:ascii="FontbitDavid" w:hAnsi="FontbitDavid"/>
          <w:sz w:val="24"/>
          <w:rtl/>
        </w:rPr>
        <w:t xml:space="preserve"> אקלע לפומבדיתא,</w:t>
      </w:r>
      <w:r>
        <w:rPr>
          <w:rFonts w:ascii="FontbitDavid" w:hAnsi="FontbitDavid" w:hint="cs"/>
          <w:sz w:val="24"/>
          <w:rtl/>
        </w:rPr>
        <w:t xml:space="preserve"> הביאו לפניו דם ולא ראה </w:t>
      </w:r>
      <w:r>
        <w:rPr>
          <w:rFonts w:ascii="FontbitDavid" w:hAnsi="FontbitDavid" w:hint="cs"/>
          <w:sz w:val="24"/>
          <w:rtl/>
        </w:rPr>
        <w:t xml:space="preserve">אמר</w:t>
      </w:r>
      <w:r>
        <w:rPr>
          <w:rFonts w:ascii="FontbitDavid" w:hAnsi="FontbitDavid" w:hint="cs"/>
          <w:sz w:val="24"/>
          <w:rtl/>
        </w:rPr>
        <w:t xml:space="preserve"> ומה </w:t>
      </w:r>
      <w:ins w:id="90783" w:author="מנוע מכני" w:date="2026-10-11T12:04:39Z">
        <w:r>
          <w:rPr>
            <w:rStyle w:val="2fb"/>
            <w:rFonts w:ascii="FontbitDavid" w:hAnsi="FontbitDavid" w:hint="cs"/>
            <w:sz w:val="24"/>
            <w:rtl/>
          </w:rPr>
          <w:t xml:space="preserve">ר"א</w:t>
        </w:r>
      </w:ins>
      <w:del w:id="90784" w:author="מנוע מכני" w:date="2026-10-11T12:04:39Z">
        <w:r>
          <w:rPr>
            <w:rFonts w:ascii="FontbitDavid" w:hAnsi="FontbitDavid" w:hint="cs"/>
            <w:sz w:val="24"/>
            <w:rtl/>
          </w:rPr>
          <w:delText xml:space="preserve">ר''א</w:delText>
        </w:r>
      </w:del>
      <w:ins w:id="96717" w:author="מנוע מכני" w:date="2026-10-11T12:04:39Z">
        <w:r>
          <w:rPr>
            <w:rFonts w:ascii="FontbitDavid" w:hAnsi="FontbitDavid" w:hint="cs"/>
            <w:sz w:val="24"/>
            <w:rtl/>
          </w:rPr>
          <w:t xml:space="preserve"> </w:t>
        </w:r>
      </w:ins>
      <w:del w:id="96718"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דמרא דארעא דישראל </w:t>
      </w:r>
      <w:ins w:id="97717" w:author="מנוע מכני" w:date="2026-10-11T12:04:39Z">
        <w:r>
          <w:rPr>
            <w:rFonts w:ascii="FontbitDavid" w:hAnsi="FontbitDavid"/>
            <w:spacing w:val="-8"/>
            <w:sz w:val="24"/>
            <w:rtl/>
          </w:rPr>
          <w:t xml:space="preserve">היה</w:t>
        </w:r>
      </w:ins>
      <w:del w:id="97718" w:author="מנוע מכני" w:date="2026-10-11T12:04:39Z">
        <w:r w:rsidRPr="00017C1D">
          <w:rPr>
            <w:rFonts w:ascii="FontbitDavid" w:hAnsi="FontbitDavid"/>
            <w:spacing w:val="-8"/>
            <w:sz w:val="24"/>
            <w:rtl/>
          </w:rPr>
          <w:delText xml:space="preserve">הוה</w:delText>
        </w:r>
      </w:del>
      <w:r w:rsidRPr="00017C1D">
        <w:rPr>
          <w:rFonts w:ascii="FontbitDavid" w:hAnsi="FontbitDavid"/>
          <w:spacing w:val="-8"/>
          <w:sz w:val="24"/>
          <w:rtl/>
        </w:rPr>
        <w:t xml:space="preserve">, כי מקלע לאתרא דר' יהודה – </w:t>
      </w:r>
      <w:r w:rsidRPr="00017C1D">
        <w:rPr>
          <w:rFonts w:ascii="FontbitDavid" w:hAnsi="FontbitDavid" w:hint="cs"/>
          <w:spacing w:val="-8"/>
          <w:sz w:val="24"/>
          <w:rtl/>
        </w:rPr>
        <w:t xml:space="preserve">לא</w:t>
      </w:r>
      <w:r w:rsidRPr="00017C1D">
        <w:rPr>
          <w:rFonts w:ascii="FontbitDavid" w:hAnsi="FontbitDavid" w:hint="cs"/>
          <w:spacing w:val="-8"/>
          <w:sz w:val="24"/>
          <w:rtl/>
        </w:rPr>
        <w:t xml:space="preserve"> ראה דם</w:t>
      </w:r>
      <w:r w:rsidRPr="00017C1D">
        <w:rPr>
          <w:rFonts w:ascii="FontbitDavid" w:hAnsi="FontbitDavid"/>
          <w:spacing w:val="-8"/>
          <w:sz w:val="24"/>
          <w:rtl/>
        </w:rPr>
        <w:t xml:space="preserve"> </w:t>
      </w:r>
      <w:ins w:id="98235" w:author="מנוע מכני" w:date="2026-10-11T12:04:39Z">
        <w:r>
          <w:rPr>
            <w:rFonts w:ascii="FontbitDavid" w:hAnsi="FontbitDavid"/>
            <w:spacing w:val="-8"/>
            <w:sz w:val="24"/>
            <w:rtl/>
          </w:rPr>
          <w:t xml:space="preserve">אני</w:t>
        </w:r>
      </w:ins>
      <w:del w:id="98236" w:author="מנוע מכני" w:date="2026-10-11T12:04:39Z">
        <w:r w:rsidRPr="00017C1D">
          <w:rPr>
            <w:rFonts w:ascii="FontbitDavid" w:hAnsi="FontbitDavid"/>
            <w:spacing w:val="-8"/>
            <w:sz w:val="24"/>
            <w:rtl/>
          </w:rPr>
          <w:delText xml:space="preserve">אנא</w:delText>
        </w:r>
      </w:del>
      <w:r w:rsidRPr="00017C1D">
        <w:rPr>
          <w:rFonts w:ascii="FontbitDavid" w:hAnsi="FontbitDavid"/>
          <w:spacing w:val="-8"/>
          <w:sz w:val="24"/>
          <w:rtl/>
        </w:rPr>
        <w:t xml:space="preserve"> אחזי? </w:t>
      </w:r>
      <w:ins w:id="95225" w:author="מנוע מכני" w:date="2026-10-11T12:04:39Z">
        <w:r>
          <w:rPr>
            <w:rFonts w:ascii="FontbitDavid" w:hAnsi="FontbitDavid"/>
            <w:spacing w:val="-8"/>
            <w:sz w:val="24"/>
            <w:rtl/>
          </w:rPr>
          <w:t xml:space="preserve">ולמה</w:t>
        </w:r>
      </w:ins>
      <w:del w:id="95226" w:author="מנוע מכני" w:date="2026-10-11T12:04:39Z">
        <w:r w:rsidRPr="00017C1D">
          <w:rPr>
            <w:rFonts w:ascii="FontbitDavid" w:hAnsi="FontbitDavid"/>
            <w:spacing w:val="-8"/>
            <w:sz w:val="24"/>
            <w:rtl/>
          </w:rPr>
          <w:delText xml:space="preserve">ואמאי</w:delText>
        </w:r>
      </w:del>
      <w:r w:rsidRPr="00017C1D">
        <w:rPr>
          <w:rFonts w:ascii="FontbitDavid" w:hAnsi="FontbitDavid"/>
          <w:spacing w:val="-8"/>
          <w:sz w:val="24"/>
          <w:rtl/>
        </w:rPr>
        <w:t xml:space="preserve"> קרו </w:t>
      </w:r>
      <w:ins w:id="95227" w:author="מנוע מכני" w:date="2026-10-11T12:04:39Z">
        <w:r>
          <w:rPr>
            <w:rFonts w:ascii="FontbitDavid" w:hAnsi="FontbitDavid"/>
            <w:spacing w:val="-8"/>
            <w:sz w:val="24"/>
            <w:rtl/>
          </w:rPr>
          <w:t xml:space="preserve">לו</w:t>
        </w:r>
      </w:ins>
      <w:del w:id="95228" w:author="מנוע מכני" w:date="2026-10-11T12:04:39Z">
        <w:r w:rsidRPr="00017C1D">
          <w:rPr>
            <w:rFonts w:ascii="FontbitDavid" w:hAnsi="FontbitDavid"/>
            <w:spacing w:val="-8"/>
            <w:sz w:val="24"/>
            <w:rtl/>
          </w:rPr>
          <w:delText xml:space="preserve">ליה</w:delText>
        </w:r>
      </w:del>
      <w:r w:rsidRPr="00017C1D">
        <w:rPr>
          <w:rFonts w:ascii="FontbitDavid" w:hAnsi="FontbitDavid"/>
          <w:spacing w:val="-8"/>
          <w:sz w:val="24"/>
          <w:rtl/>
        </w:rPr>
        <w:t xml:space="preserve"> מרא דארעא דישראל?</w:t>
      </w:r>
    </w:p>
    <w:p w:rsidR="00E403F0" w:rsidRDefault="00E403F0" w:rsidP="00E403F0">
      <w:pPr>
        <w:rPr>
          <w:rFonts w:ascii="FontbitDavid" w:hAnsi="FontbitDavid"/>
          <w:sz w:val="24"/>
          <w:rtl/>
        </w:rPr>
      </w:pPr>
      <w:r>
        <w:rPr>
          <w:rFonts w:ascii="FontbitDavid" w:hAnsi="FontbitDavid" w:hint="cs"/>
          <w:sz w:val="24"/>
          <w:rtl/>
        </w:rPr>
        <w:t xml:space="preserve">דאותה אשה שבאה לפני </w:t>
      </w:r>
      <w:ins w:id="90785" w:author="מנוע מכני" w:date="2026-10-11T12:04:39Z">
        <w:r>
          <w:rPr>
            <w:rStyle w:val="2fb"/>
            <w:rFonts w:ascii="FontbitDavid" w:hAnsi="FontbitDavid" w:hint="cs"/>
            <w:sz w:val="24"/>
            <w:rtl/>
          </w:rPr>
          <w:t xml:space="preserve">ר"א</w:t>
        </w:r>
      </w:ins>
      <w:del w:id="90786"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וישב </w:t>
      </w:r>
      <w:r>
        <w:rPr>
          <w:rStyle w:val="2fb"/>
          <w:rFonts w:ascii="FontbitDavid" w:hAnsi="FontbitDavid" w:hint="cs"/>
          <w:sz w:val="24"/>
          <w:rtl/>
        </w:rPr>
        <w:t xml:space="preserve">רב אמי</w:t>
      </w:r>
      <w:ins w:id="96719" w:author="מנוע מכני" w:date="2026-10-11T12:04:39Z">
        <w:r>
          <w:rPr>
            <w:rFonts w:ascii="FontbitDavid" w:hAnsi="FontbitDavid" w:hint="cs"/>
            <w:sz w:val="24"/>
            <w:rtl/>
          </w:rPr>
          <w:t xml:space="preserve"> </w:t>
        </w:r>
      </w:ins>
      <w:del w:id="9672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Pr>
          <w:rFonts w:ascii="FontbitDavid" w:hAnsi="FontbitDavid" w:hint="cs"/>
          <w:sz w:val="24"/>
          <w:rtl/>
        </w:rPr>
        <w:t xml:space="preserve">לפניו הריח ואמר לה </w:t>
      </w:r>
      <w:ins w:id="95229" w:author="מנוע מכני" w:date="2026-10-11T12:04:39Z">
        <w:r>
          <w:rPr>
            <w:rFonts w:ascii="FontbitDavid" w:hAnsi="FontbitDavid" w:hint="cs"/>
            <w:sz w:val="24"/>
            <w:rtl/>
          </w:rPr>
          <w:t xml:space="preserve">דזה</w:t>
        </w:r>
      </w:ins>
      <w:del w:id="95230" w:author="מנוע מכני" w:date="2026-10-11T12:04:39Z">
        <w:r>
          <w:rPr>
            <w:rFonts w:ascii="FontbitDavid" w:hAnsi="FontbitDavid" w:hint="cs"/>
            <w:sz w:val="24"/>
            <w:rtl/>
          </w:rPr>
          <w:delText xml:space="preserve">דהאי</w:delText>
        </w:r>
      </w:del>
      <w:r>
        <w:rPr>
          <w:rFonts w:ascii="FontbitDavid" w:hAnsi="FontbitDavid" w:hint="cs"/>
          <w:sz w:val="24"/>
          <w:rtl/>
        </w:rPr>
        <w:t xml:space="preserve"> דם חימוד הוא </w:t>
      </w:r>
    </w:p>
    <w:p>
      <w:pPr>
        <w:pStyle w:val="38"/>
        <w:rPr>
          <w:ins w:id="99426" w:author="מנוע מכני" w:date="2026-10-11T12:04:39Z"/>
        </w:rPr>
      </w:pPr>
      <w:r>
        <w:t xml:space="preserve">אחר שיצאה שאלה רב אמי </w:t>
      </w:r>
      <w:r>
        <w:t xml:space="preserve">ו</w:t>
      </w:r>
      <w:r w:rsidRPr="00B078C3">
        <w:t xml:space="preserve">א"ל</w:t>
      </w:r>
      <w:r w:rsidRPr="00B078C3">
        <w:t xml:space="preserve">:</w:t>
      </w:r>
    </w:p>
    <w:p w:rsidR="00E403F0" w:rsidRPr="00B078C3" w:rsidRDefault="00E403F0" w:rsidP="00E403F0">
      <w:pPr>
        <w:rPr>
          <w:rFonts w:ascii="FontbitDavid" w:hAnsi="FontbitDavid"/>
          <w:sz w:val="24"/>
          <w:rtl/>
        </w:rPr>
      </w:pPr>
      <w:del w:id="994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בעלי היה בדרך וחמדתיו, קרי </w:t>
      </w:r>
      <w:ins w:id="95231" w:author="מנוע מכני" w:date="2026-10-11T12:04:39Z">
        <w:r>
          <w:rPr>
            <w:rFonts w:ascii="FontbitDavid" w:hAnsi="FontbitDavid"/>
            <w:sz w:val="24"/>
            <w:rtl/>
          </w:rPr>
          <w:t xml:space="preserve">עליו</w:t>
        </w:r>
      </w:ins>
      <w:del w:id="9523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w:t>
      </w:r>
      <w:r>
        <w:rPr>
          <w:rFonts w:ascii="FontbitDavid" w:hAnsi="FontbitDavid" w:hint="cs"/>
          <w:sz w:val="24"/>
          <w:rtl/>
        </w:rPr>
        <w:t>'</w:t>
      </w:r>
      <w:r w:rsidRPr="00B078C3">
        <w:rPr>
          <w:rStyle w:val="afffff0"/>
          <w:rFonts w:ascii="FontbitDavid" w:hAnsi="FontbitDavid"/>
          <w:sz w:val="24"/>
          <w:rtl/>
        </w:rPr>
        <w:t xml:space="preserve">סוד ה</w:t>
      </w:r>
      <w:r w:rsidRPr="00B078C3">
        <w:rPr>
          <w:rFonts w:ascii="FontbitDavid" w:hAnsi="FontbitDavid"/>
          <w:sz w:val="24"/>
          <w:rtl/>
        </w:rPr>
        <w:t xml:space="preserve">' ליראיו</w:t>
      </w:r>
      <w:r>
        <w:rPr>
          <w:rFonts w:ascii="FontbitDavid" w:hAnsi="FontbitDavid" w:hint="cs"/>
          <w:sz w:val="24"/>
          <w:rtl/>
        </w:rPr>
        <w:t>'</w:t>
      </w:r>
      <w:r w:rsidRPr="00B078C3">
        <w:rPr>
          <w:rFonts w:ascii="FontbitDavid" w:hAnsi="FontbitDavid"/>
          <w:sz w:val="24"/>
          <w:rtl/>
        </w:rPr>
        <w:t>.</w:t>
      </w:r>
    </w:p>
    <w:p>
      <w:pPr>
        <w:pStyle w:val="afffff8"/>
        <w:rPr>
          <w:ins w:id="90521" w:author="קלוד" w:date="2026-10-11T12:23:38Z"/>
        </w:rPr>
      </w:pPr>
      <w:ins w:id="90522" w:author="קלוד" w:date="2026-10-11T12:23:38Z">
        <w:r>
          <w:rPr>
            <w:color w:val="7B3F00"/>
          </w:rPr>
          <w:t xml:space="preserve">אפרא הורמיז - שישים מיני דמים ודם כינים</w:t>
        </w:r>
      </w:ins>
    </w:p>
    <w:p w:rsidR="00E403F0" w:rsidRDefault="00E403F0" w:rsidP="00E403F0">
      <w:pPr>
        <w:rPr>
          <w:rFonts w:ascii="FontbitDavid" w:hAnsi="FontbitDavid"/>
          <w:sz w:val="24"/>
          <w:rtl/>
        </w:rPr>
      </w:pPr>
      <w:r w:rsidRPr="00B078C3">
        <w:rPr>
          <w:rFonts w:ascii="FontbitDavid" w:hAnsi="FontbitDavid"/>
          <w:sz w:val="24"/>
          <w:rtl/>
        </w:rPr>
        <w:t>אפרא הורמיז אמיה דשבור מלכא</w:t>
      </w:r>
      <w:r>
        <w:rPr>
          <w:rFonts w:ascii="FontbitDavid" w:hAnsi="FontbitDavid" w:hint="cs"/>
          <w:sz w:val="24"/>
          <w:rtl/>
        </w:rPr>
        <w:t xml:space="preserve">[נכרית היתה] </w:t>
      </w:r>
      <w:r w:rsidRPr="00B078C3">
        <w:rPr>
          <w:rFonts w:ascii="FontbitDavid" w:hAnsi="FontbitDavid"/>
          <w:sz w:val="24"/>
          <w:rtl/>
        </w:rPr>
        <w:t>ש</w:t>
      </w:r>
      <w:r>
        <w:rPr>
          <w:rFonts w:ascii="FontbitDavid" w:hAnsi="FontbitDavid" w:hint="cs"/>
          <w:sz w:val="24"/>
          <w:rtl/>
        </w:rPr>
        <w:t xml:space="preserve">לחה לפני </w:t>
      </w:r>
      <w:r>
        <w:rPr>
          <w:rStyle w:val="2fb"/>
          <w:rFonts w:ascii="FontbitDavid" w:hAnsi="FontbitDavid" w:hint="cs"/>
          <w:sz w:val="24"/>
          <w:rtl/>
        </w:rPr>
        <w:t xml:space="preserve">רבא</w:t>
      </w:r>
      <w:r>
        <w:rPr>
          <w:rFonts w:ascii="FontbitDavid" w:hAnsi="FontbitDavid" w:hint="cs"/>
          <w:sz w:val="24"/>
          <w:rtl/>
        </w:rPr>
        <w:t xml:space="preserve">, ישב </w:t>
      </w:r>
      <w:r>
        <w:rPr>
          <w:rStyle w:val="2fb"/>
          <w:rFonts w:ascii="FontbitDavid" w:hAnsi="FontbitDavid" w:hint="cs"/>
          <w:sz w:val="24"/>
          <w:rtl/>
        </w:rPr>
        <w:t xml:space="preserve">רב</w:t>
      </w:r>
      <w:r>
        <w:rPr>
          <w:rFonts w:ascii="FontbitDavid" w:hAnsi="FontbitDavid" w:hint="cs"/>
          <w:sz w:val="24"/>
          <w:rtl/>
        </w:rPr>
        <w:t xml:space="preserve"> עובדיה לפניו הריח ואמר </w:t>
      </w:r>
      <w:ins w:id="95233" w:author="מנוע מכני" w:date="2026-10-11T12:04:39Z">
        <w:r>
          <w:rPr>
            <w:rFonts w:ascii="FontbitDavid" w:hAnsi="FontbitDavid" w:hint="cs"/>
            <w:sz w:val="24"/>
            <w:rtl/>
          </w:rPr>
          <w:t xml:space="preserve">דזה</w:t>
        </w:r>
      </w:ins>
      <w:del w:id="95234" w:author="מנוע מכני" w:date="2026-10-11T12:04:39Z">
        <w:r>
          <w:rPr>
            <w:rFonts w:ascii="FontbitDavid" w:hAnsi="FontbitDavid" w:hint="cs"/>
            <w:sz w:val="24"/>
            <w:rtl/>
          </w:rPr>
          <w:delText xml:space="preserve">דהאי</w:delText>
        </w:r>
      </w:del>
      <w:r>
        <w:rPr>
          <w:rFonts w:ascii="FontbitDavid" w:hAnsi="FontbitDavid" w:hint="cs"/>
          <w:sz w:val="24"/>
          <w:rtl/>
        </w:rPr>
        <w:t xml:space="preserve"> דם חימוד הוא </w:t>
      </w:r>
    </w:p>
    <w:p w:rsidR="00E403F0" w:rsidRDefault="00E403F0" w:rsidP="00E403F0">
      <w:pPr>
        <w:rPr>
          <w:rFonts w:ascii="FontbitDavid" w:hAnsi="FontbitDavid"/>
          <w:sz w:val="24"/>
          <w:rtl/>
        </w:rPr>
      </w:pPr>
      <w:ins w:id="90787" w:author="מנוע מכני" w:date="2026-10-11T12:04:39Z">
        <w:r>
          <w:rPr>
            <w:rFonts w:ascii="FontbitDavid" w:hAnsi="FontbitDavid" w:hint="cs"/>
            <w:sz w:val="24"/>
            <w:rtl/>
          </w:rPr>
          <w:t xml:space="preserve">א"ל</w:t>
        </w:r>
      </w:ins>
      <w:del w:id="90788"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לבנה ראה כמה חכמים יהודאי </w:t>
      </w:r>
      <w:ins w:id="90003" w:author="מנוע מכני" w:date="2026-10-11T12:04:39Z">
        <w:r>
          <w:rPr>
            <w:rFonts w:ascii="FontbitDavid" w:hAnsi="FontbitDavid" w:hint="cs"/>
            <w:sz w:val="24"/>
            <w:rtl/>
          </w:rPr>
          <w:t xml:space="preserve">א"ל</w:t>
        </w:r>
      </w:ins>
      <w:del w:id="90004"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שמא כסומא בארובה, שוב שלחה לו שישים מיני דמים ועל כולם ענה והאחרון דם כינים היה ולא ידע,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hint="cs"/>
          <w:sz w:val="24"/>
          <w:rtl/>
        </w:rPr>
        <w:t xml:space="preserve">הסתייע הדבר ושלח לה מתנה מסרק [שהורגים עליו כינים]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hint="cs"/>
          <w:sz w:val="24"/>
          <w:rtl/>
        </w:rPr>
        <w:t>אמרה אתם היהודים יושבים בחדרי הלב, [שכל חכמה יש בכם]</w:t>
      </w:r>
    </w:p>
    <w:p w:rsidR="00E403F0" w:rsidRDefault="00E403F0" w:rsidP="00E403F0">
      <w:pPr>
        <w:rPr>
          <w:rFonts w:ascii="FontbitDavid" w:hAnsi="FontbitDavid"/>
          <w:sz w:val="24"/>
          <w:rtl/>
        </w:rPr>
      </w:pPr>
      <w:r>
        <w:rPr>
          <w:rStyle w:val="2fb"/>
          <w:rFonts w:ascii="FontbitDavid" w:hAnsi="FontbitDavid" w:hint="cs"/>
          <w:sz w:val="24"/>
          <w:rtl/>
        </w:rPr>
        <w:t xml:space="preserve">א</w:t>
      </w:r>
      <w:ins w:id="90789" w:author="מנוע מכני" w:date="2026-10-11T12:04:39Z">
        <w:r>
          <w:rPr>
            <w:rStyle w:val="2fb"/>
            <w:rFonts w:ascii="FontbitDavid" w:hAnsi="FontbitDavid" w:hint="cs"/>
            <w:sz w:val="24"/>
            <w:rtl/>
          </w:rPr>
          <w:t xml:space="preserve">ר"י</w:t>
        </w:r>
      </w:ins>
      <w:del w:id="90790"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מתחילה הייתי רואה דמים כיון דאמרה לי אם יצחק בני</w:t>
      </w:r>
      <w:r w:rsidRPr="00B078C3">
        <w:rPr>
          <w:rFonts w:ascii="FontbitDavid" w:hAnsi="FontbitDavid"/>
          <w:sz w:val="24"/>
          <w:rtl/>
        </w:rPr>
        <w:t xml:space="preserve"> </w:t>
      </w:r>
      <w:r>
        <w:rPr>
          <w:rFonts w:ascii="FontbitDavid" w:hAnsi="FontbitDavid" w:hint="cs"/>
          <w:sz w:val="24"/>
          <w:rtl/>
        </w:rPr>
        <w:t xml:space="preserve">דטיפה ראשונה </w:t>
      </w:r>
      <w:r>
        <w:rPr>
          <w:rFonts w:ascii="FontbitDavid" w:hAnsi="FontbitDavid" w:hint="cs"/>
          <w:sz w:val="24"/>
          <w:rtl/>
        </w:rPr>
        <w:t xml:space="preserve">לא</w:t>
      </w:r>
      <w:r>
        <w:rPr>
          <w:rFonts w:ascii="FontbitDavid" w:hAnsi="FontbitDavid" w:hint="cs"/>
          <w:sz w:val="24"/>
          <w:rtl/>
        </w:rPr>
        <w:t xml:space="preserve"> מביאה לפני רבנן איני רואה משום דזהימא, אבל בין טמאה לטהורה, ודאי אני יכול להבחין</w:t>
      </w:r>
    </w:p>
    <w:p w:rsidR="00E403F0" w:rsidRPr="00B078C3" w:rsidRDefault="00E403F0" w:rsidP="00E403F0">
      <w:pPr>
        <w:rPr>
          <w:rFonts w:ascii="FontbitDavid" w:hAnsi="FontbitDavid"/>
          <w:sz w:val="24"/>
          <w:rtl/>
        </w:rPr>
      </w:pPr>
    </w:p>
    <w:p>
      <w:pPr>
        <w:pStyle w:val="afffff8"/>
        <w:rPr>
          <w:ins w:id="90519" w:author="קלוד" w:date="2026-10-11T12:23:38Z"/>
        </w:rPr>
      </w:pPr>
      <w:ins w:id="90520" w:author="קלוד" w:date="2026-10-11T12:23:38Z">
        <w:r>
          <w:rPr>
            <w:color w:val="7B3F00"/>
          </w:rPr>
          <w:t xml:space="preserve">חכם שטימא - אין חברו רשאי לטהר</w:t>
        </w:r>
      </w:ins>
    </w:p>
    <w:p w:rsidR="00E403F0" w:rsidRDefault="00E403F0" w:rsidP="00E403F0">
      <w:pPr>
        <w:rPr>
          <w:rFonts w:ascii="FontbitDavid" w:hAnsi="FontbitDavid"/>
          <w:sz w:val="24"/>
          <w:rtl/>
        </w:rPr>
      </w:pPr>
      <w:r w:rsidRPr="00B078C3">
        <w:rPr>
          <w:rFonts w:ascii="FontbitDavid" w:hAnsi="FontbitDavid"/>
          <w:sz w:val="24"/>
          <w:rtl/>
        </w:rPr>
        <w:t xml:space="preserve">ילתא </w:t>
      </w:r>
      <w:r>
        <w:rPr>
          <w:rFonts w:ascii="FontbitDavid" w:hAnsi="FontbitDavid" w:hint="cs"/>
          <w:sz w:val="24"/>
          <w:rtl/>
        </w:rPr>
        <w:t xml:space="preserve">הביאה לפני </w:t>
      </w:r>
      <w:r>
        <w:rPr>
          <w:rStyle w:val="2fb"/>
          <w:rFonts w:ascii="FontbitDavid" w:hAnsi="FontbitDavid" w:hint="cs"/>
          <w:sz w:val="24"/>
          <w:rtl/>
        </w:rPr>
        <w:t xml:space="preserve">רב</w:t>
      </w:r>
      <w:ins w:id="90791" w:author="מנוע מכני" w:date="2026-10-11T12:04:39Z">
        <w:r>
          <w:rPr>
            <w:rStyle w:val="2fb"/>
            <w:rFonts w:ascii="FontbitDavid" w:hAnsi="FontbitDavid" w:hint="cs"/>
            <w:sz w:val="24"/>
            <w:rtl/>
          </w:rPr>
          <w:t xml:space="preserve">ב"ח</w:t>
        </w:r>
      </w:ins>
      <w:del w:id="90792" w:author="מנוע מכני" w:date="2026-10-11T12:04:39Z">
        <w:r>
          <w:rPr>
            <w:rFonts w:ascii="FontbitDavid" w:hAnsi="FontbitDavid" w:hint="cs"/>
            <w:sz w:val="24"/>
            <w:rtl/>
          </w:rPr>
          <w:delText xml:space="preserve">ב''ח</w:delText>
        </w:r>
      </w:del>
      <w:r>
        <w:rPr>
          <w:rFonts w:ascii="FontbitDavid" w:hAnsi="FontbitDavid" w:hint="cs"/>
          <w:sz w:val="24"/>
          <w:rtl/>
        </w:rPr>
        <w:t xml:space="preserve"> וטימא לה א</w:t>
      </w:r>
      <w:ins w:id="90793" w:author="מנוע מכני" w:date="2026-10-11T12:04:39Z">
        <w:r>
          <w:rPr>
            <w:rFonts w:ascii="FontbitDavid" w:hAnsi="FontbitDavid" w:hint="cs"/>
            <w:sz w:val="24"/>
            <w:rtl/>
          </w:rPr>
          <w:t xml:space="preserve">ח"כ</w:t>
        </w:r>
      </w:ins>
      <w:del w:id="90794" w:author="מנוע מכני" w:date="2026-10-11T12:04:39Z">
        <w:r>
          <w:rPr>
            <w:rFonts w:ascii="FontbitDavid" w:hAnsi="FontbitDavid" w:hint="cs"/>
            <w:sz w:val="24"/>
            <w:rtl/>
          </w:rPr>
          <w:delText xml:space="preserve">ח''כ</w:delText>
        </w:r>
      </w:del>
      <w:r>
        <w:rPr>
          <w:rFonts w:ascii="FontbitDavid" w:hAnsi="FontbitDavid" w:hint="cs"/>
          <w:sz w:val="24"/>
          <w:rtl/>
        </w:rPr>
        <w:t xml:space="preserve"> הביאה לפני </w:t>
      </w:r>
      <w:r>
        <w:rPr>
          <w:rStyle w:val="2fb"/>
          <w:rFonts w:ascii="FontbitDavid" w:hAnsi="FontbitDavid" w:hint="cs"/>
          <w:sz w:val="24"/>
          <w:rtl/>
        </w:rPr>
        <w:t xml:space="preserve">ריבד</w:t>
      </w:r>
      <w:ins w:id="90795" w:author="מנוע מכני" w:date="2026-10-11T12:04:39Z">
        <w:r>
          <w:rPr>
            <w:rStyle w:val="2fb"/>
            <w:rFonts w:ascii="FontbitDavid" w:hAnsi="FontbitDavid" w:hint="cs"/>
            <w:sz w:val="24"/>
            <w:rtl/>
          </w:rPr>
          <w:t xml:space="preserve">ר"י</w:t>
        </w:r>
      </w:ins>
      <w:del w:id="90796"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וטיהר </w:t>
      </w:r>
    </w:p>
    <w:p w:rsidR="00E403F0" w:rsidRDefault="00E403F0" w:rsidP="00E403F0">
      <w:pPr>
        <w:rPr>
          <w:rFonts w:ascii="FontbitDavid" w:hAnsi="FontbitDavid"/>
          <w:sz w:val="24"/>
          <w:rtl/>
        </w:rPr>
      </w:pPr>
      <w:r>
        <w:rPr>
          <w:rFonts w:ascii="FontbitDavid" w:hAnsi="FontbitDavid" w:hint="cs"/>
          <w:sz w:val="24"/>
          <w:rtl/>
        </w:rPr>
        <w:t xml:space="preserve">ואפי' דחכם שטימא אין חברו רשאי לטהר </w:t>
      </w:r>
      <w:ins w:id="97365" w:author="מנוע מכני" w:date="2026-10-11T12:04:39Z">
        <w:r>
          <w:rPr>
            <w:rFonts w:ascii="FontbitDavid" w:hAnsi="FontbitDavid" w:hint="cs"/>
            <w:sz w:val="24"/>
            <w:rtl/>
          </w:rPr>
          <w:t xml:space="preserve">ואם </w:t>
        </w:r>
      </w:ins>
      <w:del w:id="97366" w:author="מנוע מכני" w:date="2026-10-11T12:04:39Z">
        <w:r>
          <w:rPr>
            <w:rFonts w:ascii="FontbitDavid" w:hAnsi="FontbitDavid" w:hint="cs"/>
            <w:sz w:val="24"/>
            <w:rtl/>
          </w:rPr>
          <w:delText xml:space="preserve">ואי </w:delText>
        </w:r>
      </w:del>
      <w:r>
        <w:rPr>
          <w:rFonts w:ascii="FontbitDavid" w:hAnsi="FontbitDavid" w:hint="cs"/>
          <w:sz w:val="24"/>
          <w:rtl/>
        </w:rPr>
        <w:t xml:space="preserve">אסר אין חבירו רשאי להתיר </w:t>
      </w:r>
    </w:p>
    <w:p w:rsidR="00E403F0" w:rsidRPr="00B078C3" w:rsidRDefault="00E403F0" w:rsidP="00E403F0">
      <w:pPr>
        <w:rPr>
          <w:rFonts w:ascii="FontbitDavid" w:hAnsi="FontbitDavid"/>
          <w:sz w:val="24"/>
          <w:rtl/>
        </w:rPr>
      </w:pPr>
      <w:r>
        <w:rPr>
          <w:rFonts w:ascii="FontbitDavid" w:hAnsi="FontbitDavid"/>
          <w:sz w:val="24"/>
          <w:rtl/>
        </w:rPr>
        <w:lastRenderedPageBreak/>
        <w:t>–</w:t>
      </w:r>
      <w:r>
        <w:rPr>
          <w:rFonts w:ascii="FontbitDavid" w:hAnsi="FontbitDavid" w:hint="cs"/>
          <w:sz w:val="24"/>
          <w:rtl/>
        </w:rPr>
        <w:t xml:space="preserve"> כאן </w:t>
      </w:r>
      <w:r>
        <w:rPr>
          <w:rFonts w:ascii="FontbitDavid" w:hAnsi="FontbitDavid" w:hint="cs"/>
          <w:sz w:val="24"/>
          <w:rtl/>
        </w:rPr>
        <w:t xml:space="preserve">אמר</w:t>
      </w:r>
      <w:r>
        <w:rPr>
          <w:rFonts w:ascii="FontbitDavid" w:hAnsi="FontbitDavid" w:hint="cs"/>
          <w:sz w:val="24"/>
          <w:rtl/>
        </w:rPr>
        <w:t xml:space="preserve"> לה דכל יום מטהר </w:t>
      </w:r>
      <w:r>
        <w:rPr>
          <w:rFonts w:ascii="FontbitDavid" w:hAnsi="FontbitDavid" w:hint="cs"/>
          <w:sz w:val="24"/>
          <w:rtl/>
        </w:rPr>
        <w:t xml:space="preserve">כ</w:t>
      </w:r>
      <w:ins w:id="90797" w:author="מנוע מכני" w:date="2026-10-11T12:04:39Z">
        <w:r>
          <w:rPr>
            <w:rFonts w:ascii="FontbitDavid" w:hAnsi="FontbitDavid" w:hint="cs"/>
            <w:sz w:val="24"/>
            <w:rtl/>
          </w:rPr>
          <w:t xml:space="preserve">ה"ג</w:t>
        </w:r>
      </w:ins>
      <w:del w:id="90798" w:author="מנוע מכני" w:date="2026-10-11T12:04:39Z">
        <w:r>
          <w:rPr>
            <w:rFonts w:ascii="FontbitDavid" w:hAnsi="FontbitDavid" w:hint="cs"/>
            <w:sz w:val="24"/>
            <w:rtl/>
          </w:rPr>
          <w:delText xml:space="preserve">ה''ג</w:delText>
        </w:r>
      </w:del>
      <w:r>
        <w:rPr>
          <w:rFonts w:ascii="FontbitDavid" w:hAnsi="FontbitDavid" w:hint="cs"/>
          <w:sz w:val="24"/>
          <w:rtl/>
        </w:rPr>
        <w:t xml:space="preserve"> ואותו היום חש בעיניו, ונאמן ד</w:t>
      </w:r>
      <w:r w:rsidRPr="00B078C3">
        <w:rPr>
          <w:rFonts w:ascii="FontbitDavid" w:hAnsi="FontbitDavid"/>
          <w:sz w:val="24"/>
          <w:rtl/>
        </w:rPr>
        <w:t>נאמנת אשה לומר כזה ראיתי ואבדתיו.</w:t>
      </w:r>
    </w:p>
    <w:p w:rsidR="00E403F0" w:rsidRDefault="00E403F0" w:rsidP="00E403F0">
      <w:pPr>
        <w:rPr>
          <w:rFonts w:ascii="FontbitDavid" w:hAnsi="FontbitDavid"/>
          <w:sz w:val="24"/>
          <w:rtl/>
        </w:rPr>
      </w:pPr>
    </w:p>
    <w:p>
      <w:pPr>
        <w:pStyle w:val="38"/>
        <w:rPr>
          <w:ins w:id="99429" w:author="מנוע מכני" w:date="2026-10-11T12:04:39Z"/>
        </w:rPr>
      </w:pPr>
      <w:del w:id="99428" w:author="מנוע מכני" w:date="2026-10-11T12:04:39Z">
        <w:r w:rsidRPr="00E744B3">
          <w:delText xml:space="preserve">•</w:delText>
        </w:r>
      </w:del>
      <w:r w:rsidRPr="00E744B3">
        <w:t xml:space="preserve"> </w:t>
      </w:r>
      <w:r w:rsidRPr="00111789">
        <w:t>איבעיא</w:t>
      </w:r>
      <w:r w:rsidRPr="00B078C3">
        <w:t xml:space="preserve"> להו:</w:t>
      </w:r>
    </w:p>
    <w:p w:rsidR="00E403F0" w:rsidRDefault="00E403F0" w:rsidP="00E403F0">
      <w:pPr>
        <w:rPr>
          <w:rFonts w:ascii="FontbitDavid" w:hAnsi="FontbitDavid"/>
          <w:sz w:val="24"/>
          <w:rtl/>
        </w:rPr>
      </w:pPr>
      <w:del w:id="994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כזה טיהר איש פלוני חכם מהו! </w:t>
      </w:r>
    </w:p>
    <w:p w:rsidR="00E403F0" w:rsidRPr="00B078C3" w:rsidRDefault="00E403F0" w:rsidP="00E403F0">
      <w:pPr>
        <w:rPr>
          <w:rFonts w:ascii="FontbitDavid" w:hAnsi="FontbitDavid"/>
          <w:sz w:val="24"/>
          <w:rtl/>
        </w:rPr>
      </w:pPr>
      <w:r>
        <w:rPr>
          <w:rFonts w:ascii="FontbitDavid" w:hAnsi="FontbitDavid" w:hint="cs"/>
          <w:rtl/>
        </w:rPr>
        <w:t>אין להוכיח מהך ד</w:t>
      </w:r>
      <w:r w:rsidRPr="00B078C3">
        <w:rPr>
          <w:rFonts w:ascii="FontbitDavid" w:hAnsi="FontbitDavid"/>
          <w:sz w:val="24"/>
          <w:rtl/>
        </w:rPr>
        <w:t xml:space="preserve">נאמנת אשה לומר כזה ראיתי ואבדתיו, </w:t>
      </w:r>
      <w:r>
        <w:rPr>
          <w:rFonts w:ascii="FontbitDavid" w:hAnsi="FontbitDavid" w:hint="cs"/>
          <w:sz w:val="24"/>
          <w:rtl/>
        </w:rPr>
        <w:t>ד</w:t>
      </w:r>
      <w:r w:rsidRPr="00B078C3">
        <w:rPr>
          <w:rFonts w:ascii="FontbitDavid" w:hAnsi="FontbitDavid"/>
          <w:sz w:val="24"/>
          <w:rtl/>
        </w:rPr>
        <w:t xml:space="preserve">שאני </w:t>
      </w:r>
      <w:ins w:id="93701" w:author="מנוע מכני" w:date="2026-10-11T12:04:39Z">
        <w:r>
          <w:rPr>
            <w:rFonts w:ascii="FontbitDavid" w:hAnsi="FontbitDavid"/>
            <w:sz w:val="24"/>
            <w:rtl/>
          </w:rPr>
          <w:t xml:space="preserve">שם</w:t>
        </w:r>
      </w:ins>
      <w:del w:id="93702"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w:t>
      </w:r>
      <w:ins w:id="97647" w:author="מנוע מכני" w:date="2026-10-11T12:04:39Z">
        <w:r>
          <w:rPr>
            <w:rFonts w:ascii="FontbitDavid" w:hAnsi="FontbitDavid"/>
            <w:sz w:val="24"/>
            <w:rtl/>
          </w:rPr>
          <w:t xml:space="preserve">דאינו</w:t>
        </w:r>
      </w:ins>
      <w:del w:id="97648" w:author="מנוע מכני" w:date="2026-10-11T12:04:39Z">
        <w:r w:rsidRPr="00B078C3">
          <w:rPr>
            <w:rFonts w:ascii="FontbitDavid" w:hAnsi="FontbitDavid"/>
            <w:sz w:val="24"/>
            <w:rtl/>
          </w:rPr>
          <w:delText xml:space="preserve">דליתיה</w:delText>
        </w:r>
      </w:del>
      <w:r w:rsidRPr="00B078C3">
        <w:rPr>
          <w:rFonts w:ascii="FontbitDavid" w:hAnsi="FontbitDavid"/>
          <w:sz w:val="24"/>
          <w:rtl/>
        </w:rPr>
        <w:t xml:space="preserve"> לקמה.</w:t>
      </w:r>
    </w:p>
    <w:p>
      <w:pPr>
        <w:pStyle w:val="38"/>
        <w:rPr>
          <w:ins w:id="99431" w:author="מנוע מכני" w:date="2026-10-11T12:04:39Z"/>
        </w:rPr>
      </w:pPr>
      <w:r>
        <w:t xml:space="preserve">ואין להוכיח</w:t>
      </w:r>
    </w:p>
    <w:p w:rsidR="00E403F0" w:rsidRDefault="00E403F0" w:rsidP="00E403F0">
      <w:pPr>
        <w:rPr>
          <w:rFonts w:ascii="FontbitDavid" w:hAnsi="FontbitDavid"/>
          <w:sz w:val="24"/>
          <w:rtl/>
        </w:rPr>
      </w:pPr>
      <w:del w:id="99432" w:author="מנוע מכני" w:date="2026-10-11T12:04:39Z">
        <w:r>
          <w:rPr>
            <w:rFonts w:ascii="FontbitDavid" w:hAnsi="FontbitDavid" w:hint="cs"/>
            <w:sz w:val="24"/>
            <w:rtl/>
          </w:rPr>
          <w:delText xml:space="preserve"> </w:delText>
        </w:r>
      </w:del>
      <w:r>
        <w:rPr>
          <w:rFonts w:ascii="FontbitDavid" w:hAnsi="FontbitDavid" w:hint="cs"/>
          <w:sz w:val="24"/>
          <w:rtl/>
        </w:rPr>
        <w:t xml:space="preserve">ממעשה דילתא דיהר לה משום שחש בעיניו </w:t>
      </w:r>
      <w:r>
        <w:rPr>
          <w:rStyle w:val="2fb"/>
          <w:rFonts w:ascii="FontbitDavid" w:hAnsi="FontbitDavid" w:hint="cs"/>
          <w:sz w:val="24"/>
          <w:rtl/>
        </w:rPr>
        <w:t xml:space="preserve">דרי</w:t>
      </w:r>
      <w:ins w:id="90799" w:author="מנוע מכני" w:date="2026-10-11T12:04:39Z">
        <w:r>
          <w:rPr>
            <w:rStyle w:val="2fb"/>
            <w:rFonts w:ascii="FontbitDavid" w:hAnsi="FontbitDavid" w:hint="cs"/>
            <w:sz w:val="24"/>
            <w:rtl/>
          </w:rPr>
          <w:t xml:space="preserve">ב"י</w:t>
        </w:r>
      </w:ins>
      <w:del w:id="90800" w:author="מנוע מכני" w:date="2026-10-11T12:04:39Z">
        <w:r>
          <w:rPr>
            <w:rFonts w:ascii="FontbitDavid" w:hAnsi="FontbitDavid" w:hint="cs"/>
            <w:sz w:val="24"/>
            <w:rtl/>
          </w:rPr>
          <w:delText xml:space="preserve">ב''י</w:delText>
        </w:r>
      </w:del>
      <w:r>
        <w:rPr>
          <w:rFonts w:ascii="FontbitDavid" w:hAnsi="FontbitDavid" w:hint="cs"/>
          <w:sz w:val="24"/>
          <w:rtl/>
        </w:rPr>
        <w:t xml:space="preserve"> על עצמו סמך ורק מפני כבוד </w:t>
      </w:r>
      <w:ins w:id="90005" w:author="מנוע מכני" w:date="2026-10-11T12:04:39Z">
        <w:r>
          <w:rPr>
            <w:rStyle w:val="2fb"/>
            <w:rFonts w:ascii="FontbitDavid" w:hAnsi="FontbitDavid" w:hint="cs"/>
            <w:sz w:val="24"/>
            <w:rtl/>
          </w:rPr>
          <w:t xml:space="preserve">רבב"ח</w:t>
        </w:r>
      </w:ins>
      <w:del w:id="90006" w:author="מנוע מכני" w:date="2026-10-11T12:04:39Z">
        <w:r>
          <w:rPr>
            <w:rFonts w:ascii="FontbitDavid" w:hAnsi="FontbitDavid" w:hint="cs"/>
            <w:sz w:val="24"/>
            <w:rtl/>
          </w:rPr>
          <w:delText xml:space="preserve">רבב'ח</w:delText>
        </w:r>
      </w:del>
      <w:r>
        <w:rPr>
          <w:rFonts w:ascii="FontbitDavid" w:hAnsi="FontbitDavid" w:hint="cs"/>
          <w:sz w:val="24"/>
          <w:rtl/>
        </w:rPr>
        <w:t xml:space="preserve"> טימא </w:t>
      </w:r>
      <w:ins w:id="98237" w:author="מנוע מכני" w:date="2026-10-11T12:04:39Z">
        <w:r>
          <w:rPr>
            <w:rFonts w:ascii="FontbitDavid" w:hAnsi="FontbitDavid" w:hint="cs"/>
            <w:sz w:val="24"/>
            <w:rtl/>
          </w:rPr>
          <w:t xml:space="preserve">מתחילה</w:t>
        </w:r>
      </w:ins>
      <w:del w:id="98238" w:author="מנוע מכני" w:date="2026-10-11T12:04:39Z">
        <w:r>
          <w:rPr>
            <w:rFonts w:ascii="FontbitDavid" w:hAnsi="FontbitDavid" w:hint="cs"/>
            <w:sz w:val="24"/>
            <w:rtl/>
          </w:rPr>
          <w:delText xml:space="preserve">מעיקרא</w:delText>
        </w:r>
      </w:del>
    </w:p>
    <w:p>
      <w:pPr>
        <w:pStyle w:val="afffff8"/>
        <w:rPr>
          <w:ins w:id="90517" w:author="קלוד" w:date="2026-10-11T12:23:38Z"/>
        </w:rPr>
      </w:pPr>
      <w:ins w:id="90518" w:author="קלוד" w:date="2026-10-11T12:23:38Z">
        <w:r>
          <w:rPr>
            <w:color w:val="7B3F00"/>
          </w:rPr>
          <w:t xml:space="preserve">זמן ומקום הבדיקה - לילה, נר, יום מעונן ובין חמה לצל</w:t>
        </w:r>
      </w:ins>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Style w:val="2fb"/>
          <w:rFonts w:ascii="FontbitDavid" w:hAnsi="FontbitDavid"/>
          <w:sz w:val="24"/>
          <w:rtl/>
        </w:rPr>
        <w:t xml:space="preserve">רבי</w:t>
      </w:r>
      <w:r w:rsidRPr="00B078C3">
        <w:rPr>
          <w:rFonts w:ascii="FontbitDavid" w:hAnsi="FontbitDavid"/>
          <w:sz w:val="24"/>
          <w:rtl/>
        </w:rPr>
        <w:t xml:space="preserve"> ראה דם בלילה - וטימא, ראה ביום - וטיהר, המתין שעה אחת - חזר וטימא, </w:t>
      </w:r>
      <w:r w:rsidRPr="00B078C3">
        <w:rPr>
          <w:rFonts w:ascii="FontbitDavid" w:hAnsi="FontbitDavid"/>
          <w:sz w:val="24"/>
          <w:rtl/>
        </w:rPr>
        <w:t xml:space="preserve">אמר</w:t>
      </w:r>
      <w:r w:rsidRPr="00B078C3">
        <w:rPr>
          <w:rFonts w:ascii="FontbitDavid" w:hAnsi="FontbitDavid"/>
          <w:sz w:val="24"/>
          <w:rtl/>
        </w:rPr>
        <w:t xml:space="preserve">: אוי לי שמא טעיתי! </w:t>
      </w:r>
      <w:r>
        <w:rPr>
          <w:rFonts w:ascii="FontbitDavid" w:hAnsi="FontbitDavid" w:hint="cs"/>
          <w:sz w:val="24"/>
          <w:rtl/>
        </w:rPr>
        <w:t>והיינו ש</w:t>
      </w:r>
      <w:r w:rsidRPr="00B078C3">
        <w:rPr>
          <w:rFonts w:ascii="FontbitDavid" w:hAnsi="FontbitDavid"/>
          <w:sz w:val="24"/>
          <w:rtl/>
        </w:rPr>
        <w:t xml:space="preserve">אמר אין לו לדיין אלא מה שעיניו רואות </w:t>
      </w:r>
      <w:ins w:id="98239" w:author="מנוע מכני" w:date="2026-10-11T12:04:39Z">
        <w:r>
          <w:rPr>
            <w:rFonts w:ascii="FontbitDavid" w:hAnsi="FontbitDavid"/>
            <w:sz w:val="24"/>
            <w:rtl/>
          </w:rPr>
          <w:t xml:space="preserve">מתחילה</w:t>
        </w:r>
      </w:ins>
      <w:del w:id="98240" w:author="מנוע מכני" w:date="2026-10-11T12:04:39Z">
        <w:r w:rsidRPr="00B078C3">
          <w:rPr>
            <w:rFonts w:ascii="FontbitDavid" w:hAnsi="FontbitDavid"/>
            <w:sz w:val="24"/>
            <w:rtl/>
          </w:rPr>
          <w:delText xml:space="preserve">מעיקרא</w:delText>
        </w:r>
      </w:del>
      <w:r w:rsidRPr="00B078C3">
        <w:rPr>
          <w:rFonts w:ascii="FontbitDavid" w:hAnsi="FontbitDavid"/>
          <w:sz w:val="24"/>
          <w:rtl/>
        </w:rPr>
        <w:t xml:space="preserve"> </w:t>
      </w:r>
      <w:ins w:id="97103" w:author="מנוע מכני" w:date="2026-10-11T12:04:39Z">
        <w:r>
          <w:rPr>
            <w:rFonts w:ascii="FontbitDavid" w:hAnsi="FontbitDavid"/>
            <w:sz w:val="24"/>
            <w:rtl/>
          </w:rPr>
          <w:t xml:space="preserve">בחזקתו</w:t>
        </w:r>
      </w:ins>
      <w:del w:id="97104" w:author="מנוע מכני" w:date="2026-10-11T12:04:39Z">
        <w:r w:rsidRPr="00B078C3">
          <w:rPr>
            <w:rFonts w:ascii="FontbitDavid" w:hAnsi="FontbitDavid"/>
            <w:sz w:val="24"/>
            <w:rtl/>
          </w:rPr>
          <w:delText xml:space="preserve">אחזקיה</w:delText>
        </w:r>
      </w:del>
      <w:r w:rsidRPr="00B078C3">
        <w:rPr>
          <w:rFonts w:ascii="FontbitDavid" w:hAnsi="FontbitDavid"/>
          <w:sz w:val="24"/>
          <w:rtl/>
        </w:rPr>
        <w:t xml:space="preserve"> בטמא כיון </w:t>
      </w:r>
      <w:r>
        <w:rPr>
          <w:rFonts w:ascii="FontbitDavid" w:hAnsi="FontbitDavid" w:hint="cs"/>
          <w:sz w:val="24"/>
          <w:rtl/>
        </w:rPr>
        <w:t xml:space="preserve">שראה בבוקר שהשתנה </w:t>
      </w:r>
      <w:r>
        <w:rPr>
          <w:rFonts w:ascii="FontbitDavid" w:hAnsi="FontbitDavid" w:hint="cs"/>
          <w:sz w:val="24"/>
          <w:rtl/>
        </w:rPr>
        <w:t xml:space="preserve">אמר</w:t>
      </w:r>
      <w:r>
        <w:rPr>
          <w:rFonts w:ascii="FontbitDavid" w:hAnsi="FontbitDavid" w:hint="cs"/>
          <w:sz w:val="24"/>
          <w:rtl/>
        </w:rPr>
        <w:t xml:space="preserve"> ודאי טהור הוא ובלילה </w:t>
      </w:r>
      <w:r>
        <w:rPr>
          <w:rFonts w:ascii="FontbitDavid" w:hAnsi="FontbitDavid" w:hint="cs"/>
          <w:sz w:val="24"/>
          <w:rtl/>
        </w:rPr>
        <w:t xml:space="preserve">לא</w:t>
      </w:r>
      <w:r>
        <w:rPr>
          <w:rFonts w:ascii="FontbitDavid" w:hAnsi="FontbitDavid" w:hint="cs"/>
          <w:sz w:val="24"/>
          <w:rtl/>
        </w:rPr>
        <w:t xml:space="preserve"> ראיתי טוב כיון ששוב ראשה שהשתנה </w:t>
      </w:r>
      <w:r>
        <w:rPr>
          <w:rFonts w:ascii="FontbitDavid" w:hAnsi="FontbitDavid" w:hint="cs"/>
          <w:sz w:val="24"/>
          <w:rtl/>
        </w:rPr>
        <w:t xml:space="preserve">אמר</w:t>
      </w:r>
      <w:r>
        <w:rPr>
          <w:rFonts w:ascii="FontbitDavid" w:hAnsi="FontbitDavid" w:hint="cs"/>
          <w:sz w:val="24"/>
          <w:rtl/>
        </w:rPr>
        <w:t xml:space="preserve"> </w:t>
      </w:r>
      <w:ins w:id="95235" w:author="מנוע מכני" w:date="2026-10-11T12:04:39Z">
        <w:r>
          <w:rPr>
            <w:rFonts w:ascii="FontbitDavid" w:hAnsi="FontbitDavid" w:hint="cs"/>
            <w:sz w:val="24"/>
            <w:rtl/>
          </w:rPr>
          <w:t xml:space="preserve">זה</w:t>
        </w:r>
      </w:ins>
      <w:del w:id="95236" w:author="מנוע מכני" w:date="2026-10-11T12:04:39Z">
        <w:r>
          <w:rPr>
            <w:rFonts w:ascii="FontbitDavid" w:hAnsi="FontbitDavid" w:hint="cs"/>
            <w:sz w:val="24"/>
            <w:rtl/>
          </w:rPr>
          <w:delText xml:space="preserve">האי</w:delText>
        </w:r>
      </w:del>
      <w:r>
        <w:rPr>
          <w:rFonts w:ascii="FontbitDavid" w:hAnsi="FontbitDavid" w:hint="cs"/>
          <w:sz w:val="24"/>
          <w:rtl/>
        </w:rPr>
        <w:t xml:space="preserve"> טמא ואדמומיתו עברה </w:t>
      </w:r>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Style w:val="2fb"/>
          <w:rFonts w:ascii="FontbitDavid" w:hAnsi="FontbitDavid"/>
          <w:sz w:val="24"/>
          <w:rtl/>
        </w:rPr>
        <w:t xml:space="preserve">רבי</w:t>
      </w:r>
      <w:r w:rsidRPr="00B078C3">
        <w:rPr>
          <w:rFonts w:ascii="FontbitDavid" w:hAnsi="FontbitDavid"/>
          <w:sz w:val="24"/>
          <w:rtl/>
        </w:rPr>
        <w:t xml:space="preserve"> בדיק לאור הנר, </w:t>
      </w:r>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B078C3">
        <w:rPr>
          <w:rStyle w:val="2fb"/>
          <w:rFonts w:ascii="FontbitDavid" w:hAnsi="FontbitDavid"/>
          <w:sz w:val="24"/>
          <w:rtl/>
        </w:rPr>
        <w:t xml:space="preserve">רבי ישמעאל</w:t>
      </w:r>
      <w:r w:rsidRPr="00B078C3">
        <w:rPr>
          <w:rFonts w:ascii="FontbitDavid" w:hAnsi="FontbitDavid"/>
          <w:sz w:val="24"/>
          <w:rtl/>
        </w:rPr>
        <w:t xml:space="preserve"> ברבי י</w:t>
      </w:r>
      <w:r>
        <w:rPr>
          <w:rFonts w:ascii="FontbitDavid" w:hAnsi="FontbitDavid"/>
          <w:sz w:val="24"/>
          <w:rtl/>
        </w:rPr>
        <w:t>וסף בדיק ביום המעונן ביני עמודי</w:t>
      </w:r>
      <w:r>
        <w:rPr>
          <w:rFonts w:ascii="FontbitDavid" w:hAnsi="FontbitDavid" w:hint="cs"/>
          <w:sz w:val="24"/>
          <w:rtl/>
        </w:rPr>
        <w:t xml:space="preserve"> [ואפי' דאין אור </w:t>
      </w:r>
      <w:ins w:id="90801" w:author="מנוע מכני" w:date="2026-10-11T12:04:39Z">
        <w:r>
          <w:rPr>
            <w:rFonts w:ascii="FontbitDavid" w:hAnsi="FontbitDavid" w:hint="cs"/>
            <w:sz w:val="24"/>
            <w:rtl/>
          </w:rPr>
          <w:t xml:space="preserve">כ"כ</w:t>
        </w:r>
      </w:ins>
      <w:del w:id="90802" w:author="מנוע מכני" w:date="2026-10-11T12:04:39Z">
        <w:r>
          <w:rPr>
            <w:rFonts w:ascii="FontbitDavid" w:hAnsi="FontbitDavid" w:hint="cs"/>
            <w:sz w:val="24"/>
            <w:rtl/>
          </w:rPr>
          <w:delText xml:space="preserve">כ''כ</w:delText>
        </w:r>
      </w:del>
      <w:r>
        <w:rPr>
          <w:rFonts w:ascii="FontbitDavid" w:hAnsi="FontbitDavid" w:hint="cs"/>
          <w:sz w:val="24"/>
          <w:rtl/>
        </w:rPr>
        <w:t xml:space="preserve">]</w:t>
      </w:r>
    </w:p>
    <w:p>
      <w:pPr>
        <w:pStyle w:val="38"/>
        <w:rPr>
          <w:ins w:id="99434" w:author="מנוע מכני" w:date="2026-10-11T12:04:39Z"/>
        </w:rPr>
      </w:pPr>
      <w:del w:id="99433" w:author="מנוע מכני" w:date="2026-10-11T12:04:39Z">
        <w:r w:rsidRPr="00E744B3">
          <w:delText xml:space="preserve">•</w:delText>
        </w:r>
      </w:del>
      <w:r w:rsidRPr="00E744B3">
        <w:t xml:space="preserve"> </w:t>
      </w:r>
      <w:r>
        <w:t xml:space="preserve">רא</w:t>
      </w:r>
      <w:ins w:id="90803" w:author="מנוע מכני" w:date="2026-10-11T12:04:39Z">
        <w:r>
          <w:t xml:space="preserve">ב"ש</w:t>
        </w:r>
      </w:ins>
      <w:del w:id="90804" w:author="מנוע מכני" w:date="2026-10-11T12:04:39Z">
        <w:r>
          <w:delText xml:space="preserve">ב''ש</w:delText>
        </w:r>
      </w:del>
      <w:r>
        <w:t xml:space="preserve">:</w:t>
      </w:r>
    </w:p>
    <w:p w:rsidR="00E403F0" w:rsidRPr="00B078C3" w:rsidRDefault="00E403F0" w:rsidP="00E403F0">
      <w:pPr>
        <w:rPr>
          <w:rFonts w:ascii="FontbitDavid" w:hAnsi="FontbitDavid"/>
          <w:sz w:val="24"/>
          <w:rtl/>
        </w:rPr>
      </w:pPr>
      <w:del w:id="994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וכולן אין בודקין אותן אלא בין חמה לצל.</w:t>
      </w:r>
    </w:p>
    <w:p>
      <w:pPr>
        <w:pStyle w:val="38"/>
        <w:rPr>
          <w:ins w:id="99437" w:author="מנוע מכני" w:date="2026-10-11T12:04:39Z"/>
        </w:rPr>
      </w:pPr>
      <w:del w:id="99436" w:author="מנוע מכני" w:date="2026-10-11T12:04:39Z">
        <w:r w:rsidRPr="00E744B3">
          <w:delText xml:space="preserve">•</w:delText>
        </w:r>
      </w:del>
      <w:r w:rsidRPr="00E744B3">
        <w:t xml:space="preserve"> </w:t>
      </w:r>
      <w:ins w:id="90805" w:author="מנוע מכני" w:date="2026-10-11T12:04:39Z">
        <w:r>
          <w:t xml:space="preserve">ר"נ</w:t>
        </w:r>
      </w:ins>
      <w:del w:id="90806" w:author="מנוע מכני" w:date="2026-10-11T12:04:39Z">
        <w:r w:rsidRPr="00B078C3">
          <w:delText xml:space="preserve">ר</w:delText>
        </w:r>
        <w:r>
          <w:delText xml:space="preserve">''נ</w:delText>
        </w:r>
      </w:del>
      <w:r>
        <w:t xml:space="preserve"> מר</w:t>
      </w:r>
      <w:ins w:id="90807" w:author="מנוע מכני" w:date="2026-10-11T12:04:39Z">
        <w:r>
          <w:t xml:space="preserve">ב"א</w:t>
        </w:r>
      </w:ins>
      <w:del w:id="90808" w:author="מנוע מכני" w:date="2026-10-11T12:04:39Z">
        <w:r>
          <w:delText xml:space="preserve">ב''א</w:delText>
        </w:r>
      </w:del>
      <w:r w:rsidRPr="00B078C3">
        <w:t xml:space="preserve">:</w:t>
      </w:r>
    </w:p>
    <w:p w:rsidR="00E403F0" w:rsidRPr="00B078C3" w:rsidRDefault="00E403F0" w:rsidP="00E403F0">
      <w:pPr>
        <w:rPr>
          <w:rFonts w:ascii="FontbitDavid" w:hAnsi="FontbitDavid"/>
          <w:sz w:val="24"/>
          <w:rtl/>
        </w:rPr>
      </w:pPr>
      <w:del w:id="994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בחמה, ובצל ידו.</w:t>
      </w:r>
    </w:p>
    <w:p w:rsidR="00E403F0" w:rsidRPr="00B078C3" w:rsidRDefault="00E403F0" w:rsidP="00E403F0">
      <w:pPr>
        <w:jc w:val="center"/>
        <w:rPr>
          <w:del w:id="90058" w:author="מנוע עיצוב" w:date="2026-10-11T12:09:26Z"/>
          <w:rFonts w:ascii="FontbitDavid" w:hAnsi="FontbitDavid"/>
          <w:sz w:val="24"/>
          <w:rtl/>
        </w:rPr>
      </w:pPr>
      <w:del w:id="9005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81" w:author="קלוד" w:date="2026-10-11T09:07:21Z">
          <w:pPr>
            <w:pStyle w:val="affff1"/>
            <w:rPr>
              <w:rtl/>
            </w:rPr>
          </w:pPr>
        </w:pPrChange>
      </w:pPr>
      <w:ins w:id="9827" w:author="מספור קטעי משנה" w:date="2026-10-11T09:25:19Z">
        <w:r>
          <w:rPr>
            <w:rStyle w:val="MisparKeta"/>
          </w:rPr>
          <w:t xml:space="preserve">ב. </w:t>
        </w:r>
      </w:ins>
      <w:r w:rsidRPr="00B078C3">
        <w:rPr>
          <w:rtl/>
        </w:rPr>
        <w:t>וכמזוג שני חלקים כו'.</w:t>
      </w:r>
    </w:p>
    <w:p w:rsidR="00E403F0" w:rsidRDefault="00E403F0" w:rsidP="00E403F0">
      <w:pPr>
        <w:pStyle w:val="afff3"/>
        <w:framePr w:wrap="around"/>
        <w:rPr>
          <w:rtl/>
        </w:rPr>
      </w:pPr>
      <w:r>
        <w:rPr>
          <w:rFonts w:hint="cs"/>
          <w:rtl/>
        </w:rPr>
        <w:t>כא:</w:t>
      </w:r>
    </w:p>
    <w:p>
      <w:pPr>
        <w:pStyle w:val="38"/>
        <w:rPr>
          <w:ins w:id="99439" w:author="מנוע מכני" w:date="2026-10-11T12:04:39Z"/>
        </w:rPr>
      </w:pPr>
      <w:r>
        <w:t xml:space="preserve">תנא:</w:t>
      </w:r>
    </w:p>
    <w:p w:rsidR="00E403F0" w:rsidRPr="00B078C3" w:rsidRDefault="00E403F0" w:rsidP="00E403F0">
      <w:pPr>
        <w:rPr>
          <w:rFonts w:ascii="FontbitDavid" w:hAnsi="FontbitDavid"/>
          <w:sz w:val="24"/>
          <w:rtl/>
        </w:rPr>
      </w:pPr>
      <w:del w:id="99440" w:author="מנוע מכני" w:date="2026-10-11T12:04:39Z">
        <w:r>
          <w:rPr>
            <w:rFonts w:ascii="FontbitDavid" w:hAnsi="FontbitDavid"/>
            <w:sz w:val="24"/>
            <w:rtl/>
          </w:rPr>
          <w:delText xml:space="preserve"> </w:delText>
        </w:r>
      </w:del>
      <w:r w:rsidRPr="00B078C3">
        <w:rPr>
          <w:rFonts w:ascii="FontbitDavid" w:hAnsi="FontbitDavid"/>
          <w:sz w:val="24"/>
          <w:rtl/>
        </w:rPr>
        <w:t>השרוני נידון ככרמלי, חי - ולא מזוג, חדש - ולא ישן.</w:t>
      </w:r>
    </w:p>
    <w:p>
      <w:pPr>
        <w:pStyle w:val="38"/>
        <w:rPr>
          <w:ins w:id="99441" w:author="מנוע מכני" w:date="2026-10-11T12:04:39Z"/>
        </w:rPr>
      </w:pPr>
      <w:ins w:id="90809" w:author="מנוע מכני" w:date="2026-10-11T12:04:39Z">
        <w:r>
          <w:t xml:space="preserve">א"ר</w:t>
        </w:r>
      </w:ins>
      <w:del w:id="90810" w:author="מנוע מכני" w:date="2026-10-11T12:04:39Z">
        <w:r w:rsidRPr="00B078C3">
          <w:delText xml:space="preserve">א''ר</w:delText>
        </w:r>
      </w:del>
      <w:r w:rsidRPr="00B078C3">
        <w:t xml:space="preserve"> יצחק בר אבודימי:</w:t>
      </w:r>
    </w:p>
    <w:p w:rsidR="00E403F0" w:rsidRPr="00B078C3" w:rsidRDefault="00E403F0" w:rsidP="00E403F0">
      <w:pPr>
        <w:rPr>
          <w:rFonts w:ascii="FontbitDavid" w:hAnsi="FontbitDavid"/>
          <w:sz w:val="24"/>
          <w:rtl/>
        </w:rPr>
      </w:pPr>
      <w:del w:id="9944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וכולן אין בודקין אותן אלא בכוס טבריא פשוט.</w:t>
      </w:r>
    </w:p>
    <w:p w:rsidR="00E403F0" w:rsidRPr="00017C1D" w:rsidRDefault="00E403F0" w:rsidP="00E403F0">
      <w:pPr>
        <w:rPr>
          <w:rFonts w:ascii="FontbitDavid" w:hAnsi="FontbitDavid"/>
          <w:spacing w:val="-6"/>
          <w:sz w:val="24"/>
          <w:rtl/>
        </w:rPr>
      </w:pPr>
      <w:r w:rsidRPr="00017C1D">
        <w:rPr>
          <w:rFonts w:ascii="FontbitDavid" w:hAnsi="FontbitDavid" w:hint="cs"/>
          <w:spacing w:val="-6"/>
          <w:sz w:val="24"/>
          <w:rtl/>
        </w:rPr>
        <w:t xml:space="preserve">וטעמא:-</w:t>
      </w:r>
      <w:ins w:id="96723" w:author="מנוע מכני" w:date="2026-10-11T12:04:39Z">
        <w:r>
          <w:rPr>
            <w:rFonts w:ascii="FontbitDavid" w:hAnsi="FontbitDavid" w:hint="cs"/>
            <w:spacing w:val="-6"/>
            <w:sz w:val="24"/>
            <w:rtl/>
          </w:rPr>
          <w:t xml:space="preserve"> </w:t>
        </w:r>
      </w:ins>
      <w:del w:id="96724" w:author="מנוע מכני" w:date="2026-10-11T12:04:39Z">
        <w:r w:rsidRPr="00017C1D">
          <w:rPr>
            <w:rFonts w:ascii="FontbitDavid" w:hAnsi="FontbitDavid" w:hint="cs"/>
            <w:spacing w:val="-6"/>
            <w:sz w:val="24"/>
            <w:rtl/>
          </w:rPr>
          <w:delText xml:space="preserve"> </w:delText>
        </w:r>
        <w:r w:rsidRPr="00017C1D">
          <w:rPr>
            <w:rFonts w:ascii="FontbitDavid" w:hAnsi="FontbitDavid"/>
            <w:spacing w:val="-6"/>
            <w:sz w:val="24"/>
            <w:rtl/>
          </w:rPr>
          <w:delText xml:space="preserve"> </w:delText>
        </w:r>
      </w:del>
      <w:r w:rsidRPr="00017C1D">
        <w:rPr>
          <w:rStyle w:val="2fb"/>
          <w:rFonts w:ascii="FontbitDavid" w:hAnsi="FontbitDavid"/>
          <w:spacing w:val="-6"/>
          <w:sz w:val="24"/>
          <w:rtl/>
        </w:rPr>
        <w:t xml:space="preserve">אביי</w:t>
      </w:r>
      <w:r w:rsidRPr="00017C1D">
        <w:rPr>
          <w:rFonts w:ascii="FontbitDavid" w:hAnsi="FontbitDavid"/>
          <w:spacing w:val="-6"/>
          <w:sz w:val="24"/>
          <w:rtl/>
        </w:rPr>
        <w:t xml:space="preserve">: של כל העולם כולו, מחזיק לוג - עושין אותו ממנה, שני לוגין עושין אותו ממאתים</w:t>
      </w:r>
      <w:ins w:id="96721" w:author="מנוע מכני" w:date="2026-10-11T12:04:39Z">
        <w:r>
          <w:rPr>
            <w:rFonts w:ascii="FontbitDavid" w:hAnsi="FontbitDavid"/>
            <w:spacing w:val="-6"/>
            <w:sz w:val="24"/>
            <w:rtl/>
          </w:rPr>
          <w:t xml:space="preserve">,</w:t>
        </w:r>
      </w:ins>
      <w:del w:id="96722" w:author="מנוע מכני" w:date="2026-10-11T12:04:39Z">
        <w:r w:rsidRPr="00017C1D">
          <w:rPr>
            <w:rFonts w:ascii="FontbitDavid" w:hAnsi="FontbitDavid"/>
            <w:spacing w:val="-6"/>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כוס טבריא פשוט, אפי' מחזיק שני </w:t>
      </w:r>
      <w:r>
        <w:rPr>
          <w:rFonts w:ascii="FontbitDavid" w:hAnsi="FontbitDavid"/>
          <w:sz w:val="24"/>
          <w:rtl/>
        </w:rPr>
        <w:t>לוגין - עושין אותו ממנה, ו</w:t>
      </w:r>
      <w:r>
        <w:rPr>
          <w:rFonts w:ascii="FontbitDavid" w:hAnsi="FontbitDavid" w:hint="cs"/>
          <w:sz w:val="24"/>
          <w:rtl/>
        </w:rPr>
        <w:t xml:space="preserve">כיוון </w:t>
      </w:r>
      <w:r w:rsidRPr="00B078C3">
        <w:rPr>
          <w:rFonts w:ascii="FontbitDavid" w:hAnsi="FontbitDavid"/>
          <w:sz w:val="24"/>
          <w:rtl/>
        </w:rPr>
        <w:t xml:space="preserve">דקליש</w:t>
      </w:r>
      <w:ins w:id="96725" w:author="מנוע מכני" w:date="2026-10-11T12:04:39Z">
        <w:r>
          <w:rPr>
            <w:rFonts w:ascii="FontbitDavid" w:hAnsi="FontbitDavid"/>
            <w:sz w:val="24"/>
            <w:rtl/>
          </w:rPr>
          <w:t xml:space="preserve"> </w:t>
        </w:r>
      </w:ins>
      <w:del w:id="9672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ידיע </w:t>
      </w:r>
      <w:ins w:id="95237" w:author="מנוע מכני" w:date="2026-10-11T12:04:39Z">
        <w:r>
          <w:rPr>
            <w:rFonts w:ascii="FontbitDavid" w:hAnsi="FontbitDavid"/>
            <w:sz w:val="24"/>
            <w:rtl/>
          </w:rPr>
          <w:t xml:space="preserve">בו</w:t>
        </w:r>
      </w:ins>
      <w:del w:id="95238" w:author="מנוע מכני" w:date="2026-10-11T12:04:39Z">
        <w:r w:rsidRPr="00B078C3">
          <w:rPr>
            <w:rFonts w:ascii="FontbitDavid" w:hAnsi="FontbitDavid"/>
            <w:sz w:val="24"/>
            <w:rtl/>
          </w:rPr>
          <w:delText xml:space="preserve">ביה</w:delText>
        </w:r>
      </w:del>
      <w:r w:rsidRPr="00B078C3">
        <w:rPr>
          <w:rFonts w:ascii="FontbitDavid" w:hAnsi="FontbitDavid"/>
          <w:sz w:val="24"/>
          <w:rtl/>
        </w:rPr>
        <w:t xml:space="preserve"> </w:t>
      </w:r>
      <w:ins w:id="98241" w:author="מנוע מכני" w:date="2026-10-11T12:04:39Z">
        <w:r>
          <w:rPr>
            <w:rFonts w:ascii="FontbitDavid" w:hAnsi="FontbitDavid"/>
            <w:sz w:val="24"/>
            <w:rtl/>
          </w:rPr>
          <w:t xml:space="preserve">יותר</w:t>
        </w:r>
      </w:ins>
      <w:del w:id="98242" w:author="מנוע מכני" w:date="2026-10-11T12:04:39Z">
        <w:r w:rsidRPr="00B078C3">
          <w:rPr>
            <w:rFonts w:ascii="FontbitDavid" w:hAnsi="FontbitDavid"/>
            <w:sz w:val="24"/>
            <w:rtl/>
          </w:rPr>
          <w:delText xml:space="preserve">טפי</w:delText>
        </w:r>
      </w:del>
      <w:r w:rsidRPr="00B078C3">
        <w:rPr>
          <w:rFonts w:ascii="FontbitDavid" w:hAnsi="FontbitDavid"/>
          <w:sz w:val="24"/>
          <w:rtl/>
        </w:rPr>
        <w:t xml:space="preserve">.</w:t>
      </w:r>
    </w:p>
    <w:p w:rsidR="00E403F0" w:rsidRDefault="00E403F0" w:rsidP="00D07C84">
      <w:pPr>
        <w:pStyle w:val="Hadran"/>
        <w:rPr>
          <w:rtl/>
        </w:rPr>
        <w:pPrChange w:id="104019" w:author="Claude" w:date="2026-10-11T09:08:16Z">
          <w:pPr>
            <w:pStyle w:val="affff"/>
            <w:rPr>
              <w:rtl/>
            </w:rPr>
          </w:pPr>
        </w:pPrChange>
      </w:pPr>
      <w:r w:rsidRPr="00B078C3">
        <w:rPr>
          <w:rtl/>
        </w:rPr>
        <w:t>הדרן עלך כל היד.</w:t>
      </w:r>
      <w:r>
        <w:rPr>
          <w:rFonts w:hint="cs"/>
          <w:rtl/>
        </w:rPr>
        <w:t xml:space="preserve"> </w:t>
      </w:r>
    </w:p>
    <w:p w:rsidR="00E403F0" w:rsidRDefault="00E403F0" w:rsidP="00E403F0">
      <w:pPr>
        <w:pStyle w:val="afff6"/>
        <w:framePr w:wrap="around"/>
        <w:rPr>
          <w:del w:id="102969" w:author="Claude" w:date="2026-10-11T09:07:54Z"/>
          <w:rtl/>
        </w:rPr>
      </w:pPr>
      <w:del w:id="102965" w:author="Claude" w:date="2026-10-11T09:07:54Z">
        <w:r>
          <w:rPr>
            <w:rFonts w:hint="cs"/>
            <w:rtl/>
          </w:rPr>
          <w:lastRenderedPageBreak/>
          <w:delText xml:space="preserve">פ</w:delText>
        </w:r>
      </w:del>
      <w:del w:id="102966" w:author="Claude" w:date="2026-10-11T09:07:54Z">
        <w:r w:rsidRPr="00B078C3">
          <w:rPr>
            <w:rtl/>
          </w:rPr>
          <w:delText xml:space="preserve">רק </w:delText>
        </w:r>
      </w:del>
      <w:del w:id="102967" w:author="Claude" w:date="2026-10-11T09:07:54Z">
        <w:r>
          <w:rPr>
            <w:rFonts w:hint="cs"/>
            <w:rtl/>
          </w:rPr>
          <w:delText xml:space="preserve">שלישי</w:delText>
        </w:r>
      </w:del>
      <w:del w:id="102968" w:author="Claude" w:date="2026-10-11T09:07:54Z">
        <w:r w:rsidRPr="00B078C3">
          <w:rPr>
            <w:rtl/>
          </w:rPr>
          <w:delText xml:space="preserve"> </w:delText>
        </w:r>
      </w:del>
    </w:p>
    <w:p w:rsidR="00E403F0" w:rsidRPr="00B078C3" w:rsidRDefault="00E403F0" w:rsidP="00E403F0">
      <w:pPr>
        <w:pStyle w:val="afff7"/>
        <w:framePr w:wrap="around"/>
        <w:rPr>
          <w:del w:id="102971" w:author="Claude" w:date="2026-10-11T09:07:54Z"/>
          <w:rtl/>
        </w:rPr>
      </w:pPr>
      <w:del w:id="102970" w:author="Claude" w:date="2026-10-11T09:07:54Z">
        <w:r w:rsidRPr="00B078C3">
          <w:rPr>
            <w:rtl/>
          </w:rPr>
          <w:delText xml:space="preserve">המפלת חתיכה</w:delText>
        </w:r>
      </w:del>
    </w:p>
    <w:p>
      <w:pPr>
        <w:pStyle w:val="PetichatPerek"/>
        <w:rPr>
          <w:ins w:id="102964" w:author="Claude" w:date="2026-10-11T09:07:54Z"/>
        </w:rPr>
      </w:pPr>
      <w:ins w:id="102963" w:author="Claude" w:date="2026-10-11T09:07:54Z">
        <w:r>
          <w:rPr>
            <w:rFonts w:hint="cs"/>
            <w:rtl/>
          </w:rPr>
          <w:t xml:space="preserve">פרק שלישי</w:t>
        </w:r>
        <w:r>
          <w:rPr>
            <w:rFonts w:hint="cs"/>
            <w:rtl/>
          </w:rPr>
          <w:t xml:space="preserve"> - </w:t>
        </w:r>
        <w:r>
          <w:rPr>
            <w:rtl/>
          </w:rPr>
          <w:t xml:space="preserve">המפלת חתיכה</w:t>
        </w:r>
      </w:ins>
    </w:p>
    <w:p>
      <w:pPr>
        <w:pStyle w:val="MishnaBatzad"/>
        <w:rPr>
          <w:ins w:id="20305" w:author="קלוד" w:date="2026-10-11T09:07:21Z"/>
        </w:rPr>
      </w:pPr>
      <w:ins w:id="20304" w:author="קלוד" w:date="2026-10-11T09:07:21Z">
        <w:r>
          <w:t xml:space="preserve">משנה א</w:t>
        </w:r>
      </w:ins>
    </w:p>
    <w:p w:rsidR="00E403F0" w:rsidRPr="00D65BEC" w:rsidRDefault="00E403F0" w:rsidP="00E403F0">
      <w:pPr>
        <w:pStyle w:val="afff9"/>
        <w:spacing w:before="120"/>
        <w:rPr>
          <w:rtl/>
        </w:rPr>
        <w:pPrChange w:id="90011" w:author="קלוד" w:date="2026-10-11T12:09:42Z">
          <w:pPr>
            <w:pStyle w:val="afff9"/>
          </w:pPr>
        </w:pPrChange>
      </w:pPr>
      <w:r w:rsidRPr="00D65BEC">
        <w:rPr>
          <w:rtl/>
        </w:rPr>
        <w:t>/מתני'/.</w:t>
      </w:r>
    </w:p>
    <w:p w:rsidR="00E403F0" w:rsidRPr="00D65BEC" w:rsidRDefault="00E403F0" w:rsidP="00E403F0">
      <w:pPr>
        <w:pStyle w:val="afff9"/>
        <w:rPr>
          <w:rtl/>
        </w:rPr>
      </w:pPr>
      <w:r w:rsidRPr="00D65BEC">
        <w:rPr>
          <w:rtl/>
        </w:rPr>
        <w:t>המפלת חתיכה, אם יש עמה דם - טמאה, ואם לאו - טהורה.</w:t>
      </w:r>
    </w:p>
    <w:p w:rsidR="00E403F0" w:rsidRPr="00D65BEC" w:rsidRDefault="00E403F0" w:rsidP="00E403F0">
      <w:pPr>
        <w:pStyle w:val="afff9"/>
        <w:rPr>
          <w:rtl/>
        </w:rPr>
      </w:pPr>
      <w:r>
        <w:rPr>
          <w:rStyle w:val="TanaimMishna"/>
          <w:rtl/>
          <w:rPrChange w:id="102881" w:author="Claude" w:date="2026-10-11T09:07:54Z">
            <w:rPr>
              <w:rtl/>
            </w:rPr>
          </w:rPrChange>
        </w:rPr>
        <w:t xml:space="preserve">ר' יהודה</w:t>
      </w:r>
      <w:r>
        <w:rPr>
          <w:rtl/>
        </w:rPr>
        <w:t xml:space="preserve"> אומר</w:t>
      </w:r>
      <w:r>
        <w:rPr>
          <w:rStyle w:val="TanaimMishna"/>
          <w:rtl/>
          <w:rPrChange w:id="102882" w:author="Claude" w:date="2026-10-11T09:07:54Z">
            <w:rPr>
              <w:rtl/>
            </w:rPr>
          </w:rPrChange>
        </w:rPr>
        <w:t xml:space="preserve">:</w:t>
      </w:r>
      <w:r>
        <w:rPr>
          <w:rtl/>
        </w:rPr>
        <w:t xml:space="preserve"> בין כך ובין כך טמאה.</w:t>
      </w:r>
    </w:p>
    <w:p w:rsidR="00E403F0" w:rsidRPr="00D65BEC" w:rsidRDefault="00E403F0" w:rsidP="00E403F0">
      <w:pPr>
        <w:pStyle w:val="afff9"/>
        <w:rPr>
          <w:rtl/>
        </w:rPr>
      </w:pPr>
      <w:r w:rsidRPr="00D65BEC">
        <w:rPr>
          <w:rtl/>
        </w:rPr>
        <w:t xml:space="preserve">המפלת כמין קליפה, כמין שערה, כמן עפר, כמין יבחושין אדומים </w:t>
      </w:r>
    </w:p>
    <w:p w:rsidR="00E403F0" w:rsidRPr="00D65BEC" w:rsidRDefault="00E403F0" w:rsidP="00E403F0">
      <w:pPr>
        <w:pStyle w:val="afff9"/>
        <w:rPr>
          <w:rtl/>
        </w:rPr>
      </w:pPr>
      <w:r w:rsidRPr="00D65BEC">
        <w:rPr>
          <w:rtl/>
        </w:rPr>
        <w:tab/>
        <w:t>- תטיל למים, אם נמוחו - טמאה, ואם לאו - טהורה.</w:t>
      </w:r>
    </w:p>
    <w:p w:rsidR="00E403F0" w:rsidRPr="00D64BA8" w:rsidRDefault="00E403F0" w:rsidP="00E403F0">
      <w:pPr>
        <w:pStyle w:val="afff9"/>
        <w:rPr>
          <w:spacing w:val="8"/>
          <w:rtl/>
        </w:rPr>
      </w:pPr>
      <w:r w:rsidRPr="00D64BA8">
        <w:rPr>
          <w:spacing w:val="8"/>
          <w:rtl/>
        </w:rPr>
        <w:t>המפלת כמין דגים, חגבים, שקצים ורמשים, אם יש עמהם דם טמאה, ואם לאו טהורה.</w:t>
      </w:r>
    </w:p>
    <w:p w:rsidR="00E403F0" w:rsidRPr="00D65BEC" w:rsidRDefault="00E403F0" w:rsidP="00E403F0">
      <w:pPr>
        <w:pStyle w:val="afff9"/>
        <w:rPr>
          <w:rtl/>
        </w:rPr>
      </w:pPr>
      <w:r w:rsidRPr="00D65BEC">
        <w:rPr>
          <w:rtl/>
        </w:rPr>
        <w:t xml:space="preserve">המפלת מין בהמה חיה ועוף, בין טמאין בין טהורין, </w:t>
      </w:r>
    </w:p>
    <w:p w:rsidR="00E403F0" w:rsidRPr="00D65BEC" w:rsidRDefault="00E403F0" w:rsidP="00E403F0">
      <w:pPr>
        <w:pStyle w:val="afff9"/>
        <w:rPr>
          <w:rtl/>
        </w:rPr>
      </w:pPr>
      <w:r w:rsidRPr="00D65BEC">
        <w:rPr>
          <w:rtl/>
        </w:rPr>
        <w:tab/>
      </w:r>
      <w:r w:rsidRPr="00D65BEC">
        <w:rPr>
          <w:rtl/>
        </w:rPr>
        <w:tab/>
        <w:t xml:space="preserve">אם זכר תשב לזכר, ואם נקבה - תשב לנקבה, </w:t>
      </w:r>
    </w:p>
    <w:p w:rsidR="00E403F0" w:rsidRPr="00D65BEC" w:rsidRDefault="00E403F0" w:rsidP="00E403F0">
      <w:pPr>
        <w:pStyle w:val="afff9"/>
        <w:rPr>
          <w:rtl/>
        </w:rPr>
      </w:pPr>
      <w:r w:rsidRPr="00D65BEC">
        <w:rPr>
          <w:rtl/>
        </w:rPr>
        <w:tab/>
      </w:r>
      <w:r>
        <w:rPr>
          <w:rtl/>
        </w:rPr>
        <w:t xml:space="preserve">	ואם אין ידוע תשב לזכר ולנקבה דברי </w:t>
      </w:r>
      <w:r>
        <w:rPr>
          <w:rStyle w:val="TanaimMishna"/>
          <w:rtl/>
          <w:rPrChange w:id="20012" w:author="קלוד" w:date="2026-10-11T09:07:21Z">
            <w:rPr>
              <w:rtl/>
            </w:rPr>
          </w:rPrChange>
        </w:rPr>
        <w:t xml:space="preserve">רבי מאיר</w:t>
      </w:r>
      <w:r>
        <w:rPr>
          <w:rtl/>
        </w:rPr>
        <w:t xml:space="preserve">, </w:t>
      </w:r>
    </w:p>
    <w:p w:rsidR="00E403F0" w:rsidRPr="00D65BEC" w:rsidRDefault="00E403F0" w:rsidP="00E403F0">
      <w:pPr>
        <w:pStyle w:val="afff9"/>
        <w:rPr>
          <w:rtl/>
        </w:rPr>
      </w:pPr>
      <w:r>
        <w:rPr>
          <w:rtl/>
        </w:rPr>
        <w:t xml:space="preserve">ו</w:t>
      </w:r>
      <w:r>
        <w:rPr>
          <w:rStyle w:val="TanaimMishna"/>
          <w:rtl/>
          <w:rPrChange w:id="20013" w:author="קלוד" w:date="2026-10-11T09:07:21Z">
            <w:rPr>
              <w:rtl/>
            </w:rPr>
          </w:rPrChange>
        </w:rPr>
        <w:t xml:space="preserve">חכמים</w:t>
      </w:r>
      <w:r>
        <w:rPr>
          <w:rtl/>
        </w:rPr>
        <w:t xml:space="preserve"> אומרים</w:t>
      </w:r>
      <w:r>
        <w:rPr>
          <w:rStyle w:val="TanaimMishna"/>
          <w:rtl/>
          <w:rPrChange w:id="102883" w:author="Claude" w:date="2026-10-11T09:07:54Z">
            <w:rPr>
              <w:rtl/>
            </w:rPr>
          </w:rPrChange>
        </w:rPr>
        <w:t xml:space="preserve">:</w:t>
      </w:r>
      <w:r>
        <w:rPr>
          <w:rtl/>
        </w:rPr>
        <w:t xml:space="preserve"> כל שאין בו מצורת אדם - אינו ולד.</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515" w:author="קלוד" w:date="2026-10-11T12:23:38Z"/>
        </w:rPr>
      </w:pPr>
      <w:ins w:id="90516" w:author="קלוד" w:date="2026-10-11T12:23:38Z">
        <w:r>
          <w:rPr>
            <w:color w:val="7B3F00"/>
          </w:rPr>
          <w:t xml:space="preserve">חתיכה שהפילה - ר"י מטמא רק בארבעת מיני דמים</w:t>
        </w:r>
      </w:ins>
    </w:p>
    <w:p>
      <w:pPr>
        <w:pStyle w:val="38"/>
        <w:rPr>
          <w:ins w:id="99443" w:author="מנוע מכני" w:date="2026-10-11T12:04:39Z"/>
        </w:rPr>
      </w:pPr>
      <w:r w:rsidRPr="00017C1D">
        <w:t xml:space="preserve">ארי</w:t>
      </w:r>
      <w:ins w:id="90811" w:author="מנוע מכני" w:date="2026-10-11T12:04:39Z">
        <w:r>
          <w:t xml:space="preserve">א"ש</w:t>
        </w:r>
      </w:ins>
      <w:del w:id="90812" w:author="מנוע מכני" w:date="2026-10-11T12:04:39Z">
        <w:r w:rsidRPr="00017C1D">
          <w:delText xml:space="preserve">א''ש</w:delText>
        </w:r>
      </w:del>
      <w:r w:rsidRPr="00017C1D">
        <w:t xml:space="preserve">:</w:t>
      </w:r>
    </w:p>
    <w:p w:rsidR="00E403F0" w:rsidRPr="00017C1D" w:rsidRDefault="00E403F0" w:rsidP="00E403F0">
      <w:pPr>
        <w:pStyle w:val="a3"/>
        <w:rPr>
          <w:spacing w:val="-8"/>
          <w:rtl/>
        </w:rPr>
      </w:pPr>
      <w:del w:id="99444" w:author="מנוע מכני" w:date="2026-10-11T12:04:39Z">
        <w:r w:rsidRPr="00017C1D">
          <w:rPr>
            <w:spacing w:val="-8"/>
            <w:rtl/>
          </w:rPr>
          <w:delText xml:space="preserve"> </w:delText>
        </w:r>
      </w:del>
      <w:r w:rsidRPr="00017C1D">
        <w:rPr>
          <w:spacing w:val="-8"/>
          <w:rtl/>
        </w:rPr>
        <w:t xml:space="preserve">לא</w:t>
      </w:r>
      <w:r w:rsidRPr="00017C1D">
        <w:rPr>
          <w:spacing w:val="-8"/>
          <w:rtl/>
        </w:rPr>
        <w:t xml:space="preserve"> טימא </w:t>
      </w:r>
      <w:ins w:id="93017" w:author="מנוע מכני" w:date="2026-10-11T12:04:39Z">
        <w:r>
          <w:rPr>
            <w:rStyle w:val="2fb"/>
            <w:spacing w:val="-8"/>
            <w:rtl/>
          </w:rPr>
          <w:t xml:space="preserve">ר"י</w:t>
        </w:r>
      </w:ins>
      <w:del w:id="93018" w:author="מנוע מכני" w:date="2026-10-11T12:04:39Z">
        <w:r w:rsidRPr="00017C1D">
          <w:rPr>
            <w:spacing w:val="-8"/>
            <w:rtl/>
          </w:rPr>
          <w:delText xml:space="preserve">רבי יהודה</w:delText>
        </w:r>
      </w:del>
      <w:r w:rsidRPr="00017C1D">
        <w:rPr>
          <w:spacing w:val="-8"/>
          <w:rtl/>
        </w:rPr>
        <w:t xml:space="preserve"> אלא בחתיכה של ארבעת מיני דמים, אבל של שאר מיני דמים טהורה.</w:t>
      </w:r>
    </w:p>
    <w:p>
      <w:pPr>
        <w:pStyle w:val="38"/>
        <w:rPr>
          <w:ins w:id="99445" w:author="מנוע מכני" w:date="2026-10-11T12:04:39Z"/>
        </w:rPr>
      </w:pPr>
      <w:r w:rsidRPr="00E74AD3">
        <w:t>ור</w:t>
      </w:r>
      <w:ins w:id="90813" w:author="מנוע מכני" w:date="2026-10-11T12:04:39Z">
        <w:r>
          <w:t xml:space="preserve">י"ו</w:t>
        </w:r>
      </w:ins>
      <w:del w:id="90814" w:author="מנוע מכני" w:date="2026-10-11T12:04:39Z">
        <w:r w:rsidRPr="00E74AD3">
          <w:delText xml:space="preserve">י''ו</w:delText>
        </w:r>
      </w:del>
      <w:r w:rsidRPr="00B078C3">
        <w:t xml:space="preserve">:</w:t>
      </w:r>
    </w:p>
    <w:p w:rsidR="00E403F0" w:rsidRDefault="00E403F0" w:rsidP="00E403F0">
      <w:pPr>
        <w:rPr>
          <w:rFonts w:ascii="FontbitDavid" w:hAnsi="FontbitDavid"/>
          <w:sz w:val="24"/>
          <w:rtl/>
        </w:rPr>
      </w:pPr>
      <w:del w:id="994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 ארבעת מיני דמים דברי הכל טמאה, של שאר מיני דמים - דברי הכל טהורה, </w:t>
      </w:r>
    </w:p>
    <w:p w:rsidR="00E403F0" w:rsidRPr="00B078C3" w:rsidRDefault="00E403F0" w:rsidP="00E403F0">
      <w:pPr>
        <w:rPr>
          <w:rFonts w:ascii="FontbitDavid" w:hAnsi="FontbitDavid"/>
          <w:sz w:val="24"/>
          <w:rtl/>
        </w:rPr>
      </w:pPr>
      <w:r>
        <w:rPr>
          <w:rFonts w:ascii="FontbitDavid" w:hAnsi="FontbitDavid"/>
          <w:sz w:val="24"/>
          <w:rtl/>
        </w:rPr>
        <w:tab/>
      </w:r>
      <w:ins w:id="97851" w:author="מנוע מכני" w:date="2026-10-11T12:04:39Z">
        <w:r>
          <w:rPr>
            <w:rFonts w:ascii="FontbitDavid" w:hAnsi="FontbitDavid"/>
            <w:sz w:val="24"/>
            <w:rtl/>
          </w:rPr>
          <w:t xml:space="preserve">נחלקו רק</w:t>
        </w:r>
      </w:ins>
      <w:del w:id="97852" w:author="מנוע מכני" w:date="2026-10-11T12:04:39Z">
        <w:r w:rsidRPr="00B078C3">
          <w:rPr>
            <w:rFonts w:ascii="FontbitDavid" w:hAnsi="FontbitDavid"/>
            <w:sz w:val="24"/>
            <w:rtl/>
          </w:rPr>
          <w:delText xml:space="preserve">לא נחלקו אלא</w:delText>
        </w:r>
      </w:del>
      <w:r w:rsidRPr="00B078C3">
        <w:rPr>
          <w:rFonts w:ascii="FontbitDavid" w:hAnsi="FontbitDavid"/>
          <w:sz w:val="24"/>
          <w:rtl/>
        </w:rPr>
        <w:t xml:space="preserve"> שהפילה ואינה יודעת מה הפילה</w:t>
      </w:r>
      <w:ins w:id="96727" w:author="מנוע מכני" w:date="2026-10-11T12:04:39Z">
        <w:r>
          <w:rPr>
            <w:rFonts w:ascii="FontbitDavid" w:hAnsi="FontbitDavid"/>
            <w:sz w:val="24"/>
            <w:rtl/>
          </w:rPr>
          <w:t xml:space="preserve">,</w:t>
        </w:r>
      </w:ins>
      <w:del w:id="96728" w:author="מנוע מכני" w:date="2026-10-11T12:04:39Z">
        <w:r w:rsidRPr="00B078C3">
          <w:rPr>
            <w:rFonts w:ascii="FontbitDavid" w:hAnsi="FontbitDavid"/>
            <w:sz w:val="24"/>
            <w:rtl/>
          </w:rPr>
          <w:delText xml:space="preserve">;</w:delText>
        </w:r>
      </w:del>
    </w:p>
    <w:p>
      <w:pPr>
        <w:pStyle w:val="38"/>
        <w:rPr>
          <w:ins w:id="99447" w:author="מנוע מכני" w:date="2026-10-11T12:04:39Z"/>
        </w:rPr>
      </w:pPr>
      <w:r>
        <w:tab/>
      </w:r>
      <w:ins w:id="93019" w:author="מנוע מכני" w:date="2026-10-11T12:04:39Z">
        <w:r>
          <w:t xml:space="preserve">ר"י</w:t>
        </w:r>
      </w:ins>
      <w:del w:id="93020" w:author="מנוע מכני" w:date="2026-10-11T12:04:39Z">
        <w:r w:rsidRPr="00414A11">
          <w:delText xml:space="preserve">רבי יהודה</w:delText>
        </w:r>
      </w:del>
      <w:r w:rsidRPr="00414A11">
        <w:t xml:space="preserve"> </w:t>
      </w:r>
      <w:r w:rsidRPr="00B078C3">
        <w:t xml:space="preserve">סבר:</w:t>
      </w:r>
    </w:p>
    <w:p w:rsidR="00E403F0" w:rsidRPr="00B078C3" w:rsidRDefault="00E403F0" w:rsidP="00E403F0">
      <w:pPr>
        <w:rPr>
          <w:rFonts w:ascii="FontbitDavid" w:hAnsi="FontbitDavid"/>
          <w:sz w:val="24"/>
          <w:rtl/>
        </w:rPr>
      </w:pPr>
      <w:del w:id="99448" w:author="מנוע מכני" w:date="2026-10-11T12:04:39Z">
        <w:r w:rsidRPr="00B078C3">
          <w:rPr>
            <w:rFonts w:ascii="FontbitDavid" w:hAnsi="FontbitDavid"/>
            <w:sz w:val="24"/>
            <w:rtl/>
          </w:rPr>
          <w:delText xml:space="preserve"> </w:delText>
        </w:r>
      </w:del>
      <w:ins w:id="97931" w:author="מנוע מכני" w:date="2026-10-11T12:04:39Z">
        <w:r>
          <w:rPr>
            <w:rFonts w:ascii="FontbitDavid" w:hAnsi="FontbitDavid"/>
            <w:sz w:val="24"/>
            <w:rtl/>
          </w:rPr>
          <w:t xml:space="preserve">לך</w:t>
        </w:r>
      </w:ins>
      <w:del w:id="97932" w:author="מנוע מכני" w:date="2026-10-11T12:04:39Z">
        <w:r w:rsidRPr="00B078C3">
          <w:rPr>
            <w:rFonts w:ascii="FontbitDavid" w:hAnsi="FontbitDavid"/>
            <w:sz w:val="24"/>
            <w:rtl/>
          </w:rPr>
          <w:delText xml:space="preserve">זיל</w:delText>
        </w:r>
      </w:del>
      <w:r>
        <w:rPr>
          <w:rFonts w:ascii="FontbitDavid" w:hAnsi="FontbitDavid"/>
          <w:sz w:val="24"/>
          <w:rtl/>
        </w:rPr>
        <w:t xml:space="preserve"> </w:t>
      </w:r>
      <w:ins w:id="97929" w:author="מנוע מכני" w:date="2026-10-11T12:04:39Z">
        <w:r>
          <w:rPr>
            <w:rFonts w:ascii="FontbitDavid" w:hAnsi="FontbitDavid"/>
            <w:sz w:val="24"/>
            <w:rtl/>
          </w:rPr>
          <w:t xml:space="preserve">אחר</w:t>
        </w:r>
      </w:ins>
      <w:del w:id="97930" w:author="מנוע מכני" w:date="2026-10-11T12:04:39Z">
        <w:r>
          <w:rPr>
            <w:rFonts w:ascii="FontbitDavid" w:hAnsi="FontbitDavid"/>
            <w:sz w:val="24"/>
            <w:rtl/>
          </w:rPr>
          <w:delText xml:space="preserve">בתר</w:delText>
        </w:r>
      </w:del>
      <w:r>
        <w:rPr>
          <w:rFonts w:ascii="FontbitDavid" w:hAnsi="FontbitDavid"/>
          <w:sz w:val="24"/>
          <w:rtl/>
        </w:rPr>
        <w:t xml:space="preserve"> רוב חתיכות, ורוב חתיכות של</w:t>
      </w:r>
      <w:r w:rsidRPr="00B078C3">
        <w:rPr>
          <w:rFonts w:ascii="FontbitDavid" w:hAnsi="FontbitDavid"/>
          <w:sz w:val="24"/>
          <w:rtl/>
        </w:rPr>
        <w:t xml:space="preserve"> ארבעת מיני דמים הויין.</w:t>
      </w:r>
    </w:p>
    <w:p>
      <w:pPr>
        <w:pStyle w:val="38"/>
        <w:rPr>
          <w:ins w:id="99449" w:author="מנוע מכני" w:date="2026-10-11T12:04:39Z"/>
        </w:rPr>
      </w:pPr>
      <w:r>
        <w:tab/>
      </w:r>
      <w:r w:rsidRPr="00414A11">
        <w:t>ורבנן</w:t>
      </w:r>
      <w:r w:rsidRPr="00B078C3">
        <w:t xml:space="preserve"> </w:t>
      </w:r>
      <w:r w:rsidRPr="00414A11">
        <w:t>סברי</w:t>
      </w:r>
      <w:r w:rsidRPr="00B078C3">
        <w:t xml:space="preserve">:</w:t>
      </w:r>
    </w:p>
    <w:p w:rsidR="00E403F0" w:rsidRPr="00B078C3" w:rsidRDefault="00E403F0" w:rsidP="00E403F0">
      <w:pPr>
        <w:rPr>
          <w:rFonts w:ascii="FontbitDavid" w:hAnsi="FontbitDavid"/>
          <w:sz w:val="24"/>
          <w:rtl/>
        </w:rPr>
      </w:pPr>
      <w:del w:id="994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w:t>
      </w:r>
      <w:ins w:id="93703" w:author="מנוע מכני" w:date="2026-10-11T12:04:39Z">
        <w:r>
          <w:rPr>
            <w:rFonts w:ascii="FontbitDavid" w:hAnsi="FontbitDavid"/>
            <w:sz w:val="24"/>
            <w:rtl/>
          </w:rPr>
          <w:t xml:space="preserve">אומרים</w:t>
        </w:r>
      </w:ins>
      <w:del w:id="93704" w:author="מנוע מכני" w:date="2026-10-11T12:04:39Z">
        <w:r w:rsidRPr="00B078C3">
          <w:rPr>
            <w:rFonts w:ascii="FontbitDavid" w:hAnsi="FontbitDavid"/>
            <w:sz w:val="24"/>
            <w:rtl/>
          </w:rPr>
          <w:delText xml:space="preserve">אמרינן</w:delText>
        </w:r>
      </w:del>
      <w:r w:rsidRPr="00B078C3">
        <w:rPr>
          <w:rFonts w:ascii="FontbitDavid" w:hAnsi="FontbitDavid"/>
          <w:sz w:val="24"/>
          <w:rtl/>
        </w:rPr>
        <w:t xml:space="preserve"> רוב חתיכות של ארבעת מיני דמים.</w:t>
      </w:r>
    </w:p>
    <w:p>
      <w:pPr>
        <w:pStyle w:val="38"/>
        <w:rPr>
          <w:ins w:id="99451" w:author="מנוע מכני" w:date="2026-10-11T12:04:39Z"/>
        </w:rPr>
      </w:pPr>
      <w:r w:rsidRPr="00414A11">
        <w:t>ודחי'</w:t>
      </w:r>
    </w:p>
    <w:p w:rsidR="00E403F0" w:rsidRDefault="00E403F0" w:rsidP="00E403F0">
      <w:pPr>
        <w:rPr>
          <w:rFonts w:ascii="FontbitDavid" w:hAnsi="FontbitDavid"/>
          <w:sz w:val="24"/>
          <w:rtl/>
        </w:rPr>
      </w:pPr>
      <w:del w:id="99452" w:author="מנוע מכני" w:date="2026-10-11T12:04:39Z">
        <w:r>
          <w:rPr>
            <w:rFonts w:ascii="FontbitDavid" w:hAnsi="FontbitDavid" w:hint="cs"/>
            <w:sz w:val="24"/>
            <w:rtl/>
          </w:rPr>
          <w:delText xml:space="preserve"> </w:delText>
        </w:r>
      </w:del>
      <w:ins w:id="93705" w:author="מנוע מכני" w:date="2026-10-11T12:04:39Z">
        <w:r>
          <w:rPr>
            <w:rFonts w:ascii="FontbitDavid" w:hAnsi="FontbitDavid" w:hint="cs"/>
            <w:sz w:val="24"/>
            <w:rtl/>
          </w:rPr>
          <w:t xml:space="preserve">שהרי</w:t>
        </w:r>
      </w:ins>
      <w:del w:id="93706" w:author="מנוע מכני" w:date="2026-10-11T12:04:39Z">
        <w:r>
          <w:rPr>
            <w:rFonts w:ascii="FontbitDavid" w:hAnsi="FontbitDavid" w:hint="cs"/>
            <w:sz w:val="24"/>
            <w:rtl/>
          </w:rPr>
          <w:delText xml:space="preserve">ד</w:delText>
        </w:r>
        <w:r w:rsidRPr="00B078C3">
          <w:rPr>
            <w:rFonts w:ascii="FontbitDavid" w:hAnsi="FontbitDavid"/>
            <w:sz w:val="24"/>
            <w:rtl/>
          </w:rPr>
          <w:delText xml:space="preserve">הא</w:delText>
        </w:r>
      </w:del>
      <w:r w:rsidRPr="00B078C3">
        <w:rPr>
          <w:rFonts w:ascii="FontbitDavid" w:hAnsi="FontbitDavid"/>
          <w:sz w:val="24"/>
          <w:rtl/>
        </w:rPr>
        <w:t xml:space="preserve"> כ</w:t>
      </w:r>
      <w:r>
        <w:rPr>
          <w:rFonts w:ascii="FontbitDavid" w:hAnsi="FontbitDavid" w:hint="cs"/>
          <w:sz w:val="24"/>
          <w:rtl/>
        </w:rPr>
        <w:t>שבא</w:t>
      </w:r>
      <w:r w:rsidRPr="00B078C3">
        <w:rPr>
          <w:rFonts w:ascii="FontbitDavid" w:hAnsi="FontbitDavid"/>
          <w:sz w:val="24"/>
          <w:rtl/>
        </w:rPr>
        <w:t xml:space="preserve"> </w:t>
      </w:r>
      <w:r w:rsidRPr="00B078C3">
        <w:rPr>
          <w:rStyle w:val="2fb"/>
          <w:rFonts w:ascii="FontbitDavid" w:hAnsi="FontbitDavid"/>
          <w:sz w:val="24"/>
          <w:rtl/>
        </w:rPr>
        <w:t xml:space="preserve">רב הושעיא</w:t>
      </w:r>
      <w:r w:rsidRPr="00B078C3">
        <w:rPr>
          <w:rFonts w:ascii="FontbitDavid" w:hAnsi="FontbitDavid"/>
          <w:sz w:val="24"/>
          <w:rtl/>
        </w:rPr>
        <w:t xml:space="preserve"> מנהרדעא, </w:t>
      </w:r>
      <w:r>
        <w:rPr>
          <w:rFonts w:ascii="FontbitDavid" w:hAnsi="FontbitDavid" w:hint="cs"/>
          <w:sz w:val="24"/>
          <w:rtl/>
        </w:rPr>
        <w:t xml:space="preserve">בא והביא </w:t>
      </w:r>
      <w:ins w:id="97105" w:author="מנוע מכני" w:date="2026-10-11T12:04:39Z">
        <w:r>
          <w:rPr>
            <w:rFonts w:ascii="FontbitDavid" w:hAnsi="FontbitDavid"/>
            <w:sz w:val="24"/>
            <w:rtl/>
          </w:rPr>
          <w:t xml:space="preserve">ברייתא</w:t>
        </w:r>
      </w:ins>
      <w:del w:id="97106" w:author="מנוע מכני" w:date="2026-10-11T12:04:39Z">
        <w:r w:rsidRPr="00B078C3">
          <w:rPr>
            <w:rFonts w:ascii="FontbitDavid" w:hAnsi="FontbitDavid"/>
            <w:sz w:val="24"/>
            <w:rtl/>
          </w:rPr>
          <w:delText xml:space="preserve">מתניתא</w:delText>
        </w:r>
      </w:del>
      <w:r w:rsidRPr="00B078C3">
        <w:rPr>
          <w:rFonts w:ascii="FontbitDavid" w:hAnsi="FontbitDavid"/>
          <w:sz w:val="24"/>
          <w:rtl/>
        </w:rPr>
        <w:t xml:space="preserve"> בידיה: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ab/>
        <w:t xml:space="preserve">המפלת חתיכה אדומה, שחורה, ירוקה, ולבנה, אם יש עמה דם - טמאה, ואם </w:t>
      </w:r>
      <w:ins w:id="93707" w:author="מנוע מכני" w:date="2026-10-11T12:04:39Z">
        <w:r>
          <w:rPr>
            <w:rFonts w:ascii="FontbitDavid" w:hAnsi="FontbitDavid"/>
            <w:spacing w:val="-4"/>
            <w:sz w:val="24"/>
            <w:rtl/>
          </w:rPr>
          <w:t xml:space="preserve">לא</w:t>
        </w:r>
      </w:ins>
      <w:del w:id="93708" w:author="מנוע מכני" w:date="2026-10-11T12:04:39Z">
        <w:r w:rsidRPr="00017C1D">
          <w:rPr>
            <w:rFonts w:ascii="FontbitDavid" w:hAnsi="FontbitDavid"/>
            <w:spacing w:val="-4"/>
            <w:sz w:val="24"/>
            <w:rtl/>
          </w:rPr>
          <w:tab/>
          <w:delText xml:space="preserve">לאו</w:delText>
        </w:r>
      </w:del>
      <w:r w:rsidRPr="00017C1D">
        <w:rPr>
          <w:rFonts w:ascii="FontbitDavid" w:hAnsi="FontbitDavid"/>
          <w:spacing w:val="-4"/>
          <w:sz w:val="24"/>
          <w:rtl/>
        </w:rPr>
        <w:tab/>
        <w:t xml:space="preserve"> - טהורה.</w:t>
      </w:r>
    </w:p>
    <w:p w:rsidR="00E403F0" w:rsidRDefault="00E403F0" w:rsidP="00E403F0">
      <w:pPr>
        <w:rPr>
          <w:rFonts w:ascii="FontbitDavid" w:hAnsi="FontbitDavid"/>
          <w:sz w:val="24"/>
          <w:rtl/>
        </w:rPr>
      </w:pPr>
      <w:r>
        <w:rPr>
          <w:rFonts w:ascii="FontbitDavid" w:hAnsi="FontbitDavid"/>
          <w:sz w:val="24"/>
          <w:rtl/>
        </w:rPr>
        <w:tab/>
      </w:r>
      <w:ins w:id="93021" w:author="מנוע מכני" w:date="2026-10-11T12:04:39Z">
        <w:r>
          <w:rPr>
            <w:rStyle w:val="2fb"/>
            <w:rFonts w:ascii="FontbitDavid" w:hAnsi="FontbitDavid"/>
            <w:sz w:val="24"/>
            <w:rtl/>
          </w:rPr>
          <w:t xml:space="preserve">ר"י</w:t>
        </w:r>
      </w:ins>
      <w:del w:id="93022"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אומר בין כך ובין כך טמאה </w:t>
      </w:r>
    </w:p>
    <w:p>
      <w:pPr>
        <w:pStyle w:val="38"/>
        <w:rPr>
          <w:ins w:id="99453" w:author="מנוע מכני" w:date="2026-10-11T12:04:39Z"/>
        </w:rPr>
      </w:pPr>
      <w:ins w:id="97107" w:author="מנוע מכני" w:date="2026-10-11T12:04:39Z">
        <w:r>
          <w:t xml:space="preserve">וקשה</w:t>
        </w:r>
      </w:ins>
    </w:p>
    <w:p w:rsidR="00E403F0" w:rsidRPr="00017C1D" w:rsidRDefault="00E403F0" w:rsidP="00E403F0">
      <w:pPr>
        <w:rPr>
          <w:rFonts w:ascii="FontbitDavid" w:hAnsi="FontbitDavid"/>
          <w:spacing w:val="-4"/>
          <w:sz w:val="24"/>
          <w:rtl/>
        </w:rPr>
      </w:pPr>
      <w:del w:id="97108" w:author="מנוע מכני" w:date="2026-10-11T12:04:39Z">
        <w:r w:rsidRPr="00017C1D">
          <w:rPr>
            <w:rFonts w:ascii="FontbitDavid" w:hAnsi="FontbitDavid" w:hint="cs"/>
            <w:b/>
            <w:bCs/>
            <w:spacing w:val="-4"/>
            <w:sz w:val="24"/>
            <w:rtl/>
          </w:rPr>
          <w:delText xml:space="preserve">וקשיא</w:delText>
        </w:r>
      </w:del>
      <w:del w:id="99454" w:author="מנוע מכני" w:date="2026-10-11T12:04:39Z">
        <w:r w:rsidRPr="00017C1D">
          <w:rPr>
            <w:rFonts w:ascii="FontbitDavid" w:hAnsi="FontbitDavid" w:hint="cs"/>
            <w:spacing w:val="-4"/>
            <w:sz w:val="24"/>
            <w:rtl/>
          </w:rPr>
          <w:delText xml:space="preserve"> </w:delText>
        </w:r>
      </w:del>
      <w:r w:rsidRPr="00017C1D">
        <w:rPr>
          <w:rStyle w:val="2fb"/>
          <w:rFonts w:ascii="FontbitDavid" w:hAnsi="FontbitDavid" w:hint="cs"/>
          <w:b/>
          <w:bCs/>
          <w:spacing w:val="-4"/>
          <w:sz w:val="24"/>
          <w:rtl/>
        </w:rPr>
        <w:t>לשמואל</w:t>
      </w:r>
      <w:r w:rsidRPr="00017C1D">
        <w:rPr>
          <w:rFonts w:ascii="FontbitDavid" w:hAnsi="FontbitDavid" w:hint="cs"/>
          <w:spacing w:val="-4"/>
          <w:sz w:val="24"/>
          <w:rtl/>
        </w:rPr>
        <w:t xml:space="preserve"> דאמר </w:t>
      </w:r>
      <w:r w:rsidRPr="00017C1D">
        <w:rPr>
          <w:rStyle w:val="2fb"/>
          <w:rFonts w:ascii="FontbitDavid" w:hAnsi="FontbitDavid" w:hint="cs"/>
          <w:spacing w:val="-4"/>
          <w:sz w:val="24"/>
          <w:rtl/>
        </w:rPr>
        <w:t xml:space="preserve">ד</w:t>
      </w:r>
      <w:ins w:id="90815" w:author="מנוע מכני" w:date="2026-10-11T12:04:39Z">
        <w:r>
          <w:rPr>
            <w:rStyle w:val="2fb"/>
            <w:rFonts w:ascii="FontbitDavid" w:hAnsi="FontbitDavid" w:hint="cs"/>
            <w:spacing w:val="-4"/>
            <w:sz w:val="24"/>
            <w:rtl/>
          </w:rPr>
          <w:t xml:space="preserve">ר"י</w:t>
        </w:r>
      </w:ins>
      <w:del w:id="90816" w:author="מנוע מכני" w:date="2026-10-11T12:04:39Z">
        <w:r w:rsidRPr="00017C1D">
          <w:rPr>
            <w:rFonts w:ascii="FontbitDavid" w:hAnsi="FontbitDavid" w:hint="cs"/>
            <w:spacing w:val="-4"/>
            <w:sz w:val="24"/>
            <w:rtl/>
          </w:rPr>
          <w:delText xml:space="preserve">ר''י</w:delText>
        </w:r>
      </w:del>
      <w:r w:rsidRPr="00017C1D">
        <w:rPr>
          <w:rFonts w:ascii="FontbitDavid" w:hAnsi="FontbitDavid" w:hint="cs"/>
          <w:spacing w:val="-4"/>
          <w:sz w:val="24"/>
          <w:rtl/>
        </w:rPr>
        <w:t xml:space="preserve"> טימא רק בחתיכה של ד' מיני דמים והא קתני ירוקה ולבנה </w:t>
      </w:r>
      <w:ins w:id="97933" w:author="מנוע מכני" w:date="2026-10-11T12:04:39Z">
        <w:r>
          <w:rPr>
            <w:rFonts w:ascii="FontbitDavid" w:hAnsi="FontbitDavid" w:hint="cs"/>
            <w:spacing w:val="-4"/>
            <w:sz w:val="24"/>
            <w:rtl/>
          </w:rPr>
          <w:t xml:space="preserve">וחולק</w:t>
        </w:r>
      </w:ins>
      <w:del w:id="97934" w:author="מנוע מכני" w:date="2026-10-11T12:04:39Z">
        <w:r w:rsidRPr="00017C1D">
          <w:rPr>
            <w:rFonts w:ascii="FontbitDavid" w:hAnsi="FontbitDavid" w:hint="cs"/>
            <w:spacing w:val="-4"/>
            <w:sz w:val="24"/>
            <w:rtl/>
          </w:rPr>
          <w:delText xml:space="preserve">ופליג</w:delText>
        </w:r>
      </w:del>
      <w:r w:rsidRPr="00017C1D">
        <w:rPr>
          <w:rFonts w:ascii="FontbitDavid" w:hAnsi="FontbitDavid" w:hint="cs"/>
          <w:spacing w:val="-4"/>
          <w:sz w:val="24"/>
          <w:rtl/>
        </w:rPr>
        <w:t xml:space="preserve"> </w:t>
      </w:r>
      <w:ins w:id="90817" w:author="מנוע מכני" w:date="2026-10-11T12:04:39Z">
        <w:r>
          <w:rPr>
            <w:rStyle w:val="2fb"/>
            <w:rFonts w:ascii="FontbitDavid" w:hAnsi="FontbitDavid" w:hint="cs"/>
            <w:spacing w:val="-4"/>
            <w:sz w:val="24"/>
            <w:rtl/>
          </w:rPr>
          <w:t xml:space="preserve">ר"י</w:t>
        </w:r>
      </w:ins>
      <w:del w:id="90818" w:author="מנוע מכני" w:date="2026-10-11T12:04:39Z">
        <w:r w:rsidRPr="00017C1D">
          <w:rPr>
            <w:rFonts w:ascii="FontbitDavid" w:hAnsi="FontbitDavid" w:hint="cs"/>
            <w:spacing w:val="-4"/>
            <w:sz w:val="24"/>
            <w:rtl/>
          </w:rPr>
          <w:delText xml:space="preserve">ר''י</w:delText>
        </w:r>
      </w:del>
    </w:p>
    <w:p>
      <w:pPr>
        <w:pStyle w:val="38"/>
        <w:rPr>
          <w:ins w:id="99455" w:author="מנוע מכני" w:date="2026-10-11T12:04:39Z"/>
        </w:rPr>
      </w:pPr>
      <w:r w:rsidRPr="00017C1D">
        <w:t xml:space="preserve">ואין לומר</w:t>
      </w:r>
    </w:p>
    <w:p w:rsidR="00E403F0" w:rsidRPr="00017C1D" w:rsidRDefault="00E403F0" w:rsidP="00E403F0">
      <w:pPr>
        <w:rPr>
          <w:rFonts w:ascii="FontbitDavid" w:hAnsi="FontbitDavid"/>
          <w:spacing w:val="-4"/>
          <w:sz w:val="24"/>
          <w:rtl/>
        </w:rPr>
      </w:pPr>
      <w:del w:id="99456" w:author="מנוע מכני" w:date="2026-10-11T12:04:39Z">
        <w:r w:rsidRPr="00017C1D">
          <w:rPr>
            <w:rFonts w:ascii="FontbitDavid" w:hAnsi="FontbitDavid" w:hint="cs"/>
            <w:spacing w:val="-4"/>
            <w:sz w:val="24"/>
            <w:rtl/>
          </w:rPr>
          <w:delText xml:space="preserve"> </w:delText>
        </w:r>
      </w:del>
      <w:r w:rsidRPr="00017C1D">
        <w:rPr>
          <w:rFonts w:ascii="FontbitDavid" w:hAnsi="FontbitDavid" w:hint="cs"/>
          <w:spacing w:val="-4"/>
          <w:sz w:val="24"/>
          <w:rtl/>
        </w:rPr>
        <w:t xml:space="preserve">דפליג </w:t>
      </w:r>
      <w:ins w:id="90819" w:author="מנוע מכני" w:date="2026-10-11T12:04:39Z">
        <w:r>
          <w:rPr>
            <w:rStyle w:val="2fb"/>
            <w:rFonts w:ascii="FontbitDavid" w:hAnsi="FontbitDavid" w:hint="cs"/>
            <w:spacing w:val="-4"/>
            <w:sz w:val="24"/>
            <w:rtl/>
          </w:rPr>
          <w:t xml:space="preserve">ר"י</w:t>
        </w:r>
      </w:ins>
      <w:del w:id="90820" w:author="מנוע מכני" w:date="2026-10-11T12:04:39Z">
        <w:r w:rsidRPr="00017C1D">
          <w:rPr>
            <w:rFonts w:ascii="FontbitDavid" w:hAnsi="FontbitDavid" w:hint="cs"/>
            <w:spacing w:val="-4"/>
            <w:sz w:val="24"/>
            <w:rtl/>
          </w:rPr>
          <w:delText xml:space="preserve">ר''י</w:delText>
        </w:r>
      </w:del>
      <w:r w:rsidRPr="00017C1D">
        <w:rPr>
          <w:rFonts w:ascii="FontbitDavid" w:hAnsi="FontbitDavid" w:hint="cs"/>
          <w:spacing w:val="-4"/>
          <w:sz w:val="24"/>
          <w:rtl/>
        </w:rPr>
        <w:t xml:space="preserve"> אאדומה ושחורה ולא אירוקה ולבנה, </w:t>
      </w:r>
      <w:ins w:id="97367" w:author="מנוע מכני" w:date="2026-10-11T12:04:39Z">
        <w:r>
          <w:rPr>
            <w:rFonts w:ascii="FontbitDavid" w:hAnsi="FontbitDavid" w:hint="cs"/>
            <w:spacing w:val="-4"/>
            <w:sz w:val="24"/>
            <w:rtl/>
          </w:rPr>
          <w:t xml:space="preserve">דאם </w:t>
        </w:r>
      </w:ins>
      <w:del w:id="97368" w:author="מנוע מכני" w:date="2026-10-11T12:04:39Z">
        <w:r w:rsidRPr="00017C1D">
          <w:rPr>
            <w:rFonts w:ascii="FontbitDavid" w:hAnsi="FontbitDavid" w:hint="cs"/>
            <w:spacing w:val="-4"/>
            <w:sz w:val="24"/>
            <w:rtl/>
          </w:rPr>
          <w:delText xml:space="preserve">דאי </w:delText>
        </w:r>
      </w:del>
      <w:r w:rsidRPr="00017C1D">
        <w:rPr>
          <w:rFonts w:ascii="FontbitDavid" w:hAnsi="FontbitDavid" w:hint="cs"/>
          <w:spacing w:val="-4"/>
          <w:sz w:val="24"/>
          <w:rtl/>
        </w:rPr>
        <w:t xml:space="preserve">אדומה ושחורה מטהרי </w:t>
      </w:r>
      <w:ins w:id="90821" w:author="מנוע מכני" w:date="2026-10-11T12:04:39Z">
        <w:r>
          <w:rPr>
            <w:rFonts w:ascii="FontbitDavid" w:hAnsi="FontbitDavid" w:hint="cs"/>
            <w:spacing w:val="-4"/>
            <w:sz w:val="24"/>
            <w:rtl/>
          </w:rPr>
          <w:t xml:space="preserve">כ"ש</w:t>
        </w:r>
      </w:ins>
      <w:del w:id="90822" w:author="מנוע מכני" w:date="2026-10-11T12:04:39Z">
        <w:r w:rsidRPr="00017C1D">
          <w:rPr>
            <w:rFonts w:ascii="FontbitDavid" w:hAnsi="FontbitDavid" w:hint="cs"/>
            <w:spacing w:val="-4"/>
            <w:sz w:val="24"/>
            <w:rtl/>
          </w:rPr>
          <w:delText xml:space="preserve">כ''ש</w:delText>
        </w:r>
      </w:del>
      <w:r w:rsidRPr="00017C1D">
        <w:rPr>
          <w:rFonts w:ascii="FontbitDavid" w:hAnsi="FontbitDavid" w:hint="cs"/>
          <w:spacing w:val="-4"/>
          <w:sz w:val="24"/>
          <w:rtl/>
        </w:rPr>
        <w:t xml:space="preserve"> ירוקה </w:t>
      </w:r>
    </w:p>
    <w:p>
      <w:pPr>
        <w:pStyle w:val="38"/>
        <w:rPr>
          <w:ins w:id="99457" w:author="מנוע מכני" w:date="2026-10-11T12:04:39Z"/>
        </w:rPr>
      </w:pPr>
      <w:r w:rsidRPr="00414A11">
        <w:t>ותו</w:t>
      </w:r>
      <w:r w:rsidRPr="00B078C3">
        <w:t xml:space="preserve"> </w:t>
      </w:r>
      <w:r w:rsidRPr="00414A11">
        <w:t xml:space="preserve">לר</w:t>
      </w:r>
      <w:ins w:id="90823" w:author="מנוע מכני" w:date="2026-10-11T12:04:39Z">
        <w:r>
          <w:t xml:space="preserve">י"ו</w:t>
        </w:r>
      </w:ins>
      <w:del w:id="90824" w:author="מנוע מכני" w:date="2026-10-11T12:04:39Z">
        <w:r w:rsidRPr="00414A11">
          <w:delText xml:space="preserve">י''ו</w:delText>
        </w:r>
      </w:del>
      <w:r w:rsidRPr="00B078C3">
        <w:t xml:space="preserve">:</w:t>
      </w:r>
    </w:p>
    <w:p w:rsidR="00E403F0" w:rsidRDefault="00E403F0" w:rsidP="00E403F0">
      <w:pPr>
        <w:rPr>
          <w:rFonts w:ascii="FontbitDavid" w:hAnsi="FontbitDavid"/>
          <w:sz w:val="24"/>
          <w:rtl/>
        </w:rPr>
      </w:pPr>
      <w:del w:id="994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 ארבעת מיני דמים - דברי הכל טמאה, הא קתני אדומה ושחורה </w:t>
      </w:r>
      <w:ins w:id="93709" w:author="מנוע מכני" w:date="2026-10-11T12:04:39Z">
        <w:r>
          <w:rPr>
            <w:rFonts w:ascii="FontbitDavid" w:hAnsi="FontbitDavid"/>
            <w:sz w:val="24"/>
            <w:rtl/>
          </w:rPr>
          <w:t xml:space="preserve">וחלקו</w:t>
        </w:r>
      </w:ins>
      <w:del w:id="93710" w:author="מנוע מכני" w:date="2026-10-11T12:04:39Z">
        <w:r w:rsidRPr="00B078C3">
          <w:rPr>
            <w:rFonts w:ascii="FontbitDavid" w:hAnsi="FontbitDavid"/>
            <w:sz w:val="24"/>
            <w:rtl/>
          </w:rPr>
          <w:delText xml:space="preserve">ופליגי</w:delText>
        </w:r>
      </w:del>
      <w:r w:rsidRPr="00B078C3">
        <w:rPr>
          <w:rFonts w:ascii="FontbitDavid" w:hAnsi="FontbitDavid"/>
          <w:sz w:val="24"/>
          <w:rtl/>
        </w:rPr>
        <w:t xml:space="preserve"> רבנן! </w:t>
      </w:r>
    </w:p>
    <w:p>
      <w:pPr>
        <w:pStyle w:val="38"/>
        <w:rPr>
          <w:ins w:id="99459" w:author="מנוע מכני" w:date="2026-10-11T12:04:39Z"/>
        </w:rPr>
      </w:pPr>
      <w:r>
        <w:t xml:space="preserve">ואין לומר</w:t>
      </w:r>
    </w:p>
    <w:p w:rsidR="00E403F0" w:rsidRDefault="00E403F0" w:rsidP="00E403F0">
      <w:pPr>
        <w:pStyle w:val="a3"/>
        <w:rPr>
          <w:rtl/>
        </w:rPr>
      </w:pPr>
      <w:del w:id="99460" w:author="מנוע מכני" w:date="2026-10-11T12:04:39Z">
        <w:r>
          <w:rPr>
            <w:rFonts w:hint="cs"/>
            <w:rtl/>
          </w:rPr>
          <w:delText xml:space="preserve"> </w:delText>
        </w:r>
      </w:del>
      <w:r>
        <w:rPr>
          <w:rFonts w:hint="cs"/>
          <w:rtl/>
        </w:rPr>
        <w:t xml:space="preserve">דרבנן חולקים רק </w:t>
      </w:r>
      <w:r w:rsidRPr="00B078C3">
        <w:rPr>
          <w:rtl/>
        </w:rPr>
        <w:t>א</w:t>
      </w:r>
      <w:r>
        <w:rPr>
          <w:rtl/>
        </w:rPr>
        <w:t>ירוקה ולבנה, אבל אאדומה ושחורה</w:t>
      </w:r>
      <w:r w:rsidRPr="00B078C3">
        <w:rPr>
          <w:rtl/>
        </w:rPr>
        <w:t xml:space="preserve"> </w:t>
      </w:r>
      <w:r w:rsidRPr="00B078C3">
        <w:rPr>
          <w:rtl/>
        </w:rPr>
        <w:t xml:space="preserve">לא</w:t>
      </w:r>
      <w:r w:rsidRPr="00B078C3">
        <w:rPr>
          <w:rtl/>
        </w:rPr>
        <w:t xml:space="preserve">, </w:t>
      </w:r>
      <w:r>
        <w:rPr>
          <w:rFonts w:hint="cs"/>
          <w:rtl/>
        </w:rPr>
        <w:t>דא</w:t>
      </w:r>
      <w:r w:rsidRPr="00B078C3">
        <w:rPr>
          <w:rtl/>
        </w:rPr>
        <w:t xml:space="preserve">דומה ושחורה </w:t>
      </w:r>
      <w:r>
        <w:rPr>
          <w:rtl/>
        </w:rPr>
        <w:t xml:space="preserve">למאן קתני </w:t>
      </w:r>
      <w:ins w:id="97369" w:author="מנוע מכני" w:date="2026-10-11T12:04:39Z">
        <w:r>
          <w:rPr>
            <w:rFonts w:hint="cs"/>
            <w:rtl/>
          </w:rPr>
          <w:t xml:space="preserve">אם </w:t>
        </w:r>
      </w:ins>
      <w:del w:id="97370" w:author="מנוע מכני" w:date="2026-10-11T12:04:39Z">
        <w:r>
          <w:rPr>
            <w:rFonts w:hint="cs"/>
            <w:rtl/>
          </w:rPr>
          <w:delText xml:space="preserve">אי </w:delText>
        </w:r>
      </w:del>
      <w:ins w:id="93023" w:author="מנוע מכני" w:date="2026-10-11T12:04:39Z">
        <w:r>
          <w:rPr>
            <w:rStyle w:val="2fb"/>
            <w:rtl/>
          </w:rPr>
          <w:t xml:space="preserve">ר"י</w:t>
        </w:r>
      </w:ins>
      <w:del w:id="93024" w:author="מנוע מכני" w:date="2026-10-11T12:04:39Z">
        <w:r>
          <w:rPr>
            <w:rtl/>
          </w:rPr>
          <w:delText xml:space="preserve">רבי יהודה</w:delText>
        </w:r>
      </w:del>
      <w:r w:rsidRPr="00B078C3">
        <w:rPr>
          <w:rtl/>
        </w:rPr>
        <w:t xml:space="preserve"> </w:t>
      </w:r>
      <w:ins w:id="95239" w:author="מנוע מכני" w:date="2026-10-11T12:04:39Z">
        <w:r>
          <w:rPr>
            <w:rtl/>
          </w:rPr>
          <w:t xml:space="preserve">עכשיו</w:t>
        </w:r>
      </w:ins>
      <w:del w:id="95240" w:author="מנוע מכני" w:date="2026-10-11T12:04:39Z">
        <w:r w:rsidRPr="00B078C3">
          <w:rPr>
            <w:rtl/>
          </w:rPr>
          <w:delText xml:space="preserve">השתא</w:delText>
        </w:r>
      </w:del>
      <w:r w:rsidRPr="00B078C3">
        <w:rPr>
          <w:rtl/>
        </w:rPr>
        <w:t xml:space="preserve"> ירוקה ולבנה טמאה</w:t>
      </w:r>
      <w:r>
        <w:rPr>
          <w:rtl/>
        </w:rPr>
        <w:t xml:space="preserve">, אדומה ושחורה </w:t>
      </w:r>
      <w:ins w:id="98243" w:author="מנוע מכני" w:date="2026-10-11T12:04:39Z">
        <w:r>
          <w:rPr>
            <w:rtl/>
          </w:rPr>
          <w:t xml:space="preserve">צריכה</w:t>
        </w:r>
      </w:ins>
      <w:del w:id="98244" w:author="מנוע מכני" w:date="2026-10-11T12:04:39Z">
        <w:r>
          <w:rPr>
            <w:rtl/>
          </w:rPr>
          <w:delText xml:space="preserve">מיבעיא</w:delText>
        </w:r>
      </w:del>
      <w:r>
        <w:rPr>
          <w:rtl/>
        </w:rPr>
        <w:t xml:space="preserve">? אלא </w:t>
      </w:r>
      <w:ins w:id="93713" w:author="מנוע מכני" w:date="2026-10-11T12:04:39Z">
        <w:r>
          <w:rPr>
            <w:rtl/>
          </w:rPr>
          <w:t xml:space="preserve">לא</w:t>
        </w:r>
      </w:ins>
      <w:del w:id="93714" w:author="מנוע מכני" w:date="2026-10-11T12:04:39Z">
        <w:r>
          <w:rPr>
            <w:rtl/>
          </w:rPr>
          <w:delText xml:space="preserve">לאו</w:delText>
        </w:r>
      </w:del>
      <w:r w:rsidRPr="00B078C3">
        <w:rPr>
          <w:rtl/>
        </w:rPr>
        <w:t xml:space="preserve"> רבנן, </w:t>
      </w:r>
      <w:ins w:id="93711" w:author="מנוע מכני" w:date="2026-10-11T12:04:39Z">
        <w:r>
          <w:rPr>
            <w:rtl/>
          </w:rPr>
          <w:t xml:space="preserve">וחלקו</w:t>
        </w:r>
      </w:ins>
      <w:del w:id="93712" w:author="מנוע מכני" w:date="2026-10-11T12:04:39Z">
        <w:r w:rsidRPr="00B078C3">
          <w:rPr>
            <w:rtl/>
          </w:rPr>
          <w:delText xml:space="preserve">ופליגי</w:delText>
        </w:r>
      </w:del>
      <w:r w:rsidRPr="00B078C3">
        <w:rPr>
          <w:rtl/>
        </w:rPr>
        <w:t xml:space="preserve">! </w:t>
      </w:r>
    </w:p>
    <w:p w:rsidR="00E403F0" w:rsidRDefault="00E403F0" w:rsidP="00E403F0">
      <w:pPr>
        <w:rPr>
          <w:rFonts w:ascii="FontbitDavid" w:hAnsi="FontbitDavid"/>
          <w:sz w:val="24"/>
          <w:rtl/>
        </w:rPr>
      </w:pPr>
    </w:p>
    <w:p>
      <w:pPr>
        <w:pStyle w:val="38"/>
        <w:rPr>
          <w:ins w:id="99461" w:author="מנוע מכני" w:date="2026-10-11T12:04:39Z"/>
        </w:rPr>
      </w:pPr>
      <w:r w:rsidRPr="00B078C3">
        <w:t>אלא א</w:t>
      </w:r>
      <w:r>
        <w:t xml:space="preserve">רנ</w:t>
      </w:r>
      <w:ins w:id="90825" w:author="מנוע מכני" w:date="2026-10-11T12:04:39Z">
        <w:r>
          <w:t xml:space="preserve">ב"י</w:t>
        </w:r>
      </w:ins>
      <w:del w:id="90826" w:author="מנוע מכני" w:date="2026-10-11T12:04:39Z">
        <w:r>
          <w:delText xml:space="preserve">ב''י</w:delText>
        </w:r>
      </w:del>
      <w:r w:rsidRPr="00B078C3">
        <w:t xml:space="preserve">:</w:t>
      </w:r>
    </w:p>
    <w:p w:rsidR="00E403F0" w:rsidRDefault="00E403F0" w:rsidP="00E403F0">
      <w:pPr>
        <w:pStyle w:val="a3"/>
        <w:rPr>
          <w:rtl/>
        </w:rPr>
      </w:pPr>
      <w:del w:id="99462" w:author="מנוע מכני" w:date="2026-10-11T12:04:39Z">
        <w:r w:rsidRPr="00B078C3">
          <w:rPr>
            <w:rtl/>
          </w:rPr>
          <w:delText xml:space="preserve"> </w:delText>
        </w:r>
      </w:del>
      <w:r w:rsidRPr="00B078C3">
        <w:rPr>
          <w:rtl/>
        </w:rPr>
        <w:t xml:space="preserve">באפשר לפתיחת הקבר בלא דם </w:t>
      </w:r>
      <w:ins w:id="97719" w:author="מנוע מכני" w:date="2026-10-11T12:04:39Z">
        <w:r>
          <w:rPr>
            <w:rtl/>
          </w:rPr>
          <w:t xml:space="preserve">חלקו</w:t>
        </w:r>
      </w:ins>
      <w:del w:id="97720" w:author="מנוע מכני" w:date="2026-10-11T12:04:39Z">
        <w:r w:rsidRPr="00B078C3">
          <w:rPr>
            <w:rtl/>
          </w:rPr>
          <w:delText xml:space="preserve">קמיפלגי</w:delText>
        </w:r>
      </w:del>
      <w:r w:rsidRPr="00B078C3">
        <w:rPr>
          <w:rtl/>
        </w:rPr>
        <w:t xml:space="preserve">, </w:t>
      </w:r>
      <w:ins w:id="90061" w:author="Claude - סמנטי" w:date="2026-10-11T12:19:29Z">
        <w:r>
          <w:rPr>
            <w:rtl/>
          </w:rPr>
          <w:t xml:space="preserve">ובמחלוקת</w:t>
        </w:r>
      </w:ins>
      <w:del w:id="90062" w:author="Claude - סמנטי" w:date="2026-10-11T12:19:29Z">
        <w:r w:rsidRPr="00B078C3">
          <w:rPr>
            <w:rtl/>
          </w:rPr>
          <w:delText xml:space="preserve">ובפלוגתא</w:delText>
        </w:r>
      </w:del>
      <w:r w:rsidRPr="00B078C3">
        <w:rPr>
          <w:rtl/>
        </w:rPr>
        <w:t xml:space="preserve"> </w:t>
      </w:r>
      <w:ins w:id="95241" w:author="מנוע מכני" w:date="2026-10-11T12:04:39Z">
        <w:r>
          <w:rPr>
            <w:rtl/>
          </w:rPr>
          <w:t xml:space="preserve">דאלו</w:t>
        </w:r>
      </w:ins>
      <w:del w:id="95242" w:author="מנוע מכני" w:date="2026-10-11T12:04:39Z">
        <w:r w:rsidRPr="00B078C3">
          <w:rPr>
            <w:rtl/>
          </w:rPr>
          <w:delText xml:space="preserve">דהני</w:delText>
        </w:r>
      </w:del>
      <w:r w:rsidRPr="00B078C3">
        <w:rPr>
          <w:rtl/>
        </w:rPr>
        <w:t xml:space="preserve"> תנאי, </w:t>
      </w:r>
      <w:r w:rsidRPr="00B078C3">
        <w:rPr>
          <w:rtl/>
        </w:rPr>
        <w:t xml:space="preserve">דתניא</w:t>
      </w:r>
      <w:r w:rsidRPr="00B078C3">
        <w:rPr>
          <w:rtl/>
        </w:rPr>
        <w:t xml:space="preserve">: קשתה שנים ולשלישי </w:t>
      </w:r>
      <w:r>
        <w:rPr>
          <w:rtl/>
        </w:rPr>
        <w:t>הפילה, ואינה יודעת מה הפילה</w:t>
      </w:r>
      <w:r w:rsidRPr="00B078C3">
        <w:rPr>
          <w:rtl/>
        </w:rPr>
        <w:t xml:space="preserve"> הרי זו ספק לידה ספק זיבה, מביאה קרבן ואינו נאכל.</w:t>
      </w:r>
    </w:p>
    <w:p w:rsidR="00E403F0" w:rsidRPr="00B078C3" w:rsidRDefault="00E403F0" w:rsidP="00E403F0">
      <w:pPr>
        <w:pStyle w:val="afff3"/>
        <w:framePr w:wrap="around"/>
        <w:rPr>
          <w:rtl/>
        </w:rPr>
      </w:pPr>
      <w:r>
        <w:rPr>
          <w:rFonts w:hint="cs"/>
          <w:rtl/>
        </w:rPr>
        <w:t>כא:</w:t>
      </w:r>
    </w:p>
    <w:p>
      <w:pPr>
        <w:pStyle w:val="38"/>
        <w:rPr>
          <w:ins w:id="99463" w:author="מנוע מכני" w:date="2026-10-11T12:04:39Z"/>
        </w:rPr>
      </w:pPr>
      <w:r w:rsidRPr="00B078C3">
        <w:t xml:space="preserve">רבי יהושע</w:t>
      </w:r>
      <w:del w:id="101694"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4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מביאה קרבן ונאכל, שאי אפשר לפתיחת הקבר בלא דם.</w:t>
      </w:r>
    </w:p>
    <w:p w:rsidR="00E403F0" w:rsidRDefault="00E403F0" w:rsidP="00E403F0">
      <w:pPr>
        <w:rPr>
          <w:rFonts w:ascii="FontbitDavid" w:hAnsi="FontbitDavid"/>
          <w:sz w:val="24"/>
          <w:rtl/>
        </w:rPr>
      </w:pPr>
    </w:p>
    <w:p>
      <w:pPr>
        <w:pStyle w:val="38"/>
        <w:rPr>
          <w:ins w:id="99465" w:author="מנוע מכני" w:date="2026-10-11T12:04:39Z"/>
        </w:rPr>
      </w:pPr>
      <w:ins w:id="90827" w:author="מנוע מכני" w:date="2026-10-11T12:04:39Z">
        <w:r>
          <w:t xml:space="preserve">א"ד</w:t>
        </w:r>
      </w:ins>
      <w:del w:id="90828" w:author="מנוע מכני" w:date="2026-10-11T12:04:39Z">
        <w:r w:rsidRPr="00017C1D">
          <w:delText xml:space="preserve">א''ד</w:delText>
        </w:r>
      </w:del>
      <w:r w:rsidRPr="00017C1D">
        <w:t xml:space="preserve"> </w:t>
      </w:r>
      <w:r w:rsidRPr="00017C1D">
        <w:t>א</w:t>
      </w:r>
      <w:r w:rsidRPr="00017C1D">
        <w:t xml:space="preserve">רי</w:t>
      </w:r>
      <w:ins w:id="90829" w:author="מנוע מכני" w:date="2026-10-11T12:04:39Z">
        <w:r>
          <w:t xml:space="preserve">א"ש</w:t>
        </w:r>
      </w:ins>
      <w:del w:id="90830" w:author="מנוע מכני" w:date="2026-10-11T12:04:39Z">
        <w:r w:rsidRPr="00017C1D">
          <w:delText xml:space="preserve">א''ש</w:delText>
        </w:r>
      </w:del>
      <w:r w:rsidRPr="00017C1D">
        <w:t xml:space="preserve">:</w:t>
      </w:r>
    </w:p>
    <w:p w:rsidR="00E403F0" w:rsidRPr="00017C1D" w:rsidRDefault="00E403F0" w:rsidP="00E403F0">
      <w:pPr>
        <w:pStyle w:val="a3"/>
        <w:rPr>
          <w:spacing w:val="-8"/>
          <w:rtl/>
        </w:rPr>
      </w:pPr>
      <w:del w:id="99466" w:author="מנוע מכני" w:date="2026-10-11T12:04:39Z">
        <w:r w:rsidRPr="00017C1D">
          <w:rPr>
            <w:spacing w:val="-8"/>
            <w:rtl/>
          </w:rPr>
          <w:delText xml:space="preserve"> </w:delText>
        </w:r>
      </w:del>
      <w:r w:rsidRPr="00017C1D">
        <w:rPr>
          <w:spacing w:val="-8"/>
          <w:rtl/>
        </w:rPr>
        <w:t xml:space="preserve">לא</w:t>
      </w:r>
      <w:r w:rsidRPr="00017C1D">
        <w:rPr>
          <w:spacing w:val="-8"/>
          <w:rtl/>
        </w:rPr>
        <w:t xml:space="preserve"> טימא </w:t>
      </w:r>
      <w:ins w:id="93025" w:author="מנוע מכני" w:date="2026-10-11T12:04:39Z">
        <w:r>
          <w:rPr>
            <w:rStyle w:val="2fb"/>
            <w:spacing w:val="-8"/>
            <w:rtl/>
          </w:rPr>
          <w:t xml:space="preserve">ר"י</w:t>
        </w:r>
      </w:ins>
      <w:del w:id="93026" w:author="מנוע מכני" w:date="2026-10-11T12:04:39Z">
        <w:r w:rsidRPr="00017C1D">
          <w:rPr>
            <w:spacing w:val="-8"/>
            <w:rtl/>
          </w:rPr>
          <w:delText xml:space="preserve">רבי יהודה</w:delText>
        </w:r>
      </w:del>
      <w:r w:rsidRPr="00017C1D">
        <w:rPr>
          <w:spacing w:val="-8"/>
          <w:rtl/>
        </w:rPr>
        <w:t xml:space="preserve"> אלא בחתיכה של ארבעה מיני דמים, אבל של שאר מיני דמים טהורה.</w:t>
      </w:r>
    </w:p>
    <w:p w:rsidR="00E403F0" w:rsidRPr="00017C1D" w:rsidRDefault="00E403F0" w:rsidP="00E403F0">
      <w:pPr>
        <w:rPr>
          <w:rFonts w:ascii="FontbitDavid" w:hAnsi="FontbitDavid"/>
          <w:spacing w:val="-2"/>
          <w:sz w:val="24"/>
          <w:rtl/>
        </w:rPr>
      </w:pPr>
      <w:r w:rsidRPr="00017C1D">
        <w:rPr>
          <w:rFonts w:ascii="FontbitDavid" w:hAnsi="FontbitDavid" w:hint="cs"/>
          <w:spacing w:val="-2"/>
          <w:sz w:val="24"/>
          <w:rtl/>
        </w:rPr>
        <w:t xml:space="preserve">והא דכשבא </w:t>
      </w:r>
      <w:r w:rsidRPr="00017C1D">
        <w:rPr>
          <w:rStyle w:val="2fb"/>
          <w:rFonts w:ascii="FontbitDavid" w:hAnsi="FontbitDavid" w:hint="cs"/>
          <w:spacing w:val="-2"/>
          <w:sz w:val="24"/>
          <w:rtl/>
        </w:rPr>
        <w:t xml:space="preserve">רב הושעיא</w:t>
      </w:r>
      <w:r w:rsidRPr="00017C1D">
        <w:rPr>
          <w:rFonts w:ascii="FontbitDavid" w:hAnsi="FontbitDavid" w:hint="cs"/>
          <w:spacing w:val="-2"/>
          <w:sz w:val="24"/>
          <w:rtl/>
        </w:rPr>
        <w:t xml:space="preserve"> מהרדעא</w:t>
      </w:r>
      <w:ins w:id="96729" w:author="מנוע מכני" w:date="2026-10-11T12:04:39Z">
        <w:r>
          <w:rPr>
            <w:rFonts w:ascii="FontbitDavid" w:hAnsi="FontbitDavid" w:hint="cs"/>
            <w:spacing w:val="-2"/>
            <w:sz w:val="24"/>
            <w:rtl/>
          </w:rPr>
          <w:t xml:space="preserve"> </w:t>
        </w:r>
      </w:ins>
      <w:del w:id="96730" w:author="מנוע מכני" w:date="2026-10-11T12:04:39Z">
        <w:r w:rsidRPr="00017C1D">
          <w:rPr>
            <w:rFonts w:ascii="FontbitDavid" w:hAnsi="FontbitDavid" w:hint="cs"/>
            <w:spacing w:val="-2"/>
            <w:sz w:val="24"/>
            <w:rtl/>
          </w:rPr>
          <w:delText xml:space="preserve">  </w:delText>
        </w:r>
      </w:del>
      <w:r w:rsidRPr="00017C1D">
        <w:rPr>
          <w:rFonts w:ascii="FontbitDavid" w:hAnsi="FontbitDavid" w:hint="cs"/>
          <w:spacing w:val="-2"/>
          <w:sz w:val="24"/>
          <w:rtl/>
        </w:rPr>
        <w:t xml:space="preserve">והביא מתני'</w:t>
      </w:r>
      <w:r w:rsidRPr="00017C1D">
        <w:rPr>
          <w:rFonts w:ascii="FontbitDavid" w:hAnsi="FontbitDavid"/>
          <w:spacing w:val="-2"/>
          <w:sz w:val="24"/>
          <w:rtl/>
        </w:rPr>
        <w:t xml:space="preserve"> </w:t>
      </w:r>
      <w:r w:rsidRPr="00017C1D">
        <w:rPr>
          <w:rFonts w:ascii="FontbitDavid" w:hAnsi="FontbitDavid" w:hint="cs"/>
          <w:spacing w:val="-2"/>
          <w:sz w:val="24"/>
          <w:rtl/>
        </w:rPr>
        <w:t>ד</w:t>
      </w:r>
      <w:r w:rsidRPr="00017C1D">
        <w:rPr>
          <w:rFonts w:ascii="FontbitDavid" w:hAnsi="FontbitDavid"/>
          <w:spacing w:val="-2"/>
          <w:sz w:val="24"/>
          <w:rtl/>
        </w:rPr>
        <w:t xml:space="preserve">המפלת חתיכה </w:t>
      </w:r>
      <w:r w:rsidRPr="00017C1D">
        <w:rPr>
          <w:rFonts w:ascii="FontbitDavid" w:hAnsi="FontbitDavid"/>
          <w:b/>
          <w:bCs/>
          <w:spacing w:val="-2"/>
          <w:sz w:val="24"/>
          <w:rtl/>
        </w:rPr>
        <w:t>אדומה ושחורה ירוקה ולבנה</w:t>
      </w:r>
      <w:r w:rsidRPr="00017C1D">
        <w:rPr>
          <w:rFonts w:ascii="FontbitDavid" w:hAnsi="FontbitDavid"/>
          <w:spacing w:val="-2"/>
          <w:sz w:val="24"/>
          <w:rtl/>
        </w:rPr>
        <w:t xml:space="preserve">, </w:t>
      </w:r>
    </w:p>
    <w:p w:rsidR="00E403F0" w:rsidRPr="00B078C3" w:rsidRDefault="00E403F0" w:rsidP="00E403F0">
      <w:pPr>
        <w:jc w:val="right"/>
        <w:rPr>
          <w:rFonts w:ascii="FontbitDavid" w:hAnsi="FontbitDavid"/>
          <w:sz w:val="24"/>
          <w:rtl/>
        </w:rPr>
      </w:pPr>
      <w:r w:rsidRPr="00B078C3">
        <w:rPr>
          <w:rFonts w:ascii="FontbitDavid" w:hAnsi="FontbitDavid"/>
          <w:sz w:val="24"/>
          <w:rtl/>
        </w:rPr>
        <w:t xml:space="preserve">אם יש עמה דם - טמאה, ואם </w:t>
      </w:r>
      <w:ins w:id="93715" w:author="מנוע מכני" w:date="2026-10-11T12:04:39Z">
        <w:r>
          <w:rPr>
            <w:rFonts w:ascii="FontbitDavid" w:hAnsi="FontbitDavid"/>
            <w:sz w:val="24"/>
            <w:rtl/>
          </w:rPr>
          <w:t xml:space="preserve">לא</w:t>
        </w:r>
      </w:ins>
      <w:del w:id="9371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טהורה, </w:t>
      </w:r>
      <w:ins w:id="93027" w:author="מנוע מכני" w:date="2026-10-11T12:04:39Z">
        <w:r>
          <w:rPr>
            <w:rStyle w:val="2fb"/>
            <w:rFonts w:ascii="FontbitDavid" w:hAnsi="FontbitDavid"/>
            <w:b/>
            <w:bCs/>
            <w:sz w:val="24"/>
            <w:rtl/>
          </w:rPr>
          <w:t xml:space="preserve">ור"י</w:t>
        </w:r>
      </w:ins>
      <w:del w:id="93028" w:author="מנוע מכני" w:date="2026-10-11T12:04:39Z">
        <w:r w:rsidRPr="00594522">
          <w:rPr>
            <w:rFonts w:ascii="FontbitDavid" w:hAnsi="FontbitDavid"/>
            <w:b/>
            <w:bCs/>
            <w:sz w:val="24"/>
            <w:rtl/>
          </w:rPr>
          <w:delText xml:space="preserve">ורבי יהודה</w:delText>
        </w:r>
      </w:del>
      <w:r w:rsidRPr="00594522">
        <w:rPr>
          <w:rFonts w:ascii="FontbitDavid" w:hAnsi="FontbitDavid"/>
          <w:b/>
          <w:bCs/>
          <w:sz w:val="24"/>
          <w:rtl/>
        </w:rPr>
        <w:t xml:space="preserve"> </w:t>
      </w:r>
      <w:r w:rsidRPr="00594522">
        <w:rPr>
          <w:rFonts w:ascii="FontbitDavid" w:hAnsi="FontbitDavid" w:hint="cs"/>
          <w:b/>
          <w:bCs/>
          <w:sz w:val="24"/>
          <w:rtl/>
        </w:rPr>
        <w:t>פליג ו</w:t>
      </w:r>
      <w:r w:rsidRPr="00594522">
        <w:rPr>
          <w:rFonts w:ascii="FontbitDavid" w:hAnsi="FontbitDavid"/>
          <w:b/>
          <w:bCs/>
          <w:sz w:val="24"/>
          <w:rtl/>
        </w:rPr>
        <w:t>אומר</w:t>
      </w:r>
      <w:r w:rsidRPr="00B078C3">
        <w:rPr>
          <w:rFonts w:ascii="FontbitDavid" w:hAnsi="FontbitDavid"/>
          <w:sz w:val="24"/>
          <w:rtl/>
        </w:rPr>
        <w:t>: בין כך ובין כך טמאה.</w:t>
      </w:r>
    </w:p>
    <w:p>
      <w:pPr>
        <w:pStyle w:val="38"/>
        <w:rPr>
          <w:ins w:id="99467" w:author="מנוע מכני" w:date="2026-10-11T12:04:39Z"/>
        </w:rPr>
      </w:pPr>
      <w:r>
        <w:t>א</w:t>
      </w:r>
      <w:r w:rsidRPr="00594522">
        <w:t xml:space="preserve">לא אר</w:t>
      </w:r>
      <w:ins w:id="90831" w:author="מנוע מכני" w:date="2026-10-11T12:04:39Z">
        <w:r>
          <w:t xml:space="preserve">י"ו</w:t>
        </w:r>
      </w:ins>
      <w:del w:id="90832" w:author="מנוע מכני" w:date="2026-10-11T12:04:39Z">
        <w:r w:rsidRPr="00594522">
          <w:delText xml:space="preserve">י''ו</w:delText>
        </w:r>
      </w:del>
      <w:r w:rsidRPr="00594522">
        <w:t xml:space="preserve">:</w:t>
      </w:r>
    </w:p>
    <w:p w:rsidR="00E403F0" w:rsidRPr="00B078C3" w:rsidRDefault="00E403F0" w:rsidP="00E403F0">
      <w:pPr>
        <w:pStyle w:val="a3"/>
        <w:rPr>
          <w:rtl/>
        </w:rPr>
      </w:pPr>
      <w:del w:id="99468" w:author="מנוע מכני" w:date="2026-10-11T12:04:39Z">
        <w:r w:rsidRPr="00594522">
          <w:rPr>
            <w:b/>
            <w:bCs/>
            <w:rtl/>
          </w:rPr>
          <w:delText xml:space="preserve"> </w:delText>
        </w:r>
      </w:del>
      <w:r w:rsidRPr="00594522">
        <w:rPr>
          <w:b/>
          <w:bCs/>
          <w:rtl/>
        </w:rPr>
        <w:t xml:space="preserve">באפשר לפתיחת הקבר בלא דם </w:t>
      </w:r>
      <w:ins w:id="93717" w:author="מנוע מכני" w:date="2026-10-11T12:04:39Z">
        <w:r>
          <w:rPr>
            <w:b/>
            <w:bCs/>
            <w:rtl/>
          </w:rPr>
          <w:t xml:space="preserve">חלקו</w:t>
        </w:r>
      </w:ins>
      <w:del w:id="93718" w:author="מנוע מכני" w:date="2026-10-11T12:04:39Z">
        <w:r w:rsidRPr="00594522">
          <w:rPr>
            <w:b/>
            <w:bCs/>
            <w:rtl/>
          </w:rPr>
          <w:delText xml:space="preserve">פל</w:delText>
        </w:r>
        <w:r>
          <w:rPr>
            <w:rFonts w:hint="cs"/>
            <w:b/>
            <w:bCs/>
            <w:rtl/>
          </w:rPr>
          <w:delText xml:space="preserve">י</w:delText>
        </w:r>
        <w:r w:rsidRPr="00594522">
          <w:rPr>
            <w:b/>
            <w:bCs/>
            <w:rtl/>
          </w:rPr>
          <w:delText xml:space="preserve">גי</w:delText>
        </w:r>
      </w:del>
      <w:r w:rsidRPr="00594522">
        <w:rPr>
          <w:b/>
          <w:bCs/>
          <w:rtl/>
        </w:rPr>
        <w:t xml:space="preserve">,</w:t>
      </w:r>
      <w:r w:rsidRPr="00B078C3">
        <w:rPr>
          <w:rtl/>
        </w:rPr>
        <w:t xml:space="preserve"> </w:t>
      </w:r>
      <w:ins w:id="90063" w:author="Claude - סמנטי" w:date="2026-10-11T12:19:29Z">
        <w:r>
          <w:rPr>
            <w:rtl/>
          </w:rPr>
          <w:t xml:space="preserve">ובמחלוקת</w:t>
        </w:r>
      </w:ins>
      <w:del w:id="90064" w:author="Claude - סמנטי" w:date="2026-10-11T12:19:29Z">
        <w:r w:rsidRPr="00B078C3">
          <w:rPr>
            <w:rtl/>
          </w:rPr>
          <w:delText xml:space="preserve">ובפלוגתא</w:delText>
        </w:r>
      </w:del>
      <w:r w:rsidRPr="00B078C3">
        <w:rPr>
          <w:rtl/>
        </w:rPr>
        <w:t xml:space="preserve"> </w:t>
      </w:r>
      <w:ins w:id="95243" w:author="מנוע מכני" w:date="2026-10-11T12:04:39Z">
        <w:r>
          <w:rPr>
            <w:rtl/>
          </w:rPr>
          <w:t xml:space="preserve">דאלו</w:t>
        </w:r>
      </w:ins>
      <w:del w:id="95244" w:author="מנוע מכני" w:date="2026-10-11T12:04:39Z">
        <w:r w:rsidRPr="00B078C3">
          <w:rPr>
            <w:rtl/>
          </w:rPr>
          <w:delText xml:space="preserve">דהני</w:delText>
        </w:r>
      </w:del>
      <w:r w:rsidRPr="00B078C3">
        <w:rPr>
          <w:rtl/>
        </w:rPr>
        <w:t xml:space="preserve"> תנאי, </w:t>
      </w:r>
      <w:r w:rsidRPr="00B078C3">
        <w:rPr>
          <w:rtl/>
        </w:rPr>
        <w:t xml:space="preserve">דתניא</w:t>
      </w:r>
      <w:r w:rsidRPr="00B078C3">
        <w:rPr>
          <w:rtl/>
        </w:rPr>
        <w:t xml:space="preserve">: קשתה שנים </w:t>
      </w:r>
      <w:r w:rsidRPr="00017C1D">
        <w:rPr>
          <w:spacing w:val="-8"/>
          <w:rtl/>
        </w:rPr>
        <w:t>ולשלישי הפילה, ואינה יודעת מה הפילה - הרי זו ספק לידה ספק זיבה, מביאה קרבן ואינו נאכל.</w:t>
      </w:r>
    </w:p>
    <w:p>
      <w:pPr>
        <w:pStyle w:val="38"/>
        <w:rPr>
          <w:ins w:id="99469" w:author="מנוע מכני" w:date="2026-10-11T12:04:39Z"/>
        </w:rPr>
      </w:pPr>
      <w:r>
        <w:tab/>
      </w:r>
      <w:r w:rsidRPr="00B078C3">
        <w:t xml:space="preserve">רבי יהושע</w:t>
      </w:r>
      <w:del w:id="101695"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47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מביאה קרבן ונאכל, לפי שאי אפשר לפתיחת הקבר בלא דם.</w:t>
      </w:r>
    </w:p>
    <w:p w:rsidR="00E403F0" w:rsidRDefault="00E403F0" w:rsidP="00E403F0">
      <w:pPr>
        <w:rPr>
          <w:rFonts w:ascii="FontbitDavid" w:hAnsi="FontbitDavid"/>
          <w:sz w:val="24"/>
          <w:rtl/>
        </w:rPr>
      </w:pPr>
    </w:p>
    <w:p>
      <w:pPr>
        <w:pStyle w:val="afffff8"/>
        <w:rPr>
          <w:ins w:id="90513" w:author="קלוד" w:date="2026-10-11T12:23:38Z"/>
        </w:rPr>
      </w:pPr>
      <w:ins w:id="90514" w:author="קלוד" w:date="2026-10-11T12:23:38Z">
        <w:r>
          <w:rPr>
            <w:color w:val="7B3F00"/>
          </w:rPr>
          <w:t xml:space="preserve">קורעה לבדוק חתיכה - דם, אדמימות או עצם</w:t>
        </w:r>
      </w:ins>
    </w:p>
    <w:p w:rsidR="00E403F0" w:rsidRDefault="00E403F0" w:rsidP="00E403F0">
      <w:pPr>
        <w:rPr>
          <w:rFonts w:ascii="FontbitDavid" w:hAnsi="FontbitDavid"/>
          <w:sz w:val="24"/>
          <w:rtl/>
        </w:rPr>
      </w:pPr>
      <w:r w:rsidRPr="00E744B3">
        <w:rPr>
          <w:rFonts w:ascii="FontbitDavid" w:hAnsi="FontbitDavid"/>
          <w:b/>
          <w:bCs/>
          <w:rtl/>
        </w:rPr>
        <w:t xml:space="preserve">• </w:t>
      </w:r>
      <w:r w:rsidRPr="0038037E">
        <w:rPr>
          <w:rFonts w:ascii="FontbitDavid" w:hAnsi="FontbitDavid"/>
          <w:b/>
          <w:bCs/>
          <w:sz w:val="24"/>
          <w:rtl/>
        </w:rPr>
        <w:t>ת"ר</w:t>
      </w:r>
      <w:r w:rsidRPr="00594522">
        <w:rPr>
          <w:rFonts w:ascii="FontbitDavid" w:hAnsi="FontbitDavid"/>
          <w:sz w:val="24"/>
          <w:rtl/>
        </w:rPr>
        <w:t xml:space="preserve"> המפלת חתי</w:t>
      </w:r>
      <w:r>
        <w:rPr>
          <w:rFonts w:ascii="FontbitDavid" w:hAnsi="FontbitDavid"/>
          <w:sz w:val="24"/>
          <w:rtl/>
        </w:rPr>
        <w:t xml:space="preserve">כה, סומכוס אומר משום </w:t>
      </w:r>
      <w:ins w:id="93029" w:author="מנוע מכני" w:date="2026-10-11T12:04:39Z">
        <w:r>
          <w:rPr>
            <w:rStyle w:val="2fb"/>
            <w:rFonts w:ascii="FontbitDavid" w:hAnsi="FontbitDavid"/>
            <w:sz w:val="24"/>
            <w:rtl/>
          </w:rPr>
          <w:t xml:space="preserve">ר"מ</w:t>
        </w:r>
      </w:ins>
      <w:del w:id="93030" w:author="מנוע מכני" w:date="2026-10-11T12:04:39Z">
        <w:r>
          <w:rPr>
            <w:rFonts w:ascii="FontbitDavid" w:hAnsi="FontbitDavid"/>
            <w:sz w:val="24"/>
            <w:rtl/>
          </w:rPr>
          <w:delText xml:space="preserve">רבי מאיר</w:delText>
        </w:r>
      </w:del>
      <w:r>
        <w:rPr>
          <w:rFonts w:ascii="FontbitDavid" w:hAnsi="FontbitDavid"/>
          <w:sz w:val="24"/>
          <w:rtl/>
        </w:rPr>
        <w:t xml:space="preserve">, </w:t>
      </w:r>
    </w:p>
    <w:p w:rsidR="00E403F0" w:rsidRDefault="00E403F0" w:rsidP="00E403F0">
      <w:pPr>
        <w:rPr>
          <w:rFonts w:ascii="FontbitDavid" w:hAnsi="FontbitDavid"/>
          <w:sz w:val="24"/>
          <w:rtl/>
        </w:rPr>
      </w:pPr>
      <w:r>
        <w:rPr>
          <w:rFonts w:ascii="FontbitDavid" w:hAnsi="FontbitDavid" w:hint="cs"/>
          <w:sz w:val="24"/>
          <w:rtl/>
        </w:rPr>
        <w:t>ו</w:t>
      </w:r>
      <w:r w:rsidRPr="00594522">
        <w:rPr>
          <w:rFonts w:ascii="FontbitDavid" w:hAnsi="FontbitDavid"/>
          <w:sz w:val="24"/>
          <w:rtl/>
        </w:rPr>
        <w:t xml:space="preserve">כן היה </w:t>
      </w:r>
      <w:ins w:id="93031" w:author="מנוע מכני" w:date="2026-10-11T12:04:39Z">
        <w:r>
          <w:rPr>
            <w:rStyle w:val="2fb"/>
            <w:rFonts w:ascii="FontbitDavid" w:hAnsi="FontbitDavid"/>
            <w:sz w:val="24"/>
            <w:rtl/>
          </w:rPr>
          <w:t xml:space="preserve">ר"ש</w:t>
        </w:r>
      </w:ins>
      <w:del w:id="93032" w:author="מנוע מכני" w:date="2026-10-11T12:04:39Z">
        <w:r w:rsidRPr="00594522">
          <w:rPr>
            <w:rFonts w:ascii="FontbitDavid" w:hAnsi="FontbitDavid"/>
            <w:sz w:val="24"/>
            <w:rtl/>
          </w:rPr>
          <w:delText xml:space="preserve">רבי שמעון</w:delText>
        </w:r>
      </w:del>
      <w:r w:rsidRPr="00594522">
        <w:rPr>
          <w:rFonts w:ascii="FontbitDavid" w:hAnsi="FontbitDavid"/>
          <w:sz w:val="24"/>
          <w:rtl/>
        </w:rPr>
        <w:t xml:space="preserve"> בן מנסיא אומר כדבריו: קורעה, אם יש דם בתוכה - טמאה, ואם </w:t>
      </w:r>
      <w:ins w:id="93719" w:author="מנוע מכני" w:date="2026-10-11T12:04:39Z">
        <w:r>
          <w:rPr>
            <w:rFonts w:ascii="FontbitDavid" w:hAnsi="FontbitDavid"/>
            <w:sz w:val="24"/>
            <w:rtl/>
          </w:rPr>
          <w:t xml:space="preserve">לא</w:t>
        </w:r>
      </w:ins>
      <w:del w:id="93720" w:author="מנוע מכני" w:date="2026-10-11T12:04:39Z">
        <w:r w:rsidRPr="00594522">
          <w:rPr>
            <w:rFonts w:ascii="FontbitDavid" w:hAnsi="FontbitDavid"/>
            <w:sz w:val="24"/>
            <w:rtl/>
          </w:rPr>
          <w:delText xml:space="preserve">לאו</w:delText>
        </w:r>
      </w:del>
      <w:r w:rsidRPr="00594522">
        <w:rPr>
          <w:rFonts w:ascii="FontbitDavid" w:hAnsi="FontbitDavid"/>
          <w:sz w:val="24"/>
          <w:rtl/>
        </w:rPr>
        <w:t xml:space="preserve"> - טהורה. כרבנן, ועדיפא מדרבנן, </w:t>
      </w:r>
    </w:p>
    <w:p w:rsidR="00E403F0" w:rsidRDefault="00E403F0" w:rsidP="00E403F0">
      <w:pPr>
        <w:rPr>
          <w:rFonts w:ascii="FontbitDavid" w:hAnsi="FontbitDavid"/>
          <w:sz w:val="24"/>
          <w:rtl/>
        </w:rPr>
      </w:pPr>
      <w:r w:rsidRPr="00594522">
        <w:rPr>
          <w:rFonts w:ascii="FontbitDavid" w:hAnsi="FontbitDavid"/>
          <w:sz w:val="24"/>
          <w:rtl/>
        </w:rPr>
        <w:t xml:space="preserve">כרבנן - </w:t>
      </w:r>
      <w:ins w:id="93721" w:author="מנוע מכני" w:date="2026-10-11T12:04:39Z">
        <w:r>
          <w:rPr>
            <w:rFonts w:ascii="FontbitDavid" w:hAnsi="FontbitDavid"/>
            <w:sz w:val="24"/>
            <w:rtl/>
          </w:rPr>
          <w:t xml:space="preserve">דאמרו</w:t>
        </w:r>
      </w:ins>
      <w:del w:id="93722" w:author="מנוע מכני" w:date="2026-10-11T12:04:39Z">
        <w:r w:rsidRPr="00594522">
          <w:rPr>
            <w:rFonts w:ascii="FontbitDavid" w:hAnsi="FontbitDavid"/>
            <w:sz w:val="24"/>
            <w:rtl/>
          </w:rPr>
          <w:delText xml:space="preserve">דאמרי</w:delText>
        </w:r>
      </w:del>
      <w:r w:rsidRPr="00594522">
        <w:rPr>
          <w:rFonts w:ascii="FontbitDavid" w:hAnsi="FontbitDavid"/>
          <w:sz w:val="24"/>
          <w:rtl/>
        </w:rPr>
        <w:t xml:space="preserve"> אפשר לפתיחת הקבר בלא דם, </w:t>
      </w:r>
    </w:p>
    <w:p w:rsidR="00E403F0" w:rsidRPr="00594522" w:rsidRDefault="00E403F0" w:rsidP="00E403F0">
      <w:pPr>
        <w:rPr>
          <w:rFonts w:ascii="FontbitDavid" w:hAnsi="FontbitDavid"/>
          <w:sz w:val="24"/>
          <w:rtl/>
        </w:rPr>
      </w:pPr>
      <w:r w:rsidRPr="00594522">
        <w:rPr>
          <w:rFonts w:ascii="FontbitDavid" w:hAnsi="FontbitDavid"/>
          <w:sz w:val="24"/>
          <w:rtl/>
        </w:rPr>
        <w:lastRenderedPageBreak/>
        <w:t xml:space="preserve">ועדיפא מדרבנן - </w:t>
      </w:r>
      <w:ins w:id="98245" w:author="מנוע מכני" w:date="2026-10-11T12:04:39Z">
        <w:r>
          <w:rPr>
            <w:rFonts w:ascii="FontbitDavid" w:hAnsi="FontbitDavid"/>
            <w:sz w:val="24"/>
            <w:rtl/>
          </w:rPr>
          <w:t xml:space="preserve">דהם</w:t>
        </w:r>
      </w:ins>
      <w:del w:id="98246" w:author="מנוע מכני" w:date="2026-10-11T12:04:39Z">
        <w:r w:rsidRPr="00594522">
          <w:rPr>
            <w:rFonts w:ascii="FontbitDavid" w:hAnsi="FontbitDavid"/>
            <w:sz w:val="24"/>
            <w:rtl/>
          </w:rPr>
          <w:lastRenderedPageBreak/>
          <w:delText xml:space="preserve">דאינהו</w:delText>
        </w:r>
      </w:del>
      <w:r w:rsidRPr="00594522">
        <w:rPr>
          <w:rFonts w:ascii="FontbitDavid" w:hAnsi="FontbitDavid"/>
          <w:sz w:val="24"/>
          <w:rtl/>
        </w:rPr>
        <w:lastRenderedPageBreak/>
        <w:t xml:space="preserve"> סברי עמה - אין, בתוכה - </w:t>
      </w:r>
      <w:r w:rsidRPr="00594522">
        <w:rPr>
          <w:rFonts w:ascii="FontbitDavid" w:hAnsi="FontbitDavid"/>
          <w:sz w:val="24"/>
          <w:rtl/>
        </w:rPr>
        <w:lastRenderedPageBreak/>
        <w:t xml:space="preserve">לא</w:t>
      </w:r>
      <w:r w:rsidRPr="00594522">
        <w:rPr>
          <w:rFonts w:ascii="FontbitDavid" w:hAnsi="FontbitDavid"/>
          <w:sz w:val="24"/>
          <w:rtl/>
        </w:rPr>
        <w:lastRenderedPageBreak/>
        <w:t xml:space="preserve">, וסומכוס סבר: </w:t>
      </w:r>
      <w:ins w:id="93033" w:author="מנוע מכני" w:date="2026-10-11T12:04:39Z">
        <w:r>
          <w:rPr>
            <w:rFonts w:ascii="FontbitDavid" w:hAnsi="FontbitDavid"/>
            <w:sz w:val="24"/>
            <w:rtl/>
          </w:rPr>
          <w:t xml:space="preserve">אפי'</w:t>
        </w:r>
      </w:ins>
      <w:del w:id="93034" w:author="מנוע מכני" w:date="2026-10-11T12:04:39Z">
        <w:r w:rsidRPr="00594522">
          <w:rPr>
            <w:rFonts w:ascii="FontbitDavid" w:hAnsi="FontbitDavid"/>
            <w:sz w:val="24"/>
            <w:rtl/>
          </w:rPr>
          <w:lastRenderedPageBreak/>
          <w:delText xml:space="preserve">אפילו</w:delText>
        </w:r>
      </w:del>
      <w:r w:rsidRPr="00594522">
        <w:rPr>
          <w:rFonts w:ascii="FontbitDavid" w:hAnsi="FontbitDavid"/>
          <w:sz w:val="24"/>
          <w:rtl/>
        </w:rPr>
        <w:lastRenderedPageBreak/>
        <w:t xml:space="preserve"> בתוכה.</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ותניא אידך, המפלת חתיכה, ר' אחא אומר: קורעה, אם תוכה מאדים - טמאה, ואם </w:t>
      </w:r>
      <w:ins w:id="93723" w:author="מנוע מכני" w:date="2026-10-11T12:04:39Z">
        <w:r>
          <w:rPr>
            <w:rFonts w:ascii="FontbitDavid" w:hAnsi="FontbitDavid"/>
            <w:spacing w:val="-2"/>
            <w:sz w:val="24"/>
            <w:rtl/>
          </w:rPr>
          <w:t xml:space="preserve">לא</w:t>
        </w:r>
      </w:ins>
      <w:del w:id="93724" w:author="מנוע מכני" w:date="2026-10-11T12:04:39Z">
        <w:r w:rsidRPr="00017C1D">
          <w:rPr>
            <w:rFonts w:ascii="FontbitDavid" w:hAnsi="FontbitDavid"/>
            <w:spacing w:val="-2"/>
            <w:sz w:val="24"/>
            <w:rtl/>
          </w:rPr>
          <w:delText xml:space="preserve">לאו</w:delText>
        </w:r>
      </w:del>
      <w:r w:rsidRPr="00017C1D">
        <w:rPr>
          <w:rFonts w:ascii="FontbitDavid" w:hAnsi="FontbitDavid"/>
          <w:spacing w:val="-2"/>
          <w:sz w:val="24"/>
          <w:rtl/>
        </w:rPr>
        <w:t xml:space="preserve"> - טהורה.</w:t>
      </w:r>
    </w:p>
    <w:p w:rsidR="00E403F0" w:rsidRPr="00B078C3" w:rsidRDefault="00E403F0" w:rsidP="00E403F0">
      <w:pPr>
        <w:rPr>
          <w:rFonts w:ascii="FontbitDavid" w:hAnsi="FontbitDavid"/>
          <w:sz w:val="24"/>
          <w:rtl/>
        </w:rPr>
      </w:pPr>
      <w:r w:rsidRPr="00B078C3">
        <w:rPr>
          <w:rFonts w:ascii="FontbitDavid" w:hAnsi="FontbitDavid"/>
          <w:sz w:val="24"/>
          <w:rtl/>
        </w:rPr>
        <w:t xml:space="preserve">ותניא אידך, המפלת חתיכה, </w:t>
      </w:r>
      <w:r w:rsidRPr="00B078C3">
        <w:rPr>
          <w:rStyle w:val="2fb"/>
          <w:rFonts w:ascii="FontbitDavid" w:hAnsi="FontbitDavid"/>
          <w:sz w:val="24"/>
          <w:rtl/>
        </w:rPr>
        <w:t xml:space="preserve">רבי</w:t>
      </w:r>
      <w:r w:rsidRPr="00B078C3">
        <w:rPr>
          <w:rFonts w:ascii="FontbitDavid" w:hAnsi="FontbitDavid"/>
          <w:sz w:val="24"/>
          <w:rtl/>
        </w:rPr>
        <w:t xml:space="preserve"> בנימין אומר: קורעה, אם יש בה עצם - אמו טמאה לידה.</w:t>
      </w:r>
    </w:p>
    <w:p>
      <w:pPr>
        <w:pStyle w:val="38"/>
        <w:rPr>
          <w:ins w:id="99471" w:author="מנוע מכני" w:date="2026-10-11T12:04:39Z"/>
        </w:rPr>
      </w:pPr>
      <w:ins w:id="90833" w:author="מנוע מכני" w:date="2026-10-11T12:04:39Z">
        <w:r>
          <w:t xml:space="preserve">א"ר</w:t>
        </w:r>
      </w:ins>
      <w:del w:id="90834" w:author="מנוע מכני" w:date="2026-10-11T12:04:39Z">
        <w:r w:rsidRPr="00B078C3">
          <w:delText xml:space="preserve">א''ר</w:delText>
        </w:r>
      </w:del>
      <w:r w:rsidRPr="00B078C3">
        <w:t xml:space="preserve"> חסדא:</w:t>
      </w:r>
    </w:p>
    <w:p w:rsidR="00E403F0" w:rsidRPr="00B078C3" w:rsidRDefault="00E403F0" w:rsidP="00E403F0">
      <w:pPr>
        <w:rPr>
          <w:rFonts w:ascii="FontbitDavid" w:hAnsi="FontbitDavid"/>
          <w:sz w:val="24"/>
          <w:rtl/>
        </w:rPr>
      </w:pPr>
      <w:del w:id="9947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ובחתיכה לבנה.</w:t>
      </w:r>
    </w:p>
    <w:p w:rsidR="00E403F0" w:rsidRPr="00017C1D" w:rsidRDefault="00E403F0" w:rsidP="00E403F0">
      <w:pPr>
        <w:pStyle w:val="a3"/>
        <w:rPr>
          <w:spacing w:val="-8"/>
          <w:rtl/>
        </w:rPr>
      </w:pPr>
      <w:r w:rsidRPr="00017C1D">
        <w:rPr>
          <w:spacing w:val="-8"/>
          <w:rtl/>
        </w:rPr>
        <w:t>וכן כ</w:t>
      </w:r>
      <w:r w:rsidRPr="00017C1D">
        <w:rPr>
          <w:rFonts w:hint="cs"/>
          <w:spacing w:val="-8"/>
          <w:rtl/>
        </w:rPr>
        <w:t>שבאו הזוג דחדייב ומתני' בידם</w:t>
      </w:r>
      <w:r w:rsidRPr="00017C1D">
        <w:rPr>
          <w:spacing w:val="-8"/>
          <w:rtl/>
        </w:rPr>
        <w:t>: המפלת חתיכה לבנה - קורעה, אם יש בה עצם - אמו טמאה לידה.</w:t>
      </w:r>
    </w:p>
    <w:p w:rsidR="00E403F0" w:rsidRDefault="00E403F0" w:rsidP="00E403F0">
      <w:pPr>
        <w:rPr>
          <w:rFonts w:ascii="FontbitDavid" w:hAnsi="FontbitDavid"/>
          <w:sz w:val="24"/>
          <w:rtl/>
        </w:rPr>
      </w:pPr>
    </w:p>
    <w:p>
      <w:pPr>
        <w:pStyle w:val="38"/>
        <w:rPr>
          <w:ins w:id="99473" w:author="מנוע מכני" w:date="2026-10-11T12:04:39Z"/>
        </w:rPr>
      </w:pPr>
      <w:r>
        <w:t xml:space="preserve">אר</w:t>
      </w:r>
      <w:ins w:id="90835" w:author="מנוע מכני" w:date="2026-10-11T12:04:39Z">
        <w:r>
          <w:t xml:space="preserve">י"ו</w:t>
        </w:r>
      </w:ins>
      <w:del w:id="90836" w:author="מנוע מכני" w:date="2026-10-11T12:04:39Z">
        <w:r>
          <w:delText xml:space="preserve">י''ו</w:delText>
        </w:r>
      </w:del>
      <w:r>
        <w:t xml:space="preserve"> מרש</w:t>
      </w:r>
      <w:ins w:id="90837" w:author="מנוע מכני" w:date="2026-10-11T12:04:39Z">
        <w:r>
          <w:t xml:space="preserve">ב"י</w:t>
        </w:r>
      </w:ins>
      <w:del w:id="90838" w:author="מנוע מכני" w:date="2026-10-11T12:04:39Z">
        <w:r>
          <w:delText xml:space="preserve">ב''י</w:delText>
        </w:r>
      </w:del>
      <w:r w:rsidRPr="00B078C3">
        <w:t xml:space="preserve">:</w:t>
      </w:r>
    </w:p>
    <w:p w:rsidR="00E403F0" w:rsidRPr="00B078C3" w:rsidRDefault="00E403F0" w:rsidP="00E403F0">
      <w:pPr>
        <w:rPr>
          <w:rFonts w:ascii="FontbitDavid" w:hAnsi="FontbitDavid"/>
          <w:sz w:val="24"/>
          <w:rtl/>
        </w:rPr>
      </w:pPr>
      <w:del w:id="9947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חתיכה - קורעה, אם יש בה דם אגור - טמאה, ואם </w:t>
      </w:r>
      <w:ins w:id="93725" w:author="מנוע מכני" w:date="2026-10-11T12:04:39Z">
        <w:r>
          <w:rPr>
            <w:rFonts w:ascii="FontbitDavid" w:hAnsi="FontbitDavid"/>
            <w:sz w:val="24"/>
            <w:rtl/>
          </w:rPr>
          <w:t xml:space="preserve">לא</w:t>
        </w:r>
      </w:ins>
      <w:del w:id="9372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טהורה</w:t>
      </w:r>
      <w:ins w:id="96731" w:author="מנוע מכני" w:date="2026-10-11T12:04:39Z">
        <w:r>
          <w:rPr>
            <w:rFonts w:ascii="FontbitDavid" w:hAnsi="FontbitDavid"/>
            <w:sz w:val="24"/>
            <w:rtl/>
          </w:rPr>
          <w:t xml:space="preserve">,</w:t>
        </w:r>
      </w:ins>
      <w:del w:id="96732"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כסומכוס וקילא </w:t>
      </w:r>
      <w:ins w:id="93727" w:author="מנוע מכני" w:date="2026-10-11T12:04:39Z">
        <w:r>
          <w:rPr>
            <w:rFonts w:ascii="FontbitDavid" w:hAnsi="FontbitDavid"/>
            <w:sz w:val="24"/>
            <w:rtl/>
          </w:rPr>
          <w:t xml:space="preserve">מכולם</w:t>
        </w:r>
      </w:ins>
      <w:del w:id="93728" w:author="מנוע מכני" w:date="2026-10-11T12:04:39Z">
        <w:r w:rsidRPr="00B078C3">
          <w:rPr>
            <w:rFonts w:ascii="FontbitDavid" w:hAnsi="FontbitDavid"/>
            <w:sz w:val="24"/>
            <w:rtl/>
          </w:rPr>
          <w:delText xml:space="preserve">מכולהו</w:delText>
        </w:r>
      </w:del>
      <w:r w:rsidRPr="00B078C3">
        <w:rPr>
          <w:rFonts w:ascii="FontbitDavid" w:hAnsi="FontbitDavid"/>
          <w:sz w:val="24"/>
          <w:rtl/>
        </w:rPr>
        <w:t xml:space="preserve">.</w:t>
      </w:r>
    </w:p>
    <w:p>
      <w:pPr>
        <w:pStyle w:val="afffff8"/>
        <w:rPr>
          <w:ins w:id="90511" w:author="קלוד" w:date="2026-10-11T12:23:38Z"/>
        </w:rPr>
      </w:pPr>
      <w:ins w:id="90512" w:author="קלוד" w:date="2026-10-11T12:23:38Z">
        <w:r>
          <w:rPr>
            <w:color w:val="7B3F00"/>
          </w:rPr>
          <w:t xml:space="preserve">האם דם בשפופרת מטמא?</w:t>
        </w:r>
      </w:ins>
    </w:p>
    <w:p>
      <w:pPr>
        <w:pStyle w:val="38"/>
        <w:rPr>
          <w:ins w:id="99476" w:author="מנוע מכני" w:date="2026-10-11T12:04:39Z"/>
        </w:rPr>
      </w:pPr>
      <w:del w:id="99475" w:author="מנוע מכני" w:date="2026-10-11T12:04:39Z">
        <w:r w:rsidRPr="008C0D73">
          <w:delText xml:space="preserve">•</w:delText>
        </w:r>
      </w:del>
      <w:r w:rsidRPr="008C0D73">
        <w:t xml:space="preserve"> </w:t>
      </w:r>
      <w:r w:rsidRPr="008C0D73">
        <w:t xml:space="preserve">בעא רבי ירמיה</w:t>
      </w:r>
      <w:ins w:id="96733" w:author="מנוע מכני" w:date="2026-10-11T12:04:39Z">
        <w:ins w:id="96735" w:author="מנוע מכני" w:date="2026-10-11T12:04:39Z">
          <w:ins w:id="96737" w:author="מנוע מכני" w:date="2026-10-11T12:04:39Z">
            <w:r>
              <w:t xml:space="preserve"> </w:t>
            </w:r>
          </w:ins>
          <w:del w:id="96738" w:author="מנוע מכני" w:date="2026-10-11T12:04:39Z">
            <w:r>
              <w:delText xml:space="preserve"> </w:delText>
            </w:r>
            <w:r>
              <w:delText xml:space="preserve"> </w:delText>
            </w:r>
          </w:del>
        </w:ins>
        <w:del w:id="96736" w:author="מנוע מכני" w:date="2026-10-11T12:04:39Z">
          <w:r>
            <w:delText xml:space="preserve"> </w:delText>
          </w:r>
          <w:r>
            <w:delText xml:space="preserve"> </w:delText>
          </w:r>
        </w:del>
      </w:ins>
      <w:del w:id="96734" w:author="מנוע מכני" w:date="2026-10-11T12:04:39Z">
        <w:r w:rsidRPr="008C0D73">
          <w:delText xml:space="preserve"> </w:delText>
        </w:r>
        <w:r>
          <w:delText xml:space="preserve"> </w:delText>
        </w:r>
      </w:del>
      <w:r w:rsidRPr="008C0D73">
        <w:t xml:space="preserve">מ</w:t>
      </w:r>
      <w:ins w:id="90839" w:author="מנוע מכני" w:date="2026-10-11T12:04:39Z">
        <w:r>
          <w:t xml:space="preserve">ר"ז</w:t>
        </w:r>
      </w:ins>
      <w:del w:id="90840" w:author="מנוע מכני" w:date="2026-10-11T12:04:39Z">
        <w:r w:rsidRPr="008C0D73">
          <w:delText xml:space="preserve">ר</w:delText>
        </w:r>
        <w:r w:rsidRPr="008C0D73">
          <w:delText xml:space="preserve">''ז</w:delText>
        </w:r>
      </w:del>
      <w:r w:rsidRPr="00B078C3">
        <w:t xml:space="preserve">:</w:t>
      </w:r>
    </w:p>
    <w:p w:rsidR="00E403F0" w:rsidRDefault="00E403F0" w:rsidP="00E403F0">
      <w:pPr>
        <w:rPr>
          <w:rFonts w:ascii="FontbitDavid" w:hAnsi="FontbitDavid"/>
          <w:sz w:val="24"/>
          <w:rtl/>
        </w:rPr>
      </w:pPr>
      <w:del w:id="994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הרואה דם בשפופרת מהו? </w:t>
      </w:r>
      <w:r w:rsidRPr="008C0D73">
        <w:rPr>
          <w:rFonts w:ascii="FontbitDavid" w:hAnsi="FontbitDavid"/>
          <w:b/>
          <w:bCs/>
          <w:sz w:val="24"/>
          <w:rtl/>
        </w:rPr>
        <w:t>בבשרה</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5245" w:author="מנוע מכני" w:date="2026-10-11T12:04:39Z">
        <w:r>
          <w:rPr>
            <w:rFonts w:ascii="FontbitDavid" w:hAnsi="FontbitDavid"/>
            <w:sz w:val="24"/>
            <w:rtl/>
          </w:rPr>
          <w:t xml:space="preserve">התורה</w:t>
        </w:r>
      </w:ins>
      <w:del w:id="95246"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ולא בשפופרת </w:t>
      </w:r>
    </w:p>
    <w:p>
      <w:pPr>
        <w:pStyle w:val="38"/>
        <w:rPr>
          <w:ins w:id="99478" w:author="מנוע מכני" w:date="2026-10-11T12:04:39Z"/>
        </w:rPr>
      </w:pPr>
      <w:r>
        <w:tab/>
      </w:r>
      <w:r>
        <w:tab/>
      </w:r>
      <w:r>
        <w:tab/>
      </w:r>
      <w:del w:id="92852" w:author="מנוע מכני" w:date="2026-10-11T12:04:39Z">
        <w:r>
          <w:delText xml:space="preserve">   </w:delText>
        </w:r>
      </w:del>
      <w:r>
        <w:t xml:space="preserve">א</w:t>
      </w:r>
      <w:ins w:id="90841" w:author="מנוע מכני" w:date="2026-10-11T12:04:39Z">
        <w:r>
          <w:t xml:space="preserve">ו"ד</w:t>
        </w:r>
      </w:ins>
      <w:del w:id="90842" w:author="מנוע מכני" w:date="2026-10-11T12:04:39Z">
        <w:r>
          <w:delText xml:space="preserve">ו''ד</w:delText>
        </w:r>
      </w:del>
      <w:r>
        <w:t xml:space="preserve">:</w:t>
      </w:r>
    </w:p>
    <w:p w:rsidR="00E403F0" w:rsidRDefault="00E403F0" w:rsidP="00E403F0">
      <w:pPr>
        <w:rPr>
          <w:rFonts w:ascii="FontbitDavid" w:hAnsi="FontbitDavid"/>
          <w:sz w:val="24"/>
          <w:rtl/>
        </w:rPr>
      </w:pPr>
      <w:del w:id="99479" w:author="מנוע מכני" w:date="2026-10-11T12:04:39Z">
        <w:r w:rsidRPr="00B078C3">
          <w:rPr>
            <w:rFonts w:ascii="FontbitDavid" w:hAnsi="FontbitDavid"/>
            <w:sz w:val="24"/>
            <w:rtl/>
          </w:rPr>
          <w:delText xml:space="preserve"> </w:delText>
        </w:r>
      </w:del>
      <w:ins w:id="95249" w:author="מנוע מכני" w:date="2026-10-11T12:04:39Z">
        <w:r>
          <w:rPr>
            <w:rFonts w:ascii="FontbitDavid" w:hAnsi="FontbitDavid"/>
            <w:sz w:val="24"/>
            <w:rtl/>
          </w:rPr>
          <w:t xml:space="preserve">זה</w:t>
        </w:r>
      </w:ins>
      <w:del w:id="9525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בבשרה </w:t>
      </w:r>
      <w:ins w:id="98247" w:author="מנוע מכני" w:date="2026-10-11T12:04:39Z">
        <w:r>
          <w:rPr>
            <w:rFonts w:ascii="FontbitDavid" w:hAnsi="FontbitDavid"/>
            <w:sz w:val="24"/>
            <w:rtl/>
          </w:rPr>
          <w:t xml:space="preserve">צריך</w:t>
        </w:r>
      </w:ins>
      <w:del w:id="98248" w:author="מנוע מכני" w:date="2026-10-11T12:04:39Z">
        <w:r w:rsidRPr="00B078C3">
          <w:rPr>
            <w:rFonts w:ascii="FontbitDavid" w:hAnsi="FontbitDavid"/>
            <w:sz w:val="24"/>
            <w:rtl/>
          </w:rPr>
          <w:delText xml:space="preserve">מיבעי</w:delText>
        </w:r>
      </w:del>
      <w:r w:rsidRPr="00B078C3">
        <w:rPr>
          <w:rFonts w:ascii="FontbitDavid" w:hAnsi="FontbitDavid"/>
          <w:sz w:val="24"/>
          <w:rtl/>
        </w:rPr>
        <w:t xml:space="preserve"> </w:t>
      </w:r>
      <w:ins w:id="95247" w:author="מנוע מכני" w:date="2026-10-11T12:04:39Z">
        <w:r>
          <w:rPr>
            <w:rFonts w:ascii="FontbitDavid" w:hAnsi="FontbitDavid"/>
            <w:sz w:val="24"/>
            <w:rtl/>
          </w:rPr>
          <w:t xml:space="preserve">לו</w:t>
        </w:r>
      </w:ins>
      <w:del w:id="9524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 שמטמאה מבפנים כבחוץ? </w:t>
      </w:r>
    </w:p>
    <w:p>
      <w:pPr>
        <w:pStyle w:val="38"/>
        <w:rPr>
          <w:ins w:id="99480" w:author="מנוע מכני" w:date="2026-10-11T12:04:39Z"/>
        </w:rPr>
      </w:pPr>
      <w:r w:rsidRPr="00B078C3">
        <w:t xml:space="preserve">אמר</w:t>
      </w:r>
      <w:r w:rsidRPr="00B078C3">
        <w:t xml:space="preserve"> </w:t>
      </w:r>
      <w:ins w:id="95253" w:author="מנוע מכני" w:date="2026-10-11T12:04:39Z">
        <w:r>
          <w:t xml:space="preserve">לו</w:t>
        </w:r>
      </w:ins>
      <w:del w:id="95254"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99481"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363" w:author="Claude - סמנטי" w:date="2026-10-11T12:19:29Z">
        <w:r>
          <w:rPr>
            <w:rStyle w:val="afffff0"/>
            <w:rFonts w:ascii="FontbitDavid" w:hAnsi="FontbitDavid"/>
            <w:sz w:val="24"/>
            <w:rtl/>
          </w:rPr>
          <w:t xml:space="preserve">בִּבְשָׂרָהּ</w:t>
        </w:r>
      </w:ins>
      <w:del w:id="90364" w:author="Claude - סמנטי" w:date="2026-10-11T12:19:29Z">
        <w:r w:rsidRPr="00B078C3">
          <w:rPr>
            <w:rFonts w:ascii="FontbitDavid" w:hAnsi="FontbitDavid"/>
            <w:sz w:val="24"/>
            <w:rtl/>
          </w:rPr>
          <w:delText xml:space="preserve">בבשרה</w:delText>
        </w:r>
      </w:del>
      <w:r>
        <w:rPr>
          <w:rFonts w:ascii="FontbitDavid" w:hAnsi="FontbitDavid" w:hint="cs"/>
          <w:sz w:val="24"/>
          <w:rtl/>
        </w:rPr>
        <w:t>'</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5251" w:author="מנוע מכני" w:date="2026-10-11T12:04:39Z">
        <w:r>
          <w:rPr>
            <w:rFonts w:ascii="FontbitDavid" w:hAnsi="FontbitDavid"/>
            <w:sz w:val="24"/>
            <w:rtl/>
          </w:rPr>
          <w:t xml:space="preserve">התורה</w:t>
        </w:r>
      </w:ins>
      <w:del w:id="9525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ולא בשפופרת</w:t>
      </w:r>
      <w:ins w:id="96739" w:author="מנוע מכני" w:date="2026-10-11T12:04:39Z">
        <w:r>
          <w:rPr>
            <w:rFonts w:ascii="FontbitDavid" w:hAnsi="FontbitDavid"/>
            <w:sz w:val="24"/>
            <w:rtl/>
          </w:rPr>
          <w:t xml:space="preserve">,</w:t>
        </w:r>
      </w:ins>
      <w:del w:id="96740" w:author="מנוע מכני" w:date="2026-10-11T12:04:39Z">
        <w:r w:rsidRPr="00B078C3">
          <w:rPr>
            <w:rFonts w:ascii="FontbitDavid" w:hAnsi="FontbitDavid"/>
            <w:sz w:val="24"/>
            <w:rtl/>
          </w:rPr>
          <w:delText xml:space="preserve">;</w:delText>
        </w:r>
      </w:del>
    </w:p>
    <w:p w:rsidR="00E403F0" w:rsidRPr="00017C1D" w:rsidRDefault="00E403F0" w:rsidP="00E403F0">
      <w:pPr>
        <w:rPr>
          <w:rFonts w:ascii="FontbitDavid" w:hAnsi="FontbitDavid"/>
          <w:spacing w:val="-4"/>
          <w:sz w:val="24"/>
          <w:rtl/>
        </w:rPr>
      </w:pPr>
      <w:ins w:id="97371" w:author="מנוע מכני" w:date="2026-10-11T12:04:39Z">
        <w:r>
          <w:rPr>
            <w:rFonts w:ascii="FontbitDavid" w:hAnsi="FontbitDavid"/>
            <w:spacing w:val="-4"/>
            <w:sz w:val="24"/>
            <w:rtl/>
          </w:rPr>
          <w:t xml:space="preserve">דאם </w:t>
        </w:r>
      </w:ins>
      <w:del w:id="97372" w:author="מנוע מכני" w:date="2026-10-11T12:04:39Z">
        <w:r w:rsidRPr="00017C1D">
          <w:rPr>
            <w:rFonts w:ascii="FontbitDavid" w:hAnsi="FontbitDavid"/>
            <w:spacing w:val="-4"/>
            <w:sz w:val="24"/>
            <w:rtl/>
          </w:rPr>
          <w:delText xml:space="preserve">דאי </w:delText>
        </w:r>
      </w:del>
      <w:r w:rsidRPr="00017C1D">
        <w:rPr>
          <w:rFonts w:ascii="FontbitDavid" w:hAnsi="FontbitDavid"/>
          <w:spacing w:val="-4"/>
          <w:sz w:val="24"/>
          <w:rtl/>
        </w:rPr>
        <w:t xml:space="preserve">בבשרה מבעי </w:t>
      </w:r>
      <w:ins w:id="95255" w:author="מנוע מכני" w:date="2026-10-11T12:04:39Z">
        <w:r>
          <w:rPr>
            <w:rFonts w:ascii="FontbitDavid" w:hAnsi="FontbitDavid"/>
            <w:spacing w:val="-4"/>
            <w:sz w:val="24"/>
            <w:rtl/>
          </w:rPr>
          <w:t xml:space="preserve">לו</w:t>
        </w:r>
      </w:ins>
      <w:del w:id="95256" w:author="מנוע מכני" w:date="2026-10-11T12:04:39Z">
        <w:r w:rsidRPr="00017C1D">
          <w:rPr>
            <w:rFonts w:ascii="FontbitDavid" w:hAnsi="FontbitDavid"/>
            <w:spacing w:val="-4"/>
            <w:sz w:val="24"/>
            <w:rtl/>
          </w:rPr>
          <w:delText xml:space="preserve">ליה</w:delText>
        </w:r>
      </w:del>
      <w:r w:rsidRPr="00017C1D">
        <w:rPr>
          <w:rFonts w:ascii="FontbitDavid" w:hAnsi="FontbitDavid"/>
          <w:spacing w:val="-4"/>
          <w:sz w:val="24"/>
          <w:rtl/>
        </w:rPr>
        <w:t xml:space="preserve"> שמטמאה מבפנים כבחוץ - </w:t>
      </w:r>
      <w:r w:rsidRPr="00017C1D">
        <w:rPr>
          <w:rFonts w:ascii="FontbitDavid" w:hAnsi="FontbitDavid"/>
          <w:spacing w:val="-4"/>
          <w:sz w:val="24"/>
          <w:rtl/>
        </w:rPr>
        <w:t xml:space="preserve">א"כ</w:t>
      </w:r>
      <w:r w:rsidRPr="00017C1D">
        <w:rPr>
          <w:rFonts w:ascii="FontbitDavid" w:hAnsi="FontbitDavid"/>
          <w:spacing w:val="-4"/>
          <w:sz w:val="24"/>
          <w:rtl/>
        </w:rPr>
        <w:t xml:space="preserve"> נימא קרא בבשר, </w:t>
      </w:r>
      <w:ins w:id="95257" w:author="מנוע מכני" w:date="2026-10-11T12:04:39Z">
        <w:r>
          <w:rPr>
            <w:rFonts w:ascii="FontbitDavid" w:hAnsi="FontbitDavid"/>
            <w:spacing w:val="-4"/>
            <w:sz w:val="24"/>
            <w:rtl/>
          </w:rPr>
          <w:t xml:space="preserve">מה</w:t>
        </w:r>
      </w:ins>
      <w:del w:id="95258" w:author="מנוע מכני" w:date="2026-10-11T12:04:39Z">
        <w:r w:rsidRPr="00017C1D">
          <w:rPr>
            <w:rFonts w:ascii="FontbitDavid" w:hAnsi="FontbitDavid"/>
            <w:spacing w:val="-4"/>
            <w:sz w:val="24"/>
            <w:rtl/>
          </w:rPr>
          <w:delText xml:space="preserve">מאי</w:delText>
        </w:r>
      </w:del>
      <w:r w:rsidRPr="00017C1D">
        <w:rPr>
          <w:rFonts w:ascii="FontbitDavid" w:hAnsi="FontbitDavid"/>
          <w:spacing w:val="-4"/>
          <w:sz w:val="24"/>
          <w:rtl/>
        </w:rPr>
        <w:t xml:space="preserve"> בבשרה </w:t>
      </w:r>
      <w:ins w:id="90843" w:author="מנוע מכני" w:date="2026-10-11T12:04:39Z">
        <w:r>
          <w:rPr>
            <w:rFonts w:ascii="FontbitDavid" w:hAnsi="FontbitDavid"/>
            <w:spacing w:val="-4"/>
            <w:sz w:val="24"/>
            <w:rtl/>
          </w:rPr>
          <w:t xml:space="preserve">ש"מ</w:t>
        </w:r>
      </w:ins>
      <w:del w:id="90844" w:author="מנוע מכני" w:date="2026-10-11T12:04:39Z">
        <w:r w:rsidRPr="00017C1D">
          <w:rPr>
            <w:rFonts w:ascii="FontbitDavid" w:hAnsi="FontbitDavid"/>
            <w:spacing w:val="-4"/>
            <w:sz w:val="24"/>
            <w:rtl/>
          </w:rPr>
          <w:delText xml:space="preserve">ש</w:delText>
        </w:r>
        <w:r w:rsidRPr="00017C1D">
          <w:rPr>
            <w:rFonts w:ascii="FontbitDavid" w:hAnsi="FontbitDavid" w:hint="cs"/>
            <w:spacing w:val="-4"/>
            <w:sz w:val="24"/>
            <w:rtl/>
          </w:rPr>
          <w:delText xml:space="preserve">''</w:delText>
        </w:r>
        <w:r w:rsidRPr="00017C1D">
          <w:rPr>
            <w:rFonts w:ascii="FontbitDavid" w:hAnsi="FontbitDavid"/>
            <w:spacing w:val="-4"/>
            <w:sz w:val="24"/>
            <w:rtl/>
          </w:rPr>
          <w:delText xml:space="preserve">מ</w:delText>
        </w:r>
      </w:del>
      <w:r w:rsidRPr="00017C1D">
        <w:rPr>
          <w:rFonts w:ascii="FontbitDavid" w:hAnsi="FontbitDavid"/>
          <w:spacing w:val="-4"/>
          <w:sz w:val="24"/>
          <w:rtl/>
        </w:rPr>
        <w:t xml:space="preserve"> תרתי.</w:t>
      </w:r>
    </w:p>
    <w:p>
      <w:pPr>
        <w:pStyle w:val="38"/>
        <w:rPr>
          <w:ins w:id="99482" w:author="מנוע מכני" w:date="2026-10-11T12:04:39Z"/>
        </w:rPr>
      </w:pPr>
      <w:r w:rsidRPr="00B078C3">
        <w:t>והא</w:t>
      </w:r>
      <w:r>
        <w:t xml:space="preserve">ר</w:t>
      </w:r>
      <w:ins w:id="90845" w:author="מנוע מכני" w:date="2026-10-11T12:04:39Z">
        <w:r>
          <w:t xml:space="preserve">י"ו</w:t>
        </w:r>
      </w:ins>
      <w:del w:id="90846" w:author="מנוע מכני" w:date="2026-10-11T12:04:39Z">
        <w:r>
          <w:delText xml:space="preserve">י''ו</w:delText>
        </w:r>
      </w:del>
      <w:r>
        <w:t xml:space="preserve"> מרש</w:t>
      </w:r>
      <w:ins w:id="90847" w:author="מנוע מכני" w:date="2026-10-11T12:04:39Z">
        <w:r>
          <w:t xml:space="preserve">ב"י</w:t>
        </w:r>
      </w:ins>
      <w:del w:id="90848" w:author="מנוע מכני" w:date="2026-10-11T12:04:39Z">
        <w:r>
          <w:delText xml:space="preserve">ב''י</w:delText>
        </w:r>
      </w:del>
      <w:r w:rsidRPr="00B078C3">
        <w:t xml:space="preserve">:</w:t>
      </w:r>
    </w:p>
    <w:p w:rsidR="00E403F0" w:rsidRDefault="00E403F0" w:rsidP="00E403F0">
      <w:pPr>
        <w:rPr>
          <w:rFonts w:ascii="FontbitDavid" w:hAnsi="FontbitDavid"/>
          <w:sz w:val="24"/>
          <w:rtl/>
        </w:rPr>
      </w:pPr>
      <w:del w:id="9948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חתיכה - קורעה, אם יש בה דם אגור - טמאה, ואם </w:t>
      </w:r>
      <w:ins w:id="93729" w:author="מנוע מכני" w:date="2026-10-11T12:04:39Z">
        <w:r>
          <w:rPr>
            <w:rFonts w:ascii="FontbitDavid" w:hAnsi="FontbitDavid"/>
            <w:sz w:val="24"/>
            <w:rtl/>
          </w:rPr>
          <w:t xml:space="preserve">לא</w:t>
        </w:r>
      </w:ins>
      <w:del w:id="93730"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טהורה! </w:t>
      </w:r>
    </w:p>
    <w:p w:rsidR="00E403F0" w:rsidRPr="00017C1D" w:rsidRDefault="00E403F0" w:rsidP="00E403F0">
      <w:pPr>
        <w:pStyle w:val="a3"/>
        <w:rPr>
          <w:spacing w:val="0"/>
          <w:rtl/>
        </w:rPr>
      </w:pPr>
      <w:ins w:id="95261" w:author="מנוע מכני" w:date="2026-10-11T12:04:39Z">
        <w:r>
          <w:rPr>
            <w:spacing w:val="0"/>
            <w:rtl/>
          </w:rPr>
          <w:t xml:space="preserve">כך</w:t>
        </w:r>
      </w:ins>
      <w:del w:id="95262" w:author="מנוע מכני" w:date="2026-10-11T12:04:39Z">
        <w:r w:rsidRPr="00017C1D">
          <w:rPr>
            <w:spacing w:val="0"/>
            <w:rtl/>
          </w:rPr>
          <w:tab/>
          <w:delText xml:space="preserve">הכי</w:delText>
        </w:r>
      </w:del>
      <w:r w:rsidRPr="00017C1D">
        <w:rPr>
          <w:spacing w:val="0"/>
          <w:rtl/>
        </w:rPr>
        <w:tab/>
        <w:t xml:space="preserve"> </w:t>
      </w:r>
      <w:ins w:id="95259" w:author="מנוע מכני" w:date="2026-10-11T12:04:39Z">
        <w:r>
          <w:rPr>
            <w:spacing w:val="0"/>
            <w:rtl/>
          </w:rPr>
          <w:t xml:space="preserve">עכשיו</w:t>
        </w:r>
      </w:ins>
      <w:del w:id="95260" w:author="מנוע מכני" w:date="2026-10-11T12:04:39Z">
        <w:r w:rsidRPr="00017C1D">
          <w:rPr>
            <w:spacing w:val="0"/>
            <w:rtl/>
          </w:rPr>
          <w:tab/>
          <w:delText xml:space="preserve">השתא</w:delText>
        </w:r>
      </w:del>
      <w:r w:rsidRPr="00017C1D">
        <w:rPr>
          <w:spacing w:val="0"/>
          <w:rtl/>
        </w:rPr>
        <w:tab/>
        <w:t xml:space="preserve">? </w:t>
      </w:r>
      <w:ins w:id="93731" w:author="מנוע מכני" w:date="2026-10-11T12:04:39Z">
        <w:r>
          <w:rPr>
            <w:spacing w:val="0"/>
            <w:rtl/>
          </w:rPr>
          <w:t xml:space="preserve">שם</w:t>
        </w:r>
      </w:ins>
      <w:del w:id="93732" w:author="מנוע מכני" w:date="2026-10-11T12:04:39Z">
        <w:r w:rsidRPr="00017C1D">
          <w:rPr>
            <w:spacing w:val="0"/>
            <w:rtl/>
          </w:rPr>
          <w:tab/>
          <w:delText xml:space="preserve">התם</w:delText>
        </w:r>
      </w:del>
      <w:r w:rsidRPr="00017C1D">
        <w:rPr>
          <w:spacing w:val="0"/>
          <w:rtl/>
        </w:rPr>
        <w:tab/>
        <w:t xml:space="preserve"> דרכה של אשה לראות דם בחתיכה, </w:t>
      </w:r>
      <w:ins w:id="93733" w:author="מנוע מכני" w:date="2026-10-11T12:04:39Z">
        <w:r>
          <w:rPr>
            <w:spacing w:val="0"/>
            <w:rtl/>
          </w:rPr>
          <w:t xml:space="preserve">כאן</w:t>
        </w:r>
      </w:ins>
      <w:del w:id="93734" w:author="מנוע מכני" w:date="2026-10-11T12:04:39Z">
        <w:r w:rsidRPr="00017C1D">
          <w:rPr>
            <w:spacing w:val="0"/>
            <w:rtl/>
          </w:rPr>
          <w:tab/>
          <w:delText xml:space="preserve">הכא</w:delText>
        </w:r>
      </w:del>
      <w:r w:rsidRPr="00017C1D">
        <w:rPr>
          <w:spacing w:val="0"/>
          <w:rtl/>
        </w:rPr>
        <w:tab/>
        <w:t xml:space="preserve"> אין דרכה של אשה לראות דם בשפופרת.</w:t>
      </w:r>
    </w:p>
    <w:p w:rsidR="00E403F0"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לימא שפופרת תנאי היא</w:t>
      </w:r>
      <w:ins w:id="96741" w:author="מנוע מכני" w:date="2026-10-11T12:04:39Z">
        <w:r>
          <w:rPr>
            <w:rFonts w:ascii="FontbitDavid" w:hAnsi="FontbitDavid"/>
            <w:sz w:val="24"/>
            <w:rtl/>
          </w:rPr>
          <w:t xml:space="preserve">,</w:t>
        </w:r>
      </w:ins>
      <w:del w:id="96742"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דתניא</w:t>
      </w:r>
      <w:r w:rsidRPr="00B078C3">
        <w:rPr>
          <w:rFonts w:ascii="FontbitDavid" w:hAnsi="FontbitDavid"/>
          <w:sz w:val="24"/>
          <w:rtl/>
        </w:rPr>
        <w:t xml:space="preserve">, המפלת חתיכה, </w:t>
      </w:r>
      <w:ins w:id="96373" w:author="מנוע מכני" w:date="2026-10-11T12:04:39Z">
        <w:r>
          <w:rPr>
            <w:rFonts w:ascii="FontbitDavid" w:hAnsi="FontbitDavid"/>
            <w:sz w:val="24"/>
            <w:rtl/>
          </w:rPr>
          <w:t xml:space="preserve">אף</w:t>
        </w:r>
      </w:ins>
      <w:del w:id="96374"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שמלאה דם, אם יש עמה דם - טמאה, ואם </w:t>
      </w:r>
      <w:ins w:id="93735" w:author="מנוע מכני" w:date="2026-10-11T12:04:39Z">
        <w:r>
          <w:rPr>
            <w:rFonts w:ascii="FontbitDavid" w:hAnsi="FontbitDavid"/>
            <w:sz w:val="24"/>
            <w:rtl/>
          </w:rPr>
          <w:t xml:space="preserve">לא</w:t>
        </w:r>
      </w:ins>
      <w:del w:id="9373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טהורה.</w:t>
      </w:r>
    </w:p>
    <w:p>
      <w:pPr>
        <w:pStyle w:val="38"/>
        <w:rPr>
          <w:ins w:id="99484" w:author="מנוע מכני" w:date="2026-10-11T12:04:39Z"/>
        </w:rPr>
      </w:pPr>
      <w:ins w:id="93035" w:author="מנוע מכני" w:date="2026-10-11T12:04:39Z">
        <w:r>
          <w:t xml:space="preserve">שר"א</w:t>
        </w:r>
      </w:ins>
      <w:del w:id="93036" w:author="מנוע מכני" w:date="2026-10-11T12:04:39Z">
        <w:r>
          <w:delText xml:space="preserve">ש</w:delText>
        </w:r>
        <w:r w:rsidRPr="00B078C3">
          <w:delText xml:space="preserve">רבי אליעזר</w:delText>
        </w:r>
      </w:del>
      <w:del w:id="101696"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48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בבשרה - ולא בשפיר, ולא בחתיכה.</w:t>
      </w:r>
    </w:p>
    <w:p w:rsidR="00E403F0" w:rsidRDefault="00E403F0" w:rsidP="00E403F0">
      <w:pPr>
        <w:rPr>
          <w:rFonts w:ascii="FontbitDavid" w:hAnsi="FontbitDavid"/>
          <w:sz w:val="24"/>
          <w:rtl/>
        </w:rPr>
      </w:pPr>
      <w:r w:rsidRPr="00B078C3">
        <w:rPr>
          <w:rFonts w:ascii="FontbitDavid" w:hAnsi="FontbitDavid"/>
          <w:sz w:val="24"/>
          <w:rtl/>
        </w:rPr>
        <w:t xml:space="preserve">וחכמים אומרים: אין זה דם נדה אלא דם חתיכה </w:t>
      </w:r>
    </w:p>
    <w:p w:rsidR="00E403F0" w:rsidRPr="00B078C3" w:rsidRDefault="00E403F0" w:rsidP="00E403F0">
      <w:pPr>
        <w:rPr>
          <w:rFonts w:ascii="FontbitDavid" w:hAnsi="FontbitDavid"/>
          <w:sz w:val="24"/>
          <w:rtl/>
        </w:rPr>
      </w:pPr>
      <w:ins w:id="93737" w:author="מנוע מכני" w:date="2026-10-11T12:04:39Z">
        <w:r>
          <w:rPr>
            <w:rFonts w:ascii="FontbitDavid" w:hAnsi="FontbitDavid" w:hint="cs"/>
            <w:sz w:val="24"/>
            <w:rtl/>
          </w:rPr>
          <w:t xml:space="preserve">ויש</w:t>
        </w:r>
      </w:ins>
      <w:del w:id="93738" w:author="מנוע מכני" w:date="2026-10-11T12:04:39Z">
        <w:r>
          <w:rPr>
            <w:rFonts w:ascii="FontbitDavid" w:hAnsi="FontbitDavid" w:hint="cs"/>
            <w:sz w:val="24"/>
            <w:rtl/>
          </w:rPr>
          <w:delText xml:space="preserve">ואיכא</w:delText>
        </w:r>
      </w:del>
      <w:r>
        <w:rPr>
          <w:rFonts w:ascii="FontbitDavid" w:hAnsi="FontbitDavid" w:hint="cs"/>
          <w:sz w:val="24"/>
          <w:rtl/>
        </w:rPr>
        <w:t xml:space="preserve"> בין חכמים </w:t>
      </w:r>
      <w:r>
        <w:rPr>
          <w:rStyle w:val="2fb"/>
          <w:rFonts w:ascii="FontbitDavid" w:hAnsi="FontbitDavid" w:hint="cs"/>
          <w:sz w:val="24"/>
          <w:rtl/>
        </w:rPr>
        <w:t xml:space="preserve">ל</w:t>
      </w:r>
      <w:ins w:id="90849" w:author="מנוע מכני" w:date="2026-10-11T12:04:39Z">
        <w:r>
          <w:rPr>
            <w:rStyle w:val="2fb"/>
            <w:rFonts w:ascii="FontbitDavid" w:hAnsi="FontbitDavid"/>
            <w:sz w:val="24"/>
            <w:rtl/>
          </w:rPr>
          <w:t xml:space="preserve">ת"ק</w:t>
        </w:r>
      </w:ins>
      <w:del w:id="90850" w:author="מנוע מכני" w:date="2026-10-11T12:04:39Z">
        <w:r w:rsidRPr="00B078C3">
          <w:rPr>
            <w:rFonts w:ascii="FontbitDavid" w:hAnsi="FontbitDavid"/>
            <w:sz w:val="24"/>
            <w:rtl/>
          </w:rPr>
          <w:delText xml:space="preserve">ת</w:delText>
        </w:r>
        <w:r>
          <w:rPr>
            <w:rFonts w:ascii="FontbitDavid" w:hAnsi="FontbitDavid" w:hint="cs"/>
            <w:sz w:val="24"/>
            <w:rtl/>
          </w:rPr>
          <w:delText xml:space="preserve">''ק</w:delText>
        </w:r>
      </w:del>
      <w:r>
        <w:rPr>
          <w:rFonts w:ascii="FontbitDavid" w:hAnsi="FontbitDavid" w:hint="cs"/>
          <w:sz w:val="24"/>
          <w:rtl/>
        </w:rPr>
        <w:t xml:space="preserve"> דמבוקע מבחוץ ודם בפנים דלת'ק: '</w:t>
      </w:r>
      <w:r w:rsidRPr="00B078C3">
        <w:rPr>
          <w:rFonts w:ascii="FontbitDavid" w:hAnsi="FontbitDavid"/>
          <w:sz w:val="24"/>
          <w:rtl/>
        </w:rPr>
        <w:t>בבשרה</w:t>
      </w:r>
      <w:r>
        <w:rPr>
          <w:rFonts w:ascii="FontbitDavid" w:hAnsi="FontbitDavid" w:hint="cs"/>
          <w:sz w:val="24"/>
          <w:rtl/>
        </w:rPr>
        <w:t>'</w:t>
      </w:r>
      <w:r w:rsidRPr="00B078C3">
        <w:rPr>
          <w:rFonts w:ascii="FontbitDavid" w:hAnsi="FontbitDavid"/>
          <w:sz w:val="24"/>
          <w:rtl/>
        </w:rPr>
        <w:t xml:space="preserve"> - ולא בשפיר ולא בחתיכה, ו</w:t>
      </w:r>
      <w:ins w:id="90851" w:author="מנוע מכני" w:date="2026-10-11T12:04:39Z">
        <w:r>
          <w:rPr>
            <w:rFonts w:ascii="FontbitDavid" w:hAnsi="FontbitDavid"/>
            <w:sz w:val="24"/>
            <w:rtl/>
          </w:rPr>
          <w:t xml:space="preserve">ה"ה</w:t>
        </w:r>
      </w:ins>
      <w:del w:id="90852"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''ה</w:delText>
        </w:r>
      </w:del>
      <w:r>
        <w:rPr>
          <w:rFonts w:ascii="FontbitDavid" w:hAnsi="FontbitDavid" w:hint="cs"/>
          <w:sz w:val="24"/>
          <w:rtl/>
        </w:rPr>
        <w:t xml:space="preserve"> </w:t>
      </w:r>
      <w:r w:rsidRPr="00B078C3">
        <w:rPr>
          <w:rFonts w:ascii="FontbitDavid" w:hAnsi="FontbitDavid"/>
          <w:sz w:val="24"/>
          <w:rtl/>
        </w:rPr>
        <w:t xml:space="preserve">לשפופרת</w:t>
      </w:r>
      <w:ins w:id="96743" w:author="מנוע מכני" w:date="2026-10-11T12:04:39Z">
        <w:r>
          <w:rPr>
            <w:rFonts w:ascii="FontbitDavid" w:hAnsi="FontbitDavid"/>
            <w:sz w:val="24"/>
            <w:rtl/>
          </w:rPr>
          <w:t xml:space="preserve">,</w:t>
        </w:r>
      </w:ins>
      <w:del w:id="96744"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ו</w:t>
      </w:r>
      <w:ins w:id="90853" w:author="מנוע מכני" w:date="2026-10-11T12:04:39Z">
        <w:r>
          <w:rPr>
            <w:rFonts w:ascii="FontbitDavid" w:hAnsi="FontbitDavid"/>
            <w:sz w:val="24"/>
            <w:rtl/>
          </w:rPr>
          <w:t xml:space="preserve">ה"מ</w:t>
        </w:r>
      </w:ins>
      <w:del w:id="90854"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''מ</w:delText>
        </w:r>
      </w:del>
      <w:r>
        <w:rPr>
          <w:rFonts w:ascii="FontbitDavid" w:hAnsi="FontbitDavid" w:hint="cs"/>
          <w:sz w:val="24"/>
          <w:rtl/>
        </w:rPr>
        <w:t xml:space="preserve"> </w:t>
      </w:r>
      <w:r w:rsidRPr="00B078C3">
        <w:rPr>
          <w:rFonts w:ascii="FontbitDavid" w:hAnsi="FontbitDavid"/>
          <w:sz w:val="24"/>
          <w:rtl/>
        </w:rPr>
        <w:t xml:space="preserve">- </w:t>
      </w:r>
      <w:ins w:id="93739" w:author="מנוע מכני" w:date="2026-10-11T12:04:39Z">
        <w:r>
          <w:rPr>
            <w:rFonts w:ascii="FontbitDavid" w:hAnsi="FontbitDavid"/>
            <w:sz w:val="24"/>
            <w:rtl/>
          </w:rPr>
          <w:t xml:space="preserve">מקום</w:t>
        </w:r>
      </w:ins>
      <w:del w:id="93740"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w:t>
      </w:r>
      <w:r>
        <w:rPr>
          <w:rFonts w:ascii="FontbitDavid" w:hAnsi="FontbitDavid" w:hint="cs"/>
          <w:sz w:val="24"/>
          <w:rtl/>
        </w:rPr>
        <w:t xml:space="preserve">חתיכה והדם </w:t>
      </w:r>
      <w:r>
        <w:rPr>
          <w:rFonts w:ascii="FontbitDavid" w:hAnsi="FontbitDavid" w:hint="cs"/>
          <w:sz w:val="24"/>
          <w:rtl/>
        </w:rPr>
        <w:t xml:space="preserve">לא</w:t>
      </w:r>
      <w:r>
        <w:rPr>
          <w:rFonts w:ascii="FontbitDavid" w:hAnsi="FontbitDavid" w:hint="cs"/>
          <w:sz w:val="24"/>
          <w:rtl/>
        </w:rPr>
        <w:t xml:space="preserve"> נגע בה אבל במבוקע</w:t>
      </w:r>
      <w:ins w:id="96745" w:author="מנוע מכני" w:date="2026-10-11T12:04:39Z">
        <w:r>
          <w:rPr>
            <w:rFonts w:ascii="FontbitDavid" w:hAnsi="FontbitDavid" w:hint="cs"/>
            <w:sz w:val="24"/>
            <w:rtl/>
          </w:rPr>
          <w:t xml:space="preserve"> </w:t>
        </w:r>
      </w:ins>
      <w:del w:id="9674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 טמאה, </w:t>
      </w:r>
      <w:r>
        <w:rPr>
          <w:rFonts w:ascii="FontbitDavid" w:hAnsi="FontbitDavid" w:hint="cs"/>
          <w:sz w:val="24"/>
          <w:rtl/>
        </w:rPr>
        <w:t>ד'</w:t>
      </w:r>
      <w:ins w:id="90365" w:author="Claude - סמנטי" w:date="2026-10-11T12:19:29Z">
        <w:r>
          <w:rPr>
            <w:rStyle w:val="afffff0"/>
            <w:rFonts w:ascii="FontbitDavid" w:hAnsi="FontbitDavid"/>
            <w:sz w:val="24"/>
            <w:rtl/>
          </w:rPr>
          <w:t xml:space="preserve">בִּבְשָׂרָהּ</w:t>
        </w:r>
      </w:ins>
      <w:del w:id="90366" w:author="Claude - סמנטי" w:date="2026-10-11T12:19:29Z">
        <w:r w:rsidRPr="00B078C3">
          <w:rPr>
            <w:rFonts w:ascii="FontbitDavid" w:hAnsi="FontbitDavid"/>
            <w:sz w:val="24"/>
            <w:rtl/>
          </w:rPr>
          <w:delText xml:space="preserve">בבשרה</w:delText>
        </w:r>
      </w:del>
      <w:r>
        <w:rPr>
          <w:rFonts w:ascii="FontbitDavid" w:hAnsi="FontbitDavid" w:hint="cs"/>
          <w:sz w:val="24"/>
          <w:rtl/>
        </w:rPr>
        <w:t>'</w:t>
      </w:r>
      <w:r w:rsidRPr="00B078C3">
        <w:rPr>
          <w:rFonts w:ascii="FontbitDavid" w:hAnsi="FontbitDavid"/>
          <w:sz w:val="24"/>
          <w:rtl/>
        </w:rPr>
        <w:t xml:space="preserve"> קרינא </w:t>
      </w:r>
      <w:ins w:id="95263" w:author="מנוע מכני" w:date="2026-10-11T12:04:39Z">
        <w:r>
          <w:rPr>
            <w:rFonts w:ascii="FontbitDavid" w:hAnsi="FontbitDavid"/>
            <w:sz w:val="24"/>
            <w:rtl/>
          </w:rPr>
          <w:t xml:space="preserve">בו</w:t>
        </w:r>
      </w:ins>
      <w:del w:id="95264" w:author="מנוע מכני" w:date="2026-10-11T12:04:39Z">
        <w:r w:rsidRPr="00B078C3">
          <w:rPr>
            <w:rFonts w:ascii="FontbitDavid" w:hAnsi="FontbitDavid"/>
            <w:sz w:val="24"/>
            <w:rtl/>
          </w:rPr>
          <w:delText xml:space="preserve">ביה</w:delText>
        </w:r>
      </w:del>
      <w:r w:rsidRPr="00B078C3">
        <w:rPr>
          <w:rFonts w:ascii="FontbitDavid" w:hAnsi="FontbitDavid"/>
          <w:sz w:val="24"/>
          <w:rtl/>
        </w:rPr>
        <w:t xml:space="preserve">.</w:t>
      </w:r>
    </w:p>
    <w:p>
      <w:pPr>
        <w:pStyle w:val="38"/>
        <w:rPr>
          <w:ins w:id="99486" w:author="מנוע מכני" w:date="2026-10-11T12:04:39Z"/>
        </w:rPr>
      </w:pPr>
      <w:ins w:id="98249" w:author="מנוע מכני" w:date="2026-10-11T12:04:39Z">
        <w:r>
          <w:t xml:space="preserve">ובאו</w:t>
        </w:r>
      </w:ins>
      <w:del w:id="98250" w:author="מנוע מכני" w:date="2026-10-11T12:04:39Z">
        <w:r>
          <w:delText xml:space="preserve">ואתו</w:delText>
        </w:r>
      </w:del>
      <w:r>
        <w:t xml:space="preserve"> רבנן ל</w:t>
      </w:r>
      <w:r>
        <w:t>ו</w:t>
      </w:r>
      <w:r w:rsidRPr="00B078C3">
        <w:t xml:space="preserve">מר:</w:t>
      </w:r>
    </w:p>
    <w:p w:rsidR="00E403F0" w:rsidRDefault="00E403F0" w:rsidP="00E403F0">
      <w:pPr>
        <w:rPr>
          <w:rFonts w:ascii="FontbitDavid" w:hAnsi="FontbitDavid"/>
          <w:sz w:val="24"/>
          <w:rtl/>
        </w:rPr>
      </w:pPr>
      <w:del w:id="99487" w:author="מנוע מכני" w:date="2026-10-11T12:04:39Z">
        <w:r w:rsidRPr="00B078C3">
          <w:rPr>
            <w:rFonts w:ascii="FontbitDavid" w:hAnsi="FontbitDavid"/>
            <w:sz w:val="24"/>
            <w:rtl/>
          </w:rPr>
          <w:delText xml:space="preserve"> </w:delText>
        </w:r>
      </w:del>
      <w:ins w:id="96375" w:author="מנוע מכני" w:date="2026-10-11T12:04:39Z">
        <w:r>
          <w:rPr>
            <w:rFonts w:ascii="FontbitDavid" w:hAnsi="FontbitDavid"/>
            <w:sz w:val="24"/>
            <w:rtl/>
          </w:rPr>
          <w:t xml:space="preserve">אף</w:t>
        </w:r>
      </w:ins>
      <w:del w:id="96376"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ע"ג</w:delText>
        </w:r>
      </w:del>
      <w:ins w:id="90855" w:author="מנוע מכני" w:date="2026-10-11T12:04:39Z"/>
      <w:del w:id="90856" w:author="מנוע מכני" w:date="2026-10-11T12:04:39Z">
        <w:r>
          <w:rPr>
            <w:rFonts w:ascii="FontbitDavid" w:hAnsi="FontbitDavid" w:hint="cs"/>
            <w:sz w:val="24"/>
            <w:rtl/>
          </w:rPr>
          <w:delText xml:space="preserve">ע''ג</w:delText>
        </w:r>
      </w:del>
      <w:r>
        <w:rPr>
          <w:rFonts w:ascii="FontbitDavid" w:hAnsi="FontbitDavid" w:hint="cs"/>
          <w:sz w:val="24"/>
          <w:rtl/>
        </w:rPr>
        <w:t xml:space="preserve"> </w:t>
      </w:r>
      <w:r w:rsidRPr="00B078C3">
        <w:rPr>
          <w:rFonts w:ascii="FontbitDavid" w:hAnsi="FontbitDavid"/>
          <w:sz w:val="24"/>
          <w:rtl/>
        </w:rPr>
        <w:t>ד</w:t>
      </w:r>
      <w:r>
        <w:rPr>
          <w:rFonts w:ascii="FontbitDavid" w:hAnsi="FontbitDavid" w:hint="cs"/>
          <w:sz w:val="24"/>
          <w:rtl/>
        </w:rPr>
        <w:t xml:space="preserve">מבוקע </w:t>
      </w:r>
      <w:r w:rsidRPr="00B078C3">
        <w:rPr>
          <w:rFonts w:ascii="FontbitDavid" w:hAnsi="FontbitDavid"/>
          <w:sz w:val="24"/>
          <w:rtl/>
        </w:rPr>
        <w:t xml:space="preserve">אין זה דם נדה אלא דם חתיכה, הא דם נדה ודאי טמא, </w:t>
      </w:r>
      <w:ins w:id="93037" w:author="מנוע מכני" w:date="2026-10-11T12:04:39Z">
        <w:r>
          <w:rPr>
            <w:rFonts w:ascii="FontbitDavid" w:hAnsi="FontbitDavid"/>
            <w:sz w:val="24"/>
            <w:rtl/>
          </w:rPr>
          <w:t xml:space="preserve">ואפי'</w:t>
        </w:r>
      </w:ins>
      <w:del w:id="93038"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בשפופרת </w:t>
      </w:r>
      <w:ins w:id="93741" w:author="מנוע מכני" w:date="2026-10-11T12:04:39Z">
        <w:r>
          <w:rPr>
            <w:rFonts w:ascii="FontbitDavid" w:hAnsi="FontbitDavid"/>
            <w:sz w:val="24"/>
            <w:rtl/>
          </w:rPr>
          <w:t xml:space="preserve">גם</w:t>
        </w:r>
      </w:ins>
      <w:del w:id="9374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p>
    <w:p>
      <w:pPr>
        <w:pStyle w:val="38"/>
        <w:rPr>
          <w:ins w:id="99488" w:author="מנוע מכני" w:date="2026-10-11T12:04:39Z"/>
        </w:rPr>
      </w:pPr>
      <w:del w:id="101697" w:author="מנוע מכני" w:date="2026-10-11T12:04:39Z">
        <w:r w:rsidRPr="002675E6">
          <w:delText xml:space="preserve">אמר </w:delText>
        </w:r>
      </w:del>
      <w:r w:rsidRPr="002675E6">
        <w:t xml:space="preserve">אביי:</w:t>
      </w:r>
    </w:p>
    <w:p w:rsidR="00E403F0" w:rsidRPr="002675E6" w:rsidRDefault="00E403F0" w:rsidP="00E403F0">
      <w:pPr>
        <w:pStyle w:val="a2"/>
        <w:numPr>
          <w:ilvl w:val="0"/>
          <w:numId w:val="3"/>
        </w:numPr>
        <w:ind w:left="714" w:hanging="357"/>
        <w:rPr>
          <w:rtl/>
        </w:rPr>
      </w:pPr>
      <w:del w:id="99489" w:author="מנוע מכני" w:date="2026-10-11T12:04:39Z">
        <w:r w:rsidRPr="002675E6">
          <w:rPr>
            <w:rtl/>
          </w:rPr>
          <w:delText xml:space="preserve"> </w:delText>
        </w:r>
      </w:del>
      <w:r w:rsidRPr="002675E6">
        <w:rPr>
          <w:rtl/>
        </w:rPr>
        <w:t xml:space="preserve">בשפופרת כולי </w:t>
      </w:r>
      <w:ins w:id="97109" w:author="מנוע מכני" w:date="2026-10-11T12:04:39Z">
        <w:r>
          <w:rPr>
            <w:rtl/>
          </w:rPr>
          <w:t xml:space="preserve">עולם</w:t>
        </w:r>
      </w:ins>
      <w:del w:id="97110" w:author="מנוע מכני" w:date="2026-10-11T12:04:39Z">
        <w:r w:rsidRPr="002675E6">
          <w:rPr>
            <w:rtl/>
          </w:rPr>
          <w:delText xml:space="preserve">עלמא</w:delText>
        </w:r>
      </w:del>
      <w:r w:rsidRPr="002675E6">
        <w:rPr>
          <w:rtl/>
        </w:rPr>
        <w:t xml:space="preserve"> </w:t>
      </w:r>
      <w:r w:rsidRPr="002675E6">
        <w:rPr>
          <w:rtl/>
        </w:rPr>
        <w:t xml:space="preserve">לא</w:t>
      </w:r>
      <w:r w:rsidRPr="002675E6">
        <w:rPr>
          <w:rtl/>
        </w:rPr>
        <w:t xml:space="preserve"> </w:t>
      </w:r>
      <w:ins w:id="93743" w:author="מנוע מכני" w:date="2026-10-11T12:04:39Z">
        <w:r>
          <w:rPr>
            <w:rtl/>
          </w:rPr>
          <w:t xml:space="preserve">חלקו</w:t>
        </w:r>
      </w:ins>
      <w:del w:id="93744" w:author="מנוע מכני" w:date="2026-10-11T12:04:39Z">
        <w:r w:rsidRPr="002675E6">
          <w:rPr>
            <w:rtl/>
          </w:rPr>
          <w:delText xml:space="preserve">פליגי</w:delText>
        </w:r>
      </w:del>
      <w:r w:rsidRPr="002675E6">
        <w:rPr>
          <w:rtl/>
        </w:rPr>
        <w:t xml:space="preserve"> דטהורה, כי </w:t>
      </w:r>
      <w:ins w:id="93745" w:author="מנוע מכני" w:date="2026-10-11T12:04:39Z">
        <w:r>
          <w:rPr>
            <w:rtl/>
          </w:rPr>
          <w:t xml:space="preserve">חלקו</w:t>
        </w:r>
      </w:ins>
      <w:del w:id="93746" w:author="מנוע מכני" w:date="2026-10-11T12:04:39Z">
        <w:r w:rsidRPr="002675E6">
          <w:rPr>
            <w:rtl/>
          </w:rPr>
          <w:delText xml:space="preserve">פליגי</w:delText>
        </w:r>
      </w:del>
      <w:r w:rsidRPr="002675E6">
        <w:rPr>
          <w:rtl/>
        </w:rPr>
        <w:t xml:space="preserve"> - בחתיכה</w:t>
      </w:r>
      <w:ins w:id="96747" w:author="מנוע מכני" w:date="2026-10-11T12:04:39Z">
        <w:r>
          <w:rPr>
            <w:rtl/>
          </w:rPr>
          <w:t xml:space="preserve">,</w:t>
        </w:r>
      </w:ins>
      <w:del w:id="96748" w:author="מנוע מכני" w:date="2026-10-11T12:04:39Z">
        <w:r w:rsidRPr="002675E6">
          <w:rPr>
            <w:rtl/>
          </w:rPr>
          <w:delText xml:space="preserve">;</w:delText>
        </w:r>
      </w:del>
    </w:p>
    <w:p w:rsidR="00E403F0" w:rsidRPr="00B078C3" w:rsidRDefault="00E403F0" w:rsidP="00E403F0">
      <w:pPr>
        <w:pStyle w:val="afff3"/>
        <w:framePr w:wrap="around"/>
        <w:rPr>
          <w:rtl/>
        </w:rPr>
      </w:pPr>
      <w:r>
        <w:rPr>
          <w:rFonts w:hint="cs"/>
          <w:rtl/>
        </w:rPr>
        <w:t>כב.</w:t>
      </w:r>
    </w:p>
    <w:p w:rsidR="00E403F0" w:rsidRPr="00B078C3" w:rsidRDefault="00E403F0" w:rsidP="00E403F0">
      <w:pPr>
        <w:rPr>
          <w:rFonts w:ascii="FontbitDavid" w:hAnsi="FontbitDavid"/>
          <w:sz w:val="24"/>
          <w:rtl/>
        </w:rPr>
      </w:pPr>
      <w:ins w:id="96377" w:author="מנוע מכני" w:date="2026-10-11T12:04:39Z">
        <w:r>
          <w:rPr>
            <w:rFonts w:ascii="FontbitDavid" w:hAnsi="FontbitDavid"/>
            <w:sz w:val="24"/>
            <w:rtl/>
          </w:rPr>
          <w:t xml:space="preserve">מ"ד</w:t>
        </w:r>
      </w:ins>
      <w:del w:id="96378" w:author="מנוע מכני" w:date="2026-10-11T12:04:39Z">
        <w:r w:rsidRPr="00B078C3">
          <w:rPr>
            <w:rFonts w:ascii="FontbitDavid" w:hAnsi="FontbitDavid"/>
            <w:sz w:val="24"/>
            <w:rtl/>
          </w:rPr>
          <w:delText xml:space="preserve">מר סבר</w:delText>
        </w:r>
      </w:del>
      <w:r w:rsidRPr="00B078C3">
        <w:rPr>
          <w:rFonts w:ascii="FontbitDavid" w:hAnsi="FontbitDavid"/>
          <w:sz w:val="24"/>
          <w:rtl/>
        </w:rPr>
        <w:t xml:space="preserve"> דרכה של אשה לראות דם בחתיכה, ומר סבר אין דרכה של אשה לראות דם בחתיכה.</w:t>
      </w:r>
    </w:p>
    <w:p>
      <w:pPr>
        <w:pStyle w:val="38"/>
        <w:rPr>
          <w:ins w:id="99490" w:author="מנוע מכני" w:date="2026-10-11T12:04:39Z"/>
        </w:rPr>
      </w:pPr>
      <w:r>
        <w:tab/>
      </w:r>
      <w:r w:rsidRPr="002675E6">
        <w:t xml:space="preserve">רבא:</w:t>
      </w:r>
    </w:p>
    <w:p w:rsidR="00E403F0" w:rsidRPr="002675E6" w:rsidRDefault="00E403F0" w:rsidP="00E403F0">
      <w:pPr>
        <w:pStyle w:val="a3"/>
        <w:rPr>
          <w:rtl/>
        </w:rPr>
      </w:pPr>
      <w:del w:id="99491" w:author="מנוע מכני" w:date="2026-10-11T12:04:39Z">
        <w:r w:rsidRPr="002675E6">
          <w:rPr>
            <w:rtl/>
          </w:rPr>
          <w:delText xml:space="preserve"> </w:delText>
        </w:r>
      </w:del>
      <w:r w:rsidRPr="002675E6">
        <w:rPr>
          <w:rtl/>
        </w:rPr>
        <w:t xml:space="preserve">דכ</w:t>
      </w:r>
      <w:ins w:id="90857" w:author="מנוע מכני" w:date="2026-10-11T12:04:39Z">
        <w:r>
          <w:rPr>
            <w:rtl/>
          </w:rPr>
          <w:t xml:space="preserve">ו"ע</w:t>
        </w:r>
      </w:ins>
      <w:del w:id="90858" w:author="מנוע מכני" w:date="2026-10-11T12:04:39Z">
        <w:r w:rsidRPr="002675E6">
          <w:rPr>
            <w:rtl/>
          </w:rPr>
          <w:delText xml:space="preserve">ו</w:delText>
        </w:r>
        <w:r w:rsidRPr="002675E6">
          <w:rPr>
            <w:rFonts w:hint="cs"/>
            <w:rtl/>
          </w:rPr>
          <w:delText xml:space="preserve">''ע</w:delText>
        </w:r>
      </w:del>
      <w:r w:rsidRPr="002675E6">
        <w:rPr>
          <w:rtl/>
        </w:rPr>
        <w:t xml:space="preserve"> אין דרכה של אשה לראות דם בחתיכה, </w:t>
      </w:r>
      <w:ins w:id="93749" w:author="מנוע מכני" w:date="2026-10-11T12:04:39Z">
        <w:r>
          <w:rPr>
            <w:rtl/>
          </w:rPr>
          <w:t xml:space="preserve">וכאן</w:t>
        </w:r>
      </w:ins>
      <w:del w:id="93750" w:author="מנוע מכני" w:date="2026-10-11T12:04:39Z">
        <w:r w:rsidRPr="002675E6">
          <w:rPr>
            <w:rtl/>
          </w:rPr>
          <w:delText xml:space="preserve">והכא</w:delText>
        </w:r>
      </w:del>
      <w:r w:rsidRPr="002675E6">
        <w:rPr>
          <w:rtl/>
        </w:rPr>
        <w:t xml:space="preserve"> </w:t>
      </w:r>
      <w:ins w:id="93747" w:author="מנוע מכני" w:date="2026-10-11T12:04:39Z">
        <w:r>
          <w:rPr>
            <w:rFonts w:hint="cs"/>
            <w:rtl/>
          </w:rPr>
          <w:t xml:space="preserve">חלקו</w:t>
        </w:r>
      </w:ins>
      <w:del w:id="93748" w:author="מנוע מכני" w:date="2026-10-11T12:04:39Z">
        <w:r>
          <w:rPr>
            <w:rFonts w:hint="cs"/>
            <w:rtl/>
          </w:rPr>
          <w:delText xml:space="preserve">פליגי</w:delText>
        </w:r>
      </w:del>
      <w:r>
        <w:rPr>
          <w:rFonts w:hint="cs"/>
          <w:rtl/>
        </w:rPr>
        <w:t xml:space="preserve"> </w:t>
      </w:r>
      <w:r w:rsidRPr="002675E6">
        <w:rPr>
          <w:rtl/>
        </w:rPr>
        <w:t>באש</w:t>
      </w:r>
      <w:r>
        <w:rPr>
          <w:rtl/>
        </w:rPr>
        <w:t>ה טהורה ומקור מקומו טמא</w:t>
      </w:r>
    </w:p>
    <w:p>
      <w:pPr>
        <w:pStyle w:val="38"/>
        <w:rPr>
          <w:ins w:id="99492" w:author="מנוע מכני" w:date="2026-10-11T12:04:39Z"/>
        </w:rPr>
      </w:pPr>
      <w:r>
        <w:tab/>
      </w:r>
      <w:r w:rsidRPr="00B078C3">
        <w:t xml:space="preserve">דר' אליעזר סבר:</w:t>
      </w:r>
    </w:p>
    <w:p w:rsidR="00E403F0" w:rsidRPr="00B078C3" w:rsidRDefault="00E403F0" w:rsidP="00E403F0">
      <w:pPr>
        <w:rPr>
          <w:rFonts w:ascii="FontbitDavid" w:hAnsi="FontbitDavid"/>
          <w:sz w:val="24"/>
          <w:rtl/>
        </w:rPr>
      </w:pPr>
      <w:del w:id="994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טהורה, ודם טמא - </w:t>
      </w:r>
      <w:ins w:id="93751" w:author="מנוע מכני" w:date="2026-10-11T12:04:39Z">
        <w:r>
          <w:rPr>
            <w:rFonts w:ascii="FontbitDavid" w:hAnsi="FontbitDavid"/>
            <w:sz w:val="24"/>
            <w:rtl/>
          </w:rPr>
          <w:t xml:space="preserve">שהרי</w:t>
        </w:r>
      </w:ins>
      <w:del w:id="93752" w:author="מנוע מכני" w:date="2026-10-11T12:04:39Z">
        <w:r w:rsidRPr="00B078C3">
          <w:rPr>
            <w:rFonts w:ascii="FontbitDavid" w:hAnsi="FontbitDavid"/>
            <w:sz w:val="24"/>
            <w:rtl/>
          </w:rPr>
          <w:delText xml:space="preserve">דהא</w:delText>
        </w:r>
      </w:del>
      <w:r w:rsidRPr="00B078C3">
        <w:rPr>
          <w:rFonts w:ascii="FontbitDavid" w:hAnsi="FontbitDavid"/>
          <w:sz w:val="24"/>
          <w:rtl/>
        </w:rPr>
        <w:t xml:space="preserve"> אתי דרך מקור.</w:t>
      </w:r>
    </w:p>
    <w:p>
      <w:pPr>
        <w:pStyle w:val="38"/>
        <w:rPr>
          <w:ins w:id="99494" w:author="מנוע מכני" w:date="2026-10-11T12:04:39Z"/>
        </w:rPr>
      </w:pPr>
      <w:r>
        <w:tab/>
      </w:r>
      <w:r w:rsidRPr="00B078C3">
        <w:t xml:space="preserve">ורבנן סברי:</w:t>
      </w:r>
    </w:p>
    <w:p w:rsidR="00E403F0" w:rsidRPr="00B078C3" w:rsidRDefault="00E403F0" w:rsidP="00E403F0">
      <w:pPr>
        <w:rPr>
          <w:rFonts w:ascii="FontbitDavid" w:hAnsi="FontbitDavid"/>
          <w:sz w:val="24"/>
          <w:rtl/>
        </w:rPr>
      </w:pPr>
      <w:del w:id="9949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טהורה, ומקור מקומו טהור.</w:t>
      </w:r>
    </w:p>
    <w:p w:rsidR="00E403F0" w:rsidRDefault="00E403F0" w:rsidP="00E403F0">
      <w:pPr>
        <w:rPr>
          <w:rFonts w:ascii="FontbitDavid" w:hAnsi="FontbitDavid"/>
          <w:sz w:val="24"/>
          <w:rtl/>
        </w:rPr>
      </w:pPr>
    </w:p>
    <w:p>
      <w:pPr>
        <w:pStyle w:val="afffff8"/>
        <w:rPr>
          <w:ins w:id="90509" w:author="קלוד" w:date="2026-10-11T12:23:38Z"/>
        </w:rPr>
      </w:pPr>
      <w:ins w:id="90510" w:author="קלוד" w:date="2026-10-11T12:23:38Z">
        <w:r>
          <w:rPr>
            <w:color w:val="7B3F00"/>
          </w:rPr>
          <w:t xml:space="preserve">האם קרי בקיסם מטמא?</w:t>
        </w:r>
      </w:ins>
    </w:p>
    <w:p>
      <w:pPr>
        <w:pStyle w:val="38"/>
        <w:rPr>
          <w:ins w:id="99496" w:author="מנוע מכני" w:date="2026-10-11T12:04:39Z"/>
        </w:rPr>
      </w:pPr>
      <w:r w:rsidRPr="00B078C3">
        <w:t xml:space="preserve">בעא רבה מ</w:t>
      </w:r>
      <w:ins w:id="90859" w:author="מנוע מכני" w:date="2026-10-11T12:04:39Z">
        <w:r>
          <w:t xml:space="preserve">ר"ה</w:t>
        </w:r>
      </w:ins>
      <w:del w:id="90860" w:author="מנוע מכני" w:date="2026-10-11T12:04:39Z">
        <w:r w:rsidRPr="00B078C3">
          <w:delText xml:space="preserve">ר</w:delText>
        </w:r>
        <w:r>
          <w:delText xml:space="preserve">''ה</w:delText>
        </w:r>
      </w:del>
      <w:r w:rsidRPr="00B078C3">
        <w:t xml:space="preserve">:</w:t>
      </w:r>
    </w:p>
    <w:p w:rsidR="00E403F0" w:rsidRDefault="00E403F0" w:rsidP="00E403F0">
      <w:pPr>
        <w:rPr>
          <w:rFonts w:ascii="FontbitDavid" w:hAnsi="FontbitDavid"/>
          <w:sz w:val="24"/>
          <w:rtl/>
        </w:rPr>
      </w:pPr>
      <w:del w:id="9949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הרואה קרי בקיסם מהו? </w:t>
      </w:r>
      <w:r>
        <w:rPr>
          <w:rFonts w:ascii="FontbitDavid" w:hAnsi="FontbitDavid" w:hint="cs"/>
          <w:sz w:val="24"/>
          <w:rtl/>
        </w:rPr>
        <w:t>'</w:t>
      </w:r>
      <w:r w:rsidRPr="00B078C3">
        <w:rPr>
          <w:rStyle w:val="afffff0"/>
          <w:rFonts w:ascii="FontbitDavid" w:hAnsi="FontbitDavid"/>
          <w:sz w:val="24"/>
          <w:rtl/>
        </w:rPr>
        <w:t>ממנו</w:t>
      </w:r>
      <w:r>
        <w:rPr>
          <w:rFonts w:ascii="FontbitDavid" w:hAnsi="FontbitDavid" w:hint="cs"/>
          <w:sz w:val="24"/>
          <w:rtl/>
        </w:rPr>
        <w:t>'</w:t>
      </w:r>
      <w:r w:rsidRPr="00B078C3">
        <w:rPr>
          <w:rFonts w:ascii="FontbitDavid" w:hAnsi="FontbitDavid"/>
          <w:sz w:val="24"/>
          <w:rtl/>
        </w:rPr>
        <w:t xml:space="preserve"> עד דנפיק מבשרו - ולא בקיסם,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2675E6">
        <w:rPr>
          <w:rFonts w:ascii="FontbitDavid" w:hAnsi="FontbitDavid"/>
          <w:b/>
          <w:bCs/>
          <w:sz w:val="24"/>
          <w:rtl/>
        </w:rPr>
        <w:t xml:space="preserve">א</w:t>
      </w:r>
      <w:ins w:id="90861" w:author="מנוע מכני" w:date="2026-10-11T12:04:39Z">
        <w:r>
          <w:rPr>
            <w:rFonts w:ascii="FontbitDavid" w:hAnsi="FontbitDavid"/>
            <w:b/>
            <w:bCs/>
            <w:sz w:val="24"/>
            <w:rtl/>
          </w:rPr>
          <w:t xml:space="preserve">ו"ד</w:t>
        </w:r>
      </w:ins>
      <w:del w:id="90862" w:author="מנוע מכני" w:date="2026-10-11T12:04:39Z">
        <w:r w:rsidRPr="002675E6">
          <w:rPr>
            <w:rFonts w:ascii="FontbitDavid" w:hAnsi="FontbitDavid"/>
            <w:b/>
            <w:bCs/>
            <w:sz w:val="24"/>
            <w:rtl/>
          </w:rPr>
          <w:delText xml:space="preserve">ו</w:delText>
        </w:r>
        <w:r w:rsidRPr="002675E6">
          <w:rPr>
            <w:rFonts w:ascii="FontbitDavid" w:hAnsi="FontbitDavid" w:hint="cs"/>
            <w:b/>
            <w:bCs/>
            <w:sz w:val="24"/>
            <w:rtl/>
          </w:rPr>
          <w:delText xml:space="preserve">''ד</w:delText>
        </w:r>
      </w:del>
      <w:r>
        <w:rPr>
          <w:rFonts w:ascii="FontbitDavid" w:hAnsi="FontbitDavid" w:hint="cs"/>
          <w:sz w:val="24"/>
          <w:rtl/>
        </w:rPr>
        <w:t xml:space="preserve"> </w:t>
      </w:r>
      <w:ins w:id="95265" w:author="מנוע מכני" w:date="2026-10-11T12:04:39Z">
        <w:r>
          <w:rPr>
            <w:rFonts w:ascii="FontbitDavid" w:hAnsi="FontbitDavid"/>
            <w:sz w:val="24"/>
            <w:rtl/>
          </w:rPr>
          <w:t xml:space="preserve">זה</w:t>
        </w:r>
      </w:ins>
      <w:del w:id="95266"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ממנו - עד שתצא טומאתו לחוץ ואפי' בקיסם </w:t>
      </w:r>
      <w:ins w:id="93753" w:author="מנוע מכני" w:date="2026-10-11T12:04:39Z">
        <w:r>
          <w:rPr>
            <w:rFonts w:ascii="FontbitDavid" w:hAnsi="FontbitDavid"/>
            <w:sz w:val="24"/>
            <w:rtl/>
          </w:rPr>
          <w:t xml:space="preserve">גם</w:t>
        </w:r>
      </w:ins>
      <w:del w:id="9375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p>
    <w:p>
      <w:pPr>
        <w:pStyle w:val="38"/>
        <w:rPr>
          <w:ins w:id="99498" w:author="מנוע מכני" w:date="2026-10-11T12:04:39Z"/>
        </w:rPr>
      </w:pPr>
      <w:ins w:id="90863" w:author="מנוע מכני" w:date="2026-10-11T12:04:39Z">
        <w:r>
          <w:t xml:space="preserve">א"ל</w:t>
        </w:r>
      </w:ins>
      <w:del w:id="90864" w:author="מנוע מכני" w:date="2026-10-11T12:04:39Z">
        <w:r>
          <w:delText xml:space="preserve">א''ל</w:delText>
        </w:r>
      </w:del>
      <w:r w:rsidRPr="00B078C3">
        <w:t xml:space="preserve">:</w:t>
      </w:r>
    </w:p>
    <w:p w:rsidR="00E403F0" w:rsidRPr="00B078C3" w:rsidRDefault="00E403F0" w:rsidP="00E403F0">
      <w:pPr>
        <w:rPr>
          <w:rFonts w:ascii="FontbitDavid" w:hAnsi="FontbitDavid"/>
          <w:sz w:val="24"/>
          <w:rtl/>
        </w:rPr>
      </w:pPr>
      <w:del w:id="994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תיפוק </w:t>
      </w:r>
      <w:ins w:id="95267" w:author="מנוע מכני" w:date="2026-10-11T12:04:39Z">
        <w:r>
          <w:rPr>
            <w:rFonts w:ascii="FontbitDavid" w:hAnsi="FontbitDavid"/>
            <w:sz w:val="24"/>
            <w:rtl/>
          </w:rPr>
          <w:t xml:space="preserve">לו</w:t>
        </w:r>
      </w:ins>
      <w:del w:id="9526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ins w:id="90065" w:author="Claude - סמנטי" w:date="2026-10-11T12:19:29Z">
        <w:r>
          <w:rPr>
            <w:rFonts w:ascii="FontbitDavid" w:hAnsi="FontbitDavid"/>
            <w:sz w:val="24"/>
            <w:rtl/>
          </w:rPr>
          <w:t xml:space="preserve">שהוא</w:t>
        </w:r>
      </w:ins>
      <w:del w:id="90066" w:author="Claude - סמנטי" w:date="2026-10-11T12:19:29Z">
        <w:r w:rsidRPr="00B078C3">
          <w:rPr>
            <w:rFonts w:ascii="FontbitDavid" w:hAnsi="FontbitDavid"/>
            <w:sz w:val="24"/>
            <w:rtl/>
          </w:rPr>
          <w:delText xml:space="preserve">דהוא</w:delText>
        </w:r>
      </w:del>
      <w:r w:rsidRPr="00B078C3">
        <w:rPr>
          <w:rFonts w:ascii="FontbitDavid" w:hAnsi="FontbitDavid"/>
          <w:sz w:val="24"/>
          <w:rtl/>
        </w:rPr>
        <w:t xml:space="preserve"> עצמו אינו מטמא אלא בחתימת פי האמה.</w:t>
      </w:r>
    </w:p>
    <w:p w:rsidR="00E403F0" w:rsidRDefault="00E403F0" w:rsidP="00E403F0">
      <w:pPr>
        <w:rPr>
          <w:rFonts w:ascii="FontbitDavid" w:hAnsi="FontbitDavid"/>
          <w:sz w:val="24"/>
          <w:rtl/>
        </w:rPr>
      </w:pPr>
      <w:ins w:id="90067" w:author="Claude - סמנטי" w:date="2026-10-11T12:19:29Z">
        <w:r>
          <w:rPr>
            <w:rFonts w:ascii="FontbitDavid" w:hAnsi="FontbitDavid"/>
            <w:sz w:val="24"/>
            <w:rtl/>
          </w:rPr>
          <w:t xml:space="preserve">לומר</w:t>
        </w:r>
      </w:ins>
      <w:del w:id="90068" w:author="Claude - סמנטי" w:date="2026-10-11T12:19:29Z">
        <w:r w:rsidRPr="00B078C3">
          <w:rPr>
            <w:rFonts w:ascii="FontbitDavid" w:hAnsi="FontbitDavid"/>
            <w:sz w:val="24"/>
            <w:rtl/>
          </w:rPr>
          <w:delText xml:space="preserve">למימרא</w:delText>
        </w:r>
      </w:del>
      <w:r w:rsidRPr="00B078C3">
        <w:rPr>
          <w:rFonts w:ascii="FontbitDavid" w:hAnsi="FontbitDavid"/>
          <w:sz w:val="24"/>
          <w:rtl/>
        </w:rPr>
        <w:t xml:space="preserve"> דנוגע הוי? אלא מעתה - אל יסתור בזיבה! אלמה </w:t>
      </w:r>
      <w:r w:rsidRPr="00B078C3">
        <w:rPr>
          <w:rFonts w:ascii="FontbitDavid" w:hAnsi="FontbitDavid"/>
          <w:sz w:val="24"/>
          <w:rtl/>
        </w:rPr>
        <w:t xml:space="preserve">תניא</w:t>
      </w:r>
      <w:r w:rsidRPr="00B078C3">
        <w:rPr>
          <w:rFonts w:ascii="FontbitDavid" w:hAnsi="FontbitDavid"/>
          <w:sz w:val="24"/>
          <w:rtl/>
        </w:rPr>
        <w:t xml:space="preserve">: </w:t>
      </w:r>
      <w:r>
        <w:rPr>
          <w:rFonts w:ascii="FontbitDavid" w:hAnsi="FontbitDavid" w:hint="cs"/>
          <w:sz w:val="24"/>
          <w:rtl/>
        </w:rPr>
        <w:t>'</w:t>
      </w:r>
      <w:r>
        <w:rPr>
          <w:rStyle w:val="afffff0"/>
          <w:rFonts w:ascii="FontbitDavid" w:hAnsi="FontbitDavid"/>
          <w:sz w:val="24"/>
          <w:rtl/>
          <w:rPrChange w:id="9008" w:author="מנוע פסוקים" w:date="2026-10-11T09:23:42Z">
            <w:rPr>
              <w:rFonts w:ascii="FontbitDavid" w:hAnsi="FontbitDavid"/>
              <w:sz w:val="24"/>
              <w:rtl/>
            </w:rPr>
          </w:rPrChange>
        </w:rPr>
        <w:t xml:space="preserve">זאת תורת הזב ואשר תצא ממנו שכבת זרע</w:t>
      </w:r>
      <w:r>
        <w:rPr>
          <w:rFonts w:ascii="FontbitDavid" w:hAnsi="FontbitDavid"/>
          <w:sz w:val="24"/>
          <w:rtl/>
        </w:rPr>
        <w:t xml:space="preserve"> מה זיבה סותרת - אף שכבת זרע </w:t>
      </w:r>
      <w:ins w:id="93755" w:author="מנוע מכני" w:date="2026-10-11T12:04:39Z">
        <w:r>
          <w:rPr>
            <w:rFonts w:ascii="FontbitDavid" w:hAnsi="FontbitDavid"/>
            <w:sz w:val="24"/>
            <w:rtl/>
          </w:rPr>
          <w:t xml:space="preserve">גם</w:t>
        </w:r>
      </w:ins>
      <w:del w:id="9375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סותר? </w:t>
      </w:r>
    </w:p>
    <w:p>
      <w:pPr>
        <w:pStyle w:val="38"/>
        <w:rPr>
          <w:ins w:id="99500" w:author="מנוע מכני" w:date="2026-10-11T12:04:39Z"/>
        </w:rPr>
      </w:pPr>
      <w:r>
        <w:tab/>
      </w:r>
      <w:r w:rsidRPr="00B078C3">
        <w:t xml:space="preserve">אמר</w:t>
      </w:r>
      <w:r w:rsidRPr="00B078C3">
        <w:t xml:space="preserve"> </w:t>
      </w:r>
      <w:ins w:id="95269" w:author="מנוע מכני" w:date="2026-10-11T12:04:39Z">
        <w:r>
          <w:t xml:space="preserve">לו</w:t>
        </w:r>
      </w:ins>
      <w:del w:id="95270"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995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סתירה, היינו טעמא דסותר - לפי שאי אפשר לה בלא צחצוחי זיבה.</w:t>
      </w:r>
    </w:p>
    <w:p>
      <w:pPr>
        <w:pStyle w:val="38"/>
        <w:rPr>
          <w:ins w:id="99502" w:author="מנוע מכני" w:date="2026-10-11T12:04:39Z"/>
        </w:rPr>
      </w:pPr>
      <w:r w:rsidRPr="00017C1D">
        <w:t xml:space="preserve">אלא</w:t>
      </w:r>
    </w:p>
    <w:p w:rsidR="00E403F0" w:rsidRPr="00017C1D" w:rsidRDefault="00E403F0" w:rsidP="00E403F0">
      <w:pPr>
        <w:rPr>
          <w:rFonts w:ascii="FontbitDavid" w:hAnsi="FontbitDavid"/>
          <w:spacing w:val="-4"/>
          <w:sz w:val="24"/>
          <w:rtl/>
        </w:rPr>
      </w:pPr>
      <w:del w:id="99503"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מעתה תסתור כל ז'! אלמה </w:t>
      </w:r>
      <w:r w:rsidRPr="00017C1D">
        <w:rPr>
          <w:rFonts w:ascii="FontbitDavid" w:hAnsi="FontbitDavid"/>
          <w:spacing w:val="-4"/>
          <w:sz w:val="24"/>
          <w:rtl/>
        </w:rPr>
        <w:t xml:space="preserve">תניא</w:t>
      </w:r>
      <w:r w:rsidRPr="00017C1D">
        <w:rPr>
          <w:rFonts w:ascii="FontbitDavid" w:hAnsi="FontbitDavid"/>
          <w:spacing w:val="-4"/>
          <w:sz w:val="24"/>
          <w:rtl/>
        </w:rPr>
        <w:t xml:space="preserve">: זאת תורת הזב וגו' מה זיבה סותרת - אף שכבת זרע סותר, </w:t>
      </w:r>
    </w:p>
    <w:p w:rsidR="00E403F0" w:rsidRDefault="00E403F0" w:rsidP="00E403F0">
      <w:pPr>
        <w:rPr>
          <w:rFonts w:ascii="FontbitDavid" w:hAnsi="FontbitDavid"/>
          <w:sz w:val="24"/>
          <w:rtl/>
        </w:rPr>
      </w:pPr>
      <w:ins w:id="97373" w:author="מנוע מכני" w:date="2026-10-11T12:04:39Z">
        <w:r>
          <w:rPr>
            <w:rFonts w:ascii="FontbitDavid" w:hAnsi="FontbitDavid"/>
            <w:sz w:val="24"/>
            <w:rtl/>
          </w:rPr>
          <w:t xml:space="preserve">אם </w:t>
        </w:r>
      </w:ins>
      <w:del w:id="9737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מה זיבה סותרת כל ז' אף שכבת זרע </w:t>
      </w:r>
      <w:ins w:id="93757" w:author="מנוע מכני" w:date="2026-10-11T12:04:39Z">
        <w:r>
          <w:rPr>
            <w:rFonts w:ascii="FontbitDavid" w:hAnsi="FontbitDavid"/>
            <w:sz w:val="24"/>
            <w:rtl/>
          </w:rPr>
          <w:t xml:space="preserve">גם</w:t>
        </w:r>
      </w:ins>
      <w:del w:id="9375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סותר כל ז'? </w:t>
      </w:r>
    </w:p>
    <w:p w:rsidR="00E403F0" w:rsidRDefault="00E403F0" w:rsidP="00E403F0">
      <w:pPr>
        <w:rPr>
          <w:rFonts w:ascii="FontbitDavid" w:hAnsi="FontbitDavid"/>
          <w:sz w:val="24"/>
          <w:rtl/>
        </w:rPr>
      </w:pPr>
      <w:r w:rsidRPr="00B078C3">
        <w:rPr>
          <w:rFonts w:ascii="FontbitDavid" w:hAnsi="FontbitDavid"/>
          <w:sz w:val="24"/>
          <w:rtl/>
        </w:rPr>
        <w:t xml:space="preserve">ת"ל</w:t>
      </w:r>
      <w:r w:rsidRPr="00B078C3">
        <w:rPr>
          <w:rFonts w:ascii="FontbitDavid" w:hAnsi="FontbitDavid"/>
          <w:sz w:val="24"/>
          <w:rtl/>
        </w:rPr>
        <w:t xml:space="preserve"> לטמאה בה - אין לך בה אלא מה שאמור בה - סותרת יום אחד? </w:t>
      </w:r>
    </w:p>
    <w:p>
      <w:pPr>
        <w:pStyle w:val="38"/>
        <w:rPr>
          <w:ins w:id="99504" w:author="מנוע מכני" w:date="2026-10-11T12:04:39Z"/>
        </w:rPr>
      </w:pPr>
      <w:r w:rsidRPr="00B078C3">
        <w:t xml:space="preserve">אמר</w:t>
      </w:r>
      <w:r w:rsidRPr="00B078C3">
        <w:t xml:space="preserve"> </w:t>
      </w:r>
      <w:ins w:id="95271" w:author="מנוע מכני" w:date="2026-10-11T12:04:39Z">
        <w:r>
          <w:t xml:space="preserve">לו</w:t>
        </w:r>
      </w:ins>
      <w:del w:id="95272" w:author="מנוע מכני" w:date="2026-10-11T12:04:39Z">
        <w:r w:rsidRPr="00B078C3">
          <w:delText xml:space="preserve">ליה</w:delText>
        </w:r>
      </w:del>
      <w:r w:rsidRPr="00B078C3">
        <w:t xml:space="preserve">:</w:t>
      </w:r>
    </w:p>
    <w:p w:rsidR="00E403F0" w:rsidRDefault="00E403F0" w:rsidP="00E403F0">
      <w:pPr>
        <w:rPr>
          <w:rFonts w:ascii="FontbitDavid" w:hAnsi="FontbitDavid"/>
          <w:sz w:val="24"/>
          <w:rtl/>
        </w:rPr>
      </w:pPr>
      <w:del w:id="9950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גזירת הכתוב היא,</w:t>
      </w:r>
      <w:ins w:id="96749" w:author="מנוע מכני" w:date="2026-10-11T12:04:39Z">
        <w:r>
          <w:rPr>
            <w:rFonts w:ascii="FontbitDavid" w:hAnsi="FontbitDavid"/>
            <w:sz w:val="24"/>
            <w:rtl/>
          </w:rPr>
          <w:t xml:space="preserve"> </w:t>
        </w:r>
      </w:ins>
      <w:del w:id="96750"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r w:rsidRPr="00B078C3">
        <w:rPr>
          <w:rFonts w:ascii="FontbitDavid" w:hAnsi="FontbitDavid"/>
          <w:sz w:val="24"/>
          <w:rtl/>
        </w:rPr>
        <w:t xml:space="preserve">זיבה גמורה דלא ערבה בה שכבת זרע - סותרת כל שבעה, </w:t>
      </w:r>
    </w:p>
    <w:p w:rsidR="00E403F0" w:rsidRPr="00B078C3" w:rsidRDefault="00E403F0" w:rsidP="00E403F0">
      <w:pPr>
        <w:rPr>
          <w:rFonts w:ascii="FontbitDavid" w:hAnsi="FontbitDavid"/>
          <w:sz w:val="24"/>
          <w:rtl/>
        </w:rPr>
      </w:pPr>
      <w:r>
        <w:rPr>
          <w:rFonts w:ascii="FontbitDavid" w:hAnsi="FontbitDavid"/>
          <w:sz w:val="24"/>
          <w:rtl/>
        </w:rPr>
        <w:lastRenderedPageBreak/>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del w:id="92853"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צחצוחי זיבה דערבה בה שכבת זרע - </w:t>
      </w:r>
      <w:r w:rsidRPr="00B078C3">
        <w:rPr>
          <w:rFonts w:ascii="FontbitDavid" w:hAnsi="FontbitDavid"/>
          <w:sz w:val="24"/>
          <w:rtl/>
        </w:rPr>
        <w:t xml:space="preserve">לא</w:t>
      </w:r>
      <w:r w:rsidRPr="00B078C3">
        <w:rPr>
          <w:rFonts w:ascii="FontbitDavid" w:hAnsi="FontbitDavid"/>
          <w:sz w:val="24"/>
          <w:rtl/>
        </w:rPr>
        <w:t xml:space="preserve"> סותרת אלא יום אחד.</w:t>
      </w:r>
    </w:p>
    <w:p w:rsidR="00E403F0" w:rsidRDefault="00E403F0" w:rsidP="00E403F0">
      <w:pPr>
        <w:rPr>
          <w:rFonts w:ascii="FontbitDavid" w:hAnsi="FontbitDavid"/>
          <w:sz w:val="24"/>
          <w:rtl/>
        </w:rPr>
      </w:pPr>
    </w:p>
    <w:p>
      <w:pPr>
        <w:pStyle w:val="afffff8"/>
        <w:rPr>
          <w:ins w:id="90507" w:author="קלוד" w:date="2026-10-11T12:23:38Z"/>
        </w:rPr>
      </w:pPr>
      <w:ins w:id="90508" w:author="קלוד" w:date="2026-10-11T12:23:38Z">
        <w:r>
          <w:rPr>
            <w:color w:val="7B3F00"/>
          </w:rPr>
          <w:t xml:space="preserve">האם דם יבש מטמא?</w:t>
        </w:r>
      </w:ins>
    </w:p>
    <w:p>
      <w:pPr>
        <w:pStyle w:val="38"/>
        <w:rPr>
          <w:ins w:id="99507" w:author="מנוע מכני" w:date="2026-10-11T12:04:39Z"/>
        </w:rPr>
      </w:pPr>
      <w:del w:id="99506" w:author="מנוע מכני" w:date="2026-10-11T12:04:39Z">
        <w:r w:rsidRPr="00E744B3">
          <w:delText xml:space="preserve">•</w:delText>
        </w:r>
      </w:del>
      <w:r w:rsidRPr="00E744B3">
        <w:t xml:space="preserve"> </w:t>
      </w:r>
      <w:r>
        <w:t xml:space="preserve">בעא </w:t>
      </w:r>
      <w:r w:rsidRPr="00B078C3">
        <w:t>ר</w:t>
      </w:r>
      <w:r>
        <w:t xml:space="preserve">י</w:t>
      </w:r>
      <w:ins w:id="90865" w:author="מנוע מכני" w:date="2026-10-11T12:04:39Z">
        <w:r>
          <w:t xml:space="preserve">ב"ח</w:t>
        </w:r>
      </w:ins>
      <w:del w:id="90866" w:author="מנוע מכני" w:date="2026-10-11T12:04:39Z">
        <w:r>
          <w:delText xml:space="preserve">ב''ח</w:delText>
        </w:r>
      </w:del>
      <w:r>
        <w:t xml:space="preserve"> מ</w:t>
      </w:r>
      <w:ins w:id="90867" w:author="מנוע מכני" w:date="2026-10-11T12:04:39Z">
        <w:r>
          <w:t xml:space="preserve">ר"א</w:t>
        </w:r>
      </w:ins>
      <w:del w:id="90868" w:author="מנוע מכני" w:date="2026-10-11T12:04:39Z">
        <w:r>
          <w:delText xml:space="preserve">ר''א</w:delText>
        </w:r>
      </w:del>
      <w:r w:rsidRPr="00B078C3">
        <w:t xml:space="preserve">:</w:t>
      </w:r>
    </w:p>
    <w:p w:rsidR="00E403F0" w:rsidRDefault="00E403F0" w:rsidP="00E403F0">
      <w:pPr>
        <w:pStyle w:val="a3"/>
        <w:rPr>
          <w:rtl/>
        </w:rPr>
      </w:pPr>
      <w:del w:id="99508" w:author="מנוע מכני" w:date="2026-10-11T12:04:39Z">
        <w:r w:rsidRPr="00B078C3">
          <w:rPr>
            <w:rtl/>
          </w:rPr>
          <w:delText xml:space="preserve"> </w:delText>
        </w:r>
      </w:del>
      <w:r w:rsidRPr="00B078C3">
        <w:rPr>
          <w:rtl/>
        </w:rPr>
        <w:t xml:space="preserve">דם יבש מהו? </w:t>
      </w:r>
      <w:r>
        <w:rPr>
          <w:rFonts w:hint="cs"/>
          <w:rtl/>
        </w:rPr>
        <w:t>'</w:t>
      </w:r>
      <w:ins w:id="90367" w:author="Claude - סמנטי" w:date="2026-10-11T12:19:29Z">
        <w:r>
          <w:rPr>
            <w:rStyle w:val="afffff0"/>
            <w:rtl/>
          </w:rPr>
          <w:t xml:space="preserve">כִּי יָזוּב זוֹב דָּמָהּ</w:t>
        </w:r>
      </w:ins>
      <w:del w:id="90368" w:author="Claude - סמנטי" w:date="2026-10-11T12:19:29Z">
        <w:r w:rsidRPr="00B078C3">
          <w:rPr>
            <w:rtl/>
          </w:rPr>
          <w:delText xml:space="preserve">כי יזוב זוב דמה</w:delText>
        </w:r>
      </w:del>
      <w:r>
        <w:rPr>
          <w:rFonts w:hint="cs"/>
          <w:rtl/>
        </w:rPr>
        <w:t>'</w:t>
      </w:r>
      <w:r w:rsidRPr="00B078C3">
        <w:rPr>
          <w:rtl/>
        </w:rPr>
        <w:t xml:space="preserve"> </w:t>
      </w:r>
      <w:r w:rsidRPr="00B078C3">
        <w:rPr>
          <w:rtl/>
        </w:rPr>
        <w:t xml:space="preserve">אמר</w:t>
      </w:r>
      <w:r w:rsidRPr="00B078C3">
        <w:rPr>
          <w:rtl/>
        </w:rPr>
        <w:t xml:space="preserve"> </w:t>
      </w:r>
      <w:ins w:id="95273" w:author="מנוע מכני" w:date="2026-10-11T12:04:39Z">
        <w:r>
          <w:rPr>
            <w:rtl/>
          </w:rPr>
          <w:t xml:space="preserve">התורה</w:t>
        </w:r>
      </w:ins>
      <w:del w:id="95274" w:author="מנוע מכני" w:date="2026-10-11T12:04:39Z">
        <w:r w:rsidRPr="00B078C3">
          <w:rPr>
            <w:rtl/>
          </w:rPr>
          <w:delText xml:space="preserve">רחמנא</w:delText>
        </w:r>
      </w:del>
      <w:r w:rsidRPr="00B078C3">
        <w:rPr>
          <w:rtl/>
        </w:rPr>
        <w:t xml:space="preserve"> - עד </w:t>
      </w:r>
      <w:r>
        <w:rPr>
          <w:rFonts w:hint="cs"/>
          <w:rtl/>
        </w:rPr>
        <w:t>ד</w:t>
      </w:r>
      <w:r w:rsidRPr="00B078C3">
        <w:rPr>
          <w:rtl/>
        </w:rPr>
        <w:t xml:space="preserve">דייב </w:t>
      </w:r>
      <w:ins w:id="95275" w:author="מנוע מכני" w:date="2026-10-11T12:04:39Z">
        <w:r>
          <w:rPr>
            <w:rtl/>
          </w:rPr>
          <w:t xml:space="preserve">לו</w:t>
        </w:r>
      </w:ins>
      <w:del w:id="95276" w:author="מנוע מכני" w:date="2026-10-11T12:04:39Z">
        <w:r w:rsidRPr="00B078C3">
          <w:rPr>
            <w:rtl/>
          </w:rPr>
          <w:delText xml:space="preserve">ליה</w:delText>
        </w:r>
      </w:del>
      <w:r w:rsidRPr="00B078C3">
        <w:rPr>
          <w:rtl/>
        </w:rPr>
        <w:t xml:space="preserve">, לח </w:t>
      </w:r>
      <w:r>
        <w:rPr>
          <w:rFonts w:hint="cs"/>
          <w:rtl/>
        </w:rPr>
        <w:t>ולא יבש</w:t>
      </w:r>
      <w:r w:rsidRPr="00B078C3">
        <w:rPr>
          <w:rtl/>
        </w:rPr>
        <w:t xml:space="preserve"> </w:t>
      </w:r>
    </w:p>
    <w:p>
      <w:pPr>
        <w:pStyle w:val="38"/>
        <w:rPr>
          <w:ins w:id="99509" w:author="מנוע מכני" w:date="2026-10-11T12:04:39Z"/>
        </w:rPr>
      </w:pPr>
      <w:r>
        <w:tab/>
      </w:r>
      <w:r w:rsidRPr="00150482">
        <w:t xml:space="preserve">א</w:t>
      </w:r>
      <w:ins w:id="90869" w:author="מנוע מכני" w:date="2026-10-11T12:04:39Z">
        <w:r>
          <w:t xml:space="preserve">ו"ד</w:t>
        </w:r>
      </w:ins>
      <w:del w:id="90870" w:author="מנוע מכני" w:date="2026-10-11T12:04:39Z">
        <w:r w:rsidRPr="00150482">
          <w:delText xml:space="preserve">ו''ד</w:delText>
        </w:r>
      </w:del>
      <w:r w:rsidRPr="00B078C3">
        <w:t xml:space="preserve">:</w:t>
      </w:r>
    </w:p>
    <w:p w:rsidR="00E403F0" w:rsidRDefault="00E403F0" w:rsidP="00E403F0">
      <w:pPr>
        <w:rPr>
          <w:rFonts w:ascii="FontbitDavid" w:hAnsi="FontbitDavid"/>
          <w:sz w:val="24"/>
          <w:rtl/>
        </w:rPr>
      </w:pPr>
      <w:del w:id="99510" w:author="מנוע מכני" w:date="2026-10-11T12:04:39Z">
        <w:r w:rsidRPr="00B078C3">
          <w:rPr>
            <w:rFonts w:ascii="FontbitDavid" w:hAnsi="FontbitDavid"/>
            <w:sz w:val="24"/>
            <w:rtl/>
          </w:rPr>
          <w:delText xml:space="preserve"> </w:delText>
        </w:r>
      </w:del>
      <w:ins w:id="95277" w:author="מנוע מכני" w:date="2026-10-11T12:04:39Z">
        <w:r>
          <w:rPr>
            <w:rFonts w:ascii="FontbitDavid" w:hAnsi="FontbitDavid"/>
            <w:sz w:val="24"/>
            <w:rtl/>
          </w:rPr>
          <w:t xml:space="preserve">זה</w:t>
        </w:r>
      </w:ins>
      <w:del w:id="95278"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w:t>
      </w:r>
      <w:r>
        <w:rPr>
          <w:rFonts w:ascii="FontbitDavid" w:hAnsi="FontbitDavid" w:hint="cs"/>
          <w:sz w:val="24"/>
          <w:rtl/>
        </w:rPr>
        <w:t>'</w:t>
      </w:r>
      <w:ins w:id="90369" w:author="Claude - סמנטי" w:date="2026-10-11T12:19:29Z">
        <w:r>
          <w:rPr>
            <w:rStyle w:val="afffff0"/>
            <w:rFonts w:ascii="FontbitDavid" w:hAnsi="FontbitDavid"/>
            <w:sz w:val="24"/>
            <w:rtl/>
          </w:rPr>
          <w:t xml:space="preserve">כִּי יָזוּב זוֹב דָּמָהּ</w:t>
        </w:r>
      </w:ins>
      <w:del w:id="90370" w:author="Claude - סמנטי" w:date="2026-10-11T12:19:29Z">
        <w:r w:rsidRPr="00B078C3">
          <w:rPr>
            <w:rFonts w:ascii="FontbitDavid" w:hAnsi="FontbitDavid"/>
            <w:sz w:val="24"/>
            <w:rtl/>
          </w:rPr>
          <w:delText xml:space="preserve">כי יזוב זוב דמה</w:delText>
        </w:r>
      </w:del>
      <w:r>
        <w:rPr>
          <w:rFonts w:ascii="FontbitDavid" w:hAnsi="FontbitDavid" w:hint="cs"/>
          <w:sz w:val="24"/>
          <w:rtl/>
        </w:rPr>
        <w:t>'</w:t>
      </w:r>
      <w:r w:rsidRPr="00B078C3">
        <w:rPr>
          <w:rFonts w:ascii="FontbitDavid" w:hAnsi="FontbitDavid"/>
          <w:sz w:val="24"/>
          <w:rtl/>
        </w:rPr>
        <w:t xml:space="preserve"> - אורחא </w:t>
      </w:r>
      <w:ins w:id="93759" w:author="מנוע מכני" w:date="2026-10-11T12:04:39Z">
        <w:r>
          <w:rPr>
            <w:rFonts w:ascii="FontbitDavid" w:hAnsi="FontbitDavid"/>
            <w:sz w:val="24"/>
            <w:rtl/>
          </w:rPr>
          <w:t xml:space="preserve">דדבר</w:t>
        </w:r>
      </w:ins>
      <w:del w:id="93760" w:author="מנוע מכני" w:date="2026-10-11T12:04:39Z">
        <w:r w:rsidRPr="00B078C3">
          <w:rPr>
            <w:rFonts w:ascii="FontbitDavid" w:hAnsi="FontbitDavid"/>
            <w:sz w:val="24"/>
            <w:rtl/>
          </w:rPr>
          <w:delText xml:space="preserve">דמילתא</w:delText>
        </w:r>
      </w:del>
      <w:r w:rsidRPr="00B078C3">
        <w:rPr>
          <w:rFonts w:ascii="FontbitDavid" w:hAnsi="FontbitDavid"/>
          <w:sz w:val="24"/>
          <w:rtl/>
        </w:rPr>
        <w:t xml:space="preserve"> היא, ולעולם </w:t>
      </w:r>
      <w:ins w:id="93039" w:author="מנוע מכני" w:date="2026-10-11T12:04:39Z">
        <w:r>
          <w:rPr>
            <w:rFonts w:ascii="FontbitDavid" w:hAnsi="FontbitDavid"/>
            <w:sz w:val="24"/>
            <w:rtl/>
          </w:rPr>
          <w:t xml:space="preserve">אפי'</w:t>
        </w:r>
      </w:ins>
      <w:del w:id="93040"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יבש </w:t>
      </w:r>
      <w:ins w:id="93761" w:author="מנוע מכני" w:date="2026-10-11T12:04:39Z">
        <w:r>
          <w:rPr>
            <w:rFonts w:ascii="FontbitDavid" w:hAnsi="FontbitDavid"/>
            <w:sz w:val="24"/>
            <w:rtl/>
          </w:rPr>
          <w:t xml:space="preserve">גם</w:t>
        </w:r>
      </w:ins>
      <w:del w:id="9376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p>
    <w:p>
      <w:pPr>
        <w:pStyle w:val="38"/>
        <w:rPr>
          <w:ins w:id="99511" w:author="מנוע מכני" w:date="2026-10-11T12:04:39Z"/>
        </w:rPr>
      </w:pPr>
      <w:r>
        <w:tab/>
      </w:r>
      <w:r w:rsidRPr="00150482">
        <w:t>א"ל</w:t>
      </w:r>
      <w:r w:rsidRPr="00B078C3">
        <w:t xml:space="preserve">:</w:t>
      </w:r>
    </w:p>
    <w:p w:rsidR="00E403F0" w:rsidRPr="00B078C3" w:rsidRDefault="00E403F0" w:rsidP="00E403F0">
      <w:pPr>
        <w:rPr>
          <w:rFonts w:ascii="FontbitDavid" w:hAnsi="FontbitDavid"/>
          <w:sz w:val="24"/>
          <w:rtl/>
        </w:rPr>
      </w:pPr>
      <w:del w:id="995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תניתוה, דם הנדה ובשר המת - מטמאין לחים ויבשים.</w:t>
      </w:r>
    </w:p>
    <w:p>
      <w:pPr>
        <w:pStyle w:val="38"/>
        <w:rPr>
          <w:ins w:id="99513" w:author="מנוע מכני" w:date="2026-10-11T12:04:39Z"/>
        </w:rPr>
      </w:pPr>
      <w:r>
        <w:tab/>
      </w:r>
      <w:r w:rsidRPr="00B078C3">
        <w:t>א</w:t>
      </w:r>
      <w:r>
        <w:t>"ל</w:t>
      </w:r>
      <w:r w:rsidRPr="00B078C3">
        <w:t xml:space="preserve">:</w:t>
      </w:r>
    </w:p>
    <w:p w:rsidR="00E403F0" w:rsidRPr="00B078C3" w:rsidRDefault="00E403F0" w:rsidP="00E403F0">
      <w:pPr>
        <w:rPr>
          <w:rFonts w:ascii="FontbitDavid" w:hAnsi="FontbitDavid"/>
          <w:sz w:val="24"/>
          <w:rtl/>
        </w:rPr>
      </w:pPr>
      <w:del w:id="995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לח ונעשה יבש </w:t>
      </w:r>
      <w:r w:rsidRPr="00B078C3">
        <w:rPr>
          <w:rFonts w:ascii="FontbitDavid" w:hAnsi="FontbitDavid"/>
          <w:sz w:val="24"/>
          <w:rtl/>
        </w:rPr>
        <w:t xml:space="preserve">לא</w:t>
      </w:r>
      <w:r w:rsidRPr="00E41836">
        <w:rPr>
          <w:rFonts w:ascii="FontbitDavid" w:hAnsi="FontbitDavid"/>
          <w:sz w:val="24"/>
          <w:rtl/>
        </w:rPr>
        <w:t xml:space="preserve"> </w:t>
      </w:r>
      <w:ins w:id="98251" w:author="מנוע מכני" w:date="2026-10-11T12:04:39Z">
        <w:r>
          <w:rPr>
            <w:rFonts w:ascii="FontbitDavid" w:hAnsi="FontbitDavid"/>
            <w:sz w:val="24"/>
            <w:rtl/>
          </w:rPr>
          <w:t xml:space="preserve">צריכה</w:t>
        </w:r>
      </w:ins>
      <w:del w:id="98252" w:author="מנוע מכני" w:date="2026-10-11T12:04:39Z">
        <w:r w:rsidRPr="00B078C3">
          <w:rPr>
            <w:rFonts w:ascii="FontbitDavid" w:hAnsi="FontbitDavid"/>
            <w:sz w:val="24"/>
            <w:rtl/>
          </w:rPr>
          <w:delText xml:space="preserve">מיבעיא</w:delText>
        </w:r>
      </w:del>
      <w:r w:rsidRPr="00B078C3">
        <w:rPr>
          <w:rFonts w:ascii="FontbitDavid" w:hAnsi="FontbitDavid"/>
          <w:sz w:val="24"/>
          <w:rtl/>
        </w:rPr>
        <w:t xml:space="preserve"> לי, כי </w:t>
      </w:r>
      <w:ins w:id="98253" w:author="מנוע מכני" w:date="2026-10-11T12:04:39Z">
        <w:r>
          <w:rPr>
            <w:rFonts w:ascii="FontbitDavid" w:hAnsi="FontbitDavid"/>
            <w:sz w:val="24"/>
            <w:rtl/>
          </w:rPr>
          <w:t xml:space="preserve">צריכה</w:t>
        </w:r>
      </w:ins>
      <w:del w:id="98254" w:author="מנוע מכני" w:date="2026-10-11T12:04:39Z">
        <w:r w:rsidRPr="00B078C3">
          <w:rPr>
            <w:rFonts w:ascii="FontbitDavid" w:hAnsi="FontbitDavid"/>
            <w:sz w:val="24"/>
            <w:rtl/>
          </w:rPr>
          <w:delText xml:space="preserve">מיבעיא</w:delText>
        </w:r>
      </w:del>
      <w:r w:rsidRPr="00B078C3">
        <w:rPr>
          <w:rFonts w:ascii="FontbitDavid" w:hAnsi="FontbitDavid"/>
          <w:sz w:val="24"/>
          <w:rtl/>
        </w:rPr>
        <w:t xml:space="preserve"> לי - יבש </w:t>
      </w:r>
      <w:ins w:id="98255" w:author="מנוע מכני" w:date="2026-10-11T12:04:39Z">
        <w:r>
          <w:rPr>
            <w:rFonts w:ascii="FontbitDavid" w:hAnsi="FontbitDavid"/>
            <w:sz w:val="24"/>
            <w:rtl/>
          </w:rPr>
          <w:t xml:space="preserve">מתחילה</w:t>
        </w:r>
      </w:ins>
      <w:del w:id="98256" w:author="מנוע מכני" w:date="2026-10-11T12:04:39Z">
        <w:r w:rsidRPr="00B078C3">
          <w:rPr>
            <w:rFonts w:ascii="FontbitDavid" w:hAnsi="FontbitDavid"/>
            <w:sz w:val="24"/>
            <w:rtl/>
          </w:rPr>
          <w:delText xml:space="preserve">מעיקרא</w:delText>
        </w:r>
      </w:del>
      <w:r w:rsidRPr="00B078C3">
        <w:rPr>
          <w:rFonts w:ascii="FontbitDavid" w:hAnsi="FontbitDavid"/>
          <w:sz w:val="24"/>
          <w:rtl/>
        </w:rPr>
        <w:t xml:space="preserve">.</w:t>
      </w:r>
    </w:p>
    <w:p w:rsidR="00E403F0" w:rsidRDefault="00E403F0" w:rsidP="00E403F0">
      <w:pPr>
        <w:pStyle w:val="afff3"/>
        <w:framePr w:wrap="around"/>
        <w:rPr>
          <w:rtl/>
        </w:rPr>
      </w:pPr>
      <w:r>
        <w:rPr>
          <w:rFonts w:hint="cs"/>
          <w:rtl/>
        </w:rPr>
        <w:t>כב:</w:t>
      </w:r>
    </w:p>
    <w:p>
      <w:pPr>
        <w:pStyle w:val="38"/>
        <w:rPr>
          <w:ins w:id="99515" w:author="מנוע מכני" w:date="2026-10-11T12:04:39Z"/>
        </w:rPr>
      </w:pPr>
      <w:r w:rsidRPr="00B078C3">
        <w:t xml:space="preserve">הא </w:t>
      </w:r>
      <w:ins w:id="93763" w:author="מנוע מכני" w:date="2026-10-11T12:04:39Z">
        <w:r>
          <w:t xml:space="preserve">גם</w:t>
        </w:r>
      </w:ins>
      <w:del w:id="93764" w:author="מנוע מכני" w:date="2026-10-11T12:04:39Z">
        <w:r w:rsidRPr="00B078C3">
          <w:delText xml:space="preserve">נמי</w:delText>
        </w:r>
      </w:del>
      <w:r w:rsidRPr="00B078C3">
        <w:t xml:space="preserve"> תניתוה:</w:t>
      </w:r>
    </w:p>
    <w:p w:rsidR="00E403F0" w:rsidRPr="00B078C3" w:rsidRDefault="00E403F0" w:rsidP="00E403F0">
      <w:pPr>
        <w:rPr>
          <w:rFonts w:ascii="FontbitDavid" w:hAnsi="FontbitDavid"/>
          <w:sz w:val="24"/>
          <w:rtl/>
        </w:rPr>
      </w:pPr>
      <w:del w:id="9951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כמין קליפה, כמין שערה, </w:t>
      </w:r>
      <w:r>
        <w:rPr>
          <w:rFonts w:ascii="FontbitDavid" w:hAnsi="FontbitDavid"/>
          <w:sz w:val="24"/>
          <w:rtl/>
        </w:rPr>
        <w:t xml:space="preserve">כמין עפר, כמין יבחושין אדומין </w:t>
      </w:r>
      <w:r w:rsidRPr="00B078C3">
        <w:rPr>
          <w:rFonts w:ascii="FontbitDavid" w:hAnsi="FontbitDavid"/>
          <w:sz w:val="24"/>
          <w:rtl/>
        </w:rPr>
        <w:t>תטיל למים, אם נמוחו - טמאה.</w:t>
      </w:r>
    </w:p>
    <w:p>
      <w:pPr>
        <w:pStyle w:val="38"/>
        <w:rPr>
          <w:ins w:id="99517" w:author="מנוע מכני" w:date="2026-10-11T12:04:39Z"/>
        </w:rPr>
      </w:pPr>
      <w:ins w:id="93765" w:author="מנוע מכני" w:date="2026-10-11T12:04:39Z">
        <w:r>
          <w:t xml:space="preserve">א"כ</w:t>
        </w:r>
      </w:ins>
      <w:del w:id="93766" w:author="מנוע מכני" w:date="2026-10-11T12:04:39Z">
        <w:r w:rsidRPr="00B078C3">
          <w:delText xml:space="preserve">אי הכי</w:delText>
        </w:r>
      </w:del>
      <w:r w:rsidRPr="00B078C3">
        <w:t xml:space="preserve"> - בלא נמוחו </w:t>
      </w:r>
      <w:ins w:id="93767" w:author="מנוע מכני" w:date="2026-10-11T12:04:39Z">
        <w:r>
          <w:t xml:space="preserve">גם</w:t>
        </w:r>
      </w:ins>
      <w:del w:id="93768" w:author="מנוע מכני" w:date="2026-10-11T12:04:39Z">
        <w:r w:rsidRPr="00B078C3">
          <w:delText xml:space="preserve">נמי</w:delText>
        </w:r>
      </w:del>
      <w:r w:rsidRPr="00B078C3">
        <w:t xml:space="preserve">:</w:t>
      </w:r>
    </w:p>
    <w:p w:rsidR="00E403F0" w:rsidRPr="00B078C3" w:rsidRDefault="00E403F0" w:rsidP="00E403F0">
      <w:pPr>
        <w:rPr>
          <w:rFonts w:ascii="FontbitDavid" w:hAnsi="FontbitDavid"/>
          <w:sz w:val="24"/>
          <w:rtl/>
        </w:rPr>
      </w:pPr>
      <w:del w:id="99518" w:author="מנוע מכני" w:date="2026-10-11T12:04:39Z">
        <w:r w:rsidRPr="00B078C3">
          <w:rPr>
            <w:rFonts w:ascii="FontbitDavid" w:hAnsi="FontbitDavid"/>
            <w:sz w:val="24"/>
            <w:rtl/>
          </w:rPr>
          <w:delText xml:space="preserve"> </w:delText>
        </w:r>
      </w:del>
      <w:ins w:id="90871" w:author="מנוע מכני" w:date="2026-10-11T12:04:39Z">
        <w:r>
          <w:rPr>
            <w:rFonts w:ascii="FontbitDavid" w:hAnsi="FontbitDavid"/>
            <w:sz w:val="24"/>
            <w:rtl/>
          </w:rPr>
          <w:t xml:space="preserve">א"ר</w:t>
        </w:r>
      </w:ins>
      <w:del w:id="9087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ה: כי </w:t>
      </w:r>
      <w:r w:rsidRPr="00B078C3">
        <w:rPr>
          <w:rFonts w:ascii="FontbitDavid" w:hAnsi="FontbitDavid"/>
          <w:sz w:val="24"/>
          <w:rtl/>
        </w:rPr>
        <w:t xml:space="preserve">לא</w:t>
      </w:r>
      <w:r w:rsidRPr="00B078C3">
        <w:rPr>
          <w:rFonts w:ascii="FontbitDavid" w:hAnsi="FontbitDavid"/>
          <w:sz w:val="24"/>
          <w:rtl/>
        </w:rPr>
        <w:t xml:space="preserve"> נמוחו - בריה בפני עצמה היא.</w:t>
      </w:r>
    </w:p>
    <w:p w:rsidR="00E403F0" w:rsidRDefault="00E403F0" w:rsidP="00E403F0">
      <w:pPr>
        <w:rPr>
          <w:rFonts w:ascii="FontbitDavid" w:hAnsi="FontbitDavid"/>
          <w:sz w:val="24"/>
          <w:rtl/>
        </w:rPr>
      </w:pPr>
      <w:ins w:id="93769" w:author="מנוע מכני" w:date="2026-10-11T12:04:39Z">
        <w:r>
          <w:rPr>
            <w:rFonts w:ascii="FontbitDavid" w:hAnsi="FontbitDavid"/>
            <w:sz w:val="24"/>
            <w:rtl/>
          </w:rPr>
          <w:t xml:space="preserve">ויש</w:t>
        </w:r>
      </w:ins>
      <w:del w:id="93770"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w:t>
      </w:r>
      <w:r w:rsidRPr="00B078C3">
        <w:rPr>
          <w:rFonts w:ascii="FontbitDavid" w:hAnsi="FontbitDavid"/>
          <w:sz w:val="24"/>
          <w:rtl/>
        </w:rPr>
        <w:t xml:space="preserve">כ</w:t>
      </w:r>
      <w:ins w:id="90873" w:author="מנוע מכני" w:date="2026-10-11T12:04:39Z">
        <w:r>
          <w:rPr>
            <w:rFonts w:ascii="FontbitDavid" w:hAnsi="FontbitDavid" w:hint="cs"/>
            <w:sz w:val="24"/>
            <w:rtl/>
          </w:rPr>
          <w:t xml:space="preserve">ה"ג</w:t>
        </w:r>
      </w:ins>
      <w:del w:id="90874" w:author="מנוע מכני" w:date="2026-10-11T12:04:39Z">
        <w:r>
          <w:rPr>
            <w:rFonts w:ascii="FontbitDavid" w:hAnsi="FontbitDavid" w:hint="cs"/>
            <w:sz w:val="24"/>
            <w:rtl/>
          </w:rPr>
          <w:delText xml:space="preserve">ה''ג</w:delText>
        </w:r>
      </w:del>
      <w:r>
        <w:rPr>
          <w:rFonts w:ascii="FontbitDavid" w:hAnsi="FontbitDavid" w:hint="cs"/>
          <w:sz w:val="24"/>
          <w:rtl/>
        </w:rPr>
        <w:t xml:space="preserve"> </w:t>
      </w:r>
      <w:r>
        <w:rPr>
          <w:rFonts w:ascii="FontbitDavid" w:hAnsi="FontbitDavid" w:hint="cs"/>
          <w:sz w:val="24"/>
          <w:rtl/>
        </w:rPr>
        <w:t xml:space="preserve">ד</w:t>
      </w:r>
      <w:r w:rsidRPr="00B078C3">
        <w:rPr>
          <w:rFonts w:ascii="FontbitDavid" w:hAnsi="FontbitDavid"/>
          <w:sz w:val="24"/>
          <w:rtl/>
        </w:rPr>
        <w:t xml:space="preserve">תניא</w:t>
      </w:r>
      <w:r w:rsidRPr="00B078C3">
        <w:rPr>
          <w:rFonts w:ascii="FontbitDavid" w:hAnsi="FontbitDavid"/>
          <w:sz w:val="24"/>
          <w:rtl/>
        </w:rPr>
        <w:t xml:space="preserve">, </w:t>
      </w:r>
      <w:r w:rsidRPr="00B078C3">
        <w:rPr>
          <w:rStyle w:val="2fb"/>
          <w:rFonts w:ascii="FontbitDavid" w:hAnsi="FontbitDavid"/>
          <w:sz w:val="24"/>
          <w:rtl/>
        </w:rPr>
        <w:t xml:space="preserve">א</w:t>
      </w:r>
      <w:r>
        <w:rPr>
          <w:rStyle w:val="2fb"/>
          <w:rFonts w:ascii="FontbitDavid" w:hAnsi="FontbitDavid" w:hint="cs"/>
          <w:sz w:val="24"/>
          <w:rtl/>
        </w:rPr>
        <w:t xml:space="preserve">רא</w:t>
      </w:r>
      <w:ins w:id="90875" w:author="מנוע מכני" w:date="2026-10-11T12:04:39Z">
        <w:r>
          <w:rPr>
            <w:rStyle w:val="2fb"/>
            <w:rFonts w:ascii="FontbitDavid" w:hAnsi="FontbitDavid" w:hint="cs"/>
            <w:sz w:val="24"/>
            <w:rtl/>
          </w:rPr>
          <w:t xml:space="preserve">ב"צ</w:t>
        </w:r>
      </w:ins>
      <w:del w:id="90876" w:author="מנוע מכני" w:date="2026-10-11T12:04:39Z">
        <w:r>
          <w:rPr>
            <w:rFonts w:ascii="FontbitDavid" w:hAnsi="FontbitDavid" w:hint="cs"/>
            <w:sz w:val="24"/>
            <w:rtl/>
          </w:rPr>
          <w:delText xml:space="preserve">ב''צ</w:delText>
        </w:r>
      </w:del>
      <w:r w:rsidRPr="00B078C3">
        <w:rPr>
          <w:rFonts w:ascii="FontbitDavid" w:hAnsi="FontbitDavid"/>
          <w:sz w:val="24"/>
          <w:rtl/>
        </w:rPr>
        <w:t xml:space="preserve"> שני מעשים העלה אבא מטבעין ליבנה: </w:t>
      </w:r>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מעשה באשה שהיתה מפלת כמין קליפות אדומות, ובאו ושאלו את אבא, ואבא שאל לחכמים, וחכמים שאלו לרופאים, ואמרו להם: אשה זו מכה יש לה בתוך מעיה שממנה מפלת כמין קליפות, תטיל למים, אם נמוחו - טמאה.</w:t>
      </w:r>
    </w:p>
    <w:p w:rsidR="00E403F0" w:rsidRPr="00B078C3" w:rsidRDefault="00E403F0" w:rsidP="00E403F0">
      <w:pPr>
        <w:rPr>
          <w:rFonts w:ascii="FontbitDavid" w:hAnsi="FontbitDavid"/>
          <w:sz w:val="24"/>
          <w:rtl/>
        </w:rPr>
      </w:pPr>
      <w:r w:rsidRPr="00B078C3">
        <w:rPr>
          <w:rFonts w:ascii="FontbitDavid" w:hAnsi="FontbitDavid"/>
          <w:sz w:val="24"/>
          <w:rtl/>
        </w:rPr>
        <w:t>ושוב מעשה באשה שהיתה מפלת כמין שערות אדומות, ובאה ושאלה את אבא, ואבא שאל לחכמים, וחכמים לרופאים, ואמרו להם: שומא יש לה בתוך מעיה, שממנה מפלת כמין שערות אדומות, תטיל למים, אם נמוחו - טמאה.</w:t>
      </w:r>
    </w:p>
    <w:p>
      <w:pPr>
        <w:pStyle w:val="38"/>
        <w:rPr>
          <w:ins w:id="99519" w:author="מנוע מכני" w:date="2026-10-11T12:04:39Z"/>
        </w:rPr>
      </w:pPr>
      <w:del w:id="101698" w:author="מנוע מכני" w:date="2026-10-11T12:04:39Z">
        <w:r w:rsidRPr="00B078C3">
          <w:delText xml:space="preserve">אמר </w:delText>
        </w:r>
      </w:del>
      <w:ins w:id="90877" w:author="מנוע מכני" w:date="2026-10-11T12:04:39Z">
        <w:r>
          <w:t xml:space="preserve">ר"ל</w:t>
        </w:r>
      </w:ins>
      <w:del w:id="90878" w:author="מנוע מכני" w:date="2026-10-11T12:04:39Z">
        <w:r w:rsidRPr="00B078C3">
          <w:delText xml:space="preserve">ר''ל</w:delText>
        </w:r>
      </w:del>
      <w:r w:rsidRPr="00B078C3">
        <w:t xml:space="preserve">:</w:t>
      </w:r>
    </w:p>
    <w:p w:rsidR="00E403F0" w:rsidRPr="00B078C3" w:rsidRDefault="00E403F0" w:rsidP="00E403F0">
      <w:pPr>
        <w:rPr>
          <w:rFonts w:ascii="FontbitDavid" w:hAnsi="FontbitDavid"/>
          <w:sz w:val="24"/>
          <w:rtl/>
        </w:rPr>
      </w:pPr>
      <w:del w:id="9952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ובפושרין.</w:t>
      </w:r>
    </w:p>
    <w:p>
      <w:pPr>
        <w:pStyle w:val="38"/>
        <w:rPr>
          <w:ins w:id="99521" w:author="מנוע מכני" w:date="2026-10-11T12:04:39Z"/>
        </w:rPr>
      </w:pPr>
      <w:r w:rsidRPr="00B078C3">
        <w:t xml:space="preserve">ת</w:t>
      </w:r>
      <w:ins w:id="90879" w:author="מנוע מכני" w:date="2026-10-11T12:04:39Z">
        <w:r>
          <w:t xml:space="preserve">נ"ה</w:t>
        </w:r>
      </w:ins>
      <w:del w:id="90880" w:author="מנוע מכני" w:date="2026-10-11T12:04:39Z">
        <w:r w:rsidRPr="00B078C3">
          <w:delText xml:space="preserve">נ''ה</w:delText>
        </w:r>
      </w:del>
      <w:r w:rsidRPr="00B078C3">
        <w:t xml:space="preserve">:</w:t>
      </w:r>
    </w:p>
    <w:p w:rsidR="00E403F0" w:rsidRPr="00B078C3" w:rsidRDefault="00E403F0" w:rsidP="00E403F0">
      <w:pPr>
        <w:rPr>
          <w:rFonts w:ascii="FontbitDavid" w:hAnsi="FontbitDavid"/>
          <w:sz w:val="24"/>
          <w:rtl/>
        </w:rPr>
      </w:pPr>
      <w:del w:id="9952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תטיל למים, ובפושרין, </w:t>
      </w:r>
      <w:r w:rsidRPr="00B078C3">
        <w:rPr>
          <w:rStyle w:val="2fb"/>
          <w:rFonts w:ascii="FontbitDavid" w:hAnsi="FontbitDavid"/>
          <w:sz w:val="24"/>
          <w:rtl/>
        </w:rPr>
        <w:t xml:space="preserve">רשב"ג</w:t>
      </w:r>
      <w:r w:rsidRPr="00B078C3">
        <w:rPr>
          <w:rFonts w:ascii="FontbitDavid" w:hAnsi="FontbitDavid"/>
          <w:sz w:val="24"/>
          <w:rtl/>
        </w:rPr>
        <w:t xml:space="preserve"> אומר: ממעכתו ברוק על גבי הצפורן.</w:t>
      </w:r>
    </w:p>
    <w:p>
      <w:pPr>
        <w:pStyle w:val="38"/>
        <w:rPr>
          <w:ins w:id="99524" w:author="מנוע מכני" w:date="2026-10-11T12:04:39Z"/>
        </w:rPr>
      </w:pPr>
      <w:del w:id="99523" w:author="מנוע מכני" w:date="2026-10-11T12:04:39Z">
        <w:r w:rsidRPr="00E744B3">
          <w:delText xml:space="preserve">•</w:delText>
        </w:r>
      </w:del>
      <w:r w:rsidRPr="00E744B3">
        <w:t xml:space="preserve"> </w:t>
      </w:r>
      <w:r>
        <w:t>רבינא</w:t>
      </w:r>
      <w:r w:rsidRPr="00B078C3">
        <w:t xml:space="preserve">:</w:t>
      </w:r>
    </w:p>
    <w:p w:rsidR="00E403F0" w:rsidRPr="00B078C3" w:rsidRDefault="00E403F0" w:rsidP="00E403F0">
      <w:pPr>
        <w:rPr>
          <w:rFonts w:ascii="FontbitDavid" w:hAnsi="FontbitDavid"/>
          <w:sz w:val="24"/>
          <w:rtl/>
        </w:rPr>
      </w:pPr>
      <w:del w:id="99525" w:author="מנוע מכני" w:date="2026-10-11T12:04:39Z">
        <w:r w:rsidRPr="00B078C3">
          <w:rPr>
            <w:rFonts w:ascii="FontbitDavid" w:hAnsi="FontbitDavid"/>
            <w:sz w:val="24"/>
            <w:rtl/>
          </w:rPr>
          <w:delText xml:space="preserve"> </w:delText>
        </w:r>
      </w:del>
      <w:ins w:id="93771" w:author="מנוע מכני" w:date="2026-10-11T12:04:39Z">
        <w:r>
          <w:rPr>
            <w:rFonts w:ascii="FontbitDavid" w:hAnsi="FontbitDavid" w:hint="cs"/>
            <w:sz w:val="24"/>
            <w:rtl/>
          </w:rPr>
          <w:t xml:space="preserve">יש</w:t>
        </w:r>
      </w:ins>
      <w:del w:id="93772"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w:t>
      </w:r>
      <w:ins w:id="90069" w:author="Claude - סמנטי" w:date="2026-10-11T12:19:29Z">
        <w:r>
          <w:rPr>
            <w:rFonts w:ascii="FontbitDavid" w:hAnsi="FontbitDavid" w:hint="cs"/>
            <w:sz w:val="24"/>
            <w:rtl/>
          </w:rPr>
          <w:t xml:space="preserve">ביניהם</w:t>
        </w:r>
      </w:ins>
      <w:del w:id="90070" w:author="Claude - סמנטי" w:date="2026-10-11T12:19:29Z">
        <w:r>
          <w:rPr>
            <w:rFonts w:ascii="FontbitDavid" w:hAnsi="FontbitDavid" w:hint="cs"/>
            <w:sz w:val="24"/>
            <w:rtl/>
          </w:rPr>
          <w:delText xml:space="preserve">בנייהו</w:delText>
        </w:r>
      </w:del>
      <w:r>
        <w:rPr>
          <w:rFonts w:ascii="FontbitDavid" w:hAnsi="FontbitDavid" w:hint="cs"/>
          <w:sz w:val="24"/>
          <w:rtl/>
        </w:rPr>
        <w:t xml:space="preserve">- </w:t>
      </w:r>
      <w:r>
        <w:rPr>
          <w:rFonts w:ascii="FontbitDavid" w:hAnsi="FontbitDavid"/>
          <w:sz w:val="24"/>
          <w:rtl/>
        </w:rPr>
        <w:t>מעוך על ידי הדחק</w:t>
      </w:r>
      <w:r w:rsidRPr="00B078C3">
        <w:rPr>
          <w:rFonts w:ascii="FontbitDavid" w:hAnsi="FontbitDavid"/>
          <w:sz w:val="24"/>
          <w:rtl/>
        </w:rPr>
        <w:t>.</w:t>
      </w:r>
    </w:p>
    <w:p>
      <w:pPr>
        <w:pStyle w:val="afffff8"/>
        <w:rPr>
          <w:ins w:id="90505" w:author="קלוד" w:date="2026-10-11T12:23:38Z"/>
        </w:rPr>
      </w:pPr>
      <w:ins w:id="90506" w:author="קלוד" w:date="2026-10-11T12:23:38Z">
        <w:r>
          <w:rPr>
            <w:color w:val="7B3F00"/>
          </w:rPr>
          <w:t xml:space="preserve">האם שרייה בפושרין צריכה מעת לעת?</w:t>
        </w:r>
      </w:ins>
    </w:p>
    <w:p>
      <w:pPr>
        <w:pStyle w:val="38"/>
        <w:rPr>
          <w:ins w:id="99527" w:author="מנוע מכני" w:date="2026-10-11T12:04:39Z"/>
        </w:rPr>
      </w:pPr>
      <w:del w:id="99526" w:author="מנוע מכני" w:date="2026-10-11T12:04:39Z">
        <w:r w:rsidRPr="00E744B3">
          <w:delText xml:space="preserve">•</w:delText>
        </w:r>
      </w:del>
      <w:r w:rsidRPr="00E744B3">
        <w:t xml:space="preserve"> </w:t>
      </w:r>
      <w:ins w:id="93773" w:author="מנוע מכני" w:date="2026-10-11T12:04:39Z">
        <w:r>
          <w:t xml:space="preserve">שם</w:t>
        </w:r>
      </w:ins>
      <w:del w:id="93774" w:author="מנוע מכני" w:date="2026-10-11T12:04:39Z">
        <w:r w:rsidRPr="00B078C3">
          <w:delText xml:space="preserve">התם</w:delText>
        </w:r>
      </w:del>
      <w:r w:rsidRPr="00B078C3">
        <w:t xml:space="preserve"> </w:t>
      </w:r>
      <w:r w:rsidRPr="00B078C3">
        <w:t xml:space="preserve">תנן</w:t>
      </w:r>
      <w:r w:rsidRPr="00B078C3">
        <w:t xml:space="preserve">:</w:t>
      </w:r>
    </w:p>
    <w:p w:rsidR="00E403F0" w:rsidRDefault="00E403F0" w:rsidP="00E403F0">
      <w:pPr>
        <w:rPr>
          <w:rFonts w:ascii="FontbitDavid" w:hAnsi="FontbitDavid"/>
          <w:sz w:val="24"/>
          <w:rtl/>
        </w:rPr>
      </w:pPr>
      <w:del w:id="995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כמה היא שרייתן בפושרין - מעת לעת </w:t>
      </w:r>
      <w:ins w:id="93775" w:author="מנוע מכני" w:date="2026-10-11T12:04:39Z">
        <w:r>
          <w:rPr>
            <w:rFonts w:ascii="FontbitDavid" w:hAnsi="FontbitDavid"/>
            <w:sz w:val="24"/>
            <w:rtl/>
          </w:rPr>
          <w:t xml:space="preserve">כאן</w:t>
        </w:r>
      </w:ins>
      <w:del w:id="93776"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ins w:id="95279" w:author="מנוע מכני" w:date="2026-10-11T12:04:39Z">
        <w:r>
          <w:rPr>
            <w:rFonts w:ascii="FontbitDavid" w:hAnsi="FontbitDavid"/>
            <w:sz w:val="24"/>
            <w:rtl/>
          </w:rPr>
          <w:t xml:space="preserve">מה</w:t>
        </w:r>
      </w:ins>
      <w:del w:id="9528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מי בעינא מעת לעת או </w:t>
      </w:r>
      <w:r w:rsidRPr="00B078C3">
        <w:rPr>
          <w:rFonts w:ascii="FontbitDavid" w:hAnsi="FontbitDavid"/>
          <w:sz w:val="24"/>
          <w:rtl/>
        </w:rPr>
        <w:t xml:space="preserve">לא</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שרץ ונבלה דאקושי - </w:t>
      </w:r>
      <w:ins w:id="93777" w:author="מנוע מכני" w:date="2026-10-11T12:04:39Z">
        <w:r>
          <w:rPr>
            <w:rFonts w:ascii="FontbitDavid" w:hAnsi="FontbitDavid"/>
            <w:sz w:val="24"/>
            <w:rtl/>
          </w:rPr>
          <w:t xml:space="preserve">צריך</w:t>
        </w:r>
      </w:ins>
      <w:del w:id="93778"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מעת לעת, אבל דם דרכיך - </w:t>
      </w:r>
      <w:r w:rsidRPr="00B078C3">
        <w:rPr>
          <w:rFonts w:ascii="FontbitDavid" w:hAnsi="FontbitDavid"/>
          <w:sz w:val="24"/>
          <w:rtl/>
        </w:rPr>
        <w:t xml:space="preserve">לא</w:t>
      </w:r>
      <w:r w:rsidRPr="00B078C3">
        <w:rPr>
          <w:rFonts w:ascii="FontbitDavid" w:hAnsi="FontbitDavid"/>
          <w:sz w:val="24"/>
          <w:rtl/>
        </w:rPr>
        <w:t xml:space="preserve">, </w:t>
      </w:r>
      <w:r w:rsidRPr="002675E6">
        <w:rPr>
          <w:rFonts w:ascii="FontbitDavid" w:hAnsi="FontbitDavid" w:hint="cs"/>
          <w:b/>
          <w:bCs/>
          <w:sz w:val="24"/>
          <w:rtl/>
        </w:rPr>
        <w:t xml:space="preserve">א</w:t>
      </w:r>
      <w:ins w:id="90881" w:author="מנוע מכני" w:date="2026-10-11T12:04:39Z">
        <w:r>
          <w:rPr>
            <w:rFonts w:ascii="FontbitDavid" w:hAnsi="FontbitDavid" w:hint="cs"/>
            <w:b/>
            <w:bCs/>
            <w:sz w:val="24"/>
            <w:rtl/>
          </w:rPr>
          <w:t xml:space="preserve">ו"ד</w:t>
        </w:r>
      </w:ins>
      <w:del w:id="90882" w:author="מנוע מכני" w:date="2026-10-11T12:04:39Z">
        <w:r w:rsidRPr="002675E6">
          <w:rPr>
            <w:rFonts w:ascii="FontbitDavid" w:hAnsi="FontbitDavid" w:hint="cs"/>
            <w:b/>
            <w:bCs/>
            <w:sz w:val="24"/>
            <w:rtl/>
          </w:rPr>
          <w:delText xml:space="preserve">ו''ד</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שנא? </w:t>
      </w:r>
      <w:r w:rsidRPr="00111789">
        <w:rPr>
          <w:rFonts w:ascii="FontbitDavid" w:hAnsi="FontbitDavid"/>
          <w:b/>
          <w:bCs/>
          <w:sz w:val="24"/>
          <w:rtl/>
        </w:rPr>
        <w:t>תיקו</w:t>
      </w:r>
      <w:r w:rsidRPr="00B078C3">
        <w:rPr>
          <w:rFonts w:ascii="FontbitDavid" w:hAnsi="FontbitDavid"/>
          <w:sz w:val="24"/>
          <w:rtl/>
        </w:rPr>
        <w:t>.</w:t>
      </w:r>
    </w:p>
    <w:p w:rsidR="00E403F0" w:rsidRPr="00B078C3" w:rsidRDefault="00E403F0" w:rsidP="00E403F0">
      <w:pPr>
        <w:jc w:val="center"/>
        <w:rPr>
          <w:del w:id="90060" w:author="מנוע עיצוב" w:date="2026-10-11T12:09:26Z"/>
          <w:rFonts w:ascii="FontbitDavid" w:hAnsi="FontbitDavid"/>
          <w:sz w:val="24"/>
          <w:rtl/>
        </w:rPr>
      </w:pPr>
      <w:del w:id="9005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82" w:author="קלוד" w:date="2026-10-11T09:07:21Z">
          <w:pPr>
            <w:pStyle w:val="affff1"/>
            <w:rPr>
              <w:rtl/>
            </w:rPr>
          </w:pPr>
        </w:pPrChange>
      </w:pPr>
      <w:ins w:id="9828" w:author="מספור קטעי משנה" w:date="2026-10-11T09:25:19Z">
        <w:r>
          <w:rPr>
            <w:rStyle w:val="MisparKeta"/>
          </w:rPr>
          <w:t xml:space="preserve">ג. </w:t>
        </w:r>
      </w:ins>
      <w:r w:rsidRPr="00B078C3">
        <w:rPr>
          <w:rtl/>
        </w:rPr>
        <w:t>המפלת כמין דגים.</w:t>
      </w:r>
    </w:p>
    <w:p w:rsidR="00E403F0" w:rsidRDefault="00E403F0" w:rsidP="00E403F0">
      <w:pPr>
        <w:rPr>
          <w:rFonts w:ascii="FontbitDavid" w:hAnsi="FontbitDavid"/>
          <w:sz w:val="24"/>
          <w:rtl/>
        </w:rPr>
      </w:pPr>
      <w:r w:rsidRPr="00B078C3">
        <w:rPr>
          <w:rFonts w:ascii="FontbitDavid" w:hAnsi="FontbitDavid"/>
          <w:sz w:val="24"/>
          <w:rtl/>
        </w:rPr>
        <w:t xml:space="preserve">וליפלוג </w:t>
      </w:r>
      <w:ins w:id="93779" w:author="מנוע מכני" w:date="2026-10-11T12:04:39Z">
        <w:r>
          <w:rPr>
            <w:rFonts w:ascii="FontbitDavid" w:hAnsi="FontbitDavid"/>
            <w:sz w:val="24"/>
            <w:rtl/>
          </w:rPr>
          <w:t xml:space="preserve">גם</w:t>
        </w:r>
      </w:ins>
      <w:del w:id="9378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3041" w:author="מנוע מכני" w:date="2026-10-11T12:04:39Z">
        <w:r>
          <w:rPr>
            <w:rStyle w:val="2fb"/>
            <w:rFonts w:ascii="FontbitDavid" w:hAnsi="FontbitDavid"/>
            <w:sz w:val="24"/>
            <w:rtl/>
          </w:rPr>
          <w:t xml:space="preserve">ר"י</w:t>
        </w:r>
      </w:ins>
      <w:del w:id="93042"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w:t>
      </w:r>
      <w:ins w:id="97721" w:author="מנוע מכני" w:date="2026-10-11T12:04:39Z">
        <w:r>
          <w:rPr>
            <w:rFonts w:ascii="FontbitDavid" w:hAnsi="FontbitDavid"/>
            <w:sz w:val="24"/>
            <w:rtl/>
          </w:rPr>
          <w:t xml:space="preserve">בזה</w:t>
        </w:r>
      </w:ins>
      <w:del w:id="97722" w:author="מנוע מכני" w:date="2026-10-11T12:04:39Z">
        <w:r w:rsidRPr="00B078C3">
          <w:rPr>
            <w:rFonts w:ascii="FontbitDavid" w:hAnsi="FontbitDavid"/>
            <w:sz w:val="24"/>
            <w:rtl/>
          </w:rPr>
          <w:delText xml:space="preserve">בהא</w:delText>
        </w:r>
      </w:del>
      <w:r w:rsidRPr="00B078C3">
        <w:rPr>
          <w:rFonts w:ascii="FontbitDavid" w:hAnsi="FontbitDavid"/>
          <w:sz w:val="24"/>
          <w:rtl/>
        </w:rPr>
        <w:t xml:space="preserve">! </w:t>
      </w:r>
    </w:p>
    <w:p>
      <w:pPr>
        <w:pStyle w:val="38"/>
        <w:rPr>
          <w:ins w:id="99529" w:author="מנוע מכני" w:date="2026-10-11T12:04:39Z"/>
        </w:rPr>
      </w:pPr>
      <w:r>
        <w:t xml:space="preserve">א. </w:t>
      </w:r>
      <w:ins w:id="90883" w:author="מנוע מכני" w:date="2026-10-11T12:04:39Z">
        <w:r>
          <w:t xml:space="preserve">ר"ל</w:t>
        </w:r>
      </w:ins>
      <w:del w:id="90884" w:author="מנוע מכני" w:date="2026-10-11T12:04:39Z">
        <w:r w:rsidRPr="00150482">
          <w:delText xml:space="preserve">ר''ל</w:delText>
        </w:r>
      </w:del>
      <w:r w:rsidRPr="00150482">
        <w:t xml:space="preserve">:</w:t>
      </w:r>
    </w:p>
    <w:p w:rsidR="00E403F0" w:rsidRPr="00150482" w:rsidRDefault="00E403F0" w:rsidP="00E403F0">
      <w:pPr>
        <w:rPr>
          <w:rFonts w:ascii="FontbitDavid" w:hAnsi="FontbitDavid"/>
          <w:sz w:val="24"/>
          <w:rtl/>
        </w:rPr>
      </w:pPr>
      <w:del w:id="99530" w:author="מנוע מכני" w:date="2026-10-11T12:04:39Z">
        <w:r w:rsidRPr="00150482">
          <w:rPr>
            <w:rFonts w:ascii="FontbitDavid" w:hAnsi="FontbitDavid"/>
            <w:sz w:val="24"/>
            <w:rtl/>
          </w:rPr>
          <w:delText xml:space="preserve"> </w:delText>
        </w:r>
      </w:del>
      <w:r w:rsidRPr="00150482">
        <w:rPr>
          <w:rFonts w:ascii="FontbitDavid" w:hAnsi="FontbitDavid"/>
          <w:sz w:val="24"/>
          <w:rtl/>
        </w:rPr>
        <w:t xml:space="preserve">במחלוקת שנויה, ורבנן היא.</w:t>
      </w:r>
    </w:p>
    <w:p>
      <w:pPr>
        <w:pStyle w:val="38"/>
        <w:rPr>
          <w:ins w:id="99531" w:author="מנוע מכני" w:date="2026-10-11T12:04:39Z"/>
        </w:rPr>
      </w:pPr>
      <w:r>
        <w:t xml:space="preserve">ב. </w:t>
      </w:r>
      <w:r w:rsidRPr="00B078C3">
        <w:t xml:space="preserve">ור</w:t>
      </w:r>
      <w:ins w:id="90885" w:author="מנוע מכני" w:date="2026-10-11T12:04:39Z">
        <w:r>
          <w:t xml:space="preserve">י"ו</w:t>
        </w:r>
      </w:ins>
      <w:del w:id="90886" w:author="מנוע מכני" w:date="2026-10-11T12:04:39Z">
        <w:r w:rsidRPr="00B078C3">
          <w:delText xml:space="preserve">י''ו</w:delText>
        </w:r>
      </w:del>
      <w:r>
        <w:t>:</w:t>
      </w:r>
    </w:p>
    <w:p w:rsidR="00E403F0" w:rsidRPr="00B078C3" w:rsidRDefault="00E403F0" w:rsidP="00E403F0">
      <w:pPr>
        <w:rPr>
          <w:rFonts w:ascii="FontbitDavid" w:hAnsi="FontbitDavid"/>
          <w:sz w:val="24"/>
          <w:rtl/>
        </w:rPr>
      </w:pPr>
      <w:del w:id="99532" w:author="מנוע מכני" w:date="2026-10-11T12:04:39Z">
        <w:r w:rsidRPr="00B078C3">
          <w:rPr>
            <w:rFonts w:ascii="FontbitDavid" w:hAnsi="FontbitDavid"/>
            <w:sz w:val="24"/>
            <w:rtl/>
          </w:rPr>
          <w:delText xml:space="preserve"> </w:delText>
        </w:r>
      </w:del>
      <w:ins w:id="93043" w:author="מנוע מכני" w:date="2026-10-11T12:04:39Z">
        <w:r>
          <w:rPr>
            <w:rFonts w:ascii="FontbitDavid" w:hAnsi="FontbitDavid"/>
            <w:sz w:val="24"/>
            <w:rtl/>
          </w:rPr>
          <w:t xml:space="preserve">אפי'</w:t>
        </w:r>
      </w:ins>
      <w:del w:id="93044"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w:t>
      </w:r>
      <w:ins w:id="97935" w:author="מנוע מכני" w:date="2026-10-11T12:04:39Z">
        <w:r>
          <w:rPr>
            <w:rFonts w:ascii="FontbitDavid" w:hAnsi="FontbitDavid"/>
            <w:sz w:val="24"/>
            <w:rtl/>
          </w:rPr>
          <w:t xml:space="preserve">תאמר</w:t>
        </w:r>
      </w:ins>
      <w:del w:id="97936" w:author="מנוע מכני" w:date="2026-10-11T12:04:39Z">
        <w:r w:rsidRPr="00B078C3">
          <w:rPr>
            <w:rFonts w:ascii="FontbitDavid" w:hAnsi="FontbitDavid"/>
            <w:sz w:val="24"/>
            <w:rtl/>
          </w:rPr>
          <w:delText xml:space="preserve">תימא</w:delText>
        </w:r>
      </w:del>
      <w:r w:rsidRPr="00B078C3">
        <w:rPr>
          <w:rFonts w:ascii="FontbitDavid" w:hAnsi="FontbitDavid"/>
          <w:sz w:val="24"/>
          <w:rtl/>
        </w:rPr>
        <w:t xml:space="preserve"> </w:t>
      </w:r>
      <w:ins w:id="90887" w:author="מנוע מכני" w:date="2026-10-11T12:04:39Z">
        <w:r>
          <w:rPr>
            <w:rStyle w:val="2fb"/>
            <w:rFonts w:ascii="FontbitDavid" w:hAnsi="FontbitDavid" w:hint="cs"/>
            <w:sz w:val="24"/>
            <w:rtl/>
          </w:rPr>
          <w:t xml:space="preserve">ר"י</w:t>
        </w:r>
      </w:ins>
      <w:del w:id="90888"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דווקא </w:t>
      </w:r>
      <w:ins w:id="93781" w:author="מנוע מכני" w:date="2026-10-11T12:04:39Z">
        <w:r>
          <w:rPr>
            <w:rFonts w:ascii="FontbitDavid" w:hAnsi="FontbitDavid" w:hint="cs"/>
            <w:sz w:val="24"/>
            <w:rtl/>
          </w:rPr>
          <w:t xml:space="preserve">שם</w:t>
        </w:r>
      </w:ins>
      <w:del w:id="93782" w:author="מנוע מכני" w:date="2026-10-11T12:04:39Z">
        <w:r>
          <w:rPr>
            <w:rFonts w:ascii="FontbitDavid" w:hAnsi="FontbitDavid" w:hint="cs"/>
            <w:sz w:val="24"/>
            <w:rtl/>
          </w:rPr>
          <w:delText xml:space="preserve">התם</w:delText>
        </w:r>
      </w:del>
      <w:r>
        <w:rPr>
          <w:rFonts w:ascii="FontbitDavid" w:hAnsi="FontbitDavid" w:hint="cs"/>
          <w:sz w:val="24"/>
          <w:rtl/>
        </w:rPr>
        <w:t xml:space="preserve"> </w:t>
      </w:r>
      <w:r w:rsidRPr="00B078C3">
        <w:rPr>
          <w:rFonts w:ascii="FontbitDavid" w:hAnsi="FontbitDavid"/>
          <w:sz w:val="24"/>
          <w:rtl/>
        </w:rPr>
        <w:t xml:space="preserve">גבי חתיכה </w:t>
      </w:r>
      <w:ins w:id="97833" w:author="מנוע מכני" w:date="2026-10-11T12:04:39Z">
        <w:r>
          <w:rPr>
            <w:rFonts w:ascii="FontbitDavid" w:hAnsi="FontbitDavid"/>
            <w:sz w:val="24"/>
            <w:rtl/>
          </w:rPr>
          <w:t xml:space="preserve">דעשה</w:t>
        </w:r>
      </w:ins>
      <w:del w:id="97834" w:author="מנוע מכני" w:date="2026-10-11T12:04:39Z">
        <w:r w:rsidRPr="00B078C3">
          <w:rPr>
            <w:rFonts w:ascii="FontbitDavid" w:hAnsi="FontbitDavid"/>
            <w:sz w:val="24"/>
            <w:rtl/>
          </w:rPr>
          <w:delText xml:space="preserve">דעביד</w:delText>
        </w:r>
      </w:del>
      <w:r>
        <w:rPr>
          <w:rFonts w:ascii="FontbitDavid" w:hAnsi="FontbitDavid"/>
          <w:sz w:val="24"/>
          <w:rtl/>
        </w:rPr>
        <w:t xml:space="preserve"> דם דקריש והוי חתיכה, אבל בריה</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הוי.</w:t>
      </w:r>
    </w:p>
    <w:p w:rsidR="00E403F0" w:rsidRDefault="00E403F0" w:rsidP="00E403F0">
      <w:pPr>
        <w:rPr>
          <w:rFonts w:ascii="FontbitDavid" w:hAnsi="FontbitDavid"/>
          <w:sz w:val="24"/>
          <w:rtl/>
        </w:rPr>
      </w:pPr>
      <w:r>
        <w:rPr>
          <w:rFonts w:ascii="FontbitDavid" w:hAnsi="FontbitDavid" w:hint="cs"/>
          <w:sz w:val="24"/>
          <w:rtl/>
        </w:rPr>
        <w:t xml:space="preserve">ג. </w:t>
      </w:r>
      <w:r w:rsidRPr="00B078C3">
        <w:rPr>
          <w:rFonts w:ascii="FontbitDavid" w:hAnsi="FontbitDavid"/>
          <w:sz w:val="24"/>
          <w:rtl/>
        </w:rPr>
        <w:t xml:space="preserve">ולהך לישנא </w:t>
      </w:r>
      <w:r w:rsidRPr="00B078C3">
        <w:rPr>
          <w:rStyle w:val="2fb"/>
          <w:rFonts w:ascii="FontbitDavid" w:hAnsi="FontbitDavid"/>
          <w:sz w:val="24"/>
          <w:rtl/>
        </w:rPr>
        <w:t xml:space="preserve">דא</w:t>
      </w:r>
      <w:r>
        <w:rPr>
          <w:rStyle w:val="2fb"/>
          <w:rFonts w:ascii="FontbitDavid" w:hAnsi="FontbitDavid" w:hint="cs"/>
          <w:sz w:val="24"/>
          <w:rtl/>
        </w:rPr>
        <w:t xml:space="preserve">ר</w:t>
      </w:r>
      <w:ins w:id="90889" w:author="מנוע מכני" w:date="2026-10-11T12:04:39Z">
        <w:r>
          <w:rPr>
            <w:rStyle w:val="2fb"/>
            <w:rFonts w:ascii="FontbitDavid" w:hAnsi="FontbitDavid" w:hint="cs"/>
            <w:sz w:val="24"/>
            <w:rtl/>
          </w:rPr>
          <w:t xml:space="preserve">י"ו</w:t>
        </w:r>
      </w:ins>
      <w:del w:id="90890"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ins w:id="93783" w:author="מנוע מכני" w:date="2026-10-11T12:04:39Z">
        <w:r>
          <w:rPr>
            <w:rFonts w:ascii="FontbitDavid" w:hAnsi="FontbitDavid" w:hint="cs"/>
            <w:sz w:val="24"/>
            <w:rtl/>
          </w:rPr>
          <w:t xml:space="preserve">דחלקו</w:t>
        </w:r>
      </w:ins>
      <w:del w:id="93784" w:author="מנוע מכני" w:date="2026-10-11T12:04:39Z">
        <w:r>
          <w:rPr>
            <w:rFonts w:ascii="FontbitDavid" w:hAnsi="FontbitDavid" w:hint="cs"/>
            <w:sz w:val="24"/>
            <w:rtl/>
          </w:rPr>
          <w:delText xml:space="preserve">דפליגי</w:delText>
        </w:r>
      </w:del>
      <w:r>
        <w:rPr>
          <w:rFonts w:ascii="FontbitDavid" w:hAnsi="FontbitDavid" w:hint="cs"/>
          <w:sz w:val="24"/>
          <w:rtl/>
        </w:rPr>
        <w:t xml:space="preserve"> </w:t>
      </w:r>
      <w:ins w:id="97375" w:author="מנוע מכני" w:date="2026-10-11T12:04:39Z">
        <w:r>
          <w:rPr>
            <w:rFonts w:ascii="FontbitDavid" w:hAnsi="FontbitDavid" w:hint="cs"/>
            <w:sz w:val="24"/>
            <w:rtl/>
          </w:rPr>
          <w:t xml:space="preserve">אם </w:t>
        </w:r>
      </w:ins>
      <w:del w:id="97376"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אי אפשר לפתיתת הקבר בלא דם </w:t>
      </w:r>
      <w:ins w:id="90891" w:author="מנוע מכני" w:date="2026-10-11T12:04:39Z">
        <w:r>
          <w:rPr>
            <w:rStyle w:val="2fb"/>
            <w:rFonts w:ascii="FontbitDavid" w:hAnsi="FontbitDavid" w:hint="cs"/>
            <w:sz w:val="24"/>
            <w:rtl/>
          </w:rPr>
          <w:t xml:space="preserve">ר"י</w:t>
        </w:r>
      </w:ins>
      <w:del w:id="90892"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פליג בהך </w:t>
      </w:r>
    </w:p>
    <w:p w:rsidR="00E403F0" w:rsidRPr="00B078C3" w:rsidRDefault="00E403F0" w:rsidP="00E403F0">
      <w:pPr>
        <w:rPr>
          <w:rFonts w:ascii="FontbitDavid" w:hAnsi="FontbitDavid"/>
          <w:sz w:val="24"/>
          <w:rtl/>
        </w:rPr>
      </w:pPr>
      <w:r>
        <w:rPr>
          <w:rFonts w:ascii="FontbitDavid" w:hAnsi="FontbitDavid" w:hint="cs"/>
          <w:sz w:val="24"/>
          <w:rtl/>
        </w:rPr>
        <w:t xml:space="preserve">דהך לישנא הך </w:t>
      </w:r>
      <w:ins w:id="97937" w:author="מנוע מכני" w:date="2026-10-11T12:04:39Z">
        <w:r>
          <w:rPr>
            <w:rFonts w:ascii="FontbitDavid" w:hAnsi="FontbitDavid" w:hint="cs"/>
            <w:sz w:val="24"/>
            <w:rtl/>
          </w:rPr>
          <w:t xml:space="preserve">שונה</w:t>
        </w:r>
      </w:ins>
      <w:del w:id="97938" w:author="מנוע מכני" w:date="2026-10-11T12:04:39Z">
        <w:r>
          <w:rPr>
            <w:rFonts w:ascii="FontbitDavid" w:hAnsi="FontbitDavid" w:hint="cs"/>
            <w:sz w:val="24"/>
            <w:rtl/>
          </w:rPr>
          <w:delText xml:space="preserve">מתני</w:delText>
        </w:r>
      </w:del>
      <w:r w:rsidRPr="00B078C3">
        <w:rPr>
          <w:rFonts w:ascii="FontbitDavid" w:hAnsi="FontbitDavid"/>
          <w:sz w:val="24"/>
          <w:rtl/>
        </w:rPr>
        <w:t xml:space="preserve">: </w:t>
      </w:r>
      <w:r>
        <w:rPr>
          <w:rStyle w:val="2fb"/>
          <w:rFonts w:ascii="FontbitDavid" w:hAnsi="FontbitDavid" w:hint="cs"/>
          <w:sz w:val="24"/>
          <w:rtl/>
        </w:rPr>
        <w:t>ד</w:t>
      </w:r>
      <w:r w:rsidRPr="00B078C3">
        <w:rPr>
          <w:rStyle w:val="2fb"/>
          <w:rFonts w:ascii="FontbitDavid" w:hAnsi="FontbitDavid"/>
          <w:sz w:val="24"/>
          <w:rtl/>
        </w:rPr>
        <w:t xml:space="preserve">ר</w:t>
      </w:r>
      <w:ins w:id="90893" w:author="מנוע מכני" w:date="2026-10-11T12:04:39Z">
        <w:r>
          <w:rPr>
            <w:rStyle w:val="2fb"/>
            <w:rFonts w:ascii="FontbitDavid" w:hAnsi="FontbitDavid"/>
            <w:sz w:val="24"/>
            <w:rtl/>
          </w:rPr>
          <w:t xml:space="preserve">י"ו</w:t>
        </w:r>
      </w:ins>
      <w:del w:id="90894" w:author="מנוע מכני" w:date="2026-10-11T12:04:39Z">
        <w:r w:rsidRPr="00B078C3">
          <w:rPr>
            <w:rFonts w:ascii="FontbitDavid" w:hAnsi="FontbitDavid"/>
            <w:sz w:val="24"/>
            <w:rtl/>
          </w:rPr>
          <w:delText xml:space="preserve">י''ו</w:delText>
        </w:r>
      </w:del>
      <w:r w:rsidRPr="00B078C3">
        <w:rPr>
          <w:rFonts w:ascii="FontbitDavid" w:hAnsi="FontbitDavid"/>
          <w:sz w:val="24"/>
          <w:rtl/>
        </w:rPr>
        <w:t xml:space="preserve"> </w:t>
      </w:r>
      <w:r w:rsidRPr="00B078C3">
        <w:rPr>
          <w:rStyle w:val="2fb"/>
          <w:rFonts w:ascii="FontbitDavid" w:hAnsi="FontbitDavid"/>
          <w:sz w:val="24"/>
          <w:rtl/>
        </w:rPr>
        <w:t xml:space="preserve">ו</w:t>
      </w:r>
      <w:ins w:id="90895" w:author="מנוע מכני" w:date="2026-10-11T12:04:39Z">
        <w:r>
          <w:rPr>
            <w:rStyle w:val="2fb"/>
            <w:rFonts w:ascii="FontbitDavid" w:hAnsi="FontbitDavid"/>
            <w:sz w:val="24"/>
            <w:rtl/>
          </w:rPr>
          <w:t xml:space="preserve">ר"ל</w:t>
        </w:r>
      </w:ins>
      <w:del w:id="90896" w:author="מנוע מכני" w:date="2026-10-11T12:04:39Z">
        <w:r w:rsidRPr="00B078C3">
          <w:rPr>
            <w:rFonts w:ascii="FontbitDavid" w:hAnsi="FontbitDavid"/>
            <w:sz w:val="24"/>
            <w:rtl/>
          </w:rPr>
          <w:delText xml:space="preserve">ר''ל</w:delText>
        </w:r>
      </w:del>
      <w:r w:rsidRPr="00B078C3">
        <w:rPr>
          <w:rFonts w:ascii="FontbitDavid" w:hAnsi="FontbitDavid"/>
          <w:sz w:val="24"/>
          <w:rtl/>
        </w:rPr>
        <w:t xml:space="preserve"> </w:t>
      </w:r>
      <w:ins w:id="93787" w:author="מנוע מכני" w:date="2026-10-11T12:04:39Z">
        <w:r>
          <w:rPr>
            <w:rFonts w:ascii="FontbitDavid" w:hAnsi="FontbitDavid"/>
            <w:sz w:val="24"/>
            <w:rtl/>
          </w:rPr>
          <w:t xml:space="preserve">דאמרו</w:t>
        </w:r>
      </w:ins>
      <w:del w:id="93788"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w:t>
      </w:r>
      <w:ins w:id="93785" w:author="מנוע מכני" w:date="2026-10-11T12:04:39Z">
        <w:r>
          <w:rPr>
            <w:rFonts w:ascii="FontbitDavid" w:hAnsi="FontbitDavid"/>
            <w:sz w:val="24"/>
            <w:rtl/>
          </w:rPr>
          <w:t xml:space="preserve">שניהם</w:t>
        </w:r>
      </w:ins>
      <w:del w:id="93786" w:author="מנוע מכני" w:date="2026-10-11T12:04:39Z">
        <w:r w:rsidRPr="00B078C3">
          <w:rPr>
            <w:rFonts w:ascii="FontbitDavid" w:hAnsi="FontbitDavid"/>
            <w:sz w:val="24"/>
            <w:rtl/>
          </w:rPr>
          <w:delText xml:space="preserve">תרוייהו</w:delText>
        </w:r>
      </w:del>
      <w:r w:rsidRPr="00B078C3">
        <w:rPr>
          <w:rFonts w:ascii="FontbitDavid" w:hAnsi="FontbitDavid"/>
          <w:sz w:val="24"/>
          <w:rtl/>
        </w:rPr>
        <w:t xml:space="preserve"> במחלוקת שנויה, ורבנן היא.</w:t>
      </w:r>
    </w:p>
    <w:p w:rsidR="00E403F0" w:rsidRPr="00B078C3" w:rsidRDefault="00E403F0" w:rsidP="00E403F0">
      <w:pPr>
        <w:jc w:val="center"/>
        <w:rPr>
          <w:del w:id="90062" w:author="מנוע עיצוב" w:date="2026-10-11T12:09:26Z"/>
          <w:rFonts w:ascii="FontbitDavid" w:hAnsi="FontbitDavid"/>
          <w:sz w:val="24"/>
          <w:rtl/>
        </w:rPr>
      </w:pPr>
      <w:del w:id="9006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83" w:author="קלוד" w:date="2026-10-11T09:07:21Z">
          <w:pPr>
            <w:pStyle w:val="affff1"/>
            <w:rPr>
              <w:rtl/>
            </w:rPr>
          </w:pPr>
        </w:pPrChange>
      </w:pPr>
      <w:ins w:id="9829" w:author="מספור קטעי משנה" w:date="2026-10-11T09:25:19Z">
        <w:r>
          <w:rPr>
            <w:rStyle w:val="MisparKeta"/>
          </w:rPr>
          <w:t xml:space="preserve">ד. </w:t>
        </w:r>
      </w:ins>
      <w:r w:rsidRPr="00B078C3">
        <w:rPr>
          <w:rtl/>
        </w:rPr>
        <w:t>המפלת כמין בהמה [וכו'].</w:t>
      </w:r>
    </w:p>
    <w:p>
      <w:pPr>
        <w:pStyle w:val="38"/>
        <w:rPr>
          <w:ins w:id="99533" w:author="מנוע מכני" w:date="2026-10-11T12:04:39Z"/>
        </w:rPr>
      </w:pPr>
      <w:r w:rsidRPr="00B078C3">
        <w:t>א</w:t>
      </w:r>
      <w:r>
        <w:t xml:space="preserve">רי</w:t>
      </w:r>
      <w:ins w:id="90897" w:author="מנוע מכני" w:date="2026-10-11T12:04:39Z">
        <w:r>
          <w:t xml:space="preserve">א"ש</w:t>
        </w:r>
      </w:ins>
      <w:del w:id="90898" w:author="מנוע מכני" w:date="2026-10-11T12:04:39Z">
        <w:r>
          <w:delText xml:space="preserve">א''ש</w:delText>
        </w:r>
      </w:del>
      <w:ins w:id="97295" w:author="מנוע מכני" w:date="2026-10-11T12:04:39Z">
        <w:r>
          <w:t xml:space="preserve">:</w:t>
        </w:r>
      </w:ins>
    </w:p>
    <w:p w:rsidR="00E403F0" w:rsidRPr="00B078C3" w:rsidRDefault="00E403F0" w:rsidP="00E403F0">
      <w:pPr>
        <w:rPr>
          <w:rFonts w:ascii="FontbitDavid" w:hAnsi="FontbitDavid"/>
          <w:sz w:val="24"/>
          <w:rtl/>
        </w:rPr>
      </w:pPr>
      <w:del w:id="9729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del w:id="995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מ"ט</w:t>
      </w:r>
      <w:r w:rsidRPr="00B078C3">
        <w:rPr>
          <w:rFonts w:ascii="FontbitDavid" w:hAnsi="FontbitDavid"/>
          <w:sz w:val="24"/>
          <w:rtl/>
        </w:rPr>
        <w:t xml:space="preserve"> דר' מאיר - הואיל ונאמרה בו יצירה כאדם.</w:t>
      </w:r>
    </w:p>
    <w:p w:rsidR="00E403F0" w:rsidRDefault="00E403F0" w:rsidP="00E403F0">
      <w:pPr>
        <w:rPr>
          <w:rFonts w:ascii="FontbitDavid" w:hAnsi="FontbitDavid"/>
          <w:sz w:val="24"/>
          <w:rtl/>
        </w:rPr>
      </w:pPr>
      <w:r>
        <w:rPr>
          <w:rFonts w:ascii="FontbitDavid" w:hAnsi="FontbitDavid" w:hint="cs"/>
          <w:sz w:val="24"/>
          <w:rtl/>
        </w:rPr>
        <w:t xml:space="preserve">ולא ילפי' מתנין אפי' דכתיב </w:t>
      </w:r>
      <w:r>
        <w:rPr>
          <w:rStyle w:val="afffff0"/>
          <w:rFonts w:ascii="FontbitDavid" w:hAnsi="FontbitDavid" w:hint="cs"/>
          <w:sz w:val="24"/>
          <w:rtl/>
          <w:rPrChange w:id="9009" w:author="מנוע פסוקים" w:date="2026-10-11T09:23:42Z">
            <w:rPr>
              <w:rFonts w:ascii="FontbitDavid" w:hAnsi="FontbitDavid" w:hint="cs"/>
              <w:sz w:val="24"/>
              <w:rtl/>
            </w:rPr>
          </w:rPrChange>
        </w:rPr>
        <w:t xml:space="preserve">ויברא אלהים את התנינים הגדולים</w:t>
      </w:r>
      <w:r>
        <w:rPr>
          <w:rFonts w:ascii="FontbitDavid" w:hAnsi="FontbitDavid" w:hint="cs"/>
          <w:sz w:val="24"/>
          <w:rtl/>
        </w:rPr>
        <w:t xml:space="preserve"> </w:t>
      </w:r>
      <w:r>
        <w:rPr>
          <w:rFonts w:ascii="FontbitDavid" w:hAnsi="FontbitDavid"/>
          <w:sz w:val="24"/>
          <w:rtl/>
        </w:rPr>
        <w:t>–</w:t>
      </w:r>
      <w:r>
        <w:rPr>
          <w:rFonts w:ascii="FontbitDavid" w:hAnsi="FontbitDavid" w:hint="cs"/>
          <w:sz w:val="24"/>
          <w:rtl/>
        </w:rPr>
        <w:t xml:space="preserve"> דאין דנין בריאה מיצירה</w:t>
      </w:r>
    </w:p>
    <w:p w:rsidR="00E403F0" w:rsidRDefault="00E403F0" w:rsidP="00E403F0">
      <w:pPr>
        <w:rPr>
          <w:rFonts w:ascii="FontbitDavid" w:hAnsi="FontbitDavid"/>
          <w:sz w:val="24"/>
          <w:rtl/>
        </w:rPr>
      </w:pPr>
      <w:r>
        <w:rPr>
          <w:rFonts w:ascii="FontbitDavid" w:hAnsi="FontbitDavid" w:hint="cs"/>
          <w:sz w:val="24"/>
          <w:rtl/>
        </w:rPr>
        <w:t xml:space="preserve">ולא ילפי מויברא את האדם בצלמו דוייצר לאפנויי ודנין יצירה מיצירה </w:t>
      </w:r>
    </w:p>
    <w:p w:rsidR="00E403F0" w:rsidRPr="00B078C3" w:rsidRDefault="00E403F0" w:rsidP="00E403F0">
      <w:pPr>
        <w:rPr>
          <w:rFonts w:ascii="FontbitDavid" w:hAnsi="FontbitDavid"/>
          <w:sz w:val="24"/>
          <w:rtl/>
        </w:rPr>
      </w:pPr>
      <w:r>
        <w:rPr>
          <w:rFonts w:ascii="FontbitDavid" w:hAnsi="FontbitDavid" w:hint="cs"/>
          <w:sz w:val="24"/>
          <w:rtl/>
        </w:rPr>
        <w:t>ו</w:t>
      </w:r>
      <w:r w:rsidRPr="00B078C3">
        <w:rPr>
          <w:rFonts w:ascii="FontbitDavid" w:hAnsi="FontbitDavid"/>
          <w:sz w:val="24"/>
          <w:rtl/>
        </w:rPr>
        <w:t>וייצר - מופנה משני צדדין,</w:t>
      </w:r>
      <w:r>
        <w:rPr>
          <w:rFonts w:ascii="FontbitDavid" w:hAnsi="FontbitDavid" w:hint="cs"/>
          <w:sz w:val="24"/>
          <w:rtl/>
        </w:rPr>
        <w:t xml:space="preserve"> גבי אדם וגבי בהמה </w:t>
      </w:r>
      <w:r>
        <w:rPr>
          <w:rFonts w:ascii="FontbitDavid" w:hAnsi="FontbitDavid" w:hint="cs"/>
          <w:sz w:val="24"/>
          <w:rtl/>
        </w:rPr>
        <w:t xml:space="preserve">מש</w:t>
      </w:r>
      <w:ins w:id="90899" w:author="מנוע מכני" w:date="2026-10-11T12:04:39Z">
        <w:r>
          <w:rPr>
            <w:rFonts w:ascii="FontbitDavid" w:hAnsi="FontbitDavid" w:hint="cs"/>
            <w:sz w:val="24"/>
            <w:rtl/>
          </w:rPr>
          <w:t xml:space="preserve">א"כ</w:t>
        </w:r>
      </w:ins>
      <w:del w:id="90900" w:author="מנוע מכני" w:date="2026-10-11T12:04:39Z">
        <w:r>
          <w:rPr>
            <w:rFonts w:ascii="FontbitDavid" w:hAnsi="FontbitDavid" w:hint="cs"/>
            <w:sz w:val="24"/>
            <w:rtl/>
          </w:rPr>
          <w:delText xml:space="preserve">א''כ</w:delText>
        </w:r>
      </w:del>
      <w:r>
        <w:rPr>
          <w:rFonts w:ascii="FontbitDavid" w:hAnsi="FontbitDavid" w:hint="cs"/>
          <w:sz w:val="24"/>
          <w:rtl/>
        </w:rPr>
        <w:t xml:space="preserve"> ויברא מופנה רק לגבי אדם</w:t>
      </w:r>
    </w:p>
    <w:p w:rsidR="00E403F0" w:rsidRDefault="00E403F0" w:rsidP="00E403F0">
      <w:pPr>
        <w:rPr>
          <w:rFonts w:ascii="FontbitDavid" w:hAnsi="FontbitDavid"/>
          <w:sz w:val="24"/>
          <w:rtl/>
        </w:rPr>
      </w:pPr>
      <w:r>
        <w:rPr>
          <w:rFonts w:ascii="FontbitDavid" w:hAnsi="FontbitDavid" w:hint="cs"/>
          <w:sz w:val="24"/>
          <w:rtl/>
        </w:rPr>
        <w:t>ויצר דבהמה מופנה ד'</w:t>
      </w:r>
      <w:r w:rsidRPr="00B078C3">
        <w:rPr>
          <w:rStyle w:val="afffff0"/>
          <w:rFonts w:ascii="FontbitDavid" w:hAnsi="FontbitDavid"/>
          <w:sz w:val="24"/>
          <w:rtl/>
        </w:rPr>
        <w:t>ויצר אלהים מן האדמה כל חית השדה</w:t>
      </w:r>
      <w:r>
        <w:rPr>
          <w:rFonts w:ascii="FontbitDavid" w:hAnsi="FontbitDavid" w:hint="cs"/>
          <w:sz w:val="24"/>
          <w:rtl/>
        </w:rPr>
        <w:t>'</w:t>
      </w:r>
      <w:r w:rsidRPr="00B078C3">
        <w:rPr>
          <w:rFonts w:ascii="FontbitDavid" w:hAnsi="FontbitDavid"/>
          <w:sz w:val="24"/>
          <w:rtl/>
        </w:rPr>
        <w:t xml:space="preserve"> </w:t>
      </w:r>
    </w:p>
    <w:p>
      <w:pPr>
        <w:pStyle w:val="38"/>
        <w:rPr>
          <w:ins w:id="99535" w:author="מנוע מכני" w:date="2026-10-11T12:04:39Z"/>
        </w:rPr>
      </w:pPr>
      <w:r>
        <w:t xml:space="preserve">והך</w:t>
      </w:r>
    </w:p>
    <w:p w:rsidR="00E403F0" w:rsidRDefault="00E403F0" w:rsidP="00E403F0">
      <w:pPr>
        <w:rPr>
          <w:rFonts w:ascii="FontbitDavid" w:hAnsi="FontbitDavid"/>
          <w:sz w:val="24"/>
          <w:rtl/>
        </w:rPr>
      </w:pPr>
      <w:del w:id="99536" w:author="מנוע מכני" w:date="2026-10-11T12:04:39Z">
        <w:r>
          <w:rPr>
            <w:rFonts w:ascii="FontbitDavid" w:hAnsi="FontbitDavid" w:hint="cs"/>
            <w:sz w:val="24"/>
            <w:rtl/>
          </w:rPr>
          <w:delText xml:space="preserve"> </w:delText>
        </w:r>
      </w:del>
      <w:r>
        <w:rPr>
          <w:rFonts w:ascii="FontbitDavid" w:hAnsi="FontbitDavid" w:hint="cs"/>
          <w:sz w:val="24"/>
          <w:rtl/>
        </w:rPr>
        <w:t xml:space="preserve">דכתיב </w:t>
      </w:r>
      <w:r>
        <w:rPr>
          <w:rStyle w:val="afffff0"/>
          <w:rFonts w:ascii="FontbitDavid" w:hAnsi="FontbitDavid" w:hint="cs"/>
          <w:sz w:val="24"/>
          <w:rtl/>
          <w:rPrChange w:id="9010" w:author="מנוע פסוקים" w:date="2026-10-11T09:23:42Z">
            <w:rPr>
              <w:rFonts w:ascii="FontbitDavid" w:hAnsi="FontbitDavid" w:hint="cs"/>
              <w:sz w:val="24"/>
              <w:rtl/>
            </w:rPr>
          </w:rPrChange>
        </w:rPr>
        <w:t xml:space="preserve">כל רמש האדמה</w:t>
      </w:r>
      <w:r>
        <w:rPr>
          <w:rFonts w:ascii="FontbitDavid" w:hAnsi="FontbitDavid" w:hint="cs"/>
          <w:sz w:val="24"/>
          <w:rtl/>
        </w:rPr>
        <w:t xml:space="preserve"> גבי תנין </w:t>
      </w:r>
      <w:ins w:id="93789" w:author="מנוע מכני" w:date="2026-10-11T12:04:39Z">
        <w:r>
          <w:rPr>
            <w:rFonts w:ascii="FontbitDavid" w:hAnsi="FontbitDavid" w:hint="cs"/>
            <w:sz w:val="24"/>
            <w:rtl/>
          </w:rPr>
          <w:t xml:space="preserve">שם</w:t>
        </w:r>
      </w:ins>
      <w:del w:id="93790" w:author="מנוע מכני" w:date="2026-10-11T12:04:39Z">
        <w:r>
          <w:rPr>
            <w:rFonts w:ascii="FontbitDavid" w:hAnsi="FontbitDavid" w:hint="cs"/>
            <w:sz w:val="24"/>
            <w:rtl/>
          </w:rPr>
          <w:delText xml:space="preserve">התם</w:delText>
        </w:r>
      </w:del>
      <w:r>
        <w:rPr>
          <w:rFonts w:ascii="FontbitDavid" w:hAnsi="FontbitDavid" w:hint="cs"/>
          <w:sz w:val="24"/>
          <w:rtl/>
        </w:rPr>
        <w:t xml:space="preserve"> לשון רמש דיבשה </w:t>
      </w:r>
    </w:p>
    <w:p w:rsidR="00E403F0" w:rsidRDefault="00E403F0" w:rsidP="00E403F0">
      <w:pPr>
        <w:rPr>
          <w:rFonts w:ascii="FontbitDavid" w:hAnsi="FontbitDavid"/>
          <w:sz w:val="24"/>
          <w:rtl/>
        </w:rPr>
      </w:pPr>
    </w:p>
    <w:p>
      <w:pPr>
        <w:pStyle w:val="afffff8"/>
        <w:rPr>
          <w:ins w:id="90503" w:author="קלוד" w:date="2026-10-11T12:23:38Z"/>
        </w:rPr>
      </w:pPr>
      <w:ins w:id="90504" w:author="קלוד" w:date="2026-10-11T12:23:38Z">
        <w:r>
          <w:rPr>
            <w:color w:val="7B3F00"/>
          </w:rPr>
          <w:t xml:space="preserve">מופנה מצד אחד ומשני צדדין - למדין ומשיבין</w:t>
        </w:r>
      </w:ins>
    </w:p>
    <w:p w:rsidR="00E403F0" w:rsidRDefault="00E403F0" w:rsidP="00E403F0">
      <w:pPr>
        <w:rPr>
          <w:rFonts w:ascii="FontbitDavid" w:hAnsi="FontbitDavid"/>
          <w:sz w:val="24"/>
          <w:rtl/>
        </w:rPr>
      </w:pPr>
      <w:r w:rsidRPr="004530DC">
        <w:rPr>
          <w:rFonts w:ascii="FontbitDavid" w:hAnsi="FontbitDavid"/>
          <w:b/>
          <w:bCs/>
          <w:sz w:val="24"/>
          <w:rtl/>
        </w:rPr>
        <w:t>נפק</w:t>
      </w:r>
      <w:r>
        <w:rPr>
          <w:rFonts w:ascii="FontbitDavid" w:hAnsi="FontbitDavid" w:hint="cs"/>
          <w:sz w:val="24"/>
          <w:rtl/>
        </w:rPr>
        <w:t xml:space="preserve">"מ</w:t>
      </w:r>
      <w:r>
        <w:rPr>
          <w:rFonts w:ascii="FontbitDavid" w:hAnsi="FontbitDavid" w:hint="cs"/>
          <w:sz w:val="24"/>
          <w:rtl/>
        </w:rPr>
        <w:t xml:space="preserve"> </w:t>
      </w:r>
      <w:r>
        <w:rPr>
          <w:rStyle w:val="2fb"/>
          <w:rFonts w:ascii="FontbitDavid" w:hAnsi="FontbitDavid" w:hint="cs"/>
          <w:sz w:val="24"/>
          <w:rtl/>
        </w:rPr>
        <w:t xml:space="preserve">דארי</w:t>
      </w:r>
      <w:ins w:id="90901" w:author="מנוע מכני" w:date="2026-10-11T12:04:39Z">
        <w:r>
          <w:rPr>
            <w:rStyle w:val="2fb"/>
            <w:rFonts w:ascii="FontbitDavid" w:hAnsi="FontbitDavid" w:hint="cs"/>
            <w:sz w:val="24"/>
            <w:rtl/>
          </w:rPr>
          <w:t xml:space="preserve">א"ש</w:t>
        </w:r>
      </w:ins>
      <w:del w:id="90902" w:author="מנוע מכני" w:date="2026-10-11T12:04:39Z">
        <w:r>
          <w:rPr>
            <w:rFonts w:ascii="FontbitDavid" w:hAnsi="FontbitDavid" w:hint="cs"/>
            <w:sz w:val="24"/>
            <w:rtl/>
          </w:rPr>
          <w:delText xml:space="preserve">א''ש</w:delText>
        </w:r>
      </w:del>
      <w:r>
        <w:rPr>
          <w:rFonts w:ascii="FontbitDavid" w:hAnsi="FontbitDavid" w:hint="cs"/>
          <w:sz w:val="24"/>
          <w:rtl/>
        </w:rPr>
        <w:t xml:space="preserve"> </w:t>
      </w:r>
      <w:r>
        <w:rPr>
          <w:rStyle w:val="2fb"/>
          <w:rFonts w:ascii="FontbitDavid" w:hAnsi="FontbitDavid" w:hint="cs"/>
          <w:sz w:val="24"/>
          <w:rtl/>
        </w:rPr>
        <w:t xml:space="preserve">מ</w:t>
      </w:r>
      <w:ins w:id="90903" w:author="מנוע מכני" w:date="2026-10-11T12:04:39Z">
        <w:r>
          <w:rPr>
            <w:rStyle w:val="2fb"/>
            <w:rFonts w:ascii="FontbitDavid" w:hAnsi="FontbitDavid" w:hint="cs"/>
            <w:sz w:val="24"/>
            <w:rtl/>
          </w:rPr>
          <w:t xml:space="preserve">ר"י</w:t>
        </w:r>
      </w:ins>
      <w:del w:id="90904"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מופנה מצד אחד, </w:t>
      </w:r>
      <w:r w:rsidRPr="00B078C3">
        <w:rPr>
          <w:rStyle w:val="2fb"/>
          <w:rFonts w:ascii="FontbitDavid" w:hAnsi="FontbitDavid"/>
          <w:sz w:val="24"/>
          <w:rtl/>
        </w:rPr>
        <w:t xml:space="preserve">לרבי ישמעאל</w:t>
      </w:r>
      <w:r w:rsidRPr="00B078C3">
        <w:rPr>
          <w:rFonts w:ascii="FontbitDavid" w:hAnsi="FontbitDavid"/>
          <w:sz w:val="24"/>
          <w:rtl/>
        </w:rPr>
        <w:t xml:space="preserve"> - למדין ואין מושיבין</w:t>
      </w:r>
      <w:ins w:id="96753" w:author="מנוע מכני" w:date="2026-10-11T12:04:39Z">
        <w:r>
          <w:rPr>
            <w:rFonts w:ascii="FontbitDavid" w:hAnsi="FontbitDavid"/>
            <w:sz w:val="24"/>
            <w:rtl/>
          </w:rPr>
          <w:t xml:space="preserve"> </w:t>
        </w:r>
      </w:ins>
      <w:del w:id="9675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לרבנן - למדין ומשיבין</w:t>
      </w:r>
      <w:ins w:id="96751" w:author="מנוע מכני" w:date="2026-10-11T12:04:39Z">
        <w:r>
          <w:rPr>
            <w:rFonts w:ascii="FontbitDavid" w:hAnsi="FontbitDavid"/>
            <w:sz w:val="24"/>
            <w:rtl/>
          </w:rPr>
          <w:t xml:space="preserve">,</w:t>
        </w:r>
      </w:ins>
      <w:del w:id="96752"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מופנה משני צדדין, דברי הכל - למדין ואין משיבין.</w:t>
      </w:r>
    </w:p>
    <w:p w:rsidR="00E403F0" w:rsidRDefault="00E403F0" w:rsidP="00E403F0">
      <w:pPr>
        <w:rPr>
          <w:rFonts w:ascii="FontbitDavid" w:hAnsi="FontbitDavid"/>
          <w:sz w:val="24"/>
          <w:rtl/>
        </w:rPr>
      </w:pPr>
    </w:p>
    <w:p w:rsidR="00E403F0" w:rsidRDefault="00E403F0" w:rsidP="00E403F0">
      <w:pPr>
        <w:rPr>
          <w:rFonts w:ascii="FontbitDavid" w:hAnsi="FontbitDavid"/>
          <w:sz w:val="24"/>
          <w:rtl/>
        </w:rPr>
      </w:pPr>
      <w:r>
        <w:rPr>
          <w:rStyle w:val="2fb"/>
          <w:rFonts w:ascii="FontbitDavid" w:hAnsi="FontbitDavid" w:hint="cs"/>
          <w:sz w:val="24"/>
          <w:rtl/>
        </w:rPr>
        <w:t xml:space="preserve">ולר</w:t>
      </w:r>
      <w:ins w:id="90905" w:author="מנוע מכני" w:date="2026-10-11T12:04:39Z">
        <w:r>
          <w:rPr>
            <w:rStyle w:val="2fb"/>
            <w:rFonts w:ascii="FontbitDavid" w:hAnsi="FontbitDavid" w:hint="cs"/>
            <w:sz w:val="24"/>
            <w:rtl/>
          </w:rPr>
          <w:t xml:space="preserve">י"ש</w:t>
        </w:r>
      </w:ins>
      <w:del w:id="90906" w:author="מנוע מכני" w:date="2026-10-11T12:04:39Z">
        <w:r>
          <w:rPr>
            <w:rFonts w:ascii="FontbitDavid" w:hAnsi="FontbitDavid" w:hint="cs"/>
            <w:sz w:val="24"/>
            <w:rtl/>
          </w:rPr>
          <w:delText xml:space="preserve">י''ש</w:delText>
        </w:r>
      </w:del>
      <w:r>
        <w:rPr>
          <w:rFonts w:ascii="FontbitDavid" w:hAnsi="FontbitDavid" w:hint="cs"/>
          <w:sz w:val="24"/>
          <w:rtl/>
        </w:rPr>
        <w:t xml:space="preserve"> </w:t>
      </w:r>
      <w:r>
        <w:rPr>
          <w:rFonts w:ascii="FontbitDavid" w:hAnsi="FontbitDavid" w:hint="cs"/>
          <w:sz w:val="24"/>
          <w:rtl/>
        </w:rPr>
        <w:t xml:space="preserve">נפ</w:t>
      </w:r>
      <w:ins w:id="90907" w:author="מנוע מכני" w:date="2026-10-11T12:04:39Z">
        <w:r>
          <w:rPr>
            <w:rFonts w:ascii="FontbitDavid" w:hAnsi="FontbitDavid" w:hint="cs"/>
            <w:sz w:val="24"/>
            <w:rtl/>
          </w:rPr>
          <w:t xml:space="preserve">ק"מ</w:t>
        </w:r>
      </w:ins>
      <w:del w:id="90908" w:author="מנוע מכני" w:date="2026-10-11T12:04:39Z">
        <w:r>
          <w:rPr>
            <w:rFonts w:ascii="FontbitDavid" w:hAnsi="FontbitDavid" w:hint="cs"/>
            <w:sz w:val="24"/>
            <w:rtl/>
          </w:rPr>
          <w:delText xml:space="preserve">ק''מ</w:delText>
        </w:r>
      </w:del>
      <w:r>
        <w:rPr>
          <w:rFonts w:ascii="FontbitDavid" w:hAnsi="FontbitDavid" w:hint="cs"/>
          <w:sz w:val="24"/>
          <w:rtl/>
        </w:rPr>
        <w:t xml:space="preserve"> </w:t>
      </w:r>
      <w:ins w:id="93791" w:author="מנוע מכני" w:date="2026-10-11T12:04:39Z">
        <w:r>
          <w:rPr>
            <w:rFonts w:ascii="FontbitDavid" w:hAnsi="FontbitDavid"/>
            <w:sz w:val="24"/>
            <w:rtl/>
          </w:rPr>
          <w:t xml:space="preserve">דמקום</w:t>
        </w:r>
      </w:ins>
      <w:del w:id="93792" w:author="מנוע מכני" w:date="2026-10-11T12:04:39Z">
        <w:r w:rsidRPr="00B078C3">
          <w:rPr>
            <w:rFonts w:ascii="FontbitDavid" w:hAnsi="FontbitDavid"/>
            <w:sz w:val="24"/>
            <w:rtl/>
          </w:rPr>
          <w:delText xml:space="preserve">דהיכא</w:delText>
        </w:r>
      </w:del>
      <w:r w:rsidRPr="00B078C3">
        <w:rPr>
          <w:rFonts w:ascii="FontbitDavid" w:hAnsi="FontbitDavid"/>
          <w:sz w:val="24"/>
          <w:rtl/>
        </w:rPr>
        <w:t xml:space="preserve"> </w:t>
      </w:r>
      <w:ins w:id="93793" w:author="מנוע מכני" w:date="2026-10-11T12:04:39Z">
        <w:r>
          <w:rPr>
            <w:rFonts w:ascii="FontbitDavid" w:hAnsi="FontbitDavid"/>
            <w:sz w:val="24"/>
            <w:rtl/>
          </w:rPr>
          <w:t xml:space="preserve">דיש</w:t>
        </w:r>
      </w:ins>
      <w:del w:id="93794"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מופנה מצד אחד ומופנה משני צדדין, </w:t>
      </w:r>
    </w:p>
    <w:p w:rsidR="00E403F0" w:rsidRPr="00B078C3" w:rsidRDefault="00E403F0" w:rsidP="00E403F0">
      <w:pPr>
        <w:rPr>
          <w:rFonts w:ascii="FontbitDavid" w:hAnsi="FontbitDavid"/>
          <w:sz w:val="24"/>
          <w:rtl/>
        </w:rPr>
      </w:pPr>
      <w:ins w:id="90071" w:author="Claude - סמנטי" w:date="2026-10-11T12:19:29Z">
        <w:r>
          <w:rPr>
            <w:rFonts w:ascii="FontbitDavid" w:hAnsi="FontbitDavid"/>
            <w:sz w:val="24"/>
            <w:rtl/>
          </w:rPr>
          <w:t xml:space="preserve">עוזבים</w:t>
        </w:r>
      </w:ins>
      <w:del w:id="90072" w:author="Claude - סמנטי" w:date="2026-10-11T12:19:29Z">
        <w:r w:rsidRPr="00B078C3">
          <w:rPr>
            <w:rFonts w:ascii="FontbitDavid" w:hAnsi="FontbitDavid"/>
            <w:sz w:val="24"/>
            <w:rtl/>
          </w:rPr>
          <w:delText xml:space="preserve">שבקינן</w:delText>
        </w:r>
      </w:del>
      <w:r w:rsidRPr="00B078C3">
        <w:rPr>
          <w:rFonts w:ascii="FontbitDavid" w:hAnsi="FontbitDavid"/>
          <w:sz w:val="24"/>
          <w:rtl/>
        </w:rPr>
        <w:t xml:space="preserve"> מופנה מצד אחד </w:t>
      </w:r>
      <w:ins w:id="98257" w:author="מנוע מכני" w:date="2026-10-11T12:04:39Z">
        <w:r>
          <w:rPr>
            <w:rFonts w:ascii="FontbitDavid" w:hAnsi="FontbitDavid"/>
            <w:sz w:val="24"/>
            <w:rtl/>
          </w:rPr>
          <w:t xml:space="preserve">ולמדים</w:t>
        </w:r>
      </w:ins>
      <w:del w:id="98258" w:author="מנוע מכני" w:date="2026-10-11T12:04:39Z">
        <w:r w:rsidRPr="00B078C3">
          <w:rPr>
            <w:rFonts w:ascii="FontbitDavid" w:hAnsi="FontbitDavid"/>
            <w:sz w:val="24"/>
            <w:rtl/>
          </w:rPr>
          <w:delText xml:space="preserve">וילפינן</w:delText>
        </w:r>
      </w:del>
      <w:r w:rsidRPr="00B078C3">
        <w:rPr>
          <w:rFonts w:ascii="FontbitDavid" w:hAnsi="FontbitDavid"/>
          <w:sz w:val="24"/>
          <w:rtl/>
        </w:rPr>
        <w:t xml:space="preserve"> מופנה משני צדדין</w:t>
      </w:r>
      <w:ins w:id="96755" w:author="מנוע מכני" w:date="2026-10-11T12:04:39Z">
        <w:r>
          <w:rPr>
            <w:rFonts w:ascii="FontbitDavid" w:hAnsi="FontbitDavid"/>
            <w:sz w:val="24"/>
            <w:rtl/>
          </w:rPr>
          <w:t xml:space="preserve">,</w:t>
        </w:r>
      </w:ins>
      <w:del w:id="96756" w:author="מנוע מכני" w:date="2026-10-11T12:04:39Z">
        <w:r w:rsidRPr="00B078C3">
          <w:rPr>
            <w:rFonts w:ascii="FontbitDavid" w:hAnsi="FontbitDavid"/>
            <w:sz w:val="24"/>
            <w:rtl/>
          </w:rPr>
          <w:delText xml:space="preserve">;</w:delText>
        </w:r>
      </w:del>
    </w:p>
    <w:p w:rsidR="00E403F0" w:rsidRDefault="00E403F0" w:rsidP="00E403F0">
      <w:pPr>
        <w:pStyle w:val="afff3"/>
        <w:framePr w:wrap="around"/>
        <w:rPr>
          <w:rtl/>
        </w:rPr>
      </w:pPr>
      <w:r>
        <w:rPr>
          <w:rFonts w:hint="cs"/>
          <w:rtl/>
        </w:rPr>
        <w:t>כג:</w:t>
      </w:r>
    </w:p>
    <w:p w:rsidR="00E403F0" w:rsidRDefault="00E403F0" w:rsidP="00E403F0">
      <w:pPr>
        <w:rPr>
          <w:rFonts w:ascii="FontbitDavid" w:hAnsi="FontbitDavid"/>
          <w:sz w:val="24"/>
          <w:rtl/>
        </w:rPr>
      </w:pPr>
      <w:ins w:id="95283" w:author="מנוע מכני" w:date="2026-10-11T12:04:39Z">
        <w:r>
          <w:rPr>
            <w:rFonts w:ascii="FontbitDavid" w:hAnsi="FontbitDavid"/>
            <w:sz w:val="24"/>
            <w:rtl/>
          </w:rPr>
          <w:t xml:space="preserve">ולכך</w:t>
        </w:r>
      </w:ins>
      <w:del w:id="95284" w:author="מנוע מכני" w:date="2026-10-11T12:04:39Z">
        <w:r w:rsidRPr="00B078C3">
          <w:rPr>
            <w:rFonts w:ascii="FontbitDavid" w:hAnsi="FontbitDavid"/>
            <w:sz w:val="24"/>
            <w:rtl/>
          </w:rPr>
          <w:delText xml:space="preserve">ולהכי</w:delText>
        </w:r>
      </w:del>
      <w:r w:rsidRPr="00B078C3">
        <w:rPr>
          <w:rFonts w:ascii="FontbitDavid" w:hAnsi="FontbitDavid"/>
          <w:sz w:val="24"/>
          <w:rtl/>
        </w:rPr>
        <w:t xml:space="preserve"> אפניה </w:t>
      </w:r>
      <w:ins w:id="95281" w:author="מנוע מכני" w:date="2026-10-11T12:04:39Z">
        <w:r>
          <w:rPr>
            <w:rFonts w:ascii="FontbitDavid" w:hAnsi="FontbitDavid"/>
            <w:sz w:val="24"/>
            <w:rtl/>
          </w:rPr>
          <w:t xml:space="preserve">התורה</w:t>
        </w:r>
      </w:ins>
      <w:del w:id="9528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לבהמה משני צדדין, </w:t>
      </w:r>
      <w:r>
        <w:rPr>
          <w:rFonts w:ascii="FontbitDavid" w:hAnsi="FontbitDavid" w:hint="cs"/>
          <w:sz w:val="24"/>
          <w:rtl/>
        </w:rPr>
        <w:t>שלא נלמד ממופנה מצד אחד</w:t>
      </w:r>
    </w:p>
    <w:p>
      <w:pPr>
        <w:pStyle w:val="38"/>
        <w:rPr>
          <w:ins w:id="99537" w:author="מנוע מכני" w:date="2026-10-11T12:04:39Z"/>
        </w:rPr>
      </w:pPr>
      <w:r>
        <w:t xml:space="preserve">רא</w:t>
      </w:r>
      <w:ins w:id="90909" w:author="מנוע מכני" w:date="2026-10-11T12:04:39Z">
        <w:r>
          <w:t xml:space="preserve">ב"ד</w:t>
        </w:r>
      </w:ins>
      <w:del w:id="90910" w:author="מנוע מכני" w:date="2026-10-11T12:04:39Z">
        <w:r>
          <w:delText xml:space="preserve">ב''ד</w:delText>
        </w:r>
      </w:del>
      <w:r>
        <w:t xml:space="preserve">ר</w:t>
      </w:r>
      <w:r w:rsidRPr="00B078C3">
        <w:t xml:space="preserve"> </w:t>
      </w:r>
      <w:ins w:id="97939" w:author="מנוע מכני" w:date="2026-10-11T12:04:39Z">
        <w:r>
          <w:t xml:space="preserve">שונה</w:t>
        </w:r>
      </w:ins>
      <w:del w:id="97940" w:author="מנוע מכני" w:date="2026-10-11T12:04:39Z">
        <w:r w:rsidRPr="00B078C3">
          <w:delText xml:space="preserve">מתני</w:delText>
        </w:r>
      </w:del>
      <w:r w:rsidRPr="00B078C3">
        <w:t xml:space="preserve"> לה מד</w:t>
      </w:r>
      <w:ins w:id="90911" w:author="מנוע מכני" w:date="2026-10-11T12:04:39Z">
        <w:r>
          <w:t xml:space="preserve">ר"א</w:t>
        </w:r>
      </w:ins>
      <w:del w:id="90912" w:author="מנוע מכני" w:date="2026-10-11T12:04:39Z">
        <w:r w:rsidRPr="00B078C3">
          <w:delText xml:space="preserve">ר</w:delText>
        </w:r>
        <w:r>
          <w:delText xml:space="preserve">''א</w:delText>
        </w:r>
      </w:del>
      <w:r>
        <w:t xml:space="preserve"> </w:t>
      </w:r>
      <w:r w:rsidRPr="00B078C3">
        <w:t xml:space="preserve">לקולא:</w:t>
      </w:r>
    </w:p>
    <w:p w:rsidR="00E403F0" w:rsidRPr="00B078C3" w:rsidRDefault="00E403F0" w:rsidP="00E403F0">
      <w:pPr>
        <w:rPr>
          <w:rFonts w:ascii="FontbitDavid" w:hAnsi="FontbitDavid"/>
          <w:sz w:val="24"/>
          <w:rtl/>
        </w:rPr>
      </w:pPr>
      <w:del w:id="995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גזרה שוה שאינה מופנה כל עיקר - למדין ומשיבין</w:t>
      </w:r>
      <w:ins w:id="96757" w:author="מנוע מכני" w:date="2026-10-11T12:04:39Z">
        <w:r>
          <w:rPr>
            <w:rFonts w:ascii="FontbitDavid" w:hAnsi="FontbitDavid"/>
            <w:sz w:val="24"/>
            <w:rtl/>
          </w:rPr>
          <w:t xml:space="preserve">,</w:t>
        </w:r>
      </w:ins>
      <w:del w:id="96758"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מופנה מצד אחד, </w:t>
      </w:r>
      <w:r w:rsidRPr="00B078C3">
        <w:rPr>
          <w:rStyle w:val="2fb"/>
          <w:rFonts w:ascii="FontbitDavid" w:hAnsi="FontbitDavid"/>
          <w:sz w:val="24"/>
          <w:rtl/>
        </w:rPr>
        <w:t xml:space="preserve">לרבי ישמעאל</w:t>
      </w:r>
      <w:r w:rsidRPr="00B078C3">
        <w:rPr>
          <w:rFonts w:ascii="FontbitDavid" w:hAnsi="FontbitDavid"/>
          <w:sz w:val="24"/>
          <w:rtl/>
        </w:rPr>
        <w:t xml:space="preserve"> - למדין ואין משיבין, לרבנן - למדין ומשיבין</w:t>
      </w:r>
      <w:ins w:id="96759" w:author="מנוע מכני" w:date="2026-10-11T12:04:39Z">
        <w:r>
          <w:rPr>
            <w:rFonts w:ascii="FontbitDavid" w:hAnsi="FontbitDavid"/>
            <w:sz w:val="24"/>
            <w:rtl/>
          </w:rPr>
          <w:t xml:space="preserve">,</w:t>
        </w:r>
      </w:ins>
      <w:del w:id="96760"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מופנה משני צדדין, דברי הכל - למדין ואין משיבין.</w:t>
      </w:r>
    </w:p>
    <w:p w:rsidR="00E403F0" w:rsidRDefault="00E403F0" w:rsidP="00E403F0">
      <w:pPr>
        <w:rPr>
          <w:rFonts w:ascii="FontbitDavid" w:hAnsi="FontbitDavid"/>
          <w:sz w:val="24"/>
          <w:rtl/>
        </w:rPr>
      </w:pPr>
      <w:r>
        <w:rPr>
          <w:rFonts w:ascii="FontbitDavid" w:hAnsi="FontbitDavid"/>
          <w:sz w:val="24"/>
          <w:rtl/>
        </w:rPr>
        <w:t>ולרבנן,</w:t>
      </w:r>
      <w:r>
        <w:rPr>
          <w:rFonts w:ascii="FontbitDavid" w:hAnsi="FontbitDavid" w:hint="cs"/>
          <w:sz w:val="24"/>
          <w:rtl/>
        </w:rPr>
        <w:t xml:space="preserve"> </w:t>
      </w:r>
      <w:r w:rsidRPr="00B078C3">
        <w:rPr>
          <w:rFonts w:ascii="FontbitDavid" w:hAnsi="FontbitDavid"/>
          <w:sz w:val="24"/>
          <w:rtl/>
        </w:rPr>
        <w:t xml:space="preserve">נ"מ </w:t>
      </w:r>
      <w:ins w:id="93795" w:author="מנוע מכני" w:date="2026-10-11T12:04:39Z">
        <w:r>
          <w:rPr>
            <w:rFonts w:ascii="FontbitDavid" w:hAnsi="FontbitDavid"/>
            <w:sz w:val="24"/>
            <w:rtl/>
          </w:rPr>
          <w:t xml:space="preserve">מקום</w:t>
        </w:r>
      </w:ins>
      <w:del w:id="93796"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דמשכחת לה מופנה מצד אחד ושאינה מופנה כל עיקר, </w:t>
      </w:r>
    </w:p>
    <w:p w:rsidR="00E403F0" w:rsidRDefault="00E403F0" w:rsidP="00E403F0">
      <w:pPr>
        <w:rPr>
          <w:rFonts w:ascii="FontbitDavid" w:hAnsi="FontbitDavid"/>
          <w:sz w:val="24"/>
          <w:rtl/>
        </w:rPr>
      </w:pPr>
      <w:ins w:id="93797" w:author="מנוע מכני" w:date="2026-10-11T12:04:39Z">
        <w:r>
          <w:rPr>
            <w:rFonts w:ascii="FontbitDavid" w:hAnsi="FontbitDavid"/>
            <w:sz w:val="24"/>
            <w:rtl/>
          </w:rPr>
          <w:t xml:space="preserve">ולא</w:t>
        </w:r>
      </w:ins>
      <w:del w:id="93798" w:author="מנוע מכני" w:date="2026-10-11T12:04:39Z">
        <w:r w:rsidRPr="00B078C3">
          <w:rPr>
            <w:rFonts w:ascii="FontbitDavid" w:hAnsi="FontbitDavid"/>
            <w:sz w:val="24"/>
            <w:rtl/>
          </w:rPr>
          <w:delText xml:space="preserve">ולאו</w:delText>
        </w:r>
      </w:del>
      <w:r w:rsidRPr="00B078C3">
        <w:rPr>
          <w:rFonts w:ascii="FontbitDavid" w:hAnsi="FontbitDavid"/>
          <w:sz w:val="24"/>
          <w:rtl/>
        </w:rPr>
        <w:t xml:space="preserve"> </w:t>
      </w:r>
      <w:ins w:id="95289" w:author="מנוע מכני" w:date="2026-10-11T12:04:39Z">
        <w:r>
          <w:rPr>
            <w:rFonts w:ascii="FontbitDavid" w:hAnsi="FontbitDavid"/>
            <w:sz w:val="24"/>
            <w:rtl/>
          </w:rPr>
          <w:t xml:space="preserve">לזה</w:t>
        </w:r>
      </w:ins>
      <w:del w:id="95290" w:author="מנוע מכני" w:date="2026-10-11T12:04:39Z">
        <w:r w:rsidRPr="00B078C3">
          <w:rPr>
            <w:rFonts w:ascii="FontbitDavid" w:hAnsi="FontbitDavid"/>
            <w:sz w:val="24"/>
            <w:rtl/>
          </w:rPr>
          <w:delText xml:space="preserve">להאי</w:delText>
        </w:r>
      </w:del>
      <w:r w:rsidRPr="00B078C3">
        <w:rPr>
          <w:rFonts w:ascii="FontbitDavid" w:hAnsi="FontbitDavid"/>
          <w:sz w:val="24"/>
          <w:rtl/>
        </w:rPr>
        <w:t xml:space="preserve"> </w:t>
      </w:r>
      <w:ins w:id="95293" w:author="מנוע מכני" w:date="2026-10-11T12:04:39Z">
        <w:r>
          <w:rPr>
            <w:rFonts w:ascii="FontbitDavid" w:hAnsi="FontbitDavid"/>
            <w:sz w:val="24"/>
            <w:rtl/>
          </w:rPr>
          <w:t xml:space="preserve">יש</w:t>
        </w:r>
      </w:ins>
      <w:del w:id="95294" w:author="מנוע מכני" w:date="2026-10-11T12:04:39Z">
        <w:r w:rsidRPr="00B078C3">
          <w:rPr>
            <w:rFonts w:ascii="FontbitDavid" w:hAnsi="FontbitDavid"/>
            <w:sz w:val="24"/>
            <w:rtl/>
          </w:rPr>
          <w:delText xml:space="preserve">אית</w:delText>
        </w:r>
      </w:del>
      <w:r w:rsidRPr="00B078C3">
        <w:rPr>
          <w:rFonts w:ascii="FontbitDavid" w:hAnsi="FontbitDavid"/>
          <w:sz w:val="24"/>
          <w:rtl/>
        </w:rPr>
        <w:t xml:space="preserve"> </w:t>
      </w:r>
      <w:ins w:id="95285" w:author="מנוע מכני" w:date="2026-10-11T12:04:39Z">
        <w:r>
          <w:rPr>
            <w:rFonts w:ascii="FontbitDavid" w:hAnsi="FontbitDavid"/>
            <w:sz w:val="24"/>
            <w:rtl/>
          </w:rPr>
          <w:t xml:space="preserve">לו</w:t>
        </w:r>
      </w:ins>
      <w:del w:id="9528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פירכא, </w:t>
      </w:r>
      <w:ins w:id="93799" w:author="מנוע מכני" w:date="2026-10-11T12:04:39Z">
        <w:r>
          <w:rPr>
            <w:rFonts w:ascii="FontbitDavid" w:hAnsi="FontbitDavid"/>
            <w:sz w:val="24"/>
            <w:rtl/>
          </w:rPr>
          <w:t xml:space="preserve">ולא</w:t>
        </w:r>
      </w:ins>
      <w:del w:id="93800" w:author="מנוע מכני" w:date="2026-10-11T12:04:39Z">
        <w:r w:rsidRPr="00B078C3">
          <w:rPr>
            <w:rFonts w:ascii="FontbitDavid" w:hAnsi="FontbitDavid"/>
            <w:sz w:val="24"/>
            <w:rtl/>
          </w:rPr>
          <w:delText xml:space="preserve">ולאו</w:delText>
        </w:r>
      </w:del>
      <w:r w:rsidRPr="00B078C3">
        <w:rPr>
          <w:rFonts w:ascii="FontbitDavid" w:hAnsi="FontbitDavid"/>
          <w:sz w:val="24"/>
          <w:rtl/>
        </w:rPr>
        <w:t xml:space="preserve"> </w:t>
      </w:r>
      <w:ins w:id="95291" w:author="מנוע מכני" w:date="2026-10-11T12:04:39Z">
        <w:r>
          <w:rPr>
            <w:rFonts w:ascii="FontbitDavid" w:hAnsi="FontbitDavid"/>
            <w:sz w:val="24"/>
            <w:rtl/>
          </w:rPr>
          <w:t xml:space="preserve">לזה</w:t>
        </w:r>
      </w:ins>
      <w:del w:id="95292" w:author="מנוע מכני" w:date="2026-10-11T12:04:39Z">
        <w:r w:rsidRPr="00B078C3">
          <w:rPr>
            <w:rFonts w:ascii="FontbitDavid" w:hAnsi="FontbitDavid"/>
            <w:sz w:val="24"/>
            <w:rtl/>
          </w:rPr>
          <w:delText xml:space="preserve">להאי</w:delText>
        </w:r>
      </w:del>
      <w:r w:rsidRPr="00B078C3">
        <w:rPr>
          <w:rFonts w:ascii="FontbitDavid" w:hAnsi="FontbitDavid"/>
          <w:sz w:val="24"/>
          <w:rtl/>
        </w:rPr>
        <w:t xml:space="preserve"> </w:t>
      </w:r>
      <w:ins w:id="95295" w:author="מנוע מכני" w:date="2026-10-11T12:04:39Z">
        <w:r>
          <w:rPr>
            <w:rFonts w:ascii="FontbitDavid" w:hAnsi="FontbitDavid"/>
            <w:sz w:val="24"/>
            <w:rtl/>
          </w:rPr>
          <w:t xml:space="preserve">יש</w:t>
        </w:r>
      </w:ins>
      <w:del w:id="95296" w:author="מנוע מכני" w:date="2026-10-11T12:04:39Z">
        <w:r w:rsidRPr="00B078C3">
          <w:rPr>
            <w:rFonts w:ascii="FontbitDavid" w:hAnsi="FontbitDavid"/>
            <w:sz w:val="24"/>
            <w:rtl/>
          </w:rPr>
          <w:delText xml:space="preserve">אית</w:delText>
        </w:r>
      </w:del>
      <w:r w:rsidRPr="00B078C3">
        <w:rPr>
          <w:rFonts w:ascii="FontbitDavid" w:hAnsi="FontbitDavid"/>
          <w:sz w:val="24"/>
          <w:rtl/>
        </w:rPr>
        <w:t xml:space="preserve"> </w:t>
      </w:r>
      <w:ins w:id="95287" w:author="מנוע מכני" w:date="2026-10-11T12:04:39Z">
        <w:r>
          <w:rPr>
            <w:rFonts w:ascii="FontbitDavid" w:hAnsi="FontbitDavid"/>
            <w:sz w:val="24"/>
            <w:rtl/>
          </w:rPr>
          <w:t xml:space="preserve">לו</w:t>
        </w:r>
      </w:ins>
      <w:del w:id="9528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פירכא - </w:t>
      </w:r>
      <w:ins w:id="90073" w:author="Claude - סמנטי" w:date="2026-10-11T12:19:29Z">
        <w:r>
          <w:rPr>
            <w:rFonts w:ascii="FontbitDavid" w:hAnsi="FontbitDavid"/>
            <w:sz w:val="24"/>
            <w:rtl/>
          </w:rPr>
          <w:t xml:space="preserve">עוזבים</w:t>
        </w:r>
      </w:ins>
      <w:del w:id="90074" w:author="Claude - סמנטי" w:date="2026-10-11T12:19:29Z">
        <w:r w:rsidRPr="00B078C3">
          <w:rPr>
            <w:rFonts w:ascii="FontbitDavid" w:hAnsi="FontbitDavid"/>
            <w:sz w:val="24"/>
            <w:rtl/>
          </w:rPr>
          <w:delText xml:space="preserve">שבקינן</w:delText>
        </w:r>
      </w:del>
      <w:r w:rsidRPr="00B078C3">
        <w:rPr>
          <w:rFonts w:ascii="FontbitDavid" w:hAnsi="FontbitDavid"/>
          <w:sz w:val="24"/>
          <w:rtl/>
        </w:rPr>
        <w:t xml:space="preserve"> שאינה מופנה כל עיקר, </w:t>
      </w:r>
    </w:p>
    <w:p w:rsidR="00E403F0" w:rsidRPr="00B078C3" w:rsidRDefault="00E403F0" w:rsidP="00E403F0">
      <w:pPr>
        <w:rPr>
          <w:rFonts w:ascii="FontbitDavid" w:hAnsi="FontbitDavid"/>
          <w:sz w:val="24"/>
          <w:rtl/>
        </w:rPr>
      </w:pPr>
      <w:ins w:id="95297" w:author="מנוע מכני" w:date="2026-10-11T12:04:39Z">
        <w:r>
          <w:rPr>
            <w:rFonts w:ascii="FontbitDavid" w:hAnsi="FontbitDavid"/>
            <w:sz w:val="24"/>
            <w:rtl/>
          </w:rPr>
          <w:t xml:space="preserve">ולמדים</w:t>
        </w:r>
      </w:ins>
      <w:del w:id="95298" w:author="מנוע מכני" w:date="2026-10-11T12:04:39Z">
        <w:r w:rsidRPr="00B078C3">
          <w:rPr>
            <w:rFonts w:ascii="FontbitDavid" w:hAnsi="FontbitDavid"/>
            <w:sz w:val="24"/>
            <w:rtl/>
          </w:rPr>
          <w:delText xml:space="preserve">וגמרינן</w:delText>
        </w:r>
      </w:del>
      <w:r w:rsidRPr="00B078C3">
        <w:rPr>
          <w:rFonts w:ascii="FontbitDavid" w:hAnsi="FontbitDavid"/>
          <w:sz w:val="24"/>
          <w:rtl/>
        </w:rPr>
        <w:t xml:space="preserve"> ממופנה מצד אחד.</w:t>
      </w:r>
    </w:p>
    <w:p w:rsidR="00E403F0" w:rsidRPr="00B078C3" w:rsidRDefault="00E403F0" w:rsidP="00E403F0">
      <w:pPr>
        <w:rPr>
          <w:rFonts w:ascii="FontbitDavid" w:hAnsi="FontbitDavid"/>
          <w:sz w:val="24"/>
          <w:rtl/>
        </w:rPr>
      </w:pPr>
      <w:ins w:id="93805" w:author="מנוע מכני" w:date="2026-10-11T12:04:39Z">
        <w:r>
          <w:rPr>
            <w:rFonts w:ascii="FontbitDavid" w:hAnsi="FontbitDavid"/>
            <w:sz w:val="24"/>
            <w:rtl/>
          </w:rPr>
          <w:t xml:space="preserve">וכאן</w:t>
        </w:r>
      </w:ins>
      <w:del w:id="93806" w:author="מנוע מכני" w:date="2026-10-11T12:04:39Z">
        <w:r w:rsidRPr="00B078C3">
          <w:rPr>
            <w:rFonts w:ascii="FontbitDavid" w:hAnsi="FontbitDavid"/>
            <w:sz w:val="24"/>
            <w:rtl/>
          </w:rPr>
          <w:delText xml:space="preserve">והכא</w:delText>
        </w:r>
      </w:del>
      <w:r w:rsidRPr="00B078C3">
        <w:rPr>
          <w:rFonts w:ascii="FontbitDavid" w:hAnsi="FontbitDavid"/>
          <w:sz w:val="24"/>
          <w:rtl/>
        </w:rPr>
        <w:t xml:space="preserve"> </w:t>
      </w:r>
      <w:ins w:id="95299" w:author="מנוע מכני" w:date="2026-10-11T12:04:39Z">
        <w:r>
          <w:rPr>
            <w:rFonts w:ascii="FontbitDavid" w:hAnsi="FontbitDavid"/>
            <w:sz w:val="24"/>
            <w:rtl/>
          </w:rPr>
          <w:t xml:space="preserve">מה</w:t>
        </w:r>
      </w:ins>
      <w:del w:id="9530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פירכא </w:t>
      </w:r>
      <w:ins w:id="93801" w:author="מנוע מכני" w:date="2026-10-11T12:04:39Z">
        <w:r>
          <w:rPr>
            <w:rFonts w:ascii="FontbitDavid" w:hAnsi="FontbitDavid"/>
            <w:sz w:val="24"/>
            <w:rtl/>
          </w:rPr>
          <w:t xml:space="preserve">יש</w:t>
        </w:r>
      </w:ins>
      <w:del w:id="93802"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משום </w:t>
      </w:r>
      <w:ins w:id="93803" w:author="מנוע מכני" w:date="2026-10-11T12:04:39Z">
        <w:r>
          <w:rPr>
            <w:rFonts w:ascii="FontbitDavid" w:hAnsi="FontbitDavid"/>
            <w:sz w:val="24"/>
            <w:rtl/>
          </w:rPr>
          <w:t xml:space="preserve">דיש</w:t>
        </w:r>
      </w:ins>
      <w:del w:id="93804"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w:t>
      </w:r>
      <w:ins w:id="98603" w:author="מנוע מכני" w:date="2026-10-11T12:04:39Z">
        <w:r>
          <w:rPr>
            <w:rFonts w:ascii="FontbitDavid" w:hAnsi="FontbitDavid"/>
            <w:sz w:val="24"/>
            <w:rtl/>
          </w:rPr>
          <w:t xml:space="preserve">להקשות</w:t>
        </w:r>
      </w:ins>
      <w:del w:id="98604" w:author="מנוע מכני" w:date="2026-10-11T12:04:39Z">
        <w:r w:rsidRPr="00B078C3">
          <w:rPr>
            <w:rFonts w:ascii="FontbitDavid" w:hAnsi="FontbitDavid"/>
            <w:sz w:val="24"/>
            <w:rtl/>
          </w:rPr>
          <w:delText xml:space="preserve">למיפרך</w:delText>
        </w:r>
      </w:del>
      <w:r w:rsidRPr="00B078C3">
        <w:rPr>
          <w:rFonts w:ascii="FontbitDavid" w:hAnsi="FontbitDavid"/>
          <w:sz w:val="24"/>
          <w:rtl/>
        </w:rPr>
        <w:t xml:space="preserve">: מה לאדם - שכן מטמא מחיים.</w:t>
      </w:r>
    </w:p>
    <w:p>
      <w:pPr>
        <w:pStyle w:val="38"/>
        <w:rPr>
          <w:ins w:id="99539" w:author="מנוע מכני" w:date="2026-10-11T12:04:39Z"/>
        </w:rPr>
      </w:pPr>
      <w:r w:rsidRPr="00B078C3">
        <w:t xml:space="preserve">וכן </w:t>
      </w:r>
      <w:r>
        <w:t xml:space="preserve">ארח</w:t>
      </w:r>
      <w:ins w:id="90913" w:author="מנוע מכני" w:date="2026-10-11T12:04:39Z">
        <w:r>
          <w:t xml:space="preserve">ב"א</w:t>
        </w:r>
      </w:ins>
      <w:del w:id="90914" w:author="מנוע מכני" w:date="2026-10-11T12:04:39Z">
        <w:r>
          <w:delText xml:space="preserve">ב''א</w:delText>
        </w:r>
      </w:del>
      <w:r>
        <w:t xml:space="preserve"> מר</w:t>
      </w:r>
      <w:ins w:id="90915" w:author="מנוע מכני" w:date="2026-10-11T12:04:39Z">
        <w:r>
          <w:t xml:space="preserve">י"ו</w:t>
        </w:r>
      </w:ins>
      <w:del w:id="90916"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5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היינו טעמא </w:t>
      </w:r>
      <w:r w:rsidRPr="00B078C3">
        <w:rPr>
          <w:rStyle w:val="2fb"/>
          <w:rFonts w:ascii="FontbitDavid" w:hAnsi="FontbitDavid"/>
          <w:sz w:val="24"/>
          <w:rtl/>
        </w:rPr>
        <w:t xml:space="preserve">דר"מ</w:t>
      </w:r>
      <w:r w:rsidRPr="00B078C3">
        <w:rPr>
          <w:rFonts w:ascii="FontbitDavid" w:hAnsi="FontbitDavid"/>
          <w:sz w:val="24"/>
          <w:rtl/>
        </w:rPr>
        <w:t xml:space="preserve"> - הואיל ונאמרה בו יצירה כאדם.</w:t>
      </w:r>
    </w:p>
    <w:p w:rsidR="00E403F0" w:rsidRDefault="00E403F0" w:rsidP="00E403F0">
      <w:pPr>
        <w:rPr>
          <w:rFonts w:ascii="FontbitDavid" w:hAnsi="FontbitDavid"/>
          <w:sz w:val="24"/>
          <w:rtl/>
        </w:rPr>
      </w:pPr>
    </w:p>
    <w:p>
      <w:pPr>
        <w:pStyle w:val="38"/>
        <w:rPr>
          <w:ins w:id="99541" w:author="מנוע מכני" w:date="2026-10-11T12:04:39Z"/>
        </w:rPr>
      </w:pPr>
      <w:r>
        <w:t xml:space="preserve">ואין להקשות</w:t>
      </w:r>
    </w:p>
    <w:p w:rsidR="00E403F0" w:rsidRDefault="00E403F0" w:rsidP="00E403F0">
      <w:pPr>
        <w:rPr>
          <w:rFonts w:ascii="FontbitDavid" w:hAnsi="FontbitDavid"/>
          <w:sz w:val="24"/>
          <w:rtl/>
        </w:rPr>
      </w:pPr>
      <w:del w:id="99542" w:author="מנוע מכני" w:date="2026-10-11T12:04:39Z">
        <w:r>
          <w:rPr>
            <w:rFonts w:ascii="FontbitDavid" w:hAnsi="FontbitDavid" w:hint="cs"/>
            <w:sz w:val="24"/>
            <w:rtl/>
          </w:rPr>
          <w:delText xml:space="preserve"> </w:delText>
        </w:r>
      </w:del>
      <w:r>
        <w:rPr>
          <w:rFonts w:ascii="FontbitDavid" w:hAnsi="FontbitDavid" w:hint="cs"/>
          <w:sz w:val="24"/>
          <w:rtl/>
        </w:rPr>
        <w:t xml:space="preserve">ממפלת דמות הר דנאמר בזה גם יוצר הרים משום דאבן היא מפלת וקרי גוש </w:t>
      </w:r>
    </w:p>
    <w:p>
      <w:pPr>
        <w:pStyle w:val="38"/>
        <w:rPr>
          <w:ins w:id="99543" w:author="מנוע מכני" w:date="2026-10-11T12:04:39Z"/>
        </w:rPr>
      </w:pPr>
      <w:r>
        <w:t xml:space="preserve">ואין להקשות</w:t>
      </w:r>
    </w:p>
    <w:p w:rsidR="00E403F0" w:rsidRDefault="00E403F0" w:rsidP="00E403F0">
      <w:pPr>
        <w:rPr>
          <w:rFonts w:ascii="FontbitDavid" w:hAnsi="FontbitDavid"/>
          <w:sz w:val="24"/>
          <w:rtl/>
        </w:rPr>
      </w:pPr>
      <w:del w:id="99544" w:author="מנוע מכני" w:date="2026-10-11T12:04:39Z">
        <w:r>
          <w:rPr>
            <w:rFonts w:ascii="FontbitDavid" w:hAnsi="FontbitDavid" w:hint="cs"/>
            <w:sz w:val="24"/>
            <w:rtl/>
          </w:rPr>
          <w:delText xml:space="preserve"> </w:delText>
        </w:r>
      </w:del>
      <w:r>
        <w:rPr>
          <w:rFonts w:ascii="FontbitDavid" w:hAnsi="FontbitDavid" w:hint="cs"/>
          <w:sz w:val="24"/>
          <w:rtl/>
        </w:rPr>
        <w:t xml:space="preserve">ממפלת רוח אפי' דנאמרה בו בריאה 'ובורא רוח' </w:t>
      </w:r>
    </w:p>
    <w:p>
      <w:pPr>
        <w:pStyle w:val="38"/>
        <w:rPr>
          <w:ins w:id="99545" w:author="מנוע מכני" w:date="2026-10-11T12:04:39Z"/>
        </w:rPr>
      </w:pPr>
      <w:r>
        <w:t xml:space="preserve">ב. </w:t>
      </w:r>
      <w:r w:rsidRPr="00B078C3">
        <w:t xml:space="preserve">א"ל</w:t>
      </w:r>
      <w:r w:rsidRPr="00B078C3">
        <w:t xml:space="preserve">:</w:t>
      </w:r>
    </w:p>
    <w:p w:rsidR="00E403F0" w:rsidRPr="00B078C3" w:rsidRDefault="00E403F0" w:rsidP="00E403F0">
      <w:pPr>
        <w:rPr>
          <w:rFonts w:ascii="FontbitDavid" w:hAnsi="FontbitDavid"/>
          <w:sz w:val="24"/>
          <w:rtl/>
        </w:rPr>
      </w:pPr>
      <w:del w:id="995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דנין דברי תורה מדברי תורה, ואין דנין דברי תורה מדברי קבלה.</w:t>
      </w:r>
    </w:p>
    <w:p w:rsidR="00E403F0" w:rsidRDefault="00E403F0" w:rsidP="00E403F0">
      <w:pPr>
        <w:rPr>
          <w:rFonts w:ascii="FontbitDavid" w:hAnsi="FontbitDavid"/>
          <w:sz w:val="24"/>
          <w:rtl/>
        </w:rPr>
      </w:pPr>
    </w:p>
    <w:p>
      <w:pPr>
        <w:pStyle w:val="afffff8"/>
        <w:rPr>
          <w:ins w:id="90501" w:author="קלוד" w:date="2026-10-11T12:23:38Z"/>
        </w:rPr>
      </w:pPr>
      <w:ins w:id="90502" w:author="קלוד" w:date="2026-10-11T12:23:38Z">
        <w:r>
          <w:rPr>
            <w:color w:val="7B3F00"/>
          </w:rPr>
          <w:t xml:space="preserve">טעם ר"מ במפלת בהמה - דמות עיניהם והליכתן לפניהם</w:t>
        </w:r>
      </w:ins>
    </w:p>
    <w:p>
      <w:pPr>
        <w:pStyle w:val="38"/>
        <w:rPr>
          <w:ins w:id="99547" w:author="מנוע מכני" w:date="2026-10-11T12:04:39Z"/>
        </w:rPr>
      </w:pPr>
      <w:r>
        <w:t xml:space="preserve">רב</w:t>
      </w:r>
      <w:ins w:id="90917" w:author="מנוע מכני" w:date="2026-10-11T12:04:39Z">
        <w:r>
          <w:t xml:space="preserve">ב"ח</w:t>
        </w:r>
      </w:ins>
      <w:del w:id="90918" w:author="מנוע מכני" w:date="2026-10-11T12:04:39Z">
        <w:r>
          <w:delText xml:space="preserve">ב''ח</w:delText>
        </w:r>
      </w:del>
      <w:r>
        <w:t xml:space="preserve"> מר</w:t>
      </w:r>
      <w:ins w:id="90919" w:author="מנוע מכני" w:date="2026-10-11T12:04:39Z">
        <w:r>
          <w:t xml:space="preserve">י"ו</w:t>
        </w:r>
      </w:ins>
      <w:del w:id="90920"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54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היינו טעמא </w:t>
      </w:r>
      <w:r w:rsidRPr="00B078C3">
        <w:rPr>
          <w:rStyle w:val="2fb"/>
          <w:rFonts w:ascii="FontbitDavid" w:hAnsi="FontbitDavid"/>
          <w:sz w:val="24"/>
          <w:rtl/>
        </w:rPr>
        <w:t xml:space="preserve">דר"מ</w:t>
      </w:r>
      <w:r w:rsidRPr="00B078C3">
        <w:rPr>
          <w:rFonts w:ascii="FontbitDavid" w:hAnsi="FontbitDavid"/>
          <w:sz w:val="24"/>
          <w:rtl/>
        </w:rPr>
        <w:t xml:space="preserve"> - הואיל ועיניהם דומות כשל אדם.</w:t>
      </w:r>
    </w:p>
    <w:p w:rsidR="00E403F0" w:rsidRDefault="00E403F0" w:rsidP="00E403F0">
      <w:pPr>
        <w:rPr>
          <w:rFonts w:ascii="FontbitDavid" w:hAnsi="FontbitDavid"/>
          <w:sz w:val="24"/>
          <w:rtl/>
        </w:rPr>
      </w:pPr>
      <w:r>
        <w:rPr>
          <w:rFonts w:ascii="FontbitDavid" w:hAnsi="FontbitDavid" w:hint="cs"/>
          <w:sz w:val="24"/>
          <w:rtl/>
        </w:rPr>
        <w:t xml:space="preserve">ומפלת נחש אפי' דגלגל אינו עגולה כשל אדם </w:t>
      </w:r>
      <w:r>
        <w:rPr>
          <w:rFonts w:ascii="FontbitDavid" w:hAnsi="FontbitDavid" w:hint="cs"/>
          <w:sz w:val="24"/>
          <w:rtl/>
        </w:rPr>
        <w:t xml:space="preserve">לא</w:t>
      </w:r>
      <w:r>
        <w:rPr>
          <w:rFonts w:ascii="FontbitDavid" w:hAnsi="FontbitDavid" w:hint="cs"/>
          <w:sz w:val="24"/>
          <w:rtl/>
        </w:rPr>
        <w:t xml:space="preserve"> אמרי' דטמאה</w:t>
      </w:r>
    </w:p>
    <w:p w:rsidR="00E403F0" w:rsidRDefault="00E403F0" w:rsidP="00E403F0">
      <w:pPr>
        <w:rPr>
          <w:rFonts w:ascii="FontbitDavid" w:hAnsi="FontbitDavid"/>
          <w:sz w:val="24"/>
          <w:rtl/>
        </w:rPr>
      </w:pPr>
      <w:r>
        <w:rPr>
          <w:rFonts w:ascii="FontbitDavid" w:hAnsi="FontbitDavid" w:hint="cs"/>
          <w:sz w:val="24"/>
          <w:rtl/>
        </w:rPr>
        <w:t xml:space="preserve">ולא נקיטנן להדיא נחש דלא לימא דדווקא בנפש </w:t>
      </w:r>
      <w:ins w:id="93807" w:author="מנוע מכני" w:date="2026-10-11T12:04:39Z">
        <w:r>
          <w:rPr>
            <w:rFonts w:ascii="FontbitDavid" w:hAnsi="FontbitDavid" w:hint="cs"/>
            <w:sz w:val="24"/>
            <w:rtl/>
          </w:rPr>
          <w:t xml:space="preserve">חלקו</w:t>
        </w:r>
      </w:ins>
      <w:del w:id="93808" w:author="מנוע מכני" w:date="2026-10-11T12:04:39Z">
        <w:r>
          <w:rPr>
            <w:rFonts w:ascii="FontbitDavid" w:hAnsi="FontbitDavid" w:hint="cs"/>
            <w:sz w:val="24"/>
            <w:rtl/>
          </w:rPr>
          <w:delText xml:space="preserve">פליגי</w:delText>
        </w:r>
      </w:del>
      <w:r>
        <w:rPr>
          <w:rFonts w:ascii="FontbitDavid" w:hAnsi="FontbitDavid" w:hint="cs"/>
          <w:sz w:val="24"/>
          <w:rtl/>
        </w:rPr>
        <w:t xml:space="preserve"> רבנן </w:t>
      </w:r>
      <w:r>
        <w:rPr>
          <w:rStyle w:val="2fb"/>
          <w:rFonts w:ascii="FontbitDavid" w:hAnsi="FontbitDavid" w:hint="cs"/>
          <w:sz w:val="24"/>
          <w:rtl/>
        </w:rPr>
        <w:t xml:space="preserve">א</w:t>
      </w:r>
      <w:ins w:id="90921" w:author="מנוע מכני" w:date="2026-10-11T12:04:39Z">
        <w:r>
          <w:rPr>
            <w:rStyle w:val="2fb"/>
            <w:rFonts w:ascii="FontbitDavid" w:hAnsi="FontbitDavid" w:hint="cs"/>
            <w:sz w:val="24"/>
            <w:rtl/>
          </w:rPr>
          <w:t xml:space="preserve">ר"מ</w:t>
        </w:r>
      </w:ins>
      <w:del w:id="90922"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דלא כתיב </w:t>
      </w:r>
      <w:ins w:id="95301" w:author="מנוע מכני" w:date="2026-10-11T12:04:39Z">
        <w:r>
          <w:rPr>
            <w:rFonts w:ascii="FontbitDavid" w:hAnsi="FontbitDavid" w:hint="cs"/>
            <w:sz w:val="24"/>
            <w:rtl/>
          </w:rPr>
          <w:t xml:space="preserve">בו</w:t>
        </w:r>
      </w:ins>
      <w:del w:id="95302" w:author="מנוע מכני" w:date="2026-10-11T12:04:39Z">
        <w:r>
          <w:rPr>
            <w:rFonts w:ascii="FontbitDavid" w:hAnsi="FontbitDavid" w:hint="cs"/>
            <w:sz w:val="24"/>
            <w:rtl/>
          </w:rPr>
          <w:delText xml:space="preserve">ביה</w:delText>
        </w:r>
      </w:del>
      <w:r>
        <w:rPr>
          <w:rFonts w:ascii="FontbitDavid" w:hAnsi="FontbitDavid" w:hint="cs"/>
          <w:sz w:val="24"/>
          <w:rtl/>
        </w:rPr>
        <w:t xml:space="preserve"> יצירה </w:t>
      </w:r>
    </w:p>
    <w:p w:rsidR="00E403F0" w:rsidRDefault="00E403F0" w:rsidP="00E403F0">
      <w:pPr>
        <w:rPr>
          <w:rFonts w:ascii="FontbitDavid" w:hAnsi="FontbitDavid"/>
          <w:sz w:val="24"/>
          <w:rtl/>
        </w:rPr>
      </w:pPr>
      <w:r>
        <w:rPr>
          <w:rFonts w:ascii="FontbitDavid" w:hAnsi="FontbitDavid" w:hint="cs"/>
          <w:sz w:val="24"/>
          <w:rtl/>
        </w:rPr>
        <w:t xml:space="preserve">אבל בהמה וחיה </w:t>
      </w:r>
      <w:ins w:id="90923" w:author="מנוע מכני" w:date="2026-10-11T12:04:39Z">
        <w:r>
          <w:rPr>
            <w:rFonts w:ascii="FontbitDavid" w:hAnsi="FontbitDavid" w:hint="cs"/>
            <w:sz w:val="24"/>
            <w:rtl/>
          </w:rPr>
          <w:t xml:space="preserve">ל"פ</w:t>
        </w:r>
      </w:ins>
      <w:del w:id="90924" w:author="מנוע מכני" w:date="2026-10-11T12:04:39Z">
        <w:r>
          <w:rPr>
            <w:rFonts w:ascii="FontbitDavid" w:hAnsi="FontbitDavid" w:hint="cs"/>
            <w:sz w:val="24"/>
            <w:rtl/>
          </w:rPr>
          <w:delText xml:space="preserve">ל''פ</w:delText>
        </w:r>
      </w:del>
      <w:r>
        <w:rPr>
          <w:rFonts w:ascii="FontbitDavid" w:hAnsi="FontbitDavid" w:hint="cs"/>
          <w:sz w:val="24"/>
          <w:rtl/>
        </w:rPr>
        <w:t xml:space="preserve"> דכתיב </w:t>
      </w:r>
      <w:ins w:id="95303" w:author="מנוע מכני" w:date="2026-10-11T12:04:39Z">
        <w:r>
          <w:rPr>
            <w:rFonts w:ascii="FontbitDavid" w:hAnsi="FontbitDavid" w:hint="cs"/>
            <w:sz w:val="24"/>
            <w:rtl/>
          </w:rPr>
          <w:t xml:space="preserve">בו</w:t>
        </w:r>
      </w:ins>
      <w:del w:id="95304" w:author="מנוע מכני" w:date="2026-10-11T12:04:39Z">
        <w:r>
          <w:rPr>
            <w:rFonts w:ascii="FontbitDavid" w:hAnsi="FontbitDavid" w:hint="cs"/>
            <w:sz w:val="24"/>
            <w:rtl/>
          </w:rPr>
          <w:delText xml:space="preserve">ביה</w:delText>
        </w:r>
      </w:del>
      <w:r>
        <w:rPr>
          <w:rFonts w:ascii="FontbitDavid" w:hAnsi="FontbitDavid" w:hint="cs"/>
          <w:sz w:val="24"/>
          <w:rtl/>
        </w:rPr>
        <w:t xml:space="preserve"> יצירה </w:t>
      </w:r>
    </w:p>
    <w:p>
      <w:pPr>
        <w:pStyle w:val="38"/>
        <w:rPr>
          <w:ins w:id="99549" w:author="מנוע מכני" w:date="2026-10-11T12:04:39Z"/>
        </w:rPr>
      </w:pPr>
      <w:r>
        <w:t>והך</w:t>
      </w:r>
    </w:p>
    <w:p w:rsidR="00E403F0" w:rsidRDefault="00E403F0" w:rsidP="00E403F0">
      <w:pPr>
        <w:rPr>
          <w:rFonts w:ascii="FontbitDavid" w:hAnsi="FontbitDavid"/>
          <w:sz w:val="24"/>
          <w:rtl/>
        </w:rPr>
      </w:pPr>
      <w:del w:id="995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גבי מומין קתני לה - את שגלגל עינו עגול כשל אדם! </w:t>
      </w:r>
    </w:p>
    <w:p w:rsidR="00E403F0" w:rsidRDefault="00E403F0" w:rsidP="00E403F0">
      <w:pPr>
        <w:rPr>
          <w:rFonts w:ascii="FontbitDavid" w:hAnsi="FontbitDavid"/>
          <w:sz w:val="24"/>
          <w:rtl/>
        </w:rPr>
      </w:pPr>
      <w:r>
        <w:rPr>
          <w:rFonts w:ascii="FontbitDavid" w:hAnsi="FontbitDavid" w:hint="cs"/>
          <w:sz w:val="24"/>
          <w:rtl/>
        </w:rPr>
        <w:t xml:space="preserve">- היינו במקום מושב העין, אבל חלק השחור שבעין שהוא עגול אינו מום </w:t>
      </w:r>
      <w:ins w:id="90075" w:author="Claude - סמנטי" w:date="2026-10-11T12:19:29Z">
        <w:r>
          <w:rPr>
            <w:rFonts w:ascii="FontbitDavid" w:hAnsi="FontbitDavid" w:hint="cs"/>
            <w:sz w:val="24"/>
            <w:rtl/>
          </w:rPr>
          <w:t xml:space="preserve">שהיא</w:t>
        </w:r>
      </w:ins>
      <w:del w:id="90076" w:author="Claude - סמנטי" w:date="2026-10-11T12:19:29Z">
        <w:r>
          <w:rPr>
            <w:rFonts w:ascii="FontbitDavid" w:hAnsi="FontbitDavid" w:hint="cs"/>
            <w:sz w:val="24"/>
            <w:rtl/>
          </w:rPr>
          <w:delText xml:space="preserve">דהוויא</w:delText>
        </w:r>
      </w:del>
      <w:r>
        <w:rPr>
          <w:rFonts w:ascii="FontbitDavid" w:hAnsi="FontbitDavid" w:hint="cs"/>
          <w:sz w:val="24"/>
          <w:rtl/>
        </w:rPr>
        <w:t xml:space="preserve"> כשל אדם. </w:t>
      </w:r>
    </w:p>
    <w:p w:rsidR="00E403F0" w:rsidRDefault="00E403F0" w:rsidP="00E403F0">
      <w:pPr>
        <w:rPr>
          <w:rFonts w:ascii="FontbitDavid" w:hAnsi="FontbitDavid"/>
          <w:sz w:val="24"/>
          <w:rtl/>
        </w:rPr>
      </w:pPr>
    </w:p>
    <w:p>
      <w:pPr>
        <w:pStyle w:val="38"/>
        <w:rPr>
          <w:ins w:id="99551" w:author="מנוע מכני" w:date="2026-10-11T12:04:39Z"/>
        </w:rPr>
      </w:pPr>
      <w:r>
        <w:t xml:space="preserve">ג. </w:t>
      </w:r>
      <w:r w:rsidRPr="00B078C3">
        <w:t>ר</w:t>
      </w:r>
      <w:r>
        <w:t xml:space="preserve">בי ינאי</w:t>
      </w:r>
      <w:del w:id="101699" w:author="מנוע מכני" w:date="2026-10-11T12:04:39Z">
        <w:r>
          <w:delText xml:space="preserve"> אמר</w:delText>
        </w:r>
      </w:del>
      <w:r>
        <w:t xml:space="preserve">:</w:t>
      </w:r>
    </w:p>
    <w:p w:rsidR="00E403F0" w:rsidRPr="00B078C3" w:rsidRDefault="00E403F0" w:rsidP="00E403F0">
      <w:pPr>
        <w:rPr>
          <w:rFonts w:ascii="FontbitDavid" w:hAnsi="FontbitDavid"/>
          <w:sz w:val="24"/>
          <w:rtl/>
        </w:rPr>
      </w:pPr>
      <w:del w:id="99552" w:author="מנוע מכני" w:date="2026-10-11T12:04:39Z">
        <w:r>
          <w:rPr>
            <w:rFonts w:ascii="FontbitDavid" w:hAnsi="FontbitDavid"/>
            <w:sz w:val="24"/>
            <w:rtl/>
          </w:rPr>
          <w:delText xml:space="preserve"> </w:delText>
        </w:r>
      </w:del>
      <w:r w:rsidRPr="00B078C3">
        <w:rPr>
          <w:rFonts w:ascii="FontbitDavid" w:hAnsi="FontbitDavid"/>
          <w:sz w:val="24"/>
          <w:rtl/>
        </w:rPr>
        <w:t xml:space="preserve">טעמא </w:t>
      </w:r>
      <w:r w:rsidRPr="00B078C3">
        <w:rPr>
          <w:rStyle w:val="2fb"/>
          <w:rFonts w:ascii="FontbitDavid" w:hAnsi="FontbitDavid"/>
          <w:sz w:val="24"/>
          <w:rtl/>
        </w:rPr>
        <w:t xml:space="preserve">דר"מ</w:t>
      </w:r>
      <w:r w:rsidRPr="00B078C3">
        <w:rPr>
          <w:rFonts w:ascii="FontbitDavid" w:hAnsi="FontbitDavid"/>
          <w:sz w:val="24"/>
          <w:rtl/>
        </w:rPr>
        <w:t xml:space="preserve"> - הואיל ועיניהם הולכות לפניהם כשל אדם.</w:t>
      </w:r>
    </w:p>
    <w:p w:rsidR="00E403F0" w:rsidRPr="00B078C3" w:rsidRDefault="00E403F0" w:rsidP="00E403F0">
      <w:pPr>
        <w:rPr>
          <w:rFonts w:ascii="FontbitDavid" w:hAnsi="FontbitDavid"/>
          <w:sz w:val="24"/>
          <w:rtl/>
        </w:rPr>
      </w:pPr>
      <w:r w:rsidRPr="00B078C3">
        <w:rPr>
          <w:rFonts w:ascii="FontbitDavid" w:hAnsi="FontbitDavid"/>
          <w:sz w:val="24"/>
          <w:rtl/>
        </w:rPr>
        <w:t>ו</w:t>
      </w:r>
      <w:r>
        <w:rPr>
          <w:rFonts w:ascii="FontbitDavid" w:hAnsi="FontbitDavid" w:hint="cs"/>
          <w:sz w:val="24"/>
          <w:rtl/>
        </w:rPr>
        <w:t>אפי דע</w:t>
      </w:r>
      <w:r>
        <w:rPr>
          <w:rFonts w:ascii="FontbitDavid" w:hAnsi="FontbitDavid"/>
          <w:sz w:val="24"/>
          <w:rtl/>
        </w:rPr>
        <w:t xml:space="preserve">וף </w:t>
      </w:r>
      <w:r w:rsidRPr="00B078C3">
        <w:rPr>
          <w:rFonts w:ascii="FontbitDavid" w:hAnsi="FontbitDavid"/>
          <w:sz w:val="24"/>
          <w:rtl/>
        </w:rPr>
        <w:t xml:space="preserve">אין עיניו הולכות לפניו, </w:t>
      </w:r>
      <w:r>
        <w:rPr>
          <w:rFonts w:ascii="FontbitDavid" w:hAnsi="FontbitDavid" w:hint="cs"/>
          <w:sz w:val="24"/>
          <w:rtl/>
        </w:rPr>
        <w:t xml:space="preserve">הך </w:t>
      </w:r>
      <w:r>
        <w:rPr>
          <w:rStyle w:val="2fb"/>
          <w:rFonts w:ascii="FontbitDavid" w:hAnsi="FontbitDavid" w:hint="cs"/>
          <w:sz w:val="24"/>
          <w:rtl/>
        </w:rPr>
        <w:t xml:space="preserve">דא</w:t>
      </w:r>
      <w:ins w:id="90925" w:author="מנוע מכני" w:date="2026-10-11T12:04:39Z">
        <w:r>
          <w:rPr>
            <w:rStyle w:val="2fb"/>
            <w:rFonts w:ascii="FontbitDavid" w:hAnsi="FontbitDavid" w:hint="cs"/>
            <w:sz w:val="24"/>
            <w:rtl/>
          </w:rPr>
          <w:t xml:space="preserve">ר"מ</w:t>
        </w:r>
      </w:ins>
      <w:del w:id="90926"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w:t>
      </w:r>
      <w:r w:rsidRPr="00B078C3">
        <w:rPr>
          <w:rFonts w:ascii="FontbitDavid" w:hAnsi="FontbitDavid"/>
          <w:sz w:val="24"/>
          <w:rtl/>
        </w:rPr>
        <w:t xml:space="preserve">דטמא! </w:t>
      </w:r>
      <w:r>
        <w:rPr>
          <w:rFonts w:ascii="FontbitDavid" w:hAnsi="FontbitDavid" w:hint="cs"/>
          <w:sz w:val="24"/>
          <w:rtl/>
        </w:rPr>
        <w:t>- באוח וינשוף</w:t>
      </w:r>
      <w:r w:rsidRPr="00B078C3">
        <w:rPr>
          <w:rFonts w:ascii="FontbitDavid" w:hAnsi="FontbitDavid"/>
          <w:sz w:val="24"/>
          <w:rtl/>
        </w:rPr>
        <w:t xml:space="preserve">, ובשאר עופות </w:t>
      </w:r>
      <w:r w:rsidRPr="00B078C3">
        <w:rPr>
          <w:rFonts w:ascii="FontbitDavid" w:hAnsi="FontbitDavid"/>
          <w:sz w:val="24"/>
          <w:rtl/>
        </w:rPr>
        <w:t xml:space="preserve">לא</w:t>
      </w:r>
      <w:r w:rsidRPr="00B078C3">
        <w:rPr>
          <w:rFonts w:ascii="FontbitDavid" w:hAnsi="FontbitDavid"/>
          <w:sz w:val="24"/>
          <w:rtl/>
        </w:rPr>
        <w:t xml:space="preserve">.</w:t>
      </w:r>
    </w:p>
    <w:p>
      <w:pPr>
        <w:pStyle w:val="38"/>
        <w:rPr>
          <w:ins w:id="99553" w:author="מנוע מכני" w:date="2026-10-11T12:04:39Z"/>
        </w:rPr>
      </w:pPr>
      <w:r w:rsidRPr="00B078C3">
        <w:t xml:space="preserve">ו</w:t>
      </w:r>
      <w:ins w:id="90927" w:author="מנוע מכני" w:date="2026-10-11T12:04:39Z">
        <w:r>
          <w:t xml:space="preserve">ה"ק</w:t>
        </w:r>
      </w:ins>
      <w:del w:id="90928" w:author="מנוע מכני" w:date="2026-10-11T12:04:39Z">
        <w:r w:rsidRPr="00B078C3">
          <w:delText xml:space="preserve">ה</w:delText>
        </w:r>
        <w:r>
          <w:delText xml:space="preserve">''ק</w:delText>
        </w:r>
      </w:del>
      <w:r>
        <w:t xml:space="preserve"> רח</w:t>
      </w:r>
      <w:ins w:id="90929" w:author="מנוע מכני" w:date="2026-10-11T12:04:39Z">
        <w:r>
          <w:t xml:space="preserve">ב"ג</w:t>
        </w:r>
      </w:ins>
      <w:del w:id="90930" w:author="מנוע מכני" w:date="2026-10-11T12:04:39Z">
        <w:r>
          <w:delText xml:space="preserve">ב''ג</w:delText>
        </w:r>
      </w:del>
      <w:del w:id="101700"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9955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נראין דברי </w:t>
      </w:r>
      <w:r w:rsidRPr="00B078C3">
        <w:rPr>
          <w:rStyle w:val="2fb"/>
          <w:rFonts w:ascii="FontbitDavid" w:hAnsi="FontbitDavid"/>
          <w:sz w:val="24"/>
          <w:rtl/>
        </w:rPr>
        <w:t xml:space="preserve">ר"מ</w:t>
      </w:r>
      <w:r w:rsidRPr="00B078C3">
        <w:rPr>
          <w:rFonts w:ascii="FontbitDavid" w:hAnsi="FontbitDavid"/>
          <w:sz w:val="24"/>
          <w:rtl/>
        </w:rPr>
        <w:t xml:space="preserve"> בבהמה וחיה והוא הדין ל</w:t>
      </w:r>
      <w:r>
        <w:rPr>
          <w:rFonts w:ascii="FontbitDavid" w:hAnsi="FontbitDavid" w:hint="cs"/>
          <w:sz w:val="24"/>
          <w:rtl/>
        </w:rPr>
        <w:t>אוח וינשוף</w:t>
      </w:r>
      <w:r w:rsidRPr="00B078C3">
        <w:rPr>
          <w:rFonts w:ascii="FontbitDavid" w:hAnsi="FontbitDavid"/>
          <w:sz w:val="24"/>
          <w:rtl/>
        </w:rPr>
        <w:t xml:space="preserve">,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ודברי חכמים בשאר עופות, שאף </w:t>
      </w:r>
      <w:r w:rsidRPr="00017C1D">
        <w:rPr>
          <w:rStyle w:val="2fb"/>
          <w:rFonts w:ascii="FontbitDavid" w:hAnsi="FontbitDavid"/>
          <w:spacing w:val="-4"/>
          <w:sz w:val="24"/>
          <w:rtl/>
        </w:rPr>
        <w:t xml:space="preserve">ר"מ</w:t>
      </w:r>
      <w:r w:rsidRPr="00017C1D">
        <w:rPr>
          <w:rFonts w:ascii="FontbitDavid" w:hAnsi="FontbitDavid"/>
          <w:spacing w:val="-4"/>
          <w:sz w:val="24"/>
          <w:rtl/>
        </w:rPr>
        <w:t xml:space="preserve"> </w:t>
      </w:r>
      <w:r w:rsidRPr="00017C1D">
        <w:rPr>
          <w:rFonts w:ascii="FontbitDavid" w:hAnsi="FontbitDavid"/>
          <w:spacing w:val="-4"/>
          <w:sz w:val="24"/>
          <w:rtl/>
        </w:rPr>
        <w:t xml:space="preserve">לא</w:t>
      </w:r>
      <w:r w:rsidRPr="00017C1D">
        <w:rPr>
          <w:rFonts w:ascii="FontbitDavid" w:hAnsi="FontbitDavid"/>
          <w:spacing w:val="-4"/>
          <w:sz w:val="24"/>
          <w:rtl/>
        </w:rPr>
        <w:t xml:space="preserve"> נחלק עמהם אלא ב</w:t>
      </w:r>
      <w:r w:rsidRPr="00017C1D">
        <w:rPr>
          <w:rFonts w:ascii="FontbitDavid" w:hAnsi="FontbitDavid" w:hint="cs"/>
          <w:spacing w:val="-4"/>
          <w:sz w:val="24"/>
          <w:rtl/>
        </w:rPr>
        <w:t>אוח וינשוף אבל בשאר עופות מודה</w:t>
      </w:r>
    </w:p>
    <w:p w:rsidR="00E403F0" w:rsidRDefault="00E403F0" w:rsidP="00E403F0">
      <w:pPr>
        <w:rPr>
          <w:rFonts w:ascii="FontbitDavid" w:hAnsi="FontbitDavid"/>
          <w:sz w:val="24"/>
          <w:rtl/>
        </w:rPr>
      </w:pPr>
    </w:p>
    <w:p>
      <w:pPr>
        <w:pStyle w:val="38"/>
        <w:rPr>
          <w:ins w:id="99555" w:author="מנוע מכני" w:date="2026-10-11T12:04:39Z"/>
        </w:rPr>
      </w:pPr>
      <w:r w:rsidRPr="00017C1D">
        <w:t xml:space="preserve">והך </w:t>
      </w:r>
      <w:r w:rsidRPr="00017C1D">
        <w:t xml:space="preserve">דת</w:t>
      </w:r>
      <w:r w:rsidRPr="00017C1D">
        <w:t>ניא</w:t>
      </w:r>
      <w:r w:rsidRPr="00017C1D">
        <w:t xml:space="preserve"> אראב</w:t>
      </w:r>
      <w:ins w:id="90931" w:author="מנוע מכני" w:date="2026-10-11T12:04:39Z">
        <w:r>
          <w:t xml:space="preserve">ר"צ</w:t>
        </w:r>
      </w:ins>
      <w:del w:id="90932" w:author="מנוע מכני" w:date="2026-10-11T12:04:39Z">
        <w:r w:rsidRPr="00017C1D">
          <w:delText xml:space="preserve">ר''צ</w:delText>
        </w:r>
      </w:del>
      <w:r w:rsidRPr="00017C1D">
        <w:t xml:space="preserve">:</w:t>
      </w:r>
    </w:p>
    <w:p w:rsidR="00E403F0" w:rsidRPr="00017C1D" w:rsidRDefault="00E403F0" w:rsidP="00E403F0">
      <w:pPr>
        <w:rPr>
          <w:rFonts w:ascii="FontbitDavid" w:hAnsi="FontbitDavid"/>
          <w:spacing w:val="-6"/>
          <w:sz w:val="24"/>
          <w:rtl/>
        </w:rPr>
      </w:pPr>
      <w:del w:id="99556"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המפלת מין בהמה וחיה, </w:t>
      </w:r>
      <w:r w:rsidRPr="00017C1D">
        <w:rPr>
          <w:rStyle w:val="2fb"/>
          <w:rFonts w:ascii="FontbitDavid" w:hAnsi="FontbitDavid"/>
          <w:spacing w:val="-6"/>
          <w:sz w:val="24"/>
          <w:rtl/>
        </w:rPr>
        <w:t xml:space="preserve">לר"מ</w:t>
      </w:r>
      <w:r w:rsidRPr="00017C1D">
        <w:rPr>
          <w:rFonts w:ascii="FontbitDavid" w:hAnsi="FontbitDavid"/>
          <w:spacing w:val="-6"/>
          <w:sz w:val="24"/>
          <w:rtl/>
        </w:rPr>
        <w:t xml:space="preserve"> ולד, ולדברי חכמים אינו ולד, בעופות</w:t>
      </w:r>
      <w:r w:rsidRPr="00017C1D">
        <w:rPr>
          <w:rFonts w:ascii="FontbitDavid" w:hAnsi="FontbitDavid" w:hint="cs"/>
          <w:spacing w:val="-6"/>
          <w:sz w:val="24"/>
          <w:rtl/>
        </w:rPr>
        <w:t xml:space="preserve"> </w:t>
      </w:r>
      <w:r w:rsidRPr="00017C1D">
        <w:rPr>
          <w:rFonts w:ascii="FontbitDavid" w:hAnsi="FontbitDavid"/>
          <w:spacing w:val="-6"/>
          <w:sz w:val="24"/>
          <w:rtl/>
        </w:rPr>
        <w:t>תיבדק.</w:t>
      </w:r>
    </w:p>
    <w:p w:rsidR="00E403F0" w:rsidRDefault="00E403F0" w:rsidP="00E403F0">
      <w:pPr>
        <w:pStyle w:val="a3"/>
        <w:rPr>
          <w:rtl/>
        </w:rPr>
      </w:pPr>
      <w:r>
        <w:rPr>
          <w:rFonts w:hint="cs"/>
          <w:rtl/>
        </w:rPr>
        <w:t xml:space="preserve">תיבדק </w:t>
      </w:r>
      <w:ins w:id="93809" w:author="מנוע מכני" w:date="2026-10-11T12:04:39Z">
        <w:r>
          <w:rPr>
            <w:rFonts w:hint="cs"/>
            <w:rtl/>
          </w:rPr>
          <w:t xml:space="preserve">לא</w:t>
        </w:r>
      </w:ins>
      <w:del w:id="93810" w:author="מנוע מכני" w:date="2026-10-11T12:04:39Z">
        <w:r>
          <w:rPr>
            <w:rFonts w:hint="cs"/>
            <w:rtl/>
          </w:rPr>
          <w:delText xml:space="preserve">לאו</w:delText>
        </w:r>
      </w:del>
      <w:r>
        <w:rPr>
          <w:rFonts w:hint="cs"/>
          <w:rtl/>
        </w:rPr>
        <w:t xml:space="preserve"> </w:t>
      </w:r>
      <w:ins w:id="90077" w:author="Claude - סמנטי" w:date="2026-10-11T12:19:29Z">
        <w:r>
          <w:rPr>
            <w:rFonts w:hint="cs"/>
            <w:rtl/>
          </w:rPr>
          <w:t xml:space="preserve">לומר</w:t>
        </w:r>
      </w:ins>
      <w:del w:id="90078" w:author="Claude - סמנטי" w:date="2026-10-11T12:19:29Z">
        <w:r>
          <w:rPr>
            <w:rFonts w:hint="cs"/>
            <w:rtl/>
          </w:rPr>
          <w:delText xml:space="preserve">למימרא</w:delText>
        </w:r>
      </w:del>
      <w:r>
        <w:rPr>
          <w:rFonts w:hint="cs"/>
          <w:rtl/>
        </w:rPr>
        <w:t xml:space="preserve"> דשאר עופות </w:t>
      </w:r>
      <w:r>
        <w:rPr>
          <w:rFonts w:hint="cs"/>
          <w:rtl/>
        </w:rPr>
        <w:t xml:space="preserve">לא</w:t>
      </w:r>
      <w:r>
        <w:rPr>
          <w:rFonts w:hint="cs"/>
          <w:rtl/>
        </w:rPr>
        <w:t xml:space="preserve"> אלא לאוח ועוף דהן שצריכים להבדק משום שיש לסתות כאדם </w:t>
      </w:r>
    </w:p>
    <w:p w:rsidR="00E403F0" w:rsidRDefault="00E403F0" w:rsidP="00E403F0">
      <w:pPr>
        <w:rPr>
          <w:rFonts w:ascii="FontbitDavid" w:hAnsi="FontbitDavid"/>
          <w:sz w:val="24"/>
          <w:rtl/>
        </w:rPr>
      </w:pPr>
    </w:p>
    <w:p>
      <w:pPr>
        <w:pStyle w:val="afffff8"/>
        <w:rPr>
          <w:ins w:id="90499" w:author="קלוד" w:date="2026-10-11T12:23:38Z"/>
        </w:rPr>
      </w:pPr>
      <w:ins w:id="90500" w:author="קלוד" w:date="2026-10-11T12:23:38Z">
        <w:r>
          <w:rPr>
            <w:color w:val="7B3F00"/>
          </w:rPr>
          <w:t xml:space="preserve">האם קיבל אביה קידושין בבהמה שהפילה?</w:t>
        </w:r>
      </w:ins>
    </w:p>
    <w:p>
      <w:pPr>
        <w:pStyle w:val="38"/>
        <w:rPr>
          <w:ins w:id="99557" w:author="מנוע מכני" w:date="2026-10-11T12:04:39Z"/>
        </w:rPr>
      </w:pPr>
      <w:r w:rsidRPr="00B078C3">
        <w:t xml:space="preserve">בעא </w:t>
      </w:r>
      <w:r>
        <w:t>ר</w:t>
      </w:r>
      <w:ins w:id="90933" w:author="מנוע מכני" w:date="2026-10-11T12:04:39Z">
        <w:r>
          <w:t xml:space="preserve">י"ר</w:t>
        </w:r>
      </w:ins>
      <w:del w:id="90934" w:author="מנוע מכני" w:date="2026-10-11T12:04:39Z">
        <w:r>
          <w:delText xml:space="preserve">י''ר</w:delText>
        </w:r>
      </w:del>
      <w:r>
        <w:t xml:space="preserve"> מ</w:t>
      </w:r>
      <w:ins w:id="90935" w:author="מנוע מכני" w:date="2026-10-11T12:04:39Z">
        <w:r>
          <w:t xml:space="preserve">ר"ז</w:t>
        </w:r>
      </w:ins>
      <w:del w:id="90936" w:author="מנוע מכני" w:date="2026-10-11T12:04:39Z">
        <w:r>
          <w:delText xml:space="preserve">ר''ז</w:delText>
        </w:r>
      </w:del>
      <w:r w:rsidRPr="00B078C3">
        <w:t xml:space="preserve">:</w:t>
      </w:r>
    </w:p>
    <w:p w:rsidR="00E403F0" w:rsidRDefault="00E403F0" w:rsidP="00E403F0">
      <w:pPr>
        <w:rPr>
          <w:rFonts w:ascii="FontbitDavid" w:hAnsi="FontbitDavid"/>
          <w:sz w:val="24"/>
          <w:rtl/>
        </w:rPr>
      </w:pPr>
      <w:del w:id="99558"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לר"מ</w:t>
      </w:r>
      <w:r w:rsidRPr="00B078C3">
        <w:rPr>
          <w:rFonts w:ascii="FontbitDavid" w:hAnsi="FontbitDavid"/>
          <w:sz w:val="24"/>
          <w:rtl/>
        </w:rPr>
        <w:t xml:space="preserve"> דאמר בהמה במעי אשה ולד </w:t>
      </w:r>
      <w:ins w:id="97941" w:author="מנוע מכני" w:date="2026-10-11T12:04:39Z">
        <w:r>
          <w:rPr>
            <w:rFonts w:ascii="FontbitDavid" w:hAnsi="FontbitDavid"/>
            <w:sz w:val="24"/>
            <w:rtl/>
          </w:rPr>
          <w:t xml:space="preserve">גמור</w:t>
        </w:r>
      </w:ins>
      <w:del w:id="97942" w:author="מנוע מכני" w:date="2026-10-11T12:04:39Z">
        <w:r w:rsidRPr="00B078C3">
          <w:rPr>
            <w:rFonts w:ascii="FontbitDavid" w:hAnsi="FontbitDavid"/>
            <w:sz w:val="24"/>
            <w:rtl/>
          </w:rPr>
          <w:delText xml:space="preserve">מעליא</w:delText>
        </w:r>
      </w:del>
      <w:r w:rsidRPr="00B078C3">
        <w:rPr>
          <w:rFonts w:ascii="FontbitDavid" w:hAnsi="FontbitDavid"/>
          <w:sz w:val="24"/>
          <w:rtl/>
        </w:rPr>
        <w:t xml:space="preserve"> הוא קבל בה אביה קידושין מהו? </w:t>
      </w:r>
    </w:p>
    <w:p w:rsidR="00E403F0" w:rsidRPr="00B078C3" w:rsidRDefault="00E403F0" w:rsidP="00E403F0">
      <w:pPr>
        <w:rPr>
          <w:rFonts w:ascii="FontbitDavid" w:hAnsi="FontbitDavid"/>
          <w:sz w:val="24"/>
          <w:rtl/>
        </w:rPr>
      </w:pPr>
      <w:r>
        <w:rPr>
          <w:rFonts w:ascii="FontbitDavid" w:hAnsi="FontbitDavid" w:hint="cs"/>
          <w:sz w:val="24"/>
          <w:rtl/>
        </w:rPr>
        <w:t xml:space="preserve">ונפ</w:t>
      </w:r>
      <w:ins w:id="90937" w:author="מנוע מכני" w:date="2026-10-11T12:04:39Z">
        <w:r>
          <w:rPr>
            <w:rFonts w:ascii="FontbitDavid" w:hAnsi="FontbitDavid" w:hint="cs"/>
            <w:sz w:val="24"/>
            <w:rtl/>
          </w:rPr>
          <w:t xml:space="preserve">ק"מ</w:t>
        </w:r>
      </w:ins>
      <w:del w:id="90938" w:author="מנוע מכני" w:date="2026-10-11T12:04:39Z">
        <w:r>
          <w:rPr>
            <w:rFonts w:ascii="FontbitDavid" w:hAnsi="FontbitDavid" w:hint="cs"/>
            <w:sz w:val="24"/>
            <w:rtl/>
          </w:rPr>
          <w:delText xml:space="preserve">ק''מ</w:delText>
        </w:r>
      </w:del>
      <w:r w:rsidRPr="00B078C3">
        <w:rPr>
          <w:rFonts w:ascii="FontbitDavid" w:hAnsi="FontbitDavid"/>
          <w:sz w:val="24"/>
          <w:rtl/>
        </w:rPr>
        <w:t xml:space="preserve"> לא</w:t>
      </w:r>
      <w:r>
        <w:rPr>
          <w:rFonts w:ascii="FontbitDavid" w:hAnsi="FontbitDavid" w:hint="cs"/>
          <w:sz w:val="24"/>
          <w:rtl/>
        </w:rPr>
        <w:t>וסרה באחותה</w:t>
      </w:r>
      <w:r w:rsidRPr="00B078C3">
        <w:rPr>
          <w:rFonts w:ascii="FontbitDavid" w:hAnsi="FontbitDavid"/>
          <w:sz w:val="24"/>
          <w:rtl/>
        </w:rPr>
        <w:t>.</w:t>
      </w:r>
    </w:p>
    <w:p>
      <w:pPr>
        <w:pStyle w:val="38"/>
        <w:rPr>
          <w:ins w:id="99559" w:author="מנוע מכני" w:date="2026-10-11T12:04:39Z"/>
        </w:rPr>
      </w:pPr>
      <w:ins w:id="90079" w:author="Claude - סמנטי" w:date="2026-10-11T12:19:29Z">
        <w:r>
          <w:t xml:space="preserve">לומר</w:t>
        </w:r>
      </w:ins>
      <w:del w:id="90080" w:author="Claude - סמנטי" w:date="2026-10-11T12:19:29Z">
        <w:r w:rsidRPr="00B078C3">
          <w:delText xml:space="preserve">למימרא</w:delText>
        </w:r>
      </w:del>
      <w:r w:rsidRPr="00B078C3">
        <w:t xml:space="preserve"> דחיי? והארי</w:t>
      </w:r>
      <w:ins w:id="90939" w:author="מנוע מכני" w:date="2026-10-11T12:04:39Z">
        <w:r>
          <w:t xml:space="preserve">א"ר</w:t>
        </w:r>
      </w:ins>
      <w:del w:id="90940" w:author="מנוע מכני" w:date="2026-10-11T12:04:39Z">
        <w:r w:rsidRPr="00B078C3">
          <w:delText xml:space="preserve">א''ר</w:delText>
        </w:r>
      </w:del>
      <w:r w:rsidRPr="00B078C3">
        <w:t xml:space="preserve">:</w:t>
      </w:r>
    </w:p>
    <w:p w:rsidR="00E403F0" w:rsidRDefault="00E403F0" w:rsidP="00E403F0">
      <w:pPr>
        <w:rPr>
          <w:rFonts w:ascii="FontbitDavid" w:hAnsi="FontbitDavid"/>
          <w:sz w:val="24"/>
          <w:rtl/>
        </w:rPr>
      </w:pPr>
      <w:del w:id="9956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אמרה </w:t>
      </w:r>
      <w:r w:rsidRPr="00B078C3">
        <w:rPr>
          <w:rStyle w:val="2fb"/>
          <w:rFonts w:ascii="FontbitDavid" w:hAnsi="FontbitDavid"/>
          <w:sz w:val="24"/>
          <w:rtl/>
        </w:rPr>
        <w:t xml:space="preserve">ר"מ</w:t>
      </w:r>
      <w:r w:rsidRPr="00B078C3">
        <w:rPr>
          <w:rFonts w:ascii="FontbitDavid" w:hAnsi="FontbitDavid"/>
          <w:sz w:val="24"/>
          <w:rtl/>
        </w:rPr>
        <w:t xml:space="preserve"> אלא הואיל ובמינו מתקיים! </w:t>
      </w:r>
    </w:p>
    <w:p>
      <w:pPr>
        <w:pStyle w:val="38"/>
        <w:rPr>
          <w:ins w:id="99561" w:author="מנוע מכני" w:date="2026-10-11T12:04:39Z"/>
        </w:rPr>
      </w:pPr>
      <w:r w:rsidRPr="00017C1D">
        <w:t xml:space="preserve">ארא</w:t>
      </w:r>
      <w:ins w:id="90941" w:author="מנוע מכני" w:date="2026-10-11T12:04:39Z">
        <w:r>
          <w:t xml:space="preserve">ב"י</w:t>
        </w:r>
      </w:ins>
      <w:del w:id="90942" w:author="מנוע מכני" w:date="2026-10-11T12:04:39Z">
        <w:r w:rsidRPr="00017C1D">
          <w:delText xml:space="preserve">ב''י</w:delText>
        </w:r>
      </w:del>
      <w:r w:rsidRPr="00017C1D">
        <w:t xml:space="preserve">:</w:t>
      </w:r>
    </w:p>
    <w:p w:rsidR="00E403F0" w:rsidRPr="00017C1D" w:rsidRDefault="00E403F0" w:rsidP="00E403F0">
      <w:pPr>
        <w:rPr>
          <w:rFonts w:ascii="FontbitDavid" w:hAnsi="FontbitDavid"/>
          <w:spacing w:val="-4"/>
          <w:sz w:val="24"/>
          <w:rtl/>
        </w:rPr>
      </w:pPr>
      <w:del w:id="99562"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עד כאן הביאו </w:t>
      </w:r>
      <w:r w:rsidRPr="00017C1D">
        <w:rPr>
          <w:rStyle w:val="2fb"/>
          <w:rFonts w:ascii="FontbitDavid" w:hAnsi="FontbitDavid"/>
          <w:spacing w:val="-4"/>
          <w:sz w:val="24"/>
          <w:rtl/>
        </w:rPr>
        <w:t xml:space="preserve">ר</w:t>
      </w:r>
      <w:ins w:id="90943" w:author="מנוע מכני" w:date="2026-10-11T12:04:39Z">
        <w:r>
          <w:rPr>
            <w:rStyle w:val="2fb"/>
            <w:rFonts w:ascii="FontbitDavid" w:hAnsi="FontbitDavid" w:hint="cs"/>
            <w:spacing w:val="-4"/>
            <w:sz w:val="24"/>
            <w:rtl/>
          </w:rPr>
          <w:t xml:space="preserve">י"ר</w:t>
        </w:r>
      </w:ins>
      <w:del w:id="90944" w:author="מנוע מכני" w:date="2026-10-11T12:04:39Z">
        <w:r w:rsidRPr="00017C1D">
          <w:rPr>
            <w:rFonts w:ascii="FontbitDavid" w:hAnsi="FontbitDavid" w:hint="cs"/>
            <w:spacing w:val="-4"/>
            <w:sz w:val="24"/>
            <w:rtl/>
          </w:rPr>
          <w:delText xml:space="preserve">י''ר</w:delText>
        </w:r>
      </w:del>
      <w:r w:rsidRPr="00017C1D">
        <w:rPr>
          <w:rFonts w:ascii="FontbitDavid" w:hAnsi="FontbitDavid" w:hint="cs"/>
          <w:spacing w:val="-4"/>
          <w:sz w:val="24"/>
          <w:rtl/>
        </w:rPr>
        <w:t xml:space="preserve"> </w:t>
      </w:r>
      <w:r w:rsidRPr="00017C1D">
        <w:rPr>
          <w:rStyle w:val="2fb"/>
          <w:rFonts w:ascii="FontbitDavid" w:hAnsi="FontbitDavid"/>
          <w:spacing w:val="-4"/>
          <w:sz w:val="24"/>
          <w:rtl/>
        </w:rPr>
        <w:t xml:space="preserve">לר' זירא</w:t>
      </w:r>
      <w:r w:rsidRPr="00017C1D">
        <w:rPr>
          <w:rFonts w:ascii="FontbitDavid" w:hAnsi="FontbitDavid"/>
          <w:spacing w:val="-4"/>
          <w:sz w:val="24"/>
          <w:rtl/>
        </w:rPr>
        <w:t xml:space="preserve"> </w:t>
      </w:r>
      <w:r w:rsidRPr="00017C1D">
        <w:rPr>
          <w:rFonts w:ascii="FontbitDavid" w:hAnsi="FontbitDavid" w:hint="cs"/>
          <w:spacing w:val="-4"/>
          <w:sz w:val="24"/>
          <w:rtl/>
        </w:rPr>
        <w:t xml:space="preserve">שיצחק ולא צחק [דאסור לאדם למלאות פיו שחוק בעו</w:t>
      </w:r>
      <w:ins w:id="90945" w:author="מנוע מכני" w:date="2026-10-11T12:04:39Z">
        <w:r>
          <w:rPr>
            <w:rFonts w:ascii="FontbitDavid" w:hAnsi="FontbitDavid" w:hint="cs"/>
            <w:spacing w:val="-4"/>
            <w:sz w:val="24"/>
            <w:rtl/>
          </w:rPr>
          <w:t xml:space="preserve">ה"ז</w:t>
        </w:r>
      </w:ins>
      <w:del w:id="90946" w:author="מנוע מכני" w:date="2026-10-11T12:04:39Z">
        <w:r w:rsidRPr="00017C1D">
          <w:rPr>
            <w:rFonts w:ascii="FontbitDavid" w:hAnsi="FontbitDavid" w:hint="cs"/>
            <w:spacing w:val="-4"/>
            <w:sz w:val="24"/>
            <w:rtl/>
          </w:rPr>
          <w:delText xml:space="preserve">ה''ז</w:delText>
        </w:r>
      </w:del>
      <w:r w:rsidRPr="00017C1D">
        <w:rPr>
          <w:rFonts w:ascii="FontbitDavid" w:hAnsi="FontbitDavid" w:hint="cs"/>
          <w:spacing w:val="-4"/>
          <w:sz w:val="24"/>
          <w:rtl/>
        </w:rPr>
        <w:t xml:space="preserve">]</w:t>
      </w:r>
    </w:p>
    <w:p w:rsidR="00E403F0" w:rsidRDefault="00E403F0" w:rsidP="00E403F0">
      <w:pPr>
        <w:rPr>
          <w:rFonts w:ascii="FontbitDavid" w:hAnsi="FontbitDavid"/>
          <w:sz w:val="24"/>
          <w:rtl/>
        </w:rPr>
      </w:pPr>
    </w:p>
    <w:p>
      <w:pPr>
        <w:pStyle w:val="38"/>
        <w:rPr>
          <w:ins w:id="99564" w:author="מנוע מכני" w:date="2026-10-11T12:04:39Z"/>
        </w:rPr>
      </w:pPr>
      <w:del w:id="99563" w:author="מנוע מכני" w:date="2026-10-11T12:04:39Z">
        <w:r w:rsidRPr="00E744B3">
          <w:delText xml:space="preserve">•</w:delText>
        </w:r>
      </w:del>
      <w:r w:rsidRPr="00E744B3">
        <w:t xml:space="preserve"> </w:t>
      </w:r>
      <w:r w:rsidRPr="00B078C3">
        <w:t xml:space="preserve">גופא, ארי</w:t>
      </w:r>
      <w:ins w:id="90947" w:author="מנוע מכני" w:date="2026-10-11T12:04:39Z">
        <w:r>
          <w:t xml:space="preserve">א"ר</w:t>
        </w:r>
      </w:ins>
      <w:del w:id="90948" w:author="מנוע מכני" w:date="2026-10-11T12:04:39Z">
        <w:r w:rsidRPr="00B078C3">
          <w:delText xml:space="preserve">א''ר</w:delText>
        </w:r>
      </w:del>
      <w:r w:rsidRPr="00B078C3">
        <w:t xml:space="preserve">:</w:t>
      </w:r>
    </w:p>
    <w:p w:rsidR="00E403F0" w:rsidRPr="00B078C3" w:rsidRDefault="00E403F0" w:rsidP="00E403F0">
      <w:pPr>
        <w:rPr>
          <w:rFonts w:ascii="FontbitDavid" w:hAnsi="FontbitDavid"/>
          <w:sz w:val="24"/>
          <w:rtl/>
        </w:rPr>
      </w:pPr>
      <w:del w:id="995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אמרה </w:t>
      </w:r>
      <w:ins w:id="93045" w:author="מנוע מכני" w:date="2026-10-11T12:04:39Z">
        <w:r>
          <w:rPr>
            <w:rStyle w:val="2fb"/>
            <w:rFonts w:ascii="FontbitDavid" w:hAnsi="FontbitDavid"/>
            <w:sz w:val="24"/>
            <w:rtl/>
          </w:rPr>
          <w:t xml:space="preserve">ר"מ</w:t>
        </w:r>
      </w:ins>
      <w:del w:id="93046" w:author="מנוע מכני" w:date="2026-10-11T12:04:39Z">
        <w:r w:rsidRPr="00B078C3">
          <w:rPr>
            <w:rFonts w:ascii="FontbitDavid" w:hAnsi="FontbitDavid"/>
            <w:sz w:val="24"/>
            <w:rtl/>
          </w:rPr>
          <w:delText xml:space="preserve">רבי מאיר</w:delText>
        </w:r>
      </w:del>
      <w:r w:rsidRPr="00B078C3">
        <w:rPr>
          <w:rFonts w:ascii="FontbitDavid" w:hAnsi="FontbitDavid"/>
          <w:sz w:val="24"/>
          <w:rtl/>
        </w:rPr>
        <w:t xml:space="preserve"> אלא הואיל ובמינו מתקיים.</w:t>
      </w:r>
    </w:p>
    <w:p w:rsidR="00E403F0" w:rsidRDefault="00E403F0" w:rsidP="00E403F0">
      <w:pPr>
        <w:pStyle w:val="afff3"/>
        <w:framePr w:wrap="around"/>
        <w:rPr>
          <w:rtl/>
        </w:rPr>
      </w:pPr>
      <w:r>
        <w:rPr>
          <w:rFonts w:hint="cs"/>
          <w:rtl/>
        </w:rPr>
        <w:t>כג:</w:t>
      </w:r>
    </w:p>
    <w:p w:rsidR="00E403F0" w:rsidRDefault="00E403F0" w:rsidP="00E403F0">
      <w:pPr>
        <w:rPr>
          <w:rFonts w:ascii="FontbitDavid" w:hAnsi="FontbitDavid"/>
          <w:sz w:val="24"/>
          <w:rtl/>
        </w:rPr>
      </w:pPr>
      <w:r>
        <w:rPr>
          <w:rStyle w:val="2fb"/>
          <w:rFonts w:ascii="FontbitDavid" w:hAnsi="FontbitDavid" w:hint="cs"/>
          <w:sz w:val="24"/>
          <w:rtl/>
        </w:rPr>
        <w:t xml:space="preserve">אר</w:t>
      </w:r>
      <w:ins w:id="90949" w:author="מנוע מכני" w:date="2026-10-11T12:04:39Z">
        <w:r>
          <w:rPr>
            <w:rStyle w:val="2fb"/>
            <w:rFonts w:ascii="FontbitDavid" w:hAnsi="FontbitDavid" w:hint="cs"/>
            <w:sz w:val="24"/>
            <w:rtl/>
          </w:rPr>
          <w:t xml:space="preserve">י"ר</w:t>
        </w:r>
      </w:ins>
      <w:del w:id="90950" w:author="מנוע מכני" w:date="2026-10-11T12:04:39Z">
        <w:r>
          <w:rPr>
            <w:rFonts w:ascii="FontbitDavid" w:hAnsi="FontbitDavid" w:hint="cs"/>
            <w:sz w:val="24"/>
            <w:rtl/>
          </w:rPr>
          <w:delText xml:space="preserve">י''ר</w:delText>
        </w:r>
      </w:del>
      <w:r>
        <w:rPr>
          <w:rFonts w:ascii="FontbitDavid" w:hAnsi="FontbitDavid" w:hint="cs"/>
          <w:sz w:val="24"/>
          <w:rtl/>
        </w:rPr>
        <w:t xml:space="preserve"> </w:t>
      </w:r>
      <w:r w:rsidRPr="00B078C3">
        <w:rPr>
          <w:rFonts w:ascii="FontbitDavid" w:hAnsi="FontbitDavid"/>
          <w:sz w:val="24"/>
          <w:rtl/>
        </w:rPr>
        <w:t xml:space="preserve">מדפתי: אף אנן </w:t>
      </w:r>
      <w:ins w:id="93811" w:author="מנוע מכני" w:date="2026-10-11T12:04:39Z">
        <w:r>
          <w:rPr>
            <w:rFonts w:ascii="FontbitDavid" w:hAnsi="FontbitDavid"/>
            <w:sz w:val="24"/>
            <w:rtl/>
          </w:rPr>
          <w:t xml:space="preserve">גם</w:t>
        </w:r>
      </w:ins>
      <w:del w:id="9381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תנינא המפלת כמין בהמה חיה ועוף </w:t>
      </w:r>
      <w:r>
        <w:rPr>
          <w:rStyle w:val="2fb"/>
          <w:rFonts w:ascii="FontbitDavid" w:hAnsi="FontbitDavid" w:hint="cs"/>
          <w:sz w:val="24"/>
          <w:rtl/>
        </w:rPr>
        <w:t>ל</w:t>
      </w:r>
      <w:r w:rsidRPr="00B078C3">
        <w:rPr>
          <w:rStyle w:val="2fb"/>
          <w:rFonts w:ascii="FontbitDavid" w:hAnsi="FontbitDavid"/>
          <w:sz w:val="24"/>
          <w:rtl/>
        </w:rPr>
        <w:t>ר"מ</w:t>
      </w:r>
      <w:r>
        <w:rPr>
          <w:rFonts w:ascii="FontbitDavid" w:hAnsi="FontbitDavid" w:hint="cs"/>
          <w:sz w:val="24"/>
          <w:rtl/>
        </w:rPr>
        <w:t xml:space="preserve"> ולד </w:t>
      </w:r>
      <w:ins w:id="97943" w:author="מנוע מכני" w:date="2026-10-11T12:04:39Z">
        <w:r>
          <w:rPr>
            <w:rFonts w:ascii="FontbitDavid" w:hAnsi="FontbitDavid" w:hint="cs"/>
            <w:sz w:val="24"/>
            <w:rtl/>
          </w:rPr>
          <w:t xml:space="preserve">גמור</w:t>
        </w:r>
      </w:ins>
      <w:del w:id="97944" w:author="מנוע מכני" w:date="2026-10-11T12:04:39Z">
        <w:r>
          <w:rPr>
            <w:rFonts w:ascii="FontbitDavid" w:hAnsi="FontbitDavid" w:hint="cs"/>
            <w:sz w:val="24"/>
            <w:rtl/>
          </w:rPr>
          <w:delText xml:space="preserve">מעליא</w:delText>
        </w:r>
      </w:del>
      <w:r w:rsidRPr="00B078C3">
        <w:rPr>
          <w:rFonts w:ascii="FontbitDavid" w:hAnsi="FontbitDavid"/>
          <w:sz w:val="24"/>
          <w:rtl/>
        </w:rPr>
        <w:t xml:space="preserve">, </w:t>
      </w:r>
    </w:p>
    <w:p>
      <w:pPr>
        <w:pStyle w:val="38"/>
        <w:rPr>
          <w:ins w:id="99566" w:author="מנוע מכני" w:date="2026-10-11T12:04:39Z"/>
        </w:rPr>
      </w:pPr>
      <w:r>
        <w:tab/>
      </w:r>
      <w:r>
        <w:tab/>
      </w:r>
      <w:r>
        <w:tab/>
      </w:r>
      <w:r w:rsidRPr="00B078C3">
        <w:t xml:space="preserve">וחכ"א:</w:t>
      </w:r>
    </w:p>
    <w:p w:rsidR="00E403F0" w:rsidRPr="00B078C3" w:rsidRDefault="00E403F0" w:rsidP="00E403F0">
      <w:pPr>
        <w:rPr>
          <w:rFonts w:ascii="FontbitDavid" w:hAnsi="FontbitDavid"/>
          <w:sz w:val="24"/>
          <w:rtl/>
        </w:rPr>
      </w:pPr>
      <w:del w:id="995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שיהא בו מצורת אדם</w:t>
      </w:r>
      <w:ins w:id="96761" w:author="מנוע מכני" w:date="2026-10-11T12:04:39Z">
        <w:r>
          <w:rPr>
            <w:rFonts w:ascii="FontbitDavid" w:hAnsi="FontbitDavid"/>
            <w:sz w:val="24"/>
            <w:rtl/>
          </w:rPr>
          <w:t xml:space="preserve">,</w:t>
        </w:r>
      </w:ins>
      <w:del w:id="96762" w:author="מנוע מכני" w:date="2026-10-11T12:04:39Z">
        <w:r w:rsidRPr="00B078C3">
          <w:rPr>
            <w:rFonts w:ascii="FontbitDavid" w:hAnsi="FontbitDavid"/>
            <w:sz w:val="24"/>
            <w:rtl/>
          </w:rPr>
          <w:delText xml:space="preserve">;</w:delText>
        </w:r>
      </w:del>
    </w:p>
    <w:p w:rsidR="00E403F0" w:rsidRPr="00017C1D" w:rsidRDefault="00E403F0" w:rsidP="00E403F0">
      <w:pPr>
        <w:pStyle w:val="a3"/>
        <w:rPr>
          <w:spacing w:val="-6"/>
          <w:rtl/>
        </w:rPr>
      </w:pPr>
      <w:r w:rsidRPr="00017C1D">
        <w:rPr>
          <w:spacing w:val="-6"/>
          <w:rtl/>
        </w:rPr>
        <w:t xml:space="preserve">והמפלת סנדל, או שליא, או </w:t>
      </w:r>
      <w:ins w:id="98259" w:author="מנוע מכני" w:date="2026-10-11T12:04:39Z">
        <w:r>
          <w:rPr>
            <w:spacing w:val="-6"/>
            <w:rtl/>
          </w:rPr>
          <w:t xml:space="preserve">יפה</w:t>
        </w:r>
      </w:ins>
      <w:del w:id="98260" w:author="מנוע מכני" w:date="2026-10-11T12:04:39Z">
        <w:r w:rsidRPr="00017C1D">
          <w:rPr>
            <w:spacing w:val="-6"/>
            <w:rtl/>
          </w:rPr>
          <w:delText xml:space="preserve">שפיר</w:delText>
        </w:r>
      </w:del>
      <w:r w:rsidRPr="00017C1D">
        <w:rPr>
          <w:spacing w:val="-6"/>
          <w:rtl/>
        </w:rPr>
        <w:t xml:space="preserve"> מרוקם, והיוצא מחותך הבא אחריו בכור לנחלה ואינו בכור לכהן.</w:t>
      </w:r>
    </w:p>
    <w:p w:rsidR="00E403F0" w:rsidRDefault="00E403F0" w:rsidP="00E403F0">
      <w:pPr>
        <w:rPr>
          <w:rFonts w:ascii="FontbitDavid" w:hAnsi="FontbitDavid"/>
          <w:sz w:val="24"/>
          <w:rtl/>
        </w:rPr>
      </w:pPr>
      <w:ins w:id="97377" w:author="מנוע מכני" w:date="2026-10-11T12:04:39Z">
        <w:r>
          <w:rPr>
            <w:rFonts w:ascii="FontbitDavid" w:hAnsi="FontbitDavid"/>
            <w:sz w:val="24"/>
            <w:rtl/>
          </w:rPr>
          <w:t xml:space="preserve">ואם </w:t>
        </w:r>
      </w:ins>
      <w:del w:id="97378" w:author="מנוע מכני" w:date="2026-10-11T12:04:39Z">
        <w:r w:rsidRPr="00B078C3">
          <w:rPr>
            <w:rFonts w:ascii="FontbitDavid" w:hAnsi="FontbitDavid"/>
            <w:sz w:val="24"/>
            <w:rtl/>
          </w:rPr>
          <w:lastRenderedPageBreak/>
          <w:delText xml:space="preserve">ואי </w:delText>
        </w:r>
      </w:del>
      <w:r w:rsidRPr="00B078C3">
        <w:rPr>
          <w:rFonts w:ascii="FontbitDavid" w:hAnsi="FontbitDavid"/>
          <w:sz w:val="24"/>
          <w:rtl/>
        </w:rPr>
        <w:lastRenderedPageBreak/>
        <w:t xml:space="preserve">ס"ד</w:t>
      </w:r>
      <w:r w:rsidRPr="00B078C3">
        <w:rPr>
          <w:rFonts w:ascii="FontbitDavid" w:hAnsi="FontbitDavid"/>
          <w:sz w:val="24"/>
          <w:rtl/>
        </w:rPr>
        <w:lastRenderedPageBreak/>
        <w:t xml:space="preserve"> דחיי, הבא אחריו בכור לנחלה מי הוי? </w:t>
      </w:r>
    </w:p>
    <w:p>
      <w:pPr>
        <w:pStyle w:val="38"/>
        <w:rPr>
          <w:ins w:id="99568" w:author="מנוע מכני" w:date="2026-10-11T12:04:39Z"/>
        </w:rPr>
      </w:pPr>
      <w:r w:rsidRPr="00017C1D">
        <w:t xml:space="preserve">רבא:</w:t>
      </w:r>
    </w:p>
    <w:p w:rsidR="00E403F0" w:rsidRPr="00017C1D" w:rsidRDefault="00E403F0" w:rsidP="00E403F0">
      <w:pPr>
        <w:rPr>
          <w:rFonts w:ascii="FontbitDavid" w:hAnsi="FontbitDavid"/>
          <w:spacing w:val="-2"/>
          <w:sz w:val="24"/>
          <w:rtl/>
        </w:rPr>
      </w:pPr>
      <w:del w:id="99569" w:author="מנוע מכני" w:date="2026-10-11T12:04:39Z">
        <w:r w:rsidRPr="00017C1D">
          <w:rPr>
            <w:rFonts w:ascii="FontbitDavid" w:hAnsi="FontbitDavid" w:hint="cs"/>
            <w:spacing w:val="-2"/>
            <w:sz w:val="24"/>
            <w:rtl/>
          </w:rPr>
          <w:delText xml:space="preserve"> </w:delText>
        </w:r>
      </w:del>
      <w:r w:rsidRPr="00017C1D">
        <w:rPr>
          <w:rFonts w:ascii="FontbitDavid" w:hAnsi="FontbitDavid"/>
          <w:spacing w:val="-2"/>
          <w:sz w:val="24"/>
          <w:rtl/>
        </w:rPr>
        <w:t xml:space="preserve">לעולם</w:t>
      </w:r>
      <w:ins w:id="96763" w:author="מנוע מכני" w:date="2026-10-11T12:04:39Z">
        <w:r>
          <w:rPr>
            <w:rFonts w:ascii="FontbitDavid" w:hAnsi="FontbitDavid"/>
            <w:spacing w:val="-2"/>
            <w:sz w:val="24"/>
            <w:rtl/>
          </w:rPr>
          <w:t xml:space="preserve"> </w:t>
        </w:r>
      </w:ins>
      <w:del w:id="96764"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דחיי, ושאני </w:t>
      </w:r>
      <w:ins w:id="93813" w:author="מנוע מכני" w:date="2026-10-11T12:04:39Z">
        <w:r>
          <w:rPr>
            <w:rFonts w:ascii="FontbitDavid" w:hAnsi="FontbitDavid"/>
            <w:spacing w:val="-2"/>
            <w:sz w:val="24"/>
            <w:rtl/>
          </w:rPr>
          <w:t xml:space="preserve">שם</w:t>
        </w:r>
      </w:ins>
      <w:del w:id="93814" w:author="מנוע מכני" w:date="2026-10-11T12:04:39Z">
        <w:r w:rsidRPr="00017C1D">
          <w:rPr>
            <w:rFonts w:ascii="FontbitDavid" w:hAnsi="FontbitDavid"/>
            <w:spacing w:val="-2"/>
            <w:sz w:val="24"/>
            <w:rtl/>
          </w:rPr>
          <w:delText xml:space="preserve">התם</w:delText>
        </w:r>
      </w:del>
      <w:r w:rsidRPr="00017C1D">
        <w:rPr>
          <w:rFonts w:ascii="FontbitDavid" w:hAnsi="FontbitDavid"/>
          <w:spacing w:val="-2"/>
          <w:sz w:val="24"/>
          <w:rtl/>
        </w:rPr>
        <w:t xml:space="preserve"> ד</w:t>
      </w:r>
      <w:r w:rsidRPr="00017C1D">
        <w:rPr>
          <w:rFonts w:ascii="FontbitDavid" w:hAnsi="FontbitDavid" w:hint="cs"/>
          <w:spacing w:val="-2"/>
          <w:sz w:val="24"/>
          <w:rtl/>
        </w:rPr>
        <w:t xml:space="preserve">'</w:t>
      </w:r>
      <w:r w:rsidRPr="00017C1D">
        <w:rPr>
          <w:rStyle w:val="afffff0"/>
          <w:rFonts w:ascii="FontbitDavid" w:hAnsi="FontbitDavid" w:hint="cs"/>
          <w:spacing w:val="-2"/>
          <w:sz w:val="24"/>
          <w:rtl/>
        </w:rPr>
        <w:t xml:space="preserve">ר</w:t>
      </w:r>
      <w:r w:rsidRPr="00017C1D">
        <w:rPr>
          <w:rStyle w:val="afffff0"/>
          <w:rFonts w:ascii="FontbitDavid" w:hAnsi="FontbitDavid"/>
          <w:spacing w:val="-2"/>
          <w:sz w:val="24"/>
          <w:rtl/>
        </w:rPr>
        <w:t>אשית אונו</w:t>
      </w:r>
      <w:r w:rsidRPr="00017C1D">
        <w:rPr>
          <w:rFonts w:ascii="FontbitDavid" w:hAnsi="FontbitDavid" w:hint="cs"/>
          <w:spacing w:val="-2"/>
          <w:sz w:val="24"/>
          <w:rtl/>
        </w:rPr>
        <w:t>'</w:t>
      </w:r>
      <w:r w:rsidRPr="00017C1D">
        <w:rPr>
          <w:rFonts w:ascii="FontbitDavid" w:hAnsi="FontbitDavid"/>
          <w:spacing w:val="-2"/>
          <w:sz w:val="24"/>
          <w:rtl/>
        </w:rPr>
        <w:t xml:space="preserve"> - מי שלבו דוה עליו, יצא זה שאין לבו דוה עליו.</w:t>
      </w:r>
    </w:p>
    <w:p w:rsidR="00E403F0" w:rsidRPr="00B078C3" w:rsidRDefault="00E403F0" w:rsidP="00E403F0">
      <w:pPr>
        <w:rPr>
          <w:rFonts w:ascii="FontbitDavid" w:hAnsi="FontbitDavid"/>
          <w:sz w:val="24"/>
          <w:rtl/>
        </w:rPr>
      </w:pPr>
    </w:p>
    <w:p>
      <w:pPr>
        <w:pStyle w:val="afffff8"/>
        <w:rPr>
          <w:ins w:id="90497" w:author="קלוד" w:date="2026-10-11T12:23:38Z"/>
        </w:rPr>
      </w:pPr>
      <w:ins w:id="90498" w:author="קלוד" w:date="2026-10-11T12:23:38Z">
        <w:r>
          <w:rPr>
            <w:color w:val="7B3F00"/>
          </w:rPr>
          <w:t xml:space="preserve">האם אדם במעי בהמה מותר באכילה?</w:t>
        </w:r>
      </w:ins>
    </w:p>
    <w:p>
      <w:pPr>
        <w:pStyle w:val="38"/>
        <w:rPr>
          <w:ins w:id="99570" w:author="מנוע מכני" w:date="2026-10-11T12:04:39Z"/>
        </w:rPr>
      </w:pPr>
      <w:r w:rsidRPr="00017C1D">
        <w:t xml:space="preserve">בעא </w:t>
      </w:r>
      <w:r w:rsidRPr="00017C1D">
        <w:t xml:space="preserve">רא</w:t>
      </w:r>
      <w:ins w:id="90951" w:author="מנוע מכני" w:date="2026-10-11T12:04:39Z">
        <w:r>
          <w:t xml:space="preserve">ב"א</w:t>
        </w:r>
      </w:ins>
      <w:del w:id="90952" w:author="מנוע מכני" w:date="2026-10-11T12:04:39Z">
        <w:r w:rsidRPr="00017C1D">
          <w:delText xml:space="preserve">ב''א</w:delText>
        </w:r>
      </w:del>
      <w:r w:rsidRPr="00017C1D">
        <w:t xml:space="preserve"> </w:t>
      </w:r>
      <w:r w:rsidRPr="00017C1D">
        <w:t xml:space="preserve">מאביי:</w:t>
      </w:r>
    </w:p>
    <w:p w:rsidR="00E403F0" w:rsidRPr="00017C1D" w:rsidRDefault="00E403F0" w:rsidP="00E403F0">
      <w:pPr>
        <w:rPr>
          <w:rFonts w:ascii="FontbitDavid" w:hAnsi="FontbitDavid"/>
          <w:spacing w:val="-4"/>
          <w:sz w:val="24"/>
          <w:rtl/>
        </w:rPr>
      </w:pPr>
      <w:del w:id="99571" w:author="מנוע מכני" w:date="2026-10-11T12:04:39Z">
        <w:r w:rsidRPr="00017C1D">
          <w:rPr>
            <w:rFonts w:ascii="FontbitDavid" w:hAnsi="FontbitDavid"/>
            <w:spacing w:val="-4"/>
            <w:sz w:val="24"/>
            <w:rtl/>
          </w:rPr>
          <w:delText xml:space="preserve"> </w:delText>
        </w:r>
      </w:del>
      <w:ins w:id="93047" w:author="מנוע מכני" w:date="2026-10-11T12:04:39Z">
        <w:r>
          <w:rPr>
            <w:rStyle w:val="2fb"/>
            <w:rFonts w:ascii="FontbitDavid" w:hAnsi="FontbitDavid"/>
            <w:spacing w:val="-4"/>
            <w:sz w:val="24"/>
            <w:rtl/>
          </w:rPr>
          <w:t xml:space="preserve">לר"מ</w:t>
        </w:r>
      </w:ins>
      <w:del w:id="93048" w:author="מנוע מכני" w:date="2026-10-11T12:04:39Z">
        <w:r w:rsidRPr="00017C1D">
          <w:rPr>
            <w:rFonts w:ascii="FontbitDavid" w:hAnsi="FontbitDavid"/>
            <w:spacing w:val="-4"/>
            <w:sz w:val="24"/>
            <w:rtl/>
          </w:rPr>
          <w:delText xml:space="preserve">לרבי מאיר</w:delText>
        </w:r>
      </w:del>
      <w:r w:rsidRPr="00017C1D">
        <w:rPr>
          <w:rFonts w:ascii="FontbitDavid" w:hAnsi="FontbitDavid"/>
          <w:spacing w:val="-4"/>
          <w:sz w:val="24"/>
          <w:rtl/>
        </w:rPr>
        <w:t xml:space="preserve"> דאמר בהמה במעי אשה ולד </w:t>
      </w:r>
      <w:ins w:id="97945" w:author="מנוע מכני" w:date="2026-10-11T12:04:39Z">
        <w:r>
          <w:rPr>
            <w:rFonts w:ascii="FontbitDavid" w:hAnsi="FontbitDavid"/>
            <w:spacing w:val="-4"/>
            <w:sz w:val="24"/>
            <w:rtl/>
          </w:rPr>
          <w:t xml:space="preserve">גמור</w:t>
        </w:r>
      </w:ins>
      <w:del w:id="97946" w:author="מנוע מכני" w:date="2026-10-11T12:04:39Z">
        <w:r w:rsidRPr="00017C1D">
          <w:rPr>
            <w:rFonts w:ascii="FontbitDavid" w:hAnsi="FontbitDavid"/>
            <w:spacing w:val="-4"/>
            <w:sz w:val="24"/>
            <w:rtl/>
          </w:rPr>
          <w:delText xml:space="preserve">מעליא</w:delText>
        </w:r>
      </w:del>
      <w:r w:rsidRPr="00017C1D">
        <w:rPr>
          <w:rFonts w:ascii="FontbitDavid" w:hAnsi="FontbitDavid"/>
          <w:spacing w:val="-4"/>
          <w:sz w:val="24"/>
          <w:rtl/>
        </w:rPr>
        <w:t xml:space="preserve"> הוא, אדם במעי בהמה </w:t>
      </w:r>
      <w:ins w:id="95305" w:author="מנוע מכני" w:date="2026-10-11T12:04:39Z">
        <w:r>
          <w:rPr>
            <w:rFonts w:ascii="FontbitDavid" w:hAnsi="FontbitDavid"/>
            <w:spacing w:val="-4"/>
            <w:sz w:val="24"/>
            <w:rtl/>
          </w:rPr>
          <w:t xml:space="preserve">מה</w:t>
        </w:r>
      </w:ins>
      <w:del w:id="95306" w:author="מנוע מכני" w:date="2026-10-11T12:04:39Z">
        <w:r w:rsidRPr="00017C1D">
          <w:rPr>
            <w:rFonts w:ascii="FontbitDavid" w:hAnsi="FontbitDavid"/>
            <w:spacing w:val="-4"/>
            <w:sz w:val="24"/>
            <w:rtl/>
          </w:rPr>
          <w:delText xml:space="preserve">מאי</w:delText>
        </w:r>
      </w:del>
      <w:r w:rsidRPr="00017C1D">
        <w:rPr>
          <w:rFonts w:ascii="FontbitDavid" w:hAnsi="FontbitDavid"/>
          <w:spacing w:val="-4"/>
          <w:sz w:val="24"/>
          <w:rtl/>
        </w:rPr>
        <w:t xml:space="preserve">? </w:t>
      </w:r>
    </w:p>
    <w:p w:rsidR="00E403F0" w:rsidRPr="00B078C3" w:rsidRDefault="00E403F0" w:rsidP="00E403F0">
      <w:pPr>
        <w:rPr>
          <w:rFonts w:ascii="FontbitDavid" w:hAnsi="FontbitDavid"/>
          <w:sz w:val="24"/>
          <w:rtl/>
        </w:rPr>
      </w:pPr>
      <w:r>
        <w:rPr>
          <w:rFonts w:ascii="FontbitDavid" w:hAnsi="FontbitDavid" w:hint="cs"/>
          <w:sz w:val="24"/>
          <w:rtl/>
        </w:rPr>
        <w:t>ו</w:t>
      </w:r>
      <w:r w:rsidRPr="00B078C3">
        <w:rPr>
          <w:rFonts w:ascii="FontbitDavid" w:hAnsi="FontbitDavid"/>
          <w:sz w:val="24"/>
          <w:rtl/>
        </w:rPr>
        <w:t xml:space="preserve">נפ</w:t>
      </w:r>
      <w:ins w:id="90953" w:author="מנוע מכני" w:date="2026-10-11T12:04:39Z">
        <w:r>
          <w:rPr>
            <w:rFonts w:ascii="FontbitDavid" w:hAnsi="FontbitDavid"/>
            <w:sz w:val="24"/>
            <w:rtl/>
          </w:rPr>
          <w:t xml:space="preserve">ק"מ</w:t>
        </w:r>
      </w:ins>
      <w:del w:id="90954" w:author="מנוע מכני" w:date="2026-10-11T12:04:39Z">
        <w:r w:rsidRPr="00B078C3">
          <w:rPr>
            <w:rFonts w:ascii="FontbitDavid" w:hAnsi="FontbitDavid"/>
            <w:sz w:val="24"/>
            <w:rtl/>
          </w:rPr>
          <w:delText xml:space="preserve">ק</w:delText>
        </w:r>
        <w:r>
          <w:rPr>
            <w:rFonts w:ascii="FontbitDavid" w:hAnsi="FontbitDavid" w:hint="cs"/>
            <w:sz w:val="24"/>
            <w:rtl/>
          </w:rPr>
          <w:delText xml:space="preserve">''מ</w:delText>
        </w:r>
      </w:del>
      <w:r w:rsidRPr="00B078C3">
        <w:rPr>
          <w:rFonts w:ascii="FontbitDavid" w:hAnsi="FontbitDavid"/>
          <w:sz w:val="24"/>
          <w:rtl/>
        </w:rPr>
        <w:t xml:space="preserve"> - לאשתרויי באכילה.</w:t>
      </w:r>
    </w:p>
    <w:p>
      <w:pPr>
        <w:pStyle w:val="38"/>
        <w:rPr>
          <w:ins w:id="99572" w:author="מנוע מכני" w:date="2026-10-11T12:04:39Z"/>
        </w:rPr>
      </w:pPr>
      <w:r w:rsidRPr="00B078C3">
        <w:t>ו</w:t>
      </w:r>
      <w:ins w:id="90955" w:author="מנוע מכני" w:date="2026-10-11T12:04:39Z">
        <w:r>
          <w:t xml:space="preserve">א"א</w:t>
        </w:r>
      </w:ins>
      <w:del w:id="90956" w:author="מנוע מכני" w:date="2026-10-11T12:04:39Z">
        <w:r>
          <w:delText xml:space="preserve">א''א</w:delText>
        </w:r>
      </w:del>
      <w:r>
        <w:t xml:space="preserve"> לפשוט מר</w:t>
      </w:r>
      <w:ins w:id="90957" w:author="מנוע מכני" w:date="2026-10-11T12:04:39Z">
        <w:r>
          <w:t xml:space="preserve">י"ו</w:t>
        </w:r>
      </w:ins>
      <w:del w:id="90958" w:author="מנוע מכני" w:date="2026-10-11T12:04:39Z">
        <w:r>
          <w:delText xml:space="preserve">י''ו</w:delText>
        </w:r>
      </w:del>
      <w:r w:rsidRPr="00B078C3">
        <w:t xml:space="preserve">:</w:t>
      </w:r>
    </w:p>
    <w:p w:rsidR="00E403F0" w:rsidRDefault="00E403F0" w:rsidP="00E403F0">
      <w:pPr>
        <w:rPr>
          <w:rFonts w:ascii="FontbitDavid" w:hAnsi="FontbitDavid"/>
          <w:sz w:val="24"/>
          <w:rtl/>
        </w:rPr>
      </w:pPr>
      <w:del w:id="995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השוחט את הבהמה ומצא בה דמות יונה - אסורה באכילה! </w:t>
      </w:r>
    </w:p>
    <w:p>
      <w:pPr>
        <w:pStyle w:val="38"/>
        <w:rPr>
          <w:ins w:id="99574" w:author="מנוע מכני" w:date="2026-10-11T12:04:39Z"/>
        </w:rPr>
      </w:pPr>
      <w:r>
        <w:tab/>
      </w:r>
      <w:r w:rsidRPr="00823BA4">
        <w:t>ודחי'</w:t>
      </w:r>
    </w:p>
    <w:p w:rsidR="00E403F0" w:rsidRDefault="00E403F0" w:rsidP="00E403F0">
      <w:pPr>
        <w:rPr>
          <w:rFonts w:ascii="FontbitDavid" w:hAnsi="FontbitDavid"/>
          <w:sz w:val="24"/>
          <w:rtl/>
        </w:rPr>
      </w:pPr>
      <w:del w:id="99575" w:author="מנוע מכני" w:date="2026-10-11T12:04:39Z">
        <w:r>
          <w:rPr>
            <w:rFonts w:ascii="FontbitDavid" w:hAnsi="FontbitDavid" w:hint="cs"/>
            <w:sz w:val="24"/>
            <w:rtl/>
          </w:rPr>
          <w:delText xml:space="preserve"> </w:delText>
        </w:r>
      </w:del>
      <w:ins w:id="93819" w:author="מנוע מכני" w:date="2026-10-11T12:04:39Z">
        <w:r>
          <w:rPr>
            <w:rFonts w:ascii="FontbitDavid" w:hAnsi="FontbitDavid" w:hint="cs"/>
            <w:sz w:val="24"/>
            <w:rtl/>
          </w:rPr>
          <w:t xml:space="preserve">דשם</w:t>
        </w:r>
      </w:ins>
      <w:del w:id="93820" w:author="מנוע מכני" w:date="2026-10-11T12:04:39Z">
        <w:r>
          <w:rPr>
            <w:rFonts w:ascii="FontbitDavid" w:hAnsi="FontbitDavid" w:hint="cs"/>
            <w:sz w:val="24"/>
            <w:rtl/>
          </w:rPr>
          <w:delText xml:space="preserve">דה</w:delText>
        </w:r>
        <w:r w:rsidRPr="00B078C3">
          <w:rPr>
            <w:rFonts w:ascii="FontbitDavid" w:hAnsi="FontbitDavid"/>
            <w:sz w:val="24"/>
            <w:rtl/>
          </w:rPr>
          <w:delText xml:space="preserve">תם</w:delText>
        </w:r>
      </w:del>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פרסות </w:t>
      </w:r>
      <w:ins w:id="93815" w:author="מנוע מכני" w:date="2026-10-11T12:04:39Z">
        <w:r>
          <w:rPr>
            <w:rFonts w:ascii="FontbitDavid" w:hAnsi="FontbitDavid"/>
            <w:sz w:val="24"/>
            <w:rtl/>
          </w:rPr>
          <w:t xml:space="preserve">יש</w:t>
        </w:r>
      </w:ins>
      <w:del w:id="93816"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ולא פרסה </w:t>
      </w:r>
      <w:ins w:id="93817" w:author="מנוע מכני" w:date="2026-10-11T12:04:39Z">
        <w:r>
          <w:rPr>
            <w:rFonts w:ascii="FontbitDavid" w:hAnsi="FontbitDavid"/>
            <w:sz w:val="24"/>
            <w:rtl/>
          </w:rPr>
          <w:t xml:space="preserve">יש</w:t>
        </w:r>
      </w:ins>
      <w:del w:id="93818"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del w:id="92854" w:author="מנוע מכני" w:date="2026-10-11T12:04:39Z">
        <w:r>
          <w:rPr>
            <w:rFonts w:ascii="FontbitDavid" w:hAnsi="FontbitDavid" w:hint="cs"/>
            <w:sz w:val="24"/>
            <w:rtl/>
          </w:rPr>
          <w:delText xml:space="preserve">  </w:delText>
        </w:r>
      </w:del>
      <w:ins w:id="93823" w:author="מנוע מכני" w:date="2026-10-11T12:04:39Z">
        <w:r>
          <w:rPr>
            <w:rFonts w:ascii="FontbitDavid" w:hAnsi="FontbitDavid"/>
            <w:sz w:val="24"/>
            <w:rtl/>
          </w:rPr>
          <w:t xml:space="preserve">כאן</w:t>
        </w:r>
      </w:ins>
      <w:del w:id="93824"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r>
        <w:rPr>
          <w:rFonts w:ascii="FontbitDavid" w:hAnsi="FontbitDavid" w:hint="cs"/>
          <w:sz w:val="24"/>
          <w:rtl/>
        </w:rPr>
        <w:t xml:space="preserve">[באדם]</w:t>
      </w:r>
      <w:ins w:id="96765" w:author="מנוע מכני" w:date="2026-10-11T12:04:39Z">
        <w:r>
          <w:rPr>
            <w:rFonts w:ascii="FontbitDavid" w:hAnsi="FontbitDavid" w:hint="cs"/>
            <w:sz w:val="24"/>
            <w:rtl/>
          </w:rPr>
          <w:t xml:space="preserve"> </w:t>
        </w:r>
      </w:ins>
      <w:del w:id="9676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נהי ד</w:t>
      </w:r>
      <w:r>
        <w:rPr>
          <w:rFonts w:ascii="FontbitDavid" w:hAnsi="FontbitDavid" w:hint="cs"/>
          <w:sz w:val="24"/>
          <w:rtl/>
        </w:rPr>
        <w:t xml:space="preserve">אין פרסות מיהא </w:t>
      </w:r>
      <w:ins w:id="93821" w:author="מנוע מכני" w:date="2026-10-11T12:04:39Z">
        <w:r>
          <w:rPr>
            <w:rFonts w:ascii="FontbitDavid" w:hAnsi="FontbitDavid" w:hint="cs"/>
            <w:sz w:val="24"/>
            <w:rtl/>
          </w:rPr>
          <w:t xml:space="preserve">יש</w:t>
        </w:r>
      </w:ins>
      <w:del w:id="93822"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פרסה.</w:t>
      </w:r>
    </w:p>
    <w:p w:rsidR="00E403F0" w:rsidRPr="00B078C3" w:rsidRDefault="00E403F0" w:rsidP="00E403F0">
      <w:pPr>
        <w:jc w:val="center"/>
        <w:rPr>
          <w:del w:id="90064" w:author="מנוע עיצוב" w:date="2026-10-11T12:09:26Z"/>
          <w:rFonts w:ascii="FontbitDavid" w:hAnsi="FontbitDavid"/>
          <w:sz w:val="24"/>
          <w:rtl/>
        </w:rPr>
      </w:pPr>
      <w:del w:id="9006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84" w:author="קלוד" w:date="2026-10-11T09:07:21Z">
          <w:pPr>
            <w:pStyle w:val="affff1"/>
            <w:rPr>
              <w:rtl/>
            </w:rPr>
          </w:pPr>
        </w:pPrChange>
      </w:pPr>
      <w:ins w:id="9830" w:author="מספור קטעי משנה" w:date="2026-10-11T09:25:19Z">
        <w:r>
          <w:rPr>
            <w:rStyle w:val="MisparKeta"/>
          </w:rPr>
          <w:t xml:space="preserve">ב. </w:t>
        </w:r>
      </w:ins>
      <w:r w:rsidRPr="00B078C3">
        <w:rPr>
          <w:rtl/>
        </w:rPr>
        <w:t>וחכ"א כל שאין בו כו'.</w:t>
      </w:r>
    </w:p>
    <w:p>
      <w:pPr>
        <w:pStyle w:val="38"/>
        <w:rPr>
          <w:ins w:id="99576" w:author="מנוע מכני" w:date="2026-10-11T12:04:39Z"/>
        </w:rPr>
      </w:pPr>
      <w:r w:rsidRPr="00B078C3">
        <w:t xml:space="preserve">ארי</w:t>
      </w:r>
      <w:ins w:id="90959" w:author="מנוע מכני" w:date="2026-10-11T12:04:39Z">
        <w:r>
          <w:t xml:space="preserve">ב"א</w:t>
        </w:r>
      </w:ins>
      <w:del w:id="90960" w:author="מנוע מכני" w:date="2026-10-11T12:04:39Z">
        <w:r w:rsidRPr="00B078C3">
          <w:delText xml:space="preserve">ב''א</w:delText>
        </w:r>
      </w:del>
      <w:r w:rsidRPr="00B078C3">
        <w:t xml:space="preserve"> </w:t>
      </w:r>
      <w:ins w:id="90961" w:author="מנוע מכני" w:date="2026-10-11T12:04:39Z">
        <w:r>
          <w:t xml:space="preserve">א"ר</w:t>
        </w:r>
      </w:ins>
      <w:del w:id="90962" w:author="מנוע מכני" w:date="2026-10-11T12:04:39Z">
        <w:r w:rsidRPr="00B078C3">
          <w:delText xml:space="preserve">א''ר</w:delText>
        </w:r>
      </w:del>
      <w:r w:rsidRPr="00B078C3">
        <w:t xml:space="preserve">, הכל מודים:</w:t>
      </w:r>
    </w:p>
    <w:p w:rsidR="00E403F0" w:rsidRDefault="00E403F0" w:rsidP="00E403F0">
      <w:pPr>
        <w:rPr>
          <w:rFonts w:ascii="FontbitDavid" w:hAnsi="FontbitDavid"/>
          <w:sz w:val="24"/>
          <w:rtl/>
        </w:rPr>
      </w:pPr>
      <w:del w:id="995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גופו תייש ופניו אדם - אדם, גופו אדם ופניו תייש - ולא כלום, </w:t>
      </w:r>
    </w:p>
    <w:p w:rsidR="00E403F0" w:rsidRPr="00B078C3" w:rsidRDefault="00E403F0" w:rsidP="00E403F0">
      <w:pPr>
        <w:rPr>
          <w:rFonts w:ascii="FontbitDavid" w:hAnsi="FontbitDavid"/>
          <w:sz w:val="24"/>
          <w:rtl/>
        </w:rPr>
      </w:pPr>
      <w:r w:rsidRPr="00EE28CE">
        <w:rPr>
          <w:rFonts w:ascii="FontbitDavid" w:hAnsi="FontbitDavid"/>
          <w:b/>
          <w:bCs/>
          <w:sz w:val="24"/>
          <w:rtl/>
        </w:rPr>
        <w:t>נחלקו</w:t>
      </w:r>
      <w:r>
        <w:rPr>
          <w:rFonts w:ascii="FontbitDavid" w:hAnsi="FontbitDavid" w:hint="cs"/>
          <w:sz w:val="24"/>
          <w:rtl/>
        </w:rPr>
        <w:t xml:space="preserve"> </w:t>
      </w:r>
      <w:r w:rsidRPr="00B078C3">
        <w:rPr>
          <w:rFonts w:ascii="FontbitDavid" w:hAnsi="FontbitDavid"/>
          <w:sz w:val="24"/>
          <w:rtl/>
        </w:rPr>
        <w:t xml:space="preserve">שפניו אדם ונברא בעין אחת כבהמה, </w:t>
      </w:r>
      <w:r w:rsidRPr="00EE28CE">
        <w:rPr>
          <w:rStyle w:val="2fb"/>
          <w:rFonts w:ascii="FontbitDavid" w:hAnsi="FontbitDavid" w:hint="cs"/>
          <w:b/>
          <w:bCs/>
          <w:sz w:val="24"/>
          <w:rtl/>
        </w:rPr>
        <w:t xml:space="preserve">ל</w:t>
      </w:r>
      <w:ins w:id="90963" w:author="מנוע מכני" w:date="2026-10-11T12:04:39Z">
        <w:r>
          <w:rPr>
            <w:rStyle w:val="2fb"/>
            <w:rFonts w:ascii="FontbitDavid" w:hAnsi="FontbitDavid" w:hint="cs"/>
            <w:b/>
            <w:bCs/>
            <w:sz w:val="24"/>
            <w:rtl/>
          </w:rPr>
          <w:t xml:space="preserve">ר"מ</w:t>
        </w:r>
      </w:ins>
      <w:del w:id="90964" w:author="מנוע מכני" w:date="2026-10-11T12:04:39Z">
        <w:r w:rsidRPr="00EE28CE">
          <w:rPr>
            <w:rFonts w:ascii="FontbitDavid" w:hAnsi="FontbitDavid" w:hint="cs"/>
            <w:b/>
            <w:bCs/>
            <w:sz w:val="24"/>
            <w:rtl/>
          </w:rPr>
          <w:delText xml:space="preserve">ר''מ</w:delText>
        </w:r>
      </w:del>
      <w:r w:rsidRPr="00B078C3">
        <w:rPr>
          <w:rFonts w:ascii="FontbitDavid" w:hAnsi="FontbitDavid"/>
          <w:sz w:val="24"/>
          <w:rtl/>
        </w:rPr>
        <w:t>: מצורת אדם.</w:t>
      </w:r>
      <w:r>
        <w:rPr>
          <w:rFonts w:ascii="FontbitDavid" w:hAnsi="FontbitDavid" w:hint="cs"/>
          <w:sz w:val="24"/>
          <w:rtl/>
        </w:rPr>
        <w:t xml:space="preserve"> </w:t>
      </w:r>
      <w:r w:rsidRPr="00EE28CE">
        <w:rPr>
          <w:rFonts w:ascii="FontbitDavid" w:hAnsi="FontbitDavid"/>
          <w:b/>
          <w:bCs/>
          <w:sz w:val="24"/>
          <w:rtl/>
        </w:rPr>
        <w:t>וחכ</w:t>
      </w:r>
      <w:r w:rsidRPr="00B078C3">
        <w:rPr>
          <w:rFonts w:ascii="FontbitDavid" w:hAnsi="FontbitDavid"/>
          <w:sz w:val="24"/>
          <w:rtl/>
        </w:rPr>
        <w:t>"א: כל צורת אדם.</w:t>
      </w:r>
    </w:p>
    <w:p>
      <w:pPr>
        <w:pStyle w:val="38"/>
        <w:rPr>
          <w:ins w:id="99578" w:author="מנוע מכני" w:date="2026-10-11T12:04:39Z"/>
        </w:rPr>
      </w:pPr>
      <w:r w:rsidRPr="00017C1D">
        <w:t xml:space="preserve">אמר</w:t>
      </w:r>
      <w:r w:rsidRPr="00017C1D">
        <w:t xml:space="preserve"> לו לרי</w:t>
      </w:r>
      <w:ins w:id="90965" w:author="מנוע מכני" w:date="2026-10-11T12:04:39Z">
        <w:r>
          <w:t xml:space="preserve">ב"א</w:t>
        </w:r>
      </w:ins>
      <w:del w:id="90966" w:author="מנוע מכני" w:date="2026-10-11T12:04:39Z">
        <w:r w:rsidRPr="00017C1D">
          <w:delText xml:space="preserve">ב''א</w:delText>
        </w:r>
      </w:del>
      <w:r w:rsidRPr="00017C1D">
        <w:t xml:space="preserve">:</w:t>
      </w:r>
    </w:p>
    <w:p w:rsidR="00E403F0" w:rsidRPr="00017C1D" w:rsidRDefault="00E403F0" w:rsidP="00E403F0">
      <w:pPr>
        <w:rPr>
          <w:rFonts w:ascii="FontbitDavid" w:hAnsi="FontbitDavid"/>
          <w:spacing w:val="-4"/>
          <w:sz w:val="24"/>
          <w:rtl/>
        </w:rPr>
      </w:pPr>
      <w:del w:id="99579"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והא איפכא </w:t>
      </w:r>
      <w:r w:rsidRPr="00017C1D">
        <w:rPr>
          <w:rFonts w:ascii="FontbitDavid" w:hAnsi="FontbitDavid"/>
          <w:spacing w:val="-4"/>
          <w:sz w:val="24"/>
          <w:rtl/>
        </w:rPr>
        <w:t xml:space="preserve">תניא</w:t>
      </w:r>
      <w:r w:rsidRPr="00017C1D">
        <w:rPr>
          <w:rFonts w:ascii="FontbitDavid" w:hAnsi="FontbitDavid"/>
          <w:spacing w:val="-4"/>
          <w:sz w:val="24"/>
          <w:rtl/>
        </w:rPr>
        <w:t xml:space="preserve">, </w:t>
      </w:r>
      <w:r w:rsidRPr="00017C1D">
        <w:rPr>
          <w:rStyle w:val="2fb"/>
          <w:rFonts w:ascii="FontbitDavid" w:hAnsi="FontbitDavid"/>
          <w:spacing w:val="-4"/>
          <w:sz w:val="24"/>
          <w:rtl/>
        </w:rPr>
        <w:t xml:space="preserve">ר"מ</w:t>
      </w:r>
      <w:r w:rsidRPr="00017C1D">
        <w:rPr>
          <w:rFonts w:ascii="FontbitDavid" w:hAnsi="FontbitDavid"/>
          <w:spacing w:val="-4"/>
          <w:sz w:val="24"/>
          <w:rtl/>
        </w:rPr>
        <w:t xml:space="preserve"> אומר כל צורת וחכ"א מצורת! </w:t>
      </w:r>
      <w:r w:rsidRPr="00017C1D">
        <w:rPr>
          <w:rFonts w:ascii="FontbitDavid" w:hAnsi="FontbitDavid"/>
          <w:spacing w:val="-4"/>
          <w:sz w:val="24"/>
          <w:rtl/>
        </w:rPr>
        <w:t xml:space="preserve">אמר</w:t>
      </w:r>
      <w:r w:rsidRPr="00017C1D">
        <w:rPr>
          <w:rFonts w:ascii="FontbitDavid" w:hAnsi="FontbitDavid"/>
          <w:spacing w:val="-4"/>
          <w:sz w:val="24"/>
          <w:rtl/>
        </w:rPr>
        <w:t xml:space="preserve"> </w:t>
      </w:r>
      <w:ins w:id="97025" w:author="מנוע מכני" w:date="2026-10-11T12:04:39Z">
        <w:r>
          <w:rPr>
            <w:rFonts w:ascii="FontbitDavid" w:hAnsi="FontbitDavid"/>
            <w:spacing w:val="-4"/>
            <w:sz w:val="24"/>
            <w:rtl/>
          </w:rPr>
          <w:t xml:space="preserve">להם</w:t>
        </w:r>
      </w:ins>
      <w:del w:id="97026" w:author="מנוע מכני" w:date="2026-10-11T12:04:39Z">
        <w:r w:rsidRPr="00017C1D">
          <w:rPr>
            <w:rFonts w:ascii="FontbitDavid" w:hAnsi="FontbitDavid"/>
            <w:spacing w:val="-4"/>
            <w:sz w:val="24"/>
            <w:rtl/>
          </w:rPr>
          <w:delText xml:space="preserve">להו</w:delText>
        </w:r>
      </w:del>
      <w:r w:rsidRPr="00017C1D">
        <w:rPr>
          <w:rFonts w:ascii="FontbitDavid" w:hAnsi="FontbitDavid"/>
          <w:spacing w:val="-4"/>
          <w:sz w:val="24"/>
          <w:rtl/>
        </w:rPr>
        <w:t xml:space="preserve">: </w:t>
      </w:r>
      <w:ins w:id="97379" w:author="מנוע מכני" w:date="2026-10-11T12:04:39Z">
        <w:r>
          <w:rPr>
            <w:rFonts w:ascii="FontbitDavid" w:hAnsi="FontbitDavid"/>
            <w:spacing w:val="-4"/>
            <w:sz w:val="24"/>
            <w:rtl/>
          </w:rPr>
          <w:t xml:space="preserve">אם </w:t>
        </w:r>
      </w:ins>
      <w:del w:id="97380" w:author="מנוע מכני" w:date="2026-10-11T12:04:39Z">
        <w:r w:rsidRPr="00017C1D">
          <w:rPr>
            <w:rFonts w:ascii="FontbitDavid" w:hAnsi="FontbitDavid"/>
            <w:spacing w:val="-4"/>
            <w:sz w:val="24"/>
            <w:rtl/>
          </w:rPr>
          <w:delText xml:space="preserve">אי </w:delText>
        </w:r>
      </w:del>
      <w:r w:rsidRPr="00017C1D">
        <w:rPr>
          <w:rFonts w:ascii="FontbitDavid" w:hAnsi="FontbitDavid"/>
          <w:spacing w:val="-4"/>
          <w:sz w:val="24"/>
          <w:rtl/>
        </w:rPr>
        <w:t xml:space="preserve">תניא</w:t>
      </w:r>
      <w:r w:rsidRPr="00017C1D">
        <w:rPr>
          <w:rFonts w:ascii="FontbitDavid" w:hAnsi="FontbitDavid"/>
          <w:spacing w:val="-4"/>
          <w:sz w:val="24"/>
          <w:rtl/>
        </w:rPr>
        <w:t xml:space="preserve"> - </w:t>
      </w:r>
      <w:r w:rsidRPr="00017C1D">
        <w:rPr>
          <w:rFonts w:ascii="FontbitDavid" w:hAnsi="FontbitDavid"/>
          <w:spacing w:val="-4"/>
          <w:sz w:val="24"/>
          <w:rtl/>
        </w:rPr>
        <w:t xml:space="preserve">תניא</w:t>
      </w:r>
      <w:r w:rsidRPr="00017C1D">
        <w:rPr>
          <w:rFonts w:ascii="FontbitDavid" w:hAnsi="FontbitDavid"/>
          <w:spacing w:val="-4"/>
          <w:sz w:val="24"/>
          <w:rtl/>
        </w:rPr>
        <w:t xml:space="preserve">.</w:t>
      </w:r>
    </w:p>
    <w:p w:rsidR="00E403F0" w:rsidRDefault="00E403F0" w:rsidP="00E403F0">
      <w:pPr>
        <w:rPr>
          <w:rFonts w:ascii="FontbitDavid" w:hAnsi="FontbitDavid"/>
          <w:sz w:val="24"/>
          <w:rtl/>
        </w:rPr>
      </w:pPr>
    </w:p>
    <w:p>
      <w:pPr>
        <w:pStyle w:val="afffff8"/>
        <w:rPr>
          <w:ins w:id="90495" w:author="קלוד" w:date="2026-10-11T12:23:38Z"/>
        </w:rPr>
      </w:pPr>
      <w:ins w:id="90496" w:author="קלוד" w:date="2026-10-11T12:23:38Z">
        <w:r>
          <w:rPr>
            <w:color w:val="7B3F00"/>
          </w:rPr>
          <w:t xml:space="preserve">מצורת אדם - מצח, גבות, עינים ולסתות כאחד</w:t>
        </w:r>
      </w:ins>
    </w:p>
    <w:p>
      <w:pPr>
        <w:pStyle w:val="38"/>
        <w:rPr>
          <w:ins w:id="99581" w:author="מנוע מכני" w:date="2026-10-11T12:04:39Z"/>
        </w:rPr>
      </w:pPr>
      <w:del w:id="99580" w:author="מנוע מכני" w:date="2026-10-11T12:04:39Z">
        <w:r w:rsidRPr="00E744B3">
          <w:delText xml:space="preserve">•</w:delText>
        </w:r>
      </w:del>
      <w:r w:rsidRPr="00E744B3">
        <w:t xml:space="preserve"> </w:t>
      </w:r>
      <w:r w:rsidRPr="00B078C3">
        <w:t>אר</w:t>
      </w:r>
      <w:r>
        <w:t xml:space="preserve">י</w:t>
      </w:r>
      <w:ins w:id="90967" w:author="מנוע מכני" w:date="2026-10-11T12:04:39Z">
        <w:r>
          <w:t xml:space="preserve">ב"א</w:t>
        </w:r>
      </w:ins>
      <w:del w:id="90968" w:author="מנוע מכני" w:date="2026-10-11T12:04:39Z">
        <w:r>
          <w:delText xml:space="preserve">ב''א</w:delText>
        </w:r>
      </w:del>
      <w:r>
        <w:t xml:space="preserve"> מר</w:t>
      </w:r>
      <w:ins w:id="90969" w:author="מנוע מכני" w:date="2026-10-11T12:04:39Z">
        <w:r>
          <w:t xml:space="preserve">י"ו</w:t>
        </w:r>
      </w:ins>
      <w:del w:id="90970" w:author="מנוע מכני" w:date="2026-10-11T12:04:39Z">
        <w:r>
          <w:delText xml:space="preserve">י''ו</w:delText>
        </w:r>
      </w:del>
      <w:r>
        <w:t xml:space="preserve">:</w:t>
      </w:r>
    </w:p>
    <w:p w:rsidR="00E403F0" w:rsidRPr="00B078C3" w:rsidRDefault="00E403F0" w:rsidP="00E403F0">
      <w:pPr>
        <w:rPr>
          <w:rFonts w:ascii="FontbitDavid" w:hAnsi="FontbitDavid"/>
          <w:sz w:val="24"/>
          <w:rtl/>
        </w:rPr>
      </w:pPr>
      <w:del w:id="99582" w:author="מנוע מכני" w:date="2026-10-11T12:04:39Z">
        <w:r>
          <w:rPr>
            <w:rFonts w:ascii="FontbitDavid" w:hAnsi="FontbitDavid"/>
            <w:sz w:val="24"/>
            <w:rtl/>
          </w:rPr>
          <w:delText xml:space="preserve"> </w:delText>
        </w:r>
      </w:del>
      <w:r>
        <w:rPr>
          <w:rFonts w:ascii="FontbitDavid" w:hAnsi="FontbitDavid"/>
          <w:sz w:val="24"/>
          <w:rtl/>
        </w:rPr>
        <w:t xml:space="preserve">מצח והגב</w:t>
      </w:r>
      <w:r>
        <w:rPr>
          <w:rFonts w:ascii="FontbitDavid" w:hAnsi="FontbitDavid" w:hint="cs"/>
          <w:sz w:val="24"/>
          <w:rtl/>
        </w:rPr>
        <w:t>ות</w:t>
      </w:r>
      <w:r w:rsidRPr="00B078C3">
        <w:rPr>
          <w:rFonts w:ascii="FontbitDavid" w:hAnsi="FontbitDavid"/>
          <w:sz w:val="24"/>
          <w:rtl/>
        </w:rPr>
        <w:t xml:space="preserve"> והעינים והלסתות וגבות הזקן - עד שיהו כולם כאחד.</w:t>
      </w:r>
    </w:p>
    <w:p>
      <w:pPr>
        <w:pStyle w:val="38"/>
        <w:rPr>
          <w:ins w:id="99584" w:author="מנוע מכני" w:date="2026-10-11T12:04:39Z"/>
        </w:rPr>
      </w:pPr>
      <w:del w:id="99583" w:author="מנוע מכני" w:date="2026-10-11T12:04:39Z">
        <w:r w:rsidRPr="00E744B3">
          <w:delText xml:space="preserve">•</w:delText>
        </w:r>
      </w:del>
      <w:r w:rsidRPr="00E744B3">
        <w:t xml:space="preserve"> </w:t>
      </w:r>
      <w:r>
        <w:t xml:space="preserve">רבא </w:t>
      </w:r>
      <w:r>
        <w:t xml:space="preserve">אמר</w:t>
      </w:r>
      <w:r>
        <w:t xml:space="preserve"> חסא:</w:t>
      </w:r>
    </w:p>
    <w:p w:rsidR="00E403F0" w:rsidRPr="00B078C3" w:rsidRDefault="00E403F0" w:rsidP="00E403F0">
      <w:pPr>
        <w:rPr>
          <w:rFonts w:ascii="FontbitDavid" w:hAnsi="FontbitDavid"/>
          <w:sz w:val="24"/>
          <w:rtl/>
        </w:rPr>
      </w:pPr>
      <w:del w:id="99585" w:author="מנוע מכני" w:date="2026-10-11T12:04:39Z">
        <w:r>
          <w:rPr>
            <w:rFonts w:ascii="FontbitDavid" w:hAnsi="FontbitDavid"/>
            <w:sz w:val="24"/>
            <w:rtl/>
          </w:rPr>
          <w:delText xml:space="preserve"> </w:delText>
        </w:r>
      </w:del>
      <w:r>
        <w:rPr>
          <w:rFonts w:ascii="FontbitDavid" w:hAnsi="FontbitDavid"/>
          <w:sz w:val="24"/>
          <w:rtl/>
        </w:rPr>
        <w:t xml:space="preserve">מצח והגב</w:t>
      </w:r>
      <w:r>
        <w:rPr>
          <w:rFonts w:ascii="FontbitDavid" w:hAnsi="FontbitDavid" w:hint="cs"/>
          <w:sz w:val="24"/>
          <w:rtl/>
        </w:rPr>
        <w:t>ה</w:t>
      </w:r>
      <w:r w:rsidRPr="00B078C3">
        <w:rPr>
          <w:rFonts w:ascii="FontbitDavid" w:hAnsi="FontbitDavid"/>
          <w:sz w:val="24"/>
          <w:rtl/>
        </w:rPr>
        <w:t xml:space="preserve"> והעין והלסת וגבת הזקן - עד שיהו כולם כאחת.</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ולא </w:t>
      </w:r>
      <w:ins w:id="93825" w:author="מנוע מכני" w:date="2026-10-11T12:04:39Z">
        <w:r>
          <w:rPr>
            <w:rFonts w:ascii="FontbitDavid" w:hAnsi="FontbitDavid"/>
            <w:sz w:val="24"/>
            <w:rtl/>
          </w:rPr>
          <w:t xml:space="preserve">חלקו</w:t>
        </w:r>
      </w:ins>
      <w:del w:id="93826"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הא - כמ"ד </w:t>
      </w:r>
      <w:r w:rsidRPr="00A4225A">
        <w:rPr>
          <w:rFonts w:ascii="FontbitDavid" w:hAnsi="FontbitDavid"/>
          <w:b/>
          <w:bCs/>
          <w:sz w:val="24"/>
          <w:rtl/>
        </w:rPr>
        <w:t>כל</w:t>
      </w:r>
      <w:r w:rsidRPr="00B078C3">
        <w:rPr>
          <w:rFonts w:ascii="FontbitDavid" w:hAnsi="FontbitDavid"/>
          <w:sz w:val="24"/>
          <w:rtl/>
        </w:rPr>
        <w:t xml:space="preserve"> צורת</w:t>
      </w:r>
      <w:r>
        <w:rPr>
          <w:rFonts w:ascii="FontbitDavid" w:hAnsi="FontbitDavid" w:hint="cs"/>
          <w:sz w:val="24"/>
          <w:rtl/>
        </w:rPr>
        <w:t>[רבנן]</w:t>
      </w:r>
      <w:r w:rsidRPr="00B078C3">
        <w:rPr>
          <w:rFonts w:ascii="FontbitDavid" w:hAnsi="FontbitDavid"/>
          <w:sz w:val="24"/>
          <w:rtl/>
        </w:rPr>
        <w:t xml:space="preserve">, הא - כמ"ד </w:t>
      </w:r>
      <w:r w:rsidRPr="00A4225A">
        <w:rPr>
          <w:rFonts w:ascii="FontbitDavid" w:hAnsi="FontbitDavid"/>
          <w:b/>
          <w:bCs/>
          <w:sz w:val="24"/>
          <w:rtl/>
        </w:rPr>
        <w:t>מ</w:t>
      </w:r>
      <w:r w:rsidRPr="00B078C3">
        <w:rPr>
          <w:rFonts w:ascii="FontbitDavid" w:hAnsi="FontbitDavid"/>
          <w:sz w:val="24"/>
          <w:rtl/>
        </w:rPr>
        <w:t>צורת.</w:t>
      </w:r>
    </w:p>
    <w:p>
      <w:pPr>
        <w:pStyle w:val="38"/>
        <w:rPr>
          <w:ins w:id="99586" w:author="מנוע מכני" w:date="2026-10-11T12:04:39Z"/>
        </w:rPr>
      </w:pPr>
      <w:r>
        <w:t xml:space="preserve">מיתיבי:</w:t>
      </w:r>
    </w:p>
    <w:p w:rsidR="00E403F0" w:rsidRDefault="00E403F0" w:rsidP="00E403F0">
      <w:pPr>
        <w:rPr>
          <w:rFonts w:ascii="FontbitDavid" w:hAnsi="FontbitDavid"/>
          <w:sz w:val="24"/>
          <w:rtl/>
        </w:rPr>
      </w:pPr>
      <w:del w:id="99587" w:author="מנוע מכני" w:date="2026-10-11T12:04:39Z">
        <w:r>
          <w:rPr>
            <w:rFonts w:ascii="FontbitDavid" w:hAnsi="FontbitDavid"/>
            <w:sz w:val="24"/>
            <w:rtl/>
          </w:rPr>
          <w:delText xml:space="preserve"> </w:delText>
        </w:r>
      </w:del>
      <w:r>
        <w:rPr>
          <w:rFonts w:ascii="FontbitDavid" w:hAnsi="FontbitDavid"/>
          <w:sz w:val="24"/>
          <w:rtl/>
        </w:rPr>
        <w:t xml:space="preserve">צורת פנים שאמרו</w:t>
      </w:r>
      <w:r w:rsidRPr="00B078C3">
        <w:rPr>
          <w:rFonts w:ascii="FontbitDavid" w:hAnsi="FontbitDavid"/>
          <w:sz w:val="24"/>
          <w:rtl/>
        </w:rPr>
        <w:t xml:space="preserve"> </w:t>
      </w:r>
      <w:ins w:id="93049" w:author="מנוע מכני" w:date="2026-10-11T12:04:39Z">
        <w:r>
          <w:rPr>
            <w:rFonts w:ascii="FontbitDavid" w:hAnsi="FontbitDavid"/>
            <w:sz w:val="24"/>
            <w:rtl/>
          </w:rPr>
          <w:t xml:space="preserve">אפי'</w:t>
        </w:r>
      </w:ins>
      <w:del w:id="93050"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פרצוף אחד מן הפרצופין, חוץ מן האוזן.</w:t>
      </w:r>
      <w:r>
        <w:rPr>
          <w:rFonts w:ascii="FontbitDavid" w:hAnsi="FontbitDavid" w:hint="cs"/>
          <w:sz w:val="24"/>
          <w:rtl/>
        </w:rPr>
        <w:t xml:space="preserve"> </w:t>
      </w:r>
      <w:ins w:id="90081" w:author="Claude - סמנטי" w:date="2026-10-11T12:19:29Z">
        <w:r>
          <w:rPr>
            <w:rFonts w:ascii="FontbitDavid" w:hAnsi="FontbitDavid"/>
            <w:sz w:val="24"/>
            <w:rtl/>
          </w:rPr>
          <w:t xml:space="preserve">לומר</w:t>
        </w:r>
      </w:ins>
      <w:del w:id="90082" w:author="Claude - סמנטי" w:date="2026-10-11T12:19:29Z">
        <w:r w:rsidRPr="00B078C3">
          <w:rPr>
            <w:rFonts w:ascii="FontbitDavid" w:hAnsi="FontbitDavid"/>
            <w:sz w:val="24"/>
            <w:rtl/>
          </w:rPr>
          <w:delText xml:space="preserve">למימרא</w:delText>
        </w:r>
      </w:del>
      <w:r w:rsidRPr="00B078C3">
        <w:rPr>
          <w:rFonts w:ascii="FontbitDavid" w:hAnsi="FontbitDavid"/>
          <w:sz w:val="24"/>
          <w:rtl/>
        </w:rPr>
        <w:t xml:space="preserve"> דמחד </w:t>
      </w:r>
      <w:ins w:id="93827" w:author="מנוע מכני" w:date="2026-10-11T12:04:39Z">
        <w:r>
          <w:rPr>
            <w:rFonts w:ascii="FontbitDavid" w:hAnsi="FontbitDavid"/>
            <w:sz w:val="24"/>
            <w:rtl/>
          </w:rPr>
          <w:t xml:space="preserve">גם</w:t>
        </w:r>
      </w:ins>
      <w:del w:id="9382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סגי! </w:t>
      </w:r>
    </w:p>
    <w:p>
      <w:pPr>
        <w:pStyle w:val="38"/>
        <w:rPr>
          <w:ins w:id="99588" w:author="מנוע מכני" w:date="2026-10-11T12:04:39Z"/>
        </w:rPr>
      </w:pPr>
      <w:r>
        <w:t xml:space="preserve">א. </w:t>
      </w:r>
      <w:r w:rsidRPr="00B078C3">
        <w:t xml:space="preserve">אמר</w:t>
      </w:r>
      <w:r w:rsidRPr="00B078C3">
        <w:t xml:space="preserve"> אביי:</w:t>
      </w:r>
    </w:p>
    <w:p w:rsidR="00E403F0" w:rsidRPr="00B078C3" w:rsidRDefault="00E403F0" w:rsidP="00E403F0">
      <w:pPr>
        <w:rPr>
          <w:rFonts w:ascii="FontbitDavid" w:hAnsi="FontbitDavid"/>
          <w:sz w:val="24"/>
          <w:rtl/>
        </w:rPr>
      </w:pPr>
      <w:del w:id="9958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 </w:t>
      </w:r>
      <w:r w:rsidRPr="00B078C3">
        <w:rPr>
          <w:rFonts w:ascii="FontbitDavid" w:hAnsi="FontbitDavid"/>
          <w:sz w:val="24"/>
          <w:rtl/>
        </w:rPr>
        <w:t xml:space="preserve">תניא</w:t>
      </w:r>
      <w:r w:rsidRPr="00B078C3">
        <w:rPr>
          <w:rFonts w:ascii="FontbitDavid" w:hAnsi="FontbitDavid"/>
          <w:sz w:val="24"/>
          <w:rtl/>
        </w:rPr>
        <w:t xml:space="preserve"> ההיא - לעכב </w:t>
      </w:r>
      <w:r w:rsidRPr="00B078C3">
        <w:rPr>
          <w:rFonts w:ascii="FontbitDavid" w:hAnsi="FontbitDavid"/>
          <w:sz w:val="24"/>
          <w:rtl/>
        </w:rPr>
        <w:t xml:space="preserve">תניא</w:t>
      </w:r>
      <w:r w:rsidRPr="00B078C3">
        <w:rPr>
          <w:rFonts w:ascii="FontbitDavid" w:hAnsi="FontbitDavid"/>
          <w:sz w:val="24"/>
          <w:rtl/>
        </w:rPr>
        <w:t xml:space="preserve">, וכמ"ד כל צורת.</w:t>
      </w:r>
    </w:p>
    <w:p>
      <w:pPr>
        <w:pStyle w:val="38"/>
        <w:rPr>
          <w:ins w:id="99590" w:author="מנוע מכני" w:date="2026-10-11T12:04:39Z"/>
        </w:rPr>
      </w:pPr>
      <w:r>
        <w:t xml:space="preserve">ב. </w:t>
      </w:r>
      <w:r w:rsidRPr="00B078C3">
        <w:t xml:space="preserve">וא</w:t>
      </w:r>
      <w:ins w:id="90971" w:author="מנוע מכני" w:date="2026-10-11T12:04:39Z">
        <w:r>
          <w:t xml:space="preserve">ב"א</w:t>
        </w:r>
      </w:ins>
      <w:del w:id="90972" w:author="מנוע מכני" w:date="2026-10-11T12:04:39Z">
        <w:r w:rsidRPr="00B078C3">
          <w:delText xml:space="preserve">ב''א</w:delText>
        </w:r>
      </w:del>
      <w:r w:rsidRPr="00B078C3">
        <w:t xml:space="preserve">:</w:t>
      </w:r>
    </w:p>
    <w:p w:rsidR="00E403F0" w:rsidRDefault="00E403F0" w:rsidP="00E403F0">
      <w:pPr>
        <w:rPr>
          <w:rFonts w:ascii="FontbitDavid" w:hAnsi="FontbitDavid"/>
          <w:sz w:val="24"/>
          <w:rtl/>
        </w:rPr>
      </w:pPr>
      <w:del w:id="995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לעולם כמ"ד מצורת, </w:t>
      </w:r>
      <w:ins w:id="95307" w:author="מנוע מכני" w:date="2026-10-11T12:04:39Z">
        <w:r>
          <w:rPr>
            <w:rFonts w:ascii="FontbitDavid" w:hAnsi="FontbitDavid"/>
            <w:sz w:val="24"/>
            <w:rtl/>
          </w:rPr>
          <w:t xml:space="preserve">ומה</w:t>
        </w:r>
      </w:ins>
      <w:del w:id="95308" w:author="מנוע מכני" w:date="2026-10-11T12:04:39Z">
        <w:r w:rsidRPr="00B078C3">
          <w:rPr>
            <w:rFonts w:ascii="FontbitDavid" w:hAnsi="FontbitDavid"/>
            <w:sz w:val="24"/>
            <w:rtl/>
          </w:rPr>
          <w:delText xml:space="preserve">ומאי</w:delText>
        </w:r>
      </w:del>
      <w:r w:rsidRPr="00B078C3">
        <w:rPr>
          <w:rFonts w:ascii="FontbitDavid" w:hAnsi="FontbitDavid"/>
          <w:sz w:val="24"/>
          <w:rtl/>
        </w:rPr>
        <w:t xml:space="preserve"> אחד - אחד אחד.</w:t>
      </w:r>
    </w:p>
    <w:p w:rsidR="00E403F0" w:rsidRPr="00B078C3" w:rsidRDefault="00E403F0" w:rsidP="00E403F0">
      <w:pPr>
        <w:rPr>
          <w:rFonts w:ascii="FontbitDavid" w:hAnsi="FontbitDavid"/>
          <w:sz w:val="24"/>
          <w:rtl/>
        </w:rPr>
      </w:pPr>
    </w:p>
    <w:p>
      <w:pPr>
        <w:pStyle w:val="afffff8"/>
        <w:rPr>
          <w:ins w:id="90493" w:author="קלוד" w:date="2026-10-11T12:23:38Z"/>
        </w:rPr>
      </w:pPr>
      <w:ins w:id="90494" w:author="קלוד" w:date="2026-10-11T12:23:38Z">
        <w:r>
          <w:rPr>
            <w:color w:val="7B3F00"/>
          </w:rPr>
          <w:t xml:space="preserve">נברא בעין אחת או ירך אחד - מן הצד ובאמצע</w:t>
        </w:r>
      </w:ins>
    </w:p>
    <w:p>
      <w:pPr>
        <w:pStyle w:val="38"/>
        <w:rPr>
          <w:ins w:id="99593" w:author="מנוע מכני" w:date="2026-10-11T12:04:39Z"/>
        </w:rPr>
      </w:pPr>
      <w:del w:id="99592" w:author="מנוע מכני" w:date="2026-10-11T12:04:39Z">
        <w:r w:rsidRPr="00E744B3">
          <w:delText xml:space="preserve">•</w:delText>
        </w:r>
      </w:del>
      <w:r w:rsidRPr="00E744B3">
        <w:t xml:space="preserve"> </w:t>
      </w:r>
      <w:r>
        <w:t>רבא</w:t>
      </w:r>
      <w:r w:rsidRPr="00B078C3">
        <w:t xml:space="preserve">:</w:t>
      </w:r>
    </w:p>
    <w:p w:rsidR="00E403F0" w:rsidRPr="00B078C3" w:rsidRDefault="00E403F0" w:rsidP="00E403F0">
      <w:pPr>
        <w:rPr>
          <w:rFonts w:ascii="FontbitDavid" w:hAnsi="FontbitDavid"/>
          <w:sz w:val="24"/>
          <w:rtl/>
        </w:rPr>
      </w:pPr>
      <w:del w:id="995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נברא בעין אחת ובירך אחד, מן הצד - אמו טמאה, באמצע - אמו טהורה.</w:t>
      </w:r>
    </w:p>
    <w:p>
      <w:pPr>
        <w:pStyle w:val="38"/>
        <w:rPr>
          <w:ins w:id="99596" w:author="מנוע מכני" w:date="2026-10-11T12:04:39Z"/>
        </w:rPr>
      </w:pPr>
      <w:del w:id="99595" w:author="מנוע מכני" w:date="2026-10-11T12:04:39Z">
        <w:r w:rsidRPr="00E744B3">
          <w:delText xml:space="preserve">•</w:delText>
        </w:r>
      </w:del>
      <w:r w:rsidRPr="00E744B3">
        <w:t xml:space="preserve"> </w:t>
      </w:r>
      <w:r>
        <w:t>רבא</w:t>
      </w:r>
      <w:r w:rsidRPr="00B078C3">
        <w:t xml:space="preserve">:</w:t>
      </w:r>
    </w:p>
    <w:p w:rsidR="00E403F0" w:rsidRPr="00B078C3" w:rsidRDefault="00E403F0" w:rsidP="00E403F0">
      <w:pPr>
        <w:rPr>
          <w:rFonts w:ascii="FontbitDavid" w:hAnsi="FontbitDavid"/>
          <w:sz w:val="24"/>
          <w:rtl/>
        </w:rPr>
      </w:pPr>
      <w:del w:id="9959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ושטו נקוב - אמו טמאה, ושטו אטום - אמו טהורה.</w:t>
      </w:r>
    </w:p>
    <w:p>
      <w:pPr>
        <w:pStyle w:val="afffff8"/>
        <w:rPr>
          <w:ins w:id="90491" w:author="קלוד" w:date="2026-10-11T12:23:38Z"/>
        </w:rPr>
      </w:pPr>
      <w:ins w:id="90492" w:author="קלוד" w:date="2026-10-11T12:23:38Z">
        <w:r>
          <w:rPr>
            <w:color w:val="7B3F00"/>
          </w:rPr>
          <w:t xml:space="preserve">גוף אטום - כדי שינטל מן החי וימות</w:t>
        </w:r>
      </w:ins>
    </w:p>
    <w:p>
      <w:pPr>
        <w:pStyle w:val="38"/>
        <w:rPr>
          <w:ins w:id="99599" w:author="מנוע מכני" w:date="2026-10-11T12:04:39Z"/>
        </w:rPr>
      </w:pPr>
      <w:del w:id="99598" w:author="מנוע מכני" w:date="2026-10-11T12:04:39Z">
        <w:r w:rsidRPr="00E744B3">
          <w:delText xml:space="preserve">•</w:delText>
        </w:r>
      </w:del>
      <w:r w:rsidRPr="00E744B3">
        <w:t xml:space="preserve"> </w:t>
      </w:r>
      <w:r w:rsidRPr="0038037E">
        <w:t>ת"ר</w:t>
      </w:r>
      <w:r w:rsidRPr="00B078C3">
        <w:t xml:space="preserve">:</w:t>
      </w:r>
    </w:p>
    <w:p w:rsidR="00E403F0" w:rsidRPr="00B078C3" w:rsidRDefault="00E403F0" w:rsidP="00E403F0">
      <w:pPr>
        <w:rPr>
          <w:rFonts w:ascii="FontbitDavid" w:hAnsi="FontbitDavid"/>
          <w:sz w:val="24"/>
          <w:rtl/>
        </w:rPr>
      </w:pPr>
      <w:del w:id="996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גוף אטום - אין אמו טמאה לידה.</w:t>
      </w:r>
    </w:p>
    <w:p>
      <w:pPr>
        <w:pStyle w:val="38"/>
        <w:rPr>
          <w:ins w:id="99601" w:author="מנוע מכני" w:date="2026-10-11T12:04:39Z"/>
        </w:rPr>
      </w:pPr>
      <w:r w:rsidRPr="00B078C3">
        <w:t xml:space="preserve">ואיזהו גוף אטום? רבי</w:t>
      </w:r>
      <w:del w:id="101701"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9960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כדי שינטל מן החי וימות.</w:t>
      </w:r>
    </w:p>
    <w:p w:rsidR="00E403F0" w:rsidRPr="00B078C3" w:rsidRDefault="00E403F0" w:rsidP="00E403F0">
      <w:pPr>
        <w:pStyle w:val="afff3"/>
        <w:framePr w:wrap="around"/>
        <w:rPr>
          <w:rtl/>
        </w:rPr>
      </w:pPr>
      <w:r>
        <w:rPr>
          <w:rFonts w:hint="cs"/>
          <w:rtl/>
        </w:rPr>
        <w:t>כד.</w:t>
      </w:r>
    </w:p>
    <w:p w:rsidR="00E403F0" w:rsidRDefault="00E403F0" w:rsidP="00E403F0">
      <w:pPr>
        <w:rPr>
          <w:rFonts w:ascii="FontbitDavid" w:hAnsi="FontbitDavid"/>
          <w:sz w:val="24"/>
          <w:rtl/>
        </w:rPr>
      </w:pPr>
      <w:r w:rsidRPr="00B078C3">
        <w:rPr>
          <w:rFonts w:ascii="FontbitDavid" w:hAnsi="FontbitDavid"/>
          <w:sz w:val="24"/>
          <w:rtl/>
        </w:rPr>
        <w:t xml:space="preserve">וכמה ינטל מן החי וימות? </w:t>
      </w:r>
      <w:r w:rsidRPr="00B078C3">
        <w:rPr>
          <w:rStyle w:val="2fb"/>
          <w:rFonts w:ascii="FontbitDavid" w:hAnsi="FontbitDavid"/>
          <w:sz w:val="24"/>
          <w:rtl/>
        </w:rPr>
        <w:t xml:space="preserve">רבי</w:t>
      </w:r>
      <w:r w:rsidRPr="00B078C3">
        <w:rPr>
          <w:rFonts w:ascii="FontbitDavid" w:hAnsi="FontbitDavid"/>
          <w:sz w:val="24"/>
          <w:rtl/>
        </w:rPr>
        <w:t xml:space="preserve"> זכאי: עד הארכובה, </w:t>
      </w:r>
    </w:p>
    <w:p>
      <w:pPr>
        <w:pStyle w:val="38"/>
        <w:rPr>
          <w:ins w:id="99603" w:author="מנוע מכני" w:date="2026-10-11T12:04:39Z"/>
        </w:rPr>
      </w:pPr>
      <w:r>
        <w:tab/>
      </w:r>
      <w:r>
        <w:tab/>
      </w:r>
      <w:r>
        <w:tab/>
      </w:r>
      <w:del w:id="92855" w:author="מנוע מכני" w:date="2026-10-11T12:04:39Z">
        <w:r>
          <w:delText xml:space="preserve">   </w:delText>
        </w:r>
      </w:del>
      <w:r w:rsidRPr="00B078C3">
        <w:t xml:space="preserve">רבי ינאי</w:t>
      </w:r>
      <w:del w:id="101702"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996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לנקביו, </w:t>
      </w:r>
    </w:p>
    <w:p>
      <w:pPr>
        <w:pStyle w:val="38"/>
        <w:rPr>
          <w:ins w:id="99605" w:author="מנוע מכני" w:date="2026-10-11T12:04:39Z"/>
        </w:rPr>
      </w:pPr>
      <w:r>
        <w:tab/>
      </w:r>
      <w:r>
        <w:tab/>
      </w:r>
      <w:r>
        <w:tab/>
      </w:r>
      <w:r>
        <w:tab/>
      </w:r>
      <w:r>
        <w:t xml:space="preserve">ר</w:t>
      </w:r>
      <w:ins w:id="90973" w:author="מנוע מכני" w:date="2026-10-11T12:04:39Z">
        <w:r>
          <w:t xml:space="preserve">י"ו</w:t>
        </w:r>
      </w:ins>
      <w:del w:id="90974" w:author="מנוע מכני" w:date="2026-10-11T12:04:39Z">
        <w:r>
          <w:delText xml:space="preserve">י''ו</w:delText>
        </w:r>
      </w:del>
      <w:r w:rsidRPr="00B078C3">
        <w:t xml:space="preserve"> מר</w:t>
      </w:r>
      <w:r>
        <w:t xml:space="preserve">י</w:t>
      </w:r>
      <w:ins w:id="90975" w:author="מנוע מכני" w:date="2026-10-11T12:04:39Z">
        <w:r>
          <w:t xml:space="preserve">ב"י</w:t>
        </w:r>
      </w:ins>
      <w:del w:id="90976" w:author="מנוע מכני" w:date="2026-10-11T12:04:39Z">
        <w:r>
          <w:delText xml:space="preserve">ב''י</w:delText>
        </w:r>
      </w:del>
      <w:r w:rsidRPr="00B078C3">
        <w:t xml:space="preserve">:</w:t>
      </w:r>
    </w:p>
    <w:p w:rsidR="00E403F0" w:rsidRPr="00B078C3" w:rsidRDefault="00E403F0" w:rsidP="00E403F0">
      <w:pPr>
        <w:rPr>
          <w:rFonts w:ascii="FontbitDavid" w:hAnsi="FontbitDavid"/>
          <w:sz w:val="24"/>
          <w:rtl/>
        </w:rPr>
      </w:pPr>
      <w:del w:id="9960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מקום טבורו.</w:t>
      </w:r>
    </w:p>
    <w:p w:rsidR="00E403F0" w:rsidRDefault="00E403F0" w:rsidP="00E403F0">
      <w:pPr>
        <w:rPr>
          <w:rFonts w:ascii="FontbitDavid" w:hAnsi="FontbitDavid"/>
          <w:sz w:val="24"/>
          <w:rtl/>
        </w:rPr>
      </w:pPr>
      <w:r w:rsidRPr="00B078C3">
        <w:rPr>
          <w:rFonts w:ascii="FontbitDavid" w:hAnsi="FontbitDavid"/>
          <w:sz w:val="24"/>
          <w:rtl/>
        </w:rPr>
        <w:t xml:space="preserve">בין </w:t>
      </w:r>
      <w:r w:rsidRPr="00B078C3">
        <w:rPr>
          <w:rStyle w:val="2fb"/>
          <w:rFonts w:ascii="FontbitDavid" w:hAnsi="FontbitDavid"/>
          <w:sz w:val="24"/>
          <w:rtl/>
        </w:rPr>
        <w:t xml:space="preserve">רבי</w:t>
      </w:r>
      <w:r w:rsidRPr="00B078C3">
        <w:rPr>
          <w:rFonts w:ascii="FontbitDavid" w:hAnsi="FontbitDavid"/>
          <w:sz w:val="24"/>
          <w:rtl/>
        </w:rPr>
        <w:t xml:space="preserve"> זכאי </w:t>
      </w:r>
      <w:r w:rsidRPr="00B078C3">
        <w:rPr>
          <w:rStyle w:val="2fb"/>
          <w:rFonts w:ascii="FontbitDavid" w:hAnsi="FontbitDavid"/>
          <w:sz w:val="24"/>
          <w:rtl/>
        </w:rPr>
        <w:t xml:space="preserve">לרבי ינאי</w:t>
      </w:r>
      <w:r w:rsidRPr="00B078C3">
        <w:rPr>
          <w:rFonts w:ascii="FontbitDavid" w:hAnsi="FontbitDavid"/>
          <w:sz w:val="24"/>
          <w:rtl/>
        </w:rPr>
        <w:t xml:space="preserve"> </w:t>
      </w:r>
      <w:ins w:id="93829" w:author="מנוע מכני" w:date="2026-10-11T12:04:39Z">
        <w:r>
          <w:rPr>
            <w:rFonts w:ascii="FontbitDavid" w:hAnsi="FontbitDavid"/>
            <w:sz w:val="24"/>
            <w:rtl/>
          </w:rPr>
          <w:t xml:space="preserve">יש</w:t>
        </w:r>
      </w:ins>
      <w:del w:id="93830"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083" w:author="Claude - סמנטי" w:date="2026-10-11T12:19:29Z">
        <w:r>
          <w:rPr>
            <w:rFonts w:ascii="FontbitDavid" w:hAnsi="FontbitDavid"/>
            <w:sz w:val="24"/>
            <w:rtl/>
          </w:rPr>
          <w:t xml:space="preserve">ביניהם</w:t>
        </w:r>
      </w:ins>
      <w:del w:id="90084"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w:t>
      </w:r>
      <w:ins w:id="97381" w:author="מנוע מכני" w:date="2026-10-11T12:04:39Z">
        <w:r>
          <w:rPr>
            <w:rFonts w:ascii="FontbitDavid" w:hAnsi="FontbitDavid" w:hint="cs"/>
            <w:sz w:val="24"/>
            <w:rtl/>
          </w:rPr>
          <w:t xml:space="preserve">אם </w:t>
        </w:r>
      </w:ins>
      <w:del w:id="97382"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טרפה חיה או </w:t>
      </w:r>
      <w:r>
        <w:rPr>
          <w:rFonts w:ascii="FontbitDavid" w:hAnsi="FontbitDavid" w:hint="cs"/>
          <w:sz w:val="24"/>
          <w:rtl/>
        </w:rPr>
        <w:t xml:space="preserve">לא</w:t>
      </w:r>
      <w:r>
        <w:rPr>
          <w:rFonts w:ascii="FontbitDavid" w:hAnsi="FontbitDavid" w:hint="cs"/>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בין </w:t>
      </w:r>
      <w:r w:rsidRPr="00B078C3">
        <w:rPr>
          <w:rStyle w:val="2fb"/>
          <w:rFonts w:ascii="FontbitDavid" w:hAnsi="FontbitDavid"/>
          <w:sz w:val="24"/>
          <w:rtl/>
        </w:rPr>
        <w:t xml:space="preserve">ר' ינאי</w:t>
      </w:r>
      <w:r w:rsidRPr="00B078C3">
        <w:rPr>
          <w:rFonts w:ascii="FontbitDavid" w:hAnsi="FontbitDavid"/>
          <w:sz w:val="24"/>
          <w:rtl/>
        </w:rPr>
        <w:t xml:space="preserve"> </w:t>
      </w:r>
      <w:r w:rsidRPr="00B078C3">
        <w:rPr>
          <w:rStyle w:val="2fb"/>
          <w:rFonts w:ascii="FontbitDavid" w:hAnsi="FontbitDavid"/>
          <w:sz w:val="24"/>
          <w:rtl/>
        </w:rPr>
        <w:t xml:space="preserve">לר' יוחנן</w:t>
      </w:r>
      <w:r w:rsidRPr="00B078C3">
        <w:rPr>
          <w:rFonts w:ascii="FontbitDavid" w:hAnsi="FontbitDavid"/>
          <w:sz w:val="24"/>
          <w:rtl/>
        </w:rPr>
        <w:t xml:space="preserve"> </w:t>
      </w:r>
      <w:ins w:id="93831" w:author="מנוע מכני" w:date="2026-10-11T12:04:39Z">
        <w:r>
          <w:rPr>
            <w:rFonts w:ascii="FontbitDavid" w:hAnsi="FontbitDavid"/>
            <w:sz w:val="24"/>
            <w:rtl/>
          </w:rPr>
          <w:t xml:space="preserve">יש</w:t>
        </w:r>
      </w:ins>
      <w:del w:id="93832"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085" w:author="Claude - סמנטי" w:date="2026-10-11T12:19:29Z">
        <w:r>
          <w:rPr>
            <w:rFonts w:ascii="FontbitDavid" w:hAnsi="FontbitDavid"/>
            <w:sz w:val="24"/>
            <w:rtl/>
          </w:rPr>
          <w:t xml:space="preserve">ביניהם</w:t>
        </w:r>
      </w:ins>
      <w:del w:id="90086"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w:t>
      </w:r>
      <w:r w:rsidRPr="00B078C3">
        <w:rPr>
          <w:rStyle w:val="2fb"/>
          <w:rFonts w:ascii="FontbitDavid" w:hAnsi="FontbitDavid"/>
          <w:sz w:val="24"/>
          <w:rtl/>
        </w:rPr>
        <w:t xml:space="preserve">דר"א</w:t>
      </w:r>
      <w:r w:rsidRPr="00B078C3">
        <w:rPr>
          <w:rFonts w:ascii="FontbitDavid" w:hAnsi="FontbitDavid"/>
          <w:sz w:val="24"/>
          <w:rtl/>
        </w:rPr>
        <w:t xml:space="preserve">, </w:t>
      </w:r>
      <w:r w:rsidRPr="00B078C3">
        <w:rPr>
          <w:rStyle w:val="2fb"/>
          <w:rFonts w:ascii="FontbitDavid" w:hAnsi="FontbitDavid"/>
          <w:sz w:val="24"/>
          <w:rtl/>
        </w:rPr>
        <w:t xml:space="preserve">דא</w:t>
      </w:r>
      <w:ins w:id="90977" w:author="מנוע מכני" w:date="2026-10-11T12:04:39Z">
        <w:r>
          <w:rPr>
            <w:rStyle w:val="2fb"/>
            <w:rFonts w:ascii="FontbitDavid" w:hAnsi="FontbitDavid" w:hint="cs"/>
            <w:sz w:val="24"/>
            <w:rtl/>
          </w:rPr>
          <w:t xml:space="preserve">ר"א</w:t>
        </w:r>
      </w:ins>
      <w:del w:id="90978" w:author="מנוע מכני" w:date="2026-10-11T12:04:39Z">
        <w:r>
          <w:rPr>
            <w:rFonts w:ascii="FontbitDavid" w:hAnsi="FontbitDavid" w:hint="cs"/>
            <w:sz w:val="24"/>
            <w:rtl/>
          </w:rPr>
          <w:delText xml:space="preserve">ר''א</w:delText>
        </w:r>
      </w:del>
      <w:r w:rsidRPr="00B078C3">
        <w:rPr>
          <w:rFonts w:ascii="FontbitDavid" w:hAnsi="FontbitDavid"/>
          <w:sz w:val="24"/>
          <w:rtl/>
        </w:rPr>
        <w:t>: ניטל ירך וחלל שלה - נבלה.</w:t>
      </w:r>
    </w:p>
    <w:p>
      <w:pPr>
        <w:pStyle w:val="38"/>
        <w:rPr>
          <w:ins w:id="99607" w:author="מנוע מכני" w:date="2026-10-11T12:04:39Z"/>
        </w:rPr>
      </w:pPr>
      <w:ins w:id="90979" w:author="מנוע מכני" w:date="2026-10-11T12:04:39Z">
        <w:r>
          <w:t xml:space="preserve">ר"פ</w:t>
        </w:r>
      </w:ins>
      <w:del w:id="90980" w:author="מנוע מכני" w:date="2026-10-11T12:04:39Z">
        <w:r>
          <w:delText xml:space="preserve">ר''פ</w:delText>
        </w:r>
      </w:del>
      <w:r w:rsidRPr="00B078C3">
        <w:t xml:space="preserve">:</w:t>
      </w:r>
    </w:p>
    <w:p w:rsidR="00E403F0" w:rsidRPr="00B078C3" w:rsidRDefault="00E403F0" w:rsidP="00E403F0">
      <w:pPr>
        <w:rPr>
          <w:rFonts w:ascii="FontbitDavid" w:hAnsi="FontbitDavid"/>
          <w:sz w:val="24"/>
          <w:rtl/>
        </w:rPr>
      </w:pPr>
      <w:del w:id="996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מחלוקת מלמטה למעלה, אבל מלמעלה למטה - אפי' כל </w:t>
      </w:r>
      <w:ins w:id="90087" w:author="Claude - סמנטי" w:date="2026-10-11T12:19:29Z">
        <w:r>
          <w:rPr>
            <w:rFonts w:ascii="FontbitDavid" w:hAnsi="FontbitDavid"/>
            <w:sz w:val="24"/>
            <w:rtl/>
          </w:rPr>
          <w:t xml:space="preserve">שהוא</w:t>
        </w:r>
      </w:ins>
      <w:del w:id="90088" w:author="Claude - סמנטי" w:date="2026-10-11T12:19:29Z">
        <w:r w:rsidRPr="00B078C3">
          <w:rPr>
            <w:rFonts w:ascii="FontbitDavid" w:hAnsi="FontbitDavid"/>
            <w:sz w:val="24"/>
            <w:rtl/>
          </w:rPr>
          <w:delText xml:space="preserve">דהו</w:delText>
        </w:r>
      </w:del>
      <w:r w:rsidRPr="00B078C3">
        <w:rPr>
          <w:rFonts w:ascii="FontbitDavid" w:hAnsi="FontbitDavid"/>
          <w:sz w:val="24"/>
          <w:rtl/>
        </w:rPr>
        <w:t xml:space="preserve"> טהורה.</w:t>
      </w:r>
    </w:p>
    <w:p>
      <w:pPr>
        <w:pStyle w:val="38"/>
        <w:rPr>
          <w:ins w:id="99609" w:author="מנוע מכני" w:date="2026-10-11T12:04:39Z"/>
        </w:rPr>
      </w:pPr>
      <w:r>
        <w:t xml:space="preserve">וכן </w:t>
      </w:r>
      <w:ins w:id="90981" w:author="מנוע מכני" w:date="2026-10-11T12:04:39Z">
        <w:r>
          <w:t xml:space="preserve">ר"ג</w:t>
        </w:r>
      </w:ins>
      <w:del w:id="90982" w:author="מנוע מכני" w:date="2026-10-11T12:04:39Z">
        <w:r>
          <w:delText xml:space="preserve">ר''ג</w:delText>
        </w:r>
      </w:del>
      <w:r>
        <w:t xml:space="preserve"> מר</w:t>
      </w:r>
      <w:ins w:id="90983" w:author="מנוע מכני" w:date="2026-10-11T12:04:39Z">
        <w:r>
          <w:t xml:space="preserve">י"ו</w:t>
        </w:r>
      </w:ins>
      <w:del w:id="90984"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6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את שגולגלתו אטומה - אמו טהורה.</w:t>
      </w:r>
    </w:p>
    <w:p>
      <w:pPr>
        <w:pStyle w:val="38"/>
        <w:rPr>
          <w:ins w:id="99611" w:author="מנוע מכני" w:date="2026-10-11T12:04:39Z"/>
        </w:rPr>
      </w:pPr>
      <w:ins w:id="90985" w:author="מנוע מכני" w:date="2026-10-11T12:04:39Z">
        <w:r>
          <w:t xml:space="preserve">ר"ג</w:t>
        </w:r>
      </w:ins>
      <w:del w:id="90986" w:author="מנוע מכני" w:date="2026-10-11T12:04:39Z">
        <w:r>
          <w:delText xml:space="preserve">ר''ג</w:delText>
        </w:r>
      </w:del>
      <w:r>
        <w:t xml:space="preserve"> מר</w:t>
      </w:r>
      <w:ins w:id="90987" w:author="מנוע מכני" w:date="2026-10-11T12:04:39Z">
        <w:r>
          <w:t xml:space="preserve">י"ו</w:t>
        </w:r>
      </w:ins>
      <w:del w:id="90988"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6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כמין אפקתא דדיקלא - אמו טהורה.</w:t>
      </w:r>
    </w:p>
    <w:p w:rsidR="00E403F0" w:rsidRDefault="00E403F0" w:rsidP="00E403F0">
      <w:pPr>
        <w:rPr>
          <w:rFonts w:ascii="FontbitDavid" w:hAnsi="FontbitDavid"/>
          <w:sz w:val="24"/>
          <w:rtl/>
        </w:rPr>
      </w:pPr>
    </w:p>
    <w:p>
      <w:pPr>
        <w:pStyle w:val="afffff8"/>
        <w:rPr>
          <w:ins w:id="90489" w:author="קלוד" w:date="2026-10-11T12:23:38Z"/>
        </w:rPr>
      </w:pPr>
      <w:ins w:id="90490" w:author="קלוד" w:date="2026-10-11T12:23:38Z">
        <w:r>
          <w:rPr>
            <w:color w:val="7B3F00"/>
          </w:rPr>
          <w:t xml:space="preserve">המפלת מי שפניו מוסמסים - אמו טמאה או טהורה</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איתמר, המפלת מי שפניו מוסמסים</w:t>
      </w:r>
      <w:ins w:id="96767" w:author="מנוע מכני" w:date="2026-10-11T12:04:39Z">
        <w:r>
          <w:rPr>
            <w:rFonts w:ascii="FontbitDavid" w:hAnsi="FontbitDavid"/>
            <w:sz w:val="24"/>
            <w:rtl/>
          </w:rPr>
          <w:t xml:space="preserve">,</w:t>
        </w:r>
      </w:ins>
      <w:del w:id="96768" w:author="מנוע מכני" w:date="2026-10-11T12:04:39Z">
        <w:r w:rsidRPr="00B078C3">
          <w:rPr>
            <w:rFonts w:ascii="FontbitDavid" w:hAnsi="FontbitDavid"/>
            <w:sz w:val="24"/>
            <w:rtl/>
          </w:rPr>
          <w:delText xml:space="preserve">;</w:delText>
        </w:r>
      </w:del>
    </w:p>
    <w:p>
      <w:pPr>
        <w:pStyle w:val="38"/>
        <w:rPr>
          <w:ins w:id="99613" w:author="מנוע מכני" w:date="2026-10-11T12:04:39Z"/>
        </w:rPr>
      </w:pPr>
      <w:r w:rsidRPr="00B078C3">
        <w:t xml:space="preserve">ר</w:t>
      </w:r>
      <w:ins w:id="90989" w:author="מנוע מכני" w:date="2026-10-11T12:04:39Z">
        <w:r>
          <w:t xml:space="preserve">י"ו</w:t>
        </w:r>
      </w:ins>
      <w:del w:id="90990" w:author="מנוע מכני" w:date="2026-10-11T12:04:39Z">
        <w:r w:rsidRPr="00B078C3">
          <w:delText xml:space="preserve">י''ו</w:delText>
        </w:r>
      </w:del>
      <w:del w:id="101703"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6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אמו טמאה, </w:t>
      </w:r>
      <w:r w:rsidRPr="00B078C3">
        <w:rPr>
          <w:rStyle w:val="2fb"/>
          <w:rFonts w:ascii="FontbitDavid" w:hAnsi="FontbitDavid"/>
          <w:sz w:val="24"/>
          <w:rtl/>
        </w:rPr>
        <w:t xml:space="preserve">ר"ל</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אמו טהורה.</w:t>
      </w:r>
    </w:p>
    <w:p>
      <w:pPr>
        <w:pStyle w:val="38"/>
        <w:rPr>
          <w:ins w:id="99616" w:author="מנוע מכני" w:date="2026-10-11T12:04:39Z"/>
        </w:rPr>
      </w:pPr>
      <w:del w:id="99615" w:author="מנוע מכני" w:date="2026-10-11T12:04:39Z">
        <w:r w:rsidRPr="00E744B3">
          <w:delText xml:space="preserve">•</w:delText>
        </w:r>
      </w:del>
      <w:r w:rsidRPr="00E744B3">
        <w:t xml:space="preserve"> </w:t>
      </w:r>
      <w:r w:rsidRPr="00B078C3">
        <w:t>איתיביה ר</w:t>
      </w:r>
      <w:ins w:id="90991" w:author="מנוע מכני" w:date="2026-10-11T12:04:39Z">
        <w:r>
          <w:t xml:space="preserve">י"ו</w:t>
        </w:r>
      </w:ins>
      <w:del w:id="90992" w:author="מנוע מכני" w:date="2026-10-11T12:04:39Z">
        <w:r>
          <w:delText xml:space="preserve">י''ו</w:delText>
        </w:r>
      </w:del>
      <w:r>
        <w:t xml:space="preserve"> </w:t>
      </w:r>
      <w:r w:rsidRPr="00B078C3">
        <w:t xml:space="preserve">ל</w:t>
      </w:r>
      <w:ins w:id="90993" w:author="מנוע מכני" w:date="2026-10-11T12:04:39Z">
        <w:r>
          <w:t xml:space="preserve">ר"ל</w:t>
        </w:r>
      </w:ins>
      <w:del w:id="90994" w:author="מנוע מכני" w:date="2026-10-11T12:04:39Z">
        <w:r w:rsidRPr="00B078C3">
          <w:delText xml:space="preserve">ר''ל</w:delText>
        </w:r>
      </w:del>
      <w:r w:rsidRPr="00B078C3">
        <w:t xml:space="preserve">:</w:t>
      </w:r>
    </w:p>
    <w:p w:rsidR="00E403F0" w:rsidRDefault="00E403F0" w:rsidP="00E403F0">
      <w:pPr>
        <w:rPr>
          <w:rFonts w:ascii="FontbitDavid" w:hAnsi="FontbitDavid"/>
          <w:sz w:val="24"/>
          <w:rtl/>
        </w:rPr>
      </w:pPr>
      <w:del w:id="996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יד חתוכה ורגל חתוכה - אמו טמאה לידה, ואין חוששין שמא מגוף אטום באתה, ואם </w:t>
      </w:r>
      <w:ins w:id="98261" w:author="מנוע מכני" w:date="2026-10-11T12:04:39Z">
        <w:r>
          <w:rPr>
            <w:rFonts w:ascii="FontbitDavid" w:hAnsi="FontbitDavid"/>
            <w:sz w:val="24"/>
            <w:rtl/>
          </w:rPr>
          <w:t xml:space="preserve">ישנו</w:t>
        </w:r>
      </w:ins>
      <w:del w:id="98262"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 </w:t>
      </w:r>
      <w:ins w:id="97947" w:author="מנוע מכני" w:date="2026-10-11T12:04:39Z">
        <w:r>
          <w:rPr>
            <w:rFonts w:ascii="FontbitDavid" w:hAnsi="FontbitDavid"/>
            <w:sz w:val="24"/>
            <w:rtl/>
          </w:rPr>
          <w:t xml:space="preserve">ישנה</w:t>
        </w:r>
      </w:ins>
      <w:del w:id="97948" w:author="מנוע מכני" w:date="2026-10-11T12:04:39Z">
        <w:r w:rsidRPr="00B078C3">
          <w:rPr>
            <w:rFonts w:ascii="FontbitDavid" w:hAnsi="FontbitDavid"/>
            <w:sz w:val="24"/>
            <w:rtl/>
          </w:rPr>
          <w:delText xml:space="preserve">ליתני</w:delText>
        </w:r>
      </w:del>
      <w:r w:rsidRPr="00B078C3">
        <w:rPr>
          <w:rFonts w:ascii="FontbitDavid" w:hAnsi="FontbitDavid"/>
          <w:sz w:val="24"/>
          <w:rtl/>
        </w:rPr>
        <w:t xml:space="preserve"> שמא מגוף אטום או ממי שפניו מוסמסין! </w:t>
      </w:r>
    </w:p>
    <w:p>
      <w:pPr>
        <w:pStyle w:val="38"/>
        <w:rPr>
          <w:ins w:id="99618" w:author="מנוע מכני" w:date="2026-10-11T12:04:39Z"/>
        </w:rPr>
      </w:pPr>
      <w:ins w:id="90995" w:author="מנוע מכני" w:date="2026-10-11T12:04:39Z">
        <w:r>
          <w:t xml:space="preserve">א"ר</w:t>
        </w:r>
      </w:ins>
      <w:del w:id="90996" w:author="מנוע מכני" w:date="2026-10-11T12:04:39Z">
        <w:r w:rsidRPr="000352BC">
          <w:delText xml:space="preserve">א''ר</w:delText>
        </w:r>
      </w:del>
      <w:r w:rsidRPr="000352BC">
        <w:t xml:space="preserve"> פפי:</w:t>
      </w:r>
    </w:p>
    <w:p w:rsidR="00E403F0" w:rsidRPr="000352BC" w:rsidRDefault="00E403F0" w:rsidP="00E403F0">
      <w:pPr>
        <w:pStyle w:val="a2"/>
        <w:numPr>
          <w:ilvl w:val="0"/>
          <w:numId w:val="3"/>
        </w:numPr>
        <w:ind w:left="714" w:hanging="357"/>
        <w:rPr>
          <w:rtl/>
        </w:rPr>
      </w:pPr>
      <w:del w:id="99619" w:author="מנוע מכני" w:date="2026-10-11T12:04:39Z">
        <w:r w:rsidRPr="000352BC">
          <w:rPr>
            <w:rtl/>
          </w:rPr>
          <w:delText xml:space="preserve"> </w:delText>
        </w:r>
      </w:del>
      <w:r w:rsidRPr="000352BC">
        <w:rPr>
          <w:rtl/>
        </w:rPr>
        <w:t xml:space="preserve">בפניו מוסמסין – </w:t>
      </w:r>
      <w:r w:rsidRPr="000352BC">
        <w:rPr>
          <w:rtl/>
        </w:rPr>
        <w:t xml:space="preserve">כ</w:t>
      </w:r>
      <w:ins w:id="90997" w:author="מנוע מכני" w:date="2026-10-11T12:04:39Z">
        <w:r>
          <w:rPr>
            <w:rtl/>
          </w:rPr>
          <w:t xml:space="preserve">ו"ע</w:t>
        </w:r>
      </w:ins>
      <w:del w:id="90998" w:author="מנוע מכני" w:date="2026-10-11T12:04:39Z">
        <w:r w:rsidRPr="000352BC">
          <w:rPr>
            <w:rtl/>
          </w:rPr>
          <w:delText xml:space="preserve">ו</w:delText>
        </w:r>
        <w:r w:rsidRPr="000352BC">
          <w:rPr>
            <w:rFonts w:hint="cs"/>
            <w:rtl/>
          </w:rPr>
          <w:delText xml:space="preserve">''ע</w:delText>
        </w:r>
      </w:del>
      <w:r w:rsidRPr="000352BC">
        <w:rPr>
          <w:rFonts w:hint="cs"/>
          <w:rtl/>
        </w:rPr>
        <w:t xml:space="preserve"> </w:t>
      </w:r>
      <w:r w:rsidRPr="000352BC">
        <w:rPr>
          <w:rtl/>
        </w:rPr>
        <w:t xml:space="preserve">לא</w:t>
      </w:r>
      <w:r w:rsidRPr="000352BC">
        <w:rPr>
          <w:rtl/>
        </w:rPr>
        <w:t xml:space="preserve"> </w:t>
      </w:r>
      <w:ins w:id="93833" w:author="מנוע מכני" w:date="2026-10-11T12:04:39Z">
        <w:r>
          <w:rPr>
            <w:rtl/>
          </w:rPr>
          <w:t xml:space="preserve">חלקו</w:t>
        </w:r>
      </w:ins>
      <w:del w:id="93834" w:author="מנוע מכני" w:date="2026-10-11T12:04:39Z">
        <w:r w:rsidRPr="000352BC">
          <w:rPr>
            <w:rtl/>
          </w:rPr>
          <w:delText xml:space="preserve">פליגי</w:delText>
        </w:r>
      </w:del>
      <w:r w:rsidRPr="000352BC">
        <w:rPr>
          <w:rtl/>
        </w:rPr>
        <w:t xml:space="preserve"> דטמאה, כי </w:t>
      </w:r>
      <w:ins w:id="93835" w:author="מנוע מכני" w:date="2026-10-11T12:04:39Z">
        <w:r>
          <w:rPr>
            <w:rtl/>
          </w:rPr>
          <w:t xml:space="preserve">חלקו</w:t>
        </w:r>
      </w:ins>
      <w:del w:id="93836" w:author="מנוע מכני" w:date="2026-10-11T12:04:39Z">
        <w:r w:rsidRPr="000352BC">
          <w:rPr>
            <w:rtl/>
          </w:rPr>
          <w:delText xml:space="preserve">פליגי</w:delText>
        </w:r>
      </w:del>
      <w:r w:rsidRPr="000352BC">
        <w:rPr>
          <w:rtl/>
        </w:rPr>
        <w:t xml:space="preserve"> - בפניו טוחות, </w:t>
      </w:r>
    </w:p>
    <w:p>
      <w:pPr>
        <w:pStyle w:val="38"/>
        <w:rPr>
          <w:ins w:id="99620" w:author="מנוע מכני" w:date="2026-10-11T12:04:39Z"/>
        </w:rPr>
      </w:pPr>
      <w:r>
        <w:tab/>
      </w:r>
      <w:r>
        <w:tab/>
      </w:r>
      <w:r w:rsidRPr="00B078C3">
        <w:t xml:space="preserve">ואיפכא איתמר, ר</w:t>
      </w:r>
      <w:ins w:id="90999" w:author="מנוע מכני" w:date="2026-10-11T12:04:39Z">
        <w:r>
          <w:t xml:space="preserve">י"ו</w:t>
        </w:r>
      </w:ins>
      <w:del w:id="91000" w:author="מנוע מכני" w:date="2026-10-11T12:04:39Z">
        <w:r w:rsidRPr="00B078C3">
          <w:delText xml:space="preserve">י''ו</w:delText>
        </w:r>
      </w:del>
      <w:del w:id="101704"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6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אמו טהורה, </w:t>
      </w:r>
      <w:r w:rsidRPr="00B078C3">
        <w:rPr>
          <w:rStyle w:val="2fb"/>
          <w:rFonts w:ascii="FontbitDavid" w:hAnsi="FontbitDavid"/>
          <w:sz w:val="24"/>
          <w:rtl/>
        </w:rPr>
        <w:t xml:space="preserve">ו</w:t>
      </w:r>
      <w:ins w:id="91001" w:author="מנוע מכני" w:date="2026-10-11T12:04:39Z">
        <w:r>
          <w:rPr>
            <w:rStyle w:val="2fb"/>
            <w:rFonts w:ascii="FontbitDavid" w:hAnsi="FontbitDavid"/>
            <w:sz w:val="24"/>
            <w:rtl/>
          </w:rPr>
          <w:t xml:space="preserve">ר"ל</w:t>
        </w:r>
      </w:ins>
      <w:del w:id="91002" w:author="מנוע מכני" w:date="2026-10-11T12:04:39Z">
        <w:r w:rsidRPr="00B078C3">
          <w:rPr>
            <w:rFonts w:ascii="FontbitDavid" w:hAnsi="FontbitDavid"/>
            <w:sz w:val="24"/>
            <w:rtl/>
          </w:rPr>
          <w:delText xml:space="preserve">ר''ל</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אמו טמאה.</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ול</w:t>
      </w:r>
      <w:r>
        <w:rPr>
          <w:rFonts w:ascii="FontbitDavid" w:hAnsi="FontbitDavid" w:hint="cs"/>
          <w:sz w:val="24"/>
          <w:rtl/>
        </w:rPr>
        <w:t xml:space="preserve">א הקשה </w:t>
      </w:r>
      <w:ins w:id="91003" w:author="מנוע מכני" w:date="2026-10-11T12:04:39Z">
        <w:r>
          <w:rPr>
            <w:rStyle w:val="2fb"/>
            <w:rFonts w:ascii="FontbitDavid" w:hAnsi="FontbitDavid" w:hint="cs"/>
            <w:sz w:val="24"/>
            <w:rtl/>
          </w:rPr>
          <w:t xml:space="preserve">ר"ל</w:t>
        </w:r>
      </w:ins>
      <w:del w:id="91004" w:author="מנוע מכני" w:date="2026-10-11T12:04:39Z">
        <w:r>
          <w:rPr>
            <w:rFonts w:ascii="FontbitDavid" w:hAnsi="FontbitDavid" w:hint="cs"/>
            <w:sz w:val="24"/>
            <w:rtl/>
          </w:rPr>
          <w:delText xml:space="preserve">ר''ל</w:delText>
        </w:r>
      </w:del>
      <w:r>
        <w:rPr>
          <w:rFonts w:ascii="FontbitDavid" w:hAnsi="FontbitDavid" w:hint="cs"/>
          <w:sz w:val="24"/>
          <w:rtl/>
        </w:rPr>
        <w:t xml:space="preserve"> </w:t>
      </w:r>
      <w:r>
        <w:rPr>
          <w:rStyle w:val="2fb"/>
          <w:rFonts w:ascii="FontbitDavid" w:hAnsi="FontbitDavid" w:hint="cs"/>
          <w:sz w:val="24"/>
          <w:rtl/>
        </w:rPr>
        <w:t xml:space="preserve">לר</w:t>
      </w:r>
      <w:ins w:id="91005" w:author="מנוע מכני" w:date="2026-10-11T12:04:39Z">
        <w:r>
          <w:rPr>
            <w:rStyle w:val="2fb"/>
            <w:rFonts w:ascii="FontbitDavid" w:hAnsi="FontbitDavid" w:hint="cs"/>
            <w:sz w:val="24"/>
            <w:rtl/>
          </w:rPr>
          <w:t xml:space="preserve">י"ו</w:t>
        </w:r>
      </w:ins>
      <w:del w:id="91006"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מהך - </w:t>
      </w:r>
      <w:r w:rsidRPr="00B078C3">
        <w:rPr>
          <w:rFonts w:ascii="FontbitDavid" w:hAnsi="FontbitDavid"/>
          <w:sz w:val="24"/>
          <w:rtl/>
        </w:rPr>
        <w:t xml:space="preserve">משום דשני </w:t>
      </w:r>
      <w:ins w:id="95309" w:author="מנוע מכני" w:date="2026-10-11T12:04:39Z">
        <w:r>
          <w:rPr>
            <w:rFonts w:ascii="FontbitDavid" w:hAnsi="FontbitDavid"/>
            <w:sz w:val="24"/>
            <w:rtl/>
          </w:rPr>
          <w:t xml:space="preserve">לו</w:t>
        </w:r>
      </w:ins>
      <w:del w:id="9531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היינו גוף אטום, היינו מי שפניו טוחות.</w:t>
      </w:r>
    </w:p>
    <w:p w:rsidR="00E403F0" w:rsidRDefault="00E403F0" w:rsidP="00E403F0">
      <w:pPr>
        <w:rPr>
          <w:rFonts w:ascii="FontbitDavid" w:hAnsi="FontbitDavid"/>
          <w:sz w:val="24"/>
          <w:rtl/>
        </w:rPr>
      </w:pPr>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בני </w:t>
      </w:r>
      <w:r w:rsidRPr="00B078C3">
        <w:rPr>
          <w:rStyle w:val="2fb"/>
          <w:rFonts w:ascii="FontbitDavid" w:hAnsi="FontbitDavid"/>
          <w:sz w:val="24"/>
          <w:rtl/>
        </w:rPr>
        <w:t xml:space="preserve">רבי חייא</w:t>
      </w:r>
      <w:r w:rsidRPr="00B078C3">
        <w:rPr>
          <w:rFonts w:ascii="FontbitDavid" w:hAnsi="FontbitDavid"/>
          <w:sz w:val="24"/>
          <w:rtl/>
        </w:rPr>
        <w:t xml:space="preserve"> נפיק </w:t>
      </w:r>
      <w:ins w:id="90089" w:author="Claude - סמנטי" w:date="2026-10-11T12:19:29Z">
        <w:r>
          <w:rPr>
            <w:rFonts w:ascii="FontbitDavid" w:hAnsi="FontbitDavid"/>
            <w:sz w:val="24"/>
            <w:rtl/>
          </w:rPr>
          <w:t xml:space="preserve">לעיר</w:t>
        </w:r>
      </w:ins>
      <w:del w:id="90090" w:author="Claude - סמנטי" w:date="2026-10-11T12:19:29Z">
        <w:r w:rsidRPr="00B078C3">
          <w:rPr>
            <w:rFonts w:ascii="FontbitDavid" w:hAnsi="FontbitDavid"/>
            <w:sz w:val="24"/>
            <w:rtl/>
          </w:rPr>
          <w:delText xml:space="preserve">לקרייתא</w:delText>
        </w:r>
      </w:del>
      <w:r w:rsidRPr="00B078C3">
        <w:rPr>
          <w:rFonts w:ascii="FontbitDavid" w:hAnsi="FontbitDavid"/>
          <w:sz w:val="24"/>
          <w:rtl/>
        </w:rPr>
        <w:t xml:space="preserve">, </w:t>
      </w:r>
      <w:r>
        <w:rPr>
          <w:rFonts w:ascii="FontbitDavid" w:hAnsi="FontbitDavid" w:hint="cs"/>
          <w:sz w:val="24"/>
          <w:rtl/>
        </w:rPr>
        <w:t xml:space="preserve">באו לאביהם</w:t>
      </w:r>
      <w:ins w:id="96769" w:author="מנוע מכני" w:date="2026-10-11T12:04:39Z">
        <w:r>
          <w:rPr>
            <w:rFonts w:ascii="FontbitDavid" w:hAnsi="FontbitDavid" w:hint="cs"/>
            <w:sz w:val="24"/>
            <w:rtl/>
          </w:rPr>
          <w:t xml:space="preserve"> </w:t>
        </w:r>
      </w:ins>
      <w:del w:id="9677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אמר</w:t>
      </w:r>
      <w:r w:rsidRPr="00B078C3">
        <w:rPr>
          <w:rFonts w:ascii="FontbitDavid" w:hAnsi="FontbitDavid"/>
          <w:sz w:val="24"/>
          <w:rtl/>
        </w:rPr>
        <w:t xml:space="preserve"> להם: כלום בא מעשה לידכם? </w:t>
      </w:r>
    </w:p>
    <w:p>
      <w:pPr>
        <w:pStyle w:val="38"/>
        <w:rPr>
          <w:ins w:id="99622" w:author="מנוע מכני" w:date="2026-10-11T12:04:39Z"/>
        </w:rPr>
      </w:pPr>
      <w:r w:rsidRPr="00B078C3">
        <w:t xml:space="preserve">אמרו לו:</w:t>
      </w:r>
    </w:p>
    <w:p w:rsidR="00E403F0" w:rsidRPr="00B078C3" w:rsidRDefault="00E403F0" w:rsidP="00E403F0">
      <w:pPr>
        <w:rPr>
          <w:rFonts w:ascii="FontbitDavid" w:hAnsi="FontbitDavid"/>
          <w:sz w:val="24"/>
          <w:rtl/>
        </w:rPr>
      </w:pPr>
      <w:del w:id="996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פנים טוחות בא לידינו, וטימאנוה.</w:t>
      </w:r>
      <w:ins w:id="96773" w:author="מנוע מכני" w:date="2026-10-11T12:04:39Z">
        <w:r>
          <w:rPr>
            <w:rFonts w:ascii="FontbitDavid" w:hAnsi="FontbitDavid" w:hint="cs"/>
            <w:sz w:val="24"/>
            <w:rtl/>
          </w:rPr>
          <w:t xml:space="preserve"> </w:t>
        </w:r>
      </w:ins>
      <w:del w:id="96774"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אמר</w:t>
      </w:r>
      <w:r w:rsidRPr="00B078C3">
        <w:rPr>
          <w:rFonts w:ascii="FontbitDavid" w:hAnsi="FontbitDavid"/>
          <w:sz w:val="24"/>
          <w:rtl/>
        </w:rPr>
        <w:t xml:space="preserve"> להם: צאו וטהרו מה שטמאתם</w:t>
      </w:r>
      <w:ins w:id="96771" w:author="מנוע מכני" w:date="2026-10-11T12:04:39Z">
        <w:r>
          <w:rPr>
            <w:rFonts w:ascii="FontbitDavid" w:hAnsi="FontbitDavid"/>
            <w:sz w:val="24"/>
            <w:rtl/>
          </w:rPr>
          <w:t xml:space="preserve">,</w:t>
        </w:r>
      </w:ins>
      <w:del w:id="96772"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Pr>
          <w:rFonts w:ascii="FontbitDavid" w:hAnsi="FontbitDavid" w:hint="cs"/>
          <w:sz w:val="24"/>
          <w:rtl/>
        </w:rPr>
        <w:t xml:space="preserve">שאינכם מחמירים כיון דאתי לידי קולא, שנתתם </w:t>
      </w:r>
      <w:r w:rsidRPr="00B078C3">
        <w:rPr>
          <w:rFonts w:ascii="FontbitDavid" w:hAnsi="FontbitDavid"/>
          <w:sz w:val="24"/>
          <w:rtl/>
        </w:rPr>
        <w:t>לה ימי טוהר.</w:t>
      </w:r>
    </w:p>
    <w:p w:rsidR="00E403F0" w:rsidRDefault="00E403F0" w:rsidP="00E403F0">
      <w:pPr>
        <w:rPr>
          <w:rFonts w:ascii="FontbitDavid" w:hAnsi="FontbitDavid"/>
          <w:sz w:val="24"/>
          <w:rtl/>
        </w:rPr>
      </w:pPr>
    </w:p>
    <w:p>
      <w:pPr>
        <w:pStyle w:val="afffff8"/>
        <w:rPr>
          <w:ins w:id="90487" w:author="קלוד" w:date="2026-10-11T12:23:38Z"/>
        </w:rPr>
      </w:pPr>
      <w:ins w:id="90488" w:author="קלוד" w:date="2026-10-11T12:23:38Z">
        <w:r>
          <w:rPr>
            <w:color w:val="7B3F00"/>
          </w:rPr>
          <w:t xml:space="preserve">בריה בשני גבין ושני שדראות - רב ושמואל</w:t>
        </w:r>
      </w:ins>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איתמר, המפלת בריה שיש לה ב' גבים וב' שדראות</w:t>
      </w:r>
      <w:ins w:id="96775" w:author="מנוע מכני" w:date="2026-10-11T12:04:39Z">
        <w:r>
          <w:rPr>
            <w:rFonts w:ascii="FontbitDavid" w:hAnsi="FontbitDavid"/>
            <w:sz w:val="24"/>
            <w:rtl/>
          </w:rPr>
          <w:t xml:space="preserve">,</w:t>
        </w:r>
      </w:ins>
      <w:del w:id="96776" w:author="מנוע מכני" w:date="2026-10-11T12:04:39Z">
        <w:r w:rsidRPr="00B078C3">
          <w:rPr>
            <w:rFonts w:ascii="FontbitDavid" w:hAnsi="FontbitDavid"/>
            <w:sz w:val="24"/>
            <w:rtl/>
          </w:rPr>
          <w:delText xml:space="preserve">;</w:delText>
        </w:r>
      </w:del>
    </w:p>
    <w:p>
      <w:pPr>
        <w:pStyle w:val="38"/>
        <w:rPr>
          <w:ins w:id="99624"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9962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באשה - אינו ולד, בבהמה - אסור באכילה.</w:t>
      </w:r>
    </w:p>
    <w:p>
      <w:pPr>
        <w:pStyle w:val="38"/>
        <w:rPr>
          <w:ins w:id="99626" w:author="מנוע מכני" w:date="2026-10-11T12:04:39Z"/>
        </w:rPr>
      </w:pPr>
      <w:r>
        <w:t>ושמואל</w:t>
      </w:r>
      <w:r w:rsidRPr="00B078C3">
        <w:t xml:space="preserve">:</w:t>
      </w:r>
    </w:p>
    <w:p w:rsidR="00E403F0" w:rsidRPr="00B078C3" w:rsidRDefault="00E403F0" w:rsidP="00E403F0">
      <w:pPr>
        <w:rPr>
          <w:rFonts w:ascii="FontbitDavid" w:hAnsi="FontbitDavid"/>
          <w:sz w:val="24"/>
          <w:rtl/>
        </w:rPr>
      </w:pPr>
      <w:del w:id="996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באשה - ולד, בבהמה - מותר באכילה.</w:t>
      </w:r>
    </w:p>
    <w:p>
      <w:pPr>
        <w:pStyle w:val="38"/>
        <w:rPr>
          <w:ins w:id="99628" w:author="מנוע מכני" w:date="2026-10-11T12:04:39Z"/>
        </w:rPr>
      </w:pPr>
      <w:ins w:id="93837" w:author="מנוע מכני" w:date="2026-10-11T12:04:39Z">
        <w:r>
          <w:t xml:space="preserve">וחלקו</w:t>
        </w:r>
      </w:ins>
      <w:del w:id="93838" w:author="מנוע מכני" w:date="2026-10-11T12:04:39Z">
        <w:r>
          <w:delText xml:space="preserve">ופליגי</w:delText>
        </w:r>
      </w:del>
      <w:r>
        <w:t xml:space="preserve"> בד</w:t>
      </w:r>
      <w:ins w:id="91007" w:author="מנוע מכני" w:date="2026-10-11T12:04:39Z">
        <w:r>
          <w:t xml:space="preserve">ר"ח</w:t>
        </w:r>
      </w:ins>
      <w:del w:id="91008" w:author="מנוע מכני" w:date="2026-10-11T12:04:39Z">
        <w:r>
          <w:delText xml:space="preserve">ר''ח</w:delText>
        </w:r>
      </w:del>
      <w:r>
        <w:t xml:space="preserve"> </w:t>
      </w:r>
      <w:ins w:id="91009" w:author="מנוע מכני" w:date="2026-10-11T12:04:39Z">
        <w:r>
          <w:t xml:space="preserve">ב"א</w:t>
        </w:r>
      </w:ins>
      <w:del w:id="91010" w:author="מנוע מכני" w:date="2026-10-11T12:04:39Z">
        <w:r>
          <w:delText xml:space="preserve">ב''א</w:delText>
        </w:r>
      </w:del>
      <w:r w:rsidRPr="00B078C3">
        <w:t xml:space="preserve">:</w:t>
      </w:r>
    </w:p>
    <w:p w:rsidR="00E403F0" w:rsidRPr="00B078C3" w:rsidRDefault="00E403F0" w:rsidP="00E403F0">
      <w:pPr>
        <w:rPr>
          <w:rFonts w:ascii="FontbitDavid" w:hAnsi="FontbitDavid"/>
          <w:sz w:val="24"/>
          <w:rtl/>
        </w:rPr>
      </w:pPr>
      <w:del w:id="996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השסועה - בריה שיש לה ב' גבין וב' שדראות</w:t>
      </w:r>
      <w:ins w:id="96777" w:author="מנוע מכני" w:date="2026-10-11T12:04:39Z">
        <w:r>
          <w:rPr>
            <w:rFonts w:ascii="FontbitDavid" w:hAnsi="FontbitDavid"/>
            <w:sz w:val="24"/>
            <w:rtl/>
          </w:rPr>
          <w:t xml:space="preserve">,</w:t>
        </w:r>
      </w:ins>
      <w:del w:id="96778" w:author="מנוע מכני" w:date="2026-10-11T12:04:39Z">
        <w:r w:rsidRPr="00B078C3">
          <w:rPr>
            <w:rFonts w:ascii="FontbitDavid" w:hAnsi="FontbitDavid"/>
            <w:sz w:val="24"/>
            <w:rtl/>
          </w:rPr>
          <w:delText xml:space="preserve">;</w:delText>
        </w:r>
      </w:del>
    </w:p>
    <w:p>
      <w:pPr>
        <w:pStyle w:val="38"/>
        <w:rPr>
          <w:ins w:id="99630" w:author="מנוע מכני" w:date="2026-10-11T12:04:39Z"/>
        </w:rPr>
      </w:pPr>
      <w:r>
        <w:t>ל</w:t>
      </w:r>
      <w:r>
        <w:t>רב</w:t>
      </w:r>
      <w:r w:rsidRPr="00B078C3">
        <w:t xml:space="preserve">:</w:t>
      </w:r>
    </w:p>
    <w:p w:rsidR="00E403F0" w:rsidRPr="00B078C3" w:rsidRDefault="00E403F0" w:rsidP="00E403F0">
      <w:pPr>
        <w:rPr>
          <w:rFonts w:ascii="FontbitDavid" w:hAnsi="FontbitDavid"/>
          <w:sz w:val="24"/>
          <w:rtl/>
        </w:rPr>
      </w:pPr>
      <w:del w:id="996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בריה </w:t>
      </w:r>
      <w:ins w:id="95313" w:author="מנוע מכני" w:date="2026-10-11T12:04:39Z">
        <w:r>
          <w:rPr>
            <w:rFonts w:ascii="FontbitDavid" w:hAnsi="FontbitDavid"/>
            <w:sz w:val="24"/>
            <w:rtl/>
          </w:rPr>
          <w:t xml:space="preserve">סתם</w:t>
        </w:r>
      </w:ins>
      <w:del w:id="95314" w:author="מנוע מכני" w:date="2026-10-11T12:04:39Z">
        <w:r w:rsidRPr="00B078C3">
          <w:rPr>
            <w:rFonts w:ascii="FontbitDavid" w:hAnsi="FontbitDavid"/>
            <w:sz w:val="24"/>
            <w:rtl/>
          </w:rPr>
          <w:delText xml:space="preserve">בעלמא</w:delText>
        </w:r>
      </w:del>
      <w:r w:rsidRPr="00B078C3">
        <w:rPr>
          <w:rFonts w:ascii="FontbitDavid" w:hAnsi="FontbitDavid"/>
          <w:sz w:val="24"/>
          <w:rtl/>
        </w:rPr>
        <w:t xml:space="preserve"> - </w:t>
      </w:r>
      <w:ins w:id="93839" w:author="מנוע מכני" w:date="2026-10-11T12:04:39Z">
        <w:r>
          <w:rPr>
            <w:rFonts w:ascii="FontbitDavid" w:hAnsi="FontbitDavid"/>
            <w:sz w:val="24"/>
            <w:rtl/>
          </w:rPr>
          <w:t xml:space="preserve">אין</w:t>
        </w:r>
      </w:ins>
      <w:del w:id="93840" w:author="מנוע מכני" w:date="2026-10-11T12:04:39Z">
        <w:r w:rsidRPr="00B078C3">
          <w:rPr>
            <w:rFonts w:ascii="FontbitDavid" w:hAnsi="FontbitDavid"/>
            <w:sz w:val="24"/>
            <w:rtl/>
          </w:rPr>
          <w:delText xml:space="preserve">ליתא</w:delText>
        </w:r>
      </w:del>
      <w:r w:rsidRPr="00B078C3">
        <w:rPr>
          <w:rFonts w:ascii="FontbitDavid" w:hAnsi="FontbitDavid"/>
          <w:sz w:val="24"/>
          <w:rtl/>
        </w:rPr>
        <w:t xml:space="preserve">, וכי אגמריה </w:t>
      </w:r>
      <w:ins w:id="95311" w:author="מנוע מכני" w:date="2026-10-11T12:04:39Z">
        <w:r>
          <w:rPr>
            <w:rFonts w:ascii="FontbitDavid" w:hAnsi="FontbitDavid"/>
            <w:sz w:val="24"/>
            <w:rtl/>
          </w:rPr>
          <w:t xml:space="preserve">התורה</w:t>
        </w:r>
      </w:ins>
      <w:del w:id="9531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למשה - במעי אמה אגמריה.</w:t>
      </w:r>
    </w:p>
    <w:p>
      <w:pPr>
        <w:pStyle w:val="38"/>
        <w:rPr>
          <w:ins w:id="99632" w:author="מנוע מכני" w:date="2026-10-11T12:04:39Z"/>
        </w:rPr>
      </w:pPr>
      <w:r w:rsidRPr="00017C1D">
        <w:t>ו</w:t>
      </w:r>
      <w:r w:rsidRPr="00017C1D">
        <w:t>ל</w:t>
      </w:r>
      <w:r w:rsidRPr="00017C1D">
        <w:t xml:space="preserve">שמואל:</w:t>
      </w:r>
    </w:p>
    <w:p w:rsidR="00E403F0" w:rsidRPr="00017C1D" w:rsidRDefault="00E403F0" w:rsidP="00E403F0">
      <w:pPr>
        <w:rPr>
          <w:rFonts w:ascii="FontbitDavid" w:hAnsi="FontbitDavid"/>
          <w:spacing w:val="-4"/>
          <w:sz w:val="24"/>
          <w:rtl/>
        </w:rPr>
      </w:pPr>
      <w:del w:id="99633"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בריה </w:t>
      </w:r>
      <w:ins w:id="95317" w:author="מנוע מכני" w:date="2026-10-11T12:04:39Z">
        <w:r>
          <w:rPr>
            <w:rFonts w:ascii="FontbitDavid" w:hAnsi="FontbitDavid"/>
            <w:spacing w:val="-4"/>
            <w:sz w:val="24"/>
            <w:rtl/>
          </w:rPr>
          <w:t xml:space="preserve">סתם</w:t>
        </w:r>
      </w:ins>
      <w:del w:id="95318" w:author="מנוע מכני" w:date="2026-10-11T12:04:39Z">
        <w:r w:rsidRPr="00017C1D">
          <w:rPr>
            <w:rFonts w:ascii="FontbitDavid" w:hAnsi="FontbitDavid"/>
            <w:spacing w:val="-4"/>
            <w:sz w:val="24"/>
            <w:rtl/>
          </w:rPr>
          <w:delText xml:space="preserve">בעלמא</w:delText>
        </w:r>
      </w:del>
      <w:r w:rsidRPr="00017C1D">
        <w:rPr>
          <w:rFonts w:ascii="FontbitDavid" w:hAnsi="FontbitDavid"/>
          <w:spacing w:val="-4"/>
          <w:sz w:val="24"/>
          <w:rtl/>
        </w:rPr>
        <w:t xml:space="preserve"> </w:t>
      </w:r>
      <w:ins w:id="98263" w:author="מנוע מכני" w:date="2026-10-11T12:04:39Z">
        <w:r>
          <w:rPr>
            <w:rFonts w:ascii="FontbitDavid" w:hAnsi="FontbitDavid"/>
            <w:spacing w:val="-4"/>
            <w:sz w:val="24"/>
            <w:rtl/>
          </w:rPr>
          <w:t xml:space="preserve">ישנו</w:t>
        </w:r>
      </w:ins>
      <w:del w:id="98264" w:author="מנוע מכני" w:date="2026-10-11T12:04:39Z">
        <w:r w:rsidRPr="00017C1D">
          <w:rPr>
            <w:rFonts w:ascii="FontbitDavid" w:hAnsi="FontbitDavid"/>
            <w:spacing w:val="-4"/>
            <w:sz w:val="24"/>
            <w:rtl/>
          </w:rPr>
          <w:delText xml:space="preserve">איתא</w:delText>
        </w:r>
      </w:del>
      <w:r w:rsidRPr="00017C1D">
        <w:rPr>
          <w:rFonts w:ascii="FontbitDavid" w:hAnsi="FontbitDavid"/>
          <w:spacing w:val="-4"/>
          <w:sz w:val="24"/>
          <w:rtl/>
        </w:rPr>
        <w:t xml:space="preserve">, וכי אגמריה </w:t>
      </w:r>
      <w:ins w:id="95315" w:author="מנוע מכני" w:date="2026-10-11T12:04:39Z">
        <w:r>
          <w:rPr>
            <w:rFonts w:ascii="FontbitDavid" w:hAnsi="FontbitDavid"/>
            <w:spacing w:val="-4"/>
            <w:sz w:val="24"/>
            <w:rtl/>
          </w:rPr>
          <w:t xml:space="preserve">התורה</w:t>
        </w:r>
      </w:ins>
      <w:del w:id="95316" w:author="מנוע מכני" w:date="2026-10-11T12:04:39Z">
        <w:r w:rsidRPr="00017C1D">
          <w:rPr>
            <w:rFonts w:ascii="FontbitDavid" w:hAnsi="FontbitDavid"/>
            <w:spacing w:val="-4"/>
            <w:sz w:val="24"/>
            <w:rtl/>
          </w:rPr>
          <w:delText xml:space="preserve">רחמנא</w:delText>
        </w:r>
      </w:del>
      <w:r w:rsidRPr="00017C1D">
        <w:rPr>
          <w:rFonts w:ascii="FontbitDavid" w:hAnsi="FontbitDavid"/>
          <w:spacing w:val="-4"/>
          <w:sz w:val="24"/>
          <w:rtl/>
        </w:rPr>
        <w:t xml:space="preserve"> למשה </w:t>
      </w:r>
      <w:ins w:id="95319" w:author="מנוע מכני" w:date="2026-10-11T12:04:39Z">
        <w:r>
          <w:rPr>
            <w:rFonts w:ascii="FontbitDavid" w:hAnsi="FontbitDavid"/>
            <w:spacing w:val="-4"/>
            <w:sz w:val="24"/>
            <w:rtl/>
          </w:rPr>
          <w:t xml:space="preserve">סתם</w:t>
        </w:r>
      </w:ins>
      <w:del w:id="95320" w:author="מנוע מכני" w:date="2026-10-11T12:04:39Z">
        <w:r w:rsidRPr="00017C1D">
          <w:rPr>
            <w:rFonts w:ascii="FontbitDavid" w:hAnsi="FontbitDavid"/>
            <w:spacing w:val="-4"/>
            <w:sz w:val="24"/>
            <w:rtl/>
          </w:rPr>
          <w:delText xml:space="preserve">בעלמא</w:delText>
        </w:r>
      </w:del>
      <w:r w:rsidRPr="00017C1D">
        <w:rPr>
          <w:rFonts w:ascii="FontbitDavid" w:hAnsi="FontbitDavid"/>
          <w:spacing w:val="-4"/>
          <w:sz w:val="24"/>
          <w:rtl/>
        </w:rPr>
        <w:t xml:space="preserve"> אגמריה, אבל במעי אמה שריא.</w:t>
      </w:r>
    </w:p>
    <w:p w:rsidR="00E403F0" w:rsidRDefault="00E403F0" w:rsidP="00E403F0">
      <w:pPr>
        <w:rPr>
          <w:rFonts w:ascii="FontbitDavid" w:hAnsi="FontbitDavid"/>
          <w:sz w:val="24"/>
          <w:rtl/>
        </w:rPr>
      </w:pPr>
    </w:p>
    <w:p>
      <w:pPr>
        <w:pStyle w:val="38"/>
        <w:rPr>
          <w:ins w:id="99635" w:author="מנוע מכני" w:date="2026-10-11T12:04:39Z"/>
        </w:rPr>
      </w:pPr>
      <w:del w:id="99634" w:author="מנוע מכני" w:date="2026-10-11T12:04:39Z">
        <w:r w:rsidRPr="00017C1D">
          <w:delText xml:space="preserve">•</w:delText>
        </w:r>
      </w:del>
      <w:r w:rsidRPr="00017C1D">
        <w:t xml:space="preserve"> </w:t>
      </w:r>
      <w:r w:rsidRPr="00017C1D">
        <w:t>איתיביה ר</w:t>
      </w:r>
      <w:r w:rsidRPr="00017C1D">
        <w:t xml:space="preserve">ש</w:t>
      </w:r>
      <w:ins w:id="91011" w:author="מנוע מכני" w:date="2026-10-11T12:04:39Z">
        <w:r>
          <w:t xml:space="preserve">ב"ח</w:t>
        </w:r>
      </w:ins>
      <w:del w:id="91012" w:author="מנוע מכני" w:date="2026-10-11T12:04:39Z">
        <w:r w:rsidRPr="00017C1D">
          <w:delText xml:space="preserve">ב''ח</w:delText>
        </w:r>
      </w:del>
      <w:r w:rsidRPr="00017C1D">
        <w:t xml:space="preserve"> לרב</w:t>
      </w:r>
      <w:r w:rsidRPr="00017C1D">
        <w:t xml:space="preserve">:</w:t>
      </w:r>
    </w:p>
    <w:p w:rsidR="00E403F0" w:rsidRPr="00017C1D" w:rsidRDefault="00E403F0" w:rsidP="00E403F0">
      <w:pPr>
        <w:rPr>
          <w:rFonts w:ascii="FontbitDavid" w:hAnsi="FontbitDavid"/>
          <w:spacing w:val="-4"/>
          <w:sz w:val="24"/>
          <w:rtl/>
        </w:rPr>
      </w:pPr>
      <w:del w:id="99636" w:author="מנוע מכני" w:date="2026-10-11T12:04:39Z">
        <w:r w:rsidRPr="00017C1D">
          <w:rPr>
            <w:rFonts w:ascii="FontbitDavid" w:hAnsi="FontbitDavid"/>
            <w:spacing w:val="-4"/>
            <w:sz w:val="24"/>
            <w:rtl/>
          </w:rPr>
          <w:delText xml:space="preserve"> </w:delText>
        </w:r>
      </w:del>
      <w:r w:rsidRPr="00017C1D">
        <w:rPr>
          <w:rStyle w:val="2fb"/>
          <w:rFonts w:ascii="FontbitDavid" w:hAnsi="FontbitDavid"/>
          <w:spacing w:val="-4"/>
          <w:sz w:val="24"/>
          <w:rtl/>
        </w:rPr>
        <w:t xml:space="preserve">ר</w:t>
      </w:r>
      <w:r w:rsidRPr="00017C1D">
        <w:rPr>
          <w:rStyle w:val="2fb"/>
          <w:rFonts w:ascii="FontbitDavid" w:hAnsi="FontbitDavid" w:hint="cs"/>
          <w:spacing w:val="-4"/>
          <w:sz w:val="24"/>
          <w:rtl/>
        </w:rPr>
        <w:t xml:space="preserve">ח</w:t>
      </w:r>
      <w:ins w:id="91013" w:author="מנוע מכני" w:date="2026-10-11T12:04:39Z">
        <w:r>
          <w:rPr>
            <w:rStyle w:val="2fb"/>
            <w:rFonts w:ascii="FontbitDavid" w:hAnsi="FontbitDavid" w:hint="cs"/>
            <w:spacing w:val="-4"/>
            <w:sz w:val="24"/>
            <w:rtl/>
          </w:rPr>
          <w:t xml:space="preserve">ב"א</w:t>
        </w:r>
      </w:ins>
      <w:del w:id="91014" w:author="מנוע מכני" w:date="2026-10-11T12:04:39Z">
        <w:r w:rsidRPr="00017C1D">
          <w:rPr>
            <w:rFonts w:ascii="FontbitDavid" w:hAnsi="FontbitDavid" w:hint="cs"/>
            <w:spacing w:val="-4"/>
            <w:sz w:val="24"/>
            <w:rtl/>
          </w:rPr>
          <w:delText xml:space="preserve">ב''א</w:delText>
        </w:r>
      </w:del>
      <w:r w:rsidRPr="00017C1D">
        <w:rPr>
          <w:rFonts w:ascii="FontbitDavid" w:hAnsi="FontbitDavid" w:hint="cs"/>
          <w:spacing w:val="-4"/>
          <w:sz w:val="24"/>
          <w:rtl/>
        </w:rPr>
        <w:t xml:space="preserve"> </w:t>
      </w:r>
      <w:r w:rsidRPr="00017C1D">
        <w:rPr>
          <w:rFonts w:ascii="FontbitDavid" w:hAnsi="FontbitDavid"/>
          <w:spacing w:val="-4"/>
          <w:sz w:val="24"/>
          <w:rtl/>
        </w:rPr>
        <w:t xml:space="preserve">אומר כל שיש לו ב' גבין ושני שדראות פסול לעבודה </w:t>
      </w:r>
      <w:ins w:id="96997" w:author="מנוע מכני" w:date="2026-10-11T12:04:39Z">
        <w:r>
          <w:rPr>
            <w:rFonts w:ascii="FontbitDavid" w:hAnsi="FontbitDavid"/>
            <w:spacing w:val="-4"/>
            <w:sz w:val="24"/>
            <w:rtl/>
          </w:rPr>
          <w:t xml:space="preserve">ומשמע ש</w:t>
        </w:r>
      </w:ins>
      <w:del w:id="96998" w:author="מנוע מכני" w:date="2026-10-11T12:04:39Z">
        <w:r w:rsidRPr="00017C1D">
          <w:rPr>
            <w:rFonts w:ascii="FontbitDavid" w:hAnsi="FontbitDavid"/>
            <w:spacing w:val="-4"/>
            <w:sz w:val="24"/>
            <w:rtl/>
          </w:rPr>
          <w:delText xml:space="preserve">אלמא </w:delText>
        </w:r>
      </w:del>
      <w:r w:rsidRPr="00017C1D">
        <w:rPr>
          <w:rFonts w:ascii="FontbitDavid" w:hAnsi="FontbitDavid"/>
          <w:b/>
          <w:bCs/>
          <w:spacing w:val="-4"/>
          <w:sz w:val="24"/>
          <w:rtl/>
        </w:rPr>
        <w:t>דחיי</w:t>
      </w:r>
      <w:r w:rsidRPr="00017C1D">
        <w:rPr>
          <w:rFonts w:ascii="FontbitDavid" w:hAnsi="FontbitDavid"/>
          <w:spacing w:val="-4"/>
          <w:sz w:val="24"/>
          <w:rtl/>
        </w:rPr>
        <w:t xml:space="preserve">! </w:t>
      </w:r>
    </w:p>
    <w:p>
      <w:pPr>
        <w:pStyle w:val="38"/>
        <w:rPr>
          <w:ins w:id="99637" w:author="מנוע מכני" w:date="2026-10-11T12:04:39Z"/>
        </w:rPr>
      </w:pPr>
      <w:r w:rsidRPr="00B078C3">
        <w:t xml:space="preserve">א"ל</w:t>
      </w:r>
      <w:r w:rsidRPr="00B078C3">
        <w:t xml:space="preserve">:</w:t>
      </w:r>
    </w:p>
    <w:p w:rsidR="00E403F0" w:rsidRPr="00B078C3" w:rsidRDefault="00E403F0" w:rsidP="00E403F0">
      <w:pPr>
        <w:pStyle w:val="a2"/>
        <w:numPr>
          <w:ilvl w:val="0"/>
          <w:numId w:val="3"/>
        </w:numPr>
        <w:ind w:left="714" w:hanging="357"/>
        <w:rPr>
          <w:rtl/>
        </w:rPr>
      </w:pPr>
      <w:del w:id="99638" w:author="מנוע מכני" w:date="2026-10-11T12:04:39Z">
        <w:r w:rsidRPr="00B078C3">
          <w:rPr>
            <w:rtl/>
          </w:rPr>
          <w:delText xml:space="preserve"> </w:delText>
        </w:r>
      </w:del>
      <w:r w:rsidRPr="00B078C3">
        <w:rPr>
          <w:rtl/>
        </w:rPr>
        <w:t xml:space="preserve">שימי את! ששדרתו </w:t>
      </w:r>
      <w:r w:rsidRPr="000352BC">
        <w:rPr>
          <w:b/>
          <w:bCs/>
          <w:rtl/>
        </w:rPr>
        <w:t>עקומה</w:t>
      </w:r>
      <w:r>
        <w:rPr>
          <w:rFonts w:hint="cs"/>
          <w:rtl/>
        </w:rPr>
        <w:t xml:space="preserve"> </w:t>
      </w:r>
      <w:r w:rsidRPr="00210754">
        <w:rPr>
          <w:rFonts w:hint="cs"/>
          <w:rtl/>
        </w:rPr>
        <w:t>[ונראית כשנים]</w:t>
      </w:r>
      <w:r w:rsidRPr="00B078C3">
        <w:rPr>
          <w:rtl/>
        </w:rPr>
        <w:t>.</w:t>
      </w:r>
    </w:p>
    <w:p w:rsidR="00E403F0" w:rsidRDefault="00E403F0" w:rsidP="00E403F0">
      <w:pPr>
        <w:rPr>
          <w:rFonts w:ascii="FontbitDavid" w:hAnsi="FontbitDavid"/>
          <w:sz w:val="24"/>
          <w:rtl/>
        </w:rPr>
      </w:pPr>
    </w:p>
    <w:p>
      <w:pPr>
        <w:pStyle w:val="38"/>
        <w:rPr>
          <w:ins w:id="99639" w:author="מנוע מכני" w:date="2026-10-11T12:04:39Z"/>
        </w:rPr>
      </w:pPr>
      <w:r w:rsidRPr="000A0815">
        <w:t>מיתיבי</w:t>
      </w:r>
      <w:r w:rsidRPr="00B078C3">
        <w:t xml:space="preserve">:</w:t>
      </w:r>
    </w:p>
    <w:p w:rsidR="00E403F0" w:rsidRPr="00B078C3" w:rsidRDefault="00E403F0" w:rsidP="00E403F0">
      <w:pPr>
        <w:rPr>
          <w:rFonts w:ascii="FontbitDavid" w:hAnsi="FontbitDavid"/>
          <w:sz w:val="24"/>
          <w:rtl/>
        </w:rPr>
      </w:pPr>
      <w:del w:id="996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יש בעוברין שהן אסורין</w:t>
      </w:r>
      <w:ins w:id="96779" w:author="מנוע מכני" w:date="2026-10-11T12:04:39Z">
        <w:r>
          <w:rPr>
            <w:rFonts w:ascii="FontbitDavid" w:hAnsi="FontbitDavid"/>
            <w:sz w:val="24"/>
            <w:rtl/>
          </w:rPr>
          <w:t xml:space="preserve">,</w:t>
        </w:r>
      </w:ins>
      <w:del w:id="96780" w:author="מנוע מכני" w:date="2026-10-11T12:04:39Z">
        <w:r w:rsidRPr="00B078C3">
          <w:rPr>
            <w:rFonts w:ascii="FontbitDavid" w:hAnsi="FontbitDavid"/>
            <w:sz w:val="24"/>
            <w:rtl/>
          </w:rPr>
          <w:delText xml:space="preserve">;</w:delText>
        </w:r>
      </w:del>
      <w:r>
        <w:rPr>
          <w:rFonts w:ascii="FontbitDavid" w:hAnsi="FontbitDavid" w:hint="cs"/>
          <w:sz w:val="24"/>
          <w:rtl/>
        </w:rPr>
        <w:t xml:space="preserve"> </w:t>
      </w:r>
    </w:p>
    <w:p w:rsidR="00E403F0" w:rsidRPr="00017C1D" w:rsidRDefault="00E403F0" w:rsidP="00E403F0">
      <w:pPr>
        <w:pStyle w:val="a3"/>
        <w:rPr>
          <w:spacing w:val="-6"/>
          <w:rtl/>
        </w:rPr>
      </w:pPr>
      <w:r w:rsidRPr="00017C1D">
        <w:rPr>
          <w:spacing w:val="-6"/>
          <w:rtl/>
        </w:rPr>
        <w:tab/>
        <w:t xml:space="preserve">בן ארבעה לדקה בן שמנה לגסה, הימנו ולמטה - אסור, </w:t>
      </w:r>
      <w:r w:rsidRPr="00017C1D">
        <w:rPr>
          <w:b/>
          <w:bCs/>
          <w:spacing w:val="-6"/>
          <w:rtl/>
        </w:rPr>
        <w:t>יצא</w:t>
      </w:r>
      <w:r w:rsidRPr="00017C1D">
        <w:rPr>
          <w:spacing w:val="-6"/>
          <w:rtl/>
        </w:rPr>
        <w:t xml:space="preserve"> מי שיש לו שני גבין ושני שדראות.</w:t>
      </w:r>
    </w:p>
    <w:p w:rsidR="00E403F0" w:rsidRDefault="00E403F0" w:rsidP="00E403F0">
      <w:pPr>
        <w:rPr>
          <w:rFonts w:ascii="FontbitDavid" w:hAnsi="FontbitDavid"/>
          <w:sz w:val="24"/>
          <w:rtl/>
        </w:rPr>
      </w:pPr>
      <w:r>
        <w:rPr>
          <w:rFonts w:ascii="FontbitDavid" w:hAnsi="FontbitDavid"/>
          <w:b/>
          <w:bCs/>
          <w:sz w:val="24"/>
          <w:rtl/>
        </w:rPr>
        <w:tab/>
      </w:r>
      <w:r w:rsidRPr="000352BC">
        <w:rPr>
          <w:rFonts w:ascii="FontbitDavid" w:hAnsi="FontbitDavid"/>
          <w:b/>
          <w:bCs/>
          <w:sz w:val="24"/>
          <w:rtl/>
        </w:rPr>
        <w:t>יצא</w:t>
      </w:r>
      <w:r w:rsidRPr="00B078C3">
        <w:rPr>
          <w:rFonts w:ascii="FontbitDavid" w:hAnsi="FontbitDavid"/>
          <w:sz w:val="24"/>
          <w:rtl/>
        </w:rPr>
        <w:t xml:space="preserve"> </w:t>
      </w:r>
      <w:r>
        <w:rPr>
          <w:rFonts w:ascii="FontbitDavid" w:hAnsi="FontbitDavid"/>
          <w:sz w:val="24"/>
          <w:rtl/>
        </w:rPr>
        <w:t>–</w:t>
      </w:r>
      <w:r>
        <w:rPr>
          <w:rFonts w:ascii="FontbitDavid" w:hAnsi="FontbitDavid" w:hint="cs"/>
          <w:sz w:val="24"/>
          <w:rtl/>
        </w:rPr>
        <w:t xml:space="preserve"> </w:t>
      </w:r>
      <w:ins w:id="93841" w:author="מנוע מכני" w:date="2026-10-11T12:04:39Z">
        <w:r>
          <w:rPr>
            <w:rFonts w:ascii="FontbitDavid" w:hAnsi="FontbitDavid" w:hint="cs"/>
            <w:sz w:val="24"/>
            <w:rtl/>
          </w:rPr>
          <w:t xml:space="preserve">לא</w:t>
        </w:r>
      </w:ins>
      <w:del w:id="93842"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w:t>
      </w:r>
      <w:ins w:id="98265" w:author="מנוע מכני" w:date="2026-10-11T12:04:39Z">
        <w:r>
          <w:rPr>
            <w:rFonts w:ascii="FontbitDavid" w:hAnsi="FontbitDavid" w:hint="cs"/>
            <w:sz w:val="24"/>
            <w:rtl/>
          </w:rPr>
          <w:t xml:space="preserve">לומר</w:t>
        </w:r>
      </w:ins>
      <w:del w:id="98266" w:author="מנוע מכני" w:date="2026-10-11T12:04:39Z">
        <w:r>
          <w:rPr>
            <w:rFonts w:ascii="FontbitDavid" w:hAnsi="FontbitDavid" w:hint="cs"/>
            <w:sz w:val="24"/>
            <w:rtl/>
          </w:rPr>
          <w:delText xml:space="preserve">למימר</w:delText>
        </w:r>
      </w:del>
      <w:r>
        <w:rPr>
          <w:rFonts w:ascii="FontbitDavid" w:hAnsi="FontbitDavid" w:hint="cs"/>
          <w:sz w:val="24"/>
          <w:rtl/>
        </w:rPr>
        <w:t xml:space="preserve"> ד</w:t>
      </w:r>
      <w:r w:rsidRPr="00B078C3">
        <w:rPr>
          <w:rFonts w:ascii="FontbitDavid" w:hAnsi="FontbitDavid"/>
          <w:sz w:val="24"/>
          <w:rtl/>
        </w:rPr>
        <w:t xml:space="preserve">מכלל עוברין </w:t>
      </w:r>
      <w:ins w:id="93051" w:author="מנוע מכני" w:date="2026-10-11T12:04:39Z">
        <w:r>
          <w:rPr>
            <w:rFonts w:ascii="FontbitDavid" w:hAnsi="FontbitDavid"/>
            <w:sz w:val="24"/>
            <w:rtl/>
          </w:rPr>
          <w:t xml:space="preserve">שאפי'</w:t>
        </w:r>
      </w:ins>
      <w:del w:id="93052" w:author="מנוע מכני" w:date="2026-10-11T12:04:39Z">
        <w:r w:rsidRPr="00B078C3">
          <w:rPr>
            <w:rFonts w:ascii="FontbitDavid" w:hAnsi="FontbitDavid"/>
            <w:sz w:val="24"/>
            <w:rtl/>
          </w:rPr>
          <w:delText xml:space="preserve">שאפילו</w:delText>
        </w:r>
      </w:del>
      <w:r w:rsidRPr="00B078C3">
        <w:rPr>
          <w:rFonts w:ascii="FontbitDavid" w:hAnsi="FontbitDavid"/>
          <w:sz w:val="24"/>
          <w:rtl/>
        </w:rPr>
        <w:t xml:space="preserve"> במעי אמן אסורין</w:t>
      </w:r>
    </w:p>
    <w:p>
      <w:pPr>
        <w:pStyle w:val="38"/>
        <w:rPr>
          <w:ins w:id="99641" w:author="מנוע מכני" w:date="2026-10-11T12:04:39Z"/>
        </w:rPr>
      </w:pPr>
      <w:r w:rsidRPr="000352BC">
        <w:t xml:space="preserve">רב מתרץ </w:t>
      </w:r>
      <w:ins w:id="93843" w:author="מנוע מכני" w:date="2026-10-11T12:04:39Z">
        <w:r>
          <w:t xml:space="preserve">לשיטתו</w:t>
        </w:r>
      </w:ins>
      <w:del w:id="93844" w:author="מנוע מכני" w:date="2026-10-11T12:04:39Z">
        <w:r w:rsidRPr="000352BC">
          <w:delText xml:space="preserve">לטעמיה</w:delText>
        </w:r>
      </w:del>
      <w:r w:rsidRPr="000352BC">
        <w:t xml:space="preserve">:</w:t>
      </w:r>
    </w:p>
    <w:p w:rsidR="00E403F0" w:rsidRPr="00B078C3" w:rsidRDefault="00E403F0" w:rsidP="00E403F0">
      <w:pPr>
        <w:rPr>
          <w:rFonts w:ascii="FontbitDavid" w:hAnsi="FontbitDavid"/>
          <w:sz w:val="24"/>
          <w:rtl/>
        </w:rPr>
      </w:pPr>
      <w:del w:id="9964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בן ארבעה </w:t>
      </w:r>
      <w:r>
        <w:rPr>
          <w:rFonts w:ascii="FontbitDavid" w:hAnsi="FontbitDavid"/>
          <w:sz w:val="24"/>
          <w:rtl/>
        </w:rPr>
        <w:t xml:space="preserve">לדקה, בן ח' לגסה, הימנו ולמטה </w:t>
      </w:r>
      <w:r w:rsidRPr="00B078C3">
        <w:rPr>
          <w:rFonts w:ascii="FontbitDavid" w:hAnsi="FontbitDavid"/>
          <w:sz w:val="24"/>
          <w:rtl/>
        </w:rPr>
        <w:t xml:space="preserve">אסור, </w:t>
      </w:r>
      <w:r>
        <w:rPr>
          <w:rFonts w:ascii="FontbitDavid" w:hAnsi="FontbitDavid" w:hint="cs"/>
          <w:sz w:val="24"/>
          <w:rtl/>
        </w:rPr>
        <w:t xml:space="preserve">ב</w:t>
      </w:r>
      <w:ins w:id="91015" w:author="מנוע מכני" w:date="2026-10-11T12:04:39Z">
        <w:r>
          <w:rPr>
            <w:rFonts w:ascii="FontbitDavid" w:hAnsi="FontbitDavid" w:hint="cs"/>
            <w:sz w:val="24"/>
            <w:rtl/>
          </w:rPr>
          <w:t xml:space="preserve">ד"א</w:t>
        </w:r>
      </w:ins>
      <w:del w:id="91016" w:author="מנוע מכני" w:date="2026-10-11T12:04:39Z">
        <w:r>
          <w:rPr>
            <w:rFonts w:ascii="FontbitDavid" w:hAnsi="FontbitDavid" w:hint="cs"/>
            <w:sz w:val="24"/>
            <w:rtl/>
          </w:rPr>
          <w:delText xml:space="preserve">ד''א</w:delText>
        </w:r>
      </w:del>
      <w:ins w:id="96781" w:author="מנוע מכני" w:date="2026-10-11T12:04:39Z">
        <w:r>
          <w:rPr>
            <w:rFonts w:ascii="FontbitDavid" w:hAnsi="FontbitDavid"/>
            <w:sz w:val="24"/>
            <w:rtl/>
          </w:rPr>
          <w:t xml:space="preserve"> </w:t>
        </w:r>
      </w:ins>
      <w:del w:id="96782" w:author="מנוע מכני" w:date="2026-10-11T12:04:39Z">
        <w:r>
          <w:rPr>
            <w:rFonts w:ascii="FontbitDavid" w:hAnsi="FontbitDavid"/>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כ</w:t>
      </w:r>
      <w:r>
        <w:rPr>
          <w:rFonts w:ascii="FontbitDavid" w:hAnsi="FontbitDavid"/>
          <w:sz w:val="24"/>
          <w:rtl/>
        </w:rPr>
        <w:t xml:space="preserve">שיצא לאויר העולם, אבל במעי אמו</w:t>
      </w:r>
      <w:ins w:id="96783" w:author="מנוע מכני" w:date="2026-10-11T12:04:39Z">
        <w:r>
          <w:rPr>
            <w:rFonts w:ascii="FontbitDavid" w:hAnsi="FontbitDavid"/>
            <w:sz w:val="24"/>
            <w:rtl/>
          </w:rPr>
          <w:t xml:space="preserve"> </w:t>
        </w:r>
      </w:ins>
      <w:del w:id="96784" w:author="מנוע מכני" w:date="2026-10-11T12:04:39Z">
        <w:r>
          <w:rPr>
            <w:rFonts w:ascii="FontbitDavid" w:hAnsi="FontbitDavid"/>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שרי, </w:t>
      </w:r>
      <w:r w:rsidRPr="000352BC">
        <w:rPr>
          <w:rFonts w:ascii="FontbitDavid" w:hAnsi="FontbitDavid"/>
          <w:b/>
          <w:bCs/>
          <w:sz w:val="24"/>
          <w:rtl/>
        </w:rPr>
        <w:t xml:space="preserve">יצא מי שיש לו שני גבין ושני שדראות, </w:t>
      </w:r>
      <w:ins w:id="93053" w:author="מנוע מכני" w:date="2026-10-11T12:04:39Z">
        <w:r>
          <w:rPr>
            <w:rFonts w:ascii="FontbitDavid" w:hAnsi="FontbitDavid"/>
            <w:b/>
            <w:bCs/>
            <w:sz w:val="24"/>
            <w:rtl/>
          </w:rPr>
          <w:t xml:space="preserve">דאפי'</w:t>
        </w:r>
      </w:ins>
      <w:del w:id="93054" w:author="מנוע מכני" w:date="2026-10-11T12:04:39Z">
        <w:r w:rsidRPr="000352BC">
          <w:rPr>
            <w:rFonts w:ascii="FontbitDavid" w:hAnsi="FontbitDavid"/>
            <w:b/>
            <w:bCs/>
            <w:sz w:val="24"/>
            <w:rtl/>
          </w:rPr>
          <w:delText xml:space="preserve">דאפילו</w:delText>
        </w:r>
      </w:del>
      <w:r w:rsidRPr="000352BC">
        <w:rPr>
          <w:rFonts w:ascii="FontbitDavid" w:hAnsi="FontbitDavid"/>
          <w:b/>
          <w:bCs/>
          <w:sz w:val="24"/>
          <w:rtl/>
        </w:rPr>
        <w:t xml:space="preserve"> במעי אמו </w:t>
      </w:r>
      <w:ins w:id="93845" w:author="מנוע מכני" w:date="2026-10-11T12:04:39Z">
        <w:r>
          <w:rPr>
            <w:rFonts w:ascii="FontbitDavid" w:hAnsi="FontbitDavid"/>
            <w:b/>
            <w:bCs/>
            <w:sz w:val="24"/>
            <w:rtl/>
          </w:rPr>
          <w:t xml:space="preserve">גם</w:t>
        </w:r>
      </w:ins>
      <w:del w:id="93846" w:author="מנוע מכני" w:date="2026-10-11T12:04:39Z">
        <w:r w:rsidRPr="000352BC">
          <w:rPr>
            <w:rFonts w:ascii="FontbitDavid" w:hAnsi="FontbitDavid"/>
            <w:b/>
            <w:bCs/>
            <w:sz w:val="24"/>
            <w:rtl/>
          </w:rPr>
          <w:delText xml:space="preserve">נמי</w:delText>
        </w:r>
      </w:del>
      <w:r w:rsidRPr="000352BC">
        <w:rPr>
          <w:rFonts w:ascii="FontbitDavid" w:hAnsi="FontbitDavid"/>
          <w:b/>
          <w:bCs/>
          <w:sz w:val="24"/>
          <w:rtl/>
        </w:rPr>
        <w:t xml:space="preserve"> אסור</w:t>
      </w:r>
      <w:r w:rsidRPr="00B078C3">
        <w:rPr>
          <w:rFonts w:ascii="FontbitDavid" w:hAnsi="FontbitDavid"/>
          <w:sz w:val="24"/>
          <w:rtl/>
        </w:rPr>
        <w:t>.</w:t>
      </w:r>
    </w:p>
    <w:p w:rsidR="00E403F0" w:rsidRDefault="00E403F0" w:rsidP="00E403F0">
      <w:pPr>
        <w:pStyle w:val="afff3"/>
        <w:framePr w:wrap="around"/>
        <w:rPr>
          <w:rtl/>
        </w:rPr>
      </w:pPr>
      <w:r>
        <w:rPr>
          <w:rFonts w:hint="cs"/>
          <w:rtl/>
        </w:rPr>
        <w:t>כד:</w:t>
      </w:r>
    </w:p>
    <w:p>
      <w:pPr>
        <w:pStyle w:val="38"/>
        <w:rPr>
          <w:ins w:id="99643" w:author="מנוע מכני" w:date="2026-10-11T12:04:39Z"/>
        </w:rPr>
      </w:pPr>
      <w:r w:rsidRPr="000352BC">
        <w:t xml:space="preserve">ושמואל מתרץ </w:t>
      </w:r>
      <w:ins w:id="93847" w:author="מנוע מכני" w:date="2026-10-11T12:04:39Z">
        <w:r>
          <w:t xml:space="preserve">לשיטתו</w:t>
        </w:r>
      </w:ins>
      <w:del w:id="93848" w:author="מנוע מכני" w:date="2026-10-11T12:04:39Z">
        <w:r w:rsidRPr="000352BC">
          <w:delText xml:space="preserve">לטעמיה</w:delText>
        </w:r>
      </w:del>
      <w:r w:rsidRPr="000352BC">
        <w:t xml:space="preserve">:</w:t>
      </w:r>
    </w:p>
    <w:p w:rsidR="00E403F0" w:rsidRDefault="00E403F0" w:rsidP="00E403F0">
      <w:pPr>
        <w:rPr>
          <w:rFonts w:ascii="FontbitDavid" w:hAnsi="FontbitDavid"/>
          <w:sz w:val="24"/>
          <w:rtl/>
        </w:rPr>
      </w:pPr>
      <w:del w:id="996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בן ארבעה לדקה, בן שמנה לגסה, הימנו ולמטה - אסור, </w:t>
      </w:r>
    </w:p>
    <w:p w:rsidR="00E403F0" w:rsidRDefault="00E403F0" w:rsidP="00E403F0">
      <w:pPr>
        <w:rPr>
          <w:rFonts w:ascii="FontbitDavid" w:hAnsi="FontbitDavid"/>
          <w:sz w:val="24"/>
          <w:rtl/>
        </w:rPr>
      </w:pPr>
      <w:r>
        <w:rPr>
          <w:rFonts w:ascii="FontbitDavid" w:hAnsi="FontbitDavid"/>
          <w:b/>
          <w:bCs/>
          <w:sz w:val="24"/>
          <w:rtl/>
        </w:rPr>
        <w:tab/>
      </w:r>
      <w:r>
        <w:rPr>
          <w:rFonts w:ascii="FontbitDavid" w:hAnsi="FontbitDavid" w:hint="cs"/>
          <w:sz w:val="24"/>
          <w:rtl/>
        </w:rPr>
        <w:t>ומיירי</w:t>
      </w:r>
      <w:r w:rsidRPr="00B078C3">
        <w:rPr>
          <w:rFonts w:ascii="FontbitDavid" w:hAnsi="FontbitDavid"/>
          <w:sz w:val="24"/>
          <w:rtl/>
        </w:rPr>
        <w:t xml:space="preserve"> בשלא כלו לו חדשיו, אבל כלו לו חדשיו - מותר, </w:t>
      </w:r>
    </w:p>
    <w:p w:rsidR="00E403F0" w:rsidRPr="00B078C3" w:rsidRDefault="00E403F0" w:rsidP="00E403F0">
      <w:pPr>
        <w:rPr>
          <w:rFonts w:ascii="FontbitDavid" w:hAnsi="FontbitDavid"/>
          <w:sz w:val="24"/>
          <w:rtl/>
        </w:rPr>
      </w:pPr>
      <w:r>
        <w:rPr>
          <w:rFonts w:ascii="FontbitDavid" w:hAnsi="FontbitDavid"/>
          <w:sz w:val="24"/>
          <w:rtl/>
        </w:rPr>
        <w:tab/>
      </w:r>
      <w:r w:rsidRPr="000352BC">
        <w:rPr>
          <w:rFonts w:ascii="FontbitDavid" w:hAnsi="FontbitDavid"/>
          <w:b/>
          <w:bCs/>
          <w:sz w:val="24"/>
          <w:rtl/>
        </w:rPr>
        <w:t>יצא</w:t>
      </w:r>
      <w:r w:rsidRPr="00B078C3">
        <w:rPr>
          <w:rFonts w:ascii="FontbitDavid" w:hAnsi="FontbitDavid"/>
          <w:sz w:val="24"/>
          <w:rtl/>
        </w:rPr>
        <w:t xml:space="preserve"> </w:t>
      </w:r>
      <w:r w:rsidRPr="000352BC">
        <w:rPr>
          <w:rFonts w:ascii="FontbitDavid" w:hAnsi="FontbitDavid"/>
          <w:b/>
          <w:bCs/>
          <w:sz w:val="24"/>
          <w:rtl/>
        </w:rPr>
        <w:t>מי שיש לו ב' גבין וב' שדראות, דאע"ג דכלו לו חדשיו</w:t>
      </w:r>
      <w:r w:rsidRPr="00B078C3">
        <w:rPr>
          <w:rFonts w:ascii="FontbitDavid" w:hAnsi="FontbitDavid"/>
          <w:sz w:val="24"/>
          <w:rtl/>
        </w:rPr>
        <w:t xml:space="preserve"> אם </w:t>
      </w:r>
      <w:r>
        <w:rPr>
          <w:rFonts w:ascii="FontbitDavid" w:hAnsi="FontbitDavid"/>
          <w:sz w:val="24"/>
          <w:rtl/>
        </w:rPr>
        <w:t>יצא לאויר העולם אסור, במעי אמו</w:t>
      </w:r>
      <w:r w:rsidRPr="00B078C3">
        <w:rPr>
          <w:rFonts w:ascii="FontbitDavid" w:hAnsi="FontbitDavid"/>
          <w:sz w:val="24"/>
          <w:rtl/>
        </w:rPr>
        <w:t xml:space="preserve"> שרי.</w:t>
      </w:r>
    </w:p>
    <w:p>
      <w:pPr>
        <w:pStyle w:val="38"/>
        <w:rPr>
          <w:ins w:id="99645" w:author="מנוע מכני" w:date="2026-10-11T12:04:39Z"/>
        </w:rPr>
      </w:pPr>
      <w:r w:rsidRPr="00B078C3">
        <w:t xml:space="preserve">תני תנא </w:t>
      </w:r>
      <w:ins w:id="95321" w:author="מנוע מכני" w:date="2026-10-11T12:04:39Z">
        <w:r>
          <w:t xml:space="preserve">לפניו</w:t>
        </w:r>
      </w:ins>
      <w:del w:id="95322" w:author="מנוע מכני" w:date="2026-10-11T12:04:39Z">
        <w:r w:rsidRPr="00B078C3">
          <w:delText xml:space="preserve">קמיה</w:delText>
        </w:r>
      </w:del>
      <w:r w:rsidRPr="00B078C3">
        <w:t xml:space="preserve"> דרב:</w:t>
      </w:r>
    </w:p>
    <w:p w:rsidR="00E403F0" w:rsidRDefault="00E403F0" w:rsidP="00E403F0">
      <w:pPr>
        <w:rPr>
          <w:rFonts w:ascii="FontbitDavid" w:hAnsi="FontbitDavid"/>
          <w:sz w:val="24"/>
          <w:rtl/>
        </w:rPr>
      </w:pPr>
      <w:del w:id="996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בריית גוף שאינו חתוך, ובריית ראש שאינו חתוך, יכול תהא אמו טמאה לידה - </w:t>
      </w:r>
      <w:r w:rsidRPr="00B078C3">
        <w:rPr>
          <w:rFonts w:ascii="FontbitDavid" w:hAnsi="FontbitDavid"/>
          <w:sz w:val="24"/>
          <w:rtl/>
        </w:rPr>
        <w:t xml:space="preserve">ת"ל</w:t>
      </w:r>
      <w:r>
        <w:rPr>
          <w:rFonts w:ascii="FontbitDavid" w:hAnsi="FontbitDavid"/>
          <w:sz w:val="24"/>
          <w:rtl/>
        </w:rPr>
        <w:t xml:space="preserve"> </w:t>
      </w:r>
      <w:r>
        <w:rPr>
          <w:rStyle w:val="afffff0"/>
          <w:rFonts w:ascii="FontbitDavid" w:hAnsi="FontbitDavid"/>
          <w:sz w:val="24"/>
          <w:rtl/>
          <w:rPrChange w:id="9011" w:author="מנוע פסוקים" w:date="2026-10-11T09:23:42Z">
            <w:rPr>
              <w:rFonts w:ascii="FontbitDavid" w:hAnsi="FontbitDavid"/>
              <w:sz w:val="24"/>
              <w:rtl/>
            </w:rPr>
          </w:rPrChange>
        </w:rPr>
        <w:t xml:space="preserve">אשה כי תזריע וילדה זכר</w:t>
      </w:r>
      <w:r>
        <w:rPr>
          <w:rFonts w:ascii="FontbitDavid" w:hAnsi="FontbitDavid"/>
          <w:sz w:val="24"/>
          <w:rtl/>
        </w:rPr>
        <w:t xml:space="preserve"> וגו'</w:t>
      </w:r>
      <w:r w:rsidRPr="00B078C3">
        <w:rPr>
          <w:rStyle w:val="afffff0"/>
          <w:rFonts w:ascii="FontbitDavid" w:hAnsi="FontbitDavid"/>
          <w:sz w:val="24"/>
          <w:rtl/>
        </w:rPr>
        <w:t xml:space="preserve"> וביום השמיני ימול וגו</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מי שראוי לברית שמנה יצאו אלו שאינן ראויין לברית שמנה.</w:t>
      </w:r>
    </w:p>
    <w:p>
      <w:pPr>
        <w:pStyle w:val="38"/>
        <w:rPr>
          <w:ins w:id="99647" w:author="מנוע מכני" w:date="2026-10-11T12:04:39Z"/>
        </w:rPr>
      </w:pPr>
      <w:r w:rsidRPr="00B078C3">
        <w:t xml:space="preserve">א"ל</w:t>
      </w:r>
      <w:r w:rsidRPr="00B078C3">
        <w:t xml:space="preserve"> רב:</w:t>
      </w:r>
    </w:p>
    <w:p w:rsidR="00E403F0" w:rsidRPr="00B078C3" w:rsidRDefault="00E403F0" w:rsidP="00E403F0">
      <w:pPr>
        <w:rPr>
          <w:rFonts w:ascii="FontbitDavid" w:hAnsi="FontbitDavid"/>
          <w:sz w:val="24"/>
          <w:rtl/>
        </w:rPr>
      </w:pPr>
      <w:del w:id="9964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וסיים בה </w:t>
      </w:r>
      <w:ins w:id="95323" w:author="מנוע מכני" w:date="2026-10-11T12:04:39Z">
        <w:r>
          <w:rPr>
            <w:rFonts w:ascii="FontbitDavid" w:hAnsi="FontbitDavid"/>
            <w:sz w:val="24"/>
            <w:rtl/>
          </w:rPr>
          <w:t xml:space="preserve">כך</w:t>
        </w:r>
      </w:ins>
      <w:del w:id="95324"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ושיש לו שני גבין ושני שדראות.</w:t>
      </w:r>
    </w:p>
    <w:p w:rsidR="00E403F0" w:rsidRDefault="00E403F0" w:rsidP="00E403F0">
      <w:pPr>
        <w:rPr>
          <w:rFonts w:ascii="FontbitDavid" w:hAnsi="FontbitDavid"/>
          <w:sz w:val="24"/>
          <w:rtl/>
        </w:rPr>
      </w:pPr>
      <w:r w:rsidRPr="00E744B3">
        <w:rPr>
          <w:rFonts w:ascii="FontbitDavid" w:hAnsi="FontbitDavid"/>
          <w:b/>
          <w:bCs/>
          <w:rtl/>
        </w:rPr>
        <w:t xml:space="preserve">• </w:t>
      </w:r>
      <w:r>
        <w:rPr>
          <w:rStyle w:val="2fb"/>
          <w:rFonts w:ascii="FontbitDavid" w:hAnsi="FontbitDavid" w:hint="cs"/>
          <w:sz w:val="24"/>
          <w:rtl/>
        </w:rPr>
        <w:t xml:space="preserve">רי</w:t>
      </w:r>
      <w:ins w:id="91017" w:author="מנוע מכני" w:date="2026-10-11T12:04:39Z">
        <w:r>
          <w:rPr>
            <w:rStyle w:val="2fb"/>
            <w:rFonts w:ascii="FontbitDavid" w:hAnsi="FontbitDavid" w:hint="cs"/>
            <w:sz w:val="24"/>
            <w:rtl/>
          </w:rPr>
          <w:t xml:space="preserve">ב"א</w:t>
        </w:r>
      </w:ins>
      <w:del w:id="91018" w:author="מנוע מכני" w:date="2026-10-11T12:04:39Z">
        <w:r>
          <w:rPr>
            <w:rFonts w:ascii="FontbitDavid" w:hAnsi="FontbitDavid" w:hint="cs"/>
            <w:sz w:val="24"/>
            <w:rtl/>
          </w:rPr>
          <w:delText xml:space="preserve">ב''א</w:delText>
        </w:r>
      </w:del>
      <w:r>
        <w:rPr>
          <w:rFonts w:ascii="FontbitDavid" w:hAnsi="FontbitDavid" w:hint="cs"/>
          <w:sz w:val="24"/>
          <w:rtl/>
        </w:rPr>
        <w:t xml:space="preserve"> </w:t>
      </w:r>
      <w:r w:rsidRPr="00B078C3">
        <w:rPr>
          <w:rFonts w:ascii="FontbitDavid" w:hAnsi="FontbitDavid"/>
          <w:sz w:val="24"/>
          <w:rtl/>
        </w:rPr>
        <w:t xml:space="preserve">סבר למעבד עובדא </w:t>
      </w:r>
      <w:ins w:id="95325" w:author="מנוע מכני" w:date="2026-10-11T12:04:39Z">
        <w:r>
          <w:rPr>
            <w:rFonts w:ascii="FontbitDavid" w:hAnsi="FontbitDavid"/>
            <w:sz w:val="24"/>
            <w:rtl/>
          </w:rPr>
          <w:t xml:space="preserve">כמותו</w:t>
        </w:r>
      </w:ins>
      <w:del w:id="95326" w:author="מנוע מכני" w:date="2026-10-11T12:04:39Z">
        <w:r w:rsidRPr="00B078C3">
          <w:rPr>
            <w:rFonts w:ascii="FontbitDavid" w:hAnsi="FontbitDavid"/>
            <w:sz w:val="24"/>
            <w:rtl/>
          </w:rPr>
          <w:delText xml:space="preserve">כוותיה</w:delText>
        </w:r>
      </w:del>
      <w:r w:rsidRPr="00B078C3">
        <w:rPr>
          <w:rFonts w:ascii="FontbitDavid" w:hAnsi="FontbitDavid"/>
          <w:sz w:val="24"/>
          <w:rtl/>
        </w:rPr>
        <w:t xml:space="preserve"> </w:t>
      </w:r>
      <w:r w:rsidRPr="00B078C3">
        <w:rPr>
          <w:rStyle w:val="2fb"/>
          <w:rFonts w:ascii="FontbitDavid" w:hAnsi="FontbitDavid"/>
          <w:sz w:val="24"/>
          <w:rtl/>
        </w:rPr>
        <w:t xml:space="preserve">דשמואל</w:t>
      </w:r>
      <w:r w:rsidRPr="00B078C3">
        <w:rPr>
          <w:rFonts w:ascii="FontbitDavid" w:hAnsi="FontbitDavid"/>
          <w:sz w:val="24"/>
          <w:rtl/>
        </w:rPr>
        <w:t xml:space="preserve">, </w:t>
      </w:r>
    </w:p>
    <w:p>
      <w:pPr>
        <w:pStyle w:val="38"/>
        <w:rPr>
          <w:ins w:id="99649" w:author="מנוע מכני" w:date="2026-10-11T12:04:39Z"/>
        </w:rPr>
      </w:pPr>
      <w:r w:rsidRPr="00B078C3">
        <w:t>א</w:t>
      </w:r>
      <w:r>
        <w:t xml:space="preserve">"ל</w:t>
      </w:r>
      <w:r>
        <w:t xml:space="preserve"> </w:t>
      </w:r>
      <w:ins w:id="91019" w:author="מנוע מכני" w:date="2026-10-11T12:04:39Z">
        <w:r>
          <w:t xml:space="preserve">ר"ה</w:t>
        </w:r>
      </w:ins>
      <w:del w:id="91020"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99650" w:author="מנוע מכני" w:date="2026-10-11T12:04:39Z">
        <w:r w:rsidRPr="00B078C3">
          <w:rPr>
            <w:rFonts w:ascii="FontbitDavid" w:hAnsi="FontbitDavid"/>
            <w:sz w:val="24"/>
            <w:rtl/>
          </w:rPr>
          <w:delText xml:space="preserve"> </w:delText>
        </w:r>
      </w:del>
      <w:ins w:id="95327" w:author="מנוע מכני" w:date="2026-10-11T12:04:39Z">
        <w:r>
          <w:rPr>
            <w:rFonts w:ascii="FontbitDavid" w:hAnsi="FontbitDavid"/>
            <w:sz w:val="24"/>
            <w:rtl/>
          </w:rPr>
          <w:t xml:space="preserve">מה</w:t>
        </w:r>
      </w:ins>
      <w:del w:id="9532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דעתיך - לחומרא? חומרא דאתי לידי קולא הוא, דקיהבת לה דמי טוהר</w:t>
      </w:r>
      <w:ins w:id="96785" w:author="מנוע מכני" w:date="2026-10-11T12:04:39Z">
        <w:r>
          <w:rPr>
            <w:rFonts w:ascii="FontbitDavid" w:hAnsi="FontbitDavid"/>
            <w:sz w:val="24"/>
            <w:rtl/>
          </w:rPr>
          <w:t xml:space="preserve">,</w:t>
        </w:r>
      </w:ins>
      <w:del w:id="96786" w:author="מנוע מכני" w:date="2026-10-11T12:04:39Z">
        <w:r w:rsidRPr="00B078C3">
          <w:rPr>
            <w:rFonts w:ascii="FontbitDavid" w:hAnsi="FontbitDavid"/>
            <w:sz w:val="24"/>
            <w:rtl/>
          </w:rPr>
          <w:delText xml:space="preserve">;</w:delText>
        </w:r>
      </w:del>
    </w:p>
    <w:p>
      <w:pPr>
        <w:pStyle w:val="38"/>
        <w:rPr>
          <w:ins w:id="99651" w:author="מנוע מכני" w:date="2026-10-11T12:04:39Z"/>
        </w:rPr>
      </w:pPr>
      <w:ins w:id="90091" w:author="Claude - סמנטי" w:date="2026-10-11T12:19:29Z">
        <w:r>
          <w:t xml:space="preserve">ופוסקים</w:t>
        </w:r>
      </w:ins>
      <w:del w:id="90092" w:author="Claude - סמנטי" w:date="2026-10-11T12:19:29Z">
        <w:r>
          <w:delText xml:space="preserve">ופסקינן</w:delText>
        </w:r>
      </w:del>
      <w:r>
        <w:t xml:space="preserve"> כרב דקיי</w:t>
      </w:r>
      <w:ins w:id="91021" w:author="מנוע מכני" w:date="2026-10-11T12:04:39Z">
        <w:r>
          <w:t xml:space="preserve">מ"ל</w:t>
        </w:r>
      </w:ins>
      <w:del w:id="91022" w:author="מנוע מכני" w:date="2026-10-11T12:04:39Z">
        <w:r>
          <w:delText xml:space="preserve">מ''ל</w:delText>
        </w:r>
      </w:del>
      <w:r w:rsidRPr="00B078C3">
        <w:t xml:space="preserve">:</w:t>
      </w:r>
    </w:p>
    <w:p w:rsidR="00E403F0" w:rsidRDefault="00E403F0" w:rsidP="00E403F0">
      <w:pPr>
        <w:rPr>
          <w:rFonts w:ascii="FontbitDavid" w:hAnsi="FontbitDavid"/>
          <w:sz w:val="24"/>
          <w:rtl/>
        </w:rPr>
      </w:pPr>
      <w:del w:id="99652" w:author="מנוע מכני" w:date="2026-10-11T12:04:39Z">
        <w:r w:rsidRPr="00B078C3">
          <w:rPr>
            <w:rFonts w:ascii="FontbitDavid" w:hAnsi="FontbitDavid"/>
            <w:sz w:val="24"/>
            <w:rtl/>
          </w:rPr>
          <w:delText xml:space="preserve"> </w:delText>
        </w:r>
      </w:del>
      <w:r w:rsidRPr="0038037E">
        <w:rPr>
          <w:rFonts w:ascii="FontbitDavid" w:hAnsi="FontbitDavid"/>
          <w:b/>
          <w:bCs/>
          <w:sz w:val="24"/>
          <w:rtl/>
        </w:rPr>
        <w:t>הלכתא</w:t>
      </w:r>
      <w:r w:rsidRPr="00B078C3">
        <w:rPr>
          <w:rFonts w:ascii="FontbitDavid" w:hAnsi="FontbitDavid"/>
          <w:sz w:val="24"/>
          <w:rtl/>
        </w:rPr>
        <w:t xml:space="preserve"> </w:t>
      </w:r>
      <w:r w:rsidRPr="00B078C3">
        <w:rPr>
          <w:rStyle w:val="2fb"/>
          <w:rFonts w:ascii="FontbitDavid" w:hAnsi="FontbitDavid"/>
          <w:sz w:val="24"/>
          <w:rtl/>
        </w:rPr>
        <w:t xml:space="preserve">כרב</w:t>
      </w:r>
      <w:r w:rsidRPr="00B078C3">
        <w:rPr>
          <w:rFonts w:ascii="FontbitDavid" w:hAnsi="FontbitDavid"/>
          <w:sz w:val="24"/>
          <w:rtl/>
        </w:rPr>
        <w:t xml:space="preserve"> באיסורי, בין לקולא בין לחומרא.</w:t>
      </w:r>
    </w:p>
    <w:p w:rsidR="00E403F0" w:rsidRPr="00B078C3" w:rsidRDefault="00E403F0" w:rsidP="00E403F0">
      <w:pPr>
        <w:rPr>
          <w:rFonts w:ascii="FontbitDavid" w:hAnsi="FontbitDavid"/>
          <w:sz w:val="24"/>
          <w:rtl/>
        </w:rPr>
      </w:pPr>
    </w:p>
    <w:p>
      <w:pPr>
        <w:pStyle w:val="afffff8"/>
        <w:rPr>
          <w:ins w:id="90485" w:author="קלוד" w:date="2026-10-11T12:23:38Z"/>
        </w:rPr>
      </w:pPr>
      <w:ins w:id="90486" w:author="קלוד" w:date="2026-10-11T12:23:38Z">
        <w:r>
          <w:rPr>
            <w:color w:val="7B3F00"/>
          </w:rPr>
          <w:t xml:space="preserve">האם בהמה גסה יולדת לשבעה?</w:t>
        </w:r>
      </w:ins>
    </w:p>
    <w:p>
      <w:pPr>
        <w:pStyle w:val="38"/>
        <w:rPr>
          <w:ins w:id="99654" w:author="מנוע מכני" w:date="2026-10-11T12:04:39Z"/>
        </w:rPr>
      </w:pPr>
      <w:del w:id="99653" w:author="מנוע מכני" w:date="2026-10-11T12:04:39Z">
        <w:r w:rsidRPr="00E744B3">
          <w:delText xml:space="preserve">•</w:delText>
        </w:r>
      </w:del>
      <w:r w:rsidRPr="00E744B3">
        <w:t xml:space="preserve"> </w:t>
      </w:r>
      <w:r>
        <w:t>רבא</w:t>
      </w:r>
      <w:r w:rsidRPr="00B078C3">
        <w:t xml:space="preserve">:</w:t>
      </w:r>
    </w:p>
    <w:p w:rsidR="00E403F0" w:rsidRDefault="00E403F0" w:rsidP="00E403F0">
      <w:pPr>
        <w:rPr>
          <w:rFonts w:ascii="FontbitDavid" w:hAnsi="FontbitDavid"/>
          <w:sz w:val="24"/>
          <w:rtl/>
        </w:rPr>
      </w:pPr>
      <w:del w:id="9965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הרי אמרו אשה יולדת לתשעה ויולדת לשבעה, בהמה גסה יולדת לתשעה יולדת לשבעה, או </w:t>
      </w:r>
      <w:r w:rsidRPr="00B078C3">
        <w:rPr>
          <w:rFonts w:ascii="FontbitDavid" w:hAnsi="FontbitDavid"/>
          <w:sz w:val="24"/>
          <w:rtl/>
        </w:rPr>
        <w:t xml:space="preserve">לא</w:t>
      </w:r>
      <w:r w:rsidRPr="00B078C3">
        <w:rPr>
          <w:rFonts w:ascii="FontbitDavid" w:hAnsi="FontbitDavid"/>
          <w:sz w:val="24"/>
          <w:rtl/>
        </w:rPr>
        <w:t xml:space="preserve"> ילדה? </w:t>
      </w:r>
    </w:p>
    <w:p>
      <w:pPr>
        <w:pStyle w:val="38"/>
        <w:rPr>
          <w:ins w:id="99656" w:author="מנוע מכני" w:date="2026-10-11T12:04:39Z"/>
        </w:rPr>
      </w:pPr>
      <w:r w:rsidRPr="000A0815">
        <w:t xml:space="preserve">ארנ</w:t>
      </w:r>
      <w:ins w:id="91023" w:author="מנוע מכני" w:date="2026-10-11T12:04:39Z">
        <w:r>
          <w:t xml:space="preserve">ב"י</w:t>
        </w:r>
      </w:ins>
      <w:del w:id="91024" w:author="מנוע מכני" w:date="2026-10-11T12:04:39Z">
        <w:r w:rsidRPr="000A0815">
          <w:delText xml:space="preserve">ב''י</w:delText>
        </w:r>
      </w:del>
      <w:r w:rsidRPr="000A0815">
        <w:t xml:space="preserve">:</w:t>
      </w:r>
    </w:p>
    <w:p w:rsidR="00E403F0" w:rsidRPr="000A0815" w:rsidRDefault="00E403F0" w:rsidP="00E403F0">
      <w:pPr>
        <w:rPr>
          <w:rFonts w:ascii="FontbitDavid" w:hAnsi="FontbitDavid"/>
          <w:sz w:val="24"/>
          <w:rtl/>
        </w:rPr>
      </w:pPr>
      <w:del w:id="99657" w:author="מנוע מכני" w:date="2026-10-11T12:04:39Z">
        <w:r w:rsidRPr="000A0815">
          <w:rPr>
            <w:rFonts w:ascii="FontbitDavid" w:hAnsi="FontbitDavid"/>
            <w:sz w:val="24"/>
            <w:rtl/>
          </w:rPr>
          <w:delText xml:space="preserve"> </w:delText>
        </w:r>
      </w:del>
      <w:r w:rsidRPr="000A0815">
        <w:rPr>
          <w:rFonts w:ascii="FontbitDavid" w:hAnsi="FontbitDavid"/>
          <w:sz w:val="24"/>
          <w:rtl/>
        </w:rPr>
        <w:t xml:space="preserve">ת"ש הימנו ולמטה אסור, </w:t>
      </w:r>
      <w:ins w:id="95329" w:author="מנוע מכני" w:date="2026-10-11T12:04:39Z">
        <w:r>
          <w:rPr>
            <w:rFonts w:ascii="FontbitDavid" w:hAnsi="FontbitDavid"/>
            <w:sz w:val="24"/>
            <w:rtl/>
          </w:rPr>
          <w:t xml:space="preserve">מה</w:t>
        </w:r>
      </w:ins>
      <w:del w:id="95330" w:author="מנוע מכני" w:date="2026-10-11T12:04:39Z">
        <w:r w:rsidRPr="000A0815">
          <w:rPr>
            <w:rFonts w:ascii="FontbitDavid" w:hAnsi="FontbitDavid"/>
            <w:sz w:val="24"/>
            <w:rtl/>
          </w:rPr>
          <w:delText xml:space="preserve">מאי</w:delText>
        </w:r>
      </w:del>
      <w:r w:rsidRPr="000A0815">
        <w:rPr>
          <w:rFonts w:ascii="FontbitDavid" w:hAnsi="FontbitDavid"/>
          <w:sz w:val="24"/>
          <w:rtl/>
        </w:rPr>
        <w:t xml:space="preserve"> </w:t>
      </w:r>
      <w:ins w:id="93849" w:author="מנוע מכני" w:date="2026-10-11T12:04:39Z">
        <w:r>
          <w:rPr>
            <w:rFonts w:ascii="FontbitDavid" w:hAnsi="FontbitDavid"/>
            <w:sz w:val="24"/>
            <w:rtl/>
          </w:rPr>
          <w:t xml:space="preserve">לא</w:t>
        </w:r>
      </w:ins>
      <w:del w:id="93850" w:author="מנוע מכני" w:date="2026-10-11T12:04:39Z">
        <w:r w:rsidRPr="000A0815">
          <w:rPr>
            <w:rFonts w:ascii="FontbitDavid" w:hAnsi="FontbitDavid"/>
            <w:sz w:val="24"/>
            <w:rtl/>
          </w:rPr>
          <w:delText xml:space="preserve">לאו</w:delText>
        </w:r>
      </w:del>
      <w:r w:rsidRPr="000A0815">
        <w:rPr>
          <w:rFonts w:ascii="FontbitDavid" w:hAnsi="FontbitDavid"/>
          <w:sz w:val="24"/>
          <w:rtl/>
        </w:rPr>
        <w:t xml:space="preserve"> אגסה? </w:t>
      </w:r>
      <w:r w:rsidRPr="000A0815">
        <w:rPr>
          <w:rFonts w:ascii="FontbitDavid" w:hAnsi="FontbitDavid"/>
          <w:sz w:val="24"/>
          <w:rtl/>
        </w:rPr>
        <w:t xml:space="preserve">לא</w:t>
      </w:r>
      <w:r w:rsidRPr="000A0815">
        <w:rPr>
          <w:rFonts w:ascii="FontbitDavid" w:hAnsi="FontbitDavid"/>
          <w:sz w:val="24"/>
          <w:rtl/>
        </w:rPr>
        <w:t xml:space="preserve">, אדקה.</w:t>
      </w:r>
    </w:p>
    <w:p w:rsidR="00E403F0" w:rsidRPr="00017C1D" w:rsidRDefault="00E403F0" w:rsidP="00E403F0">
      <w:pPr>
        <w:rPr>
          <w:rFonts w:ascii="FontbitDavid" w:hAnsi="FontbitDavid"/>
          <w:spacing w:val="-2"/>
          <w:sz w:val="24"/>
          <w:rtl/>
        </w:rPr>
      </w:pPr>
      <w:ins w:id="95333" w:author="מנוע מכני" w:date="2026-10-11T12:04:39Z">
        <w:r>
          <w:rPr>
            <w:rFonts w:ascii="FontbitDavid" w:hAnsi="FontbitDavid"/>
            <w:spacing w:val="-2"/>
            <w:sz w:val="24"/>
            <w:rtl/>
          </w:rPr>
          <w:t xml:space="preserve">זה</w:t>
        </w:r>
      </w:ins>
      <w:del w:id="95334" w:author="מנוע מכני" w:date="2026-10-11T12:04:39Z">
        <w:r w:rsidRPr="00017C1D">
          <w:rPr>
            <w:rFonts w:ascii="FontbitDavid" w:hAnsi="FontbitDavid"/>
            <w:spacing w:val="-2"/>
            <w:sz w:val="24"/>
            <w:rtl/>
          </w:rPr>
          <w:delText xml:space="preserve">האי</w:delText>
        </w:r>
      </w:del>
      <w:r w:rsidRPr="00017C1D">
        <w:rPr>
          <w:rFonts w:ascii="FontbitDavid" w:hAnsi="FontbitDavid"/>
          <w:spacing w:val="-2"/>
          <w:sz w:val="24"/>
          <w:rtl/>
        </w:rPr>
        <w:t xml:space="preserve"> </w:t>
      </w:r>
      <w:ins w:id="95331" w:author="מנוע מכני" w:date="2026-10-11T12:04:39Z">
        <w:r>
          <w:rPr>
            <w:rFonts w:ascii="FontbitDavid" w:hAnsi="FontbitDavid"/>
            <w:spacing w:val="-2"/>
            <w:sz w:val="24"/>
            <w:rtl/>
          </w:rPr>
          <w:t xml:space="preserve">מה</w:t>
        </w:r>
      </w:ins>
      <w:del w:id="95332" w:author="מנוע מכני" w:date="2026-10-11T12:04:39Z">
        <w:r w:rsidRPr="00017C1D">
          <w:rPr>
            <w:rFonts w:ascii="FontbitDavid" w:hAnsi="FontbitDavid"/>
            <w:spacing w:val="-2"/>
            <w:sz w:val="24"/>
            <w:rtl/>
          </w:rPr>
          <w:delText xml:space="preserve">מאי</w:delText>
        </w:r>
      </w:del>
      <w:r w:rsidRPr="00017C1D">
        <w:rPr>
          <w:rFonts w:ascii="FontbitDavid" w:hAnsi="FontbitDavid"/>
          <w:spacing w:val="-2"/>
          <w:sz w:val="24"/>
          <w:rtl/>
        </w:rPr>
        <w:t xml:space="preserve">? א</w:t>
      </w:r>
      <w:ins w:id="91025" w:author="מנוע מכני" w:date="2026-10-11T12:04:39Z">
        <w:r>
          <w:rPr>
            <w:rFonts w:ascii="FontbitDavid" w:hAnsi="FontbitDavid" w:hint="cs"/>
            <w:spacing w:val="-2"/>
            <w:sz w:val="24"/>
            <w:rtl/>
          </w:rPr>
          <w:t xml:space="preserve">א"ב</w:t>
        </w:r>
      </w:ins>
      <w:del w:id="91026" w:author="מנוע מכני" w:date="2026-10-11T12:04:39Z">
        <w:r w:rsidRPr="00017C1D">
          <w:rPr>
            <w:rFonts w:ascii="FontbitDavid" w:hAnsi="FontbitDavid" w:hint="cs"/>
            <w:spacing w:val="-2"/>
            <w:sz w:val="24"/>
            <w:rtl/>
          </w:rPr>
          <w:delText xml:space="preserve">א''ב</w:delText>
        </w:r>
      </w:del>
      <w:r w:rsidRPr="00017C1D">
        <w:rPr>
          <w:rFonts w:ascii="FontbitDavid" w:hAnsi="FontbitDavid"/>
          <w:spacing w:val="-2"/>
          <w:sz w:val="24"/>
          <w:rtl/>
        </w:rPr>
        <w:t xml:space="preserve"> אגסה - אצטריך, </w:t>
      </w:r>
      <w:r w:rsidRPr="00017C1D">
        <w:rPr>
          <w:rFonts w:ascii="FontbitDavid" w:hAnsi="FontbitDavid"/>
          <w:spacing w:val="-2"/>
          <w:sz w:val="24"/>
          <w:rtl/>
        </w:rPr>
        <w:t xml:space="preserve">ס</w:t>
      </w:r>
      <w:ins w:id="91027" w:author="מנוע מכני" w:date="2026-10-11T12:04:39Z">
        <w:r>
          <w:rPr>
            <w:rFonts w:ascii="FontbitDavid" w:hAnsi="FontbitDavid" w:hint="cs"/>
            <w:spacing w:val="-2"/>
            <w:sz w:val="24"/>
            <w:rtl/>
          </w:rPr>
          <w:t xml:space="preserve">ד"א</w:t>
        </w:r>
      </w:ins>
      <w:del w:id="91028" w:author="מנוע מכני" w:date="2026-10-11T12:04:39Z">
        <w:r w:rsidRPr="00017C1D">
          <w:rPr>
            <w:rFonts w:ascii="FontbitDavid" w:hAnsi="FontbitDavid" w:hint="cs"/>
            <w:spacing w:val="-2"/>
            <w:sz w:val="24"/>
            <w:rtl/>
          </w:rPr>
          <w:delText xml:space="preserve">ד''א</w:delText>
        </w:r>
      </w:del>
      <w:r w:rsidRPr="00017C1D">
        <w:rPr>
          <w:rFonts w:ascii="FontbitDavid" w:hAnsi="FontbitDavid"/>
          <w:spacing w:val="-2"/>
          <w:sz w:val="24"/>
          <w:rtl/>
        </w:rPr>
        <w:t xml:space="preserve">: הואיל ובאשה חיי - בבהמה </w:t>
      </w:r>
      <w:ins w:id="93851" w:author="מנוע מכני" w:date="2026-10-11T12:04:39Z">
        <w:r>
          <w:rPr>
            <w:rFonts w:ascii="FontbitDavid" w:hAnsi="FontbitDavid"/>
            <w:spacing w:val="-2"/>
            <w:sz w:val="24"/>
            <w:rtl/>
          </w:rPr>
          <w:t xml:space="preserve">גם</w:t>
        </w:r>
      </w:ins>
      <w:del w:id="93852" w:author="מנוע מכני" w:date="2026-10-11T12:04:39Z">
        <w:r w:rsidRPr="00017C1D">
          <w:rPr>
            <w:rFonts w:ascii="FontbitDavid" w:hAnsi="FontbitDavid"/>
            <w:spacing w:val="-2"/>
            <w:sz w:val="24"/>
            <w:rtl/>
          </w:rPr>
          <w:delText xml:space="preserve">נמי</w:delText>
        </w:r>
      </w:del>
      <w:r w:rsidRPr="00017C1D">
        <w:rPr>
          <w:rFonts w:ascii="FontbitDavid" w:hAnsi="FontbitDavid"/>
          <w:spacing w:val="-2"/>
          <w:sz w:val="24"/>
          <w:rtl/>
        </w:rPr>
        <w:t xml:space="preserve"> חיי, </w:t>
      </w:r>
      <w:r w:rsidRPr="00017C1D">
        <w:rPr>
          <w:rFonts w:ascii="FontbitDavid" w:hAnsi="FontbitDavid"/>
          <w:spacing w:val="-2"/>
          <w:sz w:val="24"/>
          <w:rtl/>
        </w:rPr>
        <w:t xml:space="preserve">קמ"ל</w:t>
      </w:r>
      <w:r w:rsidRPr="00017C1D">
        <w:rPr>
          <w:rFonts w:ascii="FontbitDavid" w:hAnsi="FontbitDavid"/>
          <w:spacing w:val="-2"/>
          <w:sz w:val="24"/>
          <w:rtl/>
        </w:rPr>
        <w:t xml:space="preserve"> דלא חיי.</w:t>
      </w:r>
    </w:p>
    <w:p>
      <w:pPr>
        <w:pStyle w:val="38"/>
        <w:rPr>
          <w:ins w:id="99658" w:author="מנוע מכני" w:date="2026-10-11T12:04:39Z"/>
        </w:rPr>
      </w:pPr>
      <w:r w:rsidRPr="00B078C3">
        <w:t xml:space="preserve">אלא</w:t>
      </w:r>
    </w:p>
    <w:p w:rsidR="00E403F0" w:rsidRDefault="00E403F0" w:rsidP="00E403F0">
      <w:pPr>
        <w:rPr>
          <w:rFonts w:ascii="FontbitDavid" w:hAnsi="FontbitDavid"/>
          <w:sz w:val="24"/>
          <w:rtl/>
        </w:rPr>
      </w:pPr>
      <w:del w:id="99659" w:author="מנוע מכני" w:date="2026-10-11T12:04:39Z">
        <w:r w:rsidRPr="00B078C3">
          <w:rPr>
            <w:rFonts w:ascii="FontbitDavid" w:hAnsi="FontbitDavid"/>
            <w:sz w:val="24"/>
            <w:rtl/>
          </w:rPr>
          <w:delText xml:space="preserve"> </w:delText>
        </w:r>
      </w:del>
      <w:ins w:id="97383" w:author="מנוע מכני" w:date="2026-10-11T12:04:39Z">
        <w:r>
          <w:rPr>
            <w:rFonts w:ascii="FontbitDavid" w:hAnsi="FontbitDavid"/>
            <w:sz w:val="24"/>
            <w:rtl/>
          </w:rPr>
          <w:t xml:space="preserve">אם </w:t>
        </w:r>
      </w:ins>
      <w:del w:id="9738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אדקה איתמר, פשיטא! בת </w:t>
      </w:r>
      <w:ins w:id="95335" w:author="מנוע מכני" w:date="2026-10-11T12:04:39Z">
        <w:r>
          <w:rPr>
            <w:rFonts w:ascii="FontbitDavid" w:hAnsi="FontbitDavid"/>
            <w:sz w:val="24"/>
            <w:rtl/>
          </w:rPr>
          <w:t xml:space="preserve">שלושה</w:t>
        </w:r>
      </w:ins>
      <w:del w:id="95336" w:author="מנוע מכני" w:date="2026-10-11T12:04:39Z">
        <w:r w:rsidRPr="00B078C3">
          <w:rPr>
            <w:rFonts w:ascii="FontbitDavid" w:hAnsi="FontbitDavid"/>
            <w:sz w:val="24"/>
            <w:rtl/>
          </w:rPr>
          <w:delText xml:space="preserve">תלתא</w:delText>
        </w:r>
      </w:del>
      <w:r w:rsidRPr="00B078C3">
        <w:rPr>
          <w:rFonts w:ascii="FontbitDavid" w:hAnsi="FontbitDavid"/>
          <w:sz w:val="24"/>
          <w:rtl/>
        </w:rPr>
        <w:t xml:space="preserve"> ירחי מי</w:t>
      </w:r>
      <w:r w:rsidRPr="00E41836">
        <w:rPr>
          <w:rFonts w:ascii="FontbitDavid" w:hAnsi="FontbitDavid"/>
          <w:sz w:val="24"/>
          <w:rtl/>
        </w:rPr>
        <w:t xml:space="preserve"> </w:t>
      </w:r>
      <w:r w:rsidRPr="00B078C3">
        <w:rPr>
          <w:rFonts w:ascii="FontbitDavid" w:hAnsi="FontbitDavid"/>
          <w:sz w:val="24"/>
          <w:rtl/>
        </w:rPr>
        <w:t xml:space="preserve">חיי? </w:t>
      </w:r>
    </w:p>
    <w:p w:rsidR="00E403F0" w:rsidRDefault="00E403F0" w:rsidP="00E403F0">
      <w:pPr>
        <w:pStyle w:val="a2"/>
        <w:numPr>
          <w:ilvl w:val="0"/>
          <w:numId w:val="3"/>
        </w:numPr>
        <w:ind w:left="714" w:hanging="357"/>
      </w:pPr>
      <w:r w:rsidRPr="000A0815">
        <w:rPr>
          <w:rtl/>
        </w:rPr>
        <w:t xml:space="preserve">אצטריך, </w:t>
      </w:r>
      <w:r w:rsidRPr="000A0815">
        <w:rPr>
          <w:rtl/>
        </w:rPr>
        <w:t xml:space="preserve">סד"א</w:t>
      </w:r>
      <w:r w:rsidRPr="000A0815">
        <w:rPr>
          <w:rtl/>
        </w:rPr>
        <w:t xml:space="preserve">: כל בציר </w:t>
      </w:r>
      <w:ins w:id="95337" w:author="מנוע מכני" w:date="2026-10-11T12:04:39Z">
        <w:r>
          <w:rPr>
            <w:rtl/>
          </w:rPr>
          <w:t xml:space="preserve">שני</w:t>
        </w:r>
      </w:ins>
      <w:del w:id="95338" w:author="מנוע מכני" w:date="2026-10-11T12:04:39Z">
        <w:r w:rsidRPr="000A0815">
          <w:rPr>
            <w:rtl/>
          </w:rPr>
          <w:delText xml:space="preserve">תרי</w:delText>
        </w:r>
      </w:del>
      <w:r w:rsidRPr="000A0815">
        <w:rPr>
          <w:rtl/>
        </w:rPr>
        <w:t xml:space="preserve"> ירחי חיי - </w:t>
      </w:r>
      <w:r w:rsidRPr="000A0815">
        <w:rPr>
          <w:rtl/>
        </w:rPr>
        <w:t xml:space="preserve">קמ"ל</w:t>
      </w:r>
      <w:r w:rsidRPr="000A0815">
        <w:rPr>
          <w:rtl/>
        </w:rPr>
        <w:t xml:space="preserve">.</w:t>
      </w:r>
    </w:p>
    <w:p w:rsidR="00E403F0" w:rsidRPr="000A0815" w:rsidRDefault="00E403F0" w:rsidP="00E403F0">
      <w:pPr>
        <w:pStyle w:val="a2"/>
        <w:numPr>
          <w:ilvl w:val="0"/>
          <w:numId w:val="3"/>
        </w:numPr>
        <w:ind w:left="714" w:hanging="357"/>
        <w:rPr>
          <w:rtl/>
        </w:rPr>
      </w:pPr>
    </w:p>
    <w:p>
      <w:pPr>
        <w:pStyle w:val="afffff8"/>
        <w:rPr>
          <w:ins w:id="90483" w:author="קלוד" w:date="2026-10-11T12:23:38Z"/>
        </w:rPr>
      </w:pPr>
      <w:ins w:id="90484" w:author="קלוד" w:date="2026-10-11T12:23:38Z">
        <w:r>
          <w:rPr>
            <w:color w:val="7B3F00"/>
          </w:rPr>
          <w:t xml:space="preserve">המפלת דמות לילית או נחש - ולד הוא</w:t>
        </w:r>
      </w:ins>
    </w:p>
    <w:p>
      <w:pPr>
        <w:pStyle w:val="38"/>
        <w:rPr>
          <w:ins w:id="99661" w:author="מנוע מכני" w:date="2026-10-11T12:04:39Z"/>
        </w:rPr>
      </w:pPr>
      <w:del w:id="99660" w:author="מנוע מכני" w:date="2026-10-11T12:04:39Z">
        <w:r w:rsidRPr="00E744B3">
          <w:delText xml:space="preserve">•</w:delText>
        </w:r>
      </w:del>
      <w:r w:rsidRPr="00E744B3">
        <w:t xml:space="preserve"> </w:t>
      </w:r>
      <w:r w:rsidRPr="00B078C3">
        <w:t>א</w:t>
      </w:r>
      <w:r>
        <w:t xml:space="preserve">רי</w:t>
      </w:r>
      <w:ins w:id="91029" w:author="מנוע מכני" w:date="2026-10-11T12:04:39Z">
        <w:r>
          <w:t xml:space="preserve">א"ש</w:t>
        </w:r>
      </w:ins>
      <w:del w:id="91030" w:author="מנוע מכני" w:date="2026-10-11T12:04:39Z">
        <w:r>
          <w:delText xml:space="preserve">א''ש</w:delText>
        </w:r>
      </w:del>
      <w:r w:rsidRPr="00B078C3">
        <w:t xml:space="preserve">:</w:t>
      </w:r>
    </w:p>
    <w:p w:rsidR="00E403F0" w:rsidRPr="00B078C3" w:rsidRDefault="00E403F0" w:rsidP="00E403F0">
      <w:pPr>
        <w:rPr>
          <w:rFonts w:ascii="FontbitDavid" w:hAnsi="FontbitDavid"/>
          <w:sz w:val="24"/>
          <w:rtl/>
        </w:rPr>
      </w:pPr>
      <w:del w:id="9966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דמות לילית - אמו טמאה לידה.</w:t>
      </w:r>
      <w:r>
        <w:rPr>
          <w:rFonts w:ascii="FontbitDavid" w:hAnsi="FontbitDavid" w:hint="cs"/>
          <w:sz w:val="24"/>
          <w:rtl/>
        </w:rPr>
        <w:t xml:space="preserve"> </w:t>
      </w:r>
      <w:r w:rsidRPr="00B078C3">
        <w:rPr>
          <w:rFonts w:ascii="FontbitDavid" w:hAnsi="FontbitDavid"/>
          <w:sz w:val="24"/>
          <w:rtl/>
        </w:rPr>
        <w:t>ולד הוא, אלא שיש לו כנפים.</w:t>
      </w:r>
    </w:p>
    <w:p>
      <w:pPr>
        <w:pStyle w:val="38"/>
        <w:rPr>
          <w:ins w:id="99663" w:author="מנוע מכני" w:date="2026-10-11T12:04:39Z"/>
        </w:rPr>
      </w:pPr>
      <w:r w:rsidRPr="00B078C3">
        <w:lastRenderedPageBreak/>
        <w:t xml:space="preserve">תנ"ה, א"ר יוסי:</w:t>
      </w:r>
    </w:p>
    <w:p w:rsidR="00E403F0" w:rsidRDefault="00E403F0" w:rsidP="00E403F0">
      <w:pPr>
        <w:rPr>
          <w:rFonts w:ascii="FontbitDavid" w:hAnsi="FontbitDavid"/>
          <w:sz w:val="24"/>
          <w:rtl/>
        </w:rPr>
      </w:pPr>
      <w:del w:id="99664"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מעשה בסימוני באחת שהפילה דמות לילית, ובא מעשה לפני חכמים, ואמרו ולד הוא אלא שיש לו כנפים.</w:t>
      </w:r>
    </w:p>
    <w:p w:rsidR="00E403F0" w:rsidRPr="00B078C3"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המפלת דמות נחש, הורה חנינא בן אחיו של </w:t>
      </w:r>
      <w:r w:rsidRPr="00B078C3">
        <w:rPr>
          <w:rStyle w:val="2fb"/>
          <w:rFonts w:ascii="FontbitDavid" w:hAnsi="FontbitDavid"/>
          <w:sz w:val="24"/>
          <w:rtl/>
        </w:rPr>
        <w:t xml:space="preserve">רבי</w:t>
      </w:r>
      <w:r w:rsidRPr="00B078C3">
        <w:rPr>
          <w:rFonts w:ascii="FontbitDavid" w:hAnsi="FontbitDavid"/>
          <w:sz w:val="24"/>
          <w:rtl/>
        </w:rPr>
        <w:t xml:space="preserve"> יהושע: אמו טמאה לידה.</w:t>
      </w:r>
    </w:p>
    <w:p w:rsidR="00E403F0" w:rsidRPr="00B078C3" w:rsidRDefault="00E403F0" w:rsidP="00E403F0">
      <w:pPr>
        <w:rPr>
          <w:rFonts w:ascii="FontbitDavid" w:hAnsi="FontbitDavid"/>
          <w:sz w:val="24"/>
          <w:rtl/>
        </w:rPr>
      </w:pPr>
      <w:r w:rsidRPr="00B078C3">
        <w:rPr>
          <w:rFonts w:ascii="FontbitDavid" w:hAnsi="FontbitDavid"/>
          <w:sz w:val="24"/>
          <w:rtl/>
        </w:rPr>
        <w:t xml:space="preserve">הלך ר' יוסף וספר דברים לפני </w:t>
      </w:r>
      <w:r w:rsidRPr="00B078C3">
        <w:rPr>
          <w:rStyle w:val="2fb"/>
          <w:rFonts w:ascii="FontbitDavid" w:hAnsi="FontbitDavid"/>
          <w:sz w:val="24"/>
          <w:rtl/>
        </w:rPr>
        <w:t xml:space="preserve">ר"ג</w:t>
      </w:r>
      <w:r w:rsidRPr="00B078C3">
        <w:rPr>
          <w:rFonts w:ascii="FontbitDavid" w:hAnsi="FontbitDavid"/>
          <w:sz w:val="24"/>
          <w:rtl/>
        </w:rPr>
        <w:t xml:space="preserve">, שלח לו </w:t>
      </w:r>
      <w:r w:rsidRPr="00B078C3">
        <w:rPr>
          <w:rStyle w:val="2fb"/>
          <w:rFonts w:ascii="FontbitDavid" w:hAnsi="FontbitDavid"/>
          <w:sz w:val="24"/>
          <w:rtl/>
        </w:rPr>
        <w:t xml:space="preserve">רבי</w:t>
      </w:r>
      <w:r w:rsidRPr="00B078C3">
        <w:rPr>
          <w:rFonts w:ascii="FontbitDavid" w:hAnsi="FontbitDavid"/>
          <w:sz w:val="24"/>
          <w:rtl/>
        </w:rPr>
        <w:t xml:space="preserve"> יהושע: הנהג בן אחיך ובא.</w:t>
      </w:r>
    </w:p>
    <w:p w:rsidR="00E403F0" w:rsidRPr="00017C1D" w:rsidRDefault="00E403F0" w:rsidP="00E403F0">
      <w:pPr>
        <w:rPr>
          <w:rFonts w:ascii="FontbitDavid" w:hAnsi="FontbitDavid"/>
          <w:spacing w:val="-6"/>
          <w:sz w:val="24"/>
          <w:rtl/>
        </w:rPr>
      </w:pPr>
      <w:r w:rsidRPr="00017C1D">
        <w:rPr>
          <w:rFonts w:ascii="FontbitDavid" w:hAnsi="FontbitDavid"/>
          <w:spacing w:val="-6"/>
          <w:sz w:val="24"/>
          <w:rtl/>
        </w:rPr>
        <w:t xml:space="preserve">בהליכתן יצתה כלת </w:t>
      </w:r>
      <w:r w:rsidRPr="00017C1D">
        <w:rPr>
          <w:rStyle w:val="2fb"/>
          <w:rFonts w:ascii="FontbitDavid" w:hAnsi="FontbitDavid"/>
          <w:spacing w:val="-6"/>
          <w:sz w:val="24"/>
          <w:rtl/>
        </w:rPr>
        <w:t xml:space="preserve">ר' חנינא</w:t>
      </w:r>
      <w:r w:rsidRPr="00017C1D">
        <w:rPr>
          <w:rFonts w:ascii="FontbitDavid" w:hAnsi="FontbitDavid"/>
          <w:spacing w:val="-6"/>
          <w:sz w:val="24"/>
          <w:rtl/>
        </w:rPr>
        <w:t xml:space="preserve"> לקראתו, אמרה לו: </w:t>
      </w:r>
      <w:r w:rsidRPr="00017C1D">
        <w:rPr>
          <w:rStyle w:val="2fb"/>
          <w:rFonts w:ascii="FontbitDavid" w:hAnsi="FontbitDavid"/>
          <w:spacing w:val="-6"/>
          <w:sz w:val="24"/>
          <w:rtl/>
        </w:rPr>
        <w:t xml:space="preserve">רבי</w:t>
      </w:r>
      <w:r w:rsidRPr="00017C1D">
        <w:rPr>
          <w:rFonts w:ascii="FontbitDavid" w:hAnsi="FontbitDavid"/>
          <w:spacing w:val="-6"/>
          <w:sz w:val="24"/>
          <w:rtl/>
        </w:rPr>
        <w:t xml:space="preserve">, המפלת כמין נחש מהו? </w:t>
      </w:r>
      <w:r w:rsidRPr="00017C1D">
        <w:rPr>
          <w:rFonts w:ascii="FontbitDavid" w:hAnsi="FontbitDavid"/>
          <w:spacing w:val="-6"/>
          <w:sz w:val="24"/>
          <w:rtl/>
        </w:rPr>
        <w:t xml:space="preserve">אמר</w:t>
      </w:r>
      <w:r w:rsidRPr="00017C1D">
        <w:rPr>
          <w:rFonts w:ascii="FontbitDavid" w:hAnsi="FontbitDavid"/>
          <w:spacing w:val="-6"/>
          <w:sz w:val="24"/>
          <w:rtl/>
        </w:rPr>
        <w:t xml:space="preserve"> לה: אמו טהורה.</w:t>
      </w:r>
    </w:p>
    <w:p w:rsidR="00E403F0" w:rsidRPr="00B078C3" w:rsidRDefault="00E403F0" w:rsidP="00E403F0">
      <w:pPr>
        <w:rPr>
          <w:rFonts w:ascii="FontbitDavid" w:hAnsi="FontbitDavid"/>
          <w:sz w:val="24"/>
          <w:rtl/>
        </w:rPr>
      </w:pPr>
      <w:r w:rsidRPr="00B078C3">
        <w:rPr>
          <w:rFonts w:ascii="FontbitDavid" w:hAnsi="FontbitDavid"/>
          <w:sz w:val="24"/>
          <w:rtl/>
        </w:rPr>
        <w:t xml:space="preserve">אמרה לו: והלא משמך אמרה לי חמותי אמו טמאה? ואמר לה מאיזה טעם - הואיל וגלגל </w:t>
      </w:r>
      <w:r w:rsidRPr="00017C1D">
        <w:rPr>
          <w:rFonts w:ascii="FontbitDavid" w:hAnsi="FontbitDavid"/>
          <w:spacing w:val="-6"/>
          <w:sz w:val="24"/>
          <w:rtl/>
        </w:rPr>
        <w:t xml:space="preserve">עינו עגול כשל אדם! מתוך דבריה נזכר </w:t>
      </w:r>
      <w:r w:rsidRPr="00017C1D">
        <w:rPr>
          <w:rStyle w:val="2fb"/>
          <w:rFonts w:ascii="FontbitDavid" w:hAnsi="FontbitDavid"/>
          <w:spacing w:val="-6"/>
          <w:sz w:val="24"/>
          <w:rtl/>
        </w:rPr>
        <w:t xml:space="preserve">רבי</w:t>
      </w:r>
      <w:r w:rsidRPr="00017C1D">
        <w:rPr>
          <w:rFonts w:ascii="FontbitDavid" w:hAnsi="FontbitDavid"/>
          <w:spacing w:val="-6"/>
          <w:sz w:val="24"/>
          <w:rtl/>
        </w:rPr>
        <w:t xml:space="preserve"> יהושע, שלח לו </w:t>
      </w:r>
      <w:ins w:id="93055" w:author="מנוע מכני" w:date="2026-10-11T12:04:39Z">
        <w:r>
          <w:rPr>
            <w:rStyle w:val="2fb"/>
            <w:rFonts w:ascii="FontbitDavid" w:hAnsi="FontbitDavid"/>
            <w:spacing w:val="-6"/>
            <w:sz w:val="24"/>
            <w:rtl/>
          </w:rPr>
          <w:t xml:space="preserve">לר"ג</w:t>
        </w:r>
      </w:ins>
      <w:del w:id="93056" w:author="מנוע מכני" w:date="2026-10-11T12:04:39Z">
        <w:r w:rsidRPr="00017C1D">
          <w:rPr>
            <w:rFonts w:ascii="FontbitDavid" w:hAnsi="FontbitDavid"/>
            <w:spacing w:val="-6"/>
            <w:sz w:val="24"/>
            <w:rtl/>
          </w:rPr>
          <w:delText xml:space="preserve">לרבן גמליאל</w:delText>
        </w:r>
      </w:del>
      <w:r w:rsidRPr="00017C1D">
        <w:rPr>
          <w:rFonts w:ascii="FontbitDavid" w:hAnsi="FontbitDavid"/>
          <w:spacing w:val="-6"/>
          <w:sz w:val="24"/>
          <w:rtl/>
        </w:rPr>
        <w:t xml:space="preserve">: מפי הורה חנינא.</w:t>
      </w:r>
    </w:p>
    <w:p>
      <w:pPr>
        <w:pStyle w:val="38"/>
        <w:rPr>
          <w:ins w:id="99666" w:author="מנוע מכני" w:date="2026-10-11T12:04:39Z"/>
        </w:rPr>
      </w:pPr>
      <w:del w:id="99665" w:author="מנוע מכני" w:date="2026-10-11T12:04:39Z">
        <w:r w:rsidRPr="00E744B3">
          <w:delText xml:space="preserve">•</w:delText>
        </w:r>
      </w:del>
      <w:r w:rsidRPr="00E744B3">
        <w:t xml:space="preserve"> </w:t>
      </w:r>
      <w:del w:id="101705" w:author="מנוע מכני" w:date="2026-10-11T12:04:39Z">
        <w:r w:rsidRPr="00B078C3">
          <w:delText xml:space="preserve">אמר </w:delText>
        </w:r>
      </w:del>
      <w:r w:rsidRPr="00B078C3">
        <w:t xml:space="preserve">אביי, </w:t>
      </w:r>
      <w:r w:rsidRPr="00B078C3">
        <w:t xml:space="preserve">ש"מ</w:t>
      </w:r>
      <w:r w:rsidRPr="00B078C3">
        <w:t xml:space="preserve">:</w:t>
      </w:r>
    </w:p>
    <w:p w:rsidR="00E403F0" w:rsidRPr="00B078C3" w:rsidRDefault="00E403F0" w:rsidP="00E403F0">
      <w:pPr>
        <w:rPr>
          <w:rFonts w:ascii="FontbitDavid" w:hAnsi="FontbitDavid"/>
          <w:sz w:val="24"/>
          <w:rtl/>
        </w:rPr>
      </w:pPr>
      <w:del w:id="996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צורבא מרבנן דאמר </w:t>
      </w:r>
      <w:ins w:id="93853" w:author="מנוע מכני" w:date="2026-10-11T12:04:39Z">
        <w:r>
          <w:rPr>
            <w:rFonts w:ascii="FontbitDavid" w:hAnsi="FontbitDavid"/>
            <w:sz w:val="24"/>
            <w:rtl/>
          </w:rPr>
          <w:t xml:space="preserve">דבר</w:t>
        </w:r>
      </w:ins>
      <w:del w:id="93854"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 לימא בה טעמא, דכי מדכרו </w:t>
      </w:r>
      <w:ins w:id="95339" w:author="מנוע מכני" w:date="2026-10-11T12:04:39Z">
        <w:r>
          <w:rPr>
            <w:rFonts w:ascii="FontbitDavid" w:hAnsi="FontbitDavid"/>
            <w:sz w:val="24"/>
            <w:rtl/>
          </w:rPr>
          <w:t xml:space="preserve">לו</w:t>
        </w:r>
      </w:ins>
      <w:del w:id="9534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 מדכר.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07" w:author="קלוד" w:date="2026-10-11T09:07:21Z"/>
        </w:rPr>
      </w:pPr>
      <w:ins w:id="20306" w:author="קלוד" w:date="2026-10-11T09:07:21Z">
        <w:r>
          <w:t xml:space="preserve">משנה ג</w:t>
        </w:r>
      </w:ins>
    </w:p>
    <w:p w:rsidR="00E403F0" w:rsidRPr="00D65BEC" w:rsidRDefault="00E403F0" w:rsidP="00E403F0">
      <w:pPr>
        <w:pStyle w:val="afff9"/>
        <w:rPr>
          <w:del w:id="20185" w:author="קלוד" w:date="2026-10-11T09:07:21Z"/>
          <w:rtl/>
        </w:rPr>
      </w:pPr>
      <w:del w:id="20184" w:author="קלוד" w:date="2026-10-11T09:07:21Z">
        <w:r w:rsidRPr="00D65BEC">
          <w:rPr>
            <w:rtl/>
          </w:rPr>
          <w:delText xml:space="preserve">מתני'.</w:delText>
        </w:r>
      </w:del>
    </w:p>
    <w:p w:rsidR="00E403F0" w:rsidRPr="00D65BEC" w:rsidRDefault="00E403F0" w:rsidP="00E403F0">
      <w:pPr>
        <w:pStyle w:val="afff9"/>
        <w:spacing w:before="120"/>
        <w:rPr>
          <w:rtl/>
        </w:rPr>
        <w:pPrChange w:id="90012" w:author="קלוד" w:date="2026-10-11T12:09:42Z">
          <w:pPr>
            <w:pStyle w:val="afff9"/>
          </w:pPr>
        </w:pPrChange>
      </w:pPr>
      <w:r w:rsidRPr="00D65BEC">
        <w:rPr>
          <w:rtl/>
        </w:rPr>
        <w:t xml:space="preserve">המפלת שפיר מלא מים מלא דם, מלא גנונים - אינה חוששת לולד, </w:t>
      </w:r>
    </w:p>
    <w:p w:rsidR="00E403F0" w:rsidRPr="00D65BEC" w:rsidRDefault="00E403F0" w:rsidP="00E403F0">
      <w:pPr>
        <w:pStyle w:val="afff9"/>
        <w:rPr>
          <w:rtl/>
        </w:rPr>
      </w:pPr>
      <w:r w:rsidRPr="00D65BEC">
        <w:rPr>
          <w:rFonts w:hint="cs"/>
          <w:rtl/>
        </w:rPr>
        <w:t xml:space="preserve"> </w:t>
      </w:r>
      <w:r w:rsidRPr="00D65BEC">
        <w:rPr>
          <w:rFonts w:hint="cs"/>
          <w:rtl/>
        </w:rPr>
        <w:tab/>
      </w:r>
      <w:r w:rsidRPr="00D65BEC">
        <w:rPr>
          <w:rtl/>
        </w:rPr>
        <w:tab/>
      </w:r>
      <w:r w:rsidRPr="00D65BEC">
        <w:rPr>
          <w:rtl/>
        </w:rPr>
        <w:tab/>
      </w:r>
      <w:r w:rsidRPr="00D65BEC">
        <w:rPr>
          <w:rtl/>
        </w:rPr>
        <w:tab/>
      </w:r>
      <w:r w:rsidRPr="00D65BEC">
        <w:rPr>
          <w:rtl/>
        </w:rPr>
        <w:tab/>
        <w:t>ואם היה מרוקם - תשב לזכר ולנקבה.</w:t>
      </w:r>
    </w:p>
    <w:p w:rsidR="00E403F0" w:rsidRPr="00D65BEC" w:rsidRDefault="00E403F0" w:rsidP="00E403F0">
      <w:pPr>
        <w:pStyle w:val="afff9"/>
        <w:rPr>
          <w:rtl/>
        </w:rPr>
      </w:pPr>
      <w:r w:rsidRPr="00D65BEC">
        <w:rPr>
          <w:rtl/>
        </w:rPr>
        <w:t>המפלת סנדל או שליא - תשב לזכר ולנקבה.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481" w:author="קלוד" w:date="2026-10-11T12:23:38Z"/>
        </w:rPr>
      </w:pPr>
      <w:ins w:id="90482" w:author="קלוד" w:date="2026-10-11T12:23:38Z">
        <w:r>
          <w:rPr>
            <w:color w:val="7B3F00"/>
          </w:rPr>
          <w:t xml:space="preserve">גנונים בשפיר - ניחוש שמא ולד נימוח</w:t>
        </w:r>
      </w:ins>
    </w:p>
    <w:p w:rsidR="00E403F0" w:rsidRDefault="00E403F0" w:rsidP="00E403F0">
      <w:pPr>
        <w:rPr>
          <w:rFonts w:ascii="FontbitDavid" w:hAnsi="FontbitDavid"/>
          <w:sz w:val="24"/>
          <w:rtl/>
        </w:rPr>
      </w:pPr>
      <w:r w:rsidRPr="00B078C3">
        <w:rPr>
          <w:rFonts w:ascii="FontbitDavid" w:hAnsi="FontbitDavid"/>
          <w:sz w:val="24"/>
          <w:rtl/>
        </w:rPr>
        <w:t xml:space="preserve">דם ומים - </w:t>
      </w:r>
      <w:r w:rsidRPr="00B078C3">
        <w:rPr>
          <w:rFonts w:ascii="FontbitDavid" w:hAnsi="FontbitDavid"/>
          <w:sz w:val="24"/>
          <w:rtl/>
        </w:rPr>
        <w:t xml:space="preserve">לא</w:t>
      </w:r>
      <w:r w:rsidRPr="00B078C3">
        <w:rPr>
          <w:rFonts w:ascii="FontbitDavid" w:hAnsi="FontbitDavid"/>
          <w:sz w:val="24"/>
          <w:rtl/>
        </w:rPr>
        <w:t xml:space="preserve"> כלום היא, אלא גנונים - ניחוש שמא ולד </w:t>
      </w:r>
      <w:ins w:id="97723" w:author="מנוע מכני" w:date="2026-10-11T12:04:39Z">
        <w:r>
          <w:rPr>
            <w:rFonts w:ascii="FontbitDavid" w:hAnsi="FontbitDavid"/>
            <w:sz w:val="24"/>
            <w:rtl/>
          </w:rPr>
          <w:t xml:space="preserve">היה</w:t>
        </w:r>
      </w:ins>
      <w:del w:id="97724"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ונימוח? </w:t>
      </w:r>
    </w:p>
    <w:p>
      <w:pPr>
        <w:pStyle w:val="38"/>
        <w:rPr>
          <w:ins w:id="99668" w:author="מנוע מכני" w:date="2026-10-11T12:04:39Z"/>
        </w:rPr>
      </w:pPr>
      <w:r>
        <w:t xml:space="preserve">א. </w:t>
      </w:r>
      <w:r w:rsidRPr="00B078C3">
        <w:t xml:space="preserve">אביי:</w:t>
      </w:r>
    </w:p>
    <w:p w:rsidR="00E403F0" w:rsidRDefault="00E403F0" w:rsidP="00E403F0">
      <w:pPr>
        <w:rPr>
          <w:rFonts w:ascii="FontbitDavid" w:hAnsi="FontbitDavid"/>
          <w:sz w:val="24"/>
          <w:rtl/>
        </w:rPr>
      </w:pPr>
      <w:del w:id="9966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כמה יין חי שתת אמו של זה שנמוח עוברה בתוך מעיה? </w:t>
      </w:r>
    </w:p>
    <w:p>
      <w:pPr>
        <w:pStyle w:val="38"/>
        <w:rPr>
          <w:ins w:id="99670" w:author="מנוע מכני" w:date="2026-10-11T12:04:39Z"/>
        </w:rPr>
      </w:pPr>
      <w:r>
        <w:t xml:space="preserve">ב. </w:t>
      </w:r>
      <w:r w:rsidRPr="00B078C3">
        <w:t xml:space="preserve">רבא</w:t>
      </w:r>
      <w:del w:id="10170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671" w:author="מנוע מכני" w:date="2026-10-11T12:04:39Z">
        <w:r w:rsidRPr="00B078C3">
          <w:rPr>
            <w:rFonts w:ascii="FontbitDavid" w:hAnsi="FontbitDavid"/>
            <w:sz w:val="24"/>
            <w:rtl/>
          </w:rPr>
          <w:delText xml:space="preserve"> </w:delText>
        </w:r>
      </w:del>
      <w:r w:rsidRPr="00277DFF">
        <w:rPr>
          <w:rFonts w:ascii="FontbitDavid" w:hAnsi="FontbitDavid"/>
          <w:b/>
          <w:bCs/>
          <w:sz w:val="24"/>
          <w:rtl/>
        </w:rPr>
        <w:t>מלא</w:t>
      </w:r>
      <w:r w:rsidRPr="00B078C3">
        <w:rPr>
          <w:rFonts w:ascii="FontbitDavid" w:hAnsi="FontbitDavid"/>
          <w:sz w:val="24"/>
          <w:rtl/>
        </w:rPr>
        <w:t xml:space="preserve"> </w:t>
      </w:r>
      <w:r w:rsidRPr="00B078C3">
        <w:rPr>
          <w:rFonts w:ascii="FontbitDavid" w:hAnsi="FontbitDavid"/>
          <w:sz w:val="24"/>
          <w:rtl/>
        </w:rPr>
        <w:t xml:space="preserve">תנן</w:t>
      </w:r>
      <w:r w:rsidRPr="00B078C3">
        <w:rPr>
          <w:rFonts w:ascii="FontbitDavid" w:hAnsi="FontbitDavid"/>
          <w:sz w:val="24"/>
          <w:rtl/>
        </w:rPr>
        <w:t xml:space="preserve">, ואם </w:t>
      </w:r>
      <w:ins w:id="98267" w:author="מנוע מכני" w:date="2026-10-11T12:04:39Z">
        <w:r>
          <w:rPr>
            <w:rFonts w:ascii="FontbitDavid" w:hAnsi="FontbitDavid"/>
            <w:sz w:val="24"/>
            <w:rtl/>
          </w:rPr>
          <w:t xml:space="preserve">ישנו</w:t>
        </w:r>
      </w:ins>
      <w:del w:id="98268"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דאתמוחי אתמח - מחסר חסר.</w:t>
      </w:r>
    </w:p>
    <w:p>
      <w:pPr>
        <w:pStyle w:val="38"/>
        <w:rPr>
          <w:ins w:id="99672" w:author="מנוע מכני" w:date="2026-10-11T12:04:39Z"/>
        </w:rPr>
      </w:pPr>
      <w:r>
        <w:t xml:space="preserve">ג. רא</w:t>
      </w:r>
      <w:ins w:id="91031" w:author="מנוע מכני" w:date="2026-10-11T12:04:39Z">
        <w:r>
          <w:t xml:space="preserve">ב"א</w:t>
        </w:r>
      </w:ins>
      <w:del w:id="91032" w:author="מנוע מכני" w:date="2026-10-11T12:04:39Z">
        <w:r>
          <w:delText xml:space="preserve">ב''א</w:delText>
        </w:r>
      </w:del>
      <w:r w:rsidRPr="00B078C3">
        <w:t xml:space="preserve">:</w:t>
      </w:r>
    </w:p>
    <w:p w:rsidR="00E403F0" w:rsidRPr="00B078C3" w:rsidRDefault="00E403F0" w:rsidP="00E403F0">
      <w:pPr>
        <w:rPr>
          <w:rFonts w:ascii="FontbitDavid" w:hAnsi="FontbitDavid"/>
          <w:sz w:val="24"/>
          <w:rtl/>
        </w:rPr>
      </w:pPr>
      <w:del w:id="996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גוונים </w:t>
      </w:r>
      <w:r w:rsidRPr="00B078C3">
        <w:rPr>
          <w:rFonts w:ascii="FontbitDavid" w:hAnsi="FontbitDavid"/>
          <w:sz w:val="24"/>
          <w:rtl/>
        </w:rPr>
        <w:t xml:space="preserve">תנן</w:t>
      </w:r>
      <w:r w:rsidRPr="00B078C3">
        <w:rPr>
          <w:rFonts w:ascii="FontbitDavid" w:hAnsi="FontbitDavid"/>
          <w:sz w:val="24"/>
          <w:rtl/>
        </w:rPr>
        <w:t xml:space="preserve">, ואם </w:t>
      </w:r>
      <w:r>
        <w:rPr>
          <w:rFonts w:ascii="FontbitDavid" w:hAnsi="FontbitDavid" w:hint="cs"/>
          <w:sz w:val="24"/>
          <w:rtl/>
        </w:rPr>
        <w:t>נימוח</w:t>
      </w:r>
      <w:r w:rsidRPr="00B078C3">
        <w:rPr>
          <w:rFonts w:ascii="FontbitDavid" w:hAnsi="FontbitDavid"/>
          <w:sz w:val="24"/>
          <w:rtl/>
        </w:rPr>
        <w:t>- כולה בחד גוונא ה</w:t>
      </w:r>
      <w:r>
        <w:rPr>
          <w:rFonts w:ascii="FontbitDavid" w:hAnsi="FontbitDavid" w:hint="cs"/>
          <w:sz w:val="24"/>
          <w:rtl/>
        </w:rPr>
        <w:t>יה</w:t>
      </w:r>
      <w:r w:rsidRPr="00B078C3">
        <w:rPr>
          <w:rFonts w:ascii="FontbitDavid" w:hAnsi="FontbitDavid"/>
          <w:sz w:val="24"/>
          <w:rtl/>
        </w:rPr>
        <w:t>.</w:t>
      </w:r>
    </w:p>
    <w:p w:rsidR="00E403F0" w:rsidRDefault="00E403F0" w:rsidP="00E403F0">
      <w:pPr>
        <w:rPr>
          <w:rFonts w:ascii="FontbitDavid" w:hAnsi="FontbitDavid"/>
          <w:sz w:val="24"/>
          <w:rtl/>
        </w:rPr>
      </w:pPr>
    </w:p>
    <w:p>
      <w:pPr>
        <w:pStyle w:val="afffff8"/>
        <w:rPr>
          <w:ins w:id="90479" w:author="קלוד" w:date="2026-10-11T12:23:38Z"/>
        </w:rPr>
      </w:pPr>
      <w:ins w:id="90480" w:author="קלוד" w:date="2026-10-11T12:23:38Z">
        <w:r>
          <w:rPr>
            <w:color w:val="7B3F00"/>
          </w:rPr>
          <w:t xml:space="preserve">אבא שאול קובר מתים - עצמות וקומת הדורות</w:t>
        </w:r>
      </w:ins>
    </w:p>
    <w:p>
      <w:pPr>
        <w:pStyle w:val="38"/>
        <w:rPr>
          <w:ins w:id="99675" w:author="מנוע מכני" w:date="2026-10-11T12:04:39Z"/>
        </w:rPr>
      </w:pPr>
      <w:del w:id="99674" w:author="מנוע מכני" w:date="2026-10-11T12:04:39Z">
        <w:r w:rsidRPr="00E744B3">
          <w:delText xml:space="preserve">•</w:delText>
        </w:r>
      </w:del>
      <w:r w:rsidRPr="00E744B3">
        <w:t xml:space="preserve"> </w:t>
      </w:r>
      <w:r w:rsidRPr="00B078C3">
        <w:t xml:space="preserve">תניא</w:t>
      </w:r>
      <w:r w:rsidRPr="00B078C3">
        <w:t xml:space="preserve">, אבא שאול</w:t>
      </w:r>
      <w:del w:id="101707"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67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קובר מתים הייתי והייתי מסתכל בעצמות של מתים</w:t>
      </w:r>
      <w:ins w:id="96787" w:author="מנוע מכני" w:date="2026-10-11T12:04:39Z">
        <w:r>
          <w:rPr>
            <w:rFonts w:ascii="FontbitDavid" w:hAnsi="FontbitDavid"/>
            <w:sz w:val="24"/>
            <w:rtl/>
          </w:rPr>
          <w:t xml:space="preserve">,</w:t>
        </w:r>
      </w:ins>
      <w:del w:id="96788" w:author="מנוע מכני" w:date="2026-10-11T12:04:39Z">
        <w:r w:rsidRPr="00B078C3">
          <w:rPr>
            <w:rFonts w:ascii="FontbitDavid" w:hAnsi="FontbitDavid"/>
            <w:sz w:val="24"/>
            <w:rtl/>
          </w:rPr>
          <w:delText xml:space="preserve">;</w:delText>
        </w:r>
      </w:del>
    </w:p>
    <w:p w:rsidR="00E403F0"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השותה יין חי - עצמותיו שרופין, מזוג - עצמותיו סכויין, כראוי - עצמותיו משוחין.</w:t>
      </w:r>
    </w:p>
    <w:p w:rsidR="00E403F0" w:rsidRPr="00017C1D" w:rsidRDefault="00E403F0" w:rsidP="00E403F0">
      <w:pPr>
        <w:pStyle w:val="a3"/>
        <w:rPr>
          <w:spacing w:val="-8"/>
          <w:rtl/>
        </w:rPr>
      </w:pPr>
      <w:r w:rsidRPr="00017C1D">
        <w:rPr>
          <w:spacing w:val="-8"/>
          <w:rtl/>
        </w:rPr>
        <w:tab/>
        <w:t xml:space="preserve">וכל מי ששתייתו מרובה מאכילתו עצמותיו שרופין, אכילתו מרובה משתייתו עצמותיו סכויין, </w:t>
      </w:r>
    </w:p>
    <w:p w:rsidR="00E403F0" w:rsidRPr="00B078C3" w:rsidRDefault="00E403F0" w:rsidP="00E403F0">
      <w:pPr>
        <w:rPr>
          <w:rFonts w:ascii="FontbitDavid" w:hAnsi="FontbitDavid"/>
          <w:sz w:val="24"/>
          <w:rtl/>
        </w:rPr>
      </w:pPr>
      <w:del w:id="92856" w:author="מנוע מכני" w:date="2026-10-11T12:04:39Z">
        <w:r>
          <w:rPr>
            <w:rFonts w:ascii="FontbitDavid" w:hAnsi="FontbitDavid" w:hint="cs"/>
            <w:sz w:val="24"/>
            <w:rtl/>
          </w:rPr>
          <w:delText xml:space="preserve"> </w:delText>
        </w:r>
        <w:r>
          <w:rPr>
            <w:rFonts w:ascii="FontbitDavid" w:hAnsi="FontbitDavid" w:hint="cs"/>
            <w:sz w:val="24"/>
            <w:rtl/>
          </w:rPr>
          <w:tab/>
          <w:delText xml:space="preserve">   </w:delText>
        </w:r>
        <w:r>
          <w:rPr>
            <w:rFonts w:ascii="FontbitDavid" w:hAnsi="FontbitDavid" w:hint="cs"/>
            <w:sz w:val="24"/>
            <w:rtl/>
          </w:rPr>
          <w:delText xml:space="preserve">         </w:delText>
        </w:r>
      </w:del>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כראוי - עצמותיו משוחין.</w:t>
      </w:r>
    </w:p>
    <w:p>
      <w:pPr>
        <w:pStyle w:val="38"/>
        <w:rPr>
          <w:ins w:id="99678" w:author="מנוע מכני" w:date="2026-10-11T12:04:39Z"/>
        </w:rPr>
      </w:pPr>
      <w:del w:id="99677" w:author="מנוע מכני" w:date="2026-10-11T12:04:39Z">
        <w:r w:rsidRPr="00E744B3">
          <w:delText xml:space="preserve">•</w:delText>
        </w:r>
      </w:del>
      <w:r w:rsidRPr="00E744B3">
        <w:t xml:space="preserve"> </w:t>
      </w:r>
      <w:r w:rsidRPr="00B078C3">
        <w:t xml:space="preserve">תניא</w:t>
      </w:r>
      <w:r w:rsidRPr="00B078C3">
        <w:t xml:space="preserve">, אבא שאול ר</w:t>
      </w:r>
      <w:ins w:id="91033" w:author="מנוע מכני" w:date="2026-10-11T12:04:39Z">
        <w:r>
          <w:t xml:space="preserve">י"ו</w:t>
        </w:r>
      </w:ins>
      <w:del w:id="91034" w:author="מנוע מכני" w:date="2026-10-11T12:04:39Z">
        <w:r w:rsidRPr="00B078C3">
          <w:delText xml:space="preserve">י''ו</w:delText>
        </w:r>
      </w:del>
      <w:r w:rsidRPr="00B078C3">
        <w:t xml:space="preserve">:</w:t>
      </w:r>
    </w:p>
    <w:p w:rsidR="00E403F0" w:rsidRPr="00B078C3" w:rsidRDefault="00E403F0" w:rsidP="00E403F0">
      <w:pPr>
        <w:rPr>
          <w:rFonts w:ascii="FontbitDavid" w:hAnsi="FontbitDavid"/>
          <w:sz w:val="24"/>
          <w:rtl/>
        </w:rPr>
      </w:pPr>
      <w:del w:id="996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קובר מתים הייתי, פעם אחת רצתי אחר צבי, ונכנסתי בקולית</w:t>
      </w:r>
      <w:r>
        <w:rPr>
          <w:rFonts w:ascii="FontbitDavid" w:hAnsi="FontbitDavid" w:hint="cs"/>
          <w:sz w:val="24"/>
          <w:rtl/>
        </w:rPr>
        <w:t>[עצם הירך]</w:t>
      </w:r>
      <w:r w:rsidRPr="00B078C3">
        <w:rPr>
          <w:rFonts w:ascii="FontbitDavid" w:hAnsi="FontbitDavid"/>
          <w:sz w:val="24"/>
          <w:rtl/>
        </w:rPr>
        <w:t xml:space="preserve"> של מת, ורצתי אחריו שלש פרסאות, וצבי </w:t>
      </w:r>
      <w:r w:rsidRPr="00B078C3">
        <w:rPr>
          <w:rFonts w:ascii="FontbitDavid" w:hAnsi="FontbitDavid"/>
          <w:sz w:val="24"/>
          <w:rtl/>
        </w:rPr>
        <w:t xml:space="preserve">לא</w:t>
      </w:r>
      <w:r w:rsidRPr="00B078C3">
        <w:rPr>
          <w:rFonts w:ascii="FontbitDavid" w:hAnsi="FontbitDavid"/>
          <w:sz w:val="24"/>
          <w:rtl/>
        </w:rPr>
        <w:t xml:space="preserve"> הגעתי וקולית </w:t>
      </w:r>
      <w:r w:rsidRPr="00B078C3">
        <w:rPr>
          <w:rFonts w:ascii="FontbitDavid" w:hAnsi="FontbitDavid"/>
          <w:sz w:val="24"/>
          <w:rtl/>
        </w:rPr>
        <w:t xml:space="preserve">לא</w:t>
      </w:r>
      <w:r w:rsidRPr="00B078C3">
        <w:rPr>
          <w:rFonts w:ascii="FontbitDavid" w:hAnsi="FontbitDavid"/>
          <w:sz w:val="24"/>
          <w:rtl/>
        </w:rPr>
        <w:t xml:space="preserve"> כלתה, כשחזרתי לאחורי אמרו לי של עוג מלך הבשן היתה.</w:t>
      </w:r>
    </w:p>
    <w:p>
      <w:pPr>
        <w:pStyle w:val="38"/>
        <w:rPr>
          <w:ins w:id="99680" w:author="מנוע מכני" w:date="2026-10-11T12:04:39Z"/>
        </w:rPr>
      </w:pPr>
      <w:r w:rsidRPr="00B078C3">
        <w:t xml:space="preserve">תניא</w:t>
      </w:r>
      <w:r w:rsidRPr="00B078C3">
        <w:t xml:space="preserve">, אבא שאול</w:t>
      </w:r>
      <w:del w:id="101708"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6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קובר מתים הייתי, פעם אחת נפתחה מערה תחתי, ועמדתי בגלגל עינו של מת עד חוטמי כשחזרתי לאחורי אמרו עין של אבשלום היתה.</w:t>
      </w:r>
    </w:p>
    <w:p w:rsidR="00E403F0" w:rsidRDefault="00E403F0" w:rsidP="00E403F0">
      <w:pPr>
        <w:rPr>
          <w:rFonts w:ascii="FontbitDavid" w:hAnsi="FontbitDavid"/>
          <w:sz w:val="24"/>
          <w:rtl/>
        </w:rPr>
      </w:pPr>
      <w:r>
        <w:rPr>
          <w:rFonts w:ascii="FontbitDavid" w:hAnsi="FontbitDavid" w:hint="cs"/>
          <w:sz w:val="24"/>
          <w:rtl/>
        </w:rPr>
        <w:t>ו</w:t>
      </w:r>
      <w:r w:rsidRPr="00B078C3">
        <w:rPr>
          <w:rFonts w:ascii="FontbitDavid" w:hAnsi="FontbitDavid"/>
          <w:sz w:val="24"/>
          <w:rtl/>
        </w:rPr>
        <w:t xml:space="preserve">אבא שאול ארוך בדורו </w:t>
      </w:r>
      <w:ins w:id="97725" w:author="מנוע מכני" w:date="2026-10-11T12:04:39Z">
        <w:r>
          <w:rPr>
            <w:rFonts w:ascii="FontbitDavid" w:hAnsi="FontbitDavid"/>
            <w:sz w:val="24"/>
            <w:rtl/>
          </w:rPr>
          <w:t xml:space="preserve">היה</w:t>
        </w:r>
      </w:ins>
      <w:del w:id="97726"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w:t>
      </w:r>
      <w:r w:rsidRPr="00B078C3">
        <w:rPr>
          <w:rStyle w:val="2fb"/>
          <w:rFonts w:ascii="FontbitDavid" w:hAnsi="FontbitDavid"/>
          <w:sz w:val="24"/>
          <w:rtl/>
        </w:rPr>
        <w:t xml:space="preserve">ורבי</w:t>
      </w:r>
      <w:r w:rsidRPr="00B078C3">
        <w:rPr>
          <w:rFonts w:ascii="FontbitDavid" w:hAnsi="FontbitDavid"/>
          <w:sz w:val="24"/>
          <w:rtl/>
        </w:rPr>
        <w:t xml:space="preserve"> טרפון מגיע לכתפו, </w:t>
      </w:r>
    </w:p>
    <w:p w:rsidR="00E403F0" w:rsidRDefault="00E403F0" w:rsidP="00E403F0">
      <w:pPr>
        <w:rPr>
          <w:rFonts w:ascii="FontbitDavid" w:hAnsi="FontbitDavid"/>
          <w:sz w:val="24"/>
          <w:rtl/>
        </w:rPr>
      </w:pPr>
      <w:r w:rsidRPr="00B078C3">
        <w:rPr>
          <w:rFonts w:ascii="FontbitDavid" w:hAnsi="FontbitDavid"/>
          <w:sz w:val="24"/>
          <w:rtl/>
        </w:rPr>
        <w:t xml:space="preserve">ור' טרפון ארוך בדורו </w:t>
      </w:r>
      <w:ins w:id="97727" w:author="מנוע מכני" w:date="2026-10-11T12:04:39Z">
        <w:r>
          <w:rPr>
            <w:rFonts w:ascii="FontbitDavid" w:hAnsi="FontbitDavid"/>
            <w:sz w:val="24"/>
            <w:rtl/>
          </w:rPr>
          <w:t xml:space="preserve">היה</w:t>
        </w:r>
      </w:ins>
      <w:del w:id="97728"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w:t>
      </w:r>
      <w:r w:rsidRPr="00B078C3">
        <w:rPr>
          <w:rStyle w:val="2fb"/>
          <w:rFonts w:ascii="FontbitDavid" w:hAnsi="FontbitDavid"/>
          <w:sz w:val="24"/>
          <w:rtl/>
        </w:rPr>
        <w:t xml:space="preserve">ור"מ</w:t>
      </w:r>
      <w:r w:rsidRPr="00B078C3">
        <w:rPr>
          <w:rFonts w:ascii="FontbitDavid" w:hAnsi="FontbitDavid"/>
          <w:sz w:val="24"/>
          <w:rtl/>
        </w:rPr>
        <w:t xml:space="preserve"> מגיע לכתפו, </w:t>
      </w:r>
    </w:p>
    <w:p w:rsidR="00E403F0" w:rsidRDefault="00E403F0" w:rsidP="00E403F0">
      <w:pPr>
        <w:rPr>
          <w:rFonts w:ascii="FontbitDavid" w:hAnsi="FontbitDavid"/>
          <w:sz w:val="24"/>
          <w:rtl/>
        </w:rPr>
      </w:pPr>
      <w:ins w:id="93057" w:author="מנוע מכני" w:date="2026-10-11T12:04:39Z">
        <w:r>
          <w:rPr>
            <w:rStyle w:val="2fb"/>
            <w:rFonts w:ascii="FontbitDavid" w:hAnsi="FontbitDavid"/>
            <w:sz w:val="24"/>
            <w:rtl/>
          </w:rPr>
          <w:t xml:space="preserve">ר"מ</w:t>
        </w:r>
      </w:ins>
      <w:del w:id="93058" w:author="מנוע מכני" w:date="2026-10-11T12:04:39Z">
        <w:r w:rsidRPr="00B078C3">
          <w:rPr>
            <w:rFonts w:ascii="FontbitDavid" w:hAnsi="FontbitDavid"/>
            <w:sz w:val="24"/>
            <w:rtl/>
          </w:rPr>
          <w:delText xml:space="preserve">רבי מאיר</w:delText>
        </w:r>
      </w:del>
      <w:r w:rsidRPr="00B078C3">
        <w:rPr>
          <w:rFonts w:ascii="FontbitDavid" w:hAnsi="FontbitDavid"/>
          <w:sz w:val="24"/>
          <w:rtl/>
        </w:rPr>
        <w:t xml:space="preserve"> ארוך בדורו </w:t>
      </w:r>
      <w:ins w:id="97729" w:author="מנוע מכני" w:date="2026-10-11T12:04:39Z">
        <w:r>
          <w:rPr>
            <w:rFonts w:ascii="FontbitDavid" w:hAnsi="FontbitDavid"/>
            <w:sz w:val="24"/>
            <w:rtl/>
          </w:rPr>
          <w:t xml:space="preserve">היה</w:t>
        </w:r>
      </w:ins>
      <w:del w:id="97730"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w:t>
      </w:r>
      <w:r w:rsidRPr="00B078C3">
        <w:rPr>
          <w:rStyle w:val="2fb"/>
          <w:rFonts w:ascii="FontbitDavid" w:hAnsi="FontbitDavid"/>
          <w:sz w:val="24"/>
          <w:rtl/>
        </w:rPr>
        <w:t xml:space="preserve">ורבי</w:t>
      </w:r>
      <w:r w:rsidRPr="00B078C3">
        <w:rPr>
          <w:rFonts w:ascii="FontbitDavid" w:hAnsi="FontbitDavid"/>
          <w:sz w:val="24"/>
          <w:rtl/>
        </w:rPr>
        <w:t xml:space="preserve"> מגיע לכתפו, </w:t>
      </w:r>
    </w:p>
    <w:p w:rsidR="00E403F0" w:rsidRDefault="00E403F0" w:rsidP="00E403F0">
      <w:pPr>
        <w:rPr>
          <w:rFonts w:ascii="FontbitDavid" w:hAnsi="FontbitDavid"/>
          <w:sz w:val="24"/>
          <w:rtl/>
        </w:rPr>
      </w:pPr>
      <w:r w:rsidRPr="00B078C3">
        <w:rPr>
          <w:rStyle w:val="2fb"/>
          <w:rFonts w:ascii="FontbitDavid" w:hAnsi="FontbitDavid"/>
          <w:sz w:val="24"/>
          <w:rtl/>
        </w:rPr>
        <w:t xml:space="preserve">רבי</w:t>
      </w:r>
      <w:r w:rsidRPr="00B078C3">
        <w:rPr>
          <w:rFonts w:ascii="FontbitDavid" w:hAnsi="FontbitDavid"/>
          <w:sz w:val="24"/>
          <w:rtl/>
        </w:rPr>
        <w:t xml:space="preserve"> ארוך בדורו </w:t>
      </w:r>
      <w:ins w:id="97731" w:author="מנוע מכני" w:date="2026-10-11T12:04:39Z">
        <w:r>
          <w:rPr>
            <w:rFonts w:ascii="FontbitDavid" w:hAnsi="FontbitDavid"/>
            <w:sz w:val="24"/>
            <w:rtl/>
          </w:rPr>
          <w:t xml:space="preserve">היה</w:t>
        </w:r>
      </w:ins>
      <w:del w:id="97732"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w:t>
      </w:r>
      <w:r w:rsidRPr="00B078C3">
        <w:rPr>
          <w:rStyle w:val="2fb"/>
          <w:rFonts w:ascii="FontbitDavid" w:hAnsi="FontbitDavid"/>
          <w:sz w:val="24"/>
          <w:rtl/>
        </w:rPr>
        <w:t xml:space="preserve">ורבי חייא</w:t>
      </w:r>
      <w:r w:rsidRPr="00B078C3">
        <w:rPr>
          <w:rFonts w:ascii="FontbitDavid" w:hAnsi="FontbitDavid"/>
          <w:sz w:val="24"/>
          <w:rtl/>
        </w:rPr>
        <w:t xml:space="preserve"> מגיע לכתפו, </w:t>
      </w:r>
    </w:p>
    <w:p w:rsidR="00E403F0" w:rsidRDefault="00E403F0" w:rsidP="00E403F0">
      <w:pPr>
        <w:rPr>
          <w:rFonts w:ascii="FontbitDavid" w:hAnsi="FontbitDavid"/>
          <w:sz w:val="24"/>
          <w:rtl/>
        </w:rPr>
      </w:pPr>
      <w:r w:rsidRPr="00B078C3">
        <w:rPr>
          <w:rStyle w:val="2fb"/>
          <w:rFonts w:ascii="FontbitDavid" w:hAnsi="FontbitDavid"/>
          <w:sz w:val="24"/>
          <w:rtl/>
        </w:rPr>
        <w:t xml:space="preserve">ורבי חייא</w:t>
      </w:r>
      <w:r w:rsidRPr="00B078C3">
        <w:rPr>
          <w:rFonts w:ascii="FontbitDavid" w:hAnsi="FontbitDavid"/>
          <w:sz w:val="24"/>
          <w:rtl/>
        </w:rPr>
        <w:t xml:space="preserve"> ארוך בדורו </w:t>
      </w:r>
      <w:ins w:id="97733" w:author="מנוע מכני" w:date="2026-10-11T12:04:39Z">
        <w:r>
          <w:rPr>
            <w:rFonts w:ascii="FontbitDavid" w:hAnsi="FontbitDavid"/>
            <w:sz w:val="24"/>
            <w:rtl/>
          </w:rPr>
          <w:t xml:space="preserve">היה</w:t>
        </w:r>
      </w:ins>
      <w:del w:id="97734"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w:t>
      </w:r>
      <w:r w:rsidRPr="00B078C3">
        <w:rPr>
          <w:rStyle w:val="2fb"/>
          <w:rFonts w:ascii="FontbitDavid" w:hAnsi="FontbitDavid"/>
          <w:sz w:val="24"/>
          <w:rtl/>
        </w:rPr>
        <w:t xml:space="preserve">ורב</w:t>
      </w:r>
      <w:r w:rsidRPr="00B078C3">
        <w:rPr>
          <w:rFonts w:ascii="FontbitDavid" w:hAnsi="FontbitDavid"/>
          <w:sz w:val="24"/>
          <w:rtl/>
        </w:rPr>
        <w:t xml:space="preserve"> מגיע לכתפו, </w:t>
      </w:r>
    </w:p>
    <w:p w:rsidR="00E403F0" w:rsidRDefault="00E403F0" w:rsidP="00E403F0">
      <w:pPr>
        <w:rPr>
          <w:rFonts w:ascii="FontbitDavid" w:hAnsi="FontbitDavid"/>
          <w:sz w:val="24"/>
          <w:rtl/>
        </w:rPr>
      </w:pPr>
      <w:r w:rsidRPr="00B078C3">
        <w:rPr>
          <w:rStyle w:val="2fb"/>
          <w:rFonts w:ascii="FontbitDavid" w:hAnsi="FontbitDavid"/>
          <w:sz w:val="24"/>
          <w:rtl/>
        </w:rPr>
        <w:t xml:space="preserve">רב</w:t>
      </w:r>
      <w:r w:rsidRPr="00B078C3">
        <w:rPr>
          <w:rFonts w:ascii="FontbitDavid" w:hAnsi="FontbitDavid"/>
          <w:sz w:val="24"/>
          <w:rtl/>
        </w:rPr>
        <w:t xml:space="preserve"> ארוך בדורו </w:t>
      </w:r>
      <w:ins w:id="97735" w:author="מנוע מכני" w:date="2026-10-11T12:04:39Z">
        <w:r>
          <w:rPr>
            <w:rFonts w:ascii="FontbitDavid" w:hAnsi="FontbitDavid"/>
            <w:sz w:val="24"/>
            <w:rtl/>
          </w:rPr>
          <w:t xml:space="preserve">היה</w:t>
        </w:r>
      </w:ins>
      <w:del w:id="97736"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w:t>
      </w:r>
      <w:r w:rsidRPr="00B078C3">
        <w:rPr>
          <w:rStyle w:val="2fb"/>
          <w:rFonts w:ascii="FontbitDavid" w:hAnsi="FontbitDavid"/>
          <w:sz w:val="24"/>
          <w:rtl/>
        </w:rPr>
        <w:t xml:space="preserve">ורב יהודה</w:t>
      </w:r>
      <w:r w:rsidRPr="00B078C3">
        <w:rPr>
          <w:rFonts w:ascii="FontbitDavid" w:hAnsi="FontbitDavid"/>
          <w:sz w:val="24"/>
          <w:rtl/>
        </w:rPr>
        <w:t xml:space="preserve"> מגיע לכתפו, </w:t>
      </w:r>
    </w:p>
    <w:p w:rsidR="00E403F0" w:rsidRDefault="00E403F0" w:rsidP="00E403F0">
      <w:pPr>
        <w:rPr>
          <w:rFonts w:ascii="FontbitDavid" w:hAnsi="FontbitDavid"/>
          <w:sz w:val="24"/>
          <w:rtl/>
        </w:rPr>
      </w:pPr>
      <w:r w:rsidRPr="00B078C3">
        <w:rPr>
          <w:rStyle w:val="2fb"/>
          <w:rFonts w:ascii="FontbitDavid" w:hAnsi="FontbitDavid"/>
          <w:sz w:val="24"/>
          <w:rtl/>
        </w:rPr>
        <w:t xml:space="preserve">ורב יהודה</w:t>
      </w:r>
      <w:r w:rsidRPr="00B078C3">
        <w:rPr>
          <w:rFonts w:ascii="FontbitDavid" w:hAnsi="FontbitDavid"/>
          <w:sz w:val="24"/>
          <w:rtl/>
        </w:rPr>
        <w:t xml:space="preserve"> ארוך בדורו </w:t>
      </w:r>
      <w:ins w:id="97737" w:author="מנוע מכני" w:date="2026-10-11T12:04:39Z">
        <w:r>
          <w:rPr>
            <w:rFonts w:ascii="FontbitDavid" w:hAnsi="FontbitDavid"/>
            <w:sz w:val="24"/>
            <w:rtl/>
          </w:rPr>
          <w:t xml:space="preserve">היה</w:t>
        </w:r>
      </w:ins>
      <w:del w:id="97738"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ואדא דיילא</w:t>
      </w:r>
      <w:r>
        <w:rPr>
          <w:rFonts w:ascii="FontbitDavid" w:hAnsi="FontbitDavid" w:hint="cs"/>
          <w:sz w:val="24"/>
          <w:rtl/>
        </w:rPr>
        <w:t>[השמש]</w:t>
      </w:r>
      <w:r w:rsidRPr="00B078C3">
        <w:rPr>
          <w:rFonts w:ascii="FontbitDavid" w:hAnsi="FontbitDavid"/>
          <w:sz w:val="24"/>
          <w:rtl/>
        </w:rPr>
        <w:t xml:space="preserve"> מגיע לכתפו, </w:t>
      </w:r>
    </w:p>
    <w:p w:rsidR="00E403F0" w:rsidRDefault="00E403F0" w:rsidP="00E403F0">
      <w:pPr>
        <w:pStyle w:val="afff3"/>
        <w:framePr w:wrap="around"/>
        <w:rPr>
          <w:rtl/>
        </w:rPr>
      </w:pPr>
      <w:r>
        <w:rPr>
          <w:rFonts w:hint="cs"/>
          <w:rtl/>
        </w:rPr>
        <w:t>כה.</w:t>
      </w:r>
    </w:p>
    <w:p w:rsidR="00E403F0" w:rsidRPr="00017C1D" w:rsidRDefault="00E403F0" w:rsidP="00E403F0">
      <w:pPr>
        <w:pStyle w:val="a3"/>
        <w:rPr>
          <w:spacing w:val="-6"/>
          <w:rtl/>
        </w:rPr>
      </w:pPr>
      <w:r w:rsidRPr="00017C1D">
        <w:rPr>
          <w:spacing w:val="-6"/>
          <w:rtl/>
        </w:rPr>
        <w:t xml:space="preserve">פרשתבינא דפומבדיתא </w:t>
      </w:r>
      <w:r w:rsidRPr="00017C1D">
        <w:rPr>
          <w:rFonts w:hint="cs"/>
          <w:spacing w:val="-6"/>
          <w:rtl/>
        </w:rPr>
        <w:t>הגיע ל</w:t>
      </w:r>
      <w:r w:rsidRPr="00017C1D">
        <w:rPr>
          <w:spacing w:val="-6"/>
          <w:rtl/>
        </w:rPr>
        <w:t xml:space="preserve">אדא דיילא עד </w:t>
      </w:r>
      <w:r w:rsidRPr="00017C1D">
        <w:rPr>
          <w:rFonts w:hint="cs"/>
          <w:spacing w:val="-6"/>
          <w:rtl/>
        </w:rPr>
        <w:t>חציו</w:t>
      </w:r>
      <w:r w:rsidRPr="00017C1D">
        <w:rPr>
          <w:spacing w:val="-6"/>
          <w:rtl/>
        </w:rPr>
        <w:t>, וכו</w:t>
      </w:r>
      <w:r w:rsidRPr="00017C1D">
        <w:rPr>
          <w:rFonts w:hint="cs"/>
          <w:spacing w:val="-6"/>
          <w:rtl/>
        </w:rPr>
        <w:t>לם הגיעו לפ</w:t>
      </w:r>
      <w:r w:rsidRPr="00017C1D">
        <w:rPr>
          <w:spacing w:val="-6"/>
          <w:rtl/>
        </w:rPr>
        <w:t xml:space="preserve">רשתבינא דפומבדיתא עד </w:t>
      </w:r>
      <w:r w:rsidRPr="00017C1D">
        <w:rPr>
          <w:rFonts w:hint="cs"/>
          <w:spacing w:val="-6"/>
          <w:rtl/>
        </w:rPr>
        <w:t xml:space="preserve">מתניו</w:t>
      </w:r>
      <w:ins w:id="96789" w:author="מנוע מכני" w:date="2026-10-11T12:04:39Z">
        <w:r>
          <w:rPr>
            <w:rFonts w:hint="cs"/>
            <w:spacing w:val="-6"/>
            <w:rtl/>
          </w:rPr>
          <w:t xml:space="preserve"> </w:t>
        </w:r>
      </w:ins>
      <w:del w:id="96790" w:author="מנוע מכני" w:date="2026-10-11T12:04:39Z">
        <w:r w:rsidRPr="00017C1D">
          <w:rPr>
            <w:rFonts w:hint="cs"/>
            <w:spacing w:val="-6"/>
            <w:rtl/>
          </w:rPr>
          <w:delText xml:space="preserve">  </w:delText>
        </w:r>
      </w:del>
    </w:p>
    <w:p w:rsidR="00E403F0" w:rsidRPr="00B078C3" w:rsidRDefault="00E403F0" w:rsidP="00E403F0">
      <w:pPr>
        <w:rPr>
          <w:rFonts w:ascii="FontbitDavid" w:hAnsi="FontbitDavid"/>
          <w:sz w:val="24"/>
          <w:rtl/>
        </w:rPr>
      </w:pPr>
      <w:r>
        <w:rPr>
          <w:rFonts w:ascii="FontbitDavid" w:hAnsi="FontbitDavid" w:hint="cs"/>
          <w:sz w:val="24"/>
          <w:rtl/>
        </w:rPr>
        <w:t xml:space="preserve">[</w:t>
      </w:r>
      <w:ins w:id="91035" w:author="מנוע מכני" w:date="2026-10-11T12:04:39Z">
        <w:r>
          <w:rPr>
            <w:rFonts w:ascii="FontbitDavid" w:hAnsi="FontbitDavid" w:hint="cs"/>
            <w:sz w:val="24"/>
            <w:rtl/>
          </w:rPr>
          <w:t xml:space="preserve">ס"ה</w:t>
        </w:r>
      </w:ins>
      <w:del w:id="91036" w:author="מנוע מכני" w:date="2026-10-11T12:04:39Z">
        <w:r>
          <w:rPr>
            <w:rFonts w:ascii="FontbitDavid" w:hAnsi="FontbitDavid" w:hint="cs"/>
            <w:sz w:val="24"/>
            <w:rtl/>
          </w:rPr>
          <w:delText xml:space="preserve">ס''ה</w:delText>
        </w:r>
      </w:del>
      <w:r>
        <w:rPr>
          <w:rFonts w:ascii="FontbitDavid" w:hAnsi="FontbitDavid" w:hint="cs"/>
          <w:sz w:val="24"/>
          <w:rtl/>
        </w:rPr>
        <w:t xml:space="preserve"> קומה ושבעה ראשים]</w:t>
      </w:r>
    </w:p>
    <w:p w:rsidR="00E403F0" w:rsidRDefault="00E403F0" w:rsidP="00E403F0">
      <w:pPr>
        <w:rPr>
          <w:rFonts w:ascii="FontbitDavid" w:hAnsi="FontbitDavid"/>
          <w:sz w:val="24"/>
          <w:rtl/>
        </w:rPr>
      </w:pPr>
    </w:p>
    <w:p>
      <w:pPr>
        <w:pStyle w:val="afffff8"/>
        <w:rPr>
          <w:ins w:id="90477" w:author="קלוד" w:date="2026-10-11T12:23:38Z"/>
        </w:rPr>
      </w:pPr>
      <w:ins w:id="90478" w:author="קלוד" w:date="2026-10-11T12:23:38Z">
        <w:r>
          <w:rPr>
            <w:color w:val="7B3F00"/>
          </w:rPr>
          <w:t xml:space="preserve">המפלת יפה מלא בשר - טמאה לידה או נדה</w:t>
        </w:r>
      </w:ins>
    </w:p>
    <w:p>
      <w:pPr>
        <w:pStyle w:val="38"/>
        <w:rPr>
          <w:ins w:id="99683" w:author="מנוע מכני" w:date="2026-10-11T12:04:39Z"/>
        </w:rPr>
      </w:pPr>
      <w:del w:id="99682" w:author="מנוע מכני" w:date="2026-10-11T12:04:39Z">
        <w:r w:rsidRPr="00E744B3">
          <w:delText xml:space="preserve">•</w:delText>
        </w:r>
      </w:del>
      <w:r w:rsidRPr="00E744B3">
        <w:t xml:space="preserve"> </w:t>
      </w:r>
      <w:r w:rsidRPr="00B078C3">
        <w:t xml:space="preserve">שאלו לפני רבי:</w:t>
      </w:r>
    </w:p>
    <w:p w:rsidR="00E403F0" w:rsidRPr="00B078C3" w:rsidRDefault="00E403F0" w:rsidP="00E403F0">
      <w:pPr>
        <w:rPr>
          <w:rFonts w:ascii="FontbitDavid" w:hAnsi="FontbitDavid"/>
          <w:sz w:val="24"/>
          <w:rtl/>
        </w:rPr>
      </w:pPr>
      <w:del w:id="996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w:t>
      </w:r>
      <w:ins w:id="98269" w:author="מנוע מכני" w:date="2026-10-11T12:04:39Z">
        <w:r>
          <w:rPr>
            <w:rFonts w:ascii="FontbitDavid" w:hAnsi="FontbitDavid"/>
            <w:sz w:val="24"/>
            <w:rtl/>
          </w:rPr>
          <w:t xml:space="preserve">יפה</w:t>
        </w:r>
      </w:ins>
      <w:del w:id="98270"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מלא בשר מהו? </w:t>
      </w:r>
      <w:r w:rsidRPr="00B078C3">
        <w:rPr>
          <w:rFonts w:ascii="FontbitDavid" w:hAnsi="FontbitDavid"/>
          <w:sz w:val="24"/>
          <w:rtl/>
        </w:rPr>
        <w:t xml:space="preserve">אמר</w:t>
      </w:r>
      <w:r w:rsidRPr="00B078C3">
        <w:rPr>
          <w:rFonts w:ascii="FontbitDavid" w:hAnsi="FontbitDavid"/>
          <w:sz w:val="24"/>
          <w:rtl/>
        </w:rPr>
        <w:t xml:space="preserve"> להם: </w:t>
      </w:r>
      <w:r w:rsidRPr="00B078C3">
        <w:rPr>
          <w:rFonts w:ascii="FontbitDavid" w:hAnsi="FontbitDavid"/>
          <w:sz w:val="24"/>
          <w:rtl/>
        </w:rPr>
        <w:t xml:space="preserve">לא</w:t>
      </w:r>
      <w:r w:rsidRPr="00B078C3">
        <w:rPr>
          <w:rFonts w:ascii="FontbitDavid" w:hAnsi="FontbitDavid"/>
          <w:sz w:val="24"/>
          <w:rtl/>
        </w:rPr>
        <w:t xml:space="preserve"> שמעתי.</w:t>
      </w:r>
    </w:p>
    <w:p w:rsidR="00E403F0" w:rsidRPr="00B078C3" w:rsidRDefault="00E403F0" w:rsidP="00E403F0">
      <w:pPr>
        <w:rPr>
          <w:rFonts w:ascii="FontbitDavid" w:hAnsi="FontbitDavid"/>
          <w:sz w:val="24"/>
          <w:rtl/>
        </w:rPr>
      </w:pPr>
      <w:r w:rsidRPr="00B078C3">
        <w:rPr>
          <w:rFonts w:ascii="FontbitDavid" w:hAnsi="FontbitDavid"/>
          <w:sz w:val="24"/>
          <w:rtl/>
        </w:rPr>
        <w:t xml:space="preserve">אמר</w:t>
      </w:r>
      <w:r w:rsidRPr="00B078C3">
        <w:rPr>
          <w:rFonts w:ascii="FontbitDavid" w:hAnsi="FontbitDavid"/>
          <w:sz w:val="24"/>
          <w:rtl/>
        </w:rPr>
        <w:t xml:space="preserve"> לפניו </w:t>
      </w:r>
      <w:r w:rsidRPr="00B078C3">
        <w:rPr>
          <w:rStyle w:val="2fb"/>
          <w:rFonts w:ascii="FontbitDavid" w:hAnsi="FontbitDavid"/>
          <w:sz w:val="24"/>
          <w:rtl/>
        </w:rPr>
        <w:t xml:space="preserve">ר</w:t>
      </w:r>
      <w:r>
        <w:rPr>
          <w:rStyle w:val="2fb"/>
          <w:rFonts w:ascii="FontbitDavid" w:hAnsi="FontbitDavid" w:hint="cs"/>
          <w:sz w:val="24"/>
          <w:rtl/>
        </w:rPr>
        <w:t xml:space="preserve">י</w:t>
      </w:r>
      <w:ins w:id="91037" w:author="מנוע מכני" w:date="2026-10-11T12:04:39Z">
        <w:r>
          <w:rPr>
            <w:rStyle w:val="2fb"/>
            <w:rFonts w:ascii="FontbitDavid" w:hAnsi="FontbitDavid" w:hint="cs"/>
            <w:sz w:val="24"/>
            <w:rtl/>
          </w:rPr>
          <w:t xml:space="preserve">ב"י</w:t>
        </w:r>
      </w:ins>
      <w:del w:id="91038" w:author="מנוע מכני" w:date="2026-10-11T12:04:39Z">
        <w:r>
          <w:rPr>
            <w:rFonts w:ascii="FontbitDavid" w:hAnsi="FontbitDavid" w:hint="cs"/>
            <w:sz w:val="24"/>
            <w:rtl/>
          </w:rPr>
          <w:delText xml:space="preserve">ב''י</w:delText>
        </w:r>
      </w:del>
      <w:r>
        <w:rPr>
          <w:rFonts w:ascii="FontbitDavid" w:hAnsi="FontbitDavid" w:hint="cs"/>
          <w:sz w:val="24"/>
          <w:rtl/>
        </w:rPr>
        <w:t xml:space="preserve">,</w:t>
      </w:r>
      <w:r w:rsidRPr="00B078C3">
        <w:rPr>
          <w:rFonts w:ascii="FontbitDavid" w:hAnsi="FontbitDavid"/>
          <w:sz w:val="24"/>
          <w:rtl/>
        </w:rPr>
        <w:t xml:space="preserve"> כך </w:t>
      </w:r>
      <w:r w:rsidRPr="00B078C3">
        <w:rPr>
          <w:rFonts w:ascii="FontbitDavid" w:hAnsi="FontbitDavid"/>
          <w:sz w:val="24"/>
          <w:rtl/>
        </w:rPr>
        <w:t xml:space="preserve">אמר</w:t>
      </w:r>
      <w:r w:rsidRPr="00B078C3">
        <w:rPr>
          <w:rFonts w:ascii="FontbitDavid" w:hAnsi="FontbitDavid"/>
          <w:sz w:val="24"/>
          <w:rtl/>
        </w:rPr>
        <w:t xml:space="preserve"> אבא: מלא דם - טמאה נדה, מלא בשר - טמאה לידה.</w:t>
      </w:r>
    </w:p>
    <w:p>
      <w:pPr>
        <w:pStyle w:val="38"/>
        <w:rPr>
          <w:ins w:id="99685" w:author="מנוע מכני" w:date="2026-10-11T12:04:39Z"/>
        </w:rPr>
      </w:pPr>
      <w:r w:rsidRPr="00B078C3">
        <w:lastRenderedPageBreak/>
        <w:t xml:space="preserve">א"ל</w:t>
      </w:r>
      <w:r w:rsidRPr="00B078C3">
        <w:lastRenderedPageBreak/>
        <w:t xml:space="preserve">:</w:t>
      </w:r>
    </w:p>
    <w:p w:rsidR="00E403F0" w:rsidRPr="00B078C3" w:rsidRDefault="00E403F0" w:rsidP="00E403F0">
      <w:pPr>
        <w:rPr>
          <w:rFonts w:ascii="FontbitDavid" w:hAnsi="FontbitDavid"/>
          <w:sz w:val="24"/>
          <w:rtl/>
        </w:rPr>
      </w:pPr>
      <w:del w:id="99686"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אילמלי דבר חדש אמרת לנו משום אביך - שמענוך, עכשיו </w:t>
      </w:r>
      <w:ins w:id="93857" w:author="מנוע מכני" w:date="2026-10-11T12:04:39Z">
        <w:r>
          <w:rPr>
            <w:rFonts w:ascii="FontbitDavid" w:hAnsi="FontbitDavid"/>
            <w:sz w:val="24"/>
            <w:rtl/>
          </w:rPr>
          <w:t xml:space="preserve">משהרי</w:t>
        </w:r>
      </w:ins>
      <w:del w:id="93858" w:author="מנוע מכני" w:date="2026-10-11T12:04:39Z">
        <w:r w:rsidRPr="00B078C3">
          <w:rPr>
            <w:rFonts w:ascii="FontbitDavid" w:hAnsi="FontbitDavid"/>
            <w:sz w:val="24"/>
            <w:rtl/>
          </w:rPr>
          <w:lastRenderedPageBreak/>
          <w:delText xml:space="preserve">מדהא</w:delText>
        </w:r>
      </w:del>
      <w:r w:rsidRPr="00B078C3">
        <w:rPr>
          <w:rFonts w:ascii="FontbitDavid" w:hAnsi="FontbitDavid"/>
          <w:sz w:val="24"/>
          <w:rtl/>
        </w:rPr>
        <w:lastRenderedPageBreak/>
        <w:t xml:space="preserve"> </w:t>
      </w:r>
      <w:ins w:id="97111" w:author="מנוע מכני" w:date="2026-10-11T12:04:39Z">
        <w:r>
          <w:rPr>
            <w:rFonts w:ascii="FontbitDavid" w:hAnsi="FontbitDavid"/>
            <w:sz w:val="24"/>
            <w:rtl/>
          </w:rPr>
          <w:t xml:space="preserve">ראשונה</w:t>
        </w:r>
      </w:ins>
      <w:del w:id="97112" w:author="מנוע מכני" w:date="2026-10-11T12:04:39Z">
        <w:r w:rsidRPr="00B078C3">
          <w:rPr>
            <w:rFonts w:ascii="FontbitDavid" w:hAnsi="FontbitDavid"/>
            <w:sz w:val="24"/>
            <w:rtl/>
          </w:rPr>
          <w:lastRenderedPageBreak/>
          <w:delText xml:space="preserve">קמייתא</w:delText>
        </w:r>
      </w:del>
      <w:r w:rsidRPr="00B078C3">
        <w:rPr>
          <w:rFonts w:ascii="FontbitDavid" w:hAnsi="FontbitDavid"/>
          <w:sz w:val="24"/>
          <w:rtl/>
        </w:rPr>
        <w:lastRenderedPageBreak/>
        <w:t xml:space="preserve"> כיחידאה </w:t>
      </w:r>
      <w:ins w:id="95341" w:author="מנוע מכני" w:date="2026-10-11T12:04:39Z">
        <w:r>
          <w:rPr>
            <w:rFonts w:ascii="FontbitDavid" w:hAnsi="FontbitDavid"/>
            <w:sz w:val="24"/>
            <w:rtl/>
          </w:rPr>
          <w:t xml:space="preserve">אומר</w:t>
        </w:r>
      </w:ins>
      <w:del w:id="95342" w:author="מנוע מכני" w:date="2026-10-11T12:04:39Z">
        <w:r w:rsidRPr="00B078C3">
          <w:rPr>
            <w:rFonts w:ascii="FontbitDavid" w:hAnsi="FontbitDavid"/>
            <w:sz w:val="24"/>
            <w:rtl/>
          </w:rPr>
          <w:lastRenderedPageBreak/>
          <w:delText xml:space="preserve">קאמר</w:delText>
        </w:r>
      </w:del>
      <w:r w:rsidRPr="00B078C3">
        <w:rPr>
          <w:rFonts w:ascii="FontbitDavid" w:hAnsi="FontbitDavid"/>
          <w:sz w:val="24"/>
          <w:rtl/>
        </w:rPr>
        <w:lastRenderedPageBreak/>
        <w:t xml:space="preserve"> - כסומכוס שאמר משום </w:t>
      </w:r>
      <w:r w:rsidRPr="00B078C3">
        <w:rPr>
          <w:rStyle w:val="2fb"/>
          <w:rFonts w:ascii="FontbitDavid" w:hAnsi="FontbitDavid"/>
          <w:sz w:val="24"/>
          <w:rtl/>
        </w:rPr>
        <w:lastRenderedPageBreak/>
        <w:t xml:space="preserve">ר"מ</w:t>
      </w:r>
      <w:r w:rsidRPr="00B078C3">
        <w:rPr>
          <w:rFonts w:ascii="FontbitDavid" w:hAnsi="FontbitDavid"/>
          <w:sz w:val="24"/>
          <w:rtl/>
        </w:rPr>
        <w:lastRenderedPageBreak/>
        <w:t xml:space="preserve">, הא </w:t>
      </w:r>
      <w:ins w:id="93855" w:author="מנוע מכני" w:date="2026-10-11T12:04:39Z">
        <w:r>
          <w:rPr>
            <w:rFonts w:ascii="FontbitDavid" w:hAnsi="FontbitDavid"/>
            <w:sz w:val="24"/>
            <w:rtl/>
          </w:rPr>
          <w:t xml:space="preserve">גם</w:t>
        </w:r>
      </w:ins>
      <w:del w:id="93856" w:author="מנוע מכני" w:date="2026-10-11T12:04:39Z">
        <w:r w:rsidRPr="00B078C3">
          <w:rPr>
            <w:rFonts w:ascii="FontbitDavid" w:hAnsi="FontbitDavid"/>
            <w:sz w:val="24"/>
            <w:rtl/>
          </w:rPr>
          <w:lastRenderedPageBreak/>
          <w:delText xml:space="preserve">נמי</w:delText>
        </w:r>
      </w:del>
      <w:r w:rsidRPr="00B078C3">
        <w:rPr>
          <w:rFonts w:ascii="FontbitDavid" w:hAnsi="FontbitDavid"/>
          <w:sz w:val="24"/>
          <w:rtl/>
        </w:rPr>
        <w:lastRenderedPageBreak/>
        <w:t xml:space="preserve"> - שמא </w:t>
      </w:r>
      <w:r w:rsidRPr="00B078C3">
        <w:rPr>
          <w:rStyle w:val="2fb"/>
          <w:rFonts w:ascii="FontbitDavid" w:hAnsi="FontbitDavid"/>
          <w:sz w:val="24"/>
          <w:rtl/>
        </w:rPr>
        <w:lastRenderedPageBreak/>
        <w:t xml:space="preserve">כרבי</w:t>
      </w:r>
      <w:r w:rsidRPr="00B078C3">
        <w:rPr>
          <w:rFonts w:ascii="FontbitDavid" w:hAnsi="FontbitDavid"/>
          <w:sz w:val="24"/>
          <w:rtl/>
        </w:rPr>
        <w:lastRenderedPageBreak/>
        <w:t xml:space="preserve"> יהושע אמרה, ואין הלכה </w:t>
      </w:r>
      <w:r w:rsidRPr="00B078C3">
        <w:rPr>
          <w:rStyle w:val="2fb"/>
          <w:rFonts w:ascii="FontbitDavid" w:hAnsi="FontbitDavid"/>
          <w:sz w:val="24"/>
          <w:rtl/>
        </w:rPr>
        <w:lastRenderedPageBreak/>
        <w:t xml:space="preserve">כר' יהושע</w:t>
      </w:r>
      <w:r w:rsidRPr="00B078C3">
        <w:rPr>
          <w:rFonts w:ascii="FontbitDavid" w:hAnsi="FontbitDavid"/>
          <w:sz w:val="24"/>
          <w:rtl/>
        </w:rPr>
        <w:lastRenderedPageBreak/>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דתניא</w:t>
      </w:r>
      <w:r w:rsidRPr="00B078C3">
        <w:rPr>
          <w:rFonts w:ascii="FontbitDavid" w:hAnsi="FontbitDavid"/>
          <w:sz w:val="24"/>
          <w:rtl/>
        </w:rPr>
        <w:t xml:space="preserve">, המפלת </w:t>
      </w:r>
      <w:ins w:id="98271" w:author="מנוע מכני" w:date="2026-10-11T12:04:39Z">
        <w:r>
          <w:rPr>
            <w:rFonts w:ascii="FontbitDavid" w:hAnsi="FontbitDavid"/>
            <w:sz w:val="24"/>
            <w:rtl/>
          </w:rPr>
          <w:t xml:space="preserve">יפה</w:t>
        </w:r>
      </w:ins>
      <w:del w:id="98272"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שאינו מרוקם, </w:t>
      </w:r>
      <w:r w:rsidRPr="00B078C3">
        <w:rPr>
          <w:rStyle w:val="2fb"/>
          <w:rFonts w:ascii="FontbitDavid" w:hAnsi="FontbitDavid"/>
          <w:sz w:val="24"/>
          <w:rtl/>
        </w:rPr>
        <w:t xml:space="preserve">ר' יהושע</w:t>
      </w:r>
      <w:r w:rsidRPr="00B078C3">
        <w:rPr>
          <w:rFonts w:ascii="FontbitDavid" w:hAnsi="FontbitDavid"/>
          <w:sz w:val="24"/>
          <w:rtl/>
        </w:rPr>
        <w:t xml:space="preserve"> אומר ולד, וחכ"א אינו ולד.</w:t>
      </w:r>
    </w:p>
    <w:p>
      <w:pPr>
        <w:pStyle w:val="38"/>
        <w:rPr>
          <w:ins w:id="99687" w:author="מנוע מכני" w:date="2026-10-11T12:04:39Z"/>
        </w:rPr>
      </w:pPr>
      <w:r w:rsidRPr="00B078C3">
        <w:t>א</w:t>
      </w:r>
      <w:r>
        <w:t xml:space="preserve">רש</w:t>
      </w:r>
      <w:ins w:id="91039" w:author="מנוע מכני" w:date="2026-10-11T12:04:39Z">
        <w:r>
          <w:t xml:space="preserve">ב"ל</w:t>
        </w:r>
      </w:ins>
      <w:del w:id="91040" w:author="מנוע מכני" w:date="2026-10-11T12:04:39Z">
        <w:r>
          <w:delText xml:space="preserve">ב''ל</w:delText>
        </w:r>
      </w:del>
      <w:r>
        <w:t xml:space="preserve"> מ</w:t>
      </w:r>
      <w:ins w:id="91041" w:author="מנוע מכני" w:date="2026-10-11T12:04:39Z">
        <w:r>
          <w:t xml:space="preserve">ר"א</w:t>
        </w:r>
      </w:ins>
      <w:del w:id="91042"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996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מחלוקת - בעכור, אבל בצלול - דברי הכל אינו ולד.</w:t>
      </w:r>
    </w:p>
    <w:p>
      <w:pPr>
        <w:pStyle w:val="38"/>
        <w:rPr>
          <w:ins w:id="99689" w:author="מנוע מכני" w:date="2026-10-11T12:04:39Z"/>
        </w:rPr>
      </w:pPr>
      <w:r w:rsidRPr="00B078C3">
        <w:t>ור</w:t>
      </w:r>
      <w:r>
        <w:t xml:space="preserve">י</w:t>
      </w:r>
      <w:ins w:id="91043" w:author="מנוע מכני" w:date="2026-10-11T12:04:39Z">
        <w:r>
          <w:t xml:space="preserve">ב"ל</w:t>
        </w:r>
      </w:ins>
      <w:del w:id="91044" w:author="מנוע מכני" w:date="2026-10-11T12:04:39Z">
        <w:r>
          <w:delText xml:space="preserve">ב''ל</w:delText>
        </w:r>
      </w:del>
      <w:del w:id="101709"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6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בצלול מחלוקת.</w:t>
      </w:r>
    </w:p>
    <w:p>
      <w:pPr>
        <w:pStyle w:val="38"/>
        <w:rPr>
          <w:ins w:id="99692" w:author="מנוע מכני" w:date="2026-10-11T12:04:39Z"/>
        </w:rPr>
      </w:pPr>
      <w:del w:id="99691" w:author="מנוע מכני" w:date="2026-10-11T12:04:39Z">
        <w:r w:rsidRPr="00017C1D">
          <w:delText xml:space="preserve">•</w:delText>
        </w:r>
      </w:del>
      <w:r w:rsidRPr="00017C1D">
        <w:t xml:space="preserve"> </w:t>
      </w:r>
      <w:r w:rsidRPr="00017C1D">
        <w:t>איבעיא</w:t>
      </w:r>
      <w:r w:rsidRPr="00017C1D">
        <w:t xml:space="preserve"> להו:</w:t>
      </w:r>
    </w:p>
    <w:p w:rsidR="00E403F0" w:rsidRPr="00017C1D" w:rsidRDefault="00E403F0" w:rsidP="00E403F0">
      <w:pPr>
        <w:rPr>
          <w:rFonts w:ascii="FontbitDavid" w:hAnsi="FontbitDavid"/>
          <w:spacing w:val="-6"/>
          <w:sz w:val="24"/>
          <w:rtl/>
        </w:rPr>
      </w:pPr>
      <w:del w:id="99693"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בצלול מחלוקת אבל בעכור דברי הכל ולד, </w:t>
      </w:r>
      <w:r w:rsidRPr="00017C1D">
        <w:rPr>
          <w:rFonts w:ascii="FontbitDavid" w:hAnsi="FontbitDavid"/>
          <w:b/>
          <w:bCs/>
          <w:spacing w:val="-6"/>
          <w:sz w:val="24"/>
          <w:rtl/>
        </w:rPr>
        <w:t>או"ד</w:t>
      </w:r>
      <w:r w:rsidRPr="00017C1D">
        <w:rPr>
          <w:rFonts w:ascii="FontbitDavid" w:hAnsi="FontbitDavid"/>
          <w:spacing w:val="-6"/>
          <w:sz w:val="24"/>
          <w:rtl/>
        </w:rPr>
        <w:t xml:space="preserve"> - בין בזה ובין בזה מחלוקת? </w:t>
      </w:r>
      <w:r w:rsidRPr="00017C1D">
        <w:rPr>
          <w:rFonts w:ascii="FontbitDavid" w:hAnsi="FontbitDavid"/>
          <w:b/>
          <w:bCs/>
          <w:spacing w:val="-6"/>
          <w:sz w:val="24"/>
          <w:rtl/>
        </w:rPr>
        <w:t>תיקו</w:t>
      </w:r>
      <w:r w:rsidRPr="00017C1D">
        <w:rPr>
          <w:rFonts w:ascii="FontbitDavid" w:hAnsi="FontbitDavid"/>
          <w:spacing w:val="-6"/>
          <w:sz w:val="24"/>
          <w:rtl/>
        </w:rPr>
        <w:t>.</w:t>
      </w:r>
    </w:p>
    <w:p>
      <w:pPr>
        <w:pStyle w:val="38"/>
        <w:rPr>
          <w:ins w:id="99694" w:author="מנוע מכני" w:date="2026-10-11T12:04:39Z"/>
        </w:rPr>
      </w:pPr>
      <w:r w:rsidRPr="005F2601">
        <w:t>ויש להוכיח מהך דד</w:t>
      </w:r>
      <w:r w:rsidRPr="005F2601">
        <w:t>רש ר</w:t>
      </w:r>
      <w:r w:rsidRPr="005F2601">
        <w:t xml:space="preserve">י</w:t>
      </w:r>
      <w:ins w:id="91045" w:author="מנוע מכני" w:date="2026-10-11T12:04:39Z">
        <w:r>
          <w:t xml:space="preserve">ב"ח</w:t>
        </w:r>
      </w:ins>
      <w:del w:id="91046" w:author="מנוע מכני" w:date="2026-10-11T12:04:39Z">
        <w:r w:rsidRPr="005F2601">
          <w:delText xml:space="preserve">ב''ח</w:delText>
        </w:r>
      </w:del>
      <w:r w:rsidRPr="00B078C3">
        <w:t xml:space="preserve">:</w:t>
      </w:r>
    </w:p>
    <w:p w:rsidR="00E403F0" w:rsidRPr="00B078C3" w:rsidRDefault="00E403F0" w:rsidP="00E403F0">
      <w:pPr>
        <w:rPr>
          <w:rFonts w:ascii="FontbitDavid" w:hAnsi="FontbitDavid"/>
          <w:sz w:val="24"/>
          <w:rtl/>
        </w:rPr>
      </w:pPr>
      <w:del w:id="99695" w:author="מנוע מכני" w:date="2026-10-11T12:04:39Z">
        <w:r w:rsidRPr="00B078C3">
          <w:rPr>
            <w:rFonts w:ascii="FontbitDavid" w:hAnsi="FontbitDavid"/>
            <w:sz w:val="24"/>
            <w:rtl/>
          </w:rPr>
          <w:delText xml:space="preserve"> </w:delText>
        </w:r>
      </w:del>
      <w:r>
        <w:rPr>
          <w:rFonts w:ascii="FontbitDavid" w:hAnsi="FontbitDavid" w:hint="cs"/>
          <w:sz w:val="24"/>
          <w:rtl/>
        </w:rPr>
        <w:t>'</w:t>
      </w:r>
      <w:r>
        <w:rPr>
          <w:rStyle w:val="afffff0"/>
          <w:rFonts w:ascii="FontbitDavid" w:hAnsi="FontbitDavid"/>
          <w:sz w:val="24"/>
          <w:rtl/>
        </w:rPr>
        <w:t xml:space="preserve">ויעש </w:t>
      </w:r>
      <w:r>
        <w:rPr>
          <w:rStyle w:val="afffff0"/>
          <w:rFonts w:ascii="FontbitDavid" w:hAnsi="FontbitDavid"/>
          <w:sz w:val="24"/>
          <w:rtl/>
          <w:rPrChange w:id="9012" w:author="מנוע פסוקים" w:date="2026-10-11T09:23:42Z">
            <w:rPr>
              <w:rStyle w:val="afffff0"/>
              <w:rFonts w:ascii="FontbitDavid" w:hAnsi="FontbitDavid"/>
              <w:sz w:val="24"/>
              <w:rtl/>
            </w:rPr>
          </w:rPrChange>
        </w:rPr>
        <w:t xml:space="preserve">ה</w:t>
      </w:r>
      <w:r>
        <w:rPr>
          <w:rStyle w:val="afffff0"/>
          <w:rFonts w:ascii="FontbitDavid" w:hAnsi="FontbitDavid"/>
          <w:sz w:val="24"/>
          <w:rtl/>
          <w:rPrChange w:id="9013" w:author="מנוע פסוקים" w:date="2026-10-11T09:23:42Z">
            <w:rPr>
              <w:rFonts w:ascii="FontbitDavid" w:hAnsi="FontbitDavid"/>
              <w:sz w:val="24"/>
              <w:rtl/>
            </w:rPr>
          </w:rPrChange>
        </w:rPr>
        <w:t xml:space="preserve">' אלהים לאדם ולאשתו כתנות עור וילבישם</w:t>
      </w:r>
      <w:r>
        <w:rPr>
          <w:rFonts w:ascii="FontbitDavid" w:hAnsi="FontbitDavid" w:hint="cs"/>
          <w:sz w:val="24"/>
          <w:rtl/>
        </w:rPr>
        <w:t>'</w:t>
      </w:r>
      <w:r w:rsidRPr="00B078C3">
        <w:rPr>
          <w:rFonts w:ascii="FontbitDavid" w:hAnsi="FontbitDavid"/>
          <w:sz w:val="24"/>
          <w:rtl/>
        </w:rPr>
        <w:t xml:space="preserve">, מלמד שאין </w:t>
      </w:r>
      <w:r w:rsidRPr="00B078C3">
        <w:rPr>
          <w:rFonts w:ascii="FontbitDavid" w:hAnsi="FontbitDavid"/>
          <w:sz w:val="24"/>
          <w:rtl/>
        </w:rPr>
        <w:t xml:space="preserve">הק</w:t>
      </w:r>
      <w:ins w:id="91047" w:author="מנוע מכני" w:date="2026-10-11T12:04:39Z">
        <w:r>
          <w:rPr>
            <w:rFonts w:ascii="FontbitDavid" w:hAnsi="FontbitDavid" w:hint="cs"/>
            <w:sz w:val="24"/>
            <w:rtl/>
          </w:rPr>
          <w:t xml:space="preserve">ב"ה</w:t>
        </w:r>
      </w:ins>
      <w:del w:id="91048" w:author="מנוע מכני" w:date="2026-10-11T12:04:39Z">
        <w:r>
          <w:rPr>
            <w:rFonts w:ascii="FontbitDavid" w:hAnsi="FontbitDavid" w:hint="cs"/>
            <w:sz w:val="24"/>
            <w:rtl/>
          </w:rPr>
          <w:delText xml:space="preserve">ב''ה</w:delText>
        </w:r>
      </w:del>
      <w:r>
        <w:rPr>
          <w:rFonts w:ascii="FontbitDavid" w:hAnsi="FontbitDavid" w:hint="cs"/>
          <w:sz w:val="24"/>
          <w:rtl/>
        </w:rPr>
        <w:t xml:space="preserve"> </w:t>
      </w:r>
      <w:r w:rsidRPr="00B078C3">
        <w:rPr>
          <w:rFonts w:ascii="FontbitDavid" w:hAnsi="FontbitDavid"/>
          <w:sz w:val="24"/>
          <w:rtl/>
        </w:rPr>
        <w:t xml:space="preserve">עושה עור לאדם אלא </w:t>
      </w:r>
      <w:r w:rsidRPr="00B078C3">
        <w:rPr>
          <w:rFonts w:ascii="FontbitDavid" w:hAnsi="FontbitDavid"/>
          <w:sz w:val="24"/>
          <w:rtl/>
        </w:rPr>
        <w:t xml:space="preserve">א"כ</w:t>
      </w:r>
      <w:r w:rsidRPr="00B078C3">
        <w:rPr>
          <w:rFonts w:ascii="FontbitDavid" w:hAnsi="FontbitDavid"/>
          <w:sz w:val="24"/>
          <w:rtl/>
        </w:rPr>
        <w:t xml:space="preserve"> נוצר.</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אלמא: בעור תליא </w:t>
      </w:r>
      <w:ins w:id="93859" w:author="מנוע מכני" w:date="2026-10-11T12:04:39Z">
        <w:r>
          <w:rPr>
            <w:rFonts w:ascii="FontbitDavid" w:hAnsi="FontbitDavid"/>
            <w:spacing w:val="-4"/>
            <w:sz w:val="24"/>
            <w:rtl/>
          </w:rPr>
          <w:t xml:space="preserve">דבר</w:t>
        </w:r>
      </w:ins>
      <w:del w:id="93860" w:author="מנוע מכני" w:date="2026-10-11T12:04:39Z">
        <w:r w:rsidRPr="00017C1D">
          <w:rPr>
            <w:rFonts w:ascii="FontbitDavid" w:hAnsi="FontbitDavid"/>
            <w:spacing w:val="-4"/>
            <w:sz w:val="24"/>
            <w:rtl/>
          </w:rPr>
          <w:delText xml:space="preserve">מילתא</w:delText>
        </w:r>
      </w:del>
      <w:r w:rsidRPr="00017C1D">
        <w:rPr>
          <w:rFonts w:ascii="FontbitDavid" w:hAnsi="FontbitDavid"/>
          <w:spacing w:val="-4"/>
          <w:sz w:val="24"/>
          <w:rtl/>
        </w:rPr>
        <w:t xml:space="preserve">, </w:t>
      </w:r>
      <w:r w:rsidRPr="00017C1D">
        <w:rPr>
          <w:rFonts w:ascii="FontbitDavid" w:hAnsi="FontbitDavid"/>
          <w:spacing w:val="-4"/>
          <w:sz w:val="24"/>
          <w:rtl/>
        </w:rPr>
        <w:t xml:space="preserve">לא</w:t>
      </w:r>
      <w:r w:rsidRPr="00017C1D">
        <w:rPr>
          <w:rFonts w:ascii="FontbitDavid" w:hAnsi="FontbitDavid"/>
          <w:spacing w:val="-4"/>
          <w:sz w:val="24"/>
          <w:rtl/>
        </w:rPr>
        <w:t xml:space="preserve"> שנא עכור ול"ש צלול.</w:t>
      </w:r>
      <w:r w:rsidRPr="00017C1D">
        <w:rPr>
          <w:rFonts w:ascii="FontbitDavid" w:hAnsi="FontbitDavid" w:hint="cs"/>
          <w:spacing w:val="-4"/>
          <w:sz w:val="24"/>
          <w:rtl/>
        </w:rPr>
        <w:t xml:space="preserve"> </w:t>
      </w:r>
      <w:ins w:id="97385" w:author="מנוע מכני" w:date="2026-10-11T12:04:39Z">
        <w:r>
          <w:rPr>
            <w:rFonts w:ascii="FontbitDavid" w:hAnsi="FontbitDavid" w:hint="cs"/>
            <w:spacing w:val="-4"/>
            <w:sz w:val="24"/>
            <w:rtl/>
          </w:rPr>
          <w:t xml:space="preserve">דאם </w:t>
        </w:r>
      </w:ins>
      <w:del w:id="97386" w:author="מנוע מכני" w:date="2026-10-11T12:04:39Z">
        <w:r w:rsidRPr="00017C1D">
          <w:rPr>
            <w:rFonts w:ascii="FontbitDavid" w:hAnsi="FontbitDavid" w:hint="cs"/>
            <w:spacing w:val="-4"/>
            <w:sz w:val="24"/>
            <w:rtl/>
          </w:rPr>
          <w:delText xml:space="preserve">דאי </w:delText>
        </w:r>
      </w:del>
      <w:r w:rsidRPr="00017C1D">
        <w:rPr>
          <w:rFonts w:ascii="FontbitDavid" w:hAnsi="FontbitDavid"/>
          <w:spacing w:val="-4"/>
          <w:sz w:val="24"/>
          <w:rtl/>
        </w:rPr>
        <w:t xml:space="preserve">בצלול מחלוקת - היינו </w:t>
      </w:r>
      <w:ins w:id="98273" w:author="מנוע מכני" w:date="2026-10-11T12:04:39Z">
        <w:ins w:id="90093" w:author="Claude - סמנטי" w:date="2026-10-11T12:19:29Z">
          <w:r>
            <w:rPr>
              <w:rFonts w:ascii="FontbitDavid" w:hAnsi="FontbitDavid"/>
              <w:spacing w:val="-4"/>
              <w:sz w:val="24"/>
              <w:rtl/>
            </w:rPr>
            <w:t xml:space="preserve">שהוצרך</w:t>
          </w:r>
        </w:ins>
        <w:del w:id="90094" w:author="Claude - סמנטי" w:date="2026-10-11T12:19:29Z">
          <w:r>
            <w:rPr>
              <w:rFonts w:ascii="FontbitDavid" w:hAnsi="FontbitDavid"/>
              <w:spacing w:val="-4"/>
              <w:sz w:val="24"/>
              <w:rtl/>
            </w:rPr>
            <w:delText xml:space="preserve">דהוצרך</w:delText>
          </w:r>
        </w:del>
      </w:ins>
      <w:del w:id="98274" w:author="מנוע מכני" w:date="2026-10-11T12:04:39Z">
        <w:r w:rsidRPr="00017C1D">
          <w:rPr>
            <w:rFonts w:ascii="FontbitDavid" w:hAnsi="FontbitDavid"/>
            <w:spacing w:val="-4"/>
            <w:sz w:val="24"/>
            <w:rtl/>
          </w:rPr>
          <w:delText xml:space="preserve">דאיצטריך</w:delText>
        </w:r>
      </w:del>
      <w:r w:rsidRPr="00017C1D">
        <w:rPr>
          <w:rFonts w:ascii="FontbitDavid" w:hAnsi="FontbitDavid"/>
          <w:spacing w:val="-4"/>
          <w:sz w:val="24"/>
          <w:rtl/>
        </w:rPr>
        <w:t xml:space="preserve"> קרא, </w:t>
      </w:r>
    </w:p>
    <w:p>
      <w:pPr>
        <w:pStyle w:val="38"/>
        <w:rPr>
          <w:ins w:id="99696" w:author="מנוע מכני" w:date="2026-10-11T12:04:39Z"/>
        </w:rPr>
      </w:pPr>
      <w:r w:rsidRPr="00B078C3">
        <w:t xml:space="preserve">אלא</w:t>
      </w:r>
    </w:p>
    <w:p w:rsidR="00E403F0" w:rsidRPr="00B078C3" w:rsidRDefault="00E403F0" w:rsidP="00E403F0">
      <w:pPr>
        <w:rPr>
          <w:rFonts w:ascii="FontbitDavid" w:hAnsi="FontbitDavid"/>
          <w:sz w:val="24"/>
          <w:rtl/>
        </w:rPr>
      </w:pPr>
      <w:del w:id="99697" w:author="מנוע מכני" w:date="2026-10-11T12:04:39Z">
        <w:r w:rsidRPr="00B078C3">
          <w:rPr>
            <w:rFonts w:ascii="FontbitDavid" w:hAnsi="FontbitDavid"/>
            <w:sz w:val="24"/>
            <w:rtl/>
          </w:rPr>
          <w:delText xml:space="preserve"> </w:delText>
        </w:r>
      </w:del>
      <w:ins w:id="97387" w:author="מנוע מכני" w:date="2026-10-11T12:04:39Z">
        <w:r>
          <w:rPr>
            <w:rFonts w:ascii="FontbitDavid" w:hAnsi="FontbitDavid"/>
            <w:sz w:val="24"/>
            <w:rtl/>
          </w:rPr>
          <w:t xml:space="preserve">אם </w:t>
        </w:r>
      </w:ins>
      <w:del w:id="97388" w:author="מנוע מכני" w:date="2026-10-11T12:04:39Z">
        <w:r w:rsidRPr="00B078C3">
          <w:rPr>
            <w:rFonts w:ascii="FontbitDavid" w:hAnsi="FontbitDavid"/>
            <w:sz w:val="24"/>
            <w:rtl/>
          </w:rPr>
          <w:delText xml:space="preserve">אי</w:delText>
        </w:r>
        <w:r>
          <w:rPr>
            <w:rFonts w:ascii="FontbitDavid" w:hAnsi="FontbitDavid"/>
            <w:sz w:val="24"/>
            <w:rtl/>
          </w:rPr>
          <w:delText xml:space="preserve"> </w:delText>
        </w:r>
      </w:del>
      <w:ins w:id="96791" w:author="מנוע מכני" w:date="2026-10-11T12:04:39Z"/>
      <w:del w:id="96792"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r w:rsidRPr="00B078C3">
        <w:rPr>
          <w:rFonts w:ascii="FontbitDavid" w:hAnsi="FontbitDavid"/>
          <w:sz w:val="24"/>
          <w:rtl/>
        </w:rPr>
        <w:t xml:space="preserve">בעכור מחלוקת למה לי קרא? סברא </w:t>
      </w:r>
      <w:ins w:id="95343" w:author="מנוע מכני" w:date="2026-10-11T12:04:39Z">
        <w:r>
          <w:rPr>
            <w:rFonts w:ascii="FontbitDavid" w:hAnsi="FontbitDavid"/>
            <w:sz w:val="24"/>
            <w:rtl/>
          </w:rPr>
          <w:t xml:space="preserve">סתם</w:t>
        </w:r>
      </w:ins>
      <w:del w:id="95344" w:author="מנוע מכני" w:date="2026-10-11T12:04:39Z">
        <w:r w:rsidRPr="00B078C3">
          <w:rPr>
            <w:rFonts w:ascii="FontbitDavid" w:hAnsi="FontbitDavid"/>
            <w:sz w:val="24"/>
            <w:rtl/>
          </w:rPr>
          <w:delText xml:space="preserve">בעלמא</w:delText>
        </w:r>
      </w:del>
      <w:r w:rsidRPr="00B078C3">
        <w:rPr>
          <w:rFonts w:ascii="FontbitDavid" w:hAnsi="FontbitDavid"/>
          <w:sz w:val="24"/>
          <w:rtl/>
        </w:rPr>
        <w:t xml:space="preserve"> הוא!</w:t>
      </w:r>
      <w:r w:rsidRPr="005F2601">
        <w:rPr>
          <w:rFonts w:ascii="FontbitDavid" w:hAnsi="FontbitDavid"/>
          <w:b/>
          <w:bCs/>
          <w:sz w:val="24"/>
          <w:rtl/>
        </w:rPr>
        <w:t xml:space="preserve"> אלא </w:t>
      </w:r>
      <w:ins w:id="91049" w:author="מנוע מכני" w:date="2026-10-11T12:04:39Z">
        <w:r>
          <w:rPr>
            <w:rFonts w:ascii="FontbitDavid" w:hAnsi="FontbitDavid"/>
            <w:b/>
            <w:bCs/>
            <w:sz w:val="24"/>
            <w:rtl/>
          </w:rPr>
          <w:t xml:space="preserve">ש"מ</w:t>
        </w:r>
      </w:ins>
      <w:del w:id="91050" w:author="מנוע מכני" w:date="2026-10-11T12:04:39Z">
        <w:r w:rsidRPr="005F2601">
          <w:rPr>
            <w:rFonts w:ascii="FontbitDavid" w:hAnsi="FontbitDavid"/>
            <w:b/>
            <w:bCs/>
            <w:sz w:val="24"/>
            <w:rtl/>
          </w:rPr>
          <w:delText xml:space="preserve">ש</w:delText>
        </w:r>
        <w:r w:rsidRPr="005F2601">
          <w:rPr>
            <w:rFonts w:ascii="FontbitDavid" w:hAnsi="FontbitDavid" w:hint="cs"/>
            <w:b/>
            <w:bCs/>
            <w:sz w:val="24"/>
            <w:rtl/>
          </w:rPr>
          <w:delText xml:space="preserve">''מ</w:delText>
        </w:r>
      </w:del>
      <w:r w:rsidRPr="005F2601">
        <w:rPr>
          <w:rFonts w:ascii="FontbitDavid" w:hAnsi="FontbitDavid"/>
          <w:b/>
          <w:bCs/>
          <w:sz w:val="24"/>
          <w:rtl/>
        </w:rPr>
        <w:t xml:space="preserve">: בצלול מחלוקת, </w:t>
      </w:r>
      <w:ins w:id="91051" w:author="מנוע מכני" w:date="2026-10-11T12:04:39Z">
        <w:r>
          <w:rPr>
            <w:rFonts w:ascii="FontbitDavid" w:hAnsi="FontbitDavid"/>
            <w:b/>
            <w:bCs/>
            <w:sz w:val="24"/>
            <w:rtl/>
          </w:rPr>
          <w:t xml:space="preserve">ש"מ</w:t>
        </w:r>
      </w:ins>
      <w:del w:id="91052" w:author="מנוע מכני" w:date="2026-10-11T12:04:39Z">
        <w:r w:rsidRPr="005F2601">
          <w:rPr>
            <w:rFonts w:ascii="FontbitDavid" w:hAnsi="FontbitDavid"/>
            <w:b/>
            <w:bCs/>
            <w:sz w:val="24"/>
            <w:rtl/>
          </w:rPr>
          <w:delText xml:space="preserve">ש</w:delText>
        </w:r>
        <w:r w:rsidRPr="005F2601">
          <w:rPr>
            <w:rFonts w:ascii="FontbitDavid" w:hAnsi="FontbitDavid" w:hint="cs"/>
            <w:b/>
            <w:bCs/>
            <w:sz w:val="24"/>
            <w:rtl/>
          </w:rPr>
          <w:delText xml:space="preserve">''מ</w:delText>
        </w:r>
      </w:del>
      <w:r w:rsidRPr="005F2601">
        <w:rPr>
          <w:rFonts w:ascii="FontbitDavid" w:hAnsi="FontbitDavid"/>
          <w:b/>
          <w:bCs/>
          <w:sz w:val="24"/>
          <w:rtl/>
        </w:rPr>
        <w:t>.</w:t>
      </w:r>
    </w:p>
    <w:p>
      <w:pPr>
        <w:pStyle w:val="38"/>
        <w:rPr>
          <w:ins w:id="99698" w:author="מנוע מכני" w:date="2026-10-11T12:04:39Z"/>
        </w:rPr>
      </w:pPr>
      <w:r w:rsidRPr="00B078C3">
        <w:t>וכן א</w:t>
      </w:r>
      <w:r>
        <w:t xml:space="preserve">רנ</w:t>
      </w:r>
      <w:ins w:id="91053" w:author="מנוע מכני" w:date="2026-10-11T12:04:39Z">
        <w:r>
          <w:t xml:space="preserve">ב"א</w:t>
        </w:r>
      </w:ins>
      <w:del w:id="91054" w:author="מנוע מכני" w:date="2026-10-11T12:04:39Z">
        <w:r>
          <w:delText xml:space="preserve">ב''א</w:delText>
        </w:r>
      </w:del>
      <w:r w:rsidRPr="00B078C3">
        <w:t xml:space="preserve">:</w:t>
      </w:r>
    </w:p>
    <w:p w:rsidR="00E403F0" w:rsidRDefault="00E403F0" w:rsidP="00E403F0">
      <w:pPr>
        <w:rPr>
          <w:rFonts w:ascii="FontbitDavid" w:hAnsi="FontbitDavid"/>
          <w:sz w:val="24"/>
          <w:rtl/>
        </w:rPr>
      </w:pPr>
      <w:del w:id="996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מחלוקת בעכור, אבל בצלול - דברי הכל אינו ולד </w:t>
      </w:r>
    </w:p>
    <w:p w:rsidR="00E403F0" w:rsidRDefault="00E403F0" w:rsidP="00E403F0">
      <w:pPr>
        <w:rPr>
          <w:rFonts w:ascii="FontbitDavid" w:hAnsi="FontbitDavid"/>
          <w:sz w:val="24"/>
          <w:rtl/>
        </w:rPr>
      </w:pPr>
    </w:p>
    <w:p>
      <w:pPr>
        <w:pStyle w:val="38"/>
        <w:rPr>
          <w:ins w:id="99700" w:author="מנוע מכני" w:date="2026-10-11T12:04:39Z"/>
        </w:rPr>
      </w:pPr>
      <w:r w:rsidRPr="00017C1D">
        <w:t xml:space="preserve">איתיביה רבא לר"נ:</w:t>
      </w:r>
    </w:p>
    <w:p w:rsidR="00E403F0" w:rsidRPr="00017C1D" w:rsidRDefault="00E403F0" w:rsidP="00E403F0">
      <w:pPr>
        <w:rPr>
          <w:rFonts w:ascii="FontbitDavid" w:hAnsi="FontbitDavid"/>
          <w:spacing w:val="-2"/>
          <w:sz w:val="24"/>
          <w:rtl/>
        </w:rPr>
      </w:pPr>
      <w:del w:id="99701"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אלא אמרו, סימן ולד בבהמה דקה טינוף, בגסה שליא, באשה </w:t>
      </w:r>
      <w:ins w:id="98275" w:author="מנוע מכני" w:date="2026-10-11T12:04:39Z">
        <w:r>
          <w:rPr>
            <w:rFonts w:ascii="FontbitDavid" w:hAnsi="FontbitDavid"/>
            <w:spacing w:val="-2"/>
            <w:sz w:val="24"/>
            <w:rtl/>
          </w:rPr>
          <w:t xml:space="preserve">יפה</w:t>
        </w:r>
      </w:ins>
      <w:del w:id="98276" w:author="מנוע מכני" w:date="2026-10-11T12:04:39Z">
        <w:r w:rsidRPr="00017C1D">
          <w:rPr>
            <w:rFonts w:ascii="FontbitDavid" w:hAnsi="FontbitDavid"/>
            <w:spacing w:val="-2"/>
            <w:sz w:val="24"/>
            <w:rtl/>
          </w:rPr>
          <w:delText xml:space="preserve">שפיר</w:delText>
        </w:r>
      </w:del>
      <w:r w:rsidRPr="00017C1D">
        <w:rPr>
          <w:rFonts w:ascii="FontbitDavid" w:hAnsi="FontbitDavid"/>
          <w:spacing w:val="-2"/>
          <w:sz w:val="24"/>
          <w:rtl/>
        </w:rPr>
        <w:t xml:space="preserve"> ושליא.</w:t>
      </w:r>
    </w:p>
    <w:p w:rsidR="00E403F0" w:rsidRPr="00B078C3" w:rsidRDefault="00E403F0" w:rsidP="00E403F0">
      <w:pPr>
        <w:rPr>
          <w:rFonts w:ascii="FontbitDavid" w:hAnsi="FontbitDavid"/>
          <w:sz w:val="24"/>
          <w:rtl/>
        </w:rPr>
      </w:pPr>
      <w:r w:rsidRPr="00B078C3">
        <w:rPr>
          <w:rFonts w:ascii="FontbitDavid" w:hAnsi="FontbitDavid"/>
          <w:sz w:val="24"/>
          <w:rtl/>
        </w:rPr>
        <w:t xml:space="preserve">ואילו </w:t>
      </w:r>
      <w:ins w:id="98277" w:author="מנוע מכני" w:date="2026-10-11T12:04:39Z">
        <w:r>
          <w:rPr>
            <w:rFonts w:ascii="FontbitDavid" w:hAnsi="FontbitDavid"/>
            <w:sz w:val="24"/>
            <w:rtl/>
          </w:rPr>
          <w:t xml:space="preserve">יפה</w:t>
        </w:r>
      </w:ins>
      <w:del w:id="98278"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בבהמה - </w:t>
      </w:r>
      <w:r w:rsidRPr="00B078C3">
        <w:rPr>
          <w:rFonts w:ascii="FontbitDavid" w:hAnsi="FontbitDavid"/>
          <w:sz w:val="24"/>
          <w:rtl/>
        </w:rPr>
        <w:t xml:space="preserve">לא</w:t>
      </w:r>
      <w:r w:rsidRPr="00B078C3">
        <w:rPr>
          <w:rFonts w:ascii="FontbitDavid" w:hAnsi="FontbitDavid"/>
          <w:sz w:val="24"/>
          <w:rtl/>
        </w:rPr>
        <w:t xml:space="preserve"> פטר</w:t>
      </w:r>
      <w:ins w:id="96793" w:author="מנוע מכני" w:date="2026-10-11T12:04:39Z">
        <w:r>
          <w:rPr>
            <w:rFonts w:ascii="FontbitDavid" w:hAnsi="FontbitDavid"/>
            <w:sz w:val="24"/>
            <w:rtl/>
          </w:rPr>
          <w:t xml:space="preserve">,</w:t>
        </w:r>
      </w:ins>
      <w:del w:id="96794" w:author="מנוע מכני" w:date="2026-10-11T12:04:39Z">
        <w:r w:rsidRPr="00B078C3">
          <w:rPr>
            <w:rFonts w:ascii="FontbitDavid" w:hAnsi="FontbitDavid"/>
            <w:sz w:val="24"/>
            <w:rtl/>
          </w:rPr>
          <w:delText xml:space="preserve">;</w:delText>
        </w:r>
      </w:del>
    </w:p>
    <w:p w:rsidR="00E403F0" w:rsidRPr="00017C1D" w:rsidRDefault="00E403F0" w:rsidP="00E403F0">
      <w:pPr>
        <w:rPr>
          <w:rFonts w:ascii="FontbitDavid" w:hAnsi="FontbitDavid"/>
          <w:spacing w:val="-2"/>
          <w:sz w:val="24"/>
          <w:rtl/>
        </w:rPr>
      </w:pPr>
      <w:r w:rsidRPr="00017C1D">
        <w:rPr>
          <w:rFonts w:ascii="FontbitDavid" w:hAnsi="FontbitDavid" w:hint="cs"/>
          <w:spacing w:val="-2"/>
          <w:sz w:val="24"/>
          <w:rtl/>
        </w:rPr>
        <w:t>בשלמא</w:t>
      </w:r>
      <w:r w:rsidRPr="00017C1D">
        <w:rPr>
          <w:rFonts w:ascii="FontbitDavid" w:hAnsi="FontbitDavid"/>
          <w:spacing w:val="-2"/>
          <w:sz w:val="24"/>
          <w:rtl/>
        </w:rPr>
        <w:t xml:space="preserve"> בצלול מחלוקת</w:t>
      </w:r>
      <w:ins w:id="96795" w:author="מנוע מכני" w:date="2026-10-11T12:04:39Z">
        <w:r>
          <w:rPr>
            <w:rFonts w:ascii="FontbitDavid" w:hAnsi="FontbitDavid"/>
            <w:spacing w:val="-2"/>
            <w:sz w:val="24"/>
            <w:rtl/>
          </w:rPr>
          <w:t xml:space="preserve"> </w:t>
        </w:r>
      </w:ins>
      <w:del w:id="96796"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מ</w:t>
      </w:r>
      <w:ins w:id="91055" w:author="מנוע מכני" w:date="2026-10-11T12:04:39Z">
        <w:r>
          <w:rPr>
            <w:rFonts w:ascii="FontbitDavid" w:hAnsi="FontbitDavid"/>
            <w:spacing w:val="-2"/>
            <w:sz w:val="24"/>
            <w:rtl/>
          </w:rPr>
          <w:t xml:space="preserve">ש"ה</w:t>
        </w:r>
      </w:ins>
      <w:del w:id="91056" w:author="מנוע מכני" w:date="2026-10-11T12:04:39Z">
        <w:r w:rsidRPr="00017C1D">
          <w:rPr>
            <w:rFonts w:ascii="FontbitDavid" w:hAnsi="FontbitDavid"/>
            <w:spacing w:val="-2"/>
            <w:sz w:val="24"/>
            <w:rtl/>
          </w:rPr>
          <w:delText xml:space="preserve">ש</w:delText>
        </w:r>
        <w:r w:rsidRPr="00017C1D">
          <w:rPr>
            <w:rFonts w:ascii="FontbitDavid" w:hAnsi="FontbitDavid" w:hint="cs"/>
            <w:spacing w:val="-2"/>
            <w:sz w:val="24"/>
            <w:rtl/>
          </w:rPr>
          <w:delText xml:space="preserve">''ה</w:delText>
        </w:r>
      </w:del>
      <w:r w:rsidRPr="00017C1D">
        <w:rPr>
          <w:rFonts w:ascii="FontbitDavid" w:hAnsi="FontbitDavid"/>
          <w:spacing w:val="-2"/>
          <w:sz w:val="24"/>
          <w:rtl/>
        </w:rPr>
        <w:t xml:space="preserve">: אשה </w:t>
      </w:r>
      <w:r w:rsidRPr="00017C1D">
        <w:rPr>
          <w:rFonts w:ascii="FontbitDavid" w:hAnsi="FontbitDavid" w:hint="cs"/>
          <w:spacing w:val="-2"/>
          <w:sz w:val="24"/>
          <w:rtl/>
        </w:rPr>
        <w:t xml:space="preserve">שריבה בה הכתוב פטר בה, ובהמה דלא ריבה </w:t>
      </w:r>
      <w:r w:rsidRPr="00017C1D">
        <w:rPr>
          <w:rFonts w:ascii="FontbitDavid" w:hAnsi="FontbitDavid" w:hint="cs"/>
          <w:spacing w:val="-2"/>
          <w:sz w:val="24"/>
          <w:rtl/>
        </w:rPr>
        <w:t xml:space="preserve">לא</w:t>
      </w:r>
      <w:r w:rsidRPr="00017C1D">
        <w:rPr>
          <w:rFonts w:ascii="FontbitDavid" w:hAnsi="FontbitDavid" w:hint="cs"/>
          <w:spacing w:val="-2"/>
          <w:sz w:val="24"/>
          <w:rtl/>
        </w:rPr>
        <w:t xml:space="preserve"> פטר. </w:t>
      </w:r>
    </w:p>
    <w:p>
      <w:pPr>
        <w:pStyle w:val="38"/>
        <w:rPr>
          <w:ins w:id="99702" w:author="מנוע מכני" w:date="2026-10-11T12:04:39Z"/>
        </w:rPr>
      </w:pPr>
      <w:r w:rsidRPr="00B078C3">
        <w:t xml:space="preserve">אלא</w:t>
      </w:r>
    </w:p>
    <w:p w:rsidR="00E403F0" w:rsidRDefault="00E403F0" w:rsidP="00E403F0">
      <w:pPr>
        <w:rPr>
          <w:rFonts w:ascii="FontbitDavid" w:hAnsi="FontbitDavid"/>
          <w:sz w:val="24"/>
          <w:rtl/>
        </w:rPr>
      </w:pPr>
      <w:del w:id="99703" w:author="מנוע מכני" w:date="2026-10-11T12:04:39Z">
        <w:r w:rsidRPr="00B078C3">
          <w:rPr>
            <w:rFonts w:ascii="FontbitDavid" w:hAnsi="FontbitDavid"/>
            <w:sz w:val="24"/>
            <w:rtl/>
          </w:rPr>
          <w:delText xml:space="preserve"> </w:delText>
        </w:r>
      </w:del>
      <w:ins w:id="97389" w:author="מנוע מכני" w:date="2026-10-11T12:04:39Z">
        <w:r>
          <w:rPr>
            <w:rFonts w:ascii="FontbitDavid" w:hAnsi="FontbitDavid"/>
            <w:sz w:val="24"/>
            <w:rtl/>
          </w:rPr>
          <w:t xml:space="preserve">אם </w:t>
        </w:r>
      </w:ins>
      <w:del w:id="9739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בעכור מחלוקת, מכדי סברא הוא, </w:t>
      </w:r>
      <w:ins w:id="95345" w:author="מנוע מכני" w:date="2026-10-11T12:04:39Z">
        <w:r>
          <w:rPr>
            <w:rFonts w:ascii="FontbitDavid" w:hAnsi="FontbitDavid"/>
            <w:sz w:val="24"/>
            <w:rtl/>
          </w:rPr>
          <w:t xml:space="preserve">מה</w:t>
        </w:r>
      </w:ins>
      <w:del w:id="95346"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שנא אשה </w:t>
      </w:r>
      <w:ins w:id="95347" w:author="מנוע מכני" w:date="2026-10-11T12:04:39Z">
        <w:r>
          <w:rPr>
            <w:rFonts w:ascii="FontbitDavid" w:hAnsi="FontbitDavid"/>
            <w:sz w:val="24"/>
            <w:rtl/>
          </w:rPr>
          <w:t xml:space="preserve">ומה</w:t>
        </w:r>
      </w:ins>
      <w:del w:id="95348" w:author="מנוע מכני" w:date="2026-10-11T12:04:39Z">
        <w:r w:rsidRPr="00B078C3">
          <w:rPr>
            <w:rFonts w:ascii="FontbitDavid" w:hAnsi="FontbitDavid"/>
            <w:sz w:val="24"/>
            <w:rtl/>
          </w:rPr>
          <w:delText xml:space="preserve">ומאי</w:delText>
        </w:r>
      </w:del>
      <w:r w:rsidRPr="00B078C3">
        <w:rPr>
          <w:rFonts w:ascii="FontbitDavid" w:hAnsi="FontbitDavid"/>
          <w:sz w:val="24"/>
          <w:rtl/>
        </w:rPr>
        <w:t xml:space="preserve"> שנא בהמה? </w:t>
      </w:r>
    </w:p>
    <w:p w:rsidR="00E403F0" w:rsidRPr="00BD6A80" w:rsidRDefault="00E403F0" w:rsidP="00E403F0">
      <w:pPr>
        <w:pStyle w:val="a2"/>
        <w:numPr>
          <w:ilvl w:val="0"/>
          <w:numId w:val="3"/>
        </w:numPr>
        <w:ind w:left="714" w:hanging="357"/>
        <w:rPr>
          <w:rtl/>
        </w:rPr>
      </w:pPr>
      <w:r>
        <w:rPr>
          <w:rStyle w:val="2fb"/>
          <w:rFonts w:hint="cs"/>
          <w:rtl/>
        </w:rPr>
        <w:t xml:space="preserve">רבי</w:t>
      </w:r>
      <w:r>
        <w:rPr>
          <w:rFonts w:hint="cs"/>
          <w:rtl/>
        </w:rPr>
        <w:t xml:space="preserve"> יהשע גם הסתפק ואזיל </w:t>
      </w:r>
      <w:ins w:id="93861" w:author="מנוע מכני" w:date="2026-10-11T12:04:39Z">
        <w:r>
          <w:rPr>
            <w:rFonts w:hint="cs"/>
            <w:rtl/>
          </w:rPr>
          <w:t xml:space="preserve">כאן</w:t>
        </w:r>
      </w:ins>
      <w:del w:id="93862" w:author="מנוע מכני" w:date="2026-10-11T12:04:39Z">
        <w:r>
          <w:rPr>
            <w:rFonts w:hint="cs"/>
            <w:rtl/>
          </w:rPr>
          <w:delText xml:space="preserve">הכא</w:delText>
        </w:r>
      </w:del>
      <w:r>
        <w:rPr>
          <w:rFonts w:hint="cs"/>
          <w:rtl/>
        </w:rPr>
        <w:t xml:space="preserve"> לחומרא </w:t>
      </w:r>
      <w:ins w:id="93863" w:author="מנוע מכני" w:date="2026-10-11T12:04:39Z">
        <w:r>
          <w:rPr>
            <w:rFonts w:hint="cs"/>
            <w:rtl/>
          </w:rPr>
          <w:t xml:space="preserve">וכאן</w:t>
        </w:r>
      </w:ins>
      <w:del w:id="93864" w:author="מנוע מכני" w:date="2026-10-11T12:04:39Z">
        <w:r>
          <w:rPr>
            <w:rFonts w:hint="cs"/>
            <w:rtl/>
          </w:rPr>
          <w:delText xml:space="preserve">והכא</w:delText>
        </w:r>
      </w:del>
      <w:r>
        <w:rPr>
          <w:rFonts w:hint="cs"/>
          <w:rtl/>
        </w:rPr>
        <w:t xml:space="preserve"> לחומרא</w:t>
      </w:r>
      <w:ins w:id="96797" w:author="מנוע מכני" w:date="2026-10-11T12:04:39Z">
        <w:r>
          <w:rPr>
            <w:rtl/>
          </w:rPr>
          <w:t xml:space="preserve">,</w:t>
        </w:r>
      </w:ins>
      <w:del w:id="96798" w:author="מנוע מכני" w:date="2026-10-11T12:04:39Z">
        <w:r w:rsidRPr="00BD6A80">
          <w:rPr>
            <w:rtl/>
          </w:rPr>
          <w:delText xml:space="preserve">;</w:delText>
        </w:r>
      </w:del>
    </w:p>
    <w:p w:rsidR="00E403F0" w:rsidRPr="00B078C3" w:rsidRDefault="00E403F0" w:rsidP="00E403F0">
      <w:pPr>
        <w:pStyle w:val="a3"/>
        <w:rPr>
          <w:rtl/>
        </w:rPr>
      </w:pPr>
      <w:r>
        <w:rPr>
          <w:rtl/>
        </w:rPr>
        <w:tab/>
        <w:t>גבי אשה דממונא הוא</w:t>
      </w:r>
      <w:r w:rsidRPr="00B078C3">
        <w:rPr>
          <w:rtl/>
        </w:rPr>
        <w:t xml:space="preserve"> ספק ממונא לקולא, גבי בהמה דאיסו</w:t>
      </w:r>
      <w:r>
        <w:rPr>
          <w:rtl/>
        </w:rPr>
        <w:t xml:space="preserve">רא הוא, </w:t>
      </w:r>
      <w:ins w:id="93865" w:author="מנוע מכני" w:date="2026-10-11T12:04:39Z">
        <w:r>
          <w:rPr>
            <w:rtl/>
          </w:rPr>
          <w:t xml:space="preserve">דיש</w:t>
        </w:r>
      </w:ins>
      <w:del w:id="93866" w:author="מנוע מכני" w:date="2026-10-11T12:04:39Z">
        <w:r>
          <w:rPr>
            <w:rtl/>
          </w:rPr>
          <w:delText xml:space="preserve">דאיכא</w:delText>
        </w:r>
      </w:del>
      <w:r>
        <w:rPr>
          <w:rtl/>
        </w:rPr>
        <w:t xml:space="preserve"> לגבי גיזה ועבודה</w:t>
      </w:r>
      <w:r w:rsidRPr="00B078C3">
        <w:rPr>
          <w:rtl/>
        </w:rPr>
        <w:t xml:space="preserve"> </w:t>
      </w:r>
      <w:r>
        <w:rPr>
          <w:rtl/>
        </w:rPr>
        <w:t xml:space="preserve">ספק איסורא לחומרא, </w:t>
      </w:r>
      <w:r>
        <w:rPr>
          <w:rtl/>
        </w:rPr>
        <w:t xml:space="preserve">ה"נ</w:t>
      </w:r>
      <w:r>
        <w:rPr>
          <w:rtl/>
        </w:rPr>
        <w:t xml:space="preserve"> גבי אשה</w:t>
      </w:r>
      <w:r w:rsidRPr="00B078C3">
        <w:rPr>
          <w:rtl/>
        </w:rPr>
        <w:t xml:space="preserve"> ספק טומאה לחומרא.</w:t>
      </w:r>
      <w:r>
        <w:rPr>
          <w:rFonts w:hint="cs"/>
          <w:rtl/>
        </w:rPr>
        <w:t xml:space="preserve"> </w:t>
      </w:r>
      <w:r>
        <w:rPr>
          <w:rtl/>
        </w:rPr>
        <w:t>ומדרבנן</w:t>
      </w:r>
      <w:r w:rsidRPr="00B078C3">
        <w:rPr>
          <w:rtl/>
        </w:rPr>
        <w:t xml:space="preserve"> וקרא אסמכתא </w:t>
      </w:r>
      <w:ins w:id="95349" w:author="מנוע מכני" w:date="2026-10-11T12:04:39Z">
        <w:r>
          <w:rPr>
            <w:rtl/>
          </w:rPr>
          <w:t xml:space="preserve">סתם</w:t>
        </w:r>
      </w:ins>
      <w:del w:id="95350" w:author="מנוע מכני" w:date="2026-10-11T12:04:39Z">
        <w:r w:rsidRPr="00B078C3">
          <w:rPr>
            <w:rtl/>
          </w:rPr>
          <w:delText xml:space="preserve">בעלמא</w:delText>
        </w:r>
      </w:del>
      <w:r w:rsidRPr="00B078C3">
        <w:rPr>
          <w:rtl/>
        </w:rPr>
        <w:t xml:space="preserve"> הוא.</w:t>
      </w:r>
    </w:p>
    <w:p w:rsidR="00E403F0" w:rsidRDefault="00E403F0" w:rsidP="00E403F0">
      <w:pPr>
        <w:rPr>
          <w:rFonts w:ascii="FontbitDavid" w:hAnsi="FontbitDavid"/>
          <w:sz w:val="24"/>
          <w:rtl/>
        </w:rPr>
      </w:pPr>
    </w:p>
    <w:p>
      <w:pPr>
        <w:pStyle w:val="afffff8"/>
        <w:rPr>
          <w:ins w:id="90475" w:author="קלוד" w:date="2026-10-11T12:23:38Z"/>
        </w:rPr>
      </w:pPr>
      <w:ins w:id="90476" w:author="קלוד" w:date="2026-10-11T12:23:38Z">
        <w:r>
          <w:rPr>
            <w:color w:val="7B3F00"/>
          </w:rPr>
          <w:t xml:space="preserve">יפה צלול ועכור - לרב אינה חוששת, ולשמואל חוששת</w:t>
        </w:r>
      </w:ins>
    </w:p>
    <w:p>
      <w:pPr>
        <w:pStyle w:val="38"/>
        <w:rPr>
          <w:ins w:id="99705" w:author="מנוע מכני" w:date="2026-10-11T12:04:39Z"/>
        </w:rPr>
      </w:pPr>
      <w:del w:id="99704" w:author="מנוע מכני" w:date="2026-10-11T12:04:39Z">
        <w:r w:rsidRPr="00E744B3">
          <w:delText xml:space="preserve">•</w:delText>
        </w:r>
      </w:del>
      <w:r w:rsidRPr="00E744B3">
        <w:t xml:space="preserve"> </w:t>
      </w:r>
      <w:del w:id="101852" w:author="מנוע מכני" w:date="2026-10-11T12:04:39Z">
        <w:r w:rsidRPr="00B078C3">
          <w:delText xml:space="preserve">א"ל </w:delText>
        </w:r>
      </w:del>
      <w:r w:rsidRPr="00B078C3">
        <w:t xml:space="preserve">ר</w:t>
      </w:r>
      <w:r>
        <w:t xml:space="preserve">ח</w:t>
      </w:r>
      <w:ins w:id="91057" w:author="מנוע מכני" w:date="2026-10-11T12:04:39Z">
        <w:r>
          <w:t xml:space="preserve">ב"ש</w:t>
        </w:r>
      </w:ins>
      <w:del w:id="91058" w:author="מנוע מכני" w:date="2026-10-11T12:04:39Z">
        <w:r>
          <w:delText xml:space="preserve">ב''ש</w:delText>
        </w:r>
      </w:del>
      <w:r>
        <w:t xml:space="preserve"> </w:t>
      </w:r>
      <w:r w:rsidRPr="00B078C3">
        <w:t xml:space="preserve">לרב:</w:t>
      </w:r>
    </w:p>
    <w:p w:rsidR="00E403F0" w:rsidRDefault="00E403F0" w:rsidP="00E403F0">
      <w:pPr>
        <w:rPr>
          <w:rFonts w:ascii="FontbitDavid" w:hAnsi="FontbitDavid"/>
          <w:sz w:val="24"/>
          <w:rtl/>
        </w:rPr>
      </w:pPr>
      <w:del w:id="9970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 </w:t>
      </w:r>
      <w:r w:rsidRPr="00B078C3">
        <w:rPr>
          <w:rStyle w:val="2fb"/>
          <w:rFonts w:ascii="FontbitDavid" w:hAnsi="FontbitDavid"/>
          <w:sz w:val="24"/>
          <w:rtl/>
        </w:rPr>
        <w:t xml:space="preserve">רבי</w:t>
      </w:r>
      <w:r w:rsidRPr="00B078C3">
        <w:rPr>
          <w:rFonts w:ascii="FontbitDavid" w:hAnsi="FontbitDavid"/>
          <w:sz w:val="24"/>
          <w:rtl/>
        </w:rPr>
        <w:t xml:space="preserve">, הא </w:t>
      </w:r>
      <w:r w:rsidRPr="00B078C3">
        <w:rPr>
          <w:rStyle w:val="2fb"/>
          <w:rFonts w:ascii="FontbitDavid" w:hAnsi="FontbitDavid"/>
          <w:sz w:val="24"/>
          <w:rtl/>
        </w:rPr>
        <w:t xml:space="preserve">ר</w:t>
      </w:r>
      <w:r>
        <w:rPr>
          <w:rStyle w:val="2fb"/>
          <w:rFonts w:ascii="FontbitDavid" w:hAnsi="FontbitDavid" w:hint="cs"/>
          <w:sz w:val="24"/>
          <w:rtl/>
        </w:rPr>
        <w:t xml:space="preserve">י</w:t>
      </w:r>
      <w:ins w:id="91059" w:author="מנוע מכני" w:date="2026-10-11T12:04:39Z">
        <w:r>
          <w:rPr>
            <w:rStyle w:val="2fb"/>
            <w:rFonts w:ascii="FontbitDavid" w:hAnsi="FontbitDavid" w:hint="cs"/>
            <w:sz w:val="24"/>
            <w:rtl/>
          </w:rPr>
          <w:t xml:space="preserve">ב"י</w:t>
        </w:r>
      </w:ins>
      <w:del w:id="91060" w:author="מנוע מכני" w:date="2026-10-11T12:04:39Z">
        <w:r>
          <w:rPr>
            <w:rFonts w:ascii="FontbitDavid" w:hAnsi="FontbitDavid" w:hint="cs"/>
            <w:sz w:val="24"/>
            <w:rtl/>
          </w:rPr>
          <w:delText xml:space="preserve">ב''י</w:delText>
        </w:r>
      </w:del>
      <w:r>
        <w:rPr>
          <w:rFonts w:ascii="FontbitDavid" w:hAnsi="FontbitDavid" w:hint="cs"/>
          <w:sz w:val="24"/>
          <w:rtl/>
        </w:rPr>
        <w:t xml:space="preserve"> </w:t>
      </w:r>
      <w:r w:rsidRPr="00B078C3">
        <w:rPr>
          <w:rFonts w:ascii="FontbitDavid" w:hAnsi="FontbitDavid"/>
          <w:sz w:val="24"/>
          <w:rtl/>
        </w:rPr>
        <w:t xml:space="preserve">והא </w:t>
      </w:r>
      <w:ins w:id="91061" w:author="מנוע מכני" w:date="2026-10-11T12:04:39Z">
        <w:r>
          <w:rPr>
            <w:rStyle w:val="2fb"/>
            <w:rFonts w:ascii="FontbitDavid" w:hAnsi="FontbitDavid"/>
            <w:sz w:val="24"/>
            <w:rtl/>
          </w:rPr>
          <w:t xml:space="preserve">ר"א</w:t>
        </w:r>
      </w:ins>
      <w:del w:id="91062"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''א</w:delText>
        </w:r>
      </w:del>
      <w:r w:rsidRPr="00B078C3">
        <w:rPr>
          <w:rFonts w:ascii="FontbitDavid" w:hAnsi="FontbitDavid"/>
          <w:sz w:val="24"/>
          <w:rtl/>
        </w:rPr>
        <w:t xml:space="preserve">, והא </w:t>
      </w:r>
      <w:r w:rsidRPr="00B078C3">
        <w:rPr>
          <w:rStyle w:val="2fb"/>
          <w:rFonts w:ascii="FontbitDavid" w:hAnsi="FontbitDavid"/>
          <w:sz w:val="24"/>
          <w:rtl/>
        </w:rPr>
        <w:t xml:space="preserve">רבי</w:t>
      </w:r>
      <w:r w:rsidRPr="00B078C3">
        <w:rPr>
          <w:rFonts w:ascii="FontbitDavid" w:hAnsi="FontbitDavid"/>
          <w:sz w:val="24"/>
          <w:rtl/>
        </w:rPr>
        <w:t xml:space="preserve"> יהושע בן לוי, מר כמאן </w:t>
      </w:r>
      <w:ins w:id="97649" w:author="מנוע מכני" w:date="2026-10-11T12:04:39Z">
        <w:r>
          <w:rPr>
            <w:rFonts w:ascii="FontbitDavid" w:hAnsi="FontbitDavid"/>
            <w:sz w:val="24"/>
            <w:rtl/>
          </w:rPr>
          <w:t xml:space="preserve">סבר</w:t>
        </w:r>
      </w:ins>
      <w:del w:id="97650" w:author="מנוע מכני" w:date="2026-10-11T12:04:39Z">
        <w:r w:rsidRPr="00B078C3">
          <w:rPr>
            <w:rFonts w:ascii="FontbitDavid" w:hAnsi="FontbitDavid"/>
            <w:sz w:val="24"/>
            <w:rtl/>
          </w:rPr>
          <w:delText xml:space="preserve">ס"ל</w:delText>
        </w:r>
      </w:del>
      <w:r w:rsidRPr="00B078C3">
        <w:rPr>
          <w:rFonts w:ascii="FontbitDavid" w:hAnsi="FontbitDavid"/>
          <w:sz w:val="24"/>
          <w:rtl/>
        </w:rPr>
        <w:t xml:space="preserve">? </w:t>
      </w:r>
    </w:p>
    <w:p>
      <w:pPr>
        <w:pStyle w:val="38"/>
        <w:rPr>
          <w:ins w:id="99707" w:author="מנוע מכני" w:date="2026-10-11T12:04:39Z"/>
        </w:rPr>
      </w:pPr>
      <w:r w:rsidRPr="00B078C3">
        <w:t xml:space="preserve">א"ל</w:t>
      </w:r>
      <w:r w:rsidRPr="00B078C3">
        <w:t xml:space="preserve">:</w:t>
      </w:r>
    </w:p>
    <w:p w:rsidR="00E403F0" w:rsidRPr="00B078C3" w:rsidRDefault="00E403F0" w:rsidP="00E403F0">
      <w:pPr>
        <w:rPr>
          <w:rFonts w:ascii="FontbitDavid" w:hAnsi="FontbitDavid"/>
          <w:sz w:val="24"/>
          <w:rtl/>
        </w:rPr>
      </w:pPr>
      <w:del w:id="997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אני אומר אחד זה ואחד זה - אינה חוששת.</w:t>
      </w:r>
    </w:p>
    <w:p>
      <w:pPr>
        <w:pStyle w:val="38"/>
        <w:rPr>
          <w:ins w:id="99709" w:author="מנוע מכני" w:date="2026-10-11T12:04:39Z"/>
        </w:rPr>
      </w:pPr>
      <w:r w:rsidRPr="00B078C3">
        <w:t xml:space="preserve">ושמואל</w:t>
      </w:r>
      <w:del w:id="101710"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7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אחד זה ואחד זה - חוששת.</w:t>
      </w:r>
    </w:p>
    <w:p w:rsidR="00E403F0" w:rsidRPr="00B078C3" w:rsidRDefault="00E403F0" w:rsidP="00E403F0">
      <w:pPr>
        <w:rPr>
          <w:rFonts w:ascii="FontbitDavid" w:hAnsi="FontbitDavid"/>
          <w:sz w:val="24"/>
          <w:rtl/>
        </w:rPr>
      </w:pPr>
      <w:r w:rsidRPr="00B078C3">
        <w:rPr>
          <w:rFonts w:ascii="FontbitDavid" w:hAnsi="FontbitDavid"/>
          <w:sz w:val="24"/>
          <w:rtl/>
        </w:rPr>
        <w:t xml:space="preserve">ואזדא </w:t>
      </w:r>
      <w:r w:rsidRPr="00B078C3">
        <w:rPr>
          <w:rStyle w:val="2fb"/>
          <w:rFonts w:ascii="FontbitDavid" w:hAnsi="FontbitDavid"/>
          <w:sz w:val="24"/>
          <w:rtl/>
        </w:rPr>
        <w:t xml:space="preserve">שמואל</w:t>
      </w:r>
      <w:r w:rsidRPr="00B078C3">
        <w:rPr>
          <w:rFonts w:ascii="FontbitDavid" w:hAnsi="FontbitDavid"/>
          <w:sz w:val="24"/>
          <w:rtl/>
        </w:rPr>
        <w:t xml:space="preserve"> </w:t>
      </w:r>
      <w:ins w:id="93867" w:author="מנוע מכני" w:date="2026-10-11T12:04:39Z">
        <w:r>
          <w:rPr>
            <w:rFonts w:ascii="FontbitDavid" w:hAnsi="FontbitDavid"/>
            <w:sz w:val="24"/>
            <w:rtl/>
          </w:rPr>
          <w:t xml:space="preserve">לשיטתו</w:t>
        </w:r>
      </w:ins>
      <w:del w:id="93868" w:author="מנוע מכני" w:date="2026-10-11T12:04:39Z">
        <w:r w:rsidRPr="00B078C3">
          <w:rPr>
            <w:rFonts w:ascii="FontbitDavid" w:hAnsi="FontbitDavid"/>
            <w:sz w:val="24"/>
            <w:rtl/>
          </w:rPr>
          <w:delText xml:space="preserve">לטעמיה</w:delText>
        </w:r>
      </w:del>
      <w:r w:rsidRPr="00B078C3">
        <w:rPr>
          <w:rFonts w:ascii="FontbitDavid" w:hAnsi="FontbitDavid"/>
          <w:sz w:val="24"/>
          <w:rtl/>
        </w:rPr>
        <w:t xml:space="preserve">, ד</w:t>
      </w:r>
      <w:r>
        <w:rPr>
          <w:rFonts w:ascii="FontbitDavid" w:hAnsi="FontbitDavid" w:hint="cs"/>
          <w:sz w:val="24"/>
          <w:rtl/>
        </w:rPr>
        <w:t xml:space="preserve">כשבא </w:t>
      </w:r>
      <w:ins w:id="91063" w:author="מנוע מכני" w:date="2026-10-11T12:04:39Z">
        <w:r>
          <w:rPr>
            <w:rStyle w:val="2fb"/>
            <w:rFonts w:ascii="FontbitDavid" w:hAnsi="FontbitDavid" w:hint="cs"/>
            <w:sz w:val="24"/>
            <w:rtl/>
          </w:rPr>
          <w:t xml:space="preserve">ר"ד</w:t>
        </w:r>
      </w:ins>
      <w:del w:id="91064" w:author="מנוע מכני" w:date="2026-10-11T12:04:39Z">
        <w:r>
          <w:rPr>
            <w:rFonts w:ascii="FontbitDavid" w:hAnsi="FontbitDavid" w:hint="cs"/>
            <w:sz w:val="24"/>
            <w:rtl/>
          </w:rPr>
          <w:delText xml:space="preserve">ר''ד</w:delText>
        </w:r>
      </w:del>
      <w:r>
        <w:rPr>
          <w:rFonts w:ascii="FontbitDavid" w:hAnsi="FontbitDavid" w:hint="cs"/>
          <w:sz w:val="24"/>
          <w:rtl/>
        </w:rPr>
        <w:t xml:space="preserve"> </w:t>
      </w:r>
      <w:r>
        <w:rPr>
          <w:rFonts w:ascii="FontbitDavid" w:hAnsi="FontbitDavid" w:hint="cs"/>
          <w:sz w:val="24"/>
          <w:rtl/>
        </w:rPr>
        <w:t xml:space="preserve">אמר</w:t>
      </w:r>
      <w:r>
        <w:rPr>
          <w:rFonts w:ascii="FontbitDavid" w:hAnsi="FontbitDavid" w:hint="cs"/>
          <w:sz w:val="24"/>
          <w:rtl/>
        </w:rPr>
        <w:t xml:space="preserve">:</w:t>
      </w:r>
      <w:r w:rsidRPr="00B078C3">
        <w:rPr>
          <w:rFonts w:ascii="FontbitDavid" w:hAnsi="FontbitDavid"/>
          <w:sz w:val="24"/>
          <w:rtl/>
        </w:rPr>
        <w:t xml:space="preserve"> מעולם </w:t>
      </w:r>
      <w:r w:rsidRPr="00B078C3">
        <w:rPr>
          <w:rFonts w:ascii="FontbitDavid" w:hAnsi="FontbitDavid"/>
          <w:sz w:val="24"/>
          <w:rtl/>
        </w:rPr>
        <w:t xml:space="preserve">לא</w:t>
      </w:r>
      <w:r w:rsidRPr="00B078C3">
        <w:rPr>
          <w:rFonts w:ascii="FontbitDavid" w:hAnsi="FontbitDavid"/>
          <w:sz w:val="24"/>
          <w:rtl/>
        </w:rPr>
        <w:t xml:space="preserve"> </w:t>
      </w:r>
      <w:r>
        <w:rPr>
          <w:rFonts w:ascii="FontbitDavid" w:hAnsi="FontbitDavid" w:hint="cs"/>
          <w:sz w:val="24"/>
          <w:rtl/>
        </w:rPr>
        <w:t xml:space="preserve">טיהרו </w:t>
      </w:r>
      <w:ins w:id="98279" w:author="מנוע מכני" w:date="2026-10-11T12:04:39Z">
        <w:r>
          <w:rPr>
            <w:rFonts w:ascii="FontbitDavid" w:hAnsi="FontbitDavid"/>
            <w:sz w:val="24"/>
            <w:rtl/>
          </w:rPr>
          <w:t xml:space="preserve">יפה</w:t>
        </w:r>
      </w:ins>
      <w:del w:id="98280"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בנהרדעא, </w:t>
      </w:r>
      <w:ins w:id="97297" w:author="מנוע מכני" w:date="2026-10-11T12:04:39Z">
        <w:r>
          <w:rPr>
            <w:rFonts w:ascii="FontbitDavid" w:hAnsi="FontbitDavid"/>
            <w:sz w:val="24"/>
            <w:rtl/>
          </w:rPr>
          <w:t xml:space="preserve">חוץ מ</w:t>
        </w:r>
      </w:ins>
      <w:del w:id="97298" w:author="מנוע מכני" w:date="2026-10-11T12:04:39Z">
        <w:r w:rsidRPr="00B078C3">
          <w:rPr>
            <w:rFonts w:ascii="FontbitDavid" w:hAnsi="FontbitDavid"/>
            <w:sz w:val="24"/>
            <w:rtl/>
          </w:rPr>
          <w:delText xml:space="preserve">לבר מ</w:delText>
        </w:r>
      </w:del>
      <w:r>
        <w:rPr>
          <w:rFonts w:ascii="FontbitDavid" w:hAnsi="FontbitDavid" w:hint="cs"/>
          <w:sz w:val="24"/>
          <w:rtl/>
        </w:rPr>
        <w:t xml:space="preserve">אותו </w:t>
      </w:r>
      <w:ins w:id="98281" w:author="מנוע מכני" w:date="2026-10-11T12:04:39Z">
        <w:r>
          <w:rPr>
            <w:rFonts w:ascii="FontbitDavid" w:hAnsi="FontbitDavid" w:hint="cs"/>
            <w:sz w:val="24"/>
            <w:rtl/>
          </w:rPr>
          <w:t xml:space="preserve">יפה</w:t>
        </w:r>
      </w:ins>
      <w:del w:id="98282" w:author="מנוע מכני" w:date="2026-10-11T12:04:39Z">
        <w:r>
          <w:rPr>
            <w:rFonts w:ascii="FontbitDavid" w:hAnsi="FontbitDavid" w:hint="cs"/>
            <w:sz w:val="24"/>
            <w:rtl/>
          </w:rPr>
          <w:delText xml:space="preserve">שפיר</w:delText>
        </w:r>
      </w:del>
      <w:r>
        <w:rPr>
          <w:rFonts w:ascii="FontbitDavid" w:hAnsi="FontbitDavid" w:hint="cs"/>
          <w:sz w:val="24"/>
          <w:rtl/>
        </w:rPr>
        <w:t xml:space="preserve"> שבא לפני </w:t>
      </w:r>
      <w:r>
        <w:rPr>
          <w:rStyle w:val="2fb"/>
          <w:rFonts w:ascii="FontbitDavid" w:hAnsi="FontbitDavid" w:hint="cs"/>
          <w:sz w:val="24"/>
          <w:rtl/>
        </w:rPr>
        <w:t xml:space="preserve">שמואל</w:t>
      </w:r>
      <w:r>
        <w:rPr>
          <w:rFonts w:ascii="FontbitDavid" w:hAnsi="FontbitDavid" w:hint="cs"/>
          <w:sz w:val="24"/>
          <w:rtl/>
        </w:rPr>
        <w:t xml:space="preserve"> והניח </w:t>
      </w:r>
      <w:ins w:id="95351" w:author="מנוע מכני" w:date="2026-10-11T12:04:39Z">
        <w:r>
          <w:rPr>
            <w:rFonts w:ascii="FontbitDavid" w:hAnsi="FontbitDavid"/>
            <w:sz w:val="24"/>
            <w:rtl/>
          </w:rPr>
          <w:t xml:space="preserve">עליו</w:t>
        </w:r>
      </w:ins>
      <w:del w:id="9535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חוט השערה </w:t>
      </w:r>
      <w:r>
        <w:rPr>
          <w:rFonts w:ascii="FontbitDavid" w:hAnsi="FontbitDavid" w:hint="cs"/>
          <w:sz w:val="24"/>
          <w:rtl/>
        </w:rPr>
        <w:t xml:space="preserve">מצד אחד וראהו מצד אחר אם היה ולד </w:t>
      </w:r>
      <w:r>
        <w:rPr>
          <w:rFonts w:ascii="FontbitDavid" w:hAnsi="FontbitDavid" w:hint="cs"/>
          <w:sz w:val="24"/>
          <w:rtl/>
        </w:rPr>
        <w:t xml:space="preserve">לא</w:t>
      </w:r>
      <w:r>
        <w:rPr>
          <w:rFonts w:ascii="FontbitDavid" w:hAnsi="FontbitDavid" w:hint="cs"/>
          <w:sz w:val="24"/>
          <w:rtl/>
        </w:rPr>
        <w:t xml:space="preserve"> היה שקוף </w:t>
      </w:r>
      <w:ins w:id="91065" w:author="מנוע מכני" w:date="2026-10-11T12:04:39Z">
        <w:r>
          <w:rPr>
            <w:rFonts w:ascii="FontbitDavid" w:hAnsi="FontbitDavid" w:hint="cs"/>
            <w:sz w:val="24"/>
            <w:rtl/>
          </w:rPr>
          <w:t xml:space="preserve">כ"כ</w:t>
        </w:r>
      </w:ins>
      <w:del w:id="91066" w:author="מנוע מכני" w:date="2026-10-11T12:04:39Z">
        <w:r>
          <w:rPr>
            <w:rFonts w:ascii="FontbitDavid" w:hAnsi="FontbitDavid" w:hint="cs"/>
            <w:sz w:val="24"/>
            <w:rtl/>
          </w:rPr>
          <w:delText xml:space="preserve">כ''כ</w:delText>
        </w:r>
      </w:del>
      <w:r>
        <w:rPr>
          <w:rFonts w:ascii="FontbitDavid" w:hAnsi="FontbitDavid" w:hint="cs"/>
          <w:sz w:val="24"/>
          <w:rtl/>
        </w:rPr>
        <w:t xml:space="preserve"> </w:t>
      </w:r>
    </w:p>
    <w:p w:rsidR="00E403F0" w:rsidRPr="00B078C3" w:rsidRDefault="00E403F0" w:rsidP="00E403F0">
      <w:pPr>
        <w:jc w:val="center"/>
        <w:rPr>
          <w:del w:id="90066" w:author="מנוע עיצוב" w:date="2026-10-11T12:09:26Z"/>
          <w:rFonts w:ascii="FontbitDavid" w:hAnsi="FontbitDavid"/>
          <w:sz w:val="24"/>
          <w:rtl/>
        </w:rPr>
      </w:pPr>
      <w:del w:id="90065"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085" w:author="קלוד" w:date="2026-10-11T09:07:21Z">
          <w:pPr>
            <w:pStyle w:val="affff1"/>
            <w:rPr>
              <w:rtl/>
            </w:rPr>
          </w:pPr>
        </w:pPrChange>
      </w:pPr>
      <w:ins w:id="9831" w:author="מספור קטעי משנה" w:date="2026-10-11T09:25:19Z">
        <w:r>
          <w:rPr>
            <w:rStyle w:val="MisparKeta"/>
          </w:rPr>
          <w:t xml:space="preserve">ד. </w:t>
        </w:r>
      </w:ins>
      <w:r w:rsidRPr="00B078C3">
        <w:rPr>
          <w:rtl/>
        </w:rPr>
        <w:t xml:space="preserve">ואם היה מרוקם וכו': </w:t>
      </w:r>
    </w:p>
    <w:p w:rsidR="00E403F0" w:rsidRDefault="00E403F0" w:rsidP="00E403F0">
      <w:pPr>
        <w:rPr>
          <w:rFonts w:ascii="FontbitDavid" w:hAnsi="FontbitDavid"/>
          <w:sz w:val="24"/>
          <w:rtl/>
        </w:rPr>
      </w:pPr>
      <w:ins w:id="91067" w:author="מנוע מכני" w:date="2026-10-11T12:04:39Z">
        <w:r>
          <w:rPr>
            <w:rFonts w:ascii="FontbitDavid" w:hAnsi="FontbitDavid" w:hint="cs"/>
            <w:sz w:val="24"/>
            <w:rtl/>
          </w:rPr>
          <w:t xml:space="preserve">ת"ר</w:t>
        </w:r>
      </w:ins>
      <w:del w:id="91068" w:author="מנוע מכני" w:date="2026-10-11T12:04:39Z">
        <w:r>
          <w:rPr>
            <w:rFonts w:ascii="FontbitDavid" w:hAnsi="FontbitDavid" w:hint="cs"/>
            <w:sz w:val="24"/>
            <w:rtl/>
          </w:rPr>
          <w:delText xml:space="preserve">ת''ר</w:delText>
        </w:r>
      </w:del>
      <w:r w:rsidRPr="00B078C3">
        <w:rPr>
          <w:rFonts w:ascii="FontbitDavid" w:hAnsi="FontbitDavid"/>
          <w:sz w:val="24"/>
          <w:rtl/>
        </w:rPr>
        <w:t xml:space="preserve"> איזהו </w:t>
      </w:r>
      <w:ins w:id="98283" w:author="מנוע מכני" w:date="2026-10-11T12:04:39Z">
        <w:r>
          <w:rPr>
            <w:rFonts w:ascii="FontbitDavid" w:hAnsi="FontbitDavid"/>
            <w:sz w:val="24"/>
            <w:rtl/>
          </w:rPr>
          <w:t xml:space="preserve">יפה</w:t>
        </w:r>
      </w:ins>
      <w:del w:id="98284"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מרוקם? </w:t>
      </w:r>
    </w:p>
    <w:p w:rsidR="00E403F0" w:rsidRPr="00017C1D" w:rsidRDefault="00E403F0" w:rsidP="00E403F0">
      <w:pPr>
        <w:pStyle w:val="a3"/>
        <w:rPr>
          <w:spacing w:val="-6"/>
          <w:rtl/>
        </w:rPr>
      </w:pPr>
      <w:r w:rsidRPr="00017C1D">
        <w:rPr>
          <w:spacing w:val="-6"/>
          <w:rtl/>
        </w:rPr>
        <w:t>אבא שאול אומר: תחלת ברייתו מראשו ושתי עיניו כשתי טיפין של זבוב.</w:t>
      </w:r>
      <w:r w:rsidRPr="00017C1D">
        <w:rPr>
          <w:rFonts w:hint="cs"/>
          <w:spacing w:val="-6"/>
          <w:rtl/>
        </w:rPr>
        <w:t xml:space="preserve"> </w:t>
      </w:r>
      <w:r w:rsidRPr="00017C1D">
        <w:rPr>
          <w:rStyle w:val="2fb"/>
          <w:spacing w:val="-6"/>
          <w:rtl/>
        </w:rPr>
        <w:t>ת</w:t>
      </w:r>
      <w:ins w:id="91069" w:author="מנוע מכני" w:date="2026-10-11T12:04:39Z">
        <w:r>
          <w:rPr>
            <w:rStyle w:val="2fb"/>
            <w:rFonts w:hint="cs"/>
            <w:spacing w:val="-6"/>
            <w:rtl/>
          </w:rPr>
          <w:t xml:space="preserve">ר"ח</w:t>
        </w:r>
      </w:ins>
      <w:del w:id="91070" w:author="מנוע מכני" w:date="2026-10-11T12:04:39Z">
        <w:r w:rsidRPr="00017C1D">
          <w:rPr>
            <w:rFonts w:hint="cs"/>
            <w:spacing w:val="-6"/>
            <w:rtl/>
          </w:rPr>
          <w:delText xml:space="preserve">ר''ח</w:delText>
        </w:r>
      </w:del>
      <w:r w:rsidRPr="00017C1D">
        <w:rPr>
          <w:spacing w:val="-6"/>
          <w:rtl/>
        </w:rPr>
        <w:t>: מרוחקין ז</w:t>
      </w:r>
      <w:r w:rsidRPr="00017C1D">
        <w:rPr>
          <w:rFonts w:hint="cs"/>
          <w:spacing w:val="-6"/>
          <w:rtl/>
        </w:rPr>
        <w:t xml:space="preserve">ה </w:t>
      </w:r>
      <w:r w:rsidRPr="00017C1D">
        <w:rPr>
          <w:spacing w:val="-6"/>
          <w:rtl/>
        </w:rPr>
        <w:t>מזה.</w:t>
      </w:r>
    </w:p>
    <w:p w:rsidR="00E403F0" w:rsidRPr="00B078C3" w:rsidRDefault="00E403F0" w:rsidP="00E403F0">
      <w:pPr>
        <w:rPr>
          <w:rFonts w:ascii="FontbitDavid" w:hAnsi="FontbitDavid"/>
          <w:sz w:val="24"/>
          <w:rtl/>
        </w:rPr>
      </w:pPr>
      <w:r w:rsidRPr="00B078C3">
        <w:rPr>
          <w:rFonts w:ascii="FontbitDavid" w:hAnsi="FontbitDavid"/>
          <w:sz w:val="24"/>
          <w:rtl/>
        </w:rPr>
        <w:t>שני חוטמין - כשתי טיפים של זבוב.</w:t>
      </w:r>
      <w:r>
        <w:rPr>
          <w:rFonts w:ascii="FontbitDavid" w:hAnsi="FontbitDavid" w:hint="cs"/>
          <w:sz w:val="24"/>
          <w:rtl/>
        </w:rPr>
        <w:t xml:space="preserve"> </w:t>
      </w:r>
      <w:r w:rsidRPr="00B078C3">
        <w:rPr>
          <w:rFonts w:ascii="FontbitDavid" w:hAnsi="FontbitDavid"/>
          <w:sz w:val="24"/>
          <w:rtl/>
        </w:rPr>
        <w:t xml:space="preserve">תני </w:t>
      </w:r>
      <w:r w:rsidRPr="00B078C3">
        <w:rPr>
          <w:rStyle w:val="2fb"/>
          <w:rFonts w:ascii="FontbitDavid" w:hAnsi="FontbitDavid"/>
          <w:sz w:val="24"/>
          <w:rtl/>
        </w:rPr>
        <w:t xml:space="preserve">רבי חייא</w:t>
      </w:r>
      <w:r w:rsidRPr="00B078C3">
        <w:rPr>
          <w:rFonts w:ascii="FontbitDavid" w:hAnsi="FontbitDavid"/>
          <w:sz w:val="24"/>
          <w:rtl/>
        </w:rPr>
        <w:t xml:space="preserve">: ומקורבין זה לזה.</w:t>
      </w:r>
    </w:p>
    <w:p w:rsidR="00E403F0" w:rsidRPr="00B078C3" w:rsidRDefault="00E403F0" w:rsidP="00E403F0">
      <w:pPr>
        <w:rPr>
          <w:rFonts w:ascii="FontbitDavid" w:hAnsi="FontbitDavid"/>
          <w:sz w:val="24"/>
          <w:rtl/>
        </w:rPr>
      </w:pPr>
      <w:r w:rsidRPr="00B078C3">
        <w:rPr>
          <w:rFonts w:ascii="FontbitDavid" w:hAnsi="FontbitDavid"/>
          <w:sz w:val="24"/>
          <w:rtl/>
        </w:rPr>
        <w:t>ופיו מתוח כחוט השערה, וגויתו כעדשה, ואם היתה נקבה - נדונה כשעורה לארכה.</w:t>
      </w:r>
    </w:p>
    <w:p w:rsidR="00E403F0" w:rsidRDefault="00E403F0" w:rsidP="00E403F0">
      <w:pPr>
        <w:rPr>
          <w:rFonts w:ascii="FontbitDavid" w:hAnsi="FontbitDavid"/>
          <w:sz w:val="24"/>
          <w:rtl/>
        </w:rPr>
      </w:pPr>
      <w:r w:rsidRPr="00B078C3">
        <w:rPr>
          <w:rFonts w:ascii="FontbitDavid" w:hAnsi="FontbitDavid"/>
          <w:sz w:val="24"/>
          <w:rtl/>
        </w:rPr>
        <w:t xml:space="preserve">וחתוך ידים ורגלים אין לו, ועליו מפורש בקבלה </w:t>
      </w:r>
      <w:r>
        <w:rPr>
          <w:rFonts w:ascii="FontbitDavid" w:hAnsi="FontbitDavid" w:hint="cs"/>
          <w:sz w:val="24"/>
          <w:rtl/>
        </w:rPr>
        <w:t>'</w:t>
      </w:r>
      <w:r w:rsidRPr="00B078C3">
        <w:rPr>
          <w:rStyle w:val="afffff0"/>
          <w:rFonts w:ascii="FontbitDavid" w:hAnsi="FontbitDavid"/>
          <w:sz w:val="24"/>
          <w:rtl/>
        </w:rPr>
        <w:t>הלא כחלב תתיכני וכגבינה תקפיאני עור ובשר תלבישני ועצמות וגידים תסוככני חיים וחסד עשית עמדי ופקודתך שמרה רוחי</w:t>
      </w:r>
      <w:r>
        <w:rPr>
          <w:rFonts w:ascii="FontbitDavid" w:hAnsi="FontbitDavid" w:hint="cs"/>
          <w:sz w:val="24"/>
          <w:rtl/>
        </w:rPr>
        <w:t>'</w:t>
      </w:r>
      <w:r w:rsidRPr="00B078C3">
        <w:rPr>
          <w:rFonts w:ascii="FontbitDavid" w:hAnsi="FontbitDavid"/>
          <w:sz w:val="24"/>
          <w:rtl/>
        </w:rPr>
        <w:t>.</w:t>
      </w:r>
    </w:p>
    <w:p w:rsidR="00E403F0" w:rsidRPr="00B078C3" w:rsidRDefault="00E403F0" w:rsidP="00E403F0">
      <w:pPr>
        <w:pStyle w:val="afff3"/>
        <w:framePr w:wrap="around"/>
        <w:rPr>
          <w:rtl/>
        </w:rPr>
      </w:pPr>
      <w:r>
        <w:rPr>
          <w:rFonts w:hint="cs"/>
          <w:rtl/>
        </w:rPr>
        <w:t>כה:</w:t>
      </w:r>
    </w:p>
    <w:p w:rsidR="00E403F0" w:rsidRDefault="00E403F0" w:rsidP="00E403F0">
      <w:pPr>
        <w:rPr>
          <w:rFonts w:ascii="FontbitDavid" w:hAnsi="FontbitDavid"/>
          <w:sz w:val="24"/>
          <w:rtl/>
        </w:rPr>
      </w:pPr>
      <w:r w:rsidRPr="00B078C3">
        <w:rPr>
          <w:rFonts w:ascii="FontbitDavid" w:hAnsi="FontbitDavid"/>
          <w:sz w:val="24"/>
          <w:rtl/>
        </w:rPr>
        <w:t xml:space="preserve">ואין בודקין אותו במים - שהמים עזין וטורדין אותו, </w:t>
      </w:r>
    </w:p>
    <w:p>
      <w:pPr>
        <w:pStyle w:val="38"/>
        <w:rPr>
          <w:ins w:id="99711" w:author="מנוע מכני" w:date="2026-10-11T12:04:39Z"/>
        </w:rPr>
      </w:pPr>
      <w:r w:rsidRPr="00B078C3">
        <w:t xml:space="preserve">אלא</w:t>
      </w:r>
    </w:p>
    <w:p w:rsidR="00E403F0" w:rsidRPr="00B078C3" w:rsidRDefault="00E403F0" w:rsidP="00E403F0">
      <w:pPr>
        <w:rPr>
          <w:rFonts w:ascii="FontbitDavid" w:hAnsi="FontbitDavid"/>
          <w:sz w:val="24"/>
          <w:rtl/>
        </w:rPr>
      </w:pPr>
      <w:del w:id="997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בודקין אותו בשמן - שהשמן רך ומצחצחו, ואין רואין אלא בחמה.</w:t>
      </w:r>
    </w:p>
    <w:p>
      <w:pPr>
        <w:pStyle w:val="afffff8"/>
        <w:rPr>
          <w:ins w:id="90473" w:author="קלוד" w:date="2026-10-11T12:23:38Z"/>
        </w:rPr>
      </w:pPr>
      <w:ins w:id="90474" w:author="קלוד" w:date="2026-10-11T12:23:38Z">
        <w:r>
          <w:rPr>
            <w:color w:val="7B3F00"/>
          </w:rPr>
          <w:t xml:space="preserve">בדיקת מין היפה - מנענעים קיסם במקום</w:t>
        </w:r>
      </w:ins>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במה בודקין אותו לידע אם זכר הוא אם נקבה היא?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אבא שאול בר נש</w:t>
      </w:r>
      <w:r>
        <w:rPr>
          <w:rFonts w:ascii="FontbitDavid" w:hAnsi="FontbitDavid" w:hint="cs"/>
          <w:sz w:val="24"/>
          <w:rtl/>
        </w:rPr>
        <w:t>[בר רמש]</w:t>
      </w:r>
      <w:r w:rsidRPr="00B078C3">
        <w:rPr>
          <w:rFonts w:ascii="FontbitDavid" w:hAnsi="FontbitDavid"/>
          <w:sz w:val="24"/>
          <w:rtl/>
        </w:rPr>
        <w:t xml:space="preserve"> אומר: מביא קיסם שראשו חלק ומנענע באותו מקום.</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אם מסכסך - בידוע שזכר הוא, ואם </w:t>
      </w:r>
      <w:ins w:id="93869" w:author="מנוע מכני" w:date="2026-10-11T12:04:39Z">
        <w:r>
          <w:rPr>
            <w:rFonts w:ascii="FontbitDavid" w:hAnsi="FontbitDavid"/>
            <w:sz w:val="24"/>
            <w:rtl/>
          </w:rPr>
          <w:t xml:space="preserve">לא</w:t>
        </w:r>
      </w:ins>
      <w:del w:id="93870"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בידוע שנקבה היא.</w:t>
      </w:r>
    </w:p>
    <w:p>
      <w:pPr>
        <w:pStyle w:val="38"/>
        <w:rPr>
          <w:ins w:id="99714" w:author="מנוע מכני" w:date="2026-10-11T12:04:39Z"/>
        </w:rPr>
      </w:pPr>
      <w:del w:id="99713" w:author="מנוע מכני" w:date="2026-10-11T12:04:39Z">
        <w:r w:rsidRPr="00E744B3">
          <w:delText xml:space="preserve">•</w:delText>
        </w:r>
      </w:del>
      <w:r w:rsidRPr="00E744B3">
        <w:t xml:space="preserve"> </w:t>
      </w:r>
      <w:ins w:id="91071" w:author="מנוע מכני" w:date="2026-10-11T12:04:39Z">
        <w:r>
          <w:t xml:space="preserve">ר"נ</w:t>
        </w:r>
      </w:ins>
      <w:del w:id="91072" w:author="מנוע מכני" w:date="2026-10-11T12:04:39Z">
        <w:r>
          <w:delText xml:space="preserve">ר''נ</w:delText>
        </w:r>
      </w:del>
      <w:r>
        <w:t xml:space="preserve"> מר</w:t>
      </w:r>
      <w:ins w:id="91073" w:author="מנוע מכני" w:date="2026-10-11T12:04:39Z">
        <w:r>
          <w:t xml:space="preserve">ב"א</w:t>
        </w:r>
      </w:ins>
      <w:del w:id="91074" w:author="מנוע מכני" w:date="2026-10-11T12:04:39Z">
        <w:r>
          <w:delText xml:space="preserve">ב''א</w:delText>
        </w:r>
      </w:del>
      <w:r w:rsidRPr="00B078C3">
        <w:t xml:space="preserve">:</w:t>
      </w:r>
    </w:p>
    <w:p w:rsidR="00E403F0" w:rsidRPr="00B078C3" w:rsidRDefault="00E403F0" w:rsidP="00E403F0">
      <w:pPr>
        <w:rPr>
          <w:rFonts w:ascii="FontbitDavid" w:hAnsi="FontbitDavid"/>
          <w:sz w:val="24"/>
          <w:rtl/>
        </w:rPr>
      </w:pPr>
      <w:del w:id="997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ל"ש</w:t>
      </w:r>
      <w:r w:rsidRPr="00B078C3">
        <w:rPr>
          <w:rFonts w:ascii="FontbitDavid" w:hAnsi="FontbitDavid"/>
          <w:sz w:val="24"/>
          <w:rtl/>
        </w:rPr>
        <w:t xml:space="preserve"> אלא מלמטה למעלה, אבל מן הצדדין - אימא כותלי בית הרחם </w:t>
      </w:r>
      <w:ins w:id="95353" w:author="מנוע מכני" w:date="2026-10-11T12:04:39Z">
        <w:r>
          <w:rPr>
            <w:rFonts w:ascii="FontbitDavid" w:hAnsi="FontbitDavid"/>
            <w:sz w:val="24"/>
            <w:rtl/>
          </w:rPr>
          <w:t xml:space="preserve">הם</w:t>
        </w:r>
      </w:ins>
      <w:del w:id="95354" w:author="מנוע מכני" w:date="2026-10-11T12:04:39Z">
        <w:r w:rsidRPr="00B078C3">
          <w:rPr>
            <w:rFonts w:ascii="FontbitDavid" w:hAnsi="FontbitDavid"/>
            <w:sz w:val="24"/>
            <w:rtl/>
          </w:rPr>
          <w:delText xml:space="preserve">נינהו</w:delText>
        </w:r>
      </w:del>
      <w:r w:rsidRPr="00B078C3">
        <w:rPr>
          <w:rFonts w:ascii="FontbitDavid" w:hAnsi="FontbitDavid"/>
          <w:sz w:val="24"/>
          <w:rtl/>
        </w:rPr>
        <w:t xml:space="preserve">.</w:t>
      </w:r>
    </w:p>
    <w:p>
      <w:pPr>
        <w:pStyle w:val="38"/>
        <w:rPr>
          <w:ins w:id="99717" w:author="מנוע מכני" w:date="2026-10-11T12:04:39Z"/>
        </w:rPr>
      </w:pPr>
      <w:del w:id="99716" w:author="מנוע מכני" w:date="2026-10-11T12:04:39Z">
        <w:r w:rsidRPr="00E744B3">
          <w:lastRenderedPageBreak/>
          <w:delText xml:space="preserve">•</w:delText>
        </w:r>
      </w:del>
      <w:r w:rsidRPr="00E744B3">
        <w:lastRenderedPageBreak/>
        <w:t xml:space="preserve"> </w:t>
      </w:r>
      <w:r>
        <w:t xml:space="preserve">רב מרא</w:t>
      </w:r>
      <w:ins w:id="91075" w:author="מנוע מכני" w:date="2026-10-11T12:04:39Z">
        <w:r>
          <w:t xml:space="preserve">ב"א</w:t>
        </w:r>
      </w:ins>
      <w:del w:id="91076" w:author="מנוע מכני" w:date="2026-10-11T12:04:39Z">
        <w:r>
          <w:delText xml:space="preserve">ב''א</w:delText>
        </w:r>
      </w:del>
      <w:r w:rsidRPr="00B078C3">
        <w:t xml:space="preserve">:</w:t>
      </w:r>
    </w:p>
    <w:p w:rsidR="00E403F0" w:rsidRPr="00B078C3" w:rsidRDefault="00E403F0" w:rsidP="00E403F0">
      <w:pPr>
        <w:rPr>
          <w:rFonts w:ascii="FontbitDavid" w:hAnsi="FontbitDavid"/>
          <w:sz w:val="24"/>
          <w:rtl/>
        </w:rPr>
      </w:pPr>
      <w:del w:id="9971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תנא אם היתה נקבה - נדונה כשעורה סדוקה.</w:t>
      </w:r>
    </w:p>
    <w:p>
      <w:pPr>
        <w:pStyle w:val="38"/>
        <w:rPr>
          <w:ins w:id="99719" w:author="מנוע מכני" w:date="2026-10-11T12:04:39Z"/>
        </w:rPr>
      </w:pPr>
      <w:r>
        <w:t xml:space="preserve">ו</w:t>
      </w:r>
      <w:ins w:id="91077" w:author="מנוע מכני" w:date="2026-10-11T12:04:39Z">
        <w:r>
          <w:t xml:space="preserve">א"א</w:t>
        </w:r>
      </w:ins>
    </w:p>
    <w:p w:rsidR="00E403F0" w:rsidRDefault="00E403F0" w:rsidP="00E403F0">
      <w:pPr>
        <w:rPr>
          <w:rFonts w:ascii="FontbitDavid" w:hAnsi="FontbitDavid"/>
          <w:sz w:val="24"/>
          <w:rtl/>
        </w:rPr>
      </w:pPr>
      <w:del w:id="91078" w:author="מנוע מכני" w:date="2026-10-11T12:04:39Z">
        <w:r>
          <w:rPr>
            <w:rFonts w:ascii="FontbitDavid" w:hAnsi="FontbitDavid" w:hint="cs"/>
            <w:sz w:val="24"/>
            <w:rtl/>
          </w:rPr>
          <w:delText xml:space="preserve">א''א</w:delText>
        </w:r>
      </w:del>
      <w:del w:id="99720" w:author="מנוע מכני" w:date="2026-10-11T12:04:39Z">
        <w:r>
          <w:rPr>
            <w:rFonts w:ascii="FontbitDavid" w:hAnsi="FontbitDavid" w:hint="cs"/>
            <w:sz w:val="24"/>
            <w:rtl/>
          </w:rPr>
          <w:delText xml:space="preserve"> </w:delText>
        </w:r>
      </w:del>
      <w:r>
        <w:rPr>
          <w:rFonts w:ascii="FontbitDavid" w:hAnsi="FontbitDavid" w:hint="cs"/>
          <w:sz w:val="24"/>
          <w:rtl/>
        </w:rPr>
        <w:t xml:space="preserve">לומר דחוט של ביצים הוא דאפי' בביצים גופיהו </w:t>
      </w:r>
      <w:ins w:id="91079" w:author="מנוע מכני" w:date="2026-10-11T12:04:39Z">
        <w:r>
          <w:rPr>
            <w:rFonts w:ascii="FontbitDavid" w:hAnsi="FontbitDavid" w:hint="cs"/>
            <w:sz w:val="24"/>
            <w:rtl/>
          </w:rPr>
          <w:t xml:space="preserve">א"א</w:t>
        </w:r>
      </w:ins>
      <w:del w:id="91080" w:author="מנוע מכני" w:date="2026-10-11T12:04:39Z">
        <w:r>
          <w:rPr>
            <w:rFonts w:ascii="FontbitDavid" w:hAnsi="FontbitDavid" w:hint="cs"/>
            <w:sz w:val="24"/>
            <w:rtl/>
          </w:rPr>
          <w:delText xml:space="preserve">א''א</w:delText>
        </w:r>
      </w:del>
      <w:r>
        <w:rPr>
          <w:rFonts w:ascii="FontbitDavid" w:hAnsi="FontbitDavid" w:hint="cs"/>
          <w:sz w:val="24"/>
          <w:rtl/>
        </w:rPr>
        <w:t xml:space="preserve"> להבחין </w:t>
      </w:r>
      <w:ins w:id="91081" w:author="מנוע מכני" w:date="2026-10-11T12:04:39Z">
        <w:r>
          <w:rPr>
            <w:rFonts w:ascii="FontbitDavid" w:hAnsi="FontbitDavid" w:hint="cs"/>
            <w:sz w:val="24"/>
            <w:rtl/>
          </w:rPr>
          <w:t xml:space="preserve">כ"ש</w:t>
        </w:r>
      </w:ins>
      <w:del w:id="91082" w:author="מנוע מכני" w:date="2026-10-11T12:04:39Z">
        <w:r>
          <w:rPr>
            <w:rFonts w:ascii="FontbitDavid" w:hAnsi="FontbitDavid" w:hint="cs"/>
            <w:sz w:val="24"/>
            <w:rtl/>
          </w:rPr>
          <w:delText xml:space="preserve">כ''ש</w:delText>
        </w:r>
      </w:del>
      <w:r>
        <w:rPr>
          <w:rFonts w:ascii="FontbitDavid" w:hAnsi="FontbitDavid" w:hint="cs"/>
          <w:sz w:val="24"/>
          <w:rtl/>
        </w:rPr>
        <w:t xml:space="preserve"> בחוט, </w:t>
      </w:r>
    </w:p>
    <w:p>
      <w:pPr>
        <w:pStyle w:val="38"/>
        <w:rPr>
          <w:ins w:id="99722" w:author="מנוע מכני" w:date="2026-10-11T12:04:39Z"/>
        </w:rPr>
      </w:pPr>
      <w:del w:id="99721" w:author="מנוע מכני" w:date="2026-10-11T12:04:39Z">
        <w:r w:rsidRPr="00E744B3">
          <w:delText xml:space="preserve">•</w:delText>
        </w:r>
      </w:del>
      <w:r w:rsidRPr="00E744B3">
        <w:t xml:space="preserve"> </w:t>
      </w:r>
      <w:r>
        <w:t>רב עמ</w:t>
      </w:r>
      <w:r>
        <w:t>רם</w:t>
      </w:r>
      <w:r w:rsidRPr="00B078C3">
        <w:t xml:space="preserve"> תנא:</w:t>
      </w:r>
    </w:p>
    <w:p w:rsidR="00E403F0" w:rsidRPr="00B078C3" w:rsidRDefault="00E403F0" w:rsidP="00E403F0">
      <w:pPr>
        <w:rPr>
          <w:rFonts w:ascii="FontbitDavid" w:hAnsi="FontbitDavid"/>
          <w:sz w:val="24"/>
          <w:rtl/>
        </w:rPr>
      </w:pPr>
      <w:del w:id="997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 ירכותיו - כב' חוטין של זהורית.</w:t>
      </w:r>
      <w:r>
        <w:rPr>
          <w:rFonts w:ascii="FontbitDavid" w:hAnsi="FontbitDavid" w:hint="cs"/>
          <w:sz w:val="24"/>
          <w:rtl/>
        </w:rPr>
        <w:t xml:space="preserve"> </w:t>
      </w:r>
      <w:r>
        <w:rPr>
          <w:rFonts w:ascii="FontbitDavid" w:hAnsi="FontbitDavid"/>
          <w:sz w:val="24"/>
          <w:rtl/>
        </w:rPr>
        <w:tab/>
      </w:r>
      <w:r>
        <w:rPr>
          <w:rStyle w:val="2fb"/>
          <w:rFonts w:ascii="FontbitDavid" w:hAnsi="FontbitDavid" w:hint="cs"/>
          <w:sz w:val="24"/>
          <w:rtl/>
        </w:rPr>
        <w:t xml:space="preserve">רב </w:t>
      </w:r>
      <w:r w:rsidRPr="00B078C3">
        <w:rPr>
          <w:rStyle w:val="2fb"/>
          <w:rFonts w:ascii="FontbitDavid" w:hAnsi="FontbitDavid"/>
          <w:sz w:val="24"/>
          <w:rtl/>
        </w:rPr>
        <w:t xml:space="preserve">עמרם</w:t>
      </w:r>
      <w:r w:rsidRPr="00B078C3">
        <w:rPr>
          <w:rFonts w:ascii="FontbitDavid" w:hAnsi="FontbitDavid"/>
          <w:sz w:val="24"/>
          <w:rtl/>
        </w:rPr>
        <w:t xml:space="preserve"> עלה: כשל ערב.</w:t>
      </w:r>
    </w:p>
    <w:p w:rsidR="00E403F0" w:rsidRPr="00B078C3" w:rsidRDefault="00E403F0" w:rsidP="00D65BEC">
      <w:pPr>
        <w:rPr>
          <w:rFonts w:ascii="FontbitDavid" w:hAnsi="FontbitDavid"/>
          <w:sz w:val="24"/>
          <w:rtl/>
        </w:rPr>
      </w:pPr>
      <w:r w:rsidRPr="00B078C3">
        <w:rPr>
          <w:rFonts w:ascii="FontbitDavid" w:hAnsi="FontbitDavid"/>
          <w:sz w:val="24"/>
          <w:rtl/>
        </w:rPr>
        <w:t xml:space="preserve">ושני זרועותיו כב' חוטין של זהורית, </w:t>
      </w:r>
      <w:r>
        <w:rPr>
          <w:rFonts w:ascii="FontbitDavid" w:hAnsi="FontbitDavid"/>
          <w:sz w:val="24"/>
          <w:rtl/>
        </w:rPr>
        <w:tab/>
      </w:r>
      <w:r>
        <w:rPr>
          <w:rFonts w:ascii="FontbitDavid" w:hAnsi="FontbitDavid"/>
          <w:sz w:val="24"/>
          <w:rtl/>
        </w:rPr>
        <w:tab/>
      </w:r>
      <w:r w:rsidRPr="00B078C3">
        <w:rPr>
          <w:rFonts w:ascii="FontbitDavid" w:hAnsi="FontbitDavid"/>
          <w:sz w:val="24"/>
          <w:rtl/>
        </w:rPr>
        <w:t>וא"ר עמרם עלה: כשל שתי.</w:t>
      </w:r>
    </w:p>
    <w:p>
      <w:pPr>
        <w:pStyle w:val="afffff8"/>
        <w:rPr>
          <w:ins w:id="90471" w:author="קלוד" w:date="2026-10-11T12:23:38Z"/>
        </w:rPr>
      </w:pPr>
      <w:ins w:id="90472" w:author="קלוד" w:date="2026-10-11T12:23:38Z">
        <w:r>
          <w:rPr>
            <w:color w:val="7B3F00"/>
          </w:rPr>
          <w:t xml:space="preserve">יפה - אין מטהרים עד שישעיר</w:t>
        </w:r>
      </w:ins>
    </w:p>
    <w:p>
      <w:pPr>
        <w:pStyle w:val="38"/>
        <w:rPr>
          <w:ins w:id="99724" w:author="מנוע מכני" w:date="2026-10-11T12:04:39Z"/>
        </w:rPr>
      </w:pPr>
      <w:del w:id="101853" w:author="מנוע מכני" w:date="2026-10-11T12:04:39Z">
        <w:r w:rsidRPr="00B078C3">
          <w:delText xml:space="preserve">א"ל </w:delText>
        </w:r>
      </w:del>
      <w:r w:rsidRPr="00B078C3">
        <w:t xml:space="preserve">שמואל לרב יהודה:</w:t>
      </w:r>
    </w:p>
    <w:p w:rsidR="00E403F0" w:rsidRPr="00B078C3" w:rsidRDefault="00E403F0" w:rsidP="00E403F0">
      <w:pPr>
        <w:rPr>
          <w:rFonts w:ascii="FontbitDavid" w:hAnsi="FontbitDavid"/>
          <w:sz w:val="24"/>
          <w:rtl/>
        </w:rPr>
      </w:pPr>
      <w:del w:id="9972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שיננא, </w:t>
      </w:r>
      <w:r w:rsidRPr="00B078C3">
        <w:rPr>
          <w:rFonts w:ascii="FontbitDavid" w:hAnsi="FontbitDavid"/>
          <w:sz w:val="24"/>
          <w:rtl/>
        </w:rPr>
        <w:t xml:space="preserve">לא</w:t>
      </w:r>
      <w:r w:rsidRPr="00B078C3">
        <w:rPr>
          <w:rFonts w:ascii="FontbitDavid" w:hAnsi="FontbitDavid"/>
          <w:sz w:val="24"/>
          <w:rtl/>
        </w:rPr>
        <w:t xml:space="preserve"> תעביד עובדא עד שישעיר.</w:t>
      </w:r>
    </w:p>
    <w:p>
      <w:pPr>
        <w:pStyle w:val="38"/>
        <w:rPr>
          <w:ins w:id="99726" w:author="מנוע מכני" w:date="2026-10-11T12:04:39Z"/>
        </w:rPr>
      </w:pPr>
      <w:r w:rsidRPr="00B078C3">
        <w:t xml:space="preserve">ומי </w:t>
      </w:r>
      <w:r w:rsidRPr="00B078C3">
        <w:t xml:space="preserve">אמר</w:t>
      </w:r>
      <w:r w:rsidRPr="00B078C3">
        <w:t xml:space="preserve"> שמואל </w:t>
      </w:r>
      <w:ins w:id="95355" w:author="מנוע מכני" w:date="2026-10-11T12:04:39Z">
        <w:r>
          <w:t xml:space="preserve">כך</w:t>
        </w:r>
      </w:ins>
      <w:del w:id="95356" w:author="מנוע מכני" w:date="2026-10-11T12:04:39Z">
        <w:r w:rsidRPr="00B078C3">
          <w:delText xml:space="preserve">הכי</w:delText>
        </w:r>
      </w:del>
      <w:r w:rsidRPr="00B078C3">
        <w:t xml:space="preserve">?</w:t>
      </w:r>
    </w:p>
    <w:p w:rsidR="00E403F0" w:rsidRDefault="00E403F0" w:rsidP="00E403F0">
      <w:pPr>
        <w:rPr>
          <w:rFonts w:ascii="FontbitDavid" w:hAnsi="FontbitDavid"/>
          <w:sz w:val="24"/>
          <w:rtl/>
        </w:rPr>
      </w:pPr>
      <w:del w:id="997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והאמר </w:t>
      </w:r>
      <w:r w:rsidRPr="00B078C3">
        <w:rPr>
          <w:rStyle w:val="2fb"/>
          <w:rFonts w:ascii="FontbitDavid" w:hAnsi="FontbitDavid"/>
          <w:sz w:val="24"/>
          <w:rtl/>
        </w:rPr>
        <w:t xml:space="preserve">שמואל</w:t>
      </w:r>
      <w:r w:rsidRPr="00B078C3">
        <w:rPr>
          <w:rFonts w:ascii="FontbitDavid" w:hAnsi="FontbitDavid"/>
          <w:sz w:val="24"/>
          <w:rtl/>
        </w:rPr>
        <w:t xml:space="preserve">: אחת זו ואחת זו - חוששת! </w:t>
      </w:r>
    </w:p>
    <w:p w:rsidR="00E403F0" w:rsidRPr="00017C1D" w:rsidRDefault="00E403F0" w:rsidP="00E403F0">
      <w:pPr>
        <w:pStyle w:val="a3"/>
        <w:rPr>
          <w:spacing w:val="-8"/>
          <w:rtl/>
        </w:rPr>
      </w:pPr>
      <w:r w:rsidRPr="00017C1D">
        <w:rPr>
          <w:rStyle w:val="2fb"/>
          <w:rFonts w:hint="cs"/>
          <w:spacing w:val="-8"/>
          <w:rtl/>
        </w:rPr>
        <w:t xml:space="preserve">א</w:t>
      </w:r>
      <w:ins w:id="91083" w:author="מנוע מכני" w:date="2026-10-11T12:04:39Z">
        <w:r>
          <w:rPr>
            <w:rStyle w:val="2fb"/>
            <w:rFonts w:hint="cs"/>
            <w:spacing w:val="-8"/>
            <w:rtl/>
          </w:rPr>
          <w:t xml:space="preserve">ר"א</w:t>
        </w:r>
      </w:ins>
      <w:del w:id="91084" w:author="מנוע מכני" w:date="2026-10-11T12:04:39Z">
        <w:r w:rsidRPr="00017C1D">
          <w:rPr>
            <w:rFonts w:hint="cs"/>
            <w:spacing w:val="-8"/>
            <w:rtl/>
          </w:rPr>
          <w:delText xml:space="preserve">ר''א</w:delText>
        </w:r>
      </w:del>
      <w:r w:rsidRPr="00017C1D">
        <w:rPr>
          <w:rFonts w:hint="cs"/>
          <w:spacing w:val="-8"/>
          <w:rtl/>
        </w:rPr>
        <w:t xml:space="preserve"> </w:t>
      </w:r>
      <w:ins w:id="91085" w:author="מנוע מכני" w:date="2026-10-11T12:04:39Z">
        <w:r>
          <w:rPr>
            <w:rFonts w:hint="cs"/>
            <w:spacing w:val="-8"/>
            <w:rtl/>
          </w:rPr>
          <w:t xml:space="preserve">ב"ש</w:t>
        </w:r>
      </w:ins>
      <w:del w:id="91086" w:author="מנוע מכני" w:date="2026-10-11T12:04:39Z">
        <w:r w:rsidRPr="00017C1D">
          <w:rPr>
            <w:rFonts w:hint="cs"/>
            <w:spacing w:val="-8"/>
            <w:rtl/>
          </w:rPr>
          <w:delText xml:space="preserve">ב''ש</w:delText>
        </w:r>
      </w:del>
      <w:r w:rsidRPr="00017C1D">
        <w:rPr>
          <w:spacing w:val="-8"/>
          <w:rtl/>
        </w:rPr>
        <w:t xml:space="preserve"> </w:t>
      </w:r>
      <w:ins w:id="95359" w:author="מנוע מכני" w:date="2026-10-11T12:04:39Z">
        <w:r>
          <w:rPr>
            <w:spacing w:val="-8"/>
            <w:rtl/>
          </w:rPr>
          <w:t xml:space="preserve">לי</w:t>
        </w:r>
      </w:ins>
      <w:del w:id="95360" w:author="מנוע מכני" w:date="2026-10-11T12:04:39Z">
        <w:r w:rsidRPr="00017C1D">
          <w:rPr>
            <w:spacing w:val="-8"/>
            <w:rtl/>
          </w:rPr>
          <w:delText xml:space="preserve">לדידי</w:delText>
        </w:r>
      </w:del>
      <w:r w:rsidRPr="00017C1D">
        <w:rPr>
          <w:spacing w:val="-8"/>
          <w:rtl/>
        </w:rPr>
        <w:t xml:space="preserve"> מפרשא לי </w:t>
      </w:r>
      <w:ins w:id="95357" w:author="מנוע מכני" w:date="2026-10-11T12:04:39Z">
        <w:r>
          <w:rPr>
            <w:spacing w:val="-8"/>
            <w:rtl/>
          </w:rPr>
          <w:t xml:space="preserve">ממנו</w:t>
        </w:r>
      </w:ins>
      <w:del w:id="95358" w:author="מנוע מכני" w:date="2026-10-11T12:04:39Z">
        <w:r w:rsidRPr="00017C1D">
          <w:rPr>
            <w:spacing w:val="-8"/>
            <w:rtl/>
          </w:rPr>
          <w:delText xml:space="preserve">מיניה</w:delText>
        </w:r>
      </w:del>
      <w:r w:rsidRPr="00017C1D">
        <w:rPr>
          <w:spacing w:val="-8"/>
          <w:rtl/>
        </w:rPr>
        <w:t xml:space="preserve"> דמר </w:t>
      </w:r>
      <w:r w:rsidRPr="00017C1D">
        <w:rPr>
          <w:rStyle w:val="2fb"/>
          <w:spacing w:val="-8"/>
          <w:rtl/>
        </w:rPr>
        <w:t xml:space="preserve">שמואל</w:t>
      </w:r>
      <w:r w:rsidRPr="00017C1D">
        <w:rPr>
          <w:spacing w:val="-8"/>
          <w:rtl/>
        </w:rPr>
        <w:t xml:space="preserve">: לחוש חוששת, ימי טהרה </w:t>
      </w:r>
      <w:r w:rsidRPr="00017C1D">
        <w:rPr>
          <w:spacing w:val="-8"/>
          <w:rtl/>
        </w:rPr>
        <w:t xml:space="preserve">לא</w:t>
      </w:r>
      <w:r w:rsidRPr="00017C1D">
        <w:rPr>
          <w:spacing w:val="-8"/>
          <w:rtl/>
        </w:rPr>
        <w:t xml:space="preserve"> </w:t>
      </w:r>
      <w:ins w:id="90095" w:author="Claude - סמנטי" w:date="2026-10-11T12:19:29Z">
        <w:r>
          <w:rPr>
            <w:spacing w:val="-8"/>
            <w:rtl/>
          </w:rPr>
          <w:t xml:space="preserve">נותנים</w:t>
        </w:r>
      </w:ins>
      <w:del w:id="90096" w:author="Claude - סמנטי" w:date="2026-10-11T12:19:29Z">
        <w:r w:rsidRPr="00017C1D">
          <w:rPr>
            <w:spacing w:val="-8"/>
            <w:rtl/>
          </w:rPr>
          <w:delText xml:space="preserve">יהבינן</w:delText>
        </w:r>
      </w:del>
      <w:r w:rsidRPr="00017C1D">
        <w:rPr>
          <w:spacing w:val="-8"/>
          <w:rtl/>
        </w:rPr>
        <w:t xml:space="preserve"> לה עד שישעיר.</w:t>
      </w:r>
    </w:p>
    <w:p>
      <w:pPr>
        <w:pStyle w:val="38"/>
        <w:rPr>
          <w:ins w:id="99728" w:author="מנוע מכני" w:date="2026-10-11T12:04:39Z"/>
        </w:rPr>
      </w:pPr>
      <w:ins w:id="90097" w:author="Claude - סמנטי" w:date="2026-10-11T12:19:29Z">
        <w:r>
          <w:t xml:space="preserve">לומר</w:t>
        </w:r>
      </w:ins>
      <w:del w:id="90098" w:author="Claude - סמנטי" w:date="2026-10-11T12:19:29Z">
        <w:r w:rsidRPr="00B078C3">
          <w:delText xml:space="preserve">למימרא</w:delText>
        </w:r>
      </w:del>
      <w:r w:rsidRPr="00B078C3">
        <w:t xml:space="preserve"> דמספקא לשמואל?</w:t>
      </w:r>
    </w:p>
    <w:p w:rsidR="00E403F0" w:rsidRDefault="00E403F0" w:rsidP="00E403F0">
      <w:pPr>
        <w:rPr>
          <w:rFonts w:ascii="FontbitDavid" w:hAnsi="FontbitDavid"/>
          <w:sz w:val="24"/>
          <w:rtl/>
        </w:rPr>
      </w:pPr>
      <w:del w:id="997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והא </w:t>
      </w:r>
      <w:r>
        <w:rPr>
          <w:rFonts w:ascii="FontbitDavid" w:hAnsi="FontbitDavid" w:hint="cs"/>
          <w:sz w:val="24"/>
          <w:rtl/>
        </w:rPr>
        <w:t xml:space="preserve">אותו </w:t>
      </w:r>
      <w:ins w:id="98285" w:author="מנוע מכני" w:date="2026-10-11T12:04:39Z">
        <w:r>
          <w:rPr>
            <w:rFonts w:ascii="FontbitDavid" w:hAnsi="FontbitDavid" w:hint="cs"/>
            <w:sz w:val="24"/>
            <w:rtl/>
          </w:rPr>
          <w:t xml:space="preserve">יפה</w:t>
        </w:r>
      </w:ins>
      <w:del w:id="98286" w:author="מנוע מכני" w:date="2026-10-11T12:04:39Z">
        <w:r>
          <w:rPr>
            <w:rFonts w:ascii="FontbitDavid" w:hAnsi="FontbitDavid" w:hint="cs"/>
            <w:sz w:val="24"/>
            <w:rtl/>
          </w:rPr>
          <w:delText xml:space="preserve">שפיר</w:delText>
        </w:r>
      </w:del>
      <w:r>
        <w:rPr>
          <w:rFonts w:ascii="FontbitDavid" w:hAnsi="FontbitDavid" w:hint="cs"/>
          <w:sz w:val="24"/>
          <w:rtl/>
        </w:rPr>
        <w:t xml:space="preserve"> שבא לפני </w:t>
      </w:r>
      <w:r>
        <w:rPr>
          <w:rStyle w:val="2fb"/>
          <w:rFonts w:ascii="FontbitDavid" w:hAnsi="FontbitDavid" w:hint="cs"/>
          <w:sz w:val="24"/>
          <w:rtl/>
        </w:rPr>
        <w:t xml:space="preserve">שמואל</w:t>
      </w:r>
      <w:r>
        <w:rPr>
          <w:rFonts w:ascii="FontbitDavid" w:hAnsi="FontbitDavid" w:hint="cs"/>
          <w:sz w:val="24"/>
          <w:rtl/>
        </w:rPr>
        <w:t xml:space="preserve"> ואמר </w:t>
      </w:r>
      <w:ins w:id="90099" w:author="Claude - סמנטי" w:date="2026-10-11T12:19:29Z">
        <w:r>
          <w:rPr>
            <w:rFonts w:ascii="FontbitDavid" w:hAnsi="FontbitDavid" w:hint="cs"/>
            <w:sz w:val="24"/>
            <w:rtl/>
          </w:rPr>
          <w:t xml:space="preserve">שהוא</w:t>
        </w:r>
      </w:ins>
      <w:del w:id="90100" w:author="Claude - סמנטי" w:date="2026-10-11T12:19:29Z">
        <w:r>
          <w:rPr>
            <w:rFonts w:ascii="FontbitDavid" w:hAnsi="FontbitDavid" w:hint="cs"/>
            <w:sz w:val="24"/>
            <w:rtl/>
          </w:rPr>
          <w:delText xml:space="preserve">דהוא</w:delText>
        </w:r>
      </w:del>
      <w:r>
        <w:rPr>
          <w:rFonts w:ascii="FontbitDavid" w:hAnsi="FontbitDavid" w:hint="cs"/>
          <w:sz w:val="24"/>
          <w:rtl/>
        </w:rPr>
        <w:t xml:space="preserve"> בן </w:t>
      </w:r>
      <w:ins w:id="91087" w:author="מנוע מכני" w:date="2026-10-11T12:04:39Z">
        <w:r>
          <w:rPr>
            <w:rFonts w:ascii="FontbitDavid" w:hAnsi="FontbitDavid" w:hint="cs"/>
            <w:sz w:val="24"/>
            <w:rtl/>
          </w:rPr>
          <w:t xml:space="preserve">מ"א</w:t>
        </w:r>
      </w:ins>
      <w:del w:id="91088" w:author="מנוע מכני" w:date="2026-10-11T12:04:39Z">
        <w:r>
          <w:rPr>
            <w:rFonts w:ascii="FontbitDavid" w:hAnsi="FontbitDavid" w:hint="cs"/>
            <w:sz w:val="24"/>
            <w:rtl/>
          </w:rPr>
          <w:delText xml:space="preserve">מ''א</w:delText>
        </w:r>
      </w:del>
      <w:r>
        <w:rPr>
          <w:rFonts w:ascii="FontbitDavid" w:hAnsi="FontbitDavid" w:hint="cs"/>
          <w:sz w:val="24"/>
          <w:rtl/>
        </w:rPr>
        <w:t xml:space="preserve"> יום, וחישבו מליל טבילה עד אותו היום והיה רק </w:t>
      </w:r>
      <w:ins w:id="91089" w:author="מנוע מכני" w:date="2026-10-11T12:04:39Z">
        <w:r>
          <w:rPr>
            <w:rFonts w:ascii="FontbitDavid" w:hAnsi="FontbitDavid" w:hint="cs"/>
            <w:sz w:val="24"/>
            <w:rtl/>
          </w:rPr>
          <w:t xml:space="preserve">מ"א</w:t>
        </w:r>
      </w:ins>
      <w:del w:id="91090" w:author="מנוע מכני" w:date="2026-10-11T12:04:39Z">
        <w:r>
          <w:rPr>
            <w:rFonts w:ascii="FontbitDavid" w:hAnsi="FontbitDavid" w:hint="cs"/>
            <w:sz w:val="24"/>
            <w:rtl/>
          </w:rPr>
          <w:delText xml:space="preserve">מ''א</w:delText>
        </w:r>
      </w:del>
      <w:r>
        <w:rPr>
          <w:rFonts w:ascii="FontbitDavid" w:hAnsi="FontbitDavid" w:hint="cs"/>
          <w:sz w:val="24"/>
          <w:rtl/>
        </w:rPr>
        <w:t xml:space="preserve"> יום, ואמר </w:t>
      </w:r>
      <w:ins w:id="97027" w:author="מנוע מכני" w:date="2026-10-11T12:04:39Z">
        <w:r>
          <w:rPr>
            <w:rFonts w:ascii="FontbitDavid" w:hAnsi="FontbitDavid" w:hint="cs"/>
            <w:sz w:val="24"/>
            <w:rtl/>
          </w:rPr>
          <w:t xml:space="preserve">להם</w:t>
        </w:r>
      </w:ins>
      <w:del w:id="97028" w:author="מנוע מכני" w:date="2026-10-11T12:04:39Z">
        <w:r>
          <w:rPr>
            <w:rFonts w:ascii="FontbitDavid" w:hAnsi="FontbitDavid" w:hint="cs"/>
            <w:sz w:val="24"/>
            <w:rtl/>
          </w:rPr>
          <w:delText xml:space="preserve">להו</w:delText>
        </w:r>
      </w:del>
      <w:r>
        <w:rPr>
          <w:rFonts w:ascii="FontbitDavid" w:hAnsi="FontbitDavid" w:hint="cs"/>
          <w:sz w:val="24"/>
          <w:rtl/>
        </w:rPr>
        <w:t xml:space="preserve"> </w:t>
      </w:r>
      <w:ins w:id="95361" w:author="מנוע מכני" w:date="2026-10-11T12:04:39Z">
        <w:r>
          <w:rPr>
            <w:rFonts w:ascii="FontbitDavid" w:hAnsi="FontbitDavid" w:hint="cs"/>
            <w:sz w:val="24"/>
            <w:rtl/>
          </w:rPr>
          <w:t xml:space="preserve">זה</w:t>
        </w:r>
      </w:ins>
      <w:del w:id="95362" w:author="מנוע מכני" w:date="2026-10-11T12:04:39Z">
        <w:r>
          <w:rPr>
            <w:rFonts w:ascii="FontbitDavid" w:hAnsi="FontbitDavid" w:hint="cs"/>
            <w:sz w:val="24"/>
            <w:rtl/>
          </w:rPr>
          <w:delText xml:space="preserve">האי</w:delText>
        </w:r>
      </w:del>
      <w:r>
        <w:rPr>
          <w:rFonts w:ascii="FontbitDavid" w:hAnsi="FontbitDavid" w:hint="cs"/>
          <w:sz w:val="24"/>
          <w:rtl/>
        </w:rPr>
        <w:t xml:space="preserve"> בנדה בעל </w:t>
      </w:r>
      <w:r>
        <w:rPr>
          <w:rFonts w:ascii="FontbitDavid" w:hAnsi="FontbitDavid"/>
          <w:sz w:val="24"/>
          <w:rtl/>
        </w:rPr>
        <w:t>–</w:t>
      </w:r>
      <w:r>
        <w:rPr>
          <w:rFonts w:ascii="FontbitDavid" w:hAnsi="FontbitDavid" w:hint="cs"/>
          <w:sz w:val="24"/>
          <w:rtl/>
        </w:rPr>
        <w:t xml:space="preserve"> כפתוהו והודה</w:t>
      </w:r>
      <w:ins w:id="97299" w:author="מנוע מכני" w:date="2026-10-11T12:04:39Z">
        <w:r>
          <w:rPr>
            <w:rFonts w:ascii="FontbitDavid" w:hAnsi="FontbitDavid" w:hint="cs"/>
            <w:sz w:val="24"/>
            <w:rtl/>
          </w:rPr>
          <w:t xml:space="preserve">!</w:t>
        </w:r>
      </w:ins>
      <w:del w:id="97300" w:author="מנוע מכני" w:date="2026-10-11T12:04:39Z">
        <w:r>
          <w:rPr>
            <w:rFonts w:ascii="FontbitDavid" w:hAnsi="FontbitDavid" w:hint="cs"/>
            <w:sz w:val="24"/>
            <w:rtl/>
          </w:rPr>
          <w:delText xml:space="preserve"> !</w:delText>
        </w:r>
      </w:del>
      <w:r>
        <w:rPr>
          <w:rFonts w:ascii="FontbitDavid" w:hAnsi="FontbitDavid" w:hint="cs"/>
          <w:sz w:val="24"/>
          <w:rtl/>
        </w:rPr>
        <w:t xml:space="preserve">!</w:t>
      </w:r>
    </w:p>
    <w:p w:rsidR="00E403F0" w:rsidRPr="00BD6A80" w:rsidRDefault="00E403F0" w:rsidP="00E403F0">
      <w:pPr>
        <w:pStyle w:val="a2"/>
        <w:numPr>
          <w:ilvl w:val="0"/>
          <w:numId w:val="3"/>
        </w:numPr>
        <w:ind w:left="714" w:hanging="357"/>
        <w:rPr>
          <w:rtl/>
        </w:rPr>
      </w:pPr>
      <w:r w:rsidRPr="00BD6A80">
        <w:rPr>
          <w:rtl/>
        </w:rPr>
        <w:t xml:space="preserve">שאני </w:t>
      </w:r>
      <w:r w:rsidRPr="00BD6A80">
        <w:rPr>
          <w:rStyle w:val="2fb"/>
          <w:rtl/>
        </w:rPr>
        <w:t xml:space="preserve">שמואל</w:t>
      </w:r>
      <w:r w:rsidRPr="00BD6A80">
        <w:rPr>
          <w:rtl/>
        </w:rPr>
        <w:t xml:space="preserve"> </w:t>
      </w:r>
      <w:r w:rsidRPr="00BD6A80">
        <w:rPr>
          <w:rStyle w:val="2fb"/>
          <w:rtl/>
        </w:rPr>
        <w:t xml:space="preserve">דרב</w:t>
      </w:r>
      <w:r w:rsidRPr="00BD6A80">
        <w:rPr>
          <w:rtl/>
        </w:rPr>
        <w:t xml:space="preserve"> גובריה.</w:t>
      </w:r>
    </w:p>
    <w:p w:rsidR="00E403F0" w:rsidRPr="00B078C3" w:rsidRDefault="00E403F0" w:rsidP="00E403F0">
      <w:pPr>
        <w:jc w:val="center"/>
        <w:rPr>
          <w:del w:id="90068" w:author="מנוע עיצוב" w:date="2026-10-11T12:09:26Z"/>
          <w:rFonts w:ascii="FontbitDavid" w:hAnsi="FontbitDavid"/>
          <w:sz w:val="24"/>
          <w:rtl/>
        </w:rPr>
      </w:pPr>
      <w:del w:id="9006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86" w:author="קלוד" w:date="2026-10-11T09:07:21Z">
          <w:pPr>
            <w:pStyle w:val="affff1"/>
            <w:rPr>
              <w:rtl/>
            </w:rPr>
          </w:pPr>
        </w:pPrChange>
      </w:pPr>
      <w:ins w:id="9832" w:author="מספור קטעי משנה" w:date="2026-10-11T09:25:19Z">
        <w:r>
          <w:rPr>
            <w:rStyle w:val="MisparKeta"/>
          </w:rPr>
          <w:t xml:space="preserve">ה. </w:t>
        </w:r>
      </w:ins>
      <w:r w:rsidRPr="00B078C3">
        <w:rPr>
          <w:rtl/>
        </w:rPr>
        <w:t>המפלת סנדל וכו'.</w:t>
      </w:r>
    </w:p>
    <w:p w:rsidR="00E403F0" w:rsidRPr="00B078C3"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סנדל דומה לדג של ים, מתחלתו ולד הוא אלא שנרצף.</w:t>
      </w:r>
    </w:p>
    <w:p>
      <w:pPr>
        <w:pStyle w:val="38"/>
        <w:rPr>
          <w:ins w:id="99730" w:author="מנוע מכני" w:date="2026-10-11T12:04:39Z"/>
        </w:rPr>
      </w:pPr>
      <w:r w:rsidRPr="00B078C3">
        <w:t xml:space="preserve">רשב"ג</w:t>
      </w:r>
      <w:del w:id="101711"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7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סנדל דומה ללשון של שור הגדול.</w:t>
      </w:r>
    </w:p>
    <w:p>
      <w:pPr>
        <w:pStyle w:val="afffff8"/>
        <w:rPr>
          <w:ins w:id="90469" w:author="קלוד" w:date="2026-10-11T12:23:38Z"/>
        </w:rPr>
      </w:pPr>
      <w:ins w:id="90470" w:author="קלוד" w:date="2026-10-11T12:23:38Z">
        <w:r>
          <w:rPr>
            <w:color w:val="7B3F00"/>
          </w:rPr>
          <w:t xml:space="preserve">סנדל צריך צורת פנים - עדות רבותינו</w:t>
        </w:r>
      </w:ins>
    </w:p>
    <w:p>
      <w:pPr>
        <w:pStyle w:val="38"/>
        <w:rPr>
          <w:ins w:id="99732" w:author="מנוע מכני" w:date="2026-10-11T12:04:39Z"/>
        </w:rPr>
      </w:pPr>
      <w:r w:rsidRPr="00B078C3">
        <w:t xml:space="preserve">משום רבותינו העידו:</w:t>
      </w:r>
    </w:p>
    <w:p w:rsidR="00E403F0" w:rsidRPr="00B078C3" w:rsidRDefault="00E403F0" w:rsidP="00E403F0">
      <w:pPr>
        <w:rPr>
          <w:rFonts w:ascii="FontbitDavid" w:hAnsi="FontbitDavid"/>
          <w:sz w:val="24"/>
          <w:rtl/>
        </w:rPr>
      </w:pPr>
      <w:del w:id="997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סנדל צריך צורת פנים.</w:t>
      </w:r>
    </w:p>
    <w:p>
      <w:pPr>
        <w:pStyle w:val="38"/>
        <w:rPr>
          <w:ins w:id="99734" w:author="מנוע מכני" w:date="2026-10-11T12:04:39Z"/>
        </w:rPr>
      </w:pPr>
      <w:r>
        <w:t xml:space="preserve">ארי</w:t>
      </w:r>
      <w:ins w:id="91091" w:author="מנוע מכני" w:date="2026-10-11T12:04:39Z">
        <w:r>
          <w:t xml:space="preserve">א"ש</w:t>
        </w:r>
      </w:ins>
      <w:del w:id="91092" w:author="מנוע מכני" w:date="2026-10-11T12:04:39Z">
        <w:r>
          <w:delText xml:space="preserve">א''ש</w:delText>
        </w:r>
      </w:del>
      <w:r w:rsidRPr="00B078C3">
        <w:t xml:space="preserve">:</w:t>
      </w:r>
    </w:p>
    <w:p w:rsidR="00E403F0" w:rsidRPr="00B078C3" w:rsidRDefault="00E403F0" w:rsidP="00E403F0">
      <w:pPr>
        <w:rPr>
          <w:rFonts w:ascii="FontbitDavid" w:hAnsi="FontbitDavid"/>
          <w:sz w:val="24"/>
          <w:rtl/>
        </w:rPr>
      </w:pPr>
      <w:del w:id="99735" w:author="מנוע מכני" w:date="2026-10-11T12:04:39Z">
        <w:r w:rsidRPr="00B078C3">
          <w:rPr>
            <w:rFonts w:ascii="FontbitDavid" w:hAnsi="FontbitDavid"/>
            <w:sz w:val="24"/>
            <w:rtl/>
          </w:rPr>
          <w:delText xml:space="preserve"> </w:delText>
        </w:r>
      </w:del>
      <w:r w:rsidRPr="0076686A">
        <w:rPr>
          <w:rFonts w:ascii="FontbitDavid" w:hAnsi="FontbitDavid"/>
          <w:b/>
          <w:bCs/>
          <w:sz w:val="24"/>
          <w:rtl/>
        </w:rPr>
        <w:t>הלכה</w:t>
      </w:r>
      <w:r w:rsidRPr="00B078C3">
        <w:rPr>
          <w:rFonts w:ascii="FontbitDavid" w:hAnsi="FontbitDavid"/>
          <w:sz w:val="24"/>
          <w:rtl/>
        </w:rPr>
        <w:t xml:space="preserve"> - סנדל צריך צורת פנים.</w:t>
      </w:r>
    </w:p>
    <w:p>
      <w:pPr>
        <w:pStyle w:val="38"/>
        <w:rPr>
          <w:ins w:id="99736" w:author="מנוע מכני" w:date="2026-10-11T12:04:39Z"/>
        </w:rPr>
      </w:pPr>
      <w:ins w:id="90007" w:author="מנוע מכני" w:date="2026-10-11T12:04:39Z">
        <w:r>
          <w:t xml:space="preserve">ר"א</w:t>
        </w:r>
      </w:ins>
      <w:del w:id="90008" w:author="מנוע מכני" w:date="2026-10-11T12:04:39Z">
        <w:r>
          <w:delText xml:space="preserve">ר'א</w:delText>
        </w:r>
      </w:del>
      <w:r>
        <w:t xml:space="preserve"> מרי</w:t>
      </w:r>
      <w:ins w:id="91093" w:author="מנוע מכני" w:date="2026-10-11T12:04:39Z">
        <w:r>
          <w:t xml:space="preserve">ב"י</w:t>
        </w:r>
      </w:ins>
      <w:del w:id="91094" w:author="מנוע מכני" w:date="2026-10-11T12:04:39Z">
        <w:r>
          <w:delText xml:space="preserve">ב''י</w:delText>
        </w:r>
      </w:del>
      <w:r>
        <w:t xml:space="preserve"> </w:t>
      </w:r>
      <w:r w:rsidRPr="00B078C3">
        <w:t xml:space="preserve">א"ר יצחק:</w:t>
      </w:r>
    </w:p>
    <w:p w:rsidR="00E403F0" w:rsidRPr="00B078C3" w:rsidRDefault="00E403F0" w:rsidP="00E403F0">
      <w:pPr>
        <w:rPr>
          <w:rFonts w:ascii="FontbitDavid" w:hAnsi="FontbitDavid"/>
          <w:sz w:val="24"/>
          <w:rtl/>
        </w:rPr>
      </w:pPr>
      <w:del w:id="9973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סנדל צריך צורת פנים, ואפי' מאחוריו, משל לאדם שסטר את חבירו והחזיר פניו לאחוריו.</w:t>
      </w:r>
    </w:p>
    <w:p w:rsidR="00E403F0" w:rsidRDefault="00E403F0" w:rsidP="00E403F0">
      <w:pPr>
        <w:rPr>
          <w:rFonts w:ascii="FontbitDavid" w:hAnsi="FontbitDavid"/>
          <w:sz w:val="24"/>
          <w:rtl/>
        </w:rPr>
      </w:pPr>
      <w:r w:rsidRPr="00B078C3">
        <w:rPr>
          <w:rFonts w:ascii="FontbitDavid" w:hAnsi="FontbitDavid"/>
          <w:sz w:val="24"/>
          <w:rtl/>
        </w:rPr>
        <w:t xml:space="preserve">בימי </w:t>
      </w:r>
      <w:r w:rsidRPr="00B078C3">
        <w:rPr>
          <w:rStyle w:val="2fb"/>
          <w:rFonts w:ascii="FontbitDavid" w:hAnsi="FontbitDavid"/>
          <w:sz w:val="24"/>
          <w:rtl/>
        </w:rPr>
        <w:t xml:space="preserve">רבי ינאי</w:t>
      </w:r>
      <w:r w:rsidRPr="00B078C3">
        <w:rPr>
          <w:rFonts w:ascii="FontbitDavid" w:hAnsi="FontbitDavid"/>
          <w:sz w:val="24"/>
          <w:rtl/>
        </w:rPr>
        <w:t xml:space="preserve"> בקשו לטהר את הסנדל שאין לו צורת פנים, </w:t>
      </w:r>
      <w:r w:rsidRPr="00B078C3">
        <w:rPr>
          <w:rFonts w:ascii="FontbitDavid" w:hAnsi="FontbitDavid"/>
          <w:sz w:val="24"/>
          <w:rtl/>
        </w:rPr>
        <w:t xml:space="preserve">אמר</w:t>
      </w:r>
      <w:r w:rsidRPr="00B078C3">
        <w:rPr>
          <w:rFonts w:ascii="FontbitDavid" w:hAnsi="FontbitDavid"/>
          <w:sz w:val="24"/>
          <w:rtl/>
        </w:rPr>
        <w:t xml:space="preserve"> להם </w:t>
      </w:r>
      <w:r w:rsidRPr="00B078C3">
        <w:rPr>
          <w:rStyle w:val="2fb"/>
          <w:rFonts w:ascii="FontbitDavid" w:hAnsi="FontbitDavid"/>
          <w:sz w:val="24"/>
          <w:rtl/>
        </w:rPr>
        <w:t xml:space="preserve">ר' ינאי</w:t>
      </w:r>
      <w:r w:rsidRPr="00B078C3">
        <w:rPr>
          <w:rFonts w:ascii="FontbitDavid" w:hAnsi="FontbitDavid"/>
          <w:sz w:val="24"/>
          <w:rtl/>
        </w:rPr>
        <w:t xml:space="preserve">: טיהרתם את הוולדות! והתניא משום רבותינו העידו: סנדל צריך צורת פנים! </w:t>
      </w:r>
    </w:p>
    <w:p>
      <w:pPr>
        <w:pStyle w:val="38"/>
        <w:rPr>
          <w:ins w:id="99738" w:author="מנוע מכני" w:date="2026-10-11T12:04:39Z"/>
        </w:rPr>
      </w:pPr>
      <w:r>
        <w:t xml:space="preserve">רב</w:t>
      </w:r>
      <w:ins w:id="91095" w:author="מנוע מכני" w:date="2026-10-11T12:04:39Z">
        <w:r>
          <w:t xml:space="preserve">ב"א</w:t>
        </w:r>
      </w:ins>
      <w:del w:id="91096" w:author="מנוע מכני" w:date="2026-10-11T12:04:39Z">
        <w:r>
          <w:delText xml:space="preserve">ב''א</w:delText>
        </w:r>
      </w:del>
      <w:r>
        <w:t xml:space="preserve"> מר</w:t>
      </w:r>
      <w:ins w:id="91097" w:author="מנוע מכני" w:date="2026-10-11T12:04:39Z">
        <w:r>
          <w:t xml:space="preserve">י"ו</w:t>
        </w:r>
      </w:ins>
      <w:del w:id="91098"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7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מעדותו של </w:t>
      </w:r>
      <w:r w:rsidRPr="00B078C3">
        <w:rPr>
          <w:rStyle w:val="2fb"/>
          <w:rFonts w:ascii="FontbitDavid" w:hAnsi="FontbitDavid"/>
          <w:sz w:val="24"/>
          <w:rtl/>
        </w:rPr>
        <w:t xml:space="preserve">רבי</w:t>
      </w:r>
      <w:r w:rsidRPr="00B078C3">
        <w:rPr>
          <w:rFonts w:ascii="FontbitDavid" w:hAnsi="FontbitDavid"/>
          <w:sz w:val="24"/>
          <w:rtl/>
        </w:rPr>
        <w:t xml:space="preserve"> נחוניא נשנית משנה זו.</w:t>
      </w:r>
    </w:p>
    <w:p>
      <w:pPr>
        <w:pStyle w:val="38"/>
        <w:rPr>
          <w:ins w:id="99740" w:author="מנוע מכני" w:date="2026-10-11T12:04:39Z"/>
        </w:rPr>
      </w:pPr>
      <w:r>
        <w:t xml:space="preserve">א</w:t>
      </w:r>
      <w:ins w:id="91099" w:author="מנוע מכני" w:date="2026-10-11T12:04:39Z">
        <w:r>
          <w:t xml:space="preserve">ר"ז</w:t>
        </w:r>
      </w:ins>
      <w:del w:id="91100" w:author="מנוע מכני" w:date="2026-10-11T12:04:39Z">
        <w:r>
          <w:delText xml:space="preserve">ר''ז</w:delText>
        </w:r>
      </w:del>
      <w:r>
        <w:t xml:space="preserve">:</w:t>
      </w:r>
    </w:p>
    <w:p w:rsidR="00E403F0" w:rsidRPr="00B078C3" w:rsidRDefault="00E403F0" w:rsidP="00E403F0">
      <w:pPr>
        <w:pStyle w:val="a3"/>
        <w:rPr>
          <w:rtl/>
        </w:rPr>
      </w:pPr>
      <w:del w:id="99741" w:author="מנוע מכני" w:date="2026-10-11T12:04:39Z">
        <w:r>
          <w:rPr>
            <w:rtl/>
          </w:rPr>
          <w:delText xml:space="preserve"> </w:delText>
        </w:r>
      </w:del>
      <w:r>
        <w:rPr>
          <w:rtl/>
        </w:rPr>
        <w:t xml:space="preserve">זכה בה </w:t>
      </w:r>
      <w:r>
        <w:rPr>
          <w:rStyle w:val="2fb"/>
          <w:rtl/>
        </w:rPr>
        <w:t xml:space="preserve">רב ביבי</w:t>
      </w:r>
      <w:r>
        <w:rPr>
          <w:rtl/>
        </w:rPr>
        <w:t xml:space="preserve"> בשמעתיה, דא</w:t>
      </w:r>
      <w:r>
        <w:rPr>
          <w:rFonts w:hint="cs"/>
          <w:rtl/>
        </w:rPr>
        <w:t>ני</w:t>
      </w:r>
      <w:r w:rsidRPr="00B078C3">
        <w:rPr>
          <w:rtl/>
        </w:rPr>
        <w:t xml:space="preserve"> והוא </w:t>
      </w:r>
      <w:r>
        <w:rPr>
          <w:rFonts w:hint="cs"/>
          <w:rtl/>
        </w:rPr>
        <w:t xml:space="preserve">ישבנו לפני </w:t>
      </w:r>
      <w:r w:rsidRPr="00B078C3">
        <w:rPr>
          <w:rStyle w:val="2fb"/>
          <w:rtl/>
        </w:rPr>
        <w:t xml:space="preserve">ר</w:t>
      </w:r>
      <w:ins w:id="91101" w:author="מנוע מכני" w:date="2026-10-11T12:04:39Z">
        <w:r>
          <w:rPr>
            <w:rStyle w:val="2fb"/>
            <w:rtl/>
          </w:rPr>
          <w:t xml:space="preserve">י"ו</w:t>
        </w:r>
      </w:ins>
      <w:del w:id="91102" w:author="מנוע מכני" w:date="2026-10-11T12:04:39Z">
        <w:r w:rsidRPr="00B078C3">
          <w:rPr>
            <w:rtl/>
          </w:rPr>
          <w:delText xml:space="preserve">י''ו</w:delText>
        </w:r>
      </w:del>
      <w:r w:rsidRPr="00B078C3">
        <w:rPr>
          <w:rtl/>
        </w:rPr>
        <w:t xml:space="preserve"> </w:t>
      </w:r>
      <w:r>
        <w:rPr>
          <w:rFonts w:hint="cs"/>
          <w:rtl/>
        </w:rPr>
        <w:t xml:space="preserve">כשאמר לזה </w:t>
      </w:r>
      <w:r w:rsidRPr="00B078C3">
        <w:rPr>
          <w:rtl/>
        </w:rPr>
        <w:t xml:space="preserve">וקדם </w:t>
      </w:r>
      <w:ins w:id="98287" w:author="מנוע מכני" w:date="2026-10-11T12:04:39Z">
        <w:r>
          <w:rPr>
            <w:rtl/>
          </w:rPr>
          <w:t xml:space="preserve">הוא</w:t>
        </w:r>
      </w:ins>
      <w:del w:id="98288" w:author="מנוע מכני" w:date="2026-10-11T12:04:39Z">
        <w:r w:rsidRPr="00B078C3">
          <w:rPr>
            <w:rtl/>
          </w:rPr>
          <w:delText xml:space="preserve">איהו</w:delText>
        </w:r>
      </w:del>
      <w:r w:rsidRPr="00B078C3">
        <w:rPr>
          <w:rtl/>
        </w:rPr>
        <w:t xml:space="preserve"> ואמר וזכה בה.</w:t>
      </w:r>
    </w:p>
    <w:p>
      <w:pPr>
        <w:pStyle w:val="afffff8"/>
        <w:rPr>
          <w:ins w:id="90467" w:author="קלוד" w:date="2026-10-11T12:23:38Z"/>
        </w:rPr>
      </w:pPr>
      <w:ins w:id="90468" w:author="קלוד" w:date="2026-10-11T12:23:38Z">
        <w:r>
          <w:rPr>
            <w:color w:val="7B3F00"/>
          </w:rPr>
          <w:t xml:space="preserve">למה הזכירה משנה סנדל והלא יש עמו ולד</w:t>
        </w:r>
      </w:ins>
    </w:p>
    <w:p w:rsidR="00E403F0" w:rsidRDefault="00E403F0" w:rsidP="00E403F0">
      <w:pPr>
        <w:rPr>
          <w:rFonts w:ascii="FontbitDavid" w:hAnsi="FontbitDavid"/>
          <w:sz w:val="24"/>
          <w:rtl/>
        </w:rPr>
      </w:pPr>
      <w:r w:rsidRPr="00B078C3">
        <w:rPr>
          <w:rFonts w:ascii="FontbitDavid" w:hAnsi="FontbitDavid"/>
          <w:sz w:val="24"/>
          <w:rtl/>
        </w:rPr>
        <w:t xml:space="preserve">למה הזכירו סנדל, והלא אין סנדל שאין עמו ולד? </w:t>
      </w:r>
      <w:ins w:id="97391" w:author="מנוע מכני" w:date="2026-10-11T12:04:39Z">
        <w:r>
          <w:rPr>
            <w:rFonts w:ascii="FontbitDavid" w:hAnsi="FontbitDavid"/>
            <w:sz w:val="24"/>
            <w:rtl/>
          </w:rPr>
          <w:t xml:space="preserve">אם </w:t>
        </w:r>
      </w:ins>
      <w:del w:id="97392"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דאתילידא נקבה בהדיה - </w:t>
      </w:r>
      <w:r w:rsidRPr="00B078C3">
        <w:rPr>
          <w:rFonts w:ascii="FontbitDavid" w:hAnsi="FontbitDavid"/>
          <w:sz w:val="24"/>
          <w:rtl/>
        </w:rPr>
        <w:t xml:space="preserve">ה"נ</w:t>
      </w:r>
      <w:r w:rsidRPr="00B078C3">
        <w:rPr>
          <w:rFonts w:ascii="FontbitDavid" w:hAnsi="FontbitDavid"/>
          <w:sz w:val="24"/>
          <w:rtl/>
        </w:rPr>
        <w:t xml:space="preserve">, </w:t>
      </w:r>
    </w:p>
    <w:p w:rsidR="00E403F0" w:rsidRDefault="00E403F0" w:rsidP="00E403F0">
      <w:pPr>
        <w:pStyle w:val="a2"/>
        <w:numPr>
          <w:ilvl w:val="0"/>
          <w:numId w:val="3"/>
        </w:numPr>
        <w:ind w:left="714" w:hanging="357"/>
      </w:pPr>
      <w:ins w:id="93871" w:author="מנוע מכני" w:date="2026-10-11T12:04:39Z">
        <w:r>
          <w:rPr>
            <w:rtl/>
          </w:rPr>
          <w:t xml:space="preserve">כאן</w:t>
        </w:r>
      </w:ins>
      <w:del w:id="93872" w:author="מנוע מכני" w:date="2026-10-11T12:04:39Z">
        <w:r w:rsidRPr="0076686A">
          <w:rPr>
            <w:rtl/>
          </w:rPr>
          <w:delText xml:space="preserve">הכא</w:delText>
        </w:r>
      </w:del>
      <w:r w:rsidRPr="0076686A">
        <w:rPr>
          <w:rtl/>
        </w:rPr>
        <w:t xml:space="preserve"> </w:t>
      </w:r>
      <w:r>
        <w:rPr>
          <w:rFonts w:hint="cs"/>
          <w:rtl/>
        </w:rPr>
        <w:t xml:space="preserve">מיירי שנולד זכר עמה הו'א הואיל </w:t>
      </w:r>
      <w:r>
        <w:rPr>
          <w:rStyle w:val="2fb"/>
          <w:rFonts w:hint="cs"/>
          <w:rtl/>
        </w:rPr>
        <w:t xml:space="preserve">וארי</w:t>
      </w:r>
      <w:ins w:id="91103" w:author="מנוע מכני" w:date="2026-10-11T12:04:39Z">
        <w:r>
          <w:rPr>
            <w:rStyle w:val="2fb"/>
            <w:rFonts w:hint="cs"/>
            <w:rtl/>
          </w:rPr>
          <w:t xml:space="preserve">ב"א</w:t>
        </w:r>
      </w:ins>
      <w:del w:id="91104" w:author="מנוע מכני" w:date="2026-10-11T12:04:39Z">
        <w:r>
          <w:rPr>
            <w:rFonts w:hint="cs"/>
            <w:rtl/>
          </w:rPr>
          <w:delText xml:space="preserve">ב''א</w:delText>
        </w:r>
      </w:del>
      <w:r>
        <w:rPr>
          <w:rFonts w:hint="cs"/>
          <w:rtl/>
        </w:rPr>
        <w:t xml:space="preserve">: </w:t>
      </w:r>
      <w:r w:rsidRPr="0076686A">
        <w:rPr>
          <w:rtl/>
        </w:rPr>
        <w:t xml:space="preserve">אשה מזרעת תחילה - יולדת זכר, איש מזריע תחלה - יולדת נקבה, </w:t>
      </w:r>
      <w:ins w:id="93875" w:author="מנוע מכני" w:date="2026-10-11T12:04:39Z">
        <w:r>
          <w:rPr>
            <w:rtl/>
          </w:rPr>
          <w:t xml:space="preserve">משהרי</w:t>
        </w:r>
      </w:ins>
      <w:del w:id="93876" w:author="מנוע מכני" w:date="2026-10-11T12:04:39Z">
        <w:r w:rsidRPr="0076686A">
          <w:rPr>
            <w:rtl/>
          </w:rPr>
          <w:delText xml:space="preserve">מדהא</w:delText>
        </w:r>
      </w:del>
      <w:r w:rsidRPr="0076686A">
        <w:rPr>
          <w:rtl/>
        </w:rPr>
        <w:t xml:space="preserve"> זכר - הא </w:t>
      </w:r>
      <w:ins w:id="93873" w:author="מנוע מכני" w:date="2026-10-11T12:04:39Z">
        <w:r>
          <w:rPr>
            <w:rtl/>
          </w:rPr>
          <w:t xml:space="preserve">גם</w:t>
        </w:r>
      </w:ins>
      <w:del w:id="93874" w:author="מנוע מכני" w:date="2026-10-11T12:04:39Z">
        <w:r w:rsidRPr="0076686A">
          <w:rPr>
            <w:rtl/>
          </w:rPr>
          <w:delText xml:space="preserve">נמי</w:delText>
        </w:r>
      </w:del>
      <w:r w:rsidRPr="0076686A">
        <w:rPr>
          <w:rtl/>
        </w:rPr>
        <w:t xml:space="preserve"> זכר, </w:t>
      </w:r>
    </w:p>
    <w:p>
      <w:pPr>
        <w:pStyle w:val="38"/>
        <w:rPr>
          <w:ins w:id="99742" w:author="מנוע מכני" w:date="2026-10-11T12:04:39Z"/>
        </w:rPr>
      </w:pPr>
      <w:r w:rsidRPr="00D71AE3">
        <w:t>קמ"ל</w:t>
      </w:r>
      <w:r w:rsidRPr="0076686A">
        <w:t xml:space="preserve">:</w:t>
      </w:r>
    </w:p>
    <w:p w:rsidR="00E403F0" w:rsidRPr="0076686A" w:rsidRDefault="00E403F0" w:rsidP="00E403F0">
      <w:pPr>
        <w:pStyle w:val="a2"/>
        <w:numPr>
          <w:ilvl w:val="0"/>
          <w:numId w:val="3"/>
        </w:numPr>
        <w:ind w:left="714" w:hanging="357"/>
        <w:rPr>
          <w:rtl/>
        </w:rPr>
      </w:pPr>
      <w:del w:id="99743" w:author="מנוע מכני" w:date="2026-10-11T12:04:39Z">
        <w:r w:rsidRPr="0076686A">
          <w:rPr>
            <w:rtl/>
          </w:rPr>
          <w:delText xml:space="preserve"> </w:delText>
        </w:r>
      </w:del>
      <w:r w:rsidRPr="0076686A">
        <w:rPr>
          <w:rtl/>
        </w:rPr>
        <w:t xml:space="preserve">אימא שניהם הזריעו בבת אחת, </w:t>
      </w:r>
      <w:ins w:id="95363" w:author="מנוע מכני" w:date="2026-10-11T12:04:39Z">
        <w:r>
          <w:rPr>
            <w:rtl/>
          </w:rPr>
          <w:t xml:space="preserve">זה</w:t>
        </w:r>
      </w:ins>
      <w:del w:id="95364" w:author="מנוע מכני" w:date="2026-10-11T12:04:39Z">
        <w:r w:rsidRPr="0076686A">
          <w:rPr>
            <w:rtl/>
          </w:rPr>
          <w:delText xml:space="preserve">האי</w:delText>
        </w:r>
      </w:del>
      <w:r w:rsidRPr="0076686A">
        <w:rPr>
          <w:rtl/>
        </w:rPr>
        <w:t xml:space="preserve"> זכר </w:t>
      </w:r>
      <w:ins w:id="95365" w:author="מנוע מכני" w:date="2026-10-11T12:04:39Z">
        <w:r>
          <w:rPr>
            <w:rtl/>
          </w:rPr>
          <w:t xml:space="preserve">וזה</w:t>
        </w:r>
      </w:ins>
      <w:del w:id="95366" w:author="מנוע מכני" w:date="2026-10-11T12:04:39Z">
        <w:r w:rsidRPr="0076686A">
          <w:rPr>
            <w:rtl/>
          </w:rPr>
          <w:delText xml:space="preserve">והאי</w:delText>
        </w:r>
      </w:del>
      <w:r w:rsidRPr="0076686A">
        <w:rPr>
          <w:rtl/>
        </w:rPr>
        <w:t xml:space="preserve"> נקבה.</w:t>
      </w:r>
    </w:p>
    <w:p w:rsidR="00E403F0" w:rsidRPr="0076686A" w:rsidRDefault="00E403F0" w:rsidP="00E403F0">
      <w:pPr>
        <w:pStyle w:val="a2"/>
        <w:numPr>
          <w:ilvl w:val="0"/>
          <w:numId w:val="3"/>
        </w:numPr>
        <w:ind w:left="714" w:hanging="357"/>
        <w:rPr>
          <w:rtl/>
        </w:rPr>
      </w:pPr>
      <w:r w:rsidRPr="0076686A">
        <w:rPr>
          <w:rtl/>
        </w:rPr>
        <w:t>דבר אחר: שאם תלד נקבה לפני שקיעת החמה, וסנדל לאחר שקיעת החמה, מונה תחלת נדה לראשון ותחלת נדה לאחרון.</w:t>
      </w:r>
    </w:p>
    <w:p w:rsidR="00E403F0" w:rsidRDefault="00E403F0" w:rsidP="00E403F0">
      <w:pPr>
        <w:pStyle w:val="afff3"/>
        <w:framePr w:wrap="around"/>
        <w:rPr>
          <w:rtl/>
        </w:rPr>
      </w:pPr>
      <w:r>
        <w:rPr>
          <w:rFonts w:hint="cs"/>
          <w:rtl/>
        </w:rPr>
        <w:t>כו.</w:t>
      </w:r>
    </w:p>
    <w:p>
      <w:pPr>
        <w:pStyle w:val="afffff8"/>
        <w:rPr>
          <w:ins w:id="90465" w:author="קלוד" w:date="2026-10-11T12:23:38Z"/>
        </w:rPr>
      </w:pPr>
      <w:ins w:id="90466" w:author="קלוד" w:date="2026-10-11T12:23:38Z">
        <w:r>
          <w:rPr>
            <w:color w:val="7B3F00"/>
          </w:rPr>
          <w:t xml:space="preserve">סנדל בבכורות ובכריתות - מה נפק"מ</w:t>
        </w:r>
      </w:ins>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סנדל </w:t>
      </w:r>
      <w:r w:rsidRPr="00B078C3">
        <w:rPr>
          <w:rFonts w:ascii="FontbitDavid" w:hAnsi="FontbitDavid"/>
          <w:sz w:val="24"/>
          <w:rtl/>
        </w:rPr>
        <w:t xml:space="preserve">דתנן</w:t>
      </w:r>
      <w:r w:rsidRPr="00B078C3">
        <w:rPr>
          <w:rFonts w:ascii="FontbitDavid" w:hAnsi="FontbitDavid"/>
          <w:sz w:val="24"/>
          <w:rtl/>
        </w:rPr>
        <w:t xml:space="preserve"> גבי בכורות </w:t>
      </w:r>
      <w:ins w:id="95367" w:author="מנוע מכני" w:date="2026-10-11T12:04:39Z">
        <w:r>
          <w:rPr>
            <w:rFonts w:ascii="FontbitDavid" w:hAnsi="FontbitDavid"/>
            <w:sz w:val="24"/>
            <w:rtl/>
          </w:rPr>
          <w:t xml:space="preserve">למה</w:t>
        </w:r>
      </w:ins>
      <w:del w:id="95368" w:author="מנוע מכני" w:date="2026-10-11T12:04:39Z">
        <w:r w:rsidRPr="00B078C3">
          <w:rPr>
            <w:rFonts w:ascii="FontbitDavid" w:hAnsi="FontbitDavid"/>
            <w:sz w:val="24"/>
            <w:rtl/>
          </w:rPr>
          <w:delText xml:space="preserve">למאי</w:delText>
        </w:r>
      </w:del>
      <w:r w:rsidRPr="00B078C3">
        <w:rPr>
          <w:rFonts w:ascii="FontbitDavid" w:hAnsi="FontbitDavid"/>
          <w:sz w:val="24"/>
          <w:rtl/>
        </w:rPr>
        <w:t xml:space="preserve"> </w:t>
      </w:r>
      <w:r w:rsidRPr="0038037E">
        <w:rPr>
          <w:rFonts w:ascii="FontbitDavid" w:hAnsi="FontbitDavid"/>
          <w:b/>
          <w:bCs/>
          <w:sz w:val="24"/>
          <w:rtl/>
        </w:rPr>
        <w:t>הלכתא</w:t>
      </w:r>
      <w:r w:rsidRPr="00B078C3">
        <w:rPr>
          <w:rFonts w:ascii="FontbitDavid" w:hAnsi="FontbitDavid"/>
          <w:sz w:val="24"/>
          <w:rtl/>
        </w:rPr>
        <w:t>? לבא אחריו - בכור לנחלה ואין בכור לכהן.</w:t>
      </w:r>
    </w:p>
    <w:p w:rsidR="00E403F0" w:rsidRPr="00017C1D" w:rsidRDefault="00E403F0" w:rsidP="00E403F0">
      <w:pPr>
        <w:pStyle w:val="a3"/>
        <w:rPr>
          <w:spacing w:val="-8"/>
          <w:rtl/>
        </w:rPr>
      </w:pPr>
      <w:r w:rsidRPr="00017C1D">
        <w:rPr>
          <w:b/>
          <w:bCs/>
          <w:spacing w:val="-8"/>
          <w:rtl/>
        </w:rPr>
        <w:t xml:space="preserve">• </w:t>
      </w:r>
      <w:r w:rsidRPr="00017C1D">
        <w:rPr>
          <w:spacing w:val="-8"/>
          <w:rtl/>
        </w:rPr>
        <w:t xml:space="preserve">סנדל </w:t>
      </w:r>
      <w:r w:rsidRPr="00017C1D">
        <w:rPr>
          <w:spacing w:val="-8"/>
          <w:rtl/>
        </w:rPr>
        <w:t xml:space="preserve">דתנן</w:t>
      </w:r>
      <w:r w:rsidRPr="00017C1D">
        <w:rPr>
          <w:spacing w:val="-8"/>
          <w:rtl/>
        </w:rPr>
        <w:t xml:space="preserve"> גבי כריתות </w:t>
      </w:r>
      <w:ins w:id="95369" w:author="מנוע מכני" w:date="2026-10-11T12:04:39Z">
        <w:r>
          <w:rPr>
            <w:spacing w:val="-8"/>
            <w:rtl/>
          </w:rPr>
          <w:t xml:space="preserve">למה</w:t>
        </w:r>
      </w:ins>
      <w:del w:id="95370" w:author="מנוע מכני" w:date="2026-10-11T12:04:39Z">
        <w:r w:rsidRPr="00017C1D">
          <w:rPr>
            <w:spacing w:val="-8"/>
            <w:rtl/>
          </w:rPr>
          <w:delText xml:space="preserve">למאי</w:delText>
        </w:r>
      </w:del>
      <w:r w:rsidRPr="00017C1D">
        <w:rPr>
          <w:spacing w:val="-8"/>
          <w:rtl/>
        </w:rPr>
        <w:t xml:space="preserve"> </w:t>
      </w:r>
      <w:r w:rsidRPr="00017C1D">
        <w:rPr>
          <w:b/>
          <w:bCs/>
          <w:spacing w:val="-8"/>
          <w:rtl/>
        </w:rPr>
        <w:t>הלכתא</w:t>
      </w:r>
      <w:r w:rsidRPr="00017C1D">
        <w:rPr>
          <w:spacing w:val="-8"/>
          <w:rtl/>
        </w:rPr>
        <w:t>? שאם תלד ולד דרך דופן, וסנדל דרך רחם דמייתא קרבן אסנדל.</w:t>
      </w:r>
    </w:p>
    <w:p w:rsidR="00E403F0" w:rsidRDefault="00E403F0" w:rsidP="00E403F0">
      <w:pPr>
        <w:rPr>
          <w:rFonts w:ascii="FontbitDavid" w:hAnsi="FontbitDavid"/>
          <w:sz w:val="24"/>
          <w:rtl/>
        </w:rPr>
      </w:pPr>
      <w:r>
        <w:rPr>
          <w:rFonts w:ascii="FontbitDavid" w:hAnsi="FontbitDavid"/>
          <w:sz w:val="24"/>
          <w:rtl/>
        </w:rPr>
        <w:tab/>
      </w:r>
      <w:ins w:id="93059" w:author="מנוע מכני" w:date="2026-10-11T12:04:39Z">
        <w:r>
          <w:rPr>
            <w:rStyle w:val="2fb"/>
            <w:rFonts w:ascii="FontbitDavid" w:hAnsi="FontbitDavid"/>
            <w:sz w:val="24"/>
            <w:rtl/>
          </w:rPr>
          <w:t xml:space="preserve">ולר"ש</w:t>
        </w:r>
      </w:ins>
      <w:del w:id="93060" w:author="מנוע מכני" w:date="2026-10-11T12:04:39Z">
        <w:r w:rsidRPr="00B078C3">
          <w:rPr>
            <w:rFonts w:ascii="FontbitDavid" w:hAnsi="FontbitDavid"/>
            <w:sz w:val="24"/>
            <w:rtl/>
          </w:rPr>
          <w:delText xml:space="preserve">ולרבי שמעון</w:delText>
        </w:r>
      </w:del>
      <w:r w:rsidRPr="00B078C3">
        <w:rPr>
          <w:rFonts w:ascii="FontbitDavid" w:hAnsi="FontbitDavid"/>
          <w:sz w:val="24"/>
          <w:rtl/>
        </w:rPr>
        <w:t xml:space="preserve"> דאמר יוצא דרך דופן - ולד </w:t>
      </w:r>
      <w:ins w:id="97949" w:author="מנוע מכני" w:date="2026-10-11T12:04:39Z">
        <w:r>
          <w:rPr>
            <w:rFonts w:ascii="FontbitDavid" w:hAnsi="FontbitDavid"/>
            <w:sz w:val="24"/>
            <w:rtl/>
          </w:rPr>
          <w:t xml:space="preserve">גמור</w:t>
        </w:r>
      </w:ins>
      <w:del w:id="97950" w:author="מנוע מכני" w:date="2026-10-11T12:04:39Z">
        <w:r w:rsidRPr="00B078C3">
          <w:rPr>
            <w:rFonts w:ascii="FontbitDavid" w:hAnsi="FontbitDavid"/>
            <w:sz w:val="24"/>
            <w:rtl/>
          </w:rPr>
          <w:delText xml:space="preserve">מעליא</w:delText>
        </w:r>
      </w:del>
      <w:r w:rsidRPr="00B078C3">
        <w:rPr>
          <w:rFonts w:ascii="FontbitDavid" w:hAnsi="FontbitDavid"/>
          <w:sz w:val="24"/>
          <w:rtl/>
        </w:rPr>
        <w:t xml:space="preserve"> הוא </w:t>
      </w:r>
      <w:ins w:id="95371" w:author="מנוע מכני" w:date="2026-10-11T12:04:39Z">
        <w:r>
          <w:rPr>
            <w:rFonts w:ascii="FontbitDavid" w:hAnsi="FontbitDavid"/>
            <w:sz w:val="24"/>
            <w:rtl/>
          </w:rPr>
          <w:t xml:space="preserve">מה</w:t>
        </w:r>
      </w:ins>
      <w:del w:id="9537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3877" w:author="מנוע מכני" w:date="2026-10-11T12:04:39Z">
        <w:r>
          <w:rPr>
            <w:rFonts w:ascii="FontbitDavid" w:hAnsi="FontbitDavid"/>
            <w:sz w:val="24"/>
            <w:rtl/>
          </w:rPr>
          <w:t xml:space="preserve">יש</w:t>
        </w:r>
      </w:ins>
      <w:del w:id="93878"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8289" w:author="מנוע מכני" w:date="2026-10-11T12:04:39Z">
        <w:r>
          <w:rPr>
            <w:rFonts w:ascii="FontbitDavid" w:hAnsi="FontbitDavid"/>
            <w:sz w:val="24"/>
            <w:rtl/>
          </w:rPr>
          <w:t xml:space="preserve">לומר</w:t>
        </w:r>
      </w:ins>
      <w:del w:id="98290" w:author="מנוע מכני" w:date="2026-10-11T12:04:39Z">
        <w:r w:rsidRPr="00B078C3">
          <w:rPr>
            <w:rFonts w:ascii="FontbitDavid" w:hAnsi="FontbitDavid"/>
            <w:sz w:val="24"/>
            <w:rtl/>
          </w:rPr>
          <w:delText xml:space="preserve">למימר</w:delText>
        </w:r>
      </w:del>
      <w:r w:rsidRPr="00B078C3">
        <w:rPr>
          <w:rFonts w:ascii="FontbitDavid" w:hAnsi="FontbitDavid"/>
          <w:sz w:val="24"/>
          <w:rtl/>
        </w:rPr>
        <w:t xml:space="preserve">? </w:t>
      </w:r>
    </w:p>
    <w:p w:rsidR="00E403F0" w:rsidRPr="00017C1D" w:rsidRDefault="00E403F0" w:rsidP="00E403F0">
      <w:pPr>
        <w:pStyle w:val="a2"/>
        <w:numPr>
          <w:ilvl w:val="0"/>
          <w:numId w:val="3"/>
        </w:numPr>
        <w:ind w:left="714" w:hanging="357"/>
        <w:rPr>
          <w:spacing w:val="0"/>
          <w:rtl/>
        </w:rPr>
      </w:pPr>
      <w:r w:rsidRPr="00017C1D">
        <w:rPr>
          <w:rStyle w:val="2fb"/>
          <w:rFonts w:hint="cs"/>
          <w:spacing w:val="0"/>
          <w:rtl/>
        </w:rPr>
        <w:t xml:space="preserve">אר</w:t>
      </w:r>
      <w:ins w:id="91105" w:author="מנוע מכני" w:date="2026-10-11T12:04:39Z">
        <w:r>
          <w:rPr>
            <w:rStyle w:val="2fb"/>
            <w:rFonts w:hint="cs"/>
            <w:spacing w:val="0"/>
            <w:rtl/>
          </w:rPr>
          <w:t xml:space="preserve">י"ר</w:t>
        </w:r>
      </w:ins>
      <w:del w:id="91106" w:author="מנוע מכני" w:date="2026-10-11T12:04:39Z">
        <w:r w:rsidRPr="00017C1D">
          <w:rPr>
            <w:rFonts w:hint="cs"/>
            <w:spacing w:val="0"/>
            <w:rtl/>
          </w:rPr>
          <w:delText xml:space="preserve">י''ר</w:delText>
        </w:r>
      </w:del>
      <w:r w:rsidRPr="00017C1D">
        <w:rPr>
          <w:spacing w:val="0"/>
          <w:rtl/>
        </w:rPr>
        <w:t xml:space="preserve">: שאם תלד ולד בהיותה עובדת כוכבים, וסנדל לאחר שנתגיירה</w:t>
      </w:r>
      <w:ins w:id="96799" w:author="מנוע מכני" w:date="2026-10-11T12:04:39Z">
        <w:r>
          <w:rPr>
            <w:spacing w:val="0"/>
            <w:rtl/>
          </w:rPr>
          <w:t xml:space="preserve"> </w:t>
        </w:r>
      </w:ins>
      <w:del w:id="96800" w:author="מנוע מכני" w:date="2026-10-11T12:04:39Z">
        <w:r w:rsidRPr="00017C1D">
          <w:rPr>
            <w:spacing w:val="0"/>
            <w:rtl/>
          </w:rPr>
          <w:delText xml:space="preserve">  </w:delText>
        </w:r>
      </w:del>
      <w:r w:rsidRPr="00017C1D">
        <w:rPr>
          <w:spacing w:val="0"/>
          <w:rtl/>
        </w:rPr>
        <w:t xml:space="preserve">דמייתא קרבן אסנדל.</w:t>
      </w:r>
    </w:p>
    <w:p>
      <w:pPr>
        <w:pStyle w:val="38"/>
        <w:rPr>
          <w:ins w:id="99744" w:author="מנוע מכני" w:date="2026-10-11T12:04:39Z"/>
        </w:rPr>
      </w:pPr>
      <w:r w:rsidRPr="00017C1D">
        <w:t xml:space="preserve">אמרוה רבנן </w:t>
      </w:r>
      <w:ins w:id="95373" w:author="מנוע מכני" w:date="2026-10-11T12:04:39Z">
        <w:r>
          <w:t xml:space="preserve">לפניו</w:t>
        </w:r>
      </w:ins>
      <w:del w:id="95374" w:author="מנוע מכני" w:date="2026-10-11T12:04:39Z">
        <w:r w:rsidRPr="00017C1D">
          <w:delText xml:space="preserve">קמיה</w:delText>
        </w:r>
      </w:del>
      <w:r w:rsidRPr="00017C1D">
        <w:t xml:space="preserve"> </w:t>
      </w:r>
      <w:ins w:id="93061" w:author="מנוע מכני" w:date="2026-10-11T12:04:39Z">
        <w:r>
          <w:t xml:space="preserve">דר"פ</w:t>
        </w:r>
      </w:ins>
      <w:del w:id="93062" w:author="מנוע מכני" w:date="2026-10-11T12:04:39Z">
        <w:r w:rsidRPr="00017C1D">
          <w:delText xml:space="preserve">דרב פפא</w:delText>
        </w:r>
      </w:del>
      <w:r w:rsidRPr="00017C1D">
        <w:t xml:space="preserve">:</w:t>
      </w:r>
    </w:p>
    <w:p w:rsidR="00E403F0" w:rsidRPr="00017C1D" w:rsidRDefault="00E403F0" w:rsidP="00E403F0">
      <w:pPr>
        <w:pStyle w:val="a3"/>
        <w:rPr>
          <w:spacing w:val="-8"/>
          <w:rtl/>
        </w:rPr>
      </w:pPr>
      <w:del w:id="99745" w:author="מנוע מכני" w:date="2026-10-11T12:04:39Z">
        <w:r w:rsidRPr="00017C1D">
          <w:rPr>
            <w:spacing w:val="-8"/>
            <w:rtl/>
          </w:rPr>
          <w:delText xml:space="preserve"> </w:delText>
        </w:r>
      </w:del>
      <w:r w:rsidRPr="00017C1D">
        <w:rPr>
          <w:spacing w:val="-8"/>
          <w:rtl/>
        </w:rPr>
        <w:t xml:space="preserve">ומי </w:t>
      </w:r>
      <w:ins w:id="98291" w:author="מנוע מכני" w:date="2026-10-11T12:04:39Z">
        <w:r>
          <w:rPr>
            <w:spacing w:val="-8"/>
            <w:rtl/>
          </w:rPr>
          <w:t xml:space="preserve">ישנם</w:t>
        </w:r>
      </w:ins>
      <w:del w:id="98292" w:author="מנוע מכני" w:date="2026-10-11T12:04:39Z">
        <w:r w:rsidRPr="00017C1D">
          <w:rPr>
            <w:spacing w:val="-8"/>
            <w:rtl/>
          </w:rPr>
          <w:delText xml:space="preserve">איתנהו</w:delText>
        </w:r>
      </w:del>
      <w:r w:rsidRPr="00017C1D">
        <w:rPr>
          <w:spacing w:val="-8"/>
          <w:rtl/>
        </w:rPr>
        <w:t xml:space="preserve"> </w:t>
      </w:r>
      <w:ins w:id="95375" w:author="מנוע מכני" w:date="2026-10-11T12:04:39Z">
        <w:r>
          <w:rPr>
            <w:spacing w:val="-8"/>
            <w:rtl/>
          </w:rPr>
          <w:t xml:space="preserve">לאלו</w:t>
        </w:r>
      </w:ins>
      <w:del w:id="95376" w:author="מנוע מכני" w:date="2026-10-11T12:04:39Z">
        <w:r w:rsidRPr="00017C1D">
          <w:rPr>
            <w:spacing w:val="-8"/>
            <w:rtl/>
          </w:rPr>
          <w:delText xml:space="preserve">להני</w:delText>
        </w:r>
      </w:del>
      <w:r w:rsidRPr="00017C1D">
        <w:rPr>
          <w:spacing w:val="-8"/>
          <w:rtl/>
        </w:rPr>
        <w:t xml:space="preserve"> שינויי? והא </w:t>
      </w:r>
      <w:r w:rsidRPr="00017C1D">
        <w:rPr>
          <w:spacing w:val="-8"/>
          <w:rtl/>
        </w:rPr>
        <w:t xml:space="preserve">תניא</w:t>
      </w:r>
      <w:r w:rsidRPr="00017C1D">
        <w:rPr>
          <w:spacing w:val="-8"/>
          <w:rtl/>
        </w:rPr>
        <w:t xml:space="preserve">: כשהן יוצאין אין יוצאין אלא כרוכין!</w:t>
      </w:r>
    </w:p>
    <w:p>
      <w:pPr>
        <w:pStyle w:val="38"/>
        <w:rPr>
          <w:ins w:id="99746" w:author="מנוע מכני" w:date="2026-10-11T12:04:39Z"/>
        </w:rPr>
      </w:pPr>
      <w:ins w:id="91107" w:author="מנוע מכני" w:date="2026-10-11T12:04:39Z">
        <w:r>
          <w:t xml:space="preserve">א"ר</w:t>
        </w:r>
      </w:ins>
      <w:del w:id="91108" w:author="מנוע מכני" w:date="2026-10-11T12:04:39Z">
        <w:r w:rsidRPr="0076686A">
          <w:delText xml:space="preserve">א''ר</w:delText>
        </w:r>
      </w:del>
      <w:r w:rsidRPr="0076686A">
        <w:t xml:space="preserve"> פפא:</w:t>
      </w:r>
    </w:p>
    <w:p w:rsidR="00E403F0" w:rsidRPr="0076686A" w:rsidRDefault="00E403F0" w:rsidP="00E403F0">
      <w:pPr>
        <w:pStyle w:val="a2"/>
        <w:numPr>
          <w:ilvl w:val="0"/>
          <w:numId w:val="3"/>
        </w:numPr>
        <w:ind w:left="714" w:hanging="357"/>
        <w:rPr>
          <w:rtl/>
        </w:rPr>
      </w:pPr>
      <w:del w:id="99747" w:author="מנוע מכני" w:date="2026-10-11T12:04:39Z">
        <w:r w:rsidRPr="0076686A">
          <w:rPr>
            <w:rtl/>
          </w:rPr>
          <w:delText xml:space="preserve"> </w:delText>
        </w:r>
      </w:del>
      <w:ins w:id="93063" w:author="מנוע מכני" w:date="2026-10-11T12:04:39Z">
        <w:r>
          <w:rPr>
            <w:b/>
            <w:bCs/>
            <w:rtl/>
          </w:rPr>
          <w:t xml:space="preserve">ש"מ</w:t>
        </w:r>
      </w:ins>
      <w:del w:id="93064" w:author="מנוע מכני" w:date="2026-10-11T12:04:39Z">
        <w:r w:rsidRPr="0076686A">
          <w:rPr>
            <w:b/>
            <w:bCs/>
            <w:rtl/>
          </w:rPr>
          <w:delText xml:space="preserve">שמע</w:delText>
        </w:r>
        <w:r w:rsidRPr="0076686A">
          <w:rPr>
            <w:rtl/>
          </w:rPr>
          <w:delText xml:space="preserve"> </w:delText>
        </w:r>
        <w:r w:rsidRPr="0076686A">
          <w:rPr>
            <w:b/>
            <w:bCs/>
            <w:rtl/>
          </w:rPr>
          <w:delText xml:space="preserve">מינה</w:delText>
        </w:r>
      </w:del>
      <w:r w:rsidRPr="0076686A">
        <w:rPr>
          <w:rtl/>
        </w:rPr>
        <w:t xml:space="preserve"> מכרך ולד לסנדל </w:t>
      </w:r>
      <w:r>
        <w:rPr>
          <w:rFonts w:hint="cs"/>
          <w:rtl/>
        </w:rPr>
        <w:t>לחציו</w:t>
      </w:r>
      <w:r w:rsidRPr="0076686A">
        <w:rPr>
          <w:rtl/>
        </w:rPr>
        <w:t>, ו</w:t>
      </w:r>
      <w:r>
        <w:rPr>
          <w:rFonts w:hint="cs"/>
          <w:rtl/>
        </w:rPr>
        <w:t xml:space="preserve">צמוד כלפי ראשו </w:t>
      </w:r>
      <w:r w:rsidRPr="0076686A">
        <w:rPr>
          <w:rtl/>
        </w:rPr>
        <w:t>.</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גבי בכורות - כגון שיצאו דרך ראשיהם, דסנדל קדים ונפיק.</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גבי כריתות - שיצאו דרך מרגלותיהם, דולד קדים ונפיק.</w:t>
      </w:r>
    </w:p>
    <w:p>
      <w:pPr>
        <w:pStyle w:val="38"/>
        <w:rPr>
          <w:ins w:id="99749" w:author="מנוע מכני" w:date="2026-10-11T12:04:39Z"/>
        </w:rPr>
      </w:pPr>
      <w:del w:id="99748" w:author="מנוע מכני" w:date="2026-10-11T12:04:39Z">
        <w:r w:rsidRPr="00017C1D">
          <w:delText xml:space="preserve">•</w:delText>
        </w:r>
      </w:del>
      <w:r w:rsidRPr="00017C1D">
        <w:t xml:space="preserve"> </w:t>
      </w:r>
      <w:r w:rsidRPr="00017C1D">
        <w:t xml:space="preserve">רה</w:t>
      </w:r>
      <w:ins w:id="91109" w:author="מנוע מכני" w:date="2026-10-11T12:04:39Z">
        <w:r>
          <w:t xml:space="preserve">ב"ת</w:t>
        </w:r>
      </w:ins>
      <w:del w:id="91110" w:author="מנוע מכני" w:date="2026-10-11T12:04:39Z">
        <w:r w:rsidRPr="00017C1D">
          <w:delText xml:space="preserve">ב''ת</w:delText>
        </w:r>
      </w:del>
      <w:r w:rsidRPr="00017C1D">
        <w:t xml:space="preserve"> מ</w:t>
      </w:r>
      <w:r w:rsidRPr="00017C1D">
        <w:t xml:space="preserve">רבא:</w:t>
      </w:r>
    </w:p>
    <w:p w:rsidR="00E403F0" w:rsidRPr="00017C1D" w:rsidRDefault="00E403F0" w:rsidP="00E403F0">
      <w:pPr>
        <w:rPr>
          <w:rFonts w:ascii="FontbitDavid" w:hAnsi="FontbitDavid"/>
          <w:spacing w:val="-4"/>
          <w:sz w:val="24"/>
          <w:rtl/>
        </w:rPr>
      </w:pPr>
      <w:del w:id="99750" w:author="מנוע מכני" w:date="2026-10-11T12:04:39Z">
        <w:r w:rsidRPr="00017C1D">
          <w:rPr>
            <w:rFonts w:ascii="FontbitDavid" w:hAnsi="FontbitDavid"/>
            <w:spacing w:val="-4"/>
            <w:sz w:val="24"/>
            <w:rtl/>
          </w:rPr>
          <w:delText xml:space="preserve"> </w:delText>
        </w:r>
      </w:del>
      <w:ins w:id="93065" w:author="מנוע מכני" w:date="2026-10-11T12:04:39Z">
        <w:r>
          <w:rPr>
            <w:rFonts w:ascii="FontbitDavid" w:hAnsi="FontbitDavid"/>
            <w:spacing w:val="-4"/>
            <w:sz w:val="24"/>
            <w:rtl/>
          </w:rPr>
          <w:t xml:space="preserve">אפי'</w:t>
        </w:r>
      </w:ins>
      <w:del w:id="93066" w:author="מנוע מכני" w:date="2026-10-11T12:04:39Z">
        <w:r w:rsidRPr="00017C1D">
          <w:rPr>
            <w:rFonts w:ascii="FontbitDavid" w:hAnsi="FontbitDavid"/>
            <w:spacing w:val="-4"/>
            <w:sz w:val="24"/>
            <w:rtl/>
          </w:rPr>
          <w:delText xml:space="preserve">אפילו</w:delText>
        </w:r>
      </w:del>
      <w:r w:rsidRPr="00017C1D">
        <w:rPr>
          <w:rFonts w:ascii="FontbitDavid" w:hAnsi="FontbitDavid"/>
          <w:spacing w:val="-4"/>
          <w:sz w:val="24"/>
          <w:rtl/>
        </w:rPr>
        <w:t xml:space="preserve"> </w:t>
      </w:r>
      <w:ins w:id="97951" w:author="מנוע מכני" w:date="2026-10-11T12:04:39Z">
        <w:r>
          <w:rPr>
            <w:rFonts w:ascii="FontbitDavid" w:hAnsi="FontbitDavid"/>
            <w:spacing w:val="-4"/>
            <w:sz w:val="24"/>
            <w:rtl/>
          </w:rPr>
          <w:t xml:space="preserve">תאמר</w:t>
        </w:r>
      </w:ins>
      <w:del w:id="97952" w:author="מנוע מכני" w:date="2026-10-11T12:04:39Z">
        <w:r w:rsidRPr="00017C1D">
          <w:rPr>
            <w:rFonts w:ascii="FontbitDavid" w:hAnsi="FontbitDavid"/>
            <w:spacing w:val="-4"/>
            <w:sz w:val="24"/>
            <w:rtl/>
          </w:rPr>
          <w:delText xml:space="preserve">תימא</w:delText>
        </w:r>
      </w:del>
      <w:r w:rsidRPr="00017C1D">
        <w:rPr>
          <w:rFonts w:ascii="FontbitDavid" w:hAnsi="FontbitDavid"/>
          <w:spacing w:val="-4"/>
          <w:sz w:val="24"/>
          <w:rtl/>
        </w:rPr>
        <w:t xml:space="preserve"> מצומצמין, ואיפוך </w:t>
      </w:r>
      <w:ins w:id="97113" w:author="מנוע מכני" w:date="2026-10-11T12:04:39Z">
        <w:r>
          <w:rPr>
            <w:rFonts w:ascii="FontbitDavid" w:hAnsi="FontbitDavid"/>
            <w:spacing w:val="-4"/>
            <w:sz w:val="24"/>
            <w:rtl/>
          </w:rPr>
          <w:t xml:space="preserve">שמועה</w:t>
        </w:r>
      </w:ins>
      <w:del w:id="97114" w:author="מנוע מכני" w:date="2026-10-11T12:04:39Z">
        <w:r w:rsidRPr="00017C1D">
          <w:rPr>
            <w:rFonts w:ascii="FontbitDavid" w:hAnsi="FontbitDavid"/>
            <w:spacing w:val="-4"/>
            <w:sz w:val="24"/>
            <w:rtl/>
          </w:rPr>
          <w:delText xml:space="preserve">שמעתתא</w:delText>
        </w:r>
      </w:del>
      <w:r w:rsidRPr="00017C1D">
        <w:rPr>
          <w:rFonts w:ascii="FontbitDavid" w:hAnsi="FontbitDavid"/>
          <w:spacing w:val="-4"/>
          <w:sz w:val="24"/>
          <w:rtl/>
        </w:rPr>
        <w:t xml:space="preserve">, גבי בכורות - שיצאו דרך מרגלותיהם, </w:t>
      </w:r>
    </w:p>
    <w:p w:rsidR="00E403F0" w:rsidRPr="00B078C3" w:rsidRDefault="00E403F0" w:rsidP="00E403F0">
      <w:pPr>
        <w:rPr>
          <w:rFonts w:ascii="FontbitDavid" w:hAnsi="FontbitDavid"/>
          <w:sz w:val="24"/>
          <w:rtl/>
        </w:rPr>
      </w:pPr>
      <w:r>
        <w:rPr>
          <w:rFonts w:ascii="FontbitDavid" w:hAnsi="FontbitDavid"/>
          <w:b/>
          <w:bCs/>
          <w:rtl/>
        </w:rPr>
        <w:tab/>
      </w:r>
      <w:r w:rsidRPr="00B078C3">
        <w:rPr>
          <w:rFonts w:ascii="FontbitDavid" w:hAnsi="FontbitDavid"/>
          <w:sz w:val="24"/>
          <w:rtl/>
        </w:rPr>
        <w:t xml:space="preserve">ולד </w:t>
      </w:r>
      <w:r>
        <w:rPr>
          <w:rFonts w:ascii="FontbitDavid" w:hAnsi="FontbitDavid" w:hint="cs"/>
          <w:sz w:val="24"/>
          <w:rtl/>
        </w:rPr>
        <w:t xml:space="preserve">שיש בו</w:t>
      </w:r>
      <w:ins w:id="96801" w:author="מנוע מכני" w:date="2026-10-11T12:04:39Z">
        <w:r>
          <w:rPr>
            <w:rFonts w:ascii="FontbitDavid" w:hAnsi="FontbitDavid" w:hint="cs"/>
            <w:sz w:val="24"/>
            <w:rtl/>
          </w:rPr>
          <w:t xml:space="preserve"> </w:t>
        </w:r>
      </w:ins>
      <w:del w:id="96802" w:author="מנוע מכני" w:date="2026-10-11T12:04:39Z">
        <w:r>
          <w:rPr>
            <w:rFonts w:ascii="FontbitDavid" w:hAnsi="FontbitDavid" w:hint="cs"/>
            <w:sz w:val="24"/>
            <w:rtl/>
          </w:rPr>
          <w:delText xml:space="preserve">  </w:delText>
        </w:r>
      </w:del>
      <w:r>
        <w:rPr>
          <w:rFonts w:ascii="FontbitDavid" w:hAnsi="FontbitDavid" w:hint="cs"/>
          <w:sz w:val="24"/>
          <w:rtl/>
        </w:rPr>
        <w:t xml:space="preserve">חיות</w:t>
      </w:r>
      <w:r w:rsidRPr="00B078C3">
        <w:rPr>
          <w:rFonts w:ascii="FontbitDavid" w:hAnsi="FontbitDavid"/>
          <w:sz w:val="24"/>
          <w:rtl/>
        </w:rPr>
        <w:t>- סריך ולא נפיק, סנדל ד</w:t>
      </w:r>
      <w:r>
        <w:rPr>
          <w:rFonts w:ascii="FontbitDavid" w:hAnsi="FontbitDavid" w:hint="cs"/>
          <w:sz w:val="24"/>
          <w:rtl/>
        </w:rPr>
        <w:t>אין בו חיות</w:t>
      </w:r>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מחליק ויוצא.</w:t>
      </w:r>
    </w:p>
    <w:p w:rsidR="00E403F0" w:rsidRPr="00017C1D" w:rsidRDefault="00E403F0" w:rsidP="00E403F0">
      <w:pPr>
        <w:pStyle w:val="a3"/>
        <w:rPr>
          <w:spacing w:val="-8"/>
          <w:rtl/>
        </w:rPr>
      </w:pPr>
      <w:r w:rsidRPr="00017C1D">
        <w:rPr>
          <w:spacing w:val="-8"/>
          <w:rtl/>
        </w:rPr>
        <w:tab/>
        <w:t xml:space="preserve">גבי כריתות שיצאו דרך ראשיהן, ולד </w:t>
      </w:r>
      <w:r w:rsidRPr="00017C1D">
        <w:rPr>
          <w:rFonts w:hint="cs"/>
          <w:spacing w:val="-8"/>
          <w:rtl/>
        </w:rPr>
        <w:t>שיש בו</w:t>
      </w:r>
      <w:r w:rsidRPr="00017C1D">
        <w:rPr>
          <w:spacing w:val="-8"/>
          <w:rtl/>
        </w:rPr>
        <w:t xml:space="preserve"> חיות מד</w:t>
      </w:r>
      <w:r w:rsidRPr="00017C1D">
        <w:rPr>
          <w:rFonts w:hint="cs"/>
          <w:spacing w:val="-8"/>
          <w:rtl/>
        </w:rPr>
        <w:t>יוצא ראשו הוי לידה</w:t>
      </w:r>
      <w:r w:rsidRPr="00017C1D">
        <w:rPr>
          <w:spacing w:val="-8"/>
          <w:rtl/>
        </w:rPr>
        <w:t xml:space="preserve"> </w:t>
      </w:r>
      <w:r w:rsidRPr="00017C1D">
        <w:rPr>
          <w:rFonts w:hint="cs"/>
          <w:spacing w:val="-8"/>
          <w:rtl/>
        </w:rPr>
        <w:t>סנדל עד שיצא רובו.</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lastRenderedPageBreak/>
        <w:t>• • •</w:t>
      </w:r>
    </w:p>
    <w:p>
      <w:pPr>
        <w:pStyle w:val="MishnaBatzad"/>
        <w:rPr>
          <w:ins w:id="20309" w:author="קלוד" w:date="2026-10-11T09:07:21Z"/>
        </w:rPr>
      </w:pPr>
      <w:ins w:id="20308" w:author="קלוד" w:date="2026-10-11T09:07:21Z">
        <w:r>
          <w:t xml:space="preserve">משנה ד</w:t>
        </w:r>
      </w:ins>
    </w:p>
    <w:p w:rsidR="00E403F0" w:rsidRPr="00D65BEC" w:rsidRDefault="00E403F0" w:rsidP="00E403F0">
      <w:pPr>
        <w:pStyle w:val="afff9"/>
        <w:rPr>
          <w:del w:id="20187" w:author="קלוד" w:date="2026-10-11T09:07:21Z"/>
          <w:rtl/>
        </w:rPr>
      </w:pPr>
      <w:del w:id="20186" w:author="קלוד" w:date="2026-10-11T09:07:21Z">
        <w:r w:rsidRPr="00D65BEC">
          <w:rPr>
            <w:rtl/>
          </w:rPr>
          <w:delText xml:space="preserve">מתני'.</w:delText>
        </w:r>
      </w:del>
    </w:p>
    <w:p w:rsidR="00E403F0" w:rsidRPr="00D65BEC" w:rsidRDefault="00E403F0" w:rsidP="00E403F0">
      <w:pPr>
        <w:pStyle w:val="afff9"/>
        <w:spacing w:before="120"/>
        <w:rPr>
          <w:rtl/>
        </w:rPr>
        <w:pPrChange w:id="90013" w:author="קלוד" w:date="2026-10-11T12:09:42Z">
          <w:pPr>
            <w:pStyle w:val="afff9"/>
          </w:pPr>
        </w:pPrChange>
      </w:pPr>
      <w:r w:rsidRPr="00D65BEC">
        <w:rPr>
          <w:rtl/>
        </w:rPr>
        <w:t>שליא בבית - הבית טמא;</w:t>
      </w:r>
    </w:p>
    <w:p w:rsidR="00E403F0" w:rsidRPr="00D65BEC" w:rsidRDefault="00E403F0" w:rsidP="00E403F0">
      <w:pPr>
        <w:pStyle w:val="afff9"/>
        <w:rPr>
          <w:rtl/>
        </w:rPr>
      </w:pPr>
      <w:r w:rsidRPr="00D65BEC">
        <w:rPr>
          <w:rtl/>
        </w:rPr>
        <w:t>לא שהשליא ולד, אלא שאין שליא בלא ולד.</w:t>
      </w:r>
    </w:p>
    <w:p w:rsidR="00E403F0" w:rsidRPr="00D65BEC" w:rsidRDefault="00E403F0" w:rsidP="00E403F0">
      <w:pPr>
        <w:pStyle w:val="afff9"/>
        <w:rPr>
          <w:rtl/>
        </w:rPr>
      </w:pPr>
      <w:r>
        <w:rPr>
          <w:rStyle w:val="TanaimMishna"/>
          <w:rtl/>
          <w:rPrChange w:id="20014" w:author="קלוד" w:date="2026-10-11T09:07:21Z">
            <w:rPr>
              <w:rtl/>
            </w:rPr>
          </w:rPrChange>
        </w:rPr>
        <w:t xml:space="preserve">רבי שמעון</w:t>
      </w:r>
      <w:r>
        <w:rPr>
          <w:rtl/>
        </w:rPr>
        <w:t xml:space="preserve"> אומר</w:t>
      </w:r>
      <w:r>
        <w:rPr>
          <w:rStyle w:val="TanaimMishna"/>
          <w:rtl/>
          <w:rPrChange w:id="102884" w:author="Claude" w:date="2026-10-11T09:07:54Z">
            <w:rPr>
              <w:rtl/>
            </w:rPr>
          </w:rPrChange>
        </w:rPr>
        <w:t xml:space="preserve">:</w:t>
      </w:r>
      <w:r>
        <w:rPr>
          <w:rtl/>
        </w:rPr>
        <w:t xml:space="preserve"> נימוק הולד עד שלא יצא.</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463" w:author="קלוד" w:date="2026-10-11T12:23:38Z"/>
        </w:rPr>
      </w:pPr>
      <w:ins w:id="90464" w:author="קלוד" w:date="2026-10-11T12:23:38Z">
        <w:r>
          <w:rPr>
            <w:color w:val="7B3F00"/>
          </w:rPr>
          <w:t xml:space="preserve">צורת השליא ושיעורה - טפח</w:t>
        </w:r>
      </w:ins>
    </w:p>
    <w:p>
      <w:pPr>
        <w:pStyle w:val="38"/>
        <w:rPr>
          <w:ins w:id="99751" w:author="מנוע מכני" w:date="2026-10-11T12:04:39Z"/>
        </w:rPr>
      </w:pPr>
      <w:ins w:id="91111" w:author="מנוע מכני" w:date="2026-10-11T12:04:39Z">
        <w:r>
          <w:t xml:space="preserve">ת"ר</w:t>
        </w:r>
      </w:ins>
      <w:del w:id="91112" w:author="מנוע מכני" w:date="2026-10-11T12:04:39Z">
        <w:r>
          <w:delText xml:space="preserve">ת''ר</w:delText>
        </w:r>
      </w:del>
      <w:r w:rsidRPr="00B078C3">
        <w:t xml:space="preserve">:</w:t>
      </w:r>
    </w:p>
    <w:p w:rsidR="00E403F0" w:rsidRPr="00B078C3" w:rsidRDefault="00E403F0" w:rsidP="00E403F0">
      <w:pPr>
        <w:rPr>
          <w:rFonts w:ascii="FontbitDavid" w:hAnsi="FontbitDavid"/>
          <w:sz w:val="24"/>
          <w:rtl/>
        </w:rPr>
      </w:pPr>
      <w:del w:id="9975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שליא תחלתה דומה לחוט של ערב, וסופה דומה כתורמוס, וחלולה כחצוצרת, ואין שליא פחותה מטפח.</w:t>
      </w:r>
    </w:p>
    <w:p>
      <w:pPr>
        <w:pStyle w:val="38"/>
        <w:rPr>
          <w:ins w:id="99753" w:author="מנוע מכני" w:date="2026-10-11T12:04:39Z"/>
        </w:rPr>
      </w:pPr>
      <w:r w:rsidRPr="00B078C3">
        <w:t>ר</w:t>
      </w:r>
      <w:r>
        <w:t xml:space="preserve">ש</w:t>
      </w:r>
      <w:ins w:id="91113" w:author="מנוע מכני" w:date="2026-10-11T12:04:39Z">
        <w:r>
          <w:t xml:space="preserve">ב"ג</w:t>
        </w:r>
      </w:ins>
      <w:del w:id="91114" w:author="מנוע מכני" w:date="2026-10-11T12:04:39Z">
        <w:r>
          <w:delText xml:space="preserve">ב''ג</w:delText>
        </w:r>
      </w:del>
      <w:r>
        <w:t xml:space="preserve">:</w:t>
      </w:r>
    </w:p>
    <w:p w:rsidR="00E403F0" w:rsidRPr="00B078C3" w:rsidRDefault="00E403F0" w:rsidP="00E403F0">
      <w:pPr>
        <w:rPr>
          <w:rFonts w:ascii="FontbitDavid" w:hAnsi="FontbitDavid"/>
          <w:sz w:val="24"/>
          <w:rtl/>
        </w:rPr>
      </w:pPr>
      <w:del w:id="99754" w:author="מנוע מכני" w:date="2026-10-11T12:04:39Z">
        <w:r>
          <w:rPr>
            <w:rFonts w:ascii="FontbitDavid" w:hAnsi="FontbitDavid" w:hint="cs"/>
            <w:sz w:val="24"/>
            <w:rtl/>
          </w:rPr>
          <w:delText xml:space="preserve"> </w:delText>
        </w:r>
      </w:del>
      <w:r w:rsidRPr="00B078C3">
        <w:rPr>
          <w:rFonts w:ascii="FontbitDavid" w:hAnsi="FontbitDavid"/>
          <w:sz w:val="24"/>
          <w:rtl/>
        </w:rPr>
        <w:t>אומר שליא דומה לקורקבן של תרנגולין שהדקין יוצאין ממנה.</w:t>
      </w:r>
    </w:p>
    <w:p>
      <w:pPr>
        <w:pStyle w:val="afffff8"/>
        <w:rPr>
          <w:ins w:id="90461" w:author="קלוד" w:date="2026-10-11T12:23:38Z"/>
        </w:rPr>
      </w:pPr>
      <w:ins w:id="90462" w:author="קלוד" w:date="2026-10-11T12:23:38Z">
        <w:r>
          <w:rPr>
            <w:color w:val="7B3F00"/>
          </w:rPr>
          <w:t xml:space="preserve">חמשה דברים ששיעורן טפח</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תניא</w:t>
      </w:r>
      <w:r w:rsidRPr="00B078C3">
        <w:rPr>
          <w:rFonts w:ascii="FontbitDavid" w:hAnsi="FontbitDavid"/>
          <w:sz w:val="24"/>
          <w:rtl/>
        </w:rPr>
        <w:t xml:space="preserve"> </w:t>
      </w:r>
      <w:r w:rsidRPr="00B078C3">
        <w:rPr>
          <w:rStyle w:val="2fb"/>
          <w:rFonts w:ascii="FontbitDavid" w:hAnsi="FontbitDavid"/>
          <w:sz w:val="24"/>
          <w:rtl/>
        </w:rPr>
        <w:t xml:space="preserve">רבי</w:t>
      </w:r>
      <w:r w:rsidRPr="00B078C3">
        <w:rPr>
          <w:rFonts w:ascii="FontbitDavid" w:hAnsi="FontbitDavid"/>
          <w:sz w:val="24"/>
          <w:rtl/>
        </w:rPr>
        <w:t xml:space="preserve"> אושעיא זעירא דמן חבריא חמשה שיעורן טפח, ואלו הן: שליא, שופר, שדרה, דופן סוכה, והאזוב.</w:t>
      </w:r>
    </w:p>
    <w:p w:rsidR="00E403F0" w:rsidRPr="00B078C3" w:rsidRDefault="00E403F0" w:rsidP="00E403F0">
      <w:pPr>
        <w:rPr>
          <w:rFonts w:ascii="FontbitDavid" w:hAnsi="FontbitDavid"/>
          <w:sz w:val="24"/>
          <w:rtl/>
        </w:rPr>
      </w:pPr>
      <w:r w:rsidRPr="00B078C3">
        <w:rPr>
          <w:rFonts w:ascii="FontbitDavid" w:hAnsi="FontbitDavid"/>
          <w:sz w:val="24"/>
          <w:rtl/>
        </w:rPr>
        <w:t>שליא - הא דאמרן.</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שופר - </w:t>
      </w:r>
      <w:r w:rsidRPr="00017C1D">
        <w:rPr>
          <w:rFonts w:ascii="FontbitDavid" w:hAnsi="FontbitDavid"/>
          <w:spacing w:val="-4"/>
          <w:sz w:val="24"/>
          <w:rtl/>
        </w:rPr>
        <w:t xml:space="preserve">דתניא</w:t>
      </w:r>
      <w:r w:rsidRPr="00017C1D">
        <w:rPr>
          <w:rFonts w:ascii="FontbitDavid" w:hAnsi="FontbitDavid"/>
          <w:spacing w:val="-4"/>
          <w:sz w:val="24"/>
          <w:rtl/>
        </w:rPr>
        <w:t xml:space="preserve">, כמה יהא שיעור שופר? פירש </w:t>
      </w:r>
      <w:r w:rsidRPr="00017C1D">
        <w:rPr>
          <w:rStyle w:val="2fb"/>
          <w:rFonts w:ascii="FontbitDavid" w:hAnsi="FontbitDavid"/>
          <w:spacing w:val="-4"/>
          <w:sz w:val="24"/>
          <w:rtl/>
        </w:rPr>
        <w:t xml:space="preserve">ר</w:t>
      </w:r>
      <w:r w:rsidRPr="00017C1D">
        <w:rPr>
          <w:rStyle w:val="2fb"/>
          <w:rFonts w:ascii="FontbitDavid" w:hAnsi="FontbitDavid" w:hint="cs"/>
          <w:spacing w:val="-4"/>
          <w:sz w:val="24"/>
          <w:rtl/>
        </w:rPr>
        <w:t xml:space="preserve">ש</w:t>
      </w:r>
      <w:ins w:id="91115" w:author="מנוע מכני" w:date="2026-10-11T12:04:39Z">
        <w:r>
          <w:rPr>
            <w:rStyle w:val="2fb"/>
            <w:rFonts w:ascii="FontbitDavid" w:hAnsi="FontbitDavid" w:hint="cs"/>
            <w:spacing w:val="-4"/>
            <w:sz w:val="24"/>
            <w:rtl/>
          </w:rPr>
          <w:t xml:space="preserve">ב"ג</w:t>
        </w:r>
      </w:ins>
      <w:del w:id="91116" w:author="מנוע מכני" w:date="2026-10-11T12:04:39Z">
        <w:r w:rsidRPr="00017C1D">
          <w:rPr>
            <w:rFonts w:ascii="FontbitDavid" w:hAnsi="FontbitDavid" w:hint="cs"/>
            <w:spacing w:val="-4"/>
            <w:sz w:val="24"/>
            <w:rtl/>
          </w:rPr>
          <w:delText xml:space="preserve">ב''ג</w:delText>
        </w:r>
      </w:del>
      <w:r w:rsidRPr="00017C1D">
        <w:rPr>
          <w:rFonts w:ascii="FontbitDavid" w:hAnsi="FontbitDavid"/>
          <w:spacing w:val="-4"/>
          <w:sz w:val="24"/>
          <w:rtl/>
        </w:rPr>
        <w:t>: כדי שיאחזנו בידו ויראה לכאן ולכאן טפח.</w:t>
      </w:r>
    </w:p>
    <w:p>
      <w:pPr>
        <w:pStyle w:val="38"/>
        <w:rPr>
          <w:ins w:id="99755" w:author="מנוע מכני" w:date="2026-10-11T12:04:39Z"/>
        </w:rPr>
      </w:pPr>
      <w:r w:rsidRPr="00B078C3">
        <w:t>שדרה מה היא? דא</w:t>
      </w:r>
      <w:ins w:id="91117" w:author="מנוע מכני" w:date="2026-10-11T12:04:39Z">
        <w:r>
          <w:t xml:space="preserve">ר"פ</w:t>
        </w:r>
      </w:ins>
      <w:del w:id="91118" w:author="מנוע מכני" w:date="2026-10-11T12:04:39Z">
        <w:r>
          <w:delText xml:space="preserve">ר''פ</w:delText>
        </w:r>
      </w:del>
      <w:r>
        <w:t xml:space="preserve"> דאר</w:t>
      </w:r>
      <w:ins w:id="91119" w:author="מנוע מכני" w:date="2026-10-11T12:04:39Z">
        <w:r>
          <w:t xml:space="preserve">י"ו</w:t>
        </w:r>
      </w:ins>
      <w:del w:id="91120"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75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שדרו של לולב צריך שיהא יוצא מן ההדס טפח.</w:t>
      </w:r>
    </w:p>
    <w:p w:rsidR="00E403F0" w:rsidRPr="00B078C3" w:rsidRDefault="00E403F0" w:rsidP="00E403F0">
      <w:pPr>
        <w:rPr>
          <w:rFonts w:ascii="FontbitDavid" w:hAnsi="FontbitDavid"/>
          <w:sz w:val="24"/>
          <w:rtl/>
        </w:rPr>
      </w:pPr>
      <w:r w:rsidRPr="00B078C3">
        <w:rPr>
          <w:rFonts w:ascii="FontbitDavid" w:hAnsi="FontbitDavid"/>
          <w:sz w:val="24"/>
          <w:rtl/>
        </w:rPr>
        <w:t xml:space="preserve">דופן סוכה - </w:t>
      </w:r>
      <w:r w:rsidRPr="00B078C3">
        <w:rPr>
          <w:rFonts w:ascii="FontbitDavid" w:hAnsi="FontbitDavid"/>
          <w:sz w:val="24"/>
          <w:rtl/>
        </w:rPr>
        <w:t xml:space="preserve">דתניא</w:t>
      </w:r>
      <w:r w:rsidRPr="00B078C3">
        <w:rPr>
          <w:rFonts w:ascii="FontbitDavid" w:hAnsi="FontbitDavid"/>
          <w:sz w:val="24"/>
          <w:rtl/>
        </w:rPr>
        <w:t xml:space="preserve">: שתים כהלכתן, שלישית - </w:t>
      </w:r>
      <w:ins w:id="93067" w:author="מנוע מכני" w:date="2026-10-11T12:04:39Z">
        <w:r>
          <w:rPr>
            <w:rFonts w:ascii="FontbitDavid" w:hAnsi="FontbitDavid"/>
            <w:sz w:val="24"/>
            <w:rtl/>
          </w:rPr>
          <w:t xml:space="preserve">אפי'</w:t>
        </w:r>
      </w:ins>
      <w:del w:id="9306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טפח.</w:t>
      </w:r>
    </w:p>
    <w:p>
      <w:pPr>
        <w:pStyle w:val="38"/>
        <w:rPr>
          <w:ins w:id="99757" w:author="מנוע מכני" w:date="2026-10-11T12:04:39Z"/>
        </w:rPr>
      </w:pPr>
      <w:r w:rsidRPr="00B078C3">
        <w:t xml:space="preserve">אזוב - דתני רבי חייא:</w:t>
      </w:r>
    </w:p>
    <w:p w:rsidR="00E403F0" w:rsidRPr="00B078C3" w:rsidRDefault="00E403F0" w:rsidP="00E403F0">
      <w:pPr>
        <w:rPr>
          <w:rFonts w:ascii="FontbitDavid" w:hAnsi="FontbitDavid"/>
          <w:sz w:val="24"/>
          <w:rtl/>
        </w:rPr>
      </w:pPr>
      <w:del w:id="997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אזוב - טפח.</w:t>
      </w:r>
    </w:p>
    <w:p w:rsidR="00E403F0" w:rsidRPr="00B078C3" w:rsidRDefault="00E403F0" w:rsidP="00E403F0">
      <w:pPr>
        <w:rPr>
          <w:rFonts w:ascii="FontbitDavid" w:hAnsi="FontbitDavid"/>
          <w:sz w:val="24"/>
          <w:rtl/>
        </w:rPr>
      </w:pPr>
      <w:r w:rsidRPr="00B078C3">
        <w:rPr>
          <w:rStyle w:val="2fb"/>
          <w:rFonts w:ascii="FontbitDavid" w:hAnsi="FontbitDavid"/>
          <w:sz w:val="24"/>
          <w:rtl/>
        </w:rPr>
        <w:t>א</w:t>
      </w:r>
      <w:r>
        <w:rPr>
          <w:rStyle w:val="2fb"/>
          <w:rFonts w:ascii="FontbitDavid" w:hAnsi="FontbitDavid" w:hint="cs"/>
          <w:sz w:val="24"/>
          <w:rtl/>
        </w:rPr>
        <w:t xml:space="preserve">רח</w:t>
      </w:r>
      <w:ins w:id="91121" w:author="מנוע מכני" w:date="2026-10-11T12:04:39Z">
        <w:r>
          <w:rPr>
            <w:rStyle w:val="2fb"/>
            <w:rFonts w:ascii="FontbitDavid" w:hAnsi="FontbitDavid" w:hint="cs"/>
            <w:sz w:val="24"/>
            <w:rtl/>
          </w:rPr>
          <w:t xml:space="preserve">ב"פ</w:t>
        </w:r>
      </w:ins>
      <w:del w:id="91122" w:author="מנוע מכני" w:date="2026-10-11T12:04:39Z">
        <w:r>
          <w:rPr>
            <w:rFonts w:ascii="FontbitDavid" w:hAnsi="FontbitDavid" w:hint="cs"/>
            <w:sz w:val="24"/>
            <w:rtl/>
          </w:rPr>
          <w:delText xml:space="preserve">ב''פ</w:delText>
        </w:r>
      </w:del>
      <w:r>
        <w:rPr>
          <w:rFonts w:ascii="FontbitDavid" w:hAnsi="FontbitDavid" w:hint="cs"/>
          <w:sz w:val="24"/>
          <w:rtl/>
        </w:rPr>
        <w:t xml:space="preserve"> </w:t>
      </w:r>
      <w:r w:rsidRPr="00B078C3">
        <w:rPr>
          <w:rFonts w:ascii="FontbitDavid" w:hAnsi="FontbitDavid"/>
          <w:sz w:val="24"/>
          <w:rtl/>
        </w:rPr>
        <w:t xml:space="preserve">דריש שילא איש כפר תמרתא: תלת </w:t>
      </w:r>
      <w:ins w:id="97117" w:author="מנוע מכני" w:date="2026-10-11T12:04:39Z">
        <w:r>
          <w:rPr>
            <w:rFonts w:ascii="FontbitDavid" w:hAnsi="FontbitDavid"/>
            <w:sz w:val="24"/>
            <w:rtl/>
          </w:rPr>
          <w:t xml:space="preserve">ברייתא</w:t>
        </w:r>
      </w:ins>
      <w:del w:id="97118" w:author="מנוע מכני" w:date="2026-10-11T12:04:39Z">
        <w:r w:rsidRPr="00B078C3">
          <w:rPr>
            <w:rFonts w:ascii="FontbitDavid" w:hAnsi="FontbitDavid"/>
            <w:sz w:val="24"/>
            <w:rtl/>
          </w:rPr>
          <w:delText xml:space="preserve">מתניתא</w:delText>
        </w:r>
      </w:del>
      <w:r w:rsidRPr="00B078C3">
        <w:rPr>
          <w:rFonts w:ascii="FontbitDavid" w:hAnsi="FontbitDavid"/>
          <w:sz w:val="24"/>
          <w:rtl/>
        </w:rPr>
        <w:t xml:space="preserve"> ותרתי </w:t>
      </w:r>
      <w:ins w:id="97115" w:author="מנוע מכני" w:date="2026-10-11T12:04:39Z">
        <w:r>
          <w:rPr>
            <w:rFonts w:ascii="FontbitDavid" w:hAnsi="FontbitDavid"/>
            <w:sz w:val="24"/>
            <w:rtl/>
          </w:rPr>
          <w:t xml:space="preserve">שמועה</w:t>
        </w:r>
      </w:ins>
      <w:del w:id="97116" w:author="מנוע מכני" w:date="2026-10-11T12:04:39Z">
        <w:r w:rsidRPr="00B078C3">
          <w:rPr>
            <w:rFonts w:ascii="FontbitDavid" w:hAnsi="FontbitDavid"/>
            <w:sz w:val="24"/>
            <w:rtl/>
          </w:rPr>
          <w:delText xml:space="preserve">שמעתתא</w:delText>
        </w:r>
      </w:del>
      <w:r w:rsidRPr="00B078C3">
        <w:rPr>
          <w:rFonts w:ascii="FontbitDavid" w:hAnsi="FontbitDavid"/>
          <w:sz w:val="24"/>
          <w:rtl/>
        </w:rPr>
        <w:t xml:space="preserve"> - שיעורא טפח.</w:t>
      </w:r>
    </w:p>
    <w:p>
      <w:pPr>
        <w:pStyle w:val="38"/>
        <w:rPr>
          <w:ins w:id="99759" w:author="מנוע מכני" w:date="2026-10-11T12:04:39Z"/>
        </w:rPr>
      </w:pPr>
      <w:r w:rsidRPr="00B078C3">
        <w:t xml:space="preserve">תרתי? </w:t>
      </w:r>
      <w:ins w:id="95377" w:author="מנוע מכני" w:date="2026-10-11T12:04:39Z">
        <w:r>
          <w:t xml:space="preserve">אחת</w:t>
        </w:r>
      </w:ins>
      <w:del w:id="95378" w:author="מנוע מכני" w:date="2026-10-11T12:04:39Z">
        <w:r w:rsidRPr="00B078C3">
          <w:delText xml:space="preserve">חדא</w:delText>
        </w:r>
      </w:del>
      <w:r w:rsidRPr="00B078C3">
        <w:t xml:space="preserve"> היא! </w:t>
      </w:r>
      <w:r w:rsidRPr="00B078C3">
        <w:t xml:space="preserve">אמר</w:t>
      </w:r>
      <w:r w:rsidRPr="00B078C3">
        <w:t xml:space="preserve"> אביי:</w:t>
      </w:r>
    </w:p>
    <w:p w:rsidR="00E403F0" w:rsidRPr="00B078C3" w:rsidRDefault="00E403F0" w:rsidP="00E403F0">
      <w:pPr>
        <w:rPr>
          <w:rFonts w:ascii="FontbitDavid" w:hAnsi="FontbitDavid"/>
          <w:sz w:val="24"/>
          <w:rtl/>
        </w:rPr>
      </w:pPr>
      <w:del w:id="9976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אימא </w:t>
      </w:r>
      <w:r>
        <w:rPr>
          <w:rStyle w:val="2fb"/>
          <w:rFonts w:ascii="FontbitDavid" w:hAnsi="FontbitDavid" w:hint="cs"/>
          <w:sz w:val="24"/>
          <w:rtl/>
        </w:rPr>
        <w:t xml:space="preserve">א</w:t>
      </w:r>
      <w:ins w:id="91123" w:author="מנוע מכני" w:date="2026-10-11T12:04:39Z">
        <w:r>
          <w:rPr>
            <w:rStyle w:val="2fb"/>
            <w:rFonts w:ascii="FontbitDavid" w:hAnsi="FontbitDavid" w:hint="cs"/>
            <w:sz w:val="24"/>
            <w:rtl/>
          </w:rPr>
          <w:t xml:space="preserve">ר"ח</w:t>
        </w:r>
      </w:ins>
      <w:del w:id="91124" w:author="מנוע מכני" w:date="2026-10-11T12:04:39Z">
        <w:r>
          <w:rPr>
            <w:rFonts w:ascii="FontbitDavid" w:hAnsi="FontbitDavid" w:hint="cs"/>
            <w:sz w:val="24"/>
            <w:rtl/>
          </w:rPr>
          <w:delText xml:space="preserve">ר''ח</w:delText>
        </w:r>
      </w:del>
      <w:r>
        <w:rPr>
          <w:rFonts w:ascii="FontbitDavid" w:hAnsi="FontbitDavid" w:hint="cs"/>
          <w:sz w:val="24"/>
          <w:rtl/>
        </w:rPr>
        <w:t xml:space="preserve"> </w:t>
      </w:r>
      <w:r w:rsidRPr="00B078C3">
        <w:rPr>
          <w:rFonts w:ascii="FontbitDavid" w:hAnsi="FontbitDavid"/>
          <w:sz w:val="24"/>
          <w:rtl/>
        </w:rPr>
        <w:t>אזוב טפח.</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ותו </w:t>
      </w:r>
      <w:ins w:id="93879" w:author="מנוע מכני" w:date="2026-10-11T12:04:39Z">
        <w:r>
          <w:rPr>
            <w:rFonts w:ascii="FontbitDavid" w:hAnsi="FontbitDavid"/>
            <w:spacing w:val="-4"/>
            <w:sz w:val="24"/>
            <w:rtl/>
          </w:rPr>
          <w:t xml:space="preserve">אין</w:t>
        </w:r>
      </w:ins>
      <w:del w:id="93880" w:author="מנוע מכני" w:date="2026-10-11T12:04:39Z">
        <w:r w:rsidRPr="00017C1D">
          <w:rPr>
            <w:rFonts w:ascii="FontbitDavid" w:hAnsi="FontbitDavid"/>
            <w:spacing w:val="-4"/>
            <w:sz w:val="24"/>
            <w:rtl/>
          </w:rPr>
          <w:delText xml:space="preserve">ליכא</w:delText>
        </w:r>
      </w:del>
      <w:r w:rsidRPr="00017C1D">
        <w:rPr>
          <w:rFonts w:ascii="FontbitDavid" w:hAnsi="FontbitDavid"/>
          <w:spacing w:val="-4"/>
          <w:sz w:val="24"/>
          <w:rtl/>
        </w:rPr>
        <w:t xml:space="preserve">? והאיכא: טפח על טפח על רום טפח מרובע - מביא את הטומאה וחוצץ בפני הטומאה! </w:t>
      </w:r>
    </w:p>
    <w:p w:rsidR="00E403F0" w:rsidRPr="00B078C3" w:rsidRDefault="00E403F0" w:rsidP="00E403F0">
      <w:pPr>
        <w:rPr>
          <w:rFonts w:ascii="FontbitDavid" w:hAnsi="FontbitDavid"/>
          <w:sz w:val="24"/>
          <w:rtl/>
        </w:rPr>
      </w:pPr>
      <w:r w:rsidRPr="00B078C3">
        <w:rPr>
          <w:rFonts w:ascii="FontbitDavid" w:hAnsi="FontbitDavid"/>
          <w:sz w:val="24"/>
          <w:rtl/>
        </w:rPr>
        <w:t xml:space="preserve">טפח - </w:t>
      </w:r>
      <w:ins w:id="98293" w:author="מנוע מכני" w:date="2026-10-11T12:04:39Z">
        <w:r>
          <w:rPr>
            <w:rFonts w:ascii="FontbitDavid" w:hAnsi="FontbitDavid"/>
            <w:sz w:val="24"/>
            <w:rtl/>
          </w:rPr>
          <w:t xml:space="preserve">אומרים</w:t>
        </w:r>
      </w:ins>
      <w:del w:id="98294" w:author="מנוע מכני" w:date="2026-10-11T12:04:39Z">
        <w:r w:rsidRPr="00B078C3">
          <w:rPr>
            <w:rFonts w:ascii="FontbitDavid" w:hAnsi="FontbitDavid"/>
            <w:sz w:val="24"/>
            <w:rtl/>
          </w:rPr>
          <w:delText xml:space="preserve">קאמרינן</w:delText>
        </w:r>
      </w:del>
      <w:r w:rsidRPr="00B078C3">
        <w:rPr>
          <w:rFonts w:ascii="FontbitDavid" w:hAnsi="FontbitDavid"/>
          <w:sz w:val="24"/>
          <w:rtl/>
        </w:rPr>
        <w:t xml:space="preserve">, טפח על טפח </w:t>
      </w:r>
      <w:r w:rsidRPr="00B078C3">
        <w:rPr>
          <w:rFonts w:ascii="FontbitDavid" w:hAnsi="FontbitDavid"/>
          <w:sz w:val="24"/>
          <w:rtl/>
        </w:rPr>
        <w:t xml:space="preserve">לא</w:t>
      </w:r>
      <w:r w:rsidRPr="00B078C3">
        <w:rPr>
          <w:rFonts w:ascii="FontbitDavid" w:hAnsi="FontbitDavid"/>
          <w:sz w:val="24"/>
          <w:rtl/>
        </w:rPr>
        <w:t xml:space="preserve"> </w:t>
      </w:r>
      <w:ins w:id="98295" w:author="מנוע מכני" w:date="2026-10-11T12:04:39Z">
        <w:r>
          <w:rPr>
            <w:rFonts w:ascii="FontbitDavid" w:hAnsi="FontbitDavid"/>
            <w:sz w:val="24"/>
            <w:rtl/>
          </w:rPr>
          <w:t xml:space="preserve">אומרים</w:t>
        </w:r>
      </w:ins>
      <w:del w:id="98296" w:author="מנוע מכני" w:date="2026-10-11T12:04:39Z">
        <w:r w:rsidRPr="00B078C3">
          <w:rPr>
            <w:rFonts w:ascii="FontbitDavid" w:hAnsi="FontbitDavid"/>
            <w:sz w:val="24"/>
            <w:rtl/>
          </w:rPr>
          <w:delText xml:space="preserve">קאמרינן</w:delText>
        </w:r>
      </w:del>
      <w:r w:rsidRPr="00B078C3">
        <w:rPr>
          <w:rFonts w:ascii="FontbitDavid" w:hAnsi="FontbitDavid"/>
          <w:sz w:val="24"/>
          <w:rtl/>
        </w:rPr>
        <w:t xml:space="preserve">.</w:t>
      </w:r>
    </w:p>
    <w:p>
      <w:pPr>
        <w:pStyle w:val="38"/>
        <w:rPr>
          <w:ins w:id="99761" w:author="מנוע מכני" w:date="2026-10-11T12:04:39Z"/>
        </w:rPr>
      </w:pPr>
      <w:r w:rsidRPr="00B078C3">
        <w:t xml:space="preserve">והא </w:t>
      </w:r>
      <w:ins w:id="93881" w:author="מנוע מכני" w:date="2026-10-11T12:04:39Z">
        <w:r>
          <w:t xml:space="preserve">יש</w:t>
        </w:r>
      </w:ins>
      <w:del w:id="93882" w:author="מנוע מכני" w:date="2026-10-11T12:04:39Z">
        <w:r w:rsidRPr="00B078C3">
          <w:delText xml:space="preserve">איכא</w:delText>
        </w:r>
      </w:del>
      <w:r w:rsidRPr="00B078C3">
        <w:t xml:space="preserve">:</w:t>
      </w:r>
    </w:p>
    <w:p w:rsidR="00E403F0" w:rsidRDefault="00E403F0" w:rsidP="00E403F0">
      <w:pPr>
        <w:rPr>
          <w:rFonts w:ascii="FontbitDavid" w:hAnsi="FontbitDavid"/>
          <w:sz w:val="24"/>
          <w:rtl/>
        </w:rPr>
      </w:pPr>
      <w:del w:id="9976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אבן היוצא מן התנור טפח ומן הכירה שלש אצבעות - חבור! </w:t>
      </w:r>
    </w:p>
    <w:p w:rsidR="00E403F0" w:rsidRPr="00B078C3" w:rsidRDefault="00E403F0" w:rsidP="00E403F0">
      <w:pPr>
        <w:rPr>
          <w:rFonts w:ascii="FontbitDavid" w:hAnsi="FontbitDavid"/>
          <w:sz w:val="24"/>
          <w:rtl/>
        </w:rPr>
      </w:pPr>
      <w:r w:rsidRPr="00B078C3">
        <w:rPr>
          <w:rFonts w:ascii="FontbitDavid" w:hAnsi="FontbitDavid"/>
          <w:sz w:val="24"/>
          <w:rtl/>
        </w:rPr>
        <w:t xml:space="preserve">כי </w:t>
      </w:r>
      <w:ins w:id="98297" w:author="מנוע מכני" w:date="2026-10-11T12:04:39Z">
        <w:r>
          <w:rPr>
            <w:rFonts w:ascii="FontbitDavid" w:hAnsi="FontbitDavid"/>
            <w:sz w:val="24"/>
            <w:rtl/>
          </w:rPr>
          <w:t xml:space="preserve">אומרים</w:t>
        </w:r>
      </w:ins>
      <w:del w:id="98298" w:author="מנוע מכני" w:date="2026-10-11T12:04:39Z">
        <w:r w:rsidRPr="00B078C3">
          <w:rPr>
            <w:rFonts w:ascii="FontbitDavid" w:hAnsi="FontbitDavid"/>
            <w:sz w:val="24"/>
            <w:rtl/>
          </w:rPr>
          <w:delText xml:space="preserve">קאמרינן</w:delText>
        </w:r>
      </w:del>
      <w:r w:rsidRPr="00B078C3">
        <w:rPr>
          <w:rFonts w:ascii="FontbitDavid" w:hAnsi="FontbitDavid"/>
          <w:sz w:val="24"/>
          <w:rtl/>
        </w:rPr>
        <w:t xml:space="preserve"> - </w:t>
      </w:r>
      <w:ins w:id="93883" w:author="מנוע מכני" w:date="2026-10-11T12:04:39Z">
        <w:r>
          <w:rPr>
            <w:rFonts w:ascii="FontbitDavid" w:hAnsi="FontbitDavid"/>
            <w:sz w:val="24"/>
            <w:rtl/>
          </w:rPr>
          <w:t xml:space="preserve">מקום</w:t>
        </w:r>
      </w:ins>
      <w:del w:id="93884"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דבציר מטפח </w:t>
      </w:r>
      <w:r w:rsidRPr="00B078C3">
        <w:rPr>
          <w:rFonts w:ascii="FontbitDavid" w:hAnsi="FontbitDavid"/>
          <w:sz w:val="24"/>
          <w:rtl/>
        </w:rPr>
        <w:t xml:space="preserve">לא</w:t>
      </w:r>
      <w:r w:rsidRPr="00B078C3">
        <w:rPr>
          <w:rFonts w:ascii="FontbitDavid" w:hAnsi="FontbitDavid"/>
          <w:sz w:val="24"/>
          <w:rtl/>
        </w:rPr>
        <w:t xml:space="preserve"> חזי, אבל </w:t>
      </w:r>
      <w:ins w:id="93885" w:author="מנוע מכני" w:date="2026-10-11T12:04:39Z">
        <w:r>
          <w:rPr>
            <w:rFonts w:ascii="FontbitDavid" w:hAnsi="FontbitDavid"/>
            <w:sz w:val="24"/>
            <w:rtl/>
          </w:rPr>
          <w:t xml:space="preserve">כאן</w:t>
        </w:r>
      </w:ins>
      <w:del w:id="93886"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 </w:t>
      </w:r>
      <w:r w:rsidRPr="00B078C3">
        <w:rPr>
          <w:rFonts w:ascii="FontbitDavid" w:hAnsi="FontbitDavid"/>
          <w:sz w:val="24"/>
          <w:rtl/>
        </w:rPr>
        <w:t xml:space="preserve">כ"ש</w:t>
      </w:r>
      <w:r w:rsidRPr="00B078C3">
        <w:rPr>
          <w:rFonts w:ascii="FontbitDavid" w:hAnsi="FontbitDavid"/>
          <w:sz w:val="24"/>
          <w:rtl/>
        </w:rPr>
        <w:t xml:space="preserve"> דבציר מטפח יד תנור הוא.</w:t>
      </w:r>
    </w:p>
    <w:p w:rsidR="00E403F0" w:rsidRDefault="00E403F0" w:rsidP="00E403F0">
      <w:pPr>
        <w:pStyle w:val="afff3"/>
        <w:framePr w:wrap="around"/>
        <w:rPr>
          <w:rtl/>
        </w:rPr>
      </w:pPr>
      <w:r>
        <w:rPr>
          <w:rFonts w:hint="cs"/>
          <w:rtl/>
        </w:rPr>
        <w:t>כו:</w:t>
      </w:r>
    </w:p>
    <w:p w:rsidR="00E403F0" w:rsidRDefault="00E403F0" w:rsidP="00E403F0">
      <w:pPr>
        <w:rPr>
          <w:rFonts w:ascii="FontbitDavid" w:hAnsi="FontbitDavid"/>
          <w:sz w:val="24"/>
          <w:rtl/>
        </w:rPr>
      </w:pPr>
      <w:r w:rsidRPr="00B078C3">
        <w:rPr>
          <w:rFonts w:ascii="FontbitDavid" w:hAnsi="FontbitDavid"/>
          <w:sz w:val="24"/>
          <w:rtl/>
        </w:rPr>
        <w:t>והאיכא תנורי ב</w:t>
      </w:r>
      <w:r>
        <w:rPr>
          <w:rFonts w:ascii="FontbitDavid" w:hAnsi="FontbitDavid" w:hint="cs"/>
          <w:sz w:val="24"/>
          <w:rtl/>
        </w:rPr>
        <w:t>ָ</w:t>
      </w:r>
      <w:r w:rsidRPr="00B078C3">
        <w:rPr>
          <w:rFonts w:ascii="FontbitDavid" w:hAnsi="FontbitDavid"/>
          <w:sz w:val="24"/>
          <w:rtl/>
        </w:rPr>
        <w:t xml:space="preserve">נות טפח </w:t>
      </w:r>
      <w:r w:rsidRPr="00B078C3">
        <w:rPr>
          <w:rFonts w:ascii="FontbitDavid" w:hAnsi="FontbitDavid"/>
          <w:sz w:val="24"/>
          <w:rtl/>
        </w:rPr>
        <w:t xml:space="preserve">דתניא</w:t>
      </w:r>
      <w:r w:rsidRPr="00B078C3">
        <w:rPr>
          <w:rFonts w:ascii="FontbitDavid" w:hAnsi="FontbitDavid"/>
          <w:sz w:val="24"/>
          <w:rtl/>
        </w:rPr>
        <w:t xml:space="preserve">, תנור תחלתו ארבעה ושיריו ד' - דברי </w:t>
      </w:r>
      <w:ins w:id="93069" w:author="מנוע מכני" w:date="2026-10-11T12:04:39Z">
        <w:r>
          <w:rPr>
            <w:rStyle w:val="2fb"/>
            <w:rFonts w:ascii="FontbitDavid" w:hAnsi="FontbitDavid"/>
            <w:sz w:val="24"/>
            <w:rtl/>
          </w:rPr>
          <w:t xml:space="preserve">ר"מ</w:t>
        </w:r>
      </w:ins>
      <w:del w:id="93070" w:author="מנוע מכני" w:date="2026-10-11T12:04:39Z">
        <w:r w:rsidRPr="00B078C3">
          <w:rPr>
            <w:rFonts w:ascii="FontbitDavid" w:hAnsi="FontbitDavid"/>
            <w:sz w:val="24"/>
            <w:rtl/>
          </w:rPr>
          <w:delText xml:space="preserve">רבי מאיר</w:delText>
        </w:r>
      </w:del>
      <w:r w:rsidRPr="00B078C3">
        <w:rPr>
          <w:rFonts w:ascii="FontbitDavid" w:hAnsi="FontbitDavid"/>
          <w:sz w:val="24"/>
          <w:rtl/>
        </w:rPr>
        <w:t xml:space="preserve">, </w:t>
      </w:r>
    </w:p>
    <w:p>
      <w:pPr>
        <w:pStyle w:val="38"/>
        <w:rPr>
          <w:ins w:id="99763" w:author="מנוע מכני" w:date="2026-10-11T12:04:39Z"/>
        </w:rPr>
      </w:pPr>
      <w:r>
        <w:t xml:space="preserve">וח</w:t>
      </w:r>
      <w:ins w:id="91125" w:author="מנוע מכני" w:date="2026-10-11T12:04:39Z">
        <w:r>
          <w:t xml:space="preserve">כ"א</w:t>
        </w:r>
      </w:ins>
      <w:del w:id="91126" w:author="מנוע מכני" w:date="2026-10-11T12:04:39Z">
        <w:r>
          <w:delText xml:space="preserve">כ''א</w:delText>
        </w:r>
      </w:del>
      <w:r>
        <w:t xml:space="preserve"> </w:t>
      </w:r>
      <w:r>
        <w:t xml:space="preserve">ב</w:t>
      </w:r>
      <w:ins w:id="91127" w:author="מנוע מכני" w:date="2026-10-11T12:04:39Z">
        <w:r>
          <w:t xml:space="preserve">ד"א</w:t>
        </w:r>
      </w:ins>
      <w:del w:id="91128" w:author="מנוע מכני" w:date="2026-10-11T12:04:39Z">
        <w:r>
          <w:delText xml:space="preserve">ד''א</w:delText>
        </w:r>
      </w:del>
      <w:r>
        <w:t xml:space="preserve">:</w:t>
      </w:r>
    </w:p>
    <w:p w:rsidR="00E403F0" w:rsidRPr="00B078C3" w:rsidRDefault="00E403F0" w:rsidP="00E403F0">
      <w:pPr>
        <w:rPr>
          <w:rFonts w:ascii="FontbitDavid" w:hAnsi="FontbitDavid"/>
          <w:sz w:val="24"/>
          <w:rtl/>
        </w:rPr>
      </w:pPr>
      <w:del w:id="997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 בגדול, אבל בקטן - תחלתו כל שהוא משתגמר מלאכתו, ושיריו ברובו.</w:t>
      </w:r>
    </w:p>
    <w:p w:rsidR="00E403F0" w:rsidRPr="00B078C3" w:rsidRDefault="00E403F0" w:rsidP="00E403F0">
      <w:pPr>
        <w:rPr>
          <w:rFonts w:ascii="FontbitDavid" w:hAnsi="FontbitDavid"/>
          <w:sz w:val="24"/>
          <w:rtl/>
        </w:rPr>
      </w:pPr>
      <w:r w:rsidRPr="00B078C3">
        <w:rPr>
          <w:rFonts w:ascii="FontbitDavid" w:hAnsi="FontbitDavid"/>
          <w:sz w:val="24"/>
          <w:rtl/>
        </w:rPr>
        <w:t xml:space="preserve">וכמה כל שהוא? </w:t>
      </w:r>
      <w:ins w:id="91129" w:author="מנוע מכני" w:date="2026-10-11T12:04:39Z">
        <w:r>
          <w:rPr>
            <w:rFonts w:ascii="FontbitDavid" w:hAnsi="FontbitDavid"/>
            <w:sz w:val="24"/>
            <w:rtl/>
          </w:rPr>
          <w:t xml:space="preserve">א"ר</w:t>
        </w:r>
      </w:ins>
      <w:del w:id="91130"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 ינאי: טפח, שכן עושין תנורי בנות טפח! </w:t>
      </w:r>
      <w:ins w:id="90101" w:author="Claude - סמנטי" w:date="2026-10-11T12:19:29Z">
        <w:r>
          <w:rPr>
            <w:rFonts w:ascii="FontbitDavid" w:hAnsi="FontbitDavid"/>
            <w:sz w:val="24"/>
            <w:rtl/>
          </w:rPr>
          <w:t xml:space="preserve">במחלוקת</w:t>
        </w:r>
      </w:ins>
      <w:del w:id="90102" w:author="Claude - סמנטי" w:date="2026-10-11T12:19:29Z">
        <w:r w:rsidRPr="00B078C3">
          <w:rPr>
            <w:rFonts w:ascii="FontbitDavid" w:hAnsi="FontbitDavid"/>
            <w:sz w:val="24"/>
            <w:rtl/>
          </w:rPr>
          <w:delText xml:space="preserve">בפלוגתא</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קמיירי.</w:t>
      </w:r>
    </w:p>
    <w:p w:rsidR="00E403F0" w:rsidRPr="00017C1D" w:rsidRDefault="00E403F0" w:rsidP="00E403F0">
      <w:pPr>
        <w:pStyle w:val="a3"/>
        <w:rPr>
          <w:spacing w:val="-8"/>
          <w:rtl/>
        </w:rPr>
      </w:pPr>
      <w:ins w:id="95379" w:author="מנוע מכני" w:date="2026-10-11T12:04:39Z">
        <w:r>
          <w:rPr>
            <w:spacing w:val="-8"/>
            <w:rtl/>
          </w:rPr>
          <w:t xml:space="preserve">עכשיו</w:t>
        </w:r>
      </w:ins>
      <w:del w:id="95380" w:author="מנוע מכני" w:date="2026-10-11T12:04:39Z">
        <w:r w:rsidRPr="00017C1D">
          <w:rPr>
            <w:spacing w:val="-8"/>
            <w:rtl/>
          </w:rPr>
          <w:delText xml:space="preserve">השתא</w:delText>
        </w:r>
      </w:del>
      <w:r w:rsidRPr="00017C1D">
        <w:rPr>
          <w:spacing w:val="-8"/>
          <w:rtl/>
        </w:rPr>
        <w:t xml:space="preserve"> דאתית </w:t>
      </w:r>
      <w:ins w:id="95381" w:author="מנוע מכני" w:date="2026-10-11T12:04:39Z">
        <w:r>
          <w:rPr>
            <w:spacing w:val="-8"/>
            <w:rtl/>
          </w:rPr>
          <w:t xml:space="preserve">לכך</w:t>
        </w:r>
      </w:ins>
      <w:del w:id="95382" w:author="מנוע מכני" w:date="2026-10-11T12:04:39Z">
        <w:r w:rsidRPr="00017C1D">
          <w:rPr>
            <w:spacing w:val="-8"/>
            <w:rtl/>
          </w:rPr>
          <w:delText xml:space="preserve">להכי</w:delText>
        </w:r>
      </w:del>
      <w:r w:rsidRPr="00017C1D">
        <w:rPr>
          <w:spacing w:val="-8"/>
          <w:rtl/>
        </w:rPr>
        <w:t xml:space="preserve"> הא </w:t>
      </w:r>
      <w:ins w:id="93887" w:author="מנוע מכני" w:date="2026-10-11T12:04:39Z">
        <w:r>
          <w:rPr>
            <w:spacing w:val="-8"/>
            <w:rtl/>
          </w:rPr>
          <w:t xml:space="preserve">גם</w:t>
        </w:r>
      </w:ins>
      <w:del w:id="93888" w:author="מנוע מכני" w:date="2026-10-11T12:04:39Z">
        <w:r w:rsidRPr="00017C1D">
          <w:rPr>
            <w:spacing w:val="-8"/>
            <w:rtl/>
          </w:rPr>
          <w:delText xml:space="preserve">נמי</w:delText>
        </w:r>
      </w:del>
      <w:r w:rsidRPr="00017C1D">
        <w:rPr>
          <w:spacing w:val="-8"/>
          <w:rtl/>
        </w:rPr>
        <w:t xml:space="preserve"> </w:t>
      </w:r>
      <w:ins w:id="90103" w:author="Claude - סמנטי" w:date="2026-10-11T12:19:29Z">
        <w:r>
          <w:rPr>
            <w:spacing w:val="-8"/>
            <w:rtl/>
          </w:rPr>
          <w:t xml:space="preserve">מחלוקת</w:t>
        </w:r>
      </w:ins>
      <w:del w:id="90104" w:author="Claude - סמנטי" w:date="2026-10-11T12:19:29Z">
        <w:r w:rsidRPr="00017C1D">
          <w:rPr>
            <w:spacing w:val="-8"/>
            <w:rtl/>
          </w:rPr>
          <w:delText xml:space="preserve">פלוגתא</w:delText>
        </w:r>
      </w:del>
      <w:r w:rsidRPr="00017C1D">
        <w:rPr>
          <w:spacing w:val="-8"/>
          <w:rtl/>
        </w:rPr>
        <w:t xml:space="preserve"> היא, דקתני סיפא: </w:t>
      </w:r>
      <w:r w:rsidRPr="00017C1D">
        <w:rPr>
          <w:rStyle w:val="2fb"/>
          <w:spacing w:val="-8"/>
          <w:rtl/>
        </w:rPr>
        <w:t xml:space="preserve">א</w:t>
      </w:r>
      <w:ins w:id="91131" w:author="מנוע מכני" w:date="2026-10-11T12:04:39Z">
        <w:r>
          <w:rPr>
            <w:rStyle w:val="2fb"/>
            <w:rFonts w:hint="cs"/>
            <w:spacing w:val="-8"/>
            <w:rtl/>
          </w:rPr>
          <w:t xml:space="preserve">ר"י</w:t>
        </w:r>
      </w:ins>
      <w:del w:id="91132" w:author="מנוע מכני" w:date="2026-10-11T12:04:39Z">
        <w:r w:rsidRPr="00017C1D">
          <w:rPr>
            <w:rFonts w:hint="cs"/>
            <w:spacing w:val="-8"/>
            <w:rtl/>
          </w:rPr>
          <w:delText xml:space="preserve">ר''י</w:delText>
        </w:r>
      </w:del>
      <w:r w:rsidRPr="00017C1D">
        <w:rPr>
          <w:spacing w:val="-8"/>
          <w:rtl/>
        </w:rPr>
        <w:t xml:space="preserve">, </w:t>
      </w:r>
      <w:r w:rsidRPr="00017C1D">
        <w:rPr>
          <w:spacing w:val="-8"/>
          <w:rtl/>
        </w:rPr>
        <w:t xml:space="preserve">לא</w:t>
      </w:r>
      <w:r w:rsidRPr="00017C1D">
        <w:rPr>
          <w:spacing w:val="-8"/>
          <w:rtl/>
        </w:rPr>
        <w:t xml:space="preserve"> אמרו טפח - אלא מן התנור ולכותל.</w:t>
      </w:r>
    </w:p>
    <w:p w:rsidR="00E403F0" w:rsidRPr="00B078C3" w:rsidRDefault="00E403F0" w:rsidP="00E403F0">
      <w:pPr>
        <w:rPr>
          <w:rFonts w:ascii="FontbitDavid" w:hAnsi="FontbitDavid"/>
          <w:sz w:val="24"/>
          <w:rtl/>
        </w:rPr>
      </w:pPr>
      <w:r w:rsidRPr="00B078C3">
        <w:rPr>
          <w:rFonts w:ascii="FontbitDavid" w:hAnsi="FontbitDavid"/>
          <w:sz w:val="24"/>
          <w:rtl/>
        </w:rPr>
        <w:t xml:space="preserve">והאיכא מסגרת טפח! בדכתיבן </w:t>
      </w:r>
      <w:r w:rsidRPr="00B078C3">
        <w:rPr>
          <w:rFonts w:ascii="FontbitDavid" w:hAnsi="FontbitDavid"/>
          <w:sz w:val="24"/>
          <w:rtl/>
        </w:rPr>
        <w:t xml:space="preserve">לא</w:t>
      </w:r>
      <w:r w:rsidRPr="00E41836">
        <w:rPr>
          <w:rFonts w:ascii="FontbitDavid" w:hAnsi="FontbitDavid"/>
          <w:sz w:val="24"/>
          <w:rtl/>
        </w:rPr>
        <w:t xml:space="preserve"> </w:t>
      </w:r>
      <w:r w:rsidRPr="00B078C3">
        <w:rPr>
          <w:rFonts w:ascii="FontbitDavid" w:hAnsi="FontbitDavid"/>
          <w:sz w:val="24"/>
          <w:rtl/>
        </w:rPr>
        <w:t>מיירי.</w:t>
      </w:r>
    </w:p>
    <w:p w:rsidR="00E403F0" w:rsidRPr="00B078C3" w:rsidRDefault="00E403F0" w:rsidP="00E403F0">
      <w:pPr>
        <w:rPr>
          <w:rFonts w:ascii="FontbitDavid" w:hAnsi="FontbitDavid"/>
          <w:sz w:val="24"/>
          <w:rtl/>
        </w:rPr>
      </w:pPr>
      <w:r w:rsidRPr="00B078C3">
        <w:rPr>
          <w:rFonts w:ascii="FontbitDavid" w:hAnsi="FontbitDavid"/>
          <w:sz w:val="24"/>
          <w:rtl/>
        </w:rPr>
        <w:t xml:space="preserve">והאיכא כפורת טפח! בקדשים </w:t>
      </w:r>
      <w:r w:rsidRPr="00B078C3">
        <w:rPr>
          <w:rFonts w:ascii="FontbitDavid" w:hAnsi="FontbitDavid"/>
          <w:sz w:val="24"/>
          <w:rtl/>
        </w:rPr>
        <w:t xml:space="preserve">לא</w:t>
      </w:r>
      <w:r w:rsidRPr="00B078C3">
        <w:rPr>
          <w:rFonts w:ascii="FontbitDavid" w:hAnsi="FontbitDavid"/>
          <w:sz w:val="24"/>
          <w:rtl/>
        </w:rPr>
        <w:t xml:space="preserve"> קמיירי.</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והאיכא: דיה לקורה שהיא רחבה טפח! בדרבנן </w:t>
      </w:r>
      <w:r w:rsidRPr="00017C1D">
        <w:rPr>
          <w:rFonts w:ascii="FontbitDavid" w:hAnsi="FontbitDavid"/>
          <w:spacing w:val="-4"/>
          <w:sz w:val="24"/>
          <w:rtl/>
        </w:rPr>
        <w:t xml:space="preserve">לא</w:t>
      </w:r>
      <w:r w:rsidRPr="00017C1D">
        <w:rPr>
          <w:rFonts w:ascii="FontbitDavid" w:hAnsi="FontbitDavid"/>
          <w:spacing w:val="-4"/>
          <w:sz w:val="24"/>
          <w:rtl/>
        </w:rPr>
        <w:t xml:space="preserve"> קמיירי, אלא בדכתיבן ולא מפרשי </w:t>
      </w:r>
      <w:ins w:id="90105" w:author="Claude - סמנטי" w:date="2026-10-11T12:19:29Z">
        <w:r>
          <w:rPr>
            <w:rFonts w:ascii="FontbitDavid" w:hAnsi="FontbitDavid"/>
            <w:spacing w:val="-4"/>
            <w:sz w:val="24"/>
            <w:rtl/>
          </w:rPr>
          <w:t xml:space="preserve">שיעורם</w:t>
        </w:r>
      </w:ins>
      <w:del w:id="90106" w:author="Claude - סמנטי" w:date="2026-10-11T12:19:29Z">
        <w:r w:rsidRPr="00017C1D">
          <w:rPr>
            <w:rFonts w:ascii="FontbitDavid" w:hAnsi="FontbitDavid"/>
            <w:spacing w:val="-4"/>
            <w:sz w:val="24"/>
            <w:rtl/>
          </w:rPr>
          <w:delText xml:space="preserve">שיעורייהו</w:delText>
        </w:r>
      </w:del>
      <w:r w:rsidRPr="00017C1D">
        <w:rPr>
          <w:rFonts w:ascii="FontbitDavid" w:hAnsi="FontbitDavid"/>
          <w:spacing w:val="-4"/>
          <w:sz w:val="24"/>
          <w:rtl/>
        </w:rPr>
        <w:t xml:space="preserve">, </w:t>
      </w:r>
    </w:p>
    <w:p>
      <w:pPr>
        <w:pStyle w:val="afffff8"/>
        <w:rPr>
          <w:ins w:id="90459" w:author="קלוד" w:date="2026-10-11T12:23:38Z"/>
        </w:rPr>
      </w:pPr>
      <w:ins w:id="90460" w:author="קלוד" w:date="2026-10-11T12:23:38Z">
        <w:r>
          <w:rPr>
            <w:color w:val="7B3F00"/>
          </w:rPr>
          <w:t xml:space="preserve">שליא שהופלה אחר ולד - תולין בולד שלושה ימים</w:t>
        </w:r>
      </w:ins>
    </w:p>
    <w:p w:rsidR="00E403F0" w:rsidRPr="00B078C3" w:rsidRDefault="00E403F0" w:rsidP="00E403F0">
      <w:pPr>
        <w:rPr>
          <w:rFonts w:ascii="FontbitDavid" w:hAnsi="FontbitDavid"/>
          <w:sz w:val="24"/>
          <w:rtl/>
        </w:rPr>
      </w:pPr>
      <w:ins w:id="97739" w:author="מנוע מכני" w:date="2026-10-11T12:04:39Z">
        <w:r>
          <w:rPr>
            <w:rFonts w:ascii="FontbitDavid" w:hAnsi="FontbitDavid"/>
            <w:sz w:val="24"/>
            <w:rtl/>
          </w:rPr>
          <w:t xml:space="preserve">ישב</w:t>
        </w:r>
      </w:ins>
      <w:del w:id="97740" w:author="מנוע מכני" w:date="2026-10-11T12:04:39Z">
        <w:r w:rsidRPr="00B078C3">
          <w:rPr>
            <w:rFonts w:ascii="FontbitDavid" w:hAnsi="FontbitDavid"/>
            <w:sz w:val="24"/>
            <w:rtl/>
          </w:rPr>
          <w:delText xml:space="preserve">יתיב</w:delText>
        </w:r>
      </w:del>
      <w:r w:rsidRPr="00B078C3">
        <w:rPr>
          <w:rFonts w:ascii="FontbitDavid" w:hAnsi="FontbitDavid"/>
          <w:sz w:val="24"/>
          <w:rtl/>
        </w:rPr>
        <w:t xml:space="preserve"> </w:t>
      </w:r>
      <w:r w:rsidRPr="00B078C3">
        <w:rPr>
          <w:rStyle w:val="2fb"/>
          <w:rFonts w:ascii="FontbitDavid" w:hAnsi="FontbitDavid"/>
          <w:sz w:val="24"/>
          <w:rtl/>
        </w:rPr>
        <w:t xml:space="preserve">ר</w:t>
      </w:r>
      <w:r>
        <w:rPr>
          <w:rStyle w:val="2fb"/>
          <w:rFonts w:ascii="FontbitDavid" w:hAnsi="FontbitDavid" w:hint="cs"/>
          <w:sz w:val="24"/>
          <w:rtl/>
        </w:rPr>
        <w:t xml:space="preserve">י</w:t>
      </w:r>
      <w:ins w:id="91133" w:author="מנוע מכני" w:date="2026-10-11T12:04:39Z">
        <w:r>
          <w:rPr>
            <w:rStyle w:val="2fb"/>
            <w:rFonts w:ascii="FontbitDavid" w:hAnsi="FontbitDavid" w:hint="cs"/>
            <w:sz w:val="24"/>
            <w:rtl/>
          </w:rPr>
          <w:t xml:space="preserve">ב"ש</w:t>
        </w:r>
      </w:ins>
      <w:del w:id="91134" w:author="מנוע מכני" w:date="2026-10-11T12:04:39Z">
        <w:r>
          <w:rPr>
            <w:rFonts w:ascii="FontbitDavid" w:hAnsi="FontbitDavid" w:hint="cs"/>
            <w:sz w:val="24"/>
            <w:rtl/>
          </w:rPr>
          <w:delText xml:space="preserve">ב''ש</w:delText>
        </w:r>
      </w:del>
      <w:r>
        <w:rPr>
          <w:rFonts w:ascii="FontbitDavid" w:hAnsi="FontbitDavid" w:hint="cs"/>
          <w:sz w:val="24"/>
          <w:rtl/>
        </w:rPr>
        <w:t xml:space="preserve"> </w:t>
      </w:r>
      <w:ins w:id="91135" w:author="מנוע מכני" w:date="2026-10-11T12:04:39Z">
        <w:r>
          <w:rPr>
            <w:rFonts w:ascii="FontbitDavid" w:hAnsi="FontbitDavid" w:hint="cs"/>
            <w:sz w:val="24"/>
            <w:rtl/>
          </w:rPr>
          <w:t xml:space="preserve">ב"מ</w:t>
        </w:r>
      </w:ins>
      <w:del w:id="91136" w:author="מנוע מכני" w:date="2026-10-11T12:04:39Z">
        <w:r>
          <w:rPr>
            <w:rFonts w:ascii="FontbitDavid" w:hAnsi="FontbitDavid" w:hint="cs"/>
            <w:sz w:val="24"/>
            <w:rtl/>
          </w:rPr>
          <w:delText xml:space="preserve">ב''מ</w:delText>
        </w:r>
      </w:del>
      <w:r>
        <w:rPr>
          <w:rFonts w:ascii="FontbitDavid" w:hAnsi="FontbitDavid" w:hint="cs"/>
          <w:sz w:val="24"/>
          <w:rtl/>
        </w:rPr>
        <w:t xml:space="preserve"> לפני </w:t>
      </w:r>
      <w:ins w:id="91137" w:author="מנוע מכני" w:date="2026-10-11T12:04:39Z">
        <w:r>
          <w:rPr>
            <w:rStyle w:val="2fb"/>
            <w:rFonts w:ascii="FontbitDavid" w:hAnsi="FontbitDavid" w:hint="cs"/>
            <w:sz w:val="24"/>
            <w:rtl/>
          </w:rPr>
          <w:t xml:space="preserve">ר"כ</w:t>
        </w:r>
      </w:ins>
      <w:del w:id="91138" w:author="מנוע מכני" w:date="2026-10-11T12:04:39Z">
        <w:r>
          <w:rPr>
            <w:rFonts w:ascii="FontbitDavid" w:hAnsi="FontbitDavid" w:hint="cs"/>
            <w:sz w:val="24"/>
            <w:rtl/>
          </w:rPr>
          <w:delText xml:space="preserve">ר''כ</w:delText>
        </w:r>
      </w:del>
      <w:r>
        <w:rPr>
          <w:rFonts w:ascii="FontbitDavid" w:hAnsi="FontbitDavid" w:hint="cs"/>
          <w:sz w:val="24"/>
          <w:rtl/>
        </w:rPr>
        <w:t xml:space="preserve"> ואמר </w:t>
      </w:r>
      <w:r w:rsidRPr="00B078C3">
        <w:rPr>
          <w:rStyle w:val="2fb"/>
          <w:rFonts w:ascii="FontbitDavid" w:hAnsi="FontbitDavid"/>
          <w:sz w:val="24"/>
          <w:rtl/>
        </w:rPr>
        <w:t xml:space="preserve">ארי</w:t>
      </w:r>
      <w:ins w:id="91139" w:author="מנוע מכני" w:date="2026-10-11T12:04:39Z">
        <w:r>
          <w:rPr>
            <w:rStyle w:val="2fb"/>
            <w:rFonts w:ascii="FontbitDavid" w:hAnsi="FontbitDavid"/>
            <w:sz w:val="24"/>
            <w:rtl/>
          </w:rPr>
          <w:t xml:space="preserve">א"ר</w:t>
        </w:r>
      </w:ins>
      <w:del w:id="91140"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כל שלשה ימים הראשונים - תולין את השליא בולד, מכאן ואילך - חוששין לולד אחר.</w:t>
      </w:r>
    </w:p>
    <w:p>
      <w:pPr>
        <w:pStyle w:val="38"/>
        <w:rPr>
          <w:ins w:id="99765" w:author="מנוע מכני" w:date="2026-10-11T12:04:39Z"/>
        </w:rPr>
      </w:pPr>
      <w:r w:rsidRPr="00B078C3">
        <w:t xml:space="preserve">אמר</w:t>
      </w:r>
      <w:r w:rsidRPr="00B078C3">
        <w:t xml:space="preserve"> </w:t>
      </w:r>
      <w:ins w:id="95383" w:author="מנוע מכני" w:date="2026-10-11T12:04:39Z">
        <w:r>
          <w:t xml:space="preserve">לו</w:t>
        </w:r>
      </w:ins>
      <w:del w:id="95384"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9976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ומי </w:t>
      </w:r>
      <w:ins w:id="91141" w:author="מנוע מכני" w:date="2026-10-11T12:04:39Z">
        <w:r>
          <w:rPr>
            <w:rFonts w:ascii="FontbitDavid" w:hAnsi="FontbitDavid"/>
            <w:sz w:val="24"/>
            <w:rtl/>
          </w:rPr>
          <w:t xml:space="preserve">א"ר</w:t>
        </w:r>
      </w:ins>
      <w:del w:id="9114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w:t>
      </w:r>
      <w:ins w:id="95385" w:author="מנוע מכני" w:date="2026-10-11T12:04:39Z">
        <w:r>
          <w:rPr>
            <w:rFonts w:ascii="FontbitDavid" w:hAnsi="FontbitDavid"/>
            <w:sz w:val="24"/>
            <w:rtl/>
          </w:rPr>
          <w:t xml:space="preserve">כך</w:t>
        </w:r>
      </w:ins>
      <w:del w:id="95386"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וה</w:t>
      </w:r>
      <w:ins w:id="91143" w:author="מנוע מכני" w:date="2026-10-11T12:04:39Z">
        <w:r>
          <w:rPr>
            <w:rFonts w:ascii="FontbitDavid" w:hAnsi="FontbitDavid"/>
            <w:sz w:val="24"/>
            <w:rtl/>
          </w:rPr>
          <w:t xml:space="preserve">א"ר</w:t>
        </w:r>
      </w:ins>
      <w:del w:id="91144"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אין הולד מתעכב אחר חבירו כלום! אישתיק.</w:t>
      </w:r>
    </w:p>
    <w:p>
      <w:pPr>
        <w:pStyle w:val="38"/>
        <w:rPr>
          <w:ins w:id="99767" w:author="מנוע מכני" w:date="2026-10-11T12:04:39Z"/>
        </w:rPr>
      </w:pPr>
      <w:ins w:id="91145" w:author="מנוע מכני" w:date="2026-10-11T12:04:39Z">
        <w:r>
          <w:t xml:space="preserve">א"ל</w:t>
        </w:r>
      </w:ins>
      <w:del w:id="91146" w:author="מנוע מכני" w:date="2026-10-11T12:04:39Z">
        <w:r>
          <w:delText xml:space="preserve">א''ל</w:delText>
        </w:r>
      </w:del>
      <w:r>
        <w:t xml:space="preserve">:</w:t>
      </w:r>
    </w:p>
    <w:p w:rsidR="00E403F0" w:rsidRDefault="00E403F0" w:rsidP="00E403F0">
      <w:pPr>
        <w:rPr>
          <w:rFonts w:ascii="FontbitDavid" w:hAnsi="FontbitDavid"/>
          <w:sz w:val="24"/>
          <w:rtl/>
        </w:rPr>
      </w:pPr>
      <w:del w:id="99768" w:author="מנוע מכני" w:date="2026-10-11T12:04:39Z">
        <w:r w:rsidRPr="00B078C3">
          <w:rPr>
            <w:rFonts w:ascii="FontbitDavid" w:hAnsi="FontbitDavid"/>
            <w:sz w:val="24"/>
            <w:rtl/>
          </w:rPr>
          <w:delText xml:space="preserve"> </w:delText>
        </w:r>
      </w:del>
      <w:ins w:id="95387" w:author="מנוע מכני" w:date="2026-10-11T12:04:39Z">
        <w:r>
          <w:rPr>
            <w:rFonts w:ascii="FontbitDavid" w:hAnsi="FontbitDavid"/>
            <w:sz w:val="24"/>
            <w:rtl/>
          </w:rPr>
          <w:t xml:space="preserve">שמא</w:t>
        </w:r>
      </w:ins>
      <w:del w:id="95388" w:author="מנוע מכני" w:date="2026-10-11T12:04:39Z">
        <w:r w:rsidRPr="00B078C3">
          <w:rPr>
            <w:rFonts w:ascii="FontbitDavid" w:hAnsi="FontbitDavid"/>
            <w:sz w:val="24"/>
            <w:rtl/>
          </w:rPr>
          <w:delText xml:space="preserve">דלמא</w:delText>
        </w:r>
      </w:del>
      <w:r w:rsidRPr="00B078C3">
        <w:rPr>
          <w:rFonts w:ascii="FontbitDavid" w:hAnsi="FontbitDavid"/>
          <w:sz w:val="24"/>
          <w:rtl/>
        </w:rPr>
        <w:t xml:space="preserve"> כאן - בנפל, כאן - בבן </w:t>
      </w:r>
      <w:ins w:id="98299" w:author="מנוע מכני" w:date="2026-10-11T12:04:39Z">
        <w:r>
          <w:rPr>
            <w:rFonts w:ascii="FontbitDavid" w:hAnsi="FontbitDavid"/>
            <w:sz w:val="24"/>
            <w:rtl/>
          </w:rPr>
          <w:t xml:space="preserve">עומדת</w:t>
        </w:r>
      </w:ins>
      <w:del w:id="98300" w:author="מנוע מכני" w:date="2026-10-11T12:04:39Z">
        <w:r w:rsidRPr="00B078C3">
          <w:rPr>
            <w:rFonts w:ascii="FontbitDavid" w:hAnsi="FontbitDavid"/>
            <w:sz w:val="24"/>
            <w:rtl/>
          </w:rPr>
          <w:delText xml:space="preserve">קיימא</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5389" w:author="מנוע מכני" w:date="2026-10-11T12:04:39Z">
        <w:r>
          <w:rPr>
            <w:rFonts w:ascii="FontbitDavid" w:hAnsi="FontbitDavid"/>
            <w:sz w:val="24"/>
            <w:rtl/>
          </w:rPr>
          <w:t xml:space="preserve">לו</w:t>
        </w:r>
      </w:ins>
      <w:del w:id="9539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את אמרת לשמעתתיה </w:t>
      </w:r>
      <w:r w:rsidRPr="00B078C3">
        <w:rPr>
          <w:rStyle w:val="2fb"/>
          <w:rFonts w:ascii="FontbitDavid" w:hAnsi="FontbitDavid"/>
          <w:sz w:val="24"/>
          <w:rtl/>
        </w:rPr>
        <w:t xml:space="preserve">דרב</w:t>
      </w:r>
      <w:r w:rsidRPr="00B078C3">
        <w:rPr>
          <w:rFonts w:ascii="FontbitDavid" w:hAnsi="FontbitDavid"/>
          <w:sz w:val="24"/>
          <w:rtl/>
        </w:rPr>
        <w:t xml:space="preserve">? </w:t>
      </w:r>
    </w:p>
    <w:p>
      <w:pPr>
        <w:pStyle w:val="38"/>
        <w:rPr>
          <w:ins w:id="99769" w:author="מנוע מכני" w:date="2026-10-11T12:04:39Z"/>
        </w:rPr>
      </w:pPr>
      <w:r w:rsidRPr="00B078C3">
        <w:t xml:space="preserve">בפירוש </w:t>
      </w:r>
      <w:r w:rsidRPr="00B078C3">
        <w:t xml:space="preserve">א</w:t>
      </w:r>
      <w:r>
        <w:t xml:space="preserve">מר</w:t>
      </w:r>
      <w:r>
        <w:t xml:space="preserve"> </w:t>
      </w:r>
      <w:r w:rsidRPr="00B078C3">
        <w:t>ר</w:t>
      </w:r>
      <w:r>
        <w:t xml:space="preserve">ב </w:t>
      </w:r>
      <w:ins w:id="95391" w:author="מנוע מכני" w:date="2026-10-11T12:04:39Z">
        <w:r>
          <w:t xml:space="preserve">כך</w:t>
        </w:r>
      </w:ins>
      <w:del w:id="95392" w:author="מנוע מכני" w:date="2026-10-11T12:04:39Z">
        <w:r w:rsidRPr="00B078C3">
          <w:delText xml:space="preserve">הכי</w:delText>
        </w:r>
      </w:del>
      <w:r w:rsidRPr="00B078C3">
        <w:t xml:space="preserve">:</w:t>
      </w:r>
    </w:p>
    <w:p w:rsidR="00E403F0" w:rsidRPr="00B078C3" w:rsidRDefault="00E403F0" w:rsidP="00E403F0">
      <w:pPr>
        <w:rPr>
          <w:rFonts w:ascii="FontbitDavid" w:hAnsi="FontbitDavid"/>
          <w:sz w:val="24"/>
          <w:rtl/>
        </w:rPr>
      </w:pPr>
      <w:del w:id="9977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הפילה נפל ואחר כך הפילה שליא - כל שלשה ימים תולין את השליא בולד, מכאן ואילך - חוששין לולד אחר.</w:t>
      </w:r>
    </w:p>
    <w:p w:rsidR="00E403F0" w:rsidRPr="00B078C3" w:rsidRDefault="00E403F0" w:rsidP="00E403F0">
      <w:pPr>
        <w:rPr>
          <w:rFonts w:ascii="FontbitDavid" w:hAnsi="FontbitDavid"/>
          <w:sz w:val="24"/>
          <w:rtl/>
        </w:rPr>
      </w:pPr>
      <w:r w:rsidRPr="00B078C3">
        <w:rPr>
          <w:rFonts w:ascii="FontbitDavid" w:hAnsi="FontbitDavid"/>
          <w:sz w:val="24"/>
          <w:rtl/>
        </w:rPr>
        <w:t xml:space="preserve">ילדה </w:t>
      </w:r>
      <w:r w:rsidRPr="00B078C3">
        <w:rPr>
          <w:rFonts w:ascii="FontbitDavid" w:hAnsi="FontbitDavid"/>
          <w:sz w:val="24"/>
          <w:rtl/>
        </w:rPr>
        <w:t xml:space="preserve">ואח"כ</w:t>
      </w:r>
      <w:r w:rsidRPr="00B078C3">
        <w:rPr>
          <w:rFonts w:ascii="FontbitDavid" w:hAnsi="FontbitDavid"/>
          <w:sz w:val="24"/>
          <w:rtl/>
        </w:rPr>
        <w:t xml:space="preserve"> הפילה שליא - </w:t>
      </w:r>
      <w:ins w:id="93071" w:author="מנוע מכני" w:date="2026-10-11T12:04:39Z">
        <w:r>
          <w:rPr>
            <w:rFonts w:ascii="FontbitDavid" w:hAnsi="FontbitDavid"/>
            <w:sz w:val="24"/>
            <w:rtl/>
          </w:rPr>
          <w:t xml:space="preserve">אפי'</w:t>
        </w:r>
      </w:ins>
      <w:del w:id="93072"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מכאן ועד עשרה ימים אין חוששין לולד אחר.</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שמואל</w:t>
      </w:r>
      <w:r w:rsidRPr="00B078C3">
        <w:rPr>
          <w:rFonts w:ascii="FontbitDavid" w:hAnsi="FontbitDavid"/>
          <w:sz w:val="24"/>
          <w:rtl/>
        </w:rPr>
        <w:t xml:space="preserve"> ותל</w:t>
      </w:r>
      <w:ins w:id="98127" w:author="מנוע מכני" w:date="2026-10-11T12:04:39Z">
        <w:r>
          <w:rPr>
            <w:rFonts w:ascii="FontbitDavid" w:hAnsi="FontbitDavid"/>
            <w:sz w:val="24"/>
            <w:rtl/>
          </w:rPr>
          <w:t xml:space="preserve">דבר </w:t>
        </w:r>
        <w:r>
          <w:rPr>
            <w:rStyle w:val="2fb"/>
            <w:rFonts w:ascii="FontbitDavid" w:hAnsi="FontbitDavid"/>
            <w:sz w:val="24"/>
            <w:rtl/>
          </w:rPr>
          <w:t xml:space="preserve">ש</w:t>
        </w:r>
      </w:ins>
      <w:del w:id="98128" w:author="מנוע מכני" w:date="2026-10-11T12:04:39Z">
        <w:r w:rsidRPr="00B078C3">
          <w:rPr>
            <w:rFonts w:ascii="FontbitDavid" w:hAnsi="FontbitDavid"/>
            <w:sz w:val="24"/>
            <w:rtl/>
          </w:rPr>
          <w:delText xml:space="preserve">מידי ד</w:delText>
        </w:r>
      </w:del>
      <w:r w:rsidRPr="00B078C3">
        <w:rPr>
          <w:rStyle w:val="2fb"/>
          <w:rFonts w:ascii="FontbitDavid" w:hAnsi="FontbitDavid"/>
          <w:sz w:val="24"/>
          <w:rtl/>
        </w:rPr>
        <w:t xml:space="preserve">רב</w:t>
      </w:r>
      <w:r w:rsidRPr="00B078C3">
        <w:rPr>
          <w:rFonts w:ascii="FontbitDavid" w:hAnsi="FontbitDavid"/>
          <w:sz w:val="24"/>
          <w:rtl/>
        </w:rPr>
        <w:t xml:space="preserve"> </w:t>
      </w:r>
      <w:r w:rsidRPr="00B078C3">
        <w:rPr>
          <w:rStyle w:val="2fb"/>
          <w:rFonts w:ascii="FontbitDavid" w:hAnsi="FontbitDavid"/>
          <w:sz w:val="24"/>
          <w:rtl/>
        </w:rPr>
        <w:t xml:space="preserve">ו</w:t>
      </w:r>
      <w:ins w:id="91147" w:author="מנוע מכני" w:date="2026-10-11T12:04:39Z">
        <w:r>
          <w:rPr>
            <w:rStyle w:val="2fb"/>
            <w:rFonts w:ascii="FontbitDavid" w:hAnsi="FontbitDavid"/>
            <w:sz w:val="24"/>
            <w:rtl/>
          </w:rPr>
          <w:t xml:space="preserve">ר"י</w:t>
        </w:r>
      </w:ins>
      <w:del w:id="91148"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''י</w:delText>
        </w:r>
      </w:del>
      <w:r>
        <w:rPr>
          <w:rFonts w:ascii="FontbitDavid" w:hAnsi="FontbitDavid" w:hint="cs"/>
          <w:sz w:val="24"/>
          <w:rtl/>
        </w:rPr>
        <w:t xml:space="preserve"> ישבו חליף ואזיל </w:t>
      </w:r>
      <w:r>
        <w:rPr>
          <w:rStyle w:val="2fb"/>
          <w:rFonts w:ascii="FontbitDavid" w:hAnsi="FontbitDavid" w:hint="cs"/>
          <w:sz w:val="24"/>
          <w:rtl/>
        </w:rPr>
        <w:t xml:space="preserve">רב יוסף</w:t>
      </w:r>
      <w:r>
        <w:rPr>
          <w:rFonts w:ascii="FontbitDavid" w:hAnsi="FontbitDavid" w:hint="cs"/>
          <w:sz w:val="24"/>
          <w:rtl/>
        </w:rPr>
        <w:t xml:space="preserve"> </w:t>
      </w:r>
      <w:r>
        <w:rPr>
          <w:rStyle w:val="2fb"/>
          <w:rFonts w:ascii="FontbitDavid" w:hAnsi="FontbitDavid" w:hint="cs"/>
          <w:sz w:val="24"/>
          <w:rtl/>
        </w:rPr>
        <w:t xml:space="preserve">בד</w:t>
      </w:r>
      <w:ins w:id="91149" w:author="מנוע מכני" w:date="2026-10-11T12:04:39Z">
        <w:r>
          <w:rPr>
            <w:rStyle w:val="2fb"/>
            <w:rFonts w:ascii="FontbitDavid" w:hAnsi="FontbitDavid" w:hint="cs"/>
            <w:sz w:val="24"/>
            <w:rtl/>
          </w:rPr>
          <w:t xml:space="preserve">ר"מ</w:t>
        </w:r>
      </w:ins>
      <w:del w:id="91150"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w:t>
      </w:r>
      <w:r w:rsidRPr="00B078C3">
        <w:rPr>
          <w:rFonts w:ascii="FontbitDavid" w:hAnsi="FontbitDavid"/>
          <w:sz w:val="24"/>
          <w:rtl/>
        </w:rPr>
        <w:t xml:space="preserve">מדויל לאפייהו באלי ואתי, </w:t>
      </w:r>
      <w:r w:rsidRPr="00B078C3">
        <w:rPr>
          <w:rFonts w:ascii="FontbitDavid" w:hAnsi="FontbitDavid"/>
          <w:sz w:val="24"/>
          <w:rtl/>
        </w:rPr>
        <w:t xml:space="preserve">אמר</w:t>
      </w:r>
      <w:r w:rsidRPr="00B078C3">
        <w:rPr>
          <w:rFonts w:ascii="FontbitDavid" w:hAnsi="FontbitDavid"/>
          <w:sz w:val="24"/>
          <w:rtl/>
        </w:rPr>
        <w:t xml:space="preserve">: אתי </w:t>
      </w:r>
      <w:ins w:id="97953" w:author="מנוע מכני" w:date="2026-10-11T12:04:39Z">
        <w:r>
          <w:rPr>
            <w:rFonts w:ascii="FontbitDavid" w:hAnsi="FontbitDavid"/>
            <w:sz w:val="24"/>
            <w:rtl/>
          </w:rPr>
          <w:t xml:space="preserve">לנו</w:t>
        </w:r>
      </w:ins>
      <w:del w:id="97954"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w:t>
      </w:r>
      <w:ins w:id="98301" w:author="מנוע מכני" w:date="2026-10-11T12:04:39Z">
        <w:r>
          <w:rPr>
            <w:rFonts w:ascii="FontbitDavid" w:hAnsi="FontbitDavid"/>
            <w:sz w:val="24"/>
            <w:rtl/>
          </w:rPr>
          <w:t xml:space="preserve">אדם</w:t>
        </w:r>
      </w:ins>
      <w:del w:id="98302" w:author="מנוע מכני" w:date="2026-10-11T12:04:39Z">
        <w:r w:rsidRPr="00B078C3">
          <w:rPr>
            <w:rFonts w:ascii="FontbitDavid" w:hAnsi="FontbitDavid"/>
            <w:sz w:val="24"/>
            <w:rtl/>
          </w:rPr>
          <w:delText xml:space="preserve">גברא</w:delText>
        </w:r>
      </w:del>
      <w:r w:rsidRPr="00B078C3">
        <w:rPr>
          <w:rFonts w:ascii="FontbitDavid" w:hAnsi="FontbitDavid"/>
          <w:sz w:val="24"/>
          <w:rtl/>
        </w:rPr>
        <w:t xml:space="preserve"> דרמינן </w:t>
      </w:r>
      <w:ins w:id="95393" w:author="מנוע מכני" w:date="2026-10-11T12:04:39Z">
        <w:r>
          <w:rPr>
            <w:rFonts w:ascii="FontbitDavid" w:hAnsi="FontbitDavid"/>
            <w:sz w:val="24"/>
            <w:rtl/>
          </w:rPr>
          <w:t xml:space="preserve">לו</w:t>
        </w:r>
      </w:ins>
      <w:del w:id="9539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בגילא דחטתא ומרמי ומדחי.</w:t>
      </w:r>
    </w:p>
    <w:p>
      <w:pPr>
        <w:pStyle w:val="38"/>
        <w:rPr>
          <w:ins w:id="99771" w:author="מנוע מכני" w:date="2026-10-11T12:04:39Z"/>
        </w:rPr>
      </w:pPr>
      <w:ins w:id="95397" w:author="מנוע מכני" w:date="2026-10-11T12:04:39Z">
        <w:r>
          <w:t xml:space="preserve">אדכך</w:t>
        </w:r>
      </w:ins>
      <w:del w:id="95398" w:author="מנוע מכני" w:date="2026-10-11T12:04:39Z">
        <w:r w:rsidRPr="00017C1D">
          <w:delText xml:space="preserve">אדהכי</w:delText>
        </w:r>
      </w:del>
      <w:r w:rsidRPr="00017C1D">
        <w:t xml:space="preserve"> </w:t>
      </w:r>
      <w:ins w:id="95401" w:author="מנוע מכני" w:date="2026-10-11T12:04:39Z">
        <w:r>
          <w:t xml:space="preserve">בא</w:t>
        </w:r>
      </w:ins>
      <w:del w:id="95402" w:author="מנוע מכני" w:date="2026-10-11T12:04:39Z">
        <w:r w:rsidRPr="00017C1D">
          <w:delText xml:space="preserve">אתא</w:delText>
        </w:r>
      </w:del>
      <w:r w:rsidRPr="00017C1D">
        <w:t xml:space="preserve">, </w:t>
      </w:r>
      <w:r w:rsidRPr="00017C1D">
        <w:t xml:space="preserve">א</w:t>
      </w:r>
      <w:r w:rsidRPr="00017C1D">
        <w:t xml:space="preserve">"ל</w:t>
      </w:r>
      <w:r w:rsidRPr="00017C1D">
        <w:t xml:space="preserve"> </w:t>
      </w:r>
      <w:r w:rsidRPr="00017C1D">
        <w:t xml:space="preserve">שמואל:</w:t>
      </w:r>
    </w:p>
    <w:p w:rsidR="00E403F0" w:rsidRPr="00017C1D" w:rsidRDefault="00E403F0" w:rsidP="00E403F0">
      <w:pPr>
        <w:pStyle w:val="a3"/>
        <w:rPr>
          <w:spacing w:val="-8"/>
          <w:rtl/>
        </w:rPr>
      </w:pPr>
      <w:del w:id="99772" w:author="מנוע מכני" w:date="2026-10-11T12:04:39Z">
        <w:r w:rsidRPr="00017C1D">
          <w:rPr>
            <w:spacing w:val="-8"/>
            <w:rtl/>
          </w:rPr>
          <w:delText xml:space="preserve"> </w:delText>
        </w:r>
      </w:del>
      <w:ins w:id="95395" w:author="מנוע מכני" w:date="2026-10-11T12:04:39Z">
        <w:r>
          <w:rPr>
            <w:spacing w:val="-8"/>
            <w:rtl/>
          </w:rPr>
          <w:t xml:space="preserve">מה</w:t>
        </w:r>
      </w:ins>
      <w:del w:id="95396" w:author="מנוע מכני" w:date="2026-10-11T12:04:39Z">
        <w:r w:rsidRPr="00017C1D">
          <w:rPr>
            <w:spacing w:val="-8"/>
            <w:rtl/>
          </w:rPr>
          <w:delText xml:space="preserve">מאי</w:delText>
        </w:r>
      </w:del>
      <w:r w:rsidRPr="00017C1D">
        <w:rPr>
          <w:spacing w:val="-8"/>
          <w:rtl/>
        </w:rPr>
        <w:t xml:space="preserve"> </w:t>
      </w:r>
      <w:ins w:id="91151" w:author="מנוע מכני" w:date="2026-10-11T12:04:39Z">
        <w:r>
          <w:rPr>
            <w:spacing w:val="-8"/>
            <w:rtl/>
          </w:rPr>
          <w:t xml:space="preserve">א"ר</w:t>
        </w:r>
      </w:ins>
      <w:del w:id="91152" w:author="מנוע מכני" w:date="2026-10-11T12:04:39Z">
        <w:r w:rsidRPr="00017C1D">
          <w:rPr>
            <w:spacing w:val="-8"/>
            <w:rtl/>
          </w:rPr>
          <w:delText xml:space="preserve">א''ר</w:delText>
        </w:r>
      </w:del>
      <w:r w:rsidRPr="00017C1D">
        <w:rPr>
          <w:spacing w:val="-8"/>
          <w:rtl/>
        </w:rPr>
        <w:t xml:space="preserve"> בשליא? </w:t>
      </w:r>
      <w:r w:rsidRPr="00017C1D">
        <w:rPr>
          <w:spacing w:val="-8"/>
          <w:rtl/>
        </w:rPr>
        <w:t xml:space="preserve">א"ל</w:t>
      </w:r>
      <w:r w:rsidRPr="00017C1D">
        <w:rPr>
          <w:spacing w:val="-8"/>
          <w:rtl/>
        </w:rPr>
        <w:t xml:space="preserve">, </w:t>
      </w:r>
      <w:ins w:id="95399" w:author="מנוע מכני" w:date="2026-10-11T12:04:39Z">
        <w:r>
          <w:rPr>
            <w:spacing w:val="-8"/>
            <w:rtl/>
          </w:rPr>
          <w:t xml:space="preserve">כך</w:t>
        </w:r>
      </w:ins>
      <w:del w:id="95400" w:author="מנוע מכני" w:date="2026-10-11T12:04:39Z">
        <w:r w:rsidRPr="00017C1D">
          <w:rPr>
            <w:spacing w:val="-8"/>
            <w:rtl/>
          </w:rPr>
          <w:delText xml:space="preserve">הכי</w:delText>
        </w:r>
      </w:del>
      <w:r w:rsidRPr="00017C1D">
        <w:rPr>
          <w:spacing w:val="-8"/>
          <w:rtl/>
        </w:rPr>
        <w:t xml:space="preserve"> </w:t>
      </w:r>
      <w:ins w:id="91153" w:author="מנוע מכני" w:date="2026-10-11T12:04:39Z">
        <w:r>
          <w:rPr>
            <w:spacing w:val="-8"/>
            <w:rtl/>
          </w:rPr>
          <w:t xml:space="preserve">א"ר</w:t>
        </w:r>
      </w:ins>
      <w:del w:id="91154" w:author="מנוע מכני" w:date="2026-10-11T12:04:39Z">
        <w:r w:rsidRPr="00017C1D">
          <w:rPr>
            <w:spacing w:val="-8"/>
            <w:rtl/>
          </w:rPr>
          <w:delText xml:space="preserve">א''ר</w:delText>
        </w:r>
      </w:del>
      <w:r w:rsidRPr="00017C1D">
        <w:rPr>
          <w:spacing w:val="-8"/>
          <w:rtl/>
        </w:rPr>
        <w:t xml:space="preserve">: אין תולין את השליא אלא בדבר של </w:t>
      </w:r>
      <w:ins w:id="98303" w:author="מנוע מכני" w:date="2026-10-11T12:04:39Z">
        <w:r>
          <w:rPr>
            <w:spacing w:val="-8"/>
            <w:rtl/>
          </w:rPr>
          <w:t xml:space="preserve">עומדת</w:t>
        </w:r>
      </w:ins>
      <w:del w:id="98304" w:author="מנוע מכני" w:date="2026-10-11T12:04:39Z">
        <w:r w:rsidRPr="00017C1D">
          <w:rPr>
            <w:spacing w:val="-8"/>
            <w:rtl/>
          </w:rPr>
          <w:delText xml:space="preserve">קיימא</w:delText>
        </w:r>
      </w:del>
      <w:r w:rsidRPr="00017C1D">
        <w:rPr>
          <w:spacing w:val="-8"/>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שיילינהו </w:t>
      </w:r>
      <w:r w:rsidRPr="00B078C3">
        <w:rPr>
          <w:rStyle w:val="2fb"/>
          <w:rFonts w:ascii="FontbitDavid" w:hAnsi="FontbitDavid"/>
          <w:sz w:val="24"/>
          <w:rtl/>
        </w:rPr>
        <w:t xml:space="preserve">שמואל</w:t>
      </w:r>
      <w:r w:rsidRPr="00B078C3">
        <w:rPr>
          <w:rFonts w:ascii="FontbitDavid" w:hAnsi="FontbitDavid"/>
          <w:sz w:val="24"/>
          <w:rtl/>
        </w:rPr>
        <w:t xml:space="preserve"> לכל תל</w:t>
      </w:r>
      <w:ins w:id="98129" w:author="מנוע מכני" w:date="2026-10-11T12:04:39Z">
        <w:r>
          <w:rPr>
            <w:rFonts w:ascii="FontbitDavid" w:hAnsi="FontbitDavid"/>
            <w:sz w:val="24"/>
            <w:rtl/>
          </w:rPr>
          <w:t xml:space="preserve">דבר </w:t>
        </w:r>
        <w:r>
          <w:rPr>
            <w:rStyle w:val="2fb"/>
            <w:rFonts w:ascii="FontbitDavid" w:hAnsi="FontbitDavid"/>
            <w:sz w:val="24"/>
            <w:rtl/>
          </w:rPr>
          <w:t xml:space="preserve">ש</w:t>
        </w:r>
      </w:ins>
      <w:del w:id="98130" w:author="מנוע מכני" w:date="2026-10-11T12:04:39Z">
        <w:r w:rsidRPr="00B078C3">
          <w:rPr>
            <w:rFonts w:ascii="FontbitDavid" w:hAnsi="FontbitDavid"/>
            <w:sz w:val="24"/>
            <w:rtl/>
          </w:rPr>
          <w:delText xml:space="preserve">מידי ד</w:delText>
        </w:r>
      </w:del>
      <w:r w:rsidRPr="00B078C3">
        <w:rPr>
          <w:rStyle w:val="2fb"/>
          <w:rFonts w:ascii="FontbitDavid" w:hAnsi="FontbitDavid"/>
          <w:sz w:val="24"/>
          <w:rtl/>
        </w:rPr>
        <w:t xml:space="preserve">רב</w:t>
      </w:r>
      <w:r w:rsidRPr="00B078C3">
        <w:rPr>
          <w:rFonts w:ascii="FontbitDavid" w:hAnsi="FontbitDavid"/>
          <w:sz w:val="24"/>
          <w:rtl/>
        </w:rPr>
        <w:t xml:space="preserve"> </w:t>
      </w:r>
      <w:ins w:id="93889" w:author="מנוע מכני" w:date="2026-10-11T12:04:39Z">
        <w:r>
          <w:rPr>
            <w:rFonts w:ascii="FontbitDavid" w:hAnsi="FontbitDavid"/>
            <w:sz w:val="24"/>
            <w:rtl/>
          </w:rPr>
          <w:t xml:space="preserve">ואמרו</w:t>
        </w:r>
      </w:ins>
      <w:del w:id="93890" w:author="מנוע מכני" w:date="2026-10-11T12:04:39Z">
        <w:r w:rsidRPr="00B078C3">
          <w:rPr>
            <w:rFonts w:ascii="FontbitDavid" w:hAnsi="FontbitDavid"/>
            <w:sz w:val="24"/>
            <w:rtl/>
          </w:rPr>
          <w:delText xml:space="preserve">ואמרי</w:delText>
        </w:r>
      </w:del>
      <w:r w:rsidRPr="00B078C3">
        <w:rPr>
          <w:rFonts w:ascii="FontbitDavid" w:hAnsi="FontbitDavid"/>
          <w:sz w:val="24"/>
          <w:rtl/>
        </w:rPr>
        <w:t xml:space="preserve"> </w:t>
      </w:r>
      <w:ins w:id="95403" w:author="מנוע מכני" w:date="2026-10-11T12:04:39Z">
        <w:r>
          <w:rPr>
            <w:rFonts w:ascii="FontbitDavid" w:hAnsi="FontbitDavid"/>
            <w:sz w:val="24"/>
            <w:rtl/>
          </w:rPr>
          <w:t xml:space="preserve">לו</w:t>
        </w:r>
      </w:ins>
      <w:del w:id="9540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ins w:id="95405" w:author="מנוע מכני" w:date="2026-10-11T12:04:39Z">
        <w:r>
          <w:rPr>
            <w:rFonts w:ascii="FontbitDavid" w:hAnsi="FontbitDavid"/>
            <w:sz w:val="24"/>
            <w:rtl/>
          </w:rPr>
          <w:t xml:space="preserve">כך</w:t>
        </w:r>
      </w:ins>
      <w:del w:id="95406"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הדר חזייה </w:t>
      </w:r>
      <w:r w:rsidRPr="00B078C3">
        <w:rPr>
          <w:rStyle w:val="2fb"/>
          <w:rFonts w:ascii="FontbitDavid" w:hAnsi="FontbitDavid"/>
          <w:sz w:val="24"/>
          <w:rtl/>
        </w:rPr>
        <w:t xml:space="preserve">לרב יהודה</w:t>
      </w:r>
      <w:r w:rsidRPr="00B078C3">
        <w:rPr>
          <w:rFonts w:ascii="FontbitDavid" w:hAnsi="FontbitDavid"/>
          <w:sz w:val="24"/>
          <w:rtl/>
        </w:rPr>
        <w:t xml:space="preserve"> בישות.</w:t>
      </w:r>
    </w:p>
    <w:p w:rsidR="00E403F0" w:rsidRDefault="00E403F0" w:rsidP="00E403F0">
      <w:pPr>
        <w:rPr>
          <w:rFonts w:ascii="FontbitDavid" w:hAnsi="FontbitDavid"/>
          <w:sz w:val="24"/>
          <w:rtl/>
        </w:rPr>
      </w:pPr>
    </w:p>
    <w:p>
      <w:pPr>
        <w:pStyle w:val="afffff8"/>
        <w:rPr>
          <w:ins w:id="90457" w:author="קלוד" w:date="2026-10-11T12:23:38Z"/>
        </w:rPr>
      </w:pPr>
      <w:ins w:id="90458" w:author="קלוד" w:date="2026-10-11T12:23:38Z">
        <w:r>
          <w:rPr>
            <w:color w:val="7B3F00"/>
          </w:rPr>
          <w:t xml:space="preserve">שליא עם דמות עורב - תולין רק במין שיש לו שליא</w:t>
        </w:r>
      </w:ins>
    </w:p>
    <w:p>
      <w:pPr>
        <w:pStyle w:val="38"/>
        <w:rPr>
          <w:ins w:id="99774" w:author="מנוע מכני" w:date="2026-10-11T12:04:39Z"/>
        </w:rPr>
      </w:pPr>
      <w:del w:id="99773" w:author="מנוע מכני" w:date="2026-10-11T12:04:39Z">
        <w:r w:rsidRPr="00E744B3">
          <w:delText xml:space="preserve">•</w:delText>
        </w:r>
      </w:del>
      <w:r w:rsidRPr="00E744B3">
        <w:t xml:space="preserve"> </w:t>
      </w:r>
      <w:r w:rsidRPr="00B078C3">
        <w:t xml:space="preserve">בעא </w:t>
      </w:r>
      <w:ins w:id="95407" w:author="מנוע מכני" w:date="2026-10-11T12:04:39Z">
        <w:r>
          <w:t xml:space="preserve">ממנו</w:t>
        </w:r>
      </w:ins>
      <w:del w:id="95408" w:author="מנוע מכני" w:date="2026-10-11T12:04:39Z">
        <w:r w:rsidRPr="00B078C3">
          <w:delText xml:space="preserve">מיניה</w:delText>
        </w:r>
      </w:del>
      <w:r w:rsidRPr="00B078C3">
        <w:t xml:space="preserve"> ר</w:t>
      </w:r>
      <w:r>
        <w:t xml:space="preserve">י</w:t>
      </w:r>
      <w:ins w:id="91155" w:author="מנוע מכני" w:date="2026-10-11T12:04:39Z">
        <w:r>
          <w:t xml:space="preserve">ב"ש</w:t>
        </w:r>
      </w:ins>
      <w:del w:id="91156" w:author="מנוע מכני" w:date="2026-10-11T12:04:39Z">
        <w:r>
          <w:delText xml:space="preserve">ב''ש</w:delText>
        </w:r>
      </w:del>
      <w:r>
        <w:t xml:space="preserve"> </w:t>
      </w:r>
      <w:r w:rsidRPr="00B078C3">
        <w:t xml:space="preserve">מרבי:</w:t>
      </w:r>
    </w:p>
    <w:p w:rsidR="00E403F0" w:rsidRDefault="00E403F0" w:rsidP="00E403F0">
      <w:pPr>
        <w:rPr>
          <w:rFonts w:ascii="FontbitDavid" w:hAnsi="FontbitDavid"/>
          <w:sz w:val="24"/>
          <w:rtl/>
        </w:rPr>
      </w:pPr>
      <w:del w:id="997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דמות עורב ושליא מהו? </w:t>
      </w:r>
    </w:p>
    <w:p>
      <w:pPr>
        <w:pStyle w:val="38"/>
        <w:rPr>
          <w:ins w:id="99776" w:author="מנוע מכני" w:date="2026-10-11T12:04:39Z"/>
        </w:rPr>
      </w:pPr>
      <w:r w:rsidRPr="00B078C3">
        <w:lastRenderedPageBreak/>
        <w:t>א</w:t>
      </w:r>
      <w:r>
        <w:t>"ל</w:t>
      </w:r>
      <w:r w:rsidRPr="00B078C3">
        <w:t xml:space="preserve">:</w:t>
      </w:r>
    </w:p>
    <w:p w:rsidR="00E403F0" w:rsidRPr="00B078C3" w:rsidRDefault="00E403F0" w:rsidP="00E403F0">
      <w:pPr>
        <w:rPr>
          <w:rFonts w:ascii="FontbitDavid" w:hAnsi="FontbitDavid"/>
          <w:sz w:val="24"/>
          <w:rtl/>
        </w:rPr>
      </w:pPr>
      <w:del w:id="997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תולין אלא בדבר שיש במינו שליא.</w:t>
      </w:r>
    </w:p>
    <w:p w:rsidR="00E403F0" w:rsidRPr="00B078C3" w:rsidRDefault="00E403F0" w:rsidP="00E403F0">
      <w:pPr>
        <w:rPr>
          <w:rFonts w:ascii="FontbitDavid" w:hAnsi="FontbitDavid"/>
          <w:sz w:val="24"/>
          <w:rtl/>
        </w:rPr>
      </w:pPr>
      <w:r w:rsidRPr="00B078C3">
        <w:rPr>
          <w:rFonts w:ascii="FontbitDavid" w:hAnsi="FontbitDavid"/>
          <w:sz w:val="24"/>
          <w:rtl/>
        </w:rPr>
        <w:t xml:space="preserve">קשורה בו מהו? </w:t>
      </w:r>
      <w:r w:rsidRPr="00B078C3">
        <w:rPr>
          <w:rFonts w:ascii="FontbitDavid" w:hAnsi="FontbitDavid"/>
          <w:sz w:val="24"/>
          <w:rtl/>
        </w:rPr>
        <w:t xml:space="preserve">אמר</w:t>
      </w:r>
      <w:r w:rsidRPr="00B078C3">
        <w:rPr>
          <w:rFonts w:ascii="FontbitDavid" w:hAnsi="FontbitDavid"/>
          <w:sz w:val="24"/>
          <w:rtl/>
        </w:rPr>
        <w:t xml:space="preserve"> </w:t>
      </w:r>
      <w:ins w:id="95409" w:author="מנוע מכני" w:date="2026-10-11T12:04:39Z">
        <w:r>
          <w:rPr>
            <w:rFonts w:ascii="FontbitDavid" w:hAnsi="FontbitDavid"/>
            <w:sz w:val="24"/>
            <w:rtl/>
          </w:rPr>
          <w:t xml:space="preserve">לו</w:t>
        </w:r>
      </w:ins>
      <w:del w:id="9541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דבר שאינו שאלת.</w:t>
      </w:r>
    </w:p>
    <w:p>
      <w:pPr>
        <w:pStyle w:val="38"/>
        <w:rPr>
          <w:ins w:id="99779" w:author="מנוע מכני" w:date="2026-10-11T12:04:39Z"/>
        </w:rPr>
      </w:pPr>
      <w:del w:id="99778" w:author="מנוע מכני" w:date="2026-10-11T12:04:39Z">
        <w:r w:rsidRPr="00B96B2A">
          <w:delText xml:space="preserve">•</w:delText>
        </w:r>
      </w:del>
      <w:r w:rsidRPr="00B96B2A">
        <w:t xml:space="preserve"> איתיביה</w:t>
      </w:r>
      <w:r w:rsidRPr="00B96B2A">
        <w:t xml:space="preserve">:</w:t>
      </w:r>
    </w:p>
    <w:p w:rsidR="00E403F0" w:rsidRPr="00B96B2A" w:rsidRDefault="00E403F0" w:rsidP="00E403F0">
      <w:pPr>
        <w:pStyle w:val="a3"/>
        <w:rPr>
          <w:rtl/>
        </w:rPr>
      </w:pPr>
      <w:del w:id="99780" w:author="מנוע מכני" w:date="2026-10-11T12:04:39Z">
        <w:r w:rsidRPr="00B96B2A">
          <w:rPr>
            <w:rtl/>
          </w:rPr>
          <w:delText xml:space="preserve"> </w:delText>
        </w:r>
      </w:del>
      <w:r w:rsidRPr="00B96B2A">
        <w:rPr>
          <w:rtl/>
        </w:rPr>
        <w:t xml:space="preserve">המפלת מין בהמה חיה ועוף ושליא עמהן, בזמן שהשליא </w:t>
      </w:r>
      <w:r w:rsidRPr="00B96B2A">
        <w:rPr>
          <w:b/>
          <w:bCs/>
          <w:rtl/>
        </w:rPr>
        <w:t>קשורה</w:t>
      </w:r>
      <w:r w:rsidRPr="00B96B2A">
        <w:rPr>
          <w:rtl/>
        </w:rPr>
        <w:t xml:space="preserve"> עמהן אין חוששין לולד אחר</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אין שליא קשורה עמהן - חוששין לולד אחר, </w:t>
      </w:r>
    </w:p>
    <w:p w:rsidR="00E403F0" w:rsidRDefault="00E403F0" w:rsidP="00E403F0">
      <w:pPr>
        <w:pStyle w:val="a3"/>
        <w:rPr>
          <w:rtl/>
        </w:rPr>
      </w:pPr>
      <w:r>
        <w:rPr>
          <w:rtl/>
        </w:rPr>
        <w:tab/>
      </w:r>
      <w:r w:rsidRPr="00B078C3">
        <w:rPr>
          <w:rtl/>
        </w:rPr>
        <w:t xml:space="preserve">הריני מטיל עליהן חומר שני ולדות, שאני אומר שמא נמוח </w:t>
      </w:r>
      <w:ins w:id="98305" w:author="מנוע מכני" w:date="2026-10-11T12:04:39Z">
        <w:r>
          <w:rPr>
            <w:rtl/>
          </w:rPr>
          <w:t xml:space="preserve">יפה</w:t>
        </w:r>
      </w:ins>
      <w:del w:id="98306" w:author="מנוע מכני" w:date="2026-10-11T12:04:39Z">
        <w:r w:rsidRPr="00B078C3">
          <w:rPr>
            <w:rtl/>
          </w:rPr>
          <w:delText xml:space="preserve">שפיר</w:delText>
        </w:r>
      </w:del>
      <w:r w:rsidRPr="00B078C3">
        <w:rPr>
          <w:rtl/>
        </w:rPr>
        <w:t xml:space="preserve"> של שליא, ונמוח שליא של </w:t>
      </w:r>
      <w:ins w:id="98307" w:author="מנוע מכני" w:date="2026-10-11T12:04:39Z">
        <w:r>
          <w:rPr>
            <w:rtl/>
          </w:rPr>
          <w:t xml:space="preserve">יפה</w:t>
        </w:r>
      </w:ins>
      <w:del w:id="98308" w:author="מנוע מכני" w:date="2026-10-11T12:04:39Z">
        <w:r w:rsidRPr="00B078C3">
          <w:rPr>
            <w:rtl/>
          </w:rPr>
          <w:delText xml:space="preserve">שפיר</w:delText>
        </w:r>
      </w:del>
      <w:r w:rsidRPr="00B078C3">
        <w:rPr>
          <w:rtl/>
        </w:rPr>
        <w:t xml:space="preserve">! </w:t>
      </w:r>
      <w:r w:rsidRPr="002B4365">
        <w:rPr>
          <w:b/>
          <w:bCs/>
          <w:rtl/>
        </w:rPr>
        <w:t>תיובתא</w:t>
      </w:r>
      <w:r w:rsidRPr="00B078C3">
        <w:rPr>
          <w:rtl/>
        </w:rPr>
        <w:t>.</w:t>
      </w:r>
    </w:p>
    <w:p w:rsidR="00E403F0" w:rsidRPr="00B078C3" w:rsidRDefault="00E403F0" w:rsidP="00E403F0">
      <w:pPr>
        <w:pStyle w:val="afff3"/>
        <w:framePr w:wrap="around"/>
        <w:rPr>
          <w:rtl/>
        </w:rPr>
      </w:pPr>
      <w:r>
        <w:rPr>
          <w:rFonts w:hint="cs"/>
          <w:rtl/>
        </w:rPr>
        <w:t>כז:</w:t>
      </w:r>
    </w:p>
    <w:p>
      <w:pPr>
        <w:pStyle w:val="afffff8"/>
        <w:rPr>
          <w:ins w:id="90455" w:author="קלוד" w:date="2026-10-11T12:23:38Z"/>
        </w:rPr>
      </w:pPr>
      <w:ins w:id="90456" w:author="קלוד" w:date="2026-10-11T12:23:38Z">
        <w:r>
          <w:rPr>
            <w:color w:val="7B3F00"/>
          </w:rPr>
          <w:t xml:space="preserve">עד מתי תולין שליא בולד - מעשים בעשרה ועד ל"ג יום</w:t>
        </w:r>
      </w:ins>
    </w:p>
    <w:p>
      <w:pPr>
        <w:pStyle w:val="38"/>
        <w:rPr>
          <w:ins w:id="99781" w:author="מנוע מכני" w:date="2026-10-11T12:04:39Z"/>
        </w:rPr>
      </w:pPr>
      <w:r>
        <w:t xml:space="preserve">ר</w:t>
      </w:r>
      <w:ins w:id="91157" w:author="מנוע מכני" w:date="2026-10-11T12:04:39Z">
        <w:r>
          <w:t xml:space="preserve">ב"ש</w:t>
        </w:r>
      </w:ins>
      <w:del w:id="91158" w:author="מנוע מכני" w:date="2026-10-11T12:04:39Z">
        <w:r>
          <w:delText xml:space="preserve">ב''ש</w:delText>
        </w:r>
      </w:del>
      <w:r>
        <w:t xml:space="preserve"> מ</w:t>
      </w:r>
      <w:ins w:id="91159" w:author="מנוע מכני" w:date="2026-10-11T12:04:39Z">
        <w:r>
          <w:t xml:space="preserve">ר"מ</w:t>
        </w:r>
      </w:ins>
      <w:del w:id="91160" w:author="מנוע מכני" w:date="2026-10-11T12:04:39Z">
        <w:r>
          <w:delText xml:space="preserve">ר''מ</w:delText>
        </w:r>
      </w:del>
      <w:r>
        <w:t xml:space="preserve"> משמואל</w:t>
      </w:r>
      <w:r w:rsidRPr="00B078C3">
        <w:t xml:space="preserve">:</w:t>
      </w:r>
    </w:p>
    <w:p w:rsidR="00E403F0" w:rsidRPr="00B078C3" w:rsidRDefault="00E403F0" w:rsidP="00E403F0">
      <w:pPr>
        <w:rPr>
          <w:rFonts w:ascii="FontbitDavid" w:hAnsi="FontbitDavid"/>
          <w:sz w:val="24"/>
          <w:rtl/>
        </w:rPr>
      </w:pPr>
      <w:del w:id="9978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ותלו את השליא בולד עד עשרה ימים, ולא אמרו תולין אלא בשליא הבאה אחר הולד.</w:t>
      </w:r>
    </w:p>
    <w:p>
      <w:pPr>
        <w:pStyle w:val="38"/>
        <w:rPr>
          <w:ins w:id="99784" w:author="מנוע מכני" w:date="2026-10-11T12:04:39Z"/>
        </w:rPr>
      </w:pPr>
      <w:del w:id="99783" w:author="מנוע מכני" w:date="2026-10-11T12:04:39Z">
        <w:r w:rsidRPr="00E744B3">
          <w:delText xml:space="preserve">•</w:delText>
        </w:r>
      </w:del>
      <w:r w:rsidRPr="00E744B3">
        <w:t xml:space="preserve"> </w:t>
      </w:r>
      <w:r>
        <w:t xml:space="preserve">רב</w:t>
      </w:r>
      <w:ins w:id="91161" w:author="מנוע מכני" w:date="2026-10-11T12:04:39Z">
        <w:r>
          <w:t xml:space="preserve">ב"ח</w:t>
        </w:r>
      </w:ins>
      <w:del w:id="91162" w:author="מנוע מכני" w:date="2026-10-11T12:04:39Z">
        <w:r>
          <w:delText xml:space="preserve">ב''ח</w:delText>
        </w:r>
      </w:del>
      <w:r>
        <w:t xml:space="preserve"> מר</w:t>
      </w:r>
      <w:ins w:id="91163" w:author="מנוע מכני" w:date="2026-10-11T12:04:39Z">
        <w:r>
          <w:t xml:space="preserve">י"ו</w:t>
        </w:r>
      </w:ins>
      <w:del w:id="91164"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78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ותלו את השליא בולד עד כ"ג ימים.</w:t>
      </w:r>
    </w:p>
    <w:p w:rsidR="00E403F0" w:rsidRPr="00B078C3" w:rsidRDefault="00E403F0" w:rsidP="00E403F0">
      <w:pPr>
        <w:rPr>
          <w:rFonts w:ascii="FontbitDavid" w:hAnsi="FontbitDavid"/>
          <w:sz w:val="24"/>
          <w:rtl/>
        </w:rPr>
      </w:pPr>
      <w:r w:rsidRPr="00B078C3">
        <w:rPr>
          <w:rFonts w:ascii="FontbitDavid" w:hAnsi="FontbitDavid"/>
          <w:sz w:val="24"/>
          <w:rtl/>
        </w:rPr>
        <w:t>א</w:t>
      </w:r>
      <w:r>
        <w:rPr>
          <w:rFonts w:ascii="FontbitDavid" w:hAnsi="FontbitDavid" w:hint="cs"/>
          <w:sz w:val="24"/>
          <w:rtl/>
        </w:rPr>
        <w:t xml:space="preserve">"ל</w:t>
      </w:r>
      <w:ins w:id="96803" w:author="מנוע מכני" w:date="2026-10-11T12:04:39Z">
        <w:r>
          <w:rPr>
            <w:rFonts w:ascii="FontbitDavid" w:hAnsi="FontbitDavid" w:hint="cs"/>
            <w:sz w:val="24"/>
            <w:rtl/>
          </w:rPr>
          <w:t xml:space="preserve"> </w:t>
        </w:r>
      </w:ins>
      <w:del w:id="96804"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Style w:val="2fb"/>
          <w:rFonts w:ascii="FontbitDavid" w:hAnsi="FontbitDavid"/>
          <w:sz w:val="24"/>
          <w:rtl/>
        </w:rPr>
        <w:t xml:space="preserve">רב יוסף</w:t>
      </w:r>
      <w:r w:rsidRPr="00B078C3">
        <w:rPr>
          <w:rFonts w:ascii="FontbitDavid" w:hAnsi="FontbitDavid"/>
          <w:sz w:val="24"/>
          <w:rtl/>
        </w:rPr>
        <w:t xml:space="preserve"> - עד כ"ד אמרת </w:t>
      </w:r>
      <w:ins w:id="97955" w:author="מנוע מכני" w:date="2026-10-11T12:04:39Z">
        <w:r>
          <w:rPr>
            <w:rFonts w:ascii="FontbitDavid" w:hAnsi="FontbitDavid"/>
            <w:sz w:val="24"/>
            <w:rtl/>
          </w:rPr>
          <w:t xml:space="preserve">לנו</w:t>
        </w:r>
      </w:ins>
      <w:del w:id="97956"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Style w:val="2fb"/>
          <w:rFonts w:ascii="FontbitDavid" w:hAnsi="FontbitDavid"/>
          <w:sz w:val="24"/>
          <w:rtl/>
        </w:rPr>
        <w:t>א</w:t>
      </w:r>
      <w:r>
        <w:rPr>
          <w:rStyle w:val="2fb"/>
          <w:rFonts w:ascii="FontbitDavid" w:hAnsi="FontbitDavid" w:hint="cs"/>
          <w:sz w:val="24"/>
          <w:rtl/>
        </w:rPr>
        <w:t xml:space="preserve">ראבד</w:t>
      </w:r>
      <w:ins w:id="91165" w:author="מנוע מכני" w:date="2026-10-11T12:04:39Z">
        <w:r>
          <w:rPr>
            <w:rStyle w:val="2fb"/>
            <w:rFonts w:ascii="FontbitDavid" w:hAnsi="FontbitDavid" w:hint="cs"/>
            <w:sz w:val="24"/>
            <w:rtl/>
          </w:rPr>
          <w:t xml:space="preserve">ר"א</w:t>
        </w:r>
      </w:ins>
      <w:del w:id="91166"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מרי'צ:</w:t>
      </w:r>
      <w:r w:rsidRPr="00B078C3">
        <w:rPr>
          <w:rFonts w:ascii="FontbitDavid" w:hAnsi="FontbitDavid"/>
          <w:sz w:val="24"/>
          <w:rtl/>
        </w:rPr>
        <w:t xml:space="preserve"> מעשה ונשתהה הולד אחר חבירו ל"ג יום.</w:t>
      </w:r>
    </w:p>
    <w:p>
      <w:pPr>
        <w:pStyle w:val="38"/>
        <w:rPr>
          <w:ins w:id="99786" w:author="מנוע מכני" w:date="2026-10-11T12:04:39Z"/>
        </w:rPr>
      </w:pPr>
      <w:r w:rsidRPr="00B078C3">
        <w:t xml:space="preserve">א"ל</w:t>
      </w:r>
      <w:r w:rsidRPr="00B078C3">
        <w:t xml:space="preserve"> רב יוסף:</w:t>
      </w:r>
    </w:p>
    <w:p w:rsidR="00E403F0" w:rsidRPr="00B078C3" w:rsidRDefault="00E403F0" w:rsidP="00E403F0">
      <w:pPr>
        <w:rPr>
          <w:rFonts w:ascii="FontbitDavid" w:hAnsi="FontbitDavid"/>
          <w:sz w:val="24"/>
          <w:rtl/>
        </w:rPr>
      </w:pPr>
      <w:del w:id="997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ל"ד אמרת </w:t>
      </w:r>
      <w:ins w:id="97957" w:author="מנוע מכני" w:date="2026-10-11T12:04:39Z">
        <w:r>
          <w:rPr>
            <w:rFonts w:ascii="FontbitDavid" w:hAnsi="FontbitDavid"/>
            <w:sz w:val="24"/>
            <w:rtl/>
          </w:rPr>
          <w:t xml:space="preserve">לנו</w:t>
        </w:r>
      </w:ins>
      <w:del w:id="97958"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w:t>
      </w:r>
    </w:p>
    <w:p w:rsidR="00E403F0"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הניחא </w:t>
      </w:r>
      <w:r w:rsidRPr="00B078C3">
        <w:rPr>
          <w:rFonts w:ascii="FontbitDavid" w:hAnsi="FontbitDavid"/>
          <w:sz w:val="24"/>
          <w:rtl/>
        </w:rPr>
        <w:t xml:space="preserve">ל</w:t>
      </w:r>
      <w:ins w:id="91167" w:author="מנוע מכני" w:date="2026-10-11T12:04:39Z">
        <w:r>
          <w:rPr>
            <w:rFonts w:ascii="FontbitDavid" w:hAnsi="FontbitDavid"/>
            <w:sz w:val="24"/>
            <w:rtl/>
          </w:rPr>
          <w:t xml:space="preserve">מ"ד</w:t>
        </w:r>
      </w:ins>
      <w:del w:id="91168" w:author="מנוע מכני" w:date="2026-10-11T12:04:39Z">
        <w:r w:rsidRPr="00B078C3">
          <w:rPr>
            <w:rFonts w:ascii="FontbitDavid" w:hAnsi="FontbitDavid"/>
            <w:sz w:val="24"/>
            <w:rtl/>
          </w:rPr>
          <w:delText xml:space="preserve">מ</w:delText>
        </w:r>
        <w:r>
          <w:rPr>
            <w:rFonts w:ascii="FontbitDavid" w:hAnsi="FontbitDavid" w:hint="cs"/>
            <w:sz w:val="24"/>
            <w:rtl/>
          </w:rPr>
          <w:delText xml:space="preserve">''ד</w:delText>
        </w:r>
      </w:del>
      <w:r w:rsidRPr="00B078C3">
        <w:rPr>
          <w:rFonts w:ascii="FontbitDavid" w:hAnsi="FontbitDavid"/>
          <w:sz w:val="24"/>
          <w:rtl/>
        </w:rPr>
        <w:t xml:space="preserve"> יולדת לתשעה יולדת למקוטעין </w:t>
      </w:r>
      <w:r>
        <w:rPr>
          <w:rFonts w:ascii="FontbitDavid" w:hAnsi="FontbitDavid" w:hint="cs"/>
          <w:sz w:val="24"/>
          <w:rtl/>
        </w:rPr>
        <w:t xml:space="preserve">משכ</w:t>
      </w:r>
      <w:ins w:id="91169" w:author="מנוע מכני" w:date="2026-10-11T12:04:39Z">
        <w:r>
          <w:rPr>
            <w:rFonts w:ascii="FontbitDavid" w:hAnsi="FontbitDavid" w:hint="cs"/>
            <w:sz w:val="24"/>
            <w:rtl/>
          </w:rPr>
          <w:t xml:space="preserve">ח"ל</w:t>
        </w:r>
      </w:ins>
      <w:del w:id="91170" w:author="מנוע מכני" w:date="2026-10-11T12:04:39Z">
        <w:r>
          <w:rPr>
            <w:rFonts w:ascii="FontbitDavid" w:hAnsi="FontbitDavid" w:hint="cs"/>
            <w:sz w:val="24"/>
            <w:rtl/>
          </w:rPr>
          <w:delText xml:space="preserve">ח''ל</w:delText>
        </w:r>
      </w:del>
      <w:r w:rsidRPr="00B078C3">
        <w:rPr>
          <w:rFonts w:ascii="FontbitDavid" w:hAnsi="FontbitDavid"/>
          <w:sz w:val="24"/>
          <w:rtl/>
        </w:rPr>
        <w:t>: אחד נגמרה צורתו לסוף שבעה, ואחד נגמרה צורתו לתחלת תשעה.</w:t>
      </w:r>
    </w:p>
    <w:p>
      <w:pPr>
        <w:pStyle w:val="38"/>
        <w:rPr>
          <w:ins w:id="99788" w:author="מנוע מכני" w:date="2026-10-11T12:04:39Z"/>
        </w:rPr>
      </w:pPr>
      <w:r w:rsidRPr="00B078C3">
        <w:t xml:space="preserve">אלא</w:t>
      </w:r>
    </w:p>
    <w:p w:rsidR="00E403F0" w:rsidRPr="00B078C3" w:rsidRDefault="00E403F0" w:rsidP="00E403F0">
      <w:pPr>
        <w:rPr>
          <w:rFonts w:ascii="FontbitDavid" w:hAnsi="FontbitDavid"/>
          <w:sz w:val="24"/>
          <w:rtl/>
        </w:rPr>
      </w:pPr>
      <w:del w:id="9978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למ"ד</w:t>
      </w:r>
      <w:r w:rsidRPr="00B078C3">
        <w:rPr>
          <w:rFonts w:ascii="FontbitDavid" w:hAnsi="FontbitDavid"/>
          <w:sz w:val="24"/>
          <w:rtl/>
        </w:rPr>
        <w:t xml:space="preserve"> יולדת לתשעה אינה יולדת למקוטעין מ</w:t>
      </w:r>
      <w:ins w:id="91171" w:author="מנוע מכני" w:date="2026-10-11T12:04:39Z">
        <w:r>
          <w:rPr>
            <w:rFonts w:ascii="FontbitDavid" w:hAnsi="FontbitDavid" w:hint="cs"/>
            <w:sz w:val="24"/>
            <w:rtl/>
          </w:rPr>
          <w:t xml:space="preserve">א"ל</w:t>
        </w:r>
      </w:ins>
      <w:del w:id="91172"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א</w:t>
      </w:r>
      <w:r w:rsidRPr="00B078C3">
        <w:rPr>
          <w:rFonts w:ascii="FontbitDavid" w:hAnsi="FontbitDavid"/>
          <w:sz w:val="24"/>
          <w:rtl/>
        </w:rPr>
        <w:t xml:space="preserve">יפוך </w:t>
      </w:r>
      <w:ins w:id="97119" w:author="מנוע מכני" w:date="2026-10-11T12:04:39Z">
        <w:r>
          <w:rPr>
            <w:rFonts w:ascii="FontbitDavid" w:hAnsi="FontbitDavid"/>
            <w:sz w:val="24"/>
            <w:rtl/>
          </w:rPr>
          <w:t xml:space="preserve">שמועה</w:t>
        </w:r>
      </w:ins>
      <w:del w:id="97120" w:author="מנוע מכני" w:date="2026-10-11T12:04:39Z">
        <w:r w:rsidRPr="00B078C3">
          <w:rPr>
            <w:rFonts w:ascii="FontbitDavid" w:hAnsi="FontbitDavid"/>
            <w:sz w:val="24"/>
            <w:rtl/>
          </w:rPr>
          <w:delText xml:space="preserve">שמעתתא</w:delText>
        </w:r>
      </w:del>
      <w:r w:rsidRPr="00B078C3">
        <w:rPr>
          <w:rFonts w:ascii="FontbitDavid" w:hAnsi="FontbitDavid"/>
          <w:sz w:val="24"/>
          <w:rtl/>
        </w:rPr>
        <w:t xml:space="preserve">: ל"ג - לשליא, כ"ג - לולד.</w:t>
      </w:r>
    </w:p>
    <w:p w:rsidR="00E403F0" w:rsidRPr="00B078C3" w:rsidRDefault="00E403F0" w:rsidP="00E403F0">
      <w:pPr>
        <w:rPr>
          <w:rFonts w:ascii="FontbitDavid" w:hAnsi="FontbitDavid"/>
          <w:sz w:val="24"/>
          <w:rtl/>
        </w:rPr>
      </w:pPr>
      <w:r>
        <w:rPr>
          <w:rStyle w:val="2fb"/>
          <w:rFonts w:ascii="FontbitDavid" w:hAnsi="FontbitDavid" w:hint="cs"/>
          <w:sz w:val="24"/>
          <w:rtl/>
        </w:rPr>
        <w:t xml:space="preserve">ראב</w:t>
      </w:r>
      <w:ins w:id="91173" w:author="מנוע מכני" w:date="2026-10-11T12:04:39Z">
        <w:r>
          <w:rPr>
            <w:rStyle w:val="2fb"/>
            <w:rFonts w:ascii="FontbitDavid" w:hAnsi="FontbitDavid" w:hint="cs"/>
            <w:sz w:val="24"/>
            <w:rtl/>
          </w:rPr>
          <w:t xml:space="preserve">ר"א</w:t>
        </w:r>
      </w:ins>
      <w:del w:id="91174"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מר' </w:t>
      </w:r>
      <w:r w:rsidRPr="00B078C3">
        <w:rPr>
          <w:rFonts w:ascii="FontbitDavid" w:hAnsi="FontbitDavid"/>
          <w:sz w:val="24"/>
          <w:rtl/>
        </w:rPr>
        <w:t>מנחם איש כפר</w:t>
      </w:r>
      <w:r>
        <w:rPr>
          <w:rFonts w:ascii="FontbitDavid" w:hAnsi="FontbitDavid" w:hint="cs"/>
          <w:sz w:val="24"/>
          <w:rtl/>
        </w:rPr>
        <w:t>[בית]</w:t>
      </w:r>
      <w:r w:rsidRPr="00B078C3">
        <w:rPr>
          <w:rFonts w:ascii="FontbitDavid" w:hAnsi="FontbitDavid"/>
          <w:sz w:val="24"/>
          <w:rtl/>
        </w:rPr>
        <w:t xml:space="preserve"> שערים: מעשה ונשתהה ולד אחד אחר חבירו ג' חדשים, והרי הם יושבים לפנינו בבית המדרש.</w:t>
      </w:r>
    </w:p>
    <w:p w:rsidR="00E403F0" w:rsidRPr="00B078C3" w:rsidRDefault="00E403F0" w:rsidP="00E403F0">
      <w:pPr>
        <w:rPr>
          <w:rFonts w:ascii="FontbitDavid" w:hAnsi="FontbitDavid"/>
          <w:sz w:val="24"/>
          <w:rtl/>
        </w:rPr>
      </w:pPr>
      <w:r w:rsidRPr="00B078C3">
        <w:rPr>
          <w:rFonts w:ascii="FontbitDavid" w:hAnsi="FontbitDavid"/>
          <w:sz w:val="24"/>
          <w:rtl/>
        </w:rPr>
        <w:t xml:space="preserve">ומאן </w:t>
      </w:r>
      <w:ins w:id="95411" w:author="מנוע מכני" w:date="2026-10-11T12:04:39Z">
        <w:r>
          <w:rPr>
            <w:rFonts w:ascii="FontbitDavid" w:hAnsi="FontbitDavid"/>
            <w:sz w:val="24"/>
            <w:rtl/>
          </w:rPr>
          <w:t xml:space="preserve">הם</w:t>
        </w:r>
      </w:ins>
      <w:del w:id="95412" w:author="מנוע מכני" w:date="2026-10-11T12:04:39Z">
        <w:r w:rsidRPr="00B078C3">
          <w:rPr>
            <w:rFonts w:ascii="FontbitDavid" w:hAnsi="FontbitDavid"/>
            <w:sz w:val="24"/>
            <w:rtl/>
          </w:rPr>
          <w:delText xml:space="preserve">נינהו</w:delText>
        </w:r>
      </w:del>
      <w:r w:rsidRPr="00B078C3">
        <w:rPr>
          <w:rFonts w:ascii="FontbitDavid" w:hAnsi="FontbitDavid"/>
          <w:sz w:val="24"/>
          <w:rtl/>
        </w:rPr>
        <w:t xml:space="preserve">? יהודה </w:t>
      </w:r>
      <w:r w:rsidRPr="00B078C3">
        <w:rPr>
          <w:rStyle w:val="2fb"/>
          <w:rFonts w:ascii="FontbitDavid" w:hAnsi="FontbitDavid"/>
          <w:sz w:val="24"/>
          <w:rtl/>
        </w:rPr>
        <w:t xml:space="preserve">וחזקיה</w:t>
      </w:r>
      <w:r w:rsidRPr="00B078C3">
        <w:rPr>
          <w:rFonts w:ascii="FontbitDavid" w:hAnsi="FontbitDavid"/>
          <w:sz w:val="24"/>
          <w:rtl/>
        </w:rPr>
        <w:t xml:space="preserve"> בני </w:t>
      </w:r>
      <w:r w:rsidRPr="00B078C3">
        <w:rPr>
          <w:rStyle w:val="2fb"/>
          <w:rFonts w:ascii="FontbitDavid" w:hAnsi="FontbitDavid"/>
          <w:sz w:val="24"/>
          <w:rtl/>
        </w:rPr>
        <w:t xml:space="preserve">רבי חייא</w:t>
      </w:r>
      <w:r w:rsidRPr="00B078C3">
        <w:rPr>
          <w:rFonts w:ascii="FontbitDavid" w:hAnsi="FontbitDavid"/>
          <w:sz w:val="24"/>
          <w:rtl/>
        </w:rPr>
        <w:t xml:space="preserve">.</w:t>
      </w:r>
    </w:p>
    <w:p>
      <w:pPr>
        <w:pStyle w:val="38"/>
        <w:rPr>
          <w:ins w:id="99790" w:author="מנוע מכני" w:date="2026-10-11T12:04:39Z"/>
        </w:rPr>
      </w:pPr>
      <w:r w:rsidRPr="00B078C3">
        <w:t xml:space="preserve">והא </w:t>
      </w:r>
      <w:r w:rsidRPr="00B078C3">
        <w:t xml:space="preserve">אמר</w:t>
      </w:r>
      <w:r w:rsidRPr="00B078C3">
        <w:t xml:space="preserve"> מר:</w:t>
      </w:r>
    </w:p>
    <w:p w:rsidR="00E403F0" w:rsidRDefault="00E403F0" w:rsidP="00E403F0">
      <w:pPr>
        <w:rPr>
          <w:rFonts w:ascii="FontbitDavid" w:hAnsi="FontbitDavid"/>
          <w:sz w:val="24"/>
          <w:rtl/>
        </w:rPr>
      </w:pPr>
      <w:del w:id="997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אשה מתעברת וחוזרת ומתעברת! </w:t>
      </w:r>
    </w:p>
    <w:p>
      <w:pPr>
        <w:pStyle w:val="38"/>
        <w:rPr>
          <w:ins w:id="99792" w:author="מנוע מכני" w:date="2026-10-11T12:04:39Z"/>
        </w:rPr>
      </w:pPr>
      <w:del w:id="101712" w:author="מנוע מכני" w:date="2026-10-11T12:04:39Z">
        <w:r w:rsidRPr="00B078C3">
          <w:delText xml:space="preserve">אמר </w:delText>
        </w:r>
      </w:del>
      <w:r w:rsidRPr="00B078C3">
        <w:t xml:space="preserve">אביי:</w:t>
      </w:r>
    </w:p>
    <w:p w:rsidR="00E403F0" w:rsidRPr="00B078C3" w:rsidRDefault="00E403F0" w:rsidP="00E403F0">
      <w:pPr>
        <w:rPr>
          <w:rFonts w:ascii="FontbitDavid" w:hAnsi="FontbitDavid"/>
          <w:sz w:val="24"/>
          <w:rtl/>
        </w:rPr>
      </w:pPr>
      <w:del w:id="997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טיפה אחת היתה ונתחלקה לשתים, אחד נגמרה צורתו בתחלת ז', ואחד בסוף ט'.</w:t>
      </w:r>
    </w:p>
    <w:p w:rsidR="00E403F0" w:rsidRPr="00B078C3" w:rsidRDefault="00E403F0" w:rsidP="00E403F0">
      <w:pPr>
        <w:jc w:val="center"/>
        <w:rPr>
          <w:del w:id="90070" w:author="מנוע עיצוב" w:date="2026-10-11T12:09:26Z"/>
          <w:rFonts w:ascii="FontbitDavid" w:hAnsi="FontbitDavid"/>
          <w:sz w:val="24"/>
          <w:rtl/>
        </w:rPr>
      </w:pPr>
      <w:del w:id="9006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87" w:author="קלוד" w:date="2026-10-11T09:07:21Z">
          <w:pPr>
            <w:pStyle w:val="affff1"/>
            <w:rPr>
              <w:rtl/>
            </w:rPr>
          </w:pPr>
        </w:pPrChange>
      </w:pPr>
      <w:ins w:id="9833" w:author="מספור קטעי משנה" w:date="2026-10-11T09:25:19Z">
        <w:r>
          <w:rPr>
            <w:rStyle w:val="MisparKeta"/>
          </w:rPr>
          <w:t xml:space="preserve">א. </w:t>
        </w:r>
      </w:ins>
      <w:r w:rsidRPr="00B078C3">
        <w:rPr>
          <w:rtl/>
        </w:rPr>
        <w:t>שליא בבית הבית טמא.</w:t>
      </w:r>
    </w:p>
    <w:p w:rsidR="00E403F0" w:rsidRPr="00B078C3" w:rsidRDefault="00E403F0" w:rsidP="00E403F0">
      <w:pPr>
        <w:rPr>
          <w:rFonts w:ascii="FontbitDavid" w:hAnsi="FontbitDavid"/>
          <w:sz w:val="24"/>
          <w:rtl/>
        </w:rPr>
      </w:pPr>
      <w:ins w:id="91175" w:author="מנוע מכני" w:date="2026-10-11T12:04:39Z">
        <w:r>
          <w:rPr>
            <w:rFonts w:ascii="FontbitDavid" w:hAnsi="FontbitDavid" w:hint="cs"/>
            <w:sz w:val="24"/>
            <w:rtl/>
          </w:rPr>
          <w:t xml:space="preserve">ת"ר</w:t>
        </w:r>
      </w:ins>
      <w:del w:id="91176" w:author="מנוע מכני" w:date="2026-10-11T12:04:39Z">
        <w:r>
          <w:rPr>
            <w:rFonts w:ascii="FontbitDavid" w:hAnsi="FontbitDavid" w:hint="cs"/>
            <w:sz w:val="24"/>
            <w:rtl/>
          </w:rPr>
          <w:delText xml:space="preserve">ת''ר</w:delText>
        </w:r>
      </w:del>
      <w:ins w:id="96807" w:author="מנוע מכני" w:date="2026-10-11T12:04:39Z">
        <w:r>
          <w:rPr>
            <w:rFonts w:ascii="FontbitDavid" w:hAnsi="FontbitDavid" w:hint="cs"/>
            <w:sz w:val="24"/>
            <w:rtl/>
          </w:rPr>
          <w:t xml:space="preserve"> </w:t>
        </w:r>
      </w:ins>
      <w:del w:id="96808"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שליא בבית - הבית טמא</w:t>
      </w:r>
      <w:ins w:id="96805" w:author="מנוע מכני" w:date="2026-10-11T12:04:39Z">
        <w:r>
          <w:rPr>
            <w:rFonts w:ascii="FontbitDavid" w:hAnsi="FontbitDavid"/>
            <w:sz w:val="24"/>
            <w:rtl/>
          </w:rPr>
          <w:t xml:space="preserve">,</w:t>
        </w:r>
      </w:ins>
      <w:del w:id="96806" w:author="מנוע מכני" w:date="2026-10-11T12:04:39Z">
        <w:r w:rsidRPr="00B078C3">
          <w:rPr>
            <w:rFonts w:ascii="FontbitDavid" w:hAnsi="FontbitDavid"/>
            <w:sz w:val="24"/>
            <w:rtl/>
          </w:rPr>
          <w:delText xml:space="preserve">;</w:delText>
        </w:r>
      </w:del>
    </w:p>
    <w:p>
      <w:pPr>
        <w:pStyle w:val="38"/>
        <w:rPr>
          <w:ins w:id="99794" w:author="מנוע מכני" w:date="2026-10-11T12:04:39Z"/>
        </w:rPr>
      </w:pPr>
      <w:ins w:id="91177" w:author="מנוע מכני" w:date="2026-10-11T12:04:39Z">
        <w:r>
          <w:t xml:space="preserve">ר"מ</w:t>
        </w:r>
      </w:ins>
      <w:del w:id="91178" w:author="מנוע מכני" w:date="2026-10-11T12:04:39Z">
        <w:r>
          <w:delText xml:space="preserve">ר''מ</w:delText>
        </w:r>
      </w:del>
      <w:r>
        <w:t xml:space="preserve">:</w:t>
      </w:r>
    </w:p>
    <w:p w:rsidR="00E403F0" w:rsidRPr="00B078C3" w:rsidRDefault="00E403F0" w:rsidP="00E403F0">
      <w:pPr>
        <w:rPr>
          <w:rFonts w:ascii="FontbitDavid" w:hAnsi="FontbitDavid"/>
          <w:sz w:val="24"/>
          <w:rtl/>
        </w:rPr>
      </w:pPr>
      <w:del w:id="99795"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שהשליא ולד, אלא שאין שליא שאין ולד עמה.</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רבי יוסי</w:t>
      </w:r>
      <w:r w:rsidRPr="00B078C3">
        <w:rPr>
          <w:rFonts w:ascii="FontbitDavid" w:hAnsi="FontbitDavid"/>
          <w:sz w:val="24"/>
          <w:rtl/>
        </w:rPr>
        <w:t xml:space="preserve"> </w:t>
      </w:r>
      <w:ins w:id="93073" w:author="מנוע מכני" w:date="2026-10-11T12:04:39Z">
        <w:r>
          <w:rPr>
            <w:rStyle w:val="2fb"/>
            <w:rFonts w:ascii="FontbitDavid" w:hAnsi="FontbitDavid"/>
            <w:sz w:val="24"/>
            <w:rtl/>
          </w:rPr>
          <w:t xml:space="preserve">ור"י</w:t>
        </w:r>
      </w:ins>
      <w:del w:id="93074" w:author="מנוע מכני" w:date="2026-10-11T12:04:39Z">
        <w:r w:rsidRPr="00B078C3">
          <w:rPr>
            <w:rFonts w:ascii="FontbitDavid" w:hAnsi="FontbitDavid"/>
            <w:sz w:val="24"/>
            <w:rtl/>
          </w:rPr>
          <w:delText xml:space="preserve">ורבי יהודה</w:delText>
        </w:r>
      </w:del>
      <w:r w:rsidRPr="00B078C3">
        <w:rPr>
          <w:rFonts w:ascii="FontbitDavid" w:hAnsi="FontbitDavid"/>
          <w:sz w:val="24"/>
          <w:rtl/>
        </w:rPr>
        <w:t xml:space="preserve"> </w:t>
      </w:r>
      <w:ins w:id="93075" w:author="מנוע מכני" w:date="2026-10-11T12:04:39Z">
        <w:r>
          <w:rPr>
            <w:rStyle w:val="2fb"/>
            <w:rFonts w:ascii="FontbitDavid" w:hAnsi="FontbitDavid"/>
            <w:sz w:val="24"/>
            <w:rtl/>
          </w:rPr>
          <w:t xml:space="preserve">ור"ש</w:t>
        </w:r>
      </w:ins>
      <w:del w:id="93076" w:author="מנוע מכני" w:date="2026-10-11T12:04:39Z">
        <w:r w:rsidRPr="00B078C3">
          <w:rPr>
            <w:rFonts w:ascii="FontbitDavid" w:hAnsi="FontbitDavid"/>
            <w:sz w:val="24"/>
            <w:rtl/>
          </w:rPr>
          <w:delText xml:space="preserve">ורבי שמעון</w:delText>
        </w:r>
      </w:del>
      <w:r w:rsidRPr="00B078C3">
        <w:rPr>
          <w:rFonts w:ascii="FontbitDavid" w:hAnsi="FontbitDavid"/>
          <w:sz w:val="24"/>
          <w:rtl/>
        </w:rPr>
        <w:t xml:space="preserve"> - מטהרין.</w:t>
      </w:r>
    </w:p>
    <w:p>
      <w:pPr>
        <w:pStyle w:val="38"/>
        <w:rPr>
          <w:ins w:id="99796" w:author="מנוע מכני" w:date="2026-10-11T12:04:39Z"/>
        </w:rPr>
      </w:pPr>
      <w:ins w:id="91179" w:author="מנוע מכני" w:date="2026-10-11T12:04:39Z">
        <w:r>
          <w:t xml:space="preserve">א"ל</w:t>
        </w:r>
      </w:ins>
      <w:del w:id="91180" w:author="מנוע מכני" w:date="2026-10-11T12:04:39Z">
        <w:r w:rsidRPr="00B96B2A">
          <w:delText xml:space="preserve">א''ל</w:delText>
        </w:r>
      </w:del>
      <w:r w:rsidRPr="00B96B2A">
        <w:t xml:space="preserve"> ל</w:t>
      </w:r>
      <w:ins w:id="91181" w:author="מנוע מכני" w:date="2026-10-11T12:04:39Z">
        <w:r>
          <w:t xml:space="preserve">ר"מ</w:t>
        </w:r>
      </w:ins>
      <w:del w:id="91182" w:author="מנוע מכני" w:date="2026-10-11T12:04:39Z">
        <w:r w:rsidRPr="00B96B2A">
          <w:delText xml:space="preserve">ר</w:delText>
        </w:r>
        <w:r w:rsidRPr="00B96B2A">
          <w:delText xml:space="preserve">''מ</w:delText>
        </w:r>
      </w:del>
      <w:r w:rsidRPr="00B96B2A">
        <w:t xml:space="preserve">:</w:t>
      </w:r>
    </w:p>
    <w:p w:rsidR="00E403F0" w:rsidRPr="00B96B2A" w:rsidRDefault="00E403F0" w:rsidP="00E403F0">
      <w:pPr>
        <w:pStyle w:val="a3"/>
        <w:rPr>
          <w:rtl/>
        </w:rPr>
      </w:pPr>
      <w:del w:id="99797" w:author="מנוע מכני" w:date="2026-10-11T12:04:39Z">
        <w:r w:rsidRPr="00B96B2A">
          <w:rPr>
            <w:rtl/>
          </w:rPr>
          <w:delText xml:space="preserve"> </w:delText>
        </w:r>
      </w:del>
      <w:r w:rsidRPr="00B96B2A">
        <w:rPr>
          <w:rtl/>
        </w:rPr>
        <w:t xml:space="preserve">אי אתה מודה שאם הוציאוהו בספל לבית החיצון שהוא טהור? </w:t>
      </w:r>
      <w:r w:rsidRPr="00B96B2A">
        <w:rPr>
          <w:rtl/>
        </w:rPr>
        <w:t xml:space="preserve">אמר</w:t>
      </w:r>
      <w:r w:rsidRPr="00B96B2A">
        <w:rPr>
          <w:rtl/>
        </w:rPr>
        <w:t xml:space="preserve"> להן: אבל! ולמה לפי שאינו.</w:t>
      </w:r>
    </w:p>
    <w:p>
      <w:pPr>
        <w:pStyle w:val="38"/>
        <w:rPr>
          <w:ins w:id="99798" w:author="מנוע מכני" w:date="2026-10-11T12:04:39Z"/>
        </w:rPr>
      </w:pPr>
      <w:r w:rsidRPr="00B078C3">
        <w:t xml:space="preserve">אמרו לו:</w:t>
      </w:r>
    </w:p>
    <w:p w:rsidR="00E403F0" w:rsidRDefault="00E403F0" w:rsidP="00E403F0">
      <w:pPr>
        <w:rPr>
          <w:rFonts w:ascii="FontbitDavid" w:hAnsi="FontbitDavid"/>
          <w:sz w:val="24"/>
          <w:rtl/>
        </w:rPr>
      </w:pPr>
      <w:del w:id="997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כשם שאינו בבית החיצון - כך אינו בבית הפנימי! </w:t>
      </w:r>
    </w:p>
    <w:p>
      <w:pPr>
        <w:pStyle w:val="38"/>
        <w:rPr>
          <w:ins w:id="99800" w:author="מנוע מכני" w:date="2026-10-11T12:04:39Z"/>
        </w:rPr>
      </w:pPr>
      <w:r w:rsidRPr="00B078C3">
        <w:t xml:space="preserve">אמר</w:t>
      </w:r>
      <w:r w:rsidRPr="00B078C3">
        <w:t xml:space="preserve"> להן:</w:t>
      </w:r>
    </w:p>
    <w:p w:rsidR="00E403F0" w:rsidRPr="00B078C3" w:rsidRDefault="00E403F0" w:rsidP="00E403F0">
      <w:pPr>
        <w:rPr>
          <w:rFonts w:ascii="FontbitDavid" w:hAnsi="FontbitDavid"/>
          <w:sz w:val="24"/>
          <w:rtl/>
        </w:rPr>
      </w:pPr>
      <w:del w:id="998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אינו דומה נמוק פעם אחת לנמוק ב' פעמים.</w:t>
      </w:r>
    </w:p>
    <w:p w:rsidR="00E403F0" w:rsidRDefault="00E403F0" w:rsidP="00E403F0">
      <w:pPr>
        <w:rPr>
          <w:rFonts w:ascii="FontbitDavid" w:hAnsi="FontbitDavid"/>
          <w:sz w:val="24"/>
          <w:rtl/>
        </w:rPr>
      </w:pPr>
    </w:p>
    <w:p>
      <w:pPr>
        <w:pStyle w:val="afffff8"/>
        <w:rPr>
          <w:ins w:id="90453" w:author="קלוד" w:date="2026-10-11T12:23:38Z"/>
        </w:rPr>
      </w:pPr>
      <w:ins w:id="90454" w:author="קלוד" w:date="2026-10-11T12:23:38Z">
        <w:r>
          <w:rPr>
            <w:color w:val="7B3F00"/>
          </w:rPr>
          <w:t xml:space="preserve">טעם ר"ש בשליא - נתערבה בה טומאה ממין אחר</w:t>
        </w:r>
      </w:ins>
    </w:p>
    <w:p w:rsidR="00E403F0" w:rsidRPr="00B078C3" w:rsidRDefault="00E403F0" w:rsidP="00E403F0">
      <w:pPr>
        <w:pStyle w:val="a3"/>
        <w:rPr>
          <w:rtl/>
        </w:rPr>
      </w:pPr>
      <w:r w:rsidRPr="00E744B3">
        <w:rPr>
          <w:b/>
          <w:bCs/>
          <w:rtl/>
        </w:rPr>
        <w:t xml:space="preserve">• </w:t>
      </w:r>
      <w:ins w:id="97741" w:author="מנוע מכני" w:date="2026-10-11T12:04:39Z">
        <w:r>
          <w:rPr>
            <w:rtl/>
          </w:rPr>
          <w:t xml:space="preserve">ישב</w:t>
        </w:r>
      </w:ins>
      <w:del w:id="97742" w:author="מנוע מכני" w:date="2026-10-11T12:04:39Z">
        <w:r w:rsidRPr="00B078C3">
          <w:rPr>
            <w:rtl/>
          </w:rPr>
          <w:delText xml:space="preserve">יתיב</w:delText>
        </w:r>
      </w:del>
      <w:r w:rsidRPr="00B078C3">
        <w:rPr>
          <w:rtl/>
        </w:rPr>
        <w:t xml:space="preserve"> </w:t>
      </w:r>
      <w:ins w:id="91183" w:author="מנוע מכני" w:date="2026-10-11T12:04:39Z">
        <w:r>
          <w:rPr>
            <w:rStyle w:val="2fb"/>
            <w:rtl/>
          </w:rPr>
          <w:t xml:space="preserve">ר"פ</w:t>
        </w:r>
      </w:ins>
      <w:del w:id="91184" w:author="מנוע מכני" w:date="2026-10-11T12:04:39Z">
        <w:r w:rsidRPr="00B078C3">
          <w:rPr>
            <w:rtl/>
          </w:rPr>
          <w:delText xml:space="preserve">ר</w:delText>
        </w:r>
        <w:r>
          <w:rPr>
            <w:rFonts w:hint="cs"/>
            <w:rtl/>
          </w:rPr>
          <w:delText xml:space="preserve">''פ</w:delText>
        </w:r>
      </w:del>
      <w:r>
        <w:rPr>
          <w:rFonts w:hint="cs"/>
          <w:rtl/>
        </w:rPr>
        <w:t xml:space="preserve"> אחרי </w:t>
      </w:r>
      <w:ins w:id="91185" w:author="מנוע מכני" w:date="2026-10-11T12:04:39Z">
        <w:r>
          <w:rPr>
            <w:rStyle w:val="2fb"/>
            <w:rFonts w:hint="cs"/>
            <w:rtl/>
          </w:rPr>
          <w:t xml:space="preserve">ר"ב</w:t>
        </w:r>
      </w:ins>
      <w:del w:id="91186" w:author="מנוע מכני" w:date="2026-10-11T12:04:39Z">
        <w:r>
          <w:rPr>
            <w:rFonts w:hint="cs"/>
            <w:rtl/>
          </w:rPr>
          <w:delText xml:space="preserve">ר''ב</w:delText>
        </w:r>
      </w:del>
      <w:r>
        <w:rPr>
          <w:rFonts w:hint="cs"/>
          <w:rtl/>
        </w:rPr>
        <w:t xml:space="preserve"> לפני </w:t>
      </w:r>
      <w:r>
        <w:rPr>
          <w:rStyle w:val="2fb"/>
          <w:rFonts w:hint="cs"/>
          <w:rtl/>
        </w:rPr>
        <w:t xml:space="preserve">ר</w:t>
      </w:r>
      <w:ins w:id="91187" w:author="מנוע מכני" w:date="2026-10-11T12:04:39Z">
        <w:r>
          <w:rPr>
            <w:rStyle w:val="2fb"/>
            <w:rFonts w:hint="cs"/>
            <w:rtl/>
          </w:rPr>
          <w:t xml:space="preserve">ה"מ</w:t>
        </w:r>
      </w:ins>
      <w:del w:id="91188" w:author="מנוע מכני" w:date="2026-10-11T12:04:39Z">
        <w:r>
          <w:rPr>
            <w:rFonts w:hint="cs"/>
            <w:rtl/>
          </w:rPr>
          <w:delText xml:space="preserve">ה''מ</w:delText>
        </w:r>
      </w:del>
      <w:r>
        <w:rPr>
          <w:rFonts w:hint="cs"/>
          <w:rtl/>
        </w:rPr>
        <w:t xml:space="preserve"> ואמ</w:t>
      </w:r>
      <w:r w:rsidRPr="00B078C3">
        <w:rPr>
          <w:rtl/>
        </w:rPr>
        <w:t xml:space="preserve">ר: </w:t>
      </w:r>
      <w:ins w:id="91189" w:author="מנוע מכני" w:date="2026-10-11T12:04:39Z">
        <w:r>
          <w:rPr>
            <w:rtl/>
          </w:rPr>
          <w:t xml:space="preserve">מ"ט</w:t>
        </w:r>
      </w:ins>
      <w:del w:id="91190" w:author="מנוע מכני" w:date="2026-10-11T12:04:39Z">
        <w:r w:rsidRPr="00B078C3">
          <w:rPr>
            <w:rtl/>
          </w:rPr>
          <w:delText xml:space="preserve">מ</w:delText>
        </w:r>
        <w:r>
          <w:rPr>
            <w:rFonts w:hint="cs"/>
            <w:rtl/>
          </w:rPr>
          <w:delText xml:space="preserve">''ט</w:delText>
        </w:r>
      </w:del>
      <w:r>
        <w:rPr>
          <w:rFonts w:hint="cs"/>
          <w:rtl/>
        </w:rPr>
        <w:t xml:space="preserve"> </w:t>
      </w:r>
      <w:ins w:id="93077" w:author="מנוע מכני" w:date="2026-10-11T12:04:39Z">
        <w:r>
          <w:rPr>
            <w:rStyle w:val="2fb"/>
            <w:rtl/>
          </w:rPr>
          <w:t xml:space="preserve">דר"ש</w:t>
        </w:r>
      </w:ins>
      <w:del w:id="93078" w:author="מנוע מכני" w:date="2026-10-11T12:04:39Z">
        <w:r w:rsidRPr="00B078C3">
          <w:rPr>
            <w:rtl/>
          </w:rPr>
          <w:delText xml:space="preserve">דרבי שמעון</w:delText>
        </w:r>
      </w:del>
      <w:r w:rsidRPr="00B078C3">
        <w:rPr>
          <w:rtl/>
        </w:rPr>
        <w:t xml:space="preserve"> - </w:t>
      </w:r>
      <w:ins w:id="93891" w:author="מנוע מכני" w:date="2026-10-11T12:04:39Z">
        <w:r>
          <w:rPr>
            <w:rtl/>
          </w:rPr>
          <w:t xml:space="preserve">סבר</w:t>
        </w:r>
      </w:ins>
      <w:del w:id="93892" w:author="מנוע מכני" w:date="2026-10-11T12:04:39Z">
        <w:r w:rsidRPr="00B078C3">
          <w:rPr>
            <w:rtl/>
          </w:rPr>
          <w:delText xml:space="preserve">קס</w:delText>
        </w:r>
        <w:r>
          <w:rPr>
            <w:rtl/>
          </w:rPr>
          <w:delText xml:space="preserve">בר</w:delText>
        </w:r>
      </w:del>
      <w:r>
        <w:rPr>
          <w:rtl/>
        </w:rPr>
        <w:t xml:space="preserve"> כל טומאה שנתערב בה ממין אחר</w:t>
      </w:r>
      <w:r w:rsidRPr="00B078C3">
        <w:rPr>
          <w:rtl/>
        </w:rPr>
        <w:t xml:space="preserve"> בטלה.</w:t>
      </w:r>
    </w:p>
    <w:p>
      <w:pPr>
        <w:pStyle w:val="38"/>
        <w:rPr>
          <w:ins w:id="99802" w:author="מנוע מכני" w:date="2026-10-11T12:04:39Z"/>
        </w:rPr>
      </w:pPr>
      <w:ins w:id="91191" w:author="מנוע מכני" w:date="2026-10-11T12:04:39Z">
        <w:r>
          <w:t xml:space="preserve">א"ל</w:t>
        </w:r>
      </w:ins>
      <w:del w:id="91192" w:author="מנוע מכני" w:date="2026-10-11T12:04:39Z">
        <w:r>
          <w:delText xml:space="preserve">א''ל</w:delText>
        </w:r>
      </w:del>
      <w:r>
        <w:t xml:space="preserve"> </w:t>
      </w:r>
      <w:ins w:id="91193" w:author="מנוע מכני" w:date="2026-10-11T12:04:39Z">
        <w:r>
          <w:t xml:space="preserve">ר"פ</w:t>
        </w:r>
      </w:ins>
      <w:del w:id="91194" w:author="מנוע מכני" w:date="2026-10-11T12:04:39Z">
        <w:r w:rsidRPr="00B078C3">
          <w:delText xml:space="preserve">ר</w:delText>
        </w:r>
        <w:r>
          <w:delText xml:space="preserve">''פ</w:delText>
        </w:r>
      </w:del>
      <w:r w:rsidRPr="00B078C3">
        <w:t xml:space="preserve">:</w:t>
      </w:r>
    </w:p>
    <w:p w:rsidR="00E403F0" w:rsidRPr="00B078C3" w:rsidRDefault="00E403F0" w:rsidP="00E403F0">
      <w:pPr>
        <w:rPr>
          <w:rFonts w:ascii="FontbitDavid" w:hAnsi="FontbitDavid"/>
          <w:sz w:val="24"/>
          <w:rtl/>
        </w:rPr>
      </w:pPr>
      <w:del w:id="9980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היינו </w:t>
      </w:r>
      <w:ins w:id="93893" w:author="מנוע מכני" w:date="2026-10-11T12:04:39Z">
        <w:r>
          <w:rPr>
            <w:rFonts w:ascii="FontbitDavid" w:hAnsi="FontbitDavid"/>
            <w:sz w:val="24"/>
            <w:rtl/>
          </w:rPr>
          <w:t xml:space="preserve">גם</w:t>
        </w:r>
      </w:ins>
      <w:del w:id="9389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0107" w:author="Claude - סמנטי" w:date="2026-10-11T12:19:29Z">
        <w:r>
          <w:rPr>
            <w:rFonts w:ascii="FontbitDavid" w:hAnsi="FontbitDavid"/>
            <w:sz w:val="24"/>
            <w:rtl/>
          </w:rPr>
          <w:t xml:space="preserve">טעמם</w:t>
        </w:r>
      </w:ins>
      <w:del w:id="90108" w:author="Claude - סמנטי" w:date="2026-10-11T12:19:29Z">
        <w:r w:rsidRPr="00B078C3">
          <w:rPr>
            <w:rFonts w:ascii="FontbitDavid" w:hAnsi="FontbitDavid"/>
            <w:sz w:val="24"/>
            <w:rtl/>
          </w:rPr>
          <w:delText xml:space="preserve">טעמייהו</w:delText>
        </w:r>
      </w:del>
      <w:r w:rsidRPr="00B078C3">
        <w:rPr>
          <w:rFonts w:ascii="FontbitDavid" w:hAnsi="FontbitDavid"/>
          <w:sz w:val="24"/>
          <w:rtl/>
        </w:rPr>
        <w:t xml:space="preserve"> </w:t>
      </w:r>
      <w:ins w:id="93079" w:author="מנוע מכני" w:date="2026-10-11T12:04:39Z">
        <w:r>
          <w:rPr>
            <w:rStyle w:val="2fb"/>
            <w:rFonts w:ascii="FontbitDavid" w:hAnsi="FontbitDavid"/>
            <w:sz w:val="24"/>
            <w:rtl/>
          </w:rPr>
          <w:t xml:space="preserve">דר"י</w:t>
        </w:r>
      </w:ins>
      <w:del w:id="93080" w:author="מנוע מכני" w:date="2026-10-11T12:04:39Z">
        <w:r w:rsidRPr="00B078C3">
          <w:rPr>
            <w:rFonts w:ascii="FontbitDavid" w:hAnsi="FontbitDavid"/>
            <w:sz w:val="24"/>
            <w:rtl/>
          </w:rPr>
          <w:delText xml:space="preserve">דרבי יהודה</w:delText>
        </w:r>
      </w:del>
      <w:r w:rsidRPr="00B078C3">
        <w:rPr>
          <w:rFonts w:ascii="FontbitDavid" w:hAnsi="FontbitDavid"/>
          <w:sz w:val="24"/>
          <w:rtl/>
        </w:rPr>
        <w:t xml:space="preserve"> </w:t>
      </w:r>
      <w:r w:rsidRPr="00B078C3">
        <w:rPr>
          <w:rStyle w:val="2fb"/>
          <w:rFonts w:ascii="FontbitDavid" w:hAnsi="FontbitDavid"/>
          <w:sz w:val="24"/>
          <w:rtl/>
        </w:rPr>
        <w:t xml:space="preserve">ורבי יוסי</w:t>
      </w:r>
      <w:r w:rsidRPr="00B078C3">
        <w:rPr>
          <w:rFonts w:ascii="FontbitDavid" w:hAnsi="FontbitDavid"/>
          <w:sz w:val="24"/>
          <w:rtl/>
        </w:rPr>
        <w:t xml:space="preserve">.</w:t>
      </w:r>
    </w:p>
    <w:p w:rsidR="00E403F0" w:rsidRDefault="00E403F0" w:rsidP="00E403F0">
      <w:pPr>
        <w:rPr>
          <w:rFonts w:ascii="FontbitDavid" w:hAnsi="FontbitDavid"/>
          <w:sz w:val="24"/>
          <w:rtl/>
        </w:rPr>
      </w:pPr>
      <w:r w:rsidRPr="00B078C3">
        <w:rPr>
          <w:rFonts w:ascii="FontbitDavid" w:hAnsi="FontbitDavid"/>
          <w:sz w:val="24"/>
          <w:rtl/>
        </w:rPr>
        <w:t xml:space="preserve">אחיכו </w:t>
      </w:r>
      <w:ins w:id="95413" w:author="מנוע מכני" w:date="2026-10-11T12:04:39Z">
        <w:r>
          <w:rPr>
            <w:rFonts w:ascii="FontbitDavid" w:hAnsi="FontbitDavid"/>
            <w:sz w:val="24"/>
            <w:rtl/>
          </w:rPr>
          <w:t xml:space="preserve">עליו</w:t>
        </w:r>
      </w:ins>
      <w:del w:id="9541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w:t>
      </w:r>
      <w:ins w:id="91195" w:author="מנוע מכני" w:date="2026-10-11T12:04:39Z">
        <w:r>
          <w:rPr>
            <w:rFonts w:ascii="FontbitDavid" w:hAnsi="FontbitDavid"/>
            <w:sz w:val="24"/>
            <w:rtl/>
          </w:rPr>
          <w:t xml:space="preserve">מ"ש</w:t>
        </w:r>
      </w:ins>
      <w:del w:id="91196" w:author="מנוע מכני" w:date="2026-10-11T12:04:39Z">
        <w:r w:rsidRPr="00B078C3">
          <w:rPr>
            <w:rFonts w:ascii="FontbitDavid" w:hAnsi="FontbitDavid"/>
            <w:sz w:val="24"/>
            <w:rtl/>
          </w:rPr>
          <w:delText xml:space="preserve">מ</w:delText>
        </w:r>
        <w:r>
          <w:rPr>
            <w:rFonts w:ascii="FontbitDavid" w:hAnsi="FontbitDavid" w:hint="cs"/>
            <w:sz w:val="24"/>
            <w:rtl/>
          </w:rPr>
          <w:delText xml:space="preserve">''ש</w:delText>
        </w:r>
      </w:del>
      <w:r>
        <w:rPr>
          <w:rFonts w:ascii="FontbitDavid" w:hAnsi="FontbitDavid" w:hint="cs"/>
          <w:sz w:val="24"/>
          <w:rtl/>
        </w:rPr>
        <w:t xml:space="preserve"> </w:t>
      </w:r>
      <w:r w:rsidRPr="00B078C3">
        <w:rPr>
          <w:rFonts w:ascii="FontbitDavid" w:hAnsi="FontbitDavid"/>
          <w:sz w:val="24"/>
          <w:rtl/>
        </w:rPr>
        <w:t xml:space="preserve">פשיטא! </w:t>
      </w:r>
    </w:p>
    <w:p>
      <w:pPr>
        <w:pStyle w:val="38"/>
        <w:rPr>
          <w:ins w:id="99804" w:author="מנוע מכני" w:date="2026-10-11T12:04:39Z"/>
        </w:rPr>
      </w:pPr>
      <w:r>
        <w:t xml:space="preserve">א</w:t>
      </w:r>
      <w:ins w:id="91197" w:author="מנוע מכני" w:date="2026-10-11T12:04:39Z">
        <w:r>
          <w:t xml:space="preserve">ר"פ</w:t>
        </w:r>
      </w:ins>
      <w:del w:id="91198" w:author="מנוע מכני" w:date="2026-10-11T12:04:39Z">
        <w:r>
          <w:delText xml:space="preserve">ר''פ</w:delText>
        </w:r>
      </w:del>
      <w:r w:rsidRPr="00B078C3">
        <w:t xml:space="preserve">:</w:t>
      </w:r>
    </w:p>
    <w:p w:rsidR="00E403F0" w:rsidRPr="00B078C3" w:rsidRDefault="00E403F0" w:rsidP="00E403F0">
      <w:pPr>
        <w:pStyle w:val="a3"/>
        <w:rPr>
          <w:rtl/>
        </w:rPr>
      </w:pPr>
      <w:del w:id="99805" w:author="מנוע מכני" w:date="2026-10-11T12:04:39Z">
        <w:r w:rsidRPr="00B078C3">
          <w:rPr>
            <w:rtl/>
          </w:rPr>
          <w:delText xml:space="preserve"> </w:delText>
        </w:r>
      </w:del>
      <w:ins w:id="93081" w:author="מנוע מכני" w:date="2026-10-11T12:04:39Z">
        <w:r>
          <w:rPr>
            <w:rtl/>
          </w:rPr>
          <w:t xml:space="preserve">אפי'</w:t>
        </w:r>
      </w:ins>
      <w:del w:id="93082" w:author="מנוע מכני" w:date="2026-10-11T12:04:39Z">
        <w:r w:rsidRPr="00B078C3">
          <w:rPr>
            <w:rtl/>
          </w:rPr>
          <w:delText xml:space="preserve">אפילו</w:delText>
        </w:r>
      </w:del>
      <w:r w:rsidRPr="00B078C3">
        <w:rPr>
          <w:rtl/>
        </w:rPr>
        <w:t xml:space="preserve"> כי הא </w:t>
      </w:r>
      <w:ins w:id="93897" w:author="מנוע מכני" w:date="2026-10-11T12:04:39Z">
        <w:r>
          <w:rPr>
            <w:rtl/>
          </w:rPr>
          <w:t xml:space="preserve">דבר</w:t>
        </w:r>
      </w:ins>
      <w:del w:id="93898" w:author="מנוע מכני" w:date="2026-10-11T12:04:39Z">
        <w:r w:rsidRPr="00B078C3">
          <w:rPr>
            <w:rtl/>
          </w:rPr>
          <w:delText xml:space="preserve">מילתא</w:delText>
        </w:r>
      </w:del>
      <w:r w:rsidRPr="00B078C3">
        <w:rPr>
          <w:rtl/>
        </w:rPr>
        <w:t xml:space="preserve"> לימא </w:t>
      </w:r>
      <w:ins w:id="98309" w:author="מנוע מכני" w:date="2026-10-11T12:04:39Z">
        <w:r>
          <w:rPr>
            <w:rtl/>
          </w:rPr>
          <w:t xml:space="preserve">אדם</w:t>
        </w:r>
      </w:ins>
      <w:del w:id="98310" w:author="מנוע מכני" w:date="2026-10-11T12:04:39Z">
        <w:r w:rsidRPr="00B078C3">
          <w:rPr>
            <w:rtl/>
          </w:rPr>
          <w:delText xml:space="preserve">איניש</w:delText>
        </w:r>
      </w:del>
      <w:r w:rsidRPr="00B078C3">
        <w:rPr>
          <w:rtl/>
        </w:rPr>
        <w:t xml:space="preserve"> ולא נשתוק </w:t>
      </w:r>
      <w:ins w:id="95415" w:author="מנוע מכני" w:date="2026-10-11T12:04:39Z">
        <w:r>
          <w:rPr>
            <w:rtl/>
          </w:rPr>
          <w:t xml:space="preserve">לפניו</w:t>
        </w:r>
      </w:ins>
      <w:del w:id="95416" w:author="מנוע מכני" w:date="2026-10-11T12:04:39Z">
        <w:r w:rsidRPr="00B078C3">
          <w:rPr>
            <w:rtl/>
          </w:rPr>
          <w:delText xml:space="preserve">קמיה</w:delText>
        </w:r>
      </w:del>
      <w:r w:rsidRPr="00B078C3">
        <w:rPr>
          <w:rtl/>
        </w:rPr>
        <w:t xml:space="preserve"> רביה, משום שנאמר </w:t>
      </w:r>
      <w:r>
        <w:rPr>
          <w:rFonts w:hint="cs"/>
          <w:rtl/>
        </w:rPr>
        <w:t>'</w:t>
      </w:r>
      <w:r>
        <w:rPr>
          <w:rStyle w:val="afffff0"/>
          <w:rtl/>
          <w:rPrChange w:id="9014" w:author="מנוע פסוקים" w:date="2026-10-11T09:23:42Z">
            <w:rPr>
              <w:rtl/>
            </w:rPr>
          </w:rPrChange>
        </w:rPr>
        <w:t xml:space="preserve">אם נבלת בהתנשא ואם זמות יד לפה</w:t>
      </w:r>
      <w:r>
        <w:rPr>
          <w:rFonts w:hint="cs"/>
          <w:rtl/>
        </w:rPr>
        <w:t>'</w:t>
      </w:r>
      <w:r w:rsidRPr="00B078C3">
        <w:rPr>
          <w:rtl/>
        </w:rPr>
        <w:t xml:space="preserve">, ואזדא </w:t>
      </w:r>
      <w:ins w:id="91199" w:author="מנוע מכני" w:date="2026-10-11T12:04:39Z">
        <w:r>
          <w:rPr>
            <w:rStyle w:val="2fb"/>
            <w:rtl/>
          </w:rPr>
          <w:t xml:space="preserve">ר"ש</w:t>
        </w:r>
      </w:ins>
      <w:del w:id="91200" w:author="מנוע מכני" w:date="2026-10-11T12:04:39Z">
        <w:r w:rsidRPr="00B078C3">
          <w:rPr>
            <w:rtl/>
          </w:rPr>
          <w:delText xml:space="preserve">ר</w:delText>
        </w:r>
        <w:r>
          <w:rPr>
            <w:rFonts w:hint="cs"/>
            <w:rtl/>
          </w:rPr>
          <w:delText xml:space="preserve">''ש</w:delText>
        </w:r>
      </w:del>
      <w:r>
        <w:rPr>
          <w:rFonts w:hint="cs"/>
          <w:rtl/>
        </w:rPr>
        <w:t xml:space="preserve"> </w:t>
      </w:r>
      <w:ins w:id="93895" w:author="מנוע מכני" w:date="2026-10-11T12:04:39Z">
        <w:r>
          <w:rPr>
            <w:rtl/>
          </w:rPr>
          <w:t xml:space="preserve">לשיטתו</w:t>
        </w:r>
      </w:ins>
      <w:del w:id="93896" w:author="מנוע מכני" w:date="2026-10-11T12:04:39Z">
        <w:r w:rsidRPr="00B078C3">
          <w:rPr>
            <w:rtl/>
          </w:rPr>
          <w:delText xml:space="preserve">לטעמיה</w:delText>
        </w:r>
      </w:del>
      <w:r w:rsidRPr="00B078C3">
        <w:rPr>
          <w:rtl/>
        </w:rPr>
        <w:t xml:space="preserve">, </w:t>
      </w:r>
      <w:r w:rsidRPr="00B078C3">
        <w:rPr>
          <w:rtl/>
        </w:rPr>
        <w:t xml:space="preserve">דתניא</w:t>
      </w:r>
      <w:r w:rsidRPr="00B078C3">
        <w:rPr>
          <w:rtl/>
        </w:rPr>
        <w:t xml:space="preserve">: מלא </w:t>
      </w:r>
      <w:r>
        <w:rPr>
          <w:rtl/>
        </w:rPr>
        <w:t>תרוד רקב שנפל לתוכו עפר כל שהו</w:t>
      </w:r>
      <w:r w:rsidRPr="00B078C3">
        <w:rPr>
          <w:rtl/>
        </w:rPr>
        <w:t xml:space="preserve"> טמא, </w:t>
      </w:r>
      <w:r w:rsidRPr="00B078C3">
        <w:rPr>
          <w:rStyle w:val="2fb"/>
          <w:rtl/>
        </w:rPr>
        <w:t xml:space="preserve">ו</w:t>
      </w:r>
      <w:ins w:id="91201" w:author="מנוע מכני" w:date="2026-10-11T12:04:39Z">
        <w:r>
          <w:rPr>
            <w:rStyle w:val="2fb"/>
            <w:rtl/>
          </w:rPr>
          <w:t xml:space="preserve">ר"ש</w:t>
        </w:r>
      </w:ins>
      <w:del w:id="91202" w:author="מנוע מכני" w:date="2026-10-11T12:04:39Z">
        <w:r w:rsidRPr="00B078C3">
          <w:rPr>
            <w:rtl/>
          </w:rPr>
          <w:delText xml:space="preserve">ר</w:delText>
        </w:r>
        <w:r>
          <w:rPr>
            <w:rFonts w:hint="cs"/>
            <w:rtl/>
          </w:rPr>
          <w:delText xml:space="preserve">''ש</w:delText>
        </w:r>
      </w:del>
      <w:r>
        <w:rPr>
          <w:rFonts w:hint="cs"/>
          <w:rtl/>
        </w:rPr>
        <w:t xml:space="preserve"> </w:t>
      </w:r>
      <w:r w:rsidRPr="00B078C3">
        <w:rPr>
          <w:rtl/>
        </w:rPr>
        <w:t>מטהר.</w:t>
      </w:r>
    </w:p>
    <w:p>
      <w:pPr>
        <w:pStyle w:val="38"/>
        <w:rPr>
          <w:ins w:id="99806" w:author="מנוע מכני" w:date="2026-10-11T12:04:39Z"/>
        </w:rPr>
      </w:pPr>
      <w:r>
        <w:t xml:space="preserve">וטעמא ד</w:t>
      </w:r>
      <w:ins w:id="91203" w:author="מנוע מכני" w:date="2026-10-11T12:04:39Z">
        <w:r>
          <w:t xml:space="preserve">ר"ש</w:t>
        </w:r>
      </w:ins>
      <w:del w:id="91204" w:author="מנוע מכני" w:date="2026-10-11T12:04:39Z">
        <w:r>
          <w:delText xml:space="preserve">ר''ש</w:delText>
        </w:r>
      </w:del>
      <w:r>
        <w:t xml:space="preserve"> - רבה:</w:t>
      </w:r>
    </w:p>
    <w:p w:rsidR="00E403F0" w:rsidRDefault="00E403F0" w:rsidP="00E403F0">
      <w:pPr>
        <w:rPr>
          <w:rFonts w:ascii="FontbitDavid" w:hAnsi="FontbitDavid"/>
          <w:sz w:val="24"/>
          <w:rtl/>
        </w:rPr>
      </w:pPr>
      <w:del w:id="99807"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מצאו </w:t>
      </w:r>
      <w:r w:rsidRPr="00B078C3">
        <w:rPr>
          <w:rFonts w:ascii="FontbitDavid" w:hAnsi="FontbitDavid"/>
          <w:sz w:val="24"/>
          <w:rtl/>
        </w:rPr>
        <w:t xml:space="preserve">לרבנן דבי </w:t>
      </w:r>
      <w:r w:rsidRPr="00B078C3">
        <w:rPr>
          <w:rStyle w:val="2fb"/>
          <w:rFonts w:ascii="FontbitDavid" w:hAnsi="FontbitDavid"/>
          <w:sz w:val="24"/>
          <w:rtl/>
        </w:rPr>
        <w:t xml:space="preserve">רב</w:t>
      </w:r>
      <w:r w:rsidRPr="00B078C3">
        <w:rPr>
          <w:rFonts w:ascii="FontbitDavid" w:hAnsi="FontbitDavid"/>
          <w:sz w:val="24"/>
          <w:rtl/>
        </w:rPr>
        <w:t xml:space="preserve"> </w:t>
      </w:r>
      <w:r>
        <w:rPr>
          <w:rFonts w:ascii="FontbitDavid" w:hAnsi="FontbitDavid" w:hint="cs"/>
          <w:sz w:val="24"/>
          <w:rtl/>
        </w:rPr>
        <w:t>שישבו ואמרו</w:t>
      </w:r>
      <w:r w:rsidRPr="00B078C3">
        <w:rPr>
          <w:rFonts w:ascii="FontbitDavid" w:hAnsi="FontbitDavid"/>
          <w:sz w:val="24"/>
          <w:rtl/>
        </w:rPr>
        <w:t xml:space="preserve">: אי אפשר שלא ירבו שתי פרידות עפר על פרידה אחת של רקב, וחסיר </w:t>
      </w:r>
      <w:ins w:id="95417" w:author="מנוע מכני" w:date="2026-10-11T12:04:39Z">
        <w:r>
          <w:rPr>
            <w:rFonts w:ascii="FontbitDavid" w:hAnsi="FontbitDavid"/>
            <w:sz w:val="24"/>
            <w:rtl/>
          </w:rPr>
          <w:t xml:space="preserve">לו</w:t>
        </w:r>
      </w:ins>
      <w:del w:id="9541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w:t>
      </w:r>
    </w:p>
    <w:p w:rsidR="00E403F0" w:rsidRPr="00B078C3" w:rsidRDefault="00E403F0" w:rsidP="00E403F0">
      <w:pPr>
        <w:pStyle w:val="afff3"/>
        <w:framePr w:wrap="around"/>
        <w:rPr>
          <w:rtl/>
        </w:rPr>
      </w:pPr>
      <w:r>
        <w:rPr>
          <w:rFonts w:hint="cs"/>
          <w:rtl/>
        </w:rPr>
        <w:lastRenderedPageBreak/>
        <w:t>כז:</w:t>
      </w:r>
    </w:p>
    <w:p w:rsidR="00E403F0" w:rsidRDefault="00E403F0" w:rsidP="00E403F0">
      <w:pPr>
        <w:rPr>
          <w:rFonts w:ascii="FontbitDavid" w:hAnsi="FontbitDavid"/>
          <w:sz w:val="24"/>
          <w:rtl/>
        </w:rPr>
      </w:pPr>
      <w:r w:rsidRPr="00B078C3">
        <w:rPr>
          <w:rFonts w:ascii="FontbitDavid" w:hAnsi="FontbitDavid"/>
          <w:sz w:val="24"/>
          <w:rtl/>
        </w:rPr>
        <w:t xml:space="preserve">ואמינא </w:t>
      </w:r>
      <w:ins w:id="97029" w:author="מנוע מכני" w:date="2026-10-11T12:04:39Z">
        <w:r>
          <w:rPr>
            <w:rFonts w:ascii="FontbitDavid" w:hAnsi="FontbitDavid"/>
            <w:sz w:val="24"/>
            <w:rtl/>
          </w:rPr>
          <w:t xml:space="preserve">להם</w:t>
        </w:r>
      </w:ins>
      <w:del w:id="97030"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w:t>
      </w:r>
      <w:r w:rsidRPr="00B078C3">
        <w:rPr>
          <w:rStyle w:val="2fb"/>
          <w:rFonts w:ascii="FontbitDavid" w:hAnsi="FontbitDavid"/>
          <w:sz w:val="24"/>
          <w:rtl/>
        </w:rPr>
        <w:t xml:space="preserve">אדרבה</w:t>
      </w:r>
      <w:r w:rsidRPr="00B078C3">
        <w:rPr>
          <w:rFonts w:ascii="FontbitDavid" w:hAnsi="FontbitDavid"/>
          <w:sz w:val="24"/>
          <w:rtl/>
        </w:rPr>
        <w:t xml:space="preserve">, א"א שלא ירבו שתי פרידות רקב על</w:t>
      </w:r>
      <w:ins w:id="96809" w:author="מנוע מכני" w:date="2026-10-11T12:04:39Z">
        <w:r>
          <w:rPr>
            <w:rFonts w:ascii="FontbitDavid" w:hAnsi="FontbitDavid"/>
            <w:sz w:val="24"/>
            <w:rtl/>
          </w:rPr>
          <w:t xml:space="preserve"> </w:t>
        </w:r>
      </w:ins>
      <w:del w:id="96810"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גרגר אחד </w:t>
      </w:r>
      <w:r w:rsidRPr="00B078C3">
        <w:rPr>
          <w:rFonts w:ascii="FontbitDavid" w:hAnsi="FontbitDavid"/>
          <w:sz w:val="24"/>
          <w:rtl/>
        </w:rPr>
        <w:t xml:space="preserve">עפר </w:t>
      </w:r>
      <w:r>
        <w:rPr>
          <w:rFonts w:ascii="FontbitDavid" w:hAnsi="FontbitDavid" w:hint="cs"/>
          <w:sz w:val="24"/>
          <w:rtl/>
        </w:rPr>
        <w:t xml:space="preserve">ויגדל השיעור </w:t>
      </w:r>
    </w:p>
    <w:p>
      <w:pPr>
        <w:pStyle w:val="38"/>
        <w:rPr>
          <w:ins w:id="99808" w:author="מנוע מכני" w:date="2026-10-11T12:04:39Z"/>
        </w:rPr>
      </w:pPr>
      <w:r w:rsidRPr="002B4365">
        <w:t>אלא</w:t>
      </w:r>
      <w:r w:rsidRPr="00B078C3">
        <w:t xml:space="preserve"> </w:t>
      </w:r>
      <w:r>
        <w:t>רבה</w:t>
      </w:r>
      <w:r w:rsidRPr="00B078C3">
        <w:t xml:space="preserve">:</w:t>
      </w:r>
    </w:p>
    <w:p w:rsidR="00E403F0" w:rsidRPr="00B078C3" w:rsidRDefault="00E403F0" w:rsidP="00E403F0">
      <w:pPr>
        <w:rPr>
          <w:rFonts w:ascii="FontbitDavid" w:hAnsi="FontbitDavid"/>
          <w:sz w:val="24"/>
          <w:rtl/>
        </w:rPr>
      </w:pPr>
      <w:del w:id="998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היינו טעמא </w:t>
      </w:r>
      <w:r w:rsidRPr="00B078C3">
        <w:rPr>
          <w:rStyle w:val="2fb"/>
          <w:rFonts w:ascii="FontbitDavid" w:hAnsi="FontbitDavid"/>
          <w:sz w:val="24"/>
          <w:rtl/>
        </w:rPr>
        <w:t xml:space="preserve">ד</w:t>
      </w:r>
      <w:ins w:id="91205" w:author="מנוע מכני" w:date="2026-10-11T12:04:39Z">
        <w:r>
          <w:rPr>
            <w:rStyle w:val="2fb"/>
            <w:rFonts w:ascii="FontbitDavid" w:hAnsi="FontbitDavid"/>
            <w:sz w:val="24"/>
            <w:rtl/>
          </w:rPr>
          <w:t xml:space="preserve">ר"ש</w:t>
        </w:r>
      </w:ins>
      <w:del w:id="91206"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''ש</w:delText>
        </w:r>
      </w:del>
      <w:r>
        <w:rPr>
          <w:rFonts w:ascii="FontbitDavid" w:hAnsi="FontbitDavid"/>
          <w:sz w:val="24"/>
          <w:rtl/>
        </w:rPr>
        <w:t xml:space="preserve">, סופו כתחלתו, מה תחלתו </w:t>
      </w:r>
      <w:r w:rsidRPr="00B078C3">
        <w:rPr>
          <w:rFonts w:ascii="FontbitDavid" w:hAnsi="FontbitDavid"/>
          <w:sz w:val="24"/>
          <w:rtl/>
        </w:rPr>
        <w:t>נע</w:t>
      </w:r>
      <w:r>
        <w:rPr>
          <w:rFonts w:ascii="FontbitDavid" w:hAnsi="FontbitDavid"/>
          <w:sz w:val="24"/>
          <w:rtl/>
        </w:rPr>
        <w:t>שה לו דבר אחר גנגילון, אף סופו</w:t>
      </w:r>
      <w:r w:rsidRPr="00B078C3">
        <w:rPr>
          <w:rFonts w:ascii="FontbitDavid" w:hAnsi="FontbitDavid"/>
          <w:sz w:val="24"/>
          <w:rtl/>
        </w:rPr>
        <w:t xml:space="preserve"> נעשה לו דבר אחר גנגילון.</w:t>
      </w:r>
    </w:p>
    <w:p w:rsidR="00E403F0" w:rsidRDefault="00E403F0" w:rsidP="00E403F0">
      <w:pPr>
        <w:rPr>
          <w:rFonts w:ascii="FontbitDavid" w:hAnsi="FontbitDavid"/>
          <w:sz w:val="24"/>
          <w:rtl/>
        </w:rPr>
      </w:pPr>
      <w:ins w:id="95419" w:author="מנוע מכני" w:date="2026-10-11T12:04:39Z">
        <w:r>
          <w:rPr>
            <w:rFonts w:ascii="FontbitDavid" w:hAnsi="FontbitDavid"/>
            <w:sz w:val="24"/>
            <w:rtl/>
          </w:rPr>
          <w:t xml:space="preserve">מה</w:t>
        </w:r>
      </w:ins>
      <w:del w:id="9542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היא? </w:t>
      </w:r>
      <w:r w:rsidRPr="00B078C3">
        <w:rPr>
          <w:rFonts w:ascii="FontbitDavid" w:hAnsi="FontbitDavid"/>
          <w:sz w:val="24"/>
          <w:rtl/>
        </w:rPr>
        <w:t xml:space="preserve">דתניא</w:t>
      </w:r>
      <w:r w:rsidRPr="00B078C3">
        <w:rPr>
          <w:rFonts w:ascii="FontbitDavid" w:hAnsi="FontbitDavid"/>
          <w:sz w:val="24"/>
          <w:rtl/>
        </w:rPr>
        <w:t xml:space="preserve">: איזהו מת שיש לו רקב ואיזהו מת שאין לו רקב: נקבר ערום בארון של שיש, או </w:t>
      </w:r>
      <w:r w:rsidRPr="00B078C3">
        <w:rPr>
          <w:rFonts w:ascii="FontbitDavid" w:hAnsi="FontbitDavid"/>
          <w:sz w:val="24"/>
          <w:rtl/>
        </w:rPr>
        <w:t xml:space="preserve">ע"ג</w:t>
      </w:r>
      <w:r w:rsidRPr="00B078C3">
        <w:rPr>
          <w:rFonts w:ascii="FontbitDavid" w:hAnsi="FontbitDavid"/>
          <w:sz w:val="24"/>
          <w:rtl/>
        </w:rPr>
        <w:t xml:space="preserve"> רצפה של אבנים - זהו מת שיש לו רקב,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ואיזהו מת שאין לו רקב - נקבר בכסותו, או באר</w:t>
      </w:r>
      <w:r>
        <w:rPr>
          <w:rFonts w:ascii="FontbitDavid" w:hAnsi="FontbitDavid"/>
          <w:sz w:val="24"/>
          <w:rtl/>
        </w:rPr>
        <w:t xml:space="preserve">ון של עץ, או </w:t>
      </w:r>
      <w:r>
        <w:rPr>
          <w:rFonts w:ascii="FontbitDavid" w:hAnsi="FontbitDavid"/>
          <w:sz w:val="24"/>
          <w:rtl/>
        </w:rPr>
        <w:t xml:space="preserve">ע"ג</w:t>
      </w:r>
      <w:r>
        <w:rPr>
          <w:rFonts w:ascii="FontbitDavid" w:hAnsi="FontbitDavid"/>
          <w:sz w:val="24"/>
          <w:rtl/>
        </w:rPr>
        <w:t xml:space="preserve"> רצפה של לבנים</w:t>
      </w:r>
      <w:r w:rsidRPr="00B078C3">
        <w:rPr>
          <w:rFonts w:ascii="FontbitDavid" w:hAnsi="FontbitDavid"/>
          <w:sz w:val="24"/>
          <w:rtl/>
        </w:rPr>
        <w:t xml:space="preserve"> זהו מת שאין לו רקב.</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ולא אמרו רקב - אלא למת בלבד, </w:t>
      </w:r>
      <w:ins w:id="97959" w:author="מנוע מכני" w:date="2026-10-11T12:04:39Z">
        <w:r>
          <w:rPr>
            <w:rFonts w:ascii="FontbitDavid" w:hAnsi="FontbitDavid"/>
            <w:sz w:val="24"/>
            <w:rtl/>
          </w:rPr>
          <w:t xml:space="preserve">למעט</w:t>
        </w:r>
      </w:ins>
      <w:del w:id="97960" w:author="מנוע מכני" w:date="2026-10-11T12:04:39Z">
        <w:r w:rsidRPr="00B078C3">
          <w:rPr>
            <w:rFonts w:ascii="FontbitDavid" w:hAnsi="FontbitDavid"/>
            <w:sz w:val="24"/>
            <w:rtl/>
          </w:rPr>
          <w:delText xml:space="preserve">למעוטי</w:delText>
        </w:r>
      </w:del>
      <w:r w:rsidRPr="00B078C3">
        <w:rPr>
          <w:rFonts w:ascii="FontbitDavid" w:hAnsi="FontbitDavid"/>
          <w:sz w:val="24"/>
          <w:rtl/>
        </w:rPr>
        <w:t xml:space="preserve"> הרוג - דלא.</w:t>
      </w:r>
    </w:p>
    <w:p w:rsidR="00E403F0" w:rsidRDefault="00E403F0" w:rsidP="00E403F0">
      <w:pPr>
        <w:rPr>
          <w:rFonts w:ascii="FontbitDavid" w:hAnsi="FontbitDavid"/>
          <w:sz w:val="24"/>
          <w:rtl/>
        </w:rPr>
      </w:pPr>
    </w:p>
    <w:p>
      <w:pPr>
        <w:pStyle w:val="38"/>
        <w:rPr>
          <w:ins w:id="99811" w:author="מנוע מכני" w:date="2026-10-11T12:04:39Z"/>
        </w:rPr>
      </w:pPr>
      <w:del w:id="99810" w:author="מנוע מכני" w:date="2026-10-11T12:04:39Z">
        <w:r w:rsidRPr="00E744B3">
          <w:delText xml:space="preserve">•</w:delText>
        </w:r>
      </w:del>
      <w:r w:rsidRPr="00E744B3">
        <w:t xml:space="preserve"> </w:t>
      </w:r>
      <w:r w:rsidRPr="00B078C3">
        <w:t xml:space="preserve">גופא:</w:t>
      </w:r>
    </w:p>
    <w:p w:rsidR="00E403F0" w:rsidRPr="00B078C3" w:rsidRDefault="00E403F0" w:rsidP="00E403F0">
      <w:pPr>
        <w:rPr>
          <w:rFonts w:ascii="FontbitDavid" w:hAnsi="FontbitDavid"/>
          <w:sz w:val="24"/>
          <w:rtl/>
        </w:rPr>
      </w:pPr>
      <w:del w:id="998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מלא תרוד רקב שנפל לתוכו עפר כל שהוא - טמא, </w:t>
      </w:r>
      <w:r w:rsidRPr="00B078C3">
        <w:rPr>
          <w:rStyle w:val="2fb"/>
          <w:rFonts w:ascii="FontbitDavid" w:hAnsi="FontbitDavid"/>
          <w:sz w:val="24"/>
          <w:rtl/>
        </w:rPr>
        <w:t xml:space="preserve">ור' שמעון</w:t>
      </w:r>
      <w:r w:rsidRPr="00B078C3">
        <w:rPr>
          <w:rFonts w:ascii="FontbitDavid" w:hAnsi="FontbitDavid"/>
          <w:sz w:val="24"/>
          <w:rtl/>
        </w:rPr>
        <w:t xml:space="preserve"> מטהר.</w:t>
      </w:r>
    </w:p>
    <w:p w:rsidR="00E403F0" w:rsidRPr="00B078C3" w:rsidRDefault="00E403F0" w:rsidP="00E403F0">
      <w:pPr>
        <w:rPr>
          <w:rFonts w:ascii="FontbitDavid" w:hAnsi="FontbitDavid"/>
          <w:sz w:val="24"/>
          <w:rtl/>
        </w:rPr>
      </w:pPr>
      <w:r w:rsidRPr="00B078C3">
        <w:rPr>
          <w:rFonts w:ascii="FontbitDavid" w:hAnsi="FontbitDavid"/>
          <w:sz w:val="24"/>
          <w:rtl/>
        </w:rPr>
        <w:t xml:space="preserve">מלא תרוד רקב שנתפזר בבית - הבית טמא, </w:t>
      </w:r>
      <w:ins w:id="93083" w:author="מנוע מכני" w:date="2026-10-11T12:04:39Z">
        <w:r>
          <w:rPr>
            <w:rStyle w:val="2fb"/>
            <w:rFonts w:ascii="FontbitDavid" w:hAnsi="FontbitDavid"/>
            <w:sz w:val="24"/>
            <w:rtl/>
          </w:rPr>
          <w:t xml:space="preserve">ור"ש</w:t>
        </w:r>
      </w:ins>
      <w:del w:id="93084" w:author="מנוע מכני" w:date="2026-10-11T12:04:39Z">
        <w:r w:rsidRPr="00B078C3">
          <w:rPr>
            <w:rFonts w:ascii="FontbitDavid" w:hAnsi="FontbitDavid"/>
            <w:sz w:val="24"/>
            <w:rtl/>
          </w:rPr>
          <w:delText xml:space="preserve">ורבי שמעון</w:delText>
        </w:r>
      </w:del>
      <w:r w:rsidRPr="00B078C3">
        <w:rPr>
          <w:rFonts w:ascii="FontbitDavid" w:hAnsi="FontbitDavid"/>
          <w:sz w:val="24"/>
          <w:rtl/>
        </w:rPr>
        <w:t xml:space="preserve"> מטהר.</w:t>
      </w:r>
    </w:p>
    <w:p w:rsidR="00E403F0" w:rsidRPr="00B078C3" w:rsidRDefault="00E403F0" w:rsidP="00E403F0">
      <w:pPr>
        <w:rPr>
          <w:rFonts w:ascii="FontbitDavid" w:hAnsi="FontbitDavid"/>
          <w:sz w:val="24"/>
          <w:rtl/>
        </w:rPr>
      </w:pPr>
      <w:r w:rsidRPr="009D46C3">
        <w:rPr>
          <w:rFonts w:ascii="FontbitDavid" w:hAnsi="FontbitDavid"/>
          <w:b/>
          <w:bCs/>
          <w:sz w:val="24"/>
          <w:rtl/>
        </w:rPr>
        <w:t>וצריכא</w:t>
      </w:r>
      <w:r w:rsidRPr="00B078C3">
        <w:rPr>
          <w:rFonts w:ascii="FontbitDavid" w:hAnsi="FontbitDavid"/>
          <w:sz w:val="24"/>
          <w:rtl/>
        </w:rPr>
        <w:t>.</w:t>
      </w:r>
    </w:p>
    <w:p w:rsidR="00E403F0" w:rsidRPr="00B078C3" w:rsidRDefault="00E403F0" w:rsidP="00E403F0">
      <w:pPr>
        <w:rPr>
          <w:rFonts w:ascii="FontbitDavid" w:hAnsi="FontbitDavid"/>
          <w:sz w:val="24"/>
          <w:rtl/>
        </w:rPr>
      </w:pPr>
      <w:ins w:id="97393" w:author="מנוע מכני" w:date="2026-10-11T12:04:39Z">
        <w:r>
          <w:rPr>
            <w:rFonts w:ascii="FontbitDavid" w:hAnsi="FontbitDavid"/>
            <w:sz w:val="24"/>
            <w:rtl/>
          </w:rPr>
          <w:t xml:space="preserve">דאם </w:t>
        </w:r>
      </w:ins>
      <w:del w:id="97394" w:author="מנוע מכני" w:date="2026-10-11T12:04:39Z">
        <w:r w:rsidRPr="00B078C3">
          <w:rPr>
            <w:rFonts w:ascii="FontbitDavid" w:hAnsi="FontbitDavid"/>
            <w:sz w:val="24"/>
            <w:rtl/>
          </w:rPr>
          <w:delText xml:space="preserve">דאי </w:delText>
        </w:r>
      </w:del>
      <w:ins w:id="90109" w:author="Claude - סמנטי" w:date="2026-10-11T12:19:29Z">
        <w:r>
          <w:rPr>
            <w:rFonts w:ascii="FontbitDavid" w:hAnsi="FontbitDavid"/>
            <w:sz w:val="24"/>
            <w:rtl/>
          </w:rPr>
          <w:t xml:space="preserve">משמיע לנו</w:t>
        </w:r>
      </w:ins>
      <w:del w:id="90110" w:author="Claude - סמנטי" w:date="2026-10-11T12:19:29Z">
        <w:r w:rsidRPr="00B078C3">
          <w:rPr>
            <w:rFonts w:ascii="FontbitDavid" w:hAnsi="FontbitDavid"/>
            <w:sz w:val="24"/>
            <w:rtl/>
          </w:rPr>
          <w:delText xml:space="preserve">אשמעינן</w:delText>
        </w:r>
      </w:del>
      <w:r w:rsidRPr="00B078C3">
        <w:rPr>
          <w:rFonts w:ascii="FontbitDavid" w:hAnsi="FontbitDavid"/>
          <w:sz w:val="24"/>
          <w:rtl/>
        </w:rPr>
        <w:t xml:space="preserve"> </w:t>
      </w:r>
      <w:ins w:id="97121" w:author="מנוע מכני" w:date="2026-10-11T12:04:39Z">
        <w:r>
          <w:rPr>
            <w:rFonts w:ascii="FontbitDavid" w:hAnsi="FontbitDavid"/>
            <w:sz w:val="24"/>
            <w:rtl/>
          </w:rPr>
          <w:t xml:space="preserve">ראשונה</w:t>
        </w:r>
      </w:ins>
      <w:del w:id="97122" w:author="מנוע מכני" w:date="2026-10-11T12:04:39Z">
        <w:r w:rsidRPr="00B078C3">
          <w:rPr>
            <w:rFonts w:ascii="FontbitDavid" w:hAnsi="FontbitDavid"/>
            <w:sz w:val="24"/>
            <w:rtl/>
          </w:rPr>
          <w:delText xml:space="preserve">קמייתא</w:delText>
        </w:r>
      </w:del>
      <w:r w:rsidRPr="00B078C3">
        <w:rPr>
          <w:rFonts w:ascii="FontbitDavid" w:hAnsi="FontbitDavid"/>
          <w:sz w:val="24"/>
          <w:rtl/>
        </w:rPr>
        <w:t xml:space="preserve"> בההיא </w:t>
      </w:r>
      <w:ins w:id="98311" w:author="מנוע מכני" w:date="2026-10-11T12:04:39Z">
        <w:r>
          <w:rPr>
            <w:rFonts w:ascii="FontbitDavid" w:hAnsi="FontbitDavid"/>
            <w:sz w:val="24"/>
            <w:rtl/>
          </w:rPr>
          <w:t xml:space="preserve">אומרים</w:t>
        </w:r>
      </w:ins>
      <w:del w:id="98312" w:author="מנוע מכני" w:date="2026-10-11T12:04:39Z">
        <w:r w:rsidRPr="00B078C3">
          <w:rPr>
            <w:rFonts w:ascii="FontbitDavid" w:hAnsi="FontbitDavid"/>
            <w:sz w:val="24"/>
            <w:rtl/>
          </w:rPr>
          <w:delText xml:space="preserve">קאמרי</w:delText>
        </w:r>
      </w:del>
      <w:r w:rsidRPr="00B078C3">
        <w:rPr>
          <w:rFonts w:ascii="FontbitDavid" w:hAnsi="FontbitDavid"/>
          <w:sz w:val="24"/>
          <w:rtl/>
        </w:rPr>
        <w:t xml:space="preserve"> רבנן משום דמכניף אבל נתפזר</w:t>
      </w:r>
      <w:ins w:id="96811" w:author="מנוע מכני" w:date="2026-10-11T12:04:39Z">
        <w:r>
          <w:rPr>
            <w:rFonts w:ascii="FontbitDavid" w:hAnsi="FontbitDavid"/>
            <w:sz w:val="24"/>
            <w:rtl/>
          </w:rPr>
          <w:t xml:space="preserve"> </w:t>
        </w:r>
      </w:ins>
      <w:del w:id="968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אימא מודו לו </w:t>
      </w:r>
      <w:r w:rsidRPr="00B078C3">
        <w:rPr>
          <w:rStyle w:val="2fb"/>
          <w:rFonts w:ascii="FontbitDavid" w:hAnsi="FontbitDavid"/>
          <w:sz w:val="24"/>
          <w:rtl/>
        </w:rPr>
        <w:t xml:space="preserve">ל</w:t>
      </w:r>
      <w:ins w:id="91207" w:author="מנוע מכני" w:date="2026-10-11T12:04:39Z">
        <w:r>
          <w:rPr>
            <w:rStyle w:val="2fb"/>
            <w:rFonts w:ascii="FontbitDavid" w:hAnsi="FontbitDavid"/>
            <w:sz w:val="24"/>
            <w:rtl/>
          </w:rPr>
          <w:t xml:space="preserve">ר"ש</w:t>
        </w:r>
      </w:ins>
      <w:del w:id="91208"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''ש</w:delText>
        </w:r>
      </w:del>
      <w:r w:rsidRPr="00B078C3">
        <w:rPr>
          <w:rFonts w:ascii="FontbitDavid" w:hAnsi="FontbitDavid"/>
          <w:sz w:val="24"/>
          <w:rtl/>
        </w:rPr>
        <w:t xml:space="preserve"> דאין מאהיל וחוזר ומאהיל.</w:t>
      </w:r>
    </w:p>
    <w:p w:rsidR="00E403F0" w:rsidRPr="00017C1D" w:rsidRDefault="00E403F0" w:rsidP="00E403F0">
      <w:pPr>
        <w:rPr>
          <w:rFonts w:ascii="FontbitDavid" w:hAnsi="FontbitDavid"/>
          <w:spacing w:val="-6"/>
          <w:sz w:val="24"/>
          <w:rtl/>
        </w:rPr>
      </w:pPr>
      <w:ins w:id="97395" w:author="מנוע מכני" w:date="2026-10-11T12:04:39Z">
        <w:r>
          <w:rPr>
            <w:rFonts w:ascii="FontbitDavid" w:hAnsi="FontbitDavid"/>
            <w:spacing w:val="-6"/>
            <w:sz w:val="24"/>
            <w:rtl/>
          </w:rPr>
          <w:t xml:space="preserve">ואם </w:t>
        </w:r>
      </w:ins>
      <w:del w:id="97396" w:author="מנוע מכני" w:date="2026-10-11T12:04:39Z">
        <w:r w:rsidRPr="00017C1D">
          <w:rPr>
            <w:rFonts w:ascii="FontbitDavid" w:hAnsi="FontbitDavid"/>
            <w:spacing w:val="-6"/>
            <w:sz w:val="24"/>
            <w:rtl/>
          </w:rPr>
          <w:delText xml:space="preserve">ואי </w:delText>
        </w:r>
      </w:del>
      <w:ins w:id="90111" w:author="Claude - סמנטי" w:date="2026-10-11T12:19:29Z">
        <w:r>
          <w:rPr>
            <w:rFonts w:ascii="FontbitDavid" w:hAnsi="FontbitDavid"/>
            <w:spacing w:val="-6"/>
            <w:sz w:val="24"/>
            <w:rtl/>
          </w:rPr>
          <w:t xml:space="preserve">משמיע לנו</w:t>
        </w:r>
      </w:ins>
      <w:del w:id="90112" w:author="Claude - סמנטי" w:date="2026-10-11T12:19:29Z">
        <w:r w:rsidRPr="00017C1D">
          <w:rPr>
            <w:rFonts w:ascii="FontbitDavid" w:hAnsi="FontbitDavid"/>
            <w:spacing w:val="-6"/>
            <w:sz w:val="24"/>
            <w:rtl/>
          </w:rPr>
          <w:delText xml:space="preserve">אשמעינן</w:delText>
        </w:r>
      </w:del>
      <w:r w:rsidRPr="00017C1D">
        <w:rPr>
          <w:rFonts w:ascii="FontbitDavid" w:hAnsi="FontbitDavid"/>
          <w:spacing w:val="-6"/>
          <w:sz w:val="24"/>
          <w:rtl/>
        </w:rPr>
        <w:t xml:space="preserve"> </w:t>
      </w:r>
      <w:ins w:id="97743" w:author="מנוע מכני" w:date="2026-10-11T12:04:39Z">
        <w:r>
          <w:rPr>
            <w:rFonts w:ascii="FontbitDavid" w:hAnsi="FontbitDavid"/>
            <w:spacing w:val="-6"/>
            <w:sz w:val="24"/>
            <w:rtl/>
          </w:rPr>
          <w:t xml:space="preserve">בזה</w:t>
        </w:r>
      </w:ins>
      <w:del w:id="97744" w:author="מנוע מכני" w:date="2026-10-11T12:04:39Z">
        <w:r w:rsidRPr="00017C1D">
          <w:rPr>
            <w:rFonts w:ascii="FontbitDavid" w:hAnsi="FontbitDavid"/>
            <w:spacing w:val="-6"/>
            <w:sz w:val="24"/>
            <w:rtl/>
          </w:rPr>
          <w:delText xml:space="preserve">בהא</w:delText>
        </w:r>
      </w:del>
      <w:r w:rsidRPr="00017C1D">
        <w:rPr>
          <w:rFonts w:ascii="FontbitDavid" w:hAnsi="FontbitDavid"/>
          <w:spacing w:val="-6"/>
          <w:sz w:val="24"/>
          <w:rtl/>
        </w:rPr>
        <w:t xml:space="preserve"> </w:t>
      </w:r>
      <w:ins w:id="97745" w:author="מנוע מכני" w:date="2026-10-11T12:04:39Z">
        <w:r>
          <w:rPr>
            <w:rFonts w:ascii="FontbitDavid" w:hAnsi="FontbitDavid"/>
            <w:spacing w:val="-6"/>
            <w:sz w:val="24"/>
            <w:rtl/>
          </w:rPr>
          <w:t xml:space="preserve">בזה</w:t>
        </w:r>
      </w:ins>
      <w:del w:id="97746" w:author="מנוע מכני" w:date="2026-10-11T12:04:39Z">
        <w:r w:rsidRPr="00017C1D">
          <w:rPr>
            <w:rFonts w:ascii="FontbitDavid" w:hAnsi="FontbitDavid"/>
            <w:spacing w:val="-6"/>
            <w:sz w:val="24"/>
            <w:rtl/>
          </w:rPr>
          <w:delText xml:space="preserve">בהא</w:delText>
        </w:r>
      </w:del>
      <w:r w:rsidRPr="00017C1D">
        <w:rPr>
          <w:rFonts w:ascii="FontbitDavid" w:hAnsi="FontbitDavid"/>
          <w:spacing w:val="-6"/>
          <w:sz w:val="24"/>
          <w:rtl/>
        </w:rPr>
        <w:t xml:space="preserve"> </w:t>
      </w:r>
      <w:r w:rsidRPr="00017C1D">
        <w:rPr>
          <w:rStyle w:val="2fb"/>
          <w:rFonts w:ascii="FontbitDavid" w:hAnsi="FontbitDavid"/>
          <w:spacing w:val="-6"/>
          <w:sz w:val="24"/>
          <w:rtl/>
        </w:rPr>
        <w:t xml:space="preserve">א</w:t>
      </w:r>
      <w:ins w:id="91209" w:author="מנוע מכני" w:date="2026-10-11T12:04:39Z">
        <w:r>
          <w:rPr>
            <w:rStyle w:val="2fb"/>
            <w:rFonts w:ascii="FontbitDavid" w:hAnsi="FontbitDavid" w:hint="cs"/>
            <w:spacing w:val="-6"/>
            <w:sz w:val="24"/>
            <w:rtl/>
          </w:rPr>
          <w:t xml:space="preserve">ר"ש</w:t>
        </w:r>
      </w:ins>
      <w:del w:id="91210" w:author="מנוע מכני" w:date="2026-10-11T12:04:39Z">
        <w:r w:rsidRPr="00017C1D">
          <w:rPr>
            <w:rFonts w:ascii="FontbitDavid" w:hAnsi="FontbitDavid" w:hint="cs"/>
            <w:spacing w:val="-6"/>
            <w:sz w:val="24"/>
            <w:rtl/>
          </w:rPr>
          <w:delText xml:space="preserve">ר''ש</w:delText>
        </w:r>
      </w:del>
      <w:r w:rsidRPr="00017C1D">
        <w:rPr>
          <w:rFonts w:ascii="FontbitDavid" w:hAnsi="FontbitDavid" w:hint="cs"/>
          <w:spacing w:val="-6"/>
          <w:sz w:val="24"/>
          <w:rtl/>
        </w:rPr>
        <w:t xml:space="preserve"> </w:t>
      </w:r>
      <w:r w:rsidRPr="00017C1D">
        <w:rPr>
          <w:rFonts w:ascii="FontbitDavid" w:hAnsi="FontbitDavid"/>
          <w:spacing w:val="-6"/>
          <w:sz w:val="24"/>
          <w:rtl/>
        </w:rPr>
        <w:t xml:space="preserve">דאין מאהיל וחוזר ומאהיל, אבל </w:t>
      </w:r>
      <w:ins w:id="97747" w:author="מנוע מכני" w:date="2026-10-11T12:04:39Z">
        <w:r>
          <w:rPr>
            <w:rFonts w:ascii="FontbitDavid" w:hAnsi="FontbitDavid"/>
            <w:spacing w:val="-6"/>
            <w:sz w:val="24"/>
            <w:rtl/>
          </w:rPr>
          <w:t xml:space="preserve">בזה</w:t>
        </w:r>
      </w:ins>
      <w:del w:id="97748" w:author="מנוע מכני" w:date="2026-10-11T12:04:39Z">
        <w:r w:rsidRPr="00017C1D">
          <w:rPr>
            <w:rFonts w:ascii="FontbitDavid" w:hAnsi="FontbitDavid"/>
            <w:spacing w:val="-6"/>
            <w:sz w:val="24"/>
            <w:rtl/>
          </w:rPr>
          <w:delText xml:space="preserve">בהא</w:delText>
        </w:r>
      </w:del>
      <w:r w:rsidRPr="00017C1D">
        <w:rPr>
          <w:rFonts w:ascii="FontbitDavid" w:hAnsi="FontbitDavid"/>
          <w:spacing w:val="-6"/>
          <w:sz w:val="24"/>
          <w:rtl/>
        </w:rPr>
        <w:t xml:space="preserve"> אימא מודה </w:t>
      </w:r>
      <w:ins w:id="97031" w:author="מנוע מכני" w:date="2026-10-11T12:04:39Z">
        <w:r>
          <w:rPr>
            <w:rFonts w:ascii="FontbitDavid" w:hAnsi="FontbitDavid"/>
            <w:spacing w:val="-6"/>
            <w:sz w:val="24"/>
            <w:rtl/>
          </w:rPr>
          <w:t xml:space="preserve">להם</w:t>
        </w:r>
      </w:ins>
      <w:del w:id="97032" w:author="מנוע מכני" w:date="2026-10-11T12:04:39Z">
        <w:r w:rsidRPr="00017C1D">
          <w:rPr>
            <w:rFonts w:ascii="FontbitDavid" w:hAnsi="FontbitDavid"/>
            <w:spacing w:val="-6"/>
            <w:sz w:val="24"/>
            <w:rtl/>
          </w:rPr>
          <w:delText xml:space="preserve">להו</w:delText>
        </w:r>
      </w:del>
      <w:r w:rsidRPr="00017C1D">
        <w:rPr>
          <w:rFonts w:ascii="FontbitDavid" w:hAnsi="FontbitDavid"/>
          <w:spacing w:val="-6"/>
          <w:sz w:val="24"/>
          <w:rtl/>
        </w:rPr>
        <w:t xml:space="preserve"> לרבנן, </w:t>
      </w:r>
      <w:r w:rsidRPr="00017C1D">
        <w:rPr>
          <w:rFonts w:ascii="FontbitDavid" w:hAnsi="FontbitDavid"/>
          <w:b/>
          <w:bCs/>
          <w:spacing w:val="-6"/>
          <w:sz w:val="24"/>
          <w:rtl/>
        </w:rPr>
        <w:t>צריכא</w:t>
      </w:r>
      <w:r w:rsidRPr="00017C1D">
        <w:rPr>
          <w:rFonts w:ascii="FontbitDavid" w:hAnsi="FontbitDavid"/>
          <w:spacing w:val="-6"/>
          <w:sz w:val="24"/>
          <w:rtl/>
        </w:rPr>
        <w:t>.</w:t>
      </w:r>
    </w:p>
    <w:p w:rsidR="00E403F0" w:rsidRDefault="00E403F0" w:rsidP="00E403F0">
      <w:pPr>
        <w:rPr>
          <w:rFonts w:ascii="FontbitDavid" w:hAnsi="FontbitDavid"/>
          <w:sz w:val="24"/>
          <w:rtl/>
        </w:rPr>
      </w:pPr>
    </w:p>
    <w:p>
      <w:pPr>
        <w:pStyle w:val="38"/>
        <w:rPr>
          <w:ins w:id="99814" w:author="מנוע מכני" w:date="2026-10-11T12:04:39Z"/>
        </w:rPr>
      </w:pPr>
      <w:del w:id="99813" w:author="מנוע מכני" w:date="2026-10-11T12:04:39Z">
        <w:r w:rsidRPr="00E744B3">
          <w:delText xml:space="preserve">•</w:delText>
        </w:r>
      </w:del>
      <w:r w:rsidRPr="00E744B3">
        <w:t xml:space="preserve"> </w:t>
      </w:r>
      <w:r w:rsidRPr="00B078C3">
        <w:t xml:space="preserve">תניא</w:t>
      </w:r>
      <w:r w:rsidRPr="00B078C3">
        <w:t xml:space="preserve"> אידך:</w:t>
      </w:r>
    </w:p>
    <w:p w:rsidR="00E403F0" w:rsidRPr="00B078C3" w:rsidRDefault="00E403F0" w:rsidP="00E403F0">
      <w:pPr>
        <w:rPr>
          <w:rFonts w:ascii="FontbitDavid" w:hAnsi="FontbitDavid"/>
          <w:sz w:val="24"/>
          <w:rtl/>
        </w:rPr>
      </w:pPr>
      <w:del w:id="998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מלא תרוד ועוד, עפר בית הקברות - טמא.</w:t>
      </w:r>
      <w:ins w:id="96813" w:author="מנוע מכני" w:date="2026-10-11T12:04:39Z">
        <w:ins w:id="96815" w:author="מנוע מכני" w:date="2026-10-11T12:04:39Z">
          <w:r>
            <w:rPr>
              <w:rFonts w:ascii="FontbitDavid" w:hAnsi="FontbitDavid" w:hint="cs"/>
              <w:sz w:val="24"/>
              <w:rtl/>
            </w:rPr>
            <w:t xml:space="preserve"> </w:t>
          </w:r>
        </w:ins>
        <w:del w:id="96816" w:author="מנוע מכני" w:date="2026-10-11T12:04:39Z">
          <w:r>
            <w:rPr>
              <w:rFonts w:ascii="FontbitDavid" w:hAnsi="FontbitDavid" w:hint="cs"/>
              <w:sz w:val="24"/>
              <w:rtl/>
            </w:rPr>
            <w:delText xml:space="preserve"> </w:delText>
          </w:r>
          <w:r>
            <w:rPr>
              <w:rFonts w:ascii="FontbitDavid" w:hAnsi="FontbitDavid" w:hint="cs"/>
              <w:sz w:val="24"/>
              <w:rtl/>
            </w:rPr>
            <w:delText xml:space="preserve"> </w:delText>
          </w:r>
        </w:del>
      </w:ins>
      <w:del w:id="96814" w:author="מנוע מכני" w:date="2026-10-11T12:04:39Z">
        <w:r>
          <w:rPr>
            <w:rFonts w:ascii="FontbitDavid" w:hAnsi="FontbitDavid" w:hint="cs"/>
            <w:sz w:val="24"/>
            <w:rtl/>
          </w:rPr>
          <w:delText xml:space="preserve">  </w:delText>
        </w:r>
      </w:del>
      <w:r>
        <w:rPr>
          <w:rFonts w:ascii="FontbitDavid" w:hAnsi="FontbitDavid"/>
          <w:sz w:val="24"/>
          <w:rtl/>
        </w:rPr>
        <w:tab/>
      </w:r>
      <w:r>
        <w:rPr>
          <w:rFonts w:ascii="FontbitDavid" w:hAnsi="FontbitDavid"/>
          <w:sz w:val="24"/>
          <w:rtl/>
        </w:rPr>
        <w:tab/>
      </w:r>
      <w:r>
        <w:rPr>
          <w:rStyle w:val="2fb"/>
          <w:rFonts w:ascii="FontbitDavid" w:hAnsi="FontbitDavid" w:hint="cs"/>
          <w:sz w:val="24"/>
          <w:rtl/>
        </w:rPr>
        <w:t xml:space="preserve">ו</w:t>
      </w:r>
      <w:ins w:id="91211" w:author="מנוע מכני" w:date="2026-10-11T12:04:39Z">
        <w:r>
          <w:rPr>
            <w:rStyle w:val="2fb"/>
            <w:rFonts w:ascii="FontbitDavid" w:hAnsi="FontbitDavid" w:hint="cs"/>
            <w:sz w:val="24"/>
            <w:rtl/>
          </w:rPr>
          <w:t xml:space="preserve">ר"ש</w:t>
        </w:r>
      </w:ins>
      <w:del w:id="91212"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w:t>
      </w:r>
      <w:r w:rsidRPr="00B078C3">
        <w:rPr>
          <w:rFonts w:ascii="FontbitDavid" w:hAnsi="FontbitDavid"/>
          <w:sz w:val="24"/>
          <w:rtl/>
        </w:rPr>
        <w:t>מטהר.</w:t>
      </w:r>
    </w:p>
    <w:p>
      <w:pPr>
        <w:pStyle w:val="38"/>
        <w:rPr>
          <w:ins w:id="99816" w:author="מנוע מכני" w:date="2026-10-11T12:04:39Z"/>
        </w:rPr>
      </w:pPr>
      <w:ins w:id="91213" w:author="מנוע מכני" w:date="2026-10-11T12:04:39Z">
        <w:r>
          <w:t xml:space="preserve">מ"ט</w:t>
        </w:r>
      </w:ins>
      <w:del w:id="91214" w:author="מנוע מכני" w:date="2026-10-11T12:04:39Z">
        <w:r w:rsidRPr="00B078C3">
          <w:delText xml:space="preserve">מ</w:delText>
        </w:r>
        <w:r>
          <w:delText xml:space="preserve">''ט</w:delText>
        </w:r>
      </w:del>
      <w:r>
        <w:t xml:space="preserve"> </w:t>
      </w:r>
      <w:r w:rsidRPr="00B078C3">
        <w:t xml:space="preserve">דרבנן?</w:t>
      </w:r>
    </w:p>
    <w:p w:rsidR="00E403F0" w:rsidRPr="00B078C3" w:rsidRDefault="00E403F0" w:rsidP="00E403F0">
      <w:pPr>
        <w:rPr>
          <w:rFonts w:ascii="FontbitDavid" w:hAnsi="FontbitDavid"/>
          <w:sz w:val="24"/>
          <w:rtl/>
        </w:rPr>
      </w:pPr>
      <w:del w:id="998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לפי שא"א למלא תרוד ועוד עפר בית הקברות שאין בו מלא תרוד רקב.</w:t>
      </w:r>
    </w:p>
    <w:p w:rsidR="00E403F0" w:rsidRPr="00017C1D" w:rsidRDefault="00E403F0" w:rsidP="00E403F0">
      <w:pPr>
        <w:rPr>
          <w:rFonts w:ascii="FontbitDavid" w:hAnsi="FontbitDavid"/>
          <w:spacing w:val="-4"/>
          <w:sz w:val="24"/>
          <w:rtl/>
        </w:rPr>
      </w:pPr>
      <w:ins w:id="95421" w:author="מנוע מכני" w:date="2026-10-11T12:04:39Z">
        <w:r>
          <w:rPr>
            <w:rFonts w:ascii="FontbitDavid" w:hAnsi="FontbitDavid"/>
            <w:spacing w:val="-4"/>
            <w:sz w:val="24"/>
            <w:rtl/>
          </w:rPr>
          <w:t xml:space="preserve">עכשיו</w:t>
        </w:r>
      </w:ins>
      <w:del w:id="95422" w:author="מנוע מכני" w:date="2026-10-11T12:04:39Z">
        <w:r w:rsidRPr="00017C1D">
          <w:rPr>
            <w:rFonts w:ascii="FontbitDavid" w:hAnsi="FontbitDavid"/>
            <w:spacing w:val="-4"/>
            <w:sz w:val="24"/>
            <w:rtl/>
          </w:rPr>
          <w:delText xml:space="preserve">השתא</w:delText>
        </w:r>
      </w:del>
      <w:r w:rsidRPr="00017C1D">
        <w:rPr>
          <w:rFonts w:ascii="FontbitDavid" w:hAnsi="FontbitDavid"/>
          <w:spacing w:val="-4"/>
          <w:sz w:val="24"/>
          <w:rtl/>
        </w:rPr>
        <w:t xml:space="preserve"> דאמרת טעמא </w:t>
      </w:r>
      <w:r w:rsidRPr="00017C1D">
        <w:rPr>
          <w:rStyle w:val="2fb"/>
          <w:rFonts w:ascii="FontbitDavid" w:hAnsi="FontbitDavid"/>
          <w:spacing w:val="-4"/>
          <w:sz w:val="24"/>
          <w:rtl/>
        </w:rPr>
        <w:t xml:space="preserve">ד</w:t>
      </w:r>
      <w:ins w:id="91215" w:author="מנוע מכני" w:date="2026-10-11T12:04:39Z">
        <w:r>
          <w:rPr>
            <w:rStyle w:val="2fb"/>
            <w:rFonts w:ascii="FontbitDavid" w:hAnsi="FontbitDavid"/>
            <w:spacing w:val="-4"/>
            <w:sz w:val="24"/>
            <w:rtl/>
          </w:rPr>
          <w:t xml:space="preserve">ר"ש</w:t>
        </w:r>
      </w:ins>
      <w:del w:id="91216" w:author="מנוע מכני" w:date="2026-10-11T12:04:39Z">
        <w:r w:rsidRPr="00017C1D">
          <w:rPr>
            <w:rFonts w:ascii="FontbitDavid" w:hAnsi="FontbitDavid"/>
            <w:spacing w:val="-4"/>
            <w:sz w:val="24"/>
            <w:rtl/>
          </w:rPr>
          <w:delText xml:space="preserve">ר</w:delText>
        </w:r>
        <w:r w:rsidRPr="00017C1D">
          <w:rPr>
            <w:rFonts w:ascii="FontbitDavid" w:hAnsi="FontbitDavid" w:hint="cs"/>
            <w:spacing w:val="-4"/>
            <w:sz w:val="24"/>
            <w:rtl/>
          </w:rPr>
          <w:delText xml:space="preserve">''ש</w:delText>
        </w:r>
      </w:del>
      <w:r w:rsidRPr="00017C1D">
        <w:rPr>
          <w:rFonts w:ascii="FontbitDavid" w:hAnsi="FontbitDavid"/>
          <w:spacing w:val="-4"/>
          <w:sz w:val="24"/>
          <w:rtl/>
        </w:rPr>
        <w:t xml:space="preserve"> משום סופו כתחלתו, גבי שליא –</w:t>
      </w:r>
      <w:r w:rsidRPr="00017C1D">
        <w:rPr>
          <w:rFonts w:ascii="FontbitDavid" w:hAnsi="FontbitDavid" w:hint="cs"/>
          <w:spacing w:val="-4"/>
          <w:sz w:val="24"/>
          <w:rtl/>
        </w:rPr>
        <w:t xml:space="preserve"> </w:t>
      </w:r>
      <w:r w:rsidRPr="00017C1D">
        <w:rPr>
          <w:rStyle w:val="2fb"/>
          <w:rFonts w:ascii="FontbitDavid" w:hAnsi="FontbitDavid" w:hint="cs"/>
          <w:spacing w:val="-4"/>
          <w:sz w:val="24"/>
          <w:rtl/>
        </w:rPr>
        <w:t xml:space="preserve">אר</w:t>
      </w:r>
      <w:ins w:id="91217" w:author="מנוע מכני" w:date="2026-10-11T12:04:39Z">
        <w:r>
          <w:rPr>
            <w:rStyle w:val="2fb"/>
            <w:rFonts w:ascii="FontbitDavid" w:hAnsi="FontbitDavid" w:hint="cs"/>
            <w:spacing w:val="-4"/>
            <w:sz w:val="24"/>
            <w:rtl/>
          </w:rPr>
          <w:t xml:space="preserve">י"ו</w:t>
        </w:r>
      </w:ins>
      <w:del w:id="91218" w:author="מנוע מכני" w:date="2026-10-11T12:04:39Z">
        <w:r w:rsidRPr="00017C1D">
          <w:rPr>
            <w:rFonts w:ascii="FontbitDavid" w:hAnsi="FontbitDavid" w:hint="cs"/>
            <w:spacing w:val="-4"/>
            <w:sz w:val="24"/>
            <w:rtl/>
          </w:rPr>
          <w:delText xml:space="preserve">י''ו</w:delText>
        </w:r>
      </w:del>
      <w:r w:rsidRPr="00017C1D">
        <w:rPr>
          <w:rFonts w:ascii="FontbitDavid" w:hAnsi="FontbitDavid"/>
          <w:spacing w:val="-4"/>
          <w:sz w:val="24"/>
          <w:rtl/>
        </w:rPr>
        <w:t>: משום בטול ברוב נגעו בה.</w:t>
      </w:r>
    </w:p>
    <w:p>
      <w:pPr>
        <w:pStyle w:val="afffff8"/>
        <w:rPr>
          <w:ins w:id="90451" w:author="קלוד" w:date="2026-10-11T12:23:38Z"/>
        </w:rPr>
      </w:pPr>
      <w:ins w:id="90452" w:author="קלוד" w:date="2026-10-11T12:23:38Z">
        <w:r>
          <w:rPr>
            <w:color w:val="7B3F00"/>
          </w:rPr>
          <w:t xml:space="preserve">חררת דם בבהמה גסה - ראב"י, תקבר ופטורה מבכורה</w:t>
        </w:r>
      </w:ins>
    </w:p>
    <w:p>
      <w:pPr>
        <w:pStyle w:val="38"/>
        <w:rPr>
          <w:ins w:id="99818" w:author="מנוע מכני" w:date="2026-10-11T12:04:39Z"/>
        </w:rPr>
      </w:pPr>
      <w:r w:rsidRPr="00B078C3">
        <w:t xml:space="preserve">ואזדא ר</w:t>
      </w:r>
      <w:ins w:id="91219" w:author="מנוע מכני" w:date="2026-10-11T12:04:39Z">
        <w:r>
          <w:t xml:space="preserve">י"ו</w:t>
        </w:r>
      </w:ins>
      <w:del w:id="91220" w:author="מנוע מכני" w:date="2026-10-11T12:04:39Z">
        <w:r w:rsidRPr="00B078C3">
          <w:delText xml:space="preserve">י''ו</w:delText>
        </w:r>
      </w:del>
      <w:r w:rsidRPr="00B078C3">
        <w:t xml:space="preserve"> </w:t>
      </w:r>
      <w:ins w:id="93899" w:author="מנוע מכני" w:date="2026-10-11T12:04:39Z">
        <w:r>
          <w:t xml:space="preserve">לשיטתו</w:t>
        </w:r>
      </w:ins>
      <w:del w:id="93900" w:author="מנוע מכני" w:date="2026-10-11T12:04:39Z">
        <w:r w:rsidRPr="00B078C3">
          <w:delText xml:space="preserve">לטעמיה</w:delText>
        </w:r>
      </w:del>
      <w:r w:rsidRPr="00B078C3">
        <w:t xml:space="preserve">,:</w:t>
      </w:r>
    </w:p>
    <w:p w:rsidR="00E403F0" w:rsidRPr="00B078C3" w:rsidRDefault="00E403F0" w:rsidP="00E403F0">
      <w:pPr>
        <w:rPr>
          <w:rFonts w:ascii="FontbitDavid" w:hAnsi="FontbitDavid"/>
          <w:sz w:val="24"/>
          <w:rtl/>
        </w:rPr>
      </w:pPr>
      <w:del w:id="99819" w:author="מנוע מכני" w:date="2026-10-11T12:04:39Z">
        <w:r w:rsidRPr="00B078C3">
          <w:rPr>
            <w:rFonts w:ascii="FontbitDavid" w:hAnsi="FontbitDavid"/>
            <w:sz w:val="24"/>
            <w:rtl/>
          </w:rPr>
          <w:delText xml:space="preserve"> </w:delText>
        </w:r>
      </w:del>
      <w:ins w:id="93085" w:author="מנוע מכני" w:date="2026-10-11T12:04:39Z">
        <w:r>
          <w:rPr>
            <w:rStyle w:val="2fb"/>
            <w:rFonts w:ascii="FontbitDavid" w:hAnsi="FontbitDavid" w:hint="cs"/>
            <w:sz w:val="24"/>
            <w:rtl/>
          </w:rPr>
          <w:t xml:space="preserve">דר"ש</w:t>
        </w:r>
      </w:ins>
      <w:del w:id="93086" w:author="מנוע מכני" w:date="2026-10-11T12:04:39Z">
        <w:r>
          <w:rPr>
            <w:rFonts w:ascii="FontbitDavid" w:hAnsi="FontbitDavid" w:hint="cs"/>
            <w:sz w:val="24"/>
            <w:rtl/>
          </w:rPr>
          <w:delText xml:space="preserve">ד</w:delText>
        </w:r>
        <w:r w:rsidRPr="00B078C3">
          <w:rPr>
            <w:rFonts w:ascii="FontbitDavid" w:hAnsi="FontbitDavid"/>
            <w:sz w:val="24"/>
            <w:rtl/>
          </w:rPr>
          <w:delText xml:space="preserve">רבי שמעון</w:delText>
        </w:r>
      </w:del>
      <w:r w:rsidRPr="00B078C3">
        <w:rPr>
          <w:rFonts w:ascii="FontbitDavid" w:hAnsi="FontbitDavid"/>
          <w:sz w:val="24"/>
          <w:rtl/>
        </w:rPr>
        <w:t xml:space="preserve"> </w:t>
      </w:r>
      <w:r w:rsidRPr="00B078C3">
        <w:rPr>
          <w:rStyle w:val="2fb"/>
          <w:rFonts w:ascii="FontbitDavid" w:hAnsi="FontbitDavid"/>
          <w:sz w:val="24"/>
          <w:rtl/>
        </w:rPr>
        <w:t xml:space="preserve">ור"א</w:t>
      </w:r>
      <w:r w:rsidRPr="00B078C3">
        <w:rPr>
          <w:rFonts w:ascii="FontbitDavid" w:hAnsi="FontbitDavid"/>
          <w:sz w:val="24"/>
          <w:rtl/>
        </w:rPr>
        <w:t xml:space="preserve"> בן יעקב אמרו דבר אחד.</w:t>
      </w:r>
    </w:p>
    <w:p w:rsidR="00E403F0" w:rsidRPr="00B078C3" w:rsidRDefault="00E403F0" w:rsidP="00E403F0">
      <w:pPr>
        <w:rPr>
          <w:rFonts w:ascii="FontbitDavid" w:hAnsi="FontbitDavid"/>
          <w:sz w:val="24"/>
          <w:rtl/>
        </w:rPr>
      </w:pPr>
      <w:ins w:id="93087" w:author="מנוע מכני" w:date="2026-10-11T12:04:39Z">
        <w:r>
          <w:rPr>
            <w:rStyle w:val="2fb"/>
            <w:rFonts w:ascii="FontbitDavid" w:hAnsi="FontbitDavid"/>
            <w:sz w:val="24"/>
            <w:rtl/>
          </w:rPr>
          <w:t xml:space="preserve">ר"ש</w:t>
        </w:r>
      </w:ins>
      <w:del w:id="93088" w:author="מנוע מכני" w:date="2026-10-11T12:04:39Z">
        <w:r w:rsidRPr="00B078C3">
          <w:rPr>
            <w:rFonts w:ascii="FontbitDavid" w:hAnsi="FontbitDavid"/>
            <w:sz w:val="24"/>
            <w:rtl/>
          </w:rPr>
          <w:delText xml:space="preserve">רבי שמעון</w:delText>
        </w:r>
      </w:del>
      <w:r w:rsidRPr="00B078C3">
        <w:rPr>
          <w:rFonts w:ascii="FontbitDavid" w:hAnsi="FontbitDavid"/>
          <w:sz w:val="24"/>
          <w:rtl/>
        </w:rPr>
        <w:t xml:space="preserve"> - הא דאמרן.</w:t>
      </w:r>
    </w:p>
    <w:p>
      <w:pPr>
        <w:pStyle w:val="38"/>
        <w:rPr>
          <w:ins w:id="99820" w:author="מנוע מכני" w:date="2026-10-11T12:04:39Z"/>
        </w:rPr>
      </w:pPr>
      <w:ins w:id="91221" w:author="מנוע מכני" w:date="2026-10-11T12:04:39Z">
        <w:r>
          <w:t xml:space="preserve">ר"א</w:t>
        </w:r>
      </w:ins>
      <w:del w:id="91222" w:author="מנוע מכני" w:date="2026-10-11T12:04:39Z">
        <w:r w:rsidRPr="00B078C3">
          <w:delText xml:space="preserve">ר</w:delText>
        </w:r>
        <w:r>
          <w:delText xml:space="preserve">''א</w:delText>
        </w:r>
      </w:del>
      <w:r w:rsidRPr="00B078C3">
        <w:t xml:space="preserve"> - </w:t>
      </w:r>
      <w:r w:rsidRPr="00B078C3">
        <w:t xml:space="preserve">דתניא</w:t>
      </w:r>
      <w:r w:rsidRPr="00B078C3">
        <w:t xml:space="preserve">, ר</w:t>
      </w:r>
      <w:r>
        <w:t xml:space="preserve">א</w:t>
      </w:r>
      <w:ins w:id="91223" w:author="מנוע מכני" w:date="2026-10-11T12:04:39Z">
        <w:r>
          <w:t xml:space="preserve">ב"י</w:t>
        </w:r>
      </w:ins>
      <w:del w:id="91224" w:author="מנוע מכני" w:date="2026-10-11T12:04:39Z">
        <w:r>
          <w:delText xml:space="preserve">ב''י</w:delText>
        </w:r>
      </w:del>
      <w:del w:id="101713" w:author="מנוע מכני" w:date="2026-10-11T12:04:39Z">
        <w:r>
          <w:delText xml:space="preserve"> </w:delText>
        </w:r>
        <w:r w:rsidRPr="00B078C3">
          <w:delText xml:space="preserve">אומר</w:delText>
        </w:r>
      </w:del>
      <w:r w:rsidRPr="00B078C3">
        <w:t xml:space="preserve">:</w:t>
      </w:r>
    </w:p>
    <w:p w:rsidR="00E403F0" w:rsidRPr="00B078C3" w:rsidRDefault="00E403F0" w:rsidP="00E403F0">
      <w:pPr>
        <w:rPr>
          <w:rFonts w:ascii="FontbitDavid" w:hAnsi="FontbitDavid"/>
          <w:sz w:val="24"/>
          <w:rtl/>
        </w:rPr>
      </w:pPr>
      <w:del w:id="998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בהמה גסה ששפעה חררת דם - הרי זו תקבר, ופטורה מן הבכורה.</w:t>
      </w:r>
    </w:p>
    <w:p>
      <w:pPr>
        <w:pStyle w:val="38"/>
        <w:rPr>
          <w:ins w:id="99822" w:author="מנוע מכני" w:date="2026-10-11T12:04:39Z"/>
        </w:rPr>
      </w:pPr>
      <w:r w:rsidRPr="00B078C3">
        <w:t xml:space="preserve">ותני </w:t>
      </w:r>
      <w:ins w:id="91225" w:author="מנוע מכני" w:date="2026-10-11T12:04:39Z">
        <w:r>
          <w:t xml:space="preserve">ר"ח</w:t>
        </w:r>
      </w:ins>
      <w:del w:id="91226" w:author="מנוע מכני" w:date="2026-10-11T12:04:39Z">
        <w:r w:rsidRPr="00B078C3">
          <w:delText xml:space="preserve">ר</w:delText>
        </w:r>
        <w:r>
          <w:delText xml:space="preserve">''ח</w:delText>
        </w:r>
      </w:del>
      <w:r>
        <w:t xml:space="preserve"> </w:t>
      </w:r>
      <w:r w:rsidRPr="00B078C3">
        <w:t xml:space="preserve">חייא עלה:</w:t>
      </w:r>
    </w:p>
    <w:p w:rsidR="00E403F0" w:rsidRPr="00B078C3" w:rsidRDefault="00E403F0" w:rsidP="00E403F0">
      <w:pPr>
        <w:rPr>
          <w:rFonts w:ascii="FontbitDavid" w:hAnsi="FontbitDavid"/>
          <w:sz w:val="24"/>
          <w:rtl/>
        </w:rPr>
      </w:pPr>
      <w:del w:id="998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אינה מטמאה </w:t>
      </w:r>
      <w:r w:rsidRPr="00B078C3">
        <w:rPr>
          <w:rFonts w:ascii="FontbitDavid" w:hAnsi="FontbitDavid"/>
          <w:sz w:val="24"/>
          <w:rtl/>
        </w:rPr>
        <w:t xml:space="preserve">לא</w:t>
      </w:r>
      <w:r w:rsidRPr="00B078C3">
        <w:rPr>
          <w:rFonts w:ascii="FontbitDavid" w:hAnsi="FontbitDavid"/>
          <w:sz w:val="24"/>
          <w:rtl/>
        </w:rPr>
        <w:t xml:space="preserve"> במגע ולא במשא.</w:t>
      </w:r>
    </w:p>
    <w:p w:rsidR="00E403F0" w:rsidRDefault="00E403F0" w:rsidP="00E403F0">
      <w:pPr>
        <w:rPr>
          <w:rFonts w:ascii="FontbitDavid" w:hAnsi="FontbitDavid"/>
          <w:sz w:val="24"/>
          <w:rtl/>
        </w:rPr>
      </w:pP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ומאחר שאינה מטמאה </w:t>
      </w:r>
      <w:r w:rsidRPr="00017C1D">
        <w:rPr>
          <w:rFonts w:ascii="FontbitDavid" w:hAnsi="FontbitDavid"/>
          <w:spacing w:val="-4"/>
          <w:sz w:val="24"/>
          <w:rtl/>
        </w:rPr>
        <w:t xml:space="preserve">לא</w:t>
      </w:r>
      <w:r w:rsidRPr="00017C1D">
        <w:rPr>
          <w:rFonts w:ascii="FontbitDavid" w:hAnsi="FontbitDavid"/>
          <w:spacing w:val="-4"/>
          <w:sz w:val="24"/>
          <w:rtl/>
        </w:rPr>
        <w:t xml:space="preserve"> במגע ולא במשא, </w:t>
      </w:r>
      <w:ins w:id="95423" w:author="מנוע מכני" w:date="2026-10-11T12:04:39Z">
        <w:r>
          <w:rPr>
            <w:rFonts w:ascii="FontbitDavid" w:hAnsi="FontbitDavid"/>
            <w:spacing w:val="-4"/>
            <w:sz w:val="24"/>
            <w:rtl/>
          </w:rPr>
          <w:t xml:space="preserve">למה</w:t>
        </w:r>
      </w:ins>
      <w:del w:id="95424" w:author="מנוע מכני" w:date="2026-10-11T12:04:39Z">
        <w:r w:rsidRPr="00017C1D">
          <w:rPr>
            <w:rFonts w:ascii="FontbitDavid" w:hAnsi="FontbitDavid"/>
            <w:spacing w:val="-4"/>
            <w:sz w:val="24"/>
            <w:rtl/>
          </w:rPr>
          <w:delText xml:space="preserve">אמאי</w:delText>
        </w:r>
      </w:del>
      <w:r w:rsidRPr="00017C1D">
        <w:rPr>
          <w:rFonts w:ascii="FontbitDavid" w:hAnsi="FontbitDavid"/>
          <w:spacing w:val="-4"/>
          <w:sz w:val="24"/>
          <w:rtl/>
        </w:rPr>
        <w:t xml:space="preserve"> תקבר? כדי לפרסמה שהיא פטורה מן הבכורה.</w:t>
      </w:r>
    </w:p>
    <w:p w:rsidR="00E403F0" w:rsidRDefault="00E403F0" w:rsidP="00E403F0">
      <w:pPr>
        <w:rPr>
          <w:rFonts w:ascii="FontbitDavid" w:hAnsi="FontbitDavid"/>
          <w:sz w:val="24"/>
          <w:rtl/>
        </w:rPr>
      </w:pPr>
      <w:ins w:id="96999" w:author="מנוע מכני" w:date="2026-10-11T12:04:39Z">
        <w:r>
          <w:rPr>
            <w:rFonts w:ascii="FontbitDavid" w:hAnsi="FontbitDavid"/>
            <w:sz w:val="24"/>
            <w:rtl/>
          </w:rPr>
          <w:t xml:space="preserve">ומשמע</w:t>
        </w:r>
        <w:r>
          <w:rPr>
            <w:rFonts w:ascii="FontbitDavid" w:hAnsi="FontbitDavid"/>
            <w:sz w:val="24"/>
            <w:rtl/>
          </w:rPr>
          <w:t xml:space="preserve"> ש</w:t>
        </w:r>
      </w:ins>
      <w:del w:id="97000" w:author="מנוע מכני" w:date="2026-10-11T12:04:39Z">
        <w:r w:rsidRPr="00B078C3">
          <w:rPr>
            <w:rFonts w:ascii="FontbitDavid" w:hAnsi="FontbitDavid"/>
            <w:sz w:val="24"/>
            <w:rtl/>
          </w:rPr>
          <w:delText xml:space="preserve">אלמא </w:delText>
        </w:r>
      </w:del>
      <w:r w:rsidRPr="00B078C3">
        <w:rPr>
          <w:rFonts w:ascii="FontbitDavid" w:hAnsi="FontbitDavid"/>
          <w:sz w:val="24"/>
          <w:rtl/>
        </w:rPr>
        <w:t xml:space="preserve">ולד </w:t>
      </w:r>
      <w:ins w:id="97961" w:author="מנוע מכני" w:date="2026-10-11T12:04:39Z">
        <w:r>
          <w:rPr>
            <w:rFonts w:ascii="FontbitDavid" w:hAnsi="FontbitDavid"/>
            <w:sz w:val="24"/>
            <w:rtl/>
          </w:rPr>
          <w:t xml:space="preserve">גמור</w:t>
        </w:r>
      </w:ins>
      <w:del w:id="97962" w:author="מנוע מכני" w:date="2026-10-11T12:04:39Z">
        <w:r w:rsidRPr="00B078C3">
          <w:rPr>
            <w:rFonts w:ascii="FontbitDavid" w:hAnsi="FontbitDavid"/>
            <w:sz w:val="24"/>
            <w:rtl/>
          </w:rPr>
          <w:delText xml:space="preserve">מעליא</w:delText>
        </w:r>
      </w:del>
      <w:r w:rsidRPr="00B078C3">
        <w:rPr>
          <w:rFonts w:ascii="FontbitDavid" w:hAnsi="FontbitDavid"/>
          <w:sz w:val="24"/>
          <w:rtl/>
        </w:rPr>
        <w:t xml:space="preserve"> הוא, </w:t>
      </w:r>
      <w:ins w:id="95425" w:author="מנוע מכני" w:date="2026-10-11T12:04:39Z">
        <w:r>
          <w:rPr>
            <w:rFonts w:ascii="FontbitDavid" w:hAnsi="FontbitDavid"/>
            <w:sz w:val="24"/>
            <w:rtl/>
          </w:rPr>
          <w:t xml:space="preserve">ולמה</w:t>
        </w:r>
      </w:ins>
      <w:del w:id="95426" w:author="מנוע מכני" w:date="2026-10-11T12:04:39Z">
        <w:r w:rsidRPr="00B078C3">
          <w:rPr>
            <w:rFonts w:ascii="FontbitDavid" w:hAnsi="FontbitDavid"/>
            <w:sz w:val="24"/>
            <w:rtl/>
          </w:rPr>
          <w:delText xml:space="preserve">ואמאי</w:delText>
        </w:r>
      </w:del>
      <w:r w:rsidRPr="00B078C3">
        <w:rPr>
          <w:rFonts w:ascii="FontbitDavid" w:hAnsi="FontbitDavid"/>
          <w:sz w:val="24"/>
          <w:rtl/>
        </w:rPr>
        <w:t xml:space="preserve"> תני </w:t>
      </w:r>
      <w:r w:rsidRPr="00B078C3">
        <w:rPr>
          <w:rStyle w:val="2fb"/>
          <w:rFonts w:ascii="FontbitDavid" w:hAnsi="FontbitDavid"/>
          <w:sz w:val="24"/>
          <w:rtl/>
        </w:rPr>
        <w:t xml:space="preserve">רבי חייא</w:t>
      </w:r>
      <w:r w:rsidRPr="00B078C3">
        <w:rPr>
          <w:rFonts w:ascii="FontbitDavid" w:hAnsi="FontbitDavid"/>
          <w:sz w:val="24"/>
          <w:rtl/>
        </w:rPr>
        <w:t xml:space="preserve"> אינה מטמאה </w:t>
      </w:r>
      <w:r w:rsidRPr="00B078C3">
        <w:rPr>
          <w:rFonts w:ascii="FontbitDavid" w:hAnsi="FontbitDavid"/>
          <w:sz w:val="24"/>
          <w:rtl/>
        </w:rPr>
        <w:t xml:space="preserve">לא</w:t>
      </w:r>
      <w:r w:rsidRPr="00B078C3">
        <w:rPr>
          <w:rFonts w:ascii="FontbitDavid" w:hAnsi="FontbitDavid"/>
          <w:sz w:val="24"/>
          <w:rtl/>
        </w:rPr>
        <w:t xml:space="preserve"> במגע ולא במשא? </w:t>
      </w:r>
    </w:p>
    <w:p>
      <w:pPr>
        <w:pStyle w:val="38"/>
        <w:rPr>
          <w:ins w:id="99825" w:author="מנוע מכני" w:date="2026-10-11T12:04:39Z"/>
        </w:rPr>
      </w:pPr>
      <w:r>
        <w:t xml:space="preserve">אר</w:t>
      </w:r>
      <w:ins w:id="91227" w:author="מנוע מכני" w:date="2026-10-11T12:04:39Z">
        <w:r>
          <w:t xml:space="preserve">י"ו</w:t>
        </w:r>
      </w:ins>
      <w:del w:id="91228"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82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משום בטול ברוב נגעו בה.</w:t>
      </w:r>
    </w:p>
    <w:p>
      <w:pPr>
        <w:pStyle w:val="38"/>
        <w:rPr>
          <w:ins w:id="99827" w:author="מנוע מכני" w:date="2026-10-11T12:04:39Z"/>
        </w:rPr>
      </w:pPr>
      <w:ins w:id="91229" w:author="מנוע מכני" w:date="2026-10-11T12:04:39Z">
        <w:r>
          <w:t xml:space="preserve">ר"א</w:t>
        </w:r>
      </w:ins>
      <w:del w:id="91230" w:author="מנוע מכני" w:date="2026-10-11T12:04:39Z">
        <w:r>
          <w:delText xml:space="preserve">ר''א</w:delText>
        </w:r>
      </w:del>
      <w:r>
        <w:t xml:space="preserve"> מר</w:t>
      </w:r>
      <w:ins w:id="91231" w:author="מנוע מכני" w:date="2026-10-11T12:04:39Z">
        <w:r>
          <w:t xml:space="preserve">י"ו</w:t>
        </w:r>
      </w:ins>
      <w:del w:id="91232"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8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ומודה </w:t>
      </w:r>
      <w:ins w:id="93089" w:author="מנוע מכני" w:date="2026-10-11T12:04:39Z">
        <w:r>
          <w:rPr>
            <w:rStyle w:val="2fb"/>
            <w:rFonts w:ascii="FontbitDavid" w:hAnsi="FontbitDavid"/>
            <w:sz w:val="24"/>
            <w:rtl/>
          </w:rPr>
          <w:t xml:space="preserve">ר"ש</w:t>
        </w:r>
      </w:ins>
      <w:del w:id="93090" w:author="מנוע מכני" w:date="2026-10-11T12:04:39Z">
        <w:r w:rsidRPr="00B078C3">
          <w:rPr>
            <w:rFonts w:ascii="FontbitDavid" w:hAnsi="FontbitDavid"/>
            <w:sz w:val="24"/>
            <w:rtl/>
          </w:rPr>
          <w:delText xml:space="preserve">רבי שמעון</w:delText>
        </w:r>
      </w:del>
      <w:r w:rsidRPr="00B078C3">
        <w:rPr>
          <w:rFonts w:ascii="FontbitDavid" w:hAnsi="FontbitDavid"/>
          <w:sz w:val="24"/>
          <w:rtl/>
        </w:rPr>
        <w:t xml:space="preserve"> שאמו טמאה לידה.</w:t>
      </w:r>
    </w:p>
    <w:p>
      <w:pPr>
        <w:pStyle w:val="38"/>
        <w:rPr>
          <w:ins w:id="99829" w:author="מנוע מכני" w:date="2026-10-11T12:04:39Z"/>
        </w:rPr>
      </w:pPr>
      <w:del w:id="101714" w:author="מנוע מכני" w:date="2026-10-11T12:04:39Z">
        <w:r w:rsidRPr="00B078C3">
          <w:delText xml:space="preserve">אמר </w:delText>
        </w:r>
      </w:del>
      <w:r w:rsidRPr="00B078C3">
        <w:t xml:space="preserve">ההוא סבא לרבי אמי:</w:t>
      </w:r>
    </w:p>
    <w:p w:rsidR="00E403F0" w:rsidRPr="00B078C3" w:rsidRDefault="00E403F0" w:rsidP="00E403F0">
      <w:pPr>
        <w:rPr>
          <w:rFonts w:ascii="FontbitDavid" w:hAnsi="FontbitDavid"/>
          <w:sz w:val="24"/>
          <w:rtl/>
        </w:rPr>
      </w:pPr>
      <w:del w:id="998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אסברא לך טעמא </w:t>
      </w:r>
      <w:r w:rsidRPr="00B078C3">
        <w:rPr>
          <w:rStyle w:val="2fb"/>
          <w:rFonts w:ascii="FontbitDavid" w:hAnsi="FontbitDavid"/>
          <w:sz w:val="24"/>
          <w:rtl/>
        </w:rPr>
        <w:t xml:space="preserve">דר</w:t>
      </w:r>
      <w:ins w:id="91233" w:author="מנוע מכני" w:date="2026-10-11T12:04:39Z">
        <w:r>
          <w:rPr>
            <w:rStyle w:val="2fb"/>
            <w:rFonts w:ascii="FontbitDavid" w:hAnsi="FontbitDavid"/>
            <w:sz w:val="24"/>
            <w:rtl/>
          </w:rPr>
          <w:t xml:space="preserve">י"ו</w:t>
        </w:r>
      </w:ins>
      <w:del w:id="91234" w:author="מנוע מכני" w:date="2026-10-11T12:04:39Z">
        <w:r w:rsidRPr="00B078C3">
          <w:rPr>
            <w:rFonts w:ascii="FontbitDavid" w:hAnsi="FontbitDavid"/>
            <w:sz w:val="24"/>
            <w:rtl/>
          </w:rPr>
          <w:delText xml:space="preserve">י''ו</w:delText>
        </w:r>
      </w:del>
      <w:r>
        <w:rPr>
          <w:rFonts w:ascii="FontbitDavid" w:hAnsi="FontbitDavid" w:hint="cs"/>
          <w:sz w:val="24"/>
          <w:rtl/>
        </w:rPr>
        <w:t>- ד'</w:t>
      </w:r>
      <w:r w:rsidRPr="00B078C3">
        <w:rPr>
          <w:rStyle w:val="afffff0"/>
          <w:rFonts w:ascii="FontbitDavid" w:hAnsi="FontbitDavid"/>
          <w:sz w:val="24"/>
          <w:rtl/>
        </w:rPr>
        <w:t xml:space="preserve">אשה כי תזריע וילדה זכר וגו</w:t>
      </w:r>
      <w:r w:rsidRPr="00B078C3">
        <w:rPr>
          <w:rFonts w:ascii="FontbitDavid" w:hAnsi="FontbitDavid"/>
          <w:sz w:val="24"/>
          <w:rtl/>
        </w:rPr>
        <w:t xml:space="preserve">' - </w:t>
      </w:r>
      <w:ins w:id="93091" w:author="מנוע מכני" w:date="2026-10-11T12:04:39Z">
        <w:r>
          <w:rPr>
            <w:rFonts w:ascii="FontbitDavid" w:hAnsi="FontbitDavid"/>
            <w:sz w:val="24"/>
            <w:rtl/>
          </w:rPr>
          <w:t xml:space="preserve">אפי'</w:t>
        </w:r>
      </w:ins>
      <w:del w:id="93092"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ילדה אלא כעין שהזריעה - טמאה לידה.</w:t>
      </w:r>
    </w:p>
    <w:p>
      <w:pPr>
        <w:pStyle w:val="afffff8"/>
        <w:rPr>
          <w:ins w:id="90449" w:author="קלוד" w:date="2026-10-11T12:23:38Z"/>
        </w:rPr>
      </w:pPr>
      <w:ins w:id="90450" w:author="קלוד" w:date="2026-10-11T12:23:38Z">
        <w:r>
          <w:rPr>
            <w:color w:val="7B3F00"/>
          </w:rPr>
          <w:t xml:space="preserve">יפה שטרפוהו במימיו - כמת שנתבלבלה צורתו</w:t>
        </w:r>
      </w:ins>
    </w:p>
    <w:p>
      <w:pPr>
        <w:pStyle w:val="38"/>
        <w:rPr>
          <w:ins w:id="99831" w:author="מנוע מכני" w:date="2026-10-11T12:04:39Z"/>
        </w:rPr>
      </w:pPr>
      <w:ins w:id="91235" w:author="מנוע מכני" w:date="2026-10-11T12:04:39Z">
        <w:r>
          <w:t xml:space="preserve">ר"ל</w:t>
        </w:r>
      </w:ins>
      <w:del w:id="91236" w:author="מנוע מכני" w:date="2026-10-11T12:04:39Z">
        <w:r w:rsidRPr="00B078C3">
          <w:delText xml:space="preserve">ר''ל</w:delText>
        </w:r>
      </w:del>
      <w:del w:id="101715"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832" w:author="מנוע מכני" w:date="2026-10-11T12:04:39Z">
        <w:r w:rsidRPr="00B078C3">
          <w:rPr>
            <w:rFonts w:ascii="FontbitDavid" w:hAnsi="FontbitDavid"/>
            <w:sz w:val="24"/>
            <w:rtl/>
          </w:rPr>
          <w:delText xml:space="preserve"> </w:delText>
        </w:r>
      </w:del>
      <w:ins w:id="98313" w:author="מנוע מכני" w:date="2026-10-11T12:04:39Z">
        <w:r>
          <w:rPr>
            <w:rFonts w:ascii="FontbitDavid" w:hAnsi="FontbitDavid"/>
            <w:sz w:val="24"/>
            <w:rtl/>
          </w:rPr>
          <w:t xml:space="preserve">יפה</w:t>
        </w:r>
      </w:ins>
      <w:del w:id="98314"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שטרפוהו במימיו - נעשה כמת שנתבלבלה צורתו.</w:t>
      </w:r>
    </w:p>
    <w:p>
      <w:pPr>
        <w:pStyle w:val="38"/>
        <w:rPr>
          <w:ins w:id="99833" w:author="מנוע מכני" w:date="2026-10-11T12:04:39Z"/>
        </w:rPr>
      </w:pPr>
      <w:del w:id="101854" w:author="מנוע מכני" w:date="2026-10-11T12:04:39Z">
        <w:r w:rsidRPr="00B078C3">
          <w:delText xml:space="preserve">א</w:delText>
        </w:r>
        <w:r>
          <w:delText xml:space="preserve">"ל</w:delText>
        </w:r>
        <w:r w:rsidRPr="00B078C3">
          <w:delText xml:space="preserve"> </w:delText>
        </w:r>
      </w:del>
      <w:r w:rsidRPr="00B078C3">
        <w:t xml:space="preserve">ר</w:t>
      </w:r>
      <w:ins w:id="91237" w:author="מנוע מכני" w:date="2026-10-11T12:04:39Z">
        <w:r>
          <w:t xml:space="preserve">י"ו</w:t>
        </w:r>
      </w:ins>
      <w:del w:id="91238" w:author="מנוע מכני" w:date="2026-10-11T12:04:39Z">
        <w:r w:rsidRPr="00B078C3">
          <w:delText xml:space="preserve">י''ו</w:delText>
        </w:r>
      </w:del>
      <w:r w:rsidRPr="00B078C3">
        <w:t xml:space="preserve"> ל</w:t>
      </w:r>
      <w:ins w:id="91239" w:author="מנוע מכני" w:date="2026-10-11T12:04:39Z">
        <w:r>
          <w:t xml:space="preserve">ר"ל</w:t>
        </w:r>
      </w:ins>
      <w:del w:id="91240" w:author="מנוע מכני" w:date="2026-10-11T12:04:39Z">
        <w:r w:rsidRPr="00B078C3">
          <w:delText xml:space="preserve">ר''ל</w:delText>
        </w:r>
      </w:del>
      <w:r w:rsidRPr="00B078C3">
        <w:t xml:space="preserve">:</w:t>
      </w:r>
    </w:p>
    <w:p w:rsidR="00E403F0" w:rsidRPr="00B078C3" w:rsidRDefault="00E403F0" w:rsidP="00E403F0">
      <w:pPr>
        <w:rPr>
          <w:rFonts w:ascii="FontbitDavid" w:hAnsi="FontbitDavid"/>
          <w:sz w:val="24"/>
          <w:rtl/>
        </w:rPr>
      </w:pPr>
      <w:del w:id="998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מת שנתבלבלה צורתו מנלן דטהור? אילימא מהא ד</w:t>
      </w:r>
      <w:ins w:id="91241" w:author="מנוע מכני" w:date="2026-10-11T12:04:39Z">
        <w:r>
          <w:rPr>
            <w:rFonts w:ascii="FontbitDavid" w:hAnsi="FontbitDavid"/>
            <w:sz w:val="24"/>
            <w:rtl/>
          </w:rPr>
          <w:t xml:space="preserve">א"ר</w:t>
        </w:r>
      </w:ins>
      <w:del w:id="9124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 שבתאי </w:t>
      </w:r>
      <w:r w:rsidRPr="00B078C3">
        <w:rPr>
          <w:rFonts w:ascii="FontbitDavid" w:hAnsi="FontbitDavid"/>
          <w:sz w:val="24"/>
          <w:rtl/>
        </w:rPr>
        <w:t xml:space="preserve">אמר</w:t>
      </w:r>
      <w:r w:rsidRPr="00B078C3">
        <w:rPr>
          <w:rFonts w:ascii="FontbitDavid" w:hAnsi="FontbitDavid"/>
          <w:sz w:val="24"/>
          <w:rtl/>
        </w:rPr>
        <w:t xml:space="preserve"> ר' יצחק מגדלאה, ואמ</w:t>
      </w:r>
      <w:r>
        <w:rPr>
          <w:rFonts w:ascii="FontbitDavid" w:hAnsi="FontbitDavid" w:hint="cs"/>
          <w:sz w:val="24"/>
          <w:rtl/>
        </w:rPr>
        <w:t xml:space="preserve">"ל </w:t>
      </w:r>
      <w:r>
        <w:rPr>
          <w:rStyle w:val="2fb"/>
          <w:rFonts w:ascii="FontbitDavid" w:hAnsi="FontbitDavid" w:hint="cs"/>
          <w:sz w:val="24"/>
          <w:rtl/>
        </w:rPr>
        <w:t xml:space="preserve">אר</w:t>
      </w:r>
      <w:ins w:id="91243" w:author="מנוע מכני" w:date="2026-10-11T12:04:39Z">
        <w:r>
          <w:rPr>
            <w:rStyle w:val="2fb"/>
            <w:rFonts w:ascii="FontbitDavid" w:hAnsi="FontbitDavid" w:hint="cs"/>
            <w:sz w:val="24"/>
            <w:rtl/>
          </w:rPr>
          <w:t xml:space="preserve">י"צ</w:t>
        </w:r>
      </w:ins>
      <w:del w:id="91244" w:author="מנוע מכני" w:date="2026-10-11T12:04:39Z">
        <w:r>
          <w:rPr>
            <w:rFonts w:ascii="FontbitDavid" w:hAnsi="FontbitDavid" w:hint="cs"/>
            <w:sz w:val="24"/>
            <w:rtl/>
          </w:rPr>
          <w:delText xml:space="preserve">י''צ</w:delText>
        </w:r>
      </w:del>
      <w:r>
        <w:rPr>
          <w:rFonts w:ascii="FontbitDavid" w:hAnsi="FontbitDavid" w:hint="cs"/>
          <w:sz w:val="24"/>
          <w:rtl/>
        </w:rPr>
        <w:t xml:space="preserve"> </w:t>
      </w:r>
      <w:r w:rsidRPr="00B078C3">
        <w:rPr>
          <w:rFonts w:ascii="FontbitDavid" w:hAnsi="FontbitDavid"/>
          <w:sz w:val="24"/>
          <w:rtl/>
        </w:rPr>
        <w:t>מגדלאה א"ר שבתאי: מת שנשרף ושלדו קיימת - טמא, מעשה היה וטמאו לו פתחים גדולים, וטהרו לו פתחים קטנים.</w:t>
      </w:r>
    </w:p>
    <w:p w:rsidR="00E403F0" w:rsidRDefault="00E403F0" w:rsidP="00E403F0">
      <w:pPr>
        <w:pStyle w:val="afff3"/>
        <w:framePr w:wrap="around"/>
        <w:rPr>
          <w:rtl/>
        </w:rPr>
      </w:pPr>
      <w:r>
        <w:rPr>
          <w:rFonts w:hint="cs"/>
          <w:rtl/>
        </w:rPr>
        <w:t>כח.</w:t>
      </w:r>
    </w:p>
    <w:p w:rsidR="00E403F0" w:rsidRPr="00B078C3" w:rsidRDefault="00E403F0" w:rsidP="00E403F0">
      <w:pPr>
        <w:rPr>
          <w:rFonts w:ascii="FontbitDavid" w:hAnsi="FontbitDavid"/>
          <w:sz w:val="24"/>
          <w:rtl/>
        </w:rPr>
      </w:pPr>
      <w:r w:rsidRPr="00B078C3">
        <w:rPr>
          <w:rFonts w:ascii="FontbitDavid" w:hAnsi="FontbitDavid"/>
          <w:sz w:val="24"/>
          <w:rtl/>
        </w:rPr>
        <w:t xml:space="preserve">וקא דייקת מינה: טעמא - דשלדו קיימת, הא </w:t>
      </w:r>
      <w:ins w:id="93901" w:author="מנוע מכני" w:date="2026-10-11T12:04:39Z">
        <w:r>
          <w:rPr>
            <w:rFonts w:ascii="FontbitDavid" w:hAnsi="FontbitDavid"/>
            <w:sz w:val="24"/>
            <w:rtl/>
          </w:rPr>
          <w:t xml:space="preserve">לא</w:t>
        </w:r>
      </w:ins>
      <w:del w:id="93902"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5427" w:author="מנוע מכני" w:date="2026-10-11T12:04:39Z">
        <w:r>
          <w:rPr>
            <w:rFonts w:ascii="FontbitDavid" w:hAnsi="FontbitDavid"/>
            <w:sz w:val="24"/>
            <w:rtl/>
          </w:rPr>
          <w:t xml:space="preserve">כך</w:t>
        </w:r>
      </w:ins>
      <w:del w:id="95428"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 טהור</w:t>
      </w:r>
      <w:ins w:id="96817" w:author="מנוע מכני" w:date="2026-10-11T12:04:39Z">
        <w:r>
          <w:rPr>
            <w:rFonts w:ascii="FontbitDavid" w:hAnsi="FontbitDavid"/>
            <w:sz w:val="24"/>
            <w:rtl/>
          </w:rPr>
          <w:t xml:space="preserve">,</w:t>
        </w:r>
      </w:ins>
      <w:del w:id="96818" w:author="מנוע מכני" w:date="2026-10-11T12:04:39Z">
        <w:r w:rsidRPr="00B078C3">
          <w:rPr>
            <w:rFonts w:ascii="FontbitDavid" w:hAnsi="FontbitDavid"/>
            <w:sz w:val="24"/>
            <w:rtl/>
          </w:rPr>
          <w:delText xml:space="preserve">;</w:delText>
        </w:r>
      </w:del>
    </w:p>
    <w:p>
      <w:pPr>
        <w:pStyle w:val="38"/>
        <w:rPr>
          <w:ins w:id="99835" w:author="מנוע מכני" w:date="2026-10-11T12:04:39Z"/>
        </w:rPr>
      </w:pPr>
      <w:r w:rsidRPr="00B078C3">
        <w:t xml:space="preserve">אדרבה, דוק מינה </w:t>
      </w:r>
      <w:ins w:id="95429" w:author="מנוע מכני" w:date="2026-10-11T12:04:39Z">
        <w:r>
          <w:t xml:space="preserve">לזה</w:t>
        </w:r>
      </w:ins>
      <w:del w:id="95430" w:author="מנוע מכני" w:date="2026-10-11T12:04:39Z">
        <w:r w:rsidRPr="00B078C3">
          <w:delText xml:space="preserve">להאי</w:delText>
        </w:r>
      </w:del>
      <w:r w:rsidRPr="00B078C3">
        <w:t xml:space="preserve"> גיסא:</w:t>
      </w:r>
    </w:p>
    <w:p w:rsidR="00E403F0" w:rsidRDefault="00E403F0" w:rsidP="00E403F0">
      <w:pPr>
        <w:rPr>
          <w:rFonts w:ascii="FontbitDavid" w:hAnsi="FontbitDavid"/>
          <w:sz w:val="24"/>
          <w:rtl/>
        </w:rPr>
      </w:pPr>
      <w:del w:id="998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שלדו קיימת - הוא דטהרו לו פתחים קטנים, הא </w:t>
      </w:r>
      <w:ins w:id="93905" w:author="מנוע מכני" w:date="2026-10-11T12:04:39Z">
        <w:r>
          <w:rPr>
            <w:rFonts w:ascii="FontbitDavid" w:hAnsi="FontbitDavid"/>
            <w:sz w:val="24"/>
            <w:rtl/>
          </w:rPr>
          <w:t xml:space="preserve">לא</w:t>
        </w:r>
      </w:ins>
      <w:del w:id="9390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5431" w:author="מנוע מכני" w:date="2026-10-11T12:04:39Z">
        <w:r>
          <w:rPr>
            <w:rFonts w:ascii="FontbitDavid" w:hAnsi="FontbitDavid"/>
            <w:sz w:val="24"/>
            <w:rtl/>
          </w:rPr>
          <w:t xml:space="preserve">כך</w:t>
        </w:r>
      </w:ins>
      <w:del w:id="95432"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 פתחים קטנים </w:t>
      </w:r>
      <w:ins w:id="93903" w:author="מנוע מכני" w:date="2026-10-11T12:04:39Z">
        <w:r>
          <w:rPr>
            <w:rFonts w:ascii="FontbitDavid" w:hAnsi="FontbitDavid"/>
            <w:sz w:val="24"/>
            <w:rtl/>
          </w:rPr>
          <w:t xml:space="preserve">גם</w:t>
        </w:r>
      </w:ins>
      <w:del w:id="9390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טמאין, דכל חד וחד חזי לאפוקי חד חד אבר! </w:t>
      </w:r>
    </w:p>
    <w:p>
      <w:pPr>
        <w:pStyle w:val="38"/>
        <w:rPr>
          <w:ins w:id="99837" w:author="מנוע מכני" w:date="2026-10-11T12:04:39Z"/>
        </w:rPr>
      </w:pPr>
      <w:del w:id="101855" w:author="מנוע מכני" w:date="2026-10-11T12:04:39Z">
        <w:r w:rsidRPr="00B078C3">
          <w:delText xml:space="preserve">א"ל </w:delText>
        </w:r>
      </w:del>
      <w:r w:rsidRPr="00B078C3">
        <w:t xml:space="preserve">רבינא לרב אשי:</w:t>
      </w:r>
    </w:p>
    <w:p w:rsidR="00E403F0" w:rsidRPr="00B078C3" w:rsidRDefault="00E403F0" w:rsidP="00E403F0">
      <w:pPr>
        <w:rPr>
          <w:rFonts w:ascii="FontbitDavid" w:hAnsi="FontbitDavid"/>
          <w:sz w:val="24"/>
          <w:rtl/>
        </w:rPr>
      </w:pPr>
      <w:del w:id="99838"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ר</w:t>
      </w:r>
      <w:ins w:id="91245" w:author="מנוע מכני" w:date="2026-10-11T12:04:39Z">
        <w:r>
          <w:rPr>
            <w:rStyle w:val="2fb"/>
            <w:rFonts w:ascii="FontbitDavid" w:hAnsi="FontbitDavid" w:hint="cs"/>
            <w:sz w:val="24"/>
            <w:rtl/>
          </w:rPr>
          <w:t xml:space="preserve">י"ו</w:t>
        </w:r>
      </w:ins>
      <w:del w:id="91246"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r w:rsidRPr="00B078C3">
        <w:rPr>
          <w:rFonts w:ascii="FontbitDavid" w:hAnsi="FontbitDavid"/>
          <w:sz w:val="24"/>
          <w:rtl/>
        </w:rPr>
        <w:t xml:space="preserve">דאמר </w:t>
      </w:r>
      <w:r w:rsidRPr="00B078C3">
        <w:rPr>
          <w:rStyle w:val="2fb"/>
          <w:rFonts w:ascii="FontbitDavid" w:hAnsi="FontbitDavid"/>
          <w:sz w:val="24"/>
          <w:rtl/>
        </w:rPr>
        <w:t xml:space="preserve">כר' אליעזר</w:t>
      </w:r>
      <w:r w:rsidRPr="00B078C3">
        <w:rPr>
          <w:rFonts w:ascii="FontbitDavid" w:hAnsi="FontbitDavid"/>
          <w:sz w:val="24"/>
          <w:rtl/>
        </w:rPr>
        <w:t xml:space="preserve">.</w:t>
      </w:r>
    </w:p>
    <w:p>
      <w:pPr>
        <w:pStyle w:val="38"/>
        <w:rPr>
          <w:ins w:id="99839" w:author="מנוע מכני" w:date="2026-10-11T12:04:39Z"/>
        </w:rPr>
      </w:pPr>
      <w:r w:rsidRPr="00B078C3">
        <w:t xml:space="preserve">דתנן</w:t>
      </w:r>
      <w:r w:rsidRPr="00B078C3">
        <w:t xml:space="preserve">, אפר שרופין, ר"א</w:t>
      </w:r>
      <w:del w:id="101716"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8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שיעור' ברובע.</w:t>
      </w:r>
    </w:p>
    <w:p w:rsidR="00E403F0" w:rsidRPr="00B078C3" w:rsidRDefault="00E403F0" w:rsidP="00E403F0">
      <w:pPr>
        <w:rPr>
          <w:rFonts w:ascii="FontbitDavid" w:hAnsi="FontbitDavid"/>
          <w:sz w:val="24"/>
          <w:rtl/>
        </w:rPr>
      </w:pPr>
      <w:ins w:id="98315" w:author="מנוע מכני" w:date="2026-10-11T12:04:39Z">
        <w:r>
          <w:rPr>
            <w:rFonts w:ascii="FontbitDavid" w:hAnsi="FontbitDavid"/>
            <w:sz w:val="24"/>
            <w:rtl/>
          </w:rPr>
          <w:t xml:space="preserve">איך</w:t>
        </w:r>
      </w:ins>
      <w:del w:id="98316"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דמי מת שנשרף ושלדו קיימת? </w:t>
      </w:r>
      <w:r w:rsidRPr="00B078C3">
        <w:rPr>
          <w:rFonts w:ascii="FontbitDavid" w:hAnsi="FontbitDavid"/>
          <w:sz w:val="24"/>
          <w:rtl/>
        </w:rPr>
        <w:t xml:space="preserve">אמר</w:t>
      </w:r>
      <w:r w:rsidRPr="00B078C3">
        <w:rPr>
          <w:rFonts w:ascii="FontbitDavid" w:hAnsi="FontbitDavid"/>
          <w:sz w:val="24"/>
          <w:rtl/>
        </w:rPr>
        <w:t xml:space="preserve"> </w:t>
      </w:r>
      <w:r w:rsidRPr="00B078C3">
        <w:rPr>
          <w:rStyle w:val="2fb"/>
          <w:rFonts w:ascii="FontbitDavid" w:hAnsi="FontbitDavid"/>
          <w:sz w:val="24"/>
          <w:rtl/>
        </w:rPr>
        <w:t xml:space="preserve">אביי</w:t>
      </w:r>
      <w:r w:rsidRPr="00B078C3">
        <w:rPr>
          <w:rFonts w:ascii="FontbitDavid" w:hAnsi="FontbitDavid"/>
          <w:sz w:val="24"/>
          <w:rtl/>
        </w:rPr>
        <w:t xml:space="preserve">: כגון ששרפו על גבי קטבלא.</w:t>
      </w:r>
    </w:p>
    <w:p>
      <w:pPr>
        <w:pStyle w:val="38"/>
        <w:rPr>
          <w:ins w:id="99841" w:author="מנוע מכני" w:date="2026-10-11T12:04:39Z"/>
        </w:rPr>
      </w:pPr>
      <w:r w:rsidRPr="00B078C3">
        <w:t xml:space="preserve">רבא</w:t>
      </w:r>
      <w:del w:id="101717"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84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כגון ששרפו על גבי אפודרים.</w:t>
      </w:r>
    </w:p>
    <w:p>
      <w:pPr>
        <w:pStyle w:val="38"/>
        <w:rPr>
          <w:ins w:id="99843" w:author="מנוע מכני" w:date="2026-10-11T12:04:39Z"/>
        </w:rPr>
      </w:pPr>
      <w:r w:rsidRPr="00B078C3">
        <w:t xml:space="preserve">רבינא</w:t>
      </w:r>
      <w:del w:id="101718"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8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כגון דאיחרכי אחרוכי.</w:t>
      </w:r>
    </w:p>
    <w:p>
      <w:pPr>
        <w:pStyle w:val="afffff8"/>
        <w:rPr>
          <w:ins w:id="90447" w:author="קלוד" w:date="2026-10-11T12:23:38Z"/>
        </w:rPr>
      </w:pPr>
      <w:ins w:id="90448" w:author="קלוד" w:date="2026-10-11T12:23:38Z">
        <w:r>
          <w:rPr>
            <w:color w:val="7B3F00"/>
          </w:rPr>
          <w:t xml:space="preserve">יד חתוכה ורגל חתוכה - אמו טמאה לידה, ואין לה ימי טוהר</w:t>
        </w:r>
      </w:ins>
    </w:p>
    <w:p>
      <w:pPr>
        <w:pStyle w:val="38"/>
        <w:rPr>
          <w:ins w:id="99846" w:author="מנוע מכני" w:date="2026-10-11T12:04:39Z"/>
        </w:rPr>
      </w:pPr>
      <w:del w:id="99845" w:author="מנוע מכני" w:date="2026-10-11T12:04:39Z">
        <w:r w:rsidRPr="00017C1D">
          <w:lastRenderedPageBreak/>
          <w:delText xml:space="preserve">•</w:delText>
        </w:r>
      </w:del>
      <w:r w:rsidRPr="00017C1D">
        <w:lastRenderedPageBreak/>
        <w:t xml:space="preserve"> </w:t>
      </w:r>
      <w:r w:rsidRPr="00017C1D">
        <w:t>ת"ר</w:t>
      </w:r>
      <w:r w:rsidRPr="00017C1D">
        <w:t xml:space="preserve">:</w:t>
      </w:r>
    </w:p>
    <w:p w:rsidR="00E403F0" w:rsidRPr="00017C1D" w:rsidRDefault="00E403F0" w:rsidP="00E403F0">
      <w:pPr>
        <w:rPr>
          <w:rFonts w:ascii="FontbitDavid" w:hAnsi="FontbitDavid"/>
          <w:spacing w:val="-2"/>
          <w:sz w:val="24"/>
          <w:rtl/>
        </w:rPr>
      </w:pPr>
      <w:del w:id="99847"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המפלת יד חתוכה ורגל חתוכה - אמו טמאה לידה, ואין חוששין שמא מגוף אטום באו.</w:t>
      </w:r>
    </w:p>
    <w:p>
      <w:pPr>
        <w:pStyle w:val="38"/>
        <w:rPr>
          <w:ins w:id="99848" w:author="מנוע מכני" w:date="2026-10-11T12:04:39Z"/>
        </w:rPr>
      </w:pPr>
      <w:ins w:id="91247" w:author="מנוע מכני" w:date="2026-10-11T12:04:39Z">
        <w:r>
          <w:t xml:space="preserve">ר"ח</w:t>
        </w:r>
      </w:ins>
      <w:del w:id="91248" w:author="מנוע מכני" w:date="2026-10-11T12:04:39Z">
        <w:r w:rsidRPr="00B078C3">
          <w:delText xml:space="preserve">ר</w:delText>
        </w:r>
        <w:r>
          <w:delText xml:space="preserve">''ח</w:delText>
        </w:r>
      </w:del>
      <w:r>
        <w:t xml:space="preserve"> ורב</w:t>
      </w:r>
      <w:ins w:id="91249" w:author="מנוע מכני" w:date="2026-10-11T12:04:39Z">
        <w:r>
          <w:t xml:space="preserve">ר"ה</w:t>
        </w:r>
      </w:ins>
      <w:del w:id="91250" w:author="מנוע מכני" w:date="2026-10-11T12:04:39Z">
        <w:r>
          <w:delText xml:space="preserve">ר''ה</w:delText>
        </w:r>
      </w:del>
      <w:r>
        <w:t xml:space="preserve"> </w:t>
      </w:r>
      <w:ins w:id="93909" w:author="מנוע מכני" w:date="2026-10-11T12:04:39Z">
        <w:r>
          <w:t xml:space="preserve">דאמרו</w:t>
        </w:r>
      </w:ins>
      <w:del w:id="93910" w:author="מנוע מכני" w:date="2026-10-11T12:04:39Z">
        <w:r w:rsidRPr="00B078C3">
          <w:delText xml:space="preserve">דאמרי</w:delText>
        </w:r>
      </w:del>
      <w:r w:rsidRPr="00B078C3">
        <w:t xml:space="preserve"> </w:t>
      </w:r>
      <w:ins w:id="93907" w:author="מנוע מכני" w:date="2026-10-11T12:04:39Z">
        <w:r>
          <w:t xml:space="preserve">שניהם</w:t>
        </w:r>
      </w:ins>
      <w:del w:id="93908" w:author="מנוע מכני" w:date="2026-10-11T12:04:39Z">
        <w:r w:rsidRPr="00B078C3">
          <w:delText xml:space="preserve">תרוייהו</w:delText>
        </w:r>
      </w:del>
      <w:r w:rsidRPr="00B078C3">
        <w:t xml:space="preserve">:</w:t>
      </w:r>
    </w:p>
    <w:p w:rsidR="00E403F0" w:rsidRPr="00B078C3" w:rsidRDefault="00E403F0" w:rsidP="00E403F0">
      <w:pPr>
        <w:rPr>
          <w:rFonts w:ascii="FontbitDavid" w:hAnsi="FontbitDavid"/>
          <w:sz w:val="24"/>
          <w:rtl/>
        </w:rPr>
      </w:pPr>
      <w:del w:id="9984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נותנין לה ימי טוהר, </w:t>
      </w:r>
      <w:r w:rsidRPr="00B078C3">
        <w:rPr>
          <w:rFonts w:ascii="FontbitDavid" w:hAnsi="FontbitDavid"/>
          <w:sz w:val="24"/>
          <w:rtl/>
        </w:rPr>
        <w:t xml:space="preserve">מ"ט</w:t>
      </w:r>
      <w:r w:rsidRPr="00B078C3">
        <w:rPr>
          <w:rFonts w:ascii="FontbitDavid" w:hAnsi="FontbitDavid"/>
          <w:sz w:val="24"/>
          <w:rtl/>
        </w:rPr>
        <w:t xml:space="preserve"> - אימא הרחיקה לידתה.</w:t>
      </w:r>
    </w:p>
    <w:p>
      <w:pPr>
        <w:pStyle w:val="38"/>
        <w:rPr>
          <w:ins w:id="99850" w:author="מנוע מכני" w:date="2026-10-11T12:04:39Z"/>
        </w:rPr>
      </w:pPr>
      <w:r w:rsidRPr="00B078C3">
        <w:t xml:space="preserve">מתיב רב יוסף:</w:t>
      </w:r>
    </w:p>
    <w:p w:rsidR="00E403F0" w:rsidRPr="00B078C3" w:rsidRDefault="00E403F0" w:rsidP="00E403F0">
      <w:pPr>
        <w:rPr>
          <w:rFonts w:ascii="FontbitDavid" w:hAnsi="FontbitDavid"/>
          <w:sz w:val="24"/>
          <w:rtl/>
        </w:rPr>
      </w:pPr>
      <w:del w:id="998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המפלת ואין ידוע מה הפילה - תשב לזכר ולנקבה.</w:t>
      </w:r>
    </w:p>
    <w:p w:rsidR="00E403F0" w:rsidRDefault="00E403F0" w:rsidP="00E403F0">
      <w:pPr>
        <w:rPr>
          <w:rFonts w:ascii="FontbitDavid" w:hAnsi="FontbitDavid"/>
          <w:sz w:val="24"/>
          <w:rtl/>
        </w:rPr>
      </w:pPr>
      <w:ins w:id="97397" w:author="מנוע מכני" w:date="2026-10-11T12:04:39Z">
        <w:r>
          <w:rPr>
            <w:rFonts w:ascii="FontbitDavid" w:hAnsi="FontbitDavid"/>
            <w:sz w:val="24"/>
            <w:rtl/>
          </w:rPr>
          <w:t xml:space="preserve">ואם </w:t>
        </w:r>
      </w:ins>
      <w:del w:id="97398"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ס"ד</w:t>
      </w:r>
      <w:r w:rsidRPr="00B078C3">
        <w:rPr>
          <w:rFonts w:ascii="FontbitDavid" w:hAnsi="FontbitDavid"/>
          <w:sz w:val="24"/>
          <w:rtl/>
        </w:rPr>
        <w:t xml:space="preserve">, </w:t>
      </w:r>
      <w:r w:rsidRPr="00B078C3">
        <w:rPr>
          <w:rFonts w:ascii="FontbitDavid" w:hAnsi="FontbitDavid"/>
          <w:sz w:val="24"/>
          <w:rtl/>
        </w:rPr>
        <w:t xml:space="preserve">כ</w:t>
      </w:r>
      <w:r>
        <w:rPr>
          <w:rFonts w:ascii="FontbitDavid" w:hAnsi="FontbitDavid" w:hint="cs"/>
          <w:sz w:val="24"/>
          <w:rtl/>
        </w:rPr>
        <w:t xml:space="preserve">ה"ג</w:t>
      </w:r>
      <w:r>
        <w:rPr>
          <w:rFonts w:ascii="FontbitDavid" w:hAnsi="FontbitDavid" w:hint="cs"/>
          <w:sz w:val="24"/>
          <w:rtl/>
        </w:rPr>
        <w:t xml:space="preserve"> </w:t>
      </w:r>
      <w:r w:rsidRPr="00B078C3">
        <w:rPr>
          <w:rFonts w:ascii="FontbitDavid" w:hAnsi="FontbitDavid"/>
          <w:sz w:val="24"/>
          <w:rtl/>
        </w:rPr>
        <w:t xml:space="preserve">אימא הרחיקה לידתה - לתני ולנדה! </w:t>
      </w:r>
    </w:p>
    <w:p>
      <w:pPr>
        <w:pStyle w:val="38"/>
        <w:rPr>
          <w:ins w:id="99852" w:author="מנוע מכני" w:date="2026-10-11T12:04:39Z"/>
        </w:rPr>
      </w:pPr>
      <w:r w:rsidRPr="008556EE">
        <w:t xml:space="preserve">אביי:</w:t>
      </w:r>
    </w:p>
    <w:p w:rsidR="00E403F0" w:rsidRPr="008556EE" w:rsidRDefault="00E403F0" w:rsidP="00E403F0">
      <w:pPr>
        <w:pStyle w:val="a2"/>
        <w:numPr>
          <w:ilvl w:val="0"/>
          <w:numId w:val="3"/>
        </w:numPr>
        <w:ind w:left="714" w:hanging="357"/>
        <w:rPr>
          <w:rtl/>
        </w:rPr>
      </w:pPr>
      <w:del w:id="99853" w:author="מנוע מכני" w:date="2026-10-11T12:04:39Z">
        <w:r w:rsidRPr="008556EE">
          <w:rPr>
            <w:rtl/>
          </w:rPr>
          <w:delText xml:space="preserve"> </w:delText>
        </w:r>
      </w:del>
      <w:ins w:id="97399" w:author="מנוע מכני" w:date="2026-10-11T12:04:39Z">
        <w:r>
          <w:rPr>
            <w:rtl/>
          </w:rPr>
          <w:t xml:space="preserve">אם </w:t>
        </w:r>
      </w:ins>
      <w:del w:id="97400" w:author="מנוע מכני" w:date="2026-10-11T12:04:39Z">
        <w:r w:rsidRPr="008556EE">
          <w:rPr>
            <w:rtl/>
          </w:rPr>
          <w:delText xml:space="preserve">אי </w:delText>
        </w:r>
      </w:del>
      <w:r w:rsidRPr="008556EE">
        <w:rPr>
          <w:rtl/>
        </w:rPr>
        <w:t xml:space="preserve">תנא לנדה, </w:t>
      </w:r>
      <w:ins w:id="97749" w:author="מנוע מכני" w:date="2026-10-11T12:04:39Z">
        <w:r>
          <w:rPr>
            <w:rtl/>
          </w:rPr>
          <w:t xml:space="preserve">היה</w:t>
        </w:r>
      </w:ins>
      <w:del w:id="97750" w:author="מנוע מכני" w:date="2026-10-11T12:04:39Z">
        <w:r w:rsidRPr="008556EE">
          <w:rPr>
            <w:rtl/>
          </w:rPr>
          <w:delText xml:space="preserve">הוה</w:delText>
        </w:r>
      </w:del>
      <w:r w:rsidRPr="008556EE">
        <w:rPr>
          <w:rtl/>
        </w:rPr>
        <w:t xml:space="preserve"> אמינא - מביאה קרבן ואינו נאכל, </w:t>
      </w:r>
      <w:r w:rsidRPr="008556EE">
        <w:rPr>
          <w:rtl/>
        </w:rPr>
        <w:t xml:space="preserve">קמ"ל</w:t>
      </w:r>
      <w:r w:rsidRPr="008556EE">
        <w:rPr>
          <w:rtl/>
        </w:rPr>
        <w:t xml:space="preserve"> - דנאכל.</w:t>
      </w:r>
    </w:p>
    <w:p>
      <w:pPr>
        <w:pStyle w:val="afffff8"/>
        <w:rPr>
          <w:ins w:id="90445" w:author="קלוד" w:date="2026-10-11T12:23:38Z"/>
        </w:rPr>
      </w:pPr>
      <w:ins w:id="90446" w:author="קלוד" w:date="2026-10-11T12:23:38Z">
        <w:r>
          <w:rPr>
            <w:color w:val="7B3F00"/>
          </w:rPr>
          <w:t xml:space="preserve">הוציא עובר ידו והחזירה - טמאה לידה או חוששת</w:t>
        </w:r>
      </w:ins>
    </w:p>
    <w:p>
      <w:pPr>
        <w:pStyle w:val="38"/>
        <w:rPr>
          <w:ins w:id="99854" w:author="מנוע מכני" w:date="2026-10-11T12:04:39Z"/>
        </w:rPr>
      </w:pPr>
      <w:r w:rsidRPr="008556EE">
        <w:t xml:space="preserve">א</w:t>
      </w:r>
      <w:ins w:id="91251" w:author="מנוע מכני" w:date="2026-10-11T12:04:39Z">
        <w:r>
          <w:t xml:space="preserve">ר"ה</w:t>
        </w:r>
      </w:ins>
      <w:del w:id="91252" w:author="מנוע מכני" w:date="2026-10-11T12:04:39Z">
        <w:r w:rsidRPr="008556EE">
          <w:delText xml:space="preserve">ר''ה</w:delText>
        </w:r>
      </w:del>
      <w:r w:rsidRPr="008556EE">
        <w:t xml:space="preserve">:</w:t>
      </w:r>
    </w:p>
    <w:p w:rsidR="00E403F0" w:rsidRPr="008556EE" w:rsidRDefault="00E403F0" w:rsidP="00E403F0">
      <w:pPr>
        <w:pStyle w:val="a2"/>
        <w:numPr>
          <w:ilvl w:val="0"/>
          <w:numId w:val="3"/>
        </w:numPr>
        <w:ind w:left="714" w:hanging="357"/>
        <w:rPr>
          <w:rtl/>
        </w:rPr>
      </w:pPr>
      <w:del w:id="99855" w:author="מנוע מכני" w:date="2026-10-11T12:04:39Z">
        <w:r w:rsidRPr="008556EE">
          <w:rPr>
            <w:rtl/>
          </w:rPr>
          <w:delText xml:space="preserve"> </w:delText>
        </w:r>
      </w:del>
      <w:r w:rsidRPr="008556EE">
        <w:rPr>
          <w:rtl/>
        </w:rPr>
        <w:t xml:space="preserve">הוציא עובר את ידו והחזירה - אמו טמאה לידה.</w:t>
      </w:r>
      <w:r w:rsidRPr="008556EE">
        <w:rPr>
          <w:rFonts w:hint="cs"/>
          <w:rtl/>
        </w:rPr>
        <w:t xml:space="preserve"> </w:t>
      </w:r>
      <w:ins w:id="97853" w:author="מנוע מכני" w:date="2026-10-11T12:04:39Z">
        <w:r>
          <w:rPr>
            <w:rtl/>
          </w:rPr>
          <w:t xml:space="preserve">ד'</w:t>
        </w:r>
      </w:ins>
      <w:del w:id="97854" w:author="מנוע מכני" w:date="2026-10-11T12:04:39Z">
        <w:r w:rsidRPr="008556EE">
          <w:rPr>
            <w:rtl/>
          </w:rPr>
          <w:delText xml:space="preserve">שנא</w:delText>
        </w:r>
        <w:r w:rsidRPr="008556EE">
          <w:rPr>
            <w:rFonts w:hint="cs"/>
            <w:rtl/>
          </w:rPr>
          <w:delText xml:space="preserve">'</w:delText>
        </w:r>
        <w:r w:rsidRPr="008556EE">
          <w:rPr>
            <w:rtl/>
          </w:rPr>
          <w:delText xml:space="preserve">: </w:delText>
        </w:r>
        <w:r w:rsidRPr="008556EE">
          <w:rPr>
            <w:rFonts w:hint="cs"/>
            <w:rtl/>
          </w:rPr>
          <w:delText xml:space="preserve">'</w:delText>
        </w:r>
      </w:del>
      <w:r w:rsidRPr="008556EE">
        <w:rPr>
          <w:rtl/>
        </w:rPr>
        <w:t>ויהי בלדתה ויתן יד.</w:t>
      </w:r>
    </w:p>
    <w:p w:rsidR="00E403F0" w:rsidRDefault="00E403F0" w:rsidP="00E403F0">
      <w:pPr>
        <w:rPr>
          <w:rFonts w:ascii="FontbitDavid" w:hAnsi="FontbitDavid"/>
          <w:sz w:val="24"/>
          <w:rtl/>
        </w:rPr>
      </w:pPr>
    </w:p>
    <w:p>
      <w:pPr>
        <w:pStyle w:val="38"/>
        <w:rPr>
          <w:ins w:id="99857" w:author="מנוע מכני" w:date="2026-10-11T12:04:39Z"/>
        </w:rPr>
      </w:pPr>
      <w:del w:id="99856" w:author="מנוע מכני" w:date="2026-10-11T12:04:39Z">
        <w:r w:rsidRPr="00E744B3">
          <w:delText xml:space="preserve">•</w:delText>
        </w:r>
      </w:del>
      <w:r w:rsidRPr="00E744B3">
        <w:t xml:space="preserve"> </w:t>
      </w:r>
      <w:r w:rsidRPr="00B078C3">
        <w:t xml:space="preserve">מתיב רב יהודה:</w:t>
      </w:r>
    </w:p>
    <w:p w:rsidR="00E403F0" w:rsidRDefault="00E403F0" w:rsidP="00E403F0">
      <w:pPr>
        <w:rPr>
          <w:rFonts w:ascii="FontbitDavid" w:hAnsi="FontbitDavid"/>
          <w:sz w:val="24"/>
          <w:rtl/>
        </w:rPr>
      </w:pPr>
      <w:del w:id="998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הוציא עובר את ידו - אין אמו חוששת לכל דבר! </w:t>
      </w:r>
    </w:p>
    <w:p>
      <w:pPr>
        <w:pStyle w:val="38"/>
        <w:rPr>
          <w:ins w:id="99859" w:author="מנוע מכני" w:date="2026-10-11T12:04:39Z"/>
        </w:rPr>
      </w:pPr>
      <w:r w:rsidRPr="00017C1D">
        <w:t xml:space="preserve">א</w:t>
      </w:r>
      <w:ins w:id="91253" w:author="מנוע מכני" w:date="2026-10-11T12:04:39Z">
        <w:r>
          <w:t xml:space="preserve">ר"נ</w:t>
        </w:r>
      </w:ins>
      <w:del w:id="91254" w:author="מנוע מכני" w:date="2026-10-11T12:04:39Z">
        <w:r w:rsidRPr="00017C1D">
          <w:delText xml:space="preserve">ר''נ</w:delText>
        </w:r>
      </w:del>
      <w:r w:rsidRPr="00017C1D">
        <w:t xml:space="preserve">:</w:t>
      </w:r>
    </w:p>
    <w:p w:rsidR="00E403F0" w:rsidRPr="00017C1D" w:rsidRDefault="00E403F0" w:rsidP="00E403F0">
      <w:pPr>
        <w:rPr>
          <w:rFonts w:ascii="FontbitDavid" w:hAnsi="FontbitDavid"/>
          <w:spacing w:val="-2"/>
          <w:sz w:val="24"/>
          <w:rtl/>
        </w:rPr>
      </w:pPr>
      <w:del w:id="99860" w:author="מנוע מכני" w:date="2026-10-11T12:04:39Z">
        <w:r w:rsidRPr="00017C1D">
          <w:rPr>
            <w:rFonts w:ascii="FontbitDavid" w:hAnsi="FontbitDavid"/>
            <w:spacing w:val="-2"/>
            <w:sz w:val="24"/>
            <w:rtl/>
          </w:rPr>
          <w:delText xml:space="preserve"> </w:delText>
        </w:r>
      </w:del>
      <w:ins w:id="95435" w:author="מנוע מכני" w:date="2026-10-11T12:04:39Z">
        <w:r>
          <w:rPr>
            <w:rFonts w:ascii="FontbitDavid" w:hAnsi="FontbitDavid"/>
            <w:spacing w:val="-2"/>
            <w:sz w:val="24"/>
            <w:rtl/>
          </w:rPr>
          <w:t xml:space="preserve">לי</w:t>
        </w:r>
      </w:ins>
      <w:del w:id="95436" w:author="מנוע מכני" w:date="2026-10-11T12:04:39Z">
        <w:r w:rsidRPr="00017C1D">
          <w:rPr>
            <w:rFonts w:ascii="FontbitDavid" w:hAnsi="FontbitDavid"/>
            <w:spacing w:val="-2"/>
            <w:sz w:val="24"/>
            <w:rtl/>
          </w:rPr>
          <w:delText xml:space="preserve">לדידי</w:delText>
        </w:r>
      </w:del>
      <w:r w:rsidRPr="00017C1D">
        <w:rPr>
          <w:rFonts w:ascii="FontbitDavid" w:hAnsi="FontbitDavid"/>
          <w:spacing w:val="-2"/>
          <w:sz w:val="24"/>
          <w:rtl/>
        </w:rPr>
        <w:t xml:space="preserve"> מיפרשא </w:t>
      </w:r>
      <w:ins w:id="95433" w:author="מנוע מכני" w:date="2026-10-11T12:04:39Z">
        <w:r>
          <w:rPr>
            <w:rFonts w:ascii="FontbitDavid" w:hAnsi="FontbitDavid"/>
            <w:spacing w:val="-2"/>
            <w:sz w:val="24"/>
            <w:rtl/>
          </w:rPr>
          <w:t xml:space="preserve">ממנו</w:t>
        </w:r>
      </w:ins>
      <w:del w:id="95434" w:author="מנוע מכני" w:date="2026-10-11T12:04:39Z">
        <w:r w:rsidRPr="00017C1D">
          <w:rPr>
            <w:rFonts w:ascii="FontbitDavid" w:hAnsi="FontbitDavid"/>
            <w:spacing w:val="-2"/>
            <w:sz w:val="24"/>
            <w:rtl/>
          </w:rPr>
          <w:delText xml:space="preserve">מיניה</w:delText>
        </w:r>
      </w:del>
      <w:r w:rsidRPr="00017C1D">
        <w:rPr>
          <w:rFonts w:ascii="FontbitDavid" w:hAnsi="FontbitDavid"/>
          <w:spacing w:val="-2"/>
          <w:sz w:val="24"/>
          <w:rtl/>
        </w:rPr>
        <w:t xml:space="preserve"> </w:t>
      </w:r>
      <w:r w:rsidRPr="00017C1D">
        <w:rPr>
          <w:rStyle w:val="2fb"/>
          <w:rFonts w:ascii="FontbitDavid" w:hAnsi="FontbitDavid"/>
          <w:spacing w:val="-2"/>
          <w:sz w:val="24"/>
          <w:rtl/>
        </w:rPr>
        <w:t xml:space="preserve">ד</w:t>
      </w:r>
      <w:ins w:id="91255" w:author="מנוע מכני" w:date="2026-10-11T12:04:39Z">
        <w:r>
          <w:rPr>
            <w:rStyle w:val="2fb"/>
            <w:rFonts w:ascii="FontbitDavid" w:hAnsi="FontbitDavid"/>
            <w:spacing w:val="-2"/>
            <w:sz w:val="24"/>
            <w:rtl/>
          </w:rPr>
          <w:t xml:space="preserve">ר"ה</w:t>
        </w:r>
      </w:ins>
      <w:del w:id="91256" w:author="מנוע מכני" w:date="2026-10-11T12:04:39Z">
        <w:r w:rsidRPr="00017C1D">
          <w:rPr>
            <w:rFonts w:ascii="FontbitDavid" w:hAnsi="FontbitDavid"/>
            <w:spacing w:val="-2"/>
            <w:sz w:val="24"/>
            <w:rtl/>
          </w:rPr>
          <w:delText xml:space="preserve">ר</w:delText>
        </w:r>
        <w:r w:rsidRPr="00017C1D">
          <w:rPr>
            <w:rFonts w:ascii="FontbitDavid" w:hAnsi="FontbitDavid" w:hint="cs"/>
            <w:spacing w:val="-2"/>
            <w:sz w:val="24"/>
            <w:rtl/>
          </w:rPr>
          <w:delText xml:space="preserve">''ה</w:delText>
        </w:r>
      </w:del>
      <w:r w:rsidRPr="00017C1D">
        <w:rPr>
          <w:rFonts w:ascii="FontbitDavid" w:hAnsi="FontbitDavid" w:hint="cs"/>
          <w:spacing w:val="-2"/>
          <w:sz w:val="24"/>
          <w:rtl/>
        </w:rPr>
        <w:t xml:space="preserve">,</w:t>
      </w:r>
      <w:r w:rsidRPr="00017C1D">
        <w:rPr>
          <w:rFonts w:ascii="FontbitDavid" w:hAnsi="FontbitDavid"/>
          <w:spacing w:val="-2"/>
          <w:sz w:val="24"/>
          <w:rtl/>
        </w:rPr>
        <w:t xml:space="preserve"> לחוש - חוששת, ימי טוהר - </w:t>
      </w:r>
      <w:r w:rsidRPr="00017C1D">
        <w:rPr>
          <w:rFonts w:ascii="FontbitDavid" w:hAnsi="FontbitDavid"/>
          <w:spacing w:val="-2"/>
          <w:sz w:val="24"/>
          <w:rtl/>
        </w:rPr>
        <w:t xml:space="preserve">לא</w:t>
      </w:r>
      <w:r w:rsidRPr="00017C1D">
        <w:rPr>
          <w:rFonts w:ascii="FontbitDavid" w:hAnsi="FontbitDavid"/>
          <w:spacing w:val="-2"/>
          <w:sz w:val="24"/>
          <w:rtl/>
        </w:rPr>
        <w:t xml:space="preserve"> </w:t>
      </w:r>
      <w:ins w:id="90113" w:author="Claude - סמנטי" w:date="2026-10-11T12:19:29Z">
        <w:r>
          <w:rPr>
            <w:rFonts w:ascii="FontbitDavid" w:hAnsi="FontbitDavid"/>
            <w:spacing w:val="-2"/>
            <w:sz w:val="24"/>
            <w:rtl/>
          </w:rPr>
          <w:t xml:space="preserve">נותנים</w:t>
        </w:r>
      </w:ins>
      <w:del w:id="90114" w:author="Claude - סמנטי" w:date="2026-10-11T12:19:29Z">
        <w:r w:rsidRPr="00017C1D">
          <w:rPr>
            <w:rFonts w:ascii="FontbitDavid" w:hAnsi="FontbitDavid"/>
            <w:spacing w:val="-2"/>
            <w:sz w:val="24"/>
            <w:rtl/>
          </w:rPr>
          <w:delText xml:space="preserve">יהבינן</w:delText>
        </w:r>
      </w:del>
      <w:r w:rsidRPr="00017C1D">
        <w:rPr>
          <w:rFonts w:ascii="FontbitDavid" w:hAnsi="FontbitDavid"/>
          <w:spacing w:val="-2"/>
          <w:sz w:val="24"/>
          <w:rtl/>
        </w:rPr>
        <w:t xml:space="preserve"> לה עד דנפיק רוביה.</w:t>
      </w:r>
    </w:p>
    <w:p w:rsidR="00E403F0" w:rsidRDefault="00E403F0" w:rsidP="00E403F0">
      <w:pPr>
        <w:rPr>
          <w:rFonts w:ascii="FontbitDavid" w:hAnsi="FontbitDavid"/>
          <w:sz w:val="24"/>
          <w:rtl/>
        </w:rPr>
      </w:pPr>
      <w:r w:rsidRPr="00B078C3">
        <w:rPr>
          <w:rFonts w:ascii="FontbitDavid" w:hAnsi="FontbitDavid"/>
          <w:sz w:val="24"/>
          <w:rtl/>
        </w:rPr>
        <w:t xml:space="preserve">והא אין אמו חוששת לכל דבר </w:t>
      </w:r>
      <w:ins w:id="95437" w:author="מנוע מכני" w:date="2026-10-11T12:04:39Z">
        <w:r>
          <w:rPr>
            <w:rFonts w:ascii="FontbitDavid" w:hAnsi="FontbitDavid"/>
            <w:sz w:val="24"/>
            <w:rtl/>
          </w:rPr>
          <w:t xml:space="preserve">אומר</w:t>
        </w:r>
      </w:ins>
      <w:del w:id="95438"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p>
    <w:p>
      <w:pPr>
        <w:pStyle w:val="38"/>
        <w:rPr>
          <w:ins w:id="99861" w:author="מנוע מכני" w:date="2026-10-11T12:04:39Z"/>
        </w:rPr>
      </w:pPr>
      <w:del w:id="92857" w:author="מנוע מכני" w:date="2026-10-11T12:04:39Z">
        <w:r w:rsidRPr="008556EE">
          <w:delText xml:space="preserve"> </w:delText>
        </w:r>
      </w:del>
      <w:r w:rsidRPr="008556EE">
        <w:t xml:space="preserve">אביי:</w:t>
      </w:r>
    </w:p>
    <w:p w:rsidR="00E403F0" w:rsidRPr="008556EE" w:rsidRDefault="00E403F0" w:rsidP="00E403F0">
      <w:pPr>
        <w:pStyle w:val="a2"/>
        <w:numPr>
          <w:ilvl w:val="0"/>
          <w:numId w:val="3"/>
        </w:numPr>
        <w:ind w:left="714" w:hanging="357"/>
        <w:rPr>
          <w:rtl/>
        </w:rPr>
      </w:pPr>
      <w:del w:id="99862" w:author="מנוע מכני" w:date="2026-10-11T12:04:39Z">
        <w:r w:rsidRPr="008556EE">
          <w:rPr>
            <w:rtl/>
          </w:rPr>
          <w:delText xml:space="preserve"> </w:delText>
        </w:r>
      </w:del>
      <w:r w:rsidRPr="008556EE">
        <w:rPr>
          <w:rtl/>
        </w:rPr>
        <w:t xml:space="preserve">אינה חוששת לכל דבר - מדאורייתא, אבל מדרבנן - חוששת.</w:t>
      </w:r>
    </w:p>
    <w:p w:rsidR="00E403F0" w:rsidRPr="008556EE" w:rsidRDefault="00E403F0" w:rsidP="00E403F0">
      <w:pPr>
        <w:pStyle w:val="a2"/>
        <w:numPr>
          <w:ilvl w:val="0"/>
          <w:numId w:val="3"/>
        </w:numPr>
        <w:ind w:left="714" w:hanging="357"/>
        <w:rPr>
          <w:rtl/>
        </w:rPr>
      </w:pPr>
      <w:r w:rsidRPr="008556EE">
        <w:rPr>
          <w:rtl/>
        </w:rPr>
        <w:t xml:space="preserve">ומדרבנן, וקרא - אסמכתא </w:t>
      </w:r>
      <w:ins w:id="95439" w:author="מנוע מכני" w:date="2026-10-11T12:04:39Z">
        <w:r>
          <w:rPr>
            <w:rtl/>
          </w:rPr>
          <w:t xml:space="preserve">סתם</w:t>
        </w:r>
      </w:ins>
      <w:del w:id="95440" w:author="מנוע מכני" w:date="2026-10-11T12:04:39Z">
        <w:r w:rsidRPr="008556EE">
          <w:rPr>
            <w:rtl/>
          </w:rPr>
          <w:delText xml:space="preserve">בעלמא</w:delText>
        </w:r>
      </w:del>
      <w:r w:rsidRPr="008556EE">
        <w:rPr>
          <w:rtl/>
        </w:rPr>
        <w:t xml:space="preserve">.</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11" w:author="קלוד" w:date="2026-10-11T09:07:21Z"/>
        </w:rPr>
      </w:pPr>
      <w:ins w:id="20310" w:author="קלוד" w:date="2026-10-11T09:07:21Z">
        <w:r>
          <w:t xml:space="preserve">משנה ה</w:t>
        </w:r>
      </w:ins>
    </w:p>
    <w:p w:rsidR="00E403F0" w:rsidRPr="00D65BEC" w:rsidRDefault="00E403F0" w:rsidP="00E403F0">
      <w:pPr>
        <w:pStyle w:val="afff9"/>
        <w:rPr>
          <w:del w:id="20189" w:author="קלוד" w:date="2026-10-11T09:07:21Z"/>
          <w:rtl/>
        </w:rPr>
      </w:pPr>
      <w:del w:id="20188" w:author="קלוד" w:date="2026-10-11T09:07:21Z">
        <w:r w:rsidRPr="00D65BEC">
          <w:rPr>
            <w:rtl/>
          </w:rPr>
          <w:delText xml:space="preserve">מתני'.</w:delText>
        </w:r>
      </w:del>
    </w:p>
    <w:p w:rsidR="00E403F0" w:rsidRPr="00D65BEC" w:rsidRDefault="00E403F0" w:rsidP="00E403F0">
      <w:pPr>
        <w:pStyle w:val="afff9"/>
        <w:spacing w:before="120"/>
        <w:rPr>
          <w:rtl/>
        </w:rPr>
        <w:pPrChange w:id="90014" w:author="קלוד" w:date="2026-10-11T12:09:42Z">
          <w:pPr>
            <w:pStyle w:val="afff9"/>
          </w:pPr>
        </w:pPrChange>
      </w:pPr>
      <w:r w:rsidRPr="00D65BEC">
        <w:rPr>
          <w:rtl/>
        </w:rPr>
        <w:t xml:space="preserve">המפלת טומטום ואנדרוגינוס - תשב לזכר ולנקבה, </w:t>
      </w:r>
    </w:p>
    <w:p w:rsidR="00E403F0" w:rsidRPr="00D65BEC" w:rsidRDefault="00E403F0" w:rsidP="00E403F0">
      <w:pPr>
        <w:pStyle w:val="afff9"/>
        <w:rPr>
          <w:rtl/>
        </w:rPr>
      </w:pPr>
      <w:r w:rsidRPr="00D65BEC">
        <w:rPr>
          <w:rtl/>
        </w:rPr>
        <w:t xml:space="preserve">טומטום וזכר, אנדרוגינוס וזכר - תשב לזכר ולנקבה, </w:t>
      </w:r>
    </w:p>
    <w:p w:rsidR="00E403F0" w:rsidRPr="00D65BEC" w:rsidRDefault="00E403F0" w:rsidP="00E403F0">
      <w:pPr>
        <w:pStyle w:val="afff9"/>
        <w:rPr>
          <w:rtl/>
        </w:rPr>
      </w:pPr>
      <w:r w:rsidRPr="00D65BEC">
        <w:rPr>
          <w:rtl/>
        </w:rPr>
        <w:t>טומטום ונקבה, אנדרוגינוס ונקבה - תשב לנקבה בלבד.</w:t>
      </w:r>
    </w:p>
    <w:p w:rsidR="00E403F0" w:rsidRPr="00D65BEC" w:rsidRDefault="00E403F0" w:rsidP="00E403F0">
      <w:pPr>
        <w:pStyle w:val="afff9"/>
        <w:rPr>
          <w:rtl/>
        </w:rPr>
      </w:pPr>
      <w:r w:rsidRPr="00D65BEC">
        <w:rPr>
          <w:rtl/>
        </w:rPr>
        <w:t>יצא מחותך או מסורס, משיצא רובו - הרי הוא כילוד.</w:t>
      </w:r>
    </w:p>
    <w:p w:rsidR="00E403F0" w:rsidRPr="00D65BEC" w:rsidRDefault="00E403F0" w:rsidP="00E403F0">
      <w:pPr>
        <w:pStyle w:val="afff9"/>
        <w:rPr>
          <w:rtl/>
        </w:rPr>
      </w:pPr>
      <w:r w:rsidRPr="00D65BEC">
        <w:rPr>
          <w:rtl/>
        </w:rPr>
        <w:t>יצא כדרכו - עד שיצא רוב ראשו.</w:t>
      </w:r>
    </w:p>
    <w:p w:rsidR="00E403F0" w:rsidRPr="00D65BEC" w:rsidRDefault="00E403F0" w:rsidP="00E403F0">
      <w:pPr>
        <w:pStyle w:val="afff9"/>
        <w:rPr>
          <w:rtl/>
        </w:rPr>
      </w:pPr>
      <w:r w:rsidRPr="00D65BEC">
        <w:rPr>
          <w:rtl/>
        </w:rPr>
        <w:t>ואיזהו רוב ראשו - משיצא פדחתו.</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443" w:author="קלוד" w:date="2026-10-11T12:23:38Z"/>
        </w:rPr>
      </w:pPr>
      <w:ins w:id="90444" w:author="קלוד" w:date="2026-10-11T12:23:38Z">
        <w:r>
          <w:rPr>
            <w:color w:val="7B3F00"/>
          </w:rPr>
          <w:t xml:space="preserve">טומטום ואנדרוגינוס עם זכר - למה הוצרך</w:t>
        </w:r>
      </w:ins>
    </w:p>
    <w:p w:rsidR="00E403F0" w:rsidRPr="00B078C3" w:rsidRDefault="00E403F0" w:rsidP="00E403F0">
      <w:pPr>
        <w:rPr>
          <w:rFonts w:ascii="FontbitDavid" w:hAnsi="FontbitDavid"/>
          <w:sz w:val="24"/>
          <w:rtl/>
        </w:rPr>
      </w:pPr>
      <w:ins w:id="95441" w:author="מנוע מכני" w:date="2026-10-11T12:04:39Z">
        <w:r>
          <w:rPr>
            <w:rFonts w:ascii="FontbitDavid" w:hAnsi="FontbitDavid" w:hint="cs"/>
            <w:sz w:val="24"/>
            <w:rtl/>
          </w:rPr>
          <w:t xml:space="preserve">עכשיו</w:t>
        </w:r>
      </w:ins>
      <w:del w:id="95442" w:author="מנוע מכני" w:date="2026-10-11T12:04:39Z">
        <w:r>
          <w:rPr>
            <w:rFonts w:ascii="FontbitDavid" w:hAnsi="FontbitDavid" w:hint="cs"/>
            <w:sz w:val="24"/>
            <w:rtl/>
          </w:rPr>
          <w:delText xml:space="preserve">ה</w:delText>
        </w:r>
        <w:r w:rsidRPr="00B078C3">
          <w:rPr>
            <w:rFonts w:ascii="FontbitDavid" w:hAnsi="FontbitDavid"/>
            <w:sz w:val="24"/>
            <w:rtl/>
          </w:rPr>
          <w:delText xml:space="preserve">שתא</w:delText>
        </w:r>
      </w:del>
      <w:r w:rsidRPr="00B078C3">
        <w:rPr>
          <w:rFonts w:ascii="FontbitDavid" w:hAnsi="FontbitDavid"/>
          <w:sz w:val="24"/>
          <w:rtl/>
        </w:rPr>
        <w:t xml:space="preserve"> טומטום לחודיה ואנדרוגינוס לחודיה </w:t>
      </w:r>
      <w:r w:rsidRPr="00B078C3">
        <w:rPr>
          <w:rFonts w:ascii="FontbitDavid" w:hAnsi="FontbitDavid"/>
          <w:sz w:val="24"/>
          <w:rtl/>
        </w:rPr>
        <w:t xml:space="preserve">אמר</w:t>
      </w:r>
      <w:r w:rsidRPr="00B078C3">
        <w:rPr>
          <w:rFonts w:ascii="FontbitDavid" w:hAnsi="FontbitDavid"/>
          <w:sz w:val="24"/>
          <w:rtl/>
        </w:rPr>
        <w:t xml:space="preserve"> תשב לזכר ולנקבה, טומטום וזכר אנדרוגינוס וזכר </w:t>
      </w:r>
      <w:ins w:id="98317" w:author="מנוע מכני" w:date="2026-10-11T12:04:39Z">
        <w:r>
          <w:rPr>
            <w:rFonts w:ascii="FontbitDavid" w:hAnsi="FontbitDavid"/>
            <w:sz w:val="24"/>
            <w:rtl/>
          </w:rPr>
          <w:t xml:space="preserve">צריכה</w:t>
        </w:r>
      </w:ins>
      <w:del w:id="98318" w:author="מנוע מכני" w:date="2026-10-11T12:04:39Z">
        <w:r w:rsidRPr="00B078C3">
          <w:rPr>
            <w:rFonts w:ascii="FontbitDavid" w:hAnsi="FontbitDavid"/>
            <w:sz w:val="24"/>
            <w:rtl/>
          </w:rPr>
          <w:delText xml:space="preserve">מיבעיא</w:delText>
        </w:r>
      </w:del>
      <w:ins w:id="96819" w:author="מנוע מכני" w:date="2026-10-11T12:04:39Z">
        <w:r>
          <w:rPr>
            <w:rFonts w:ascii="FontbitDavid" w:hAnsi="FontbitDavid"/>
            <w:sz w:val="24"/>
            <w:rtl/>
          </w:rPr>
          <w:t xml:space="preserve">,</w:t>
        </w:r>
      </w:ins>
      <w:del w:id="96820" w:author="מנוע מכני" w:date="2026-10-11T12:04:39Z">
        <w:r w:rsidRPr="00B078C3">
          <w:rPr>
            <w:rFonts w:ascii="FontbitDavid" w:hAnsi="FontbitDavid"/>
            <w:sz w:val="24"/>
            <w:rtl/>
          </w:rPr>
          <w:delText xml:space="preserve">;</w:delText>
        </w:r>
      </w:del>
    </w:p>
    <w:p w:rsidR="00E403F0" w:rsidRPr="00017C1D" w:rsidRDefault="00E403F0" w:rsidP="00E403F0">
      <w:pPr>
        <w:rPr>
          <w:rFonts w:ascii="FontbitDavid" w:hAnsi="FontbitDavid"/>
          <w:spacing w:val="-4"/>
          <w:sz w:val="24"/>
          <w:rtl/>
        </w:rPr>
      </w:pPr>
      <w:ins w:id="98319" w:author="מנוע מכני" w:date="2026-10-11T12:04:39Z">
        <w:r>
          <w:rPr>
            <w:rFonts w:ascii="FontbitDavid" w:hAnsi="FontbitDavid"/>
            <w:spacing w:val="-4"/>
            <w:sz w:val="24"/>
            <w:rtl/>
          </w:rPr>
          <w:t xml:space="preserve">הוצרך</w:t>
        </w:r>
      </w:ins>
      <w:del w:id="98320" w:author="מנוע מכני" w:date="2026-10-11T12:04:39Z">
        <w:r w:rsidRPr="00017C1D">
          <w:rPr>
            <w:rFonts w:ascii="FontbitDavid" w:hAnsi="FontbitDavid"/>
            <w:spacing w:val="-4"/>
            <w:sz w:val="24"/>
            <w:rtl/>
          </w:rPr>
          <w:delText xml:space="preserve">איצטריך</w:delText>
        </w:r>
      </w:del>
      <w:r w:rsidRPr="00017C1D">
        <w:rPr>
          <w:rFonts w:ascii="FontbitDavid" w:hAnsi="FontbitDavid"/>
          <w:spacing w:val="-4"/>
          <w:sz w:val="24"/>
          <w:rtl/>
        </w:rPr>
        <w:t xml:space="preserve">, מ</w:t>
      </w:r>
      <w:ins w:id="91257" w:author="מנוע מכני" w:date="2026-10-11T12:04:39Z">
        <w:r>
          <w:rPr>
            <w:rFonts w:ascii="FontbitDavid" w:hAnsi="FontbitDavid" w:hint="cs"/>
            <w:spacing w:val="-4"/>
            <w:sz w:val="24"/>
            <w:rtl/>
          </w:rPr>
          <w:t xml:space="preserve">ה"ד</w:t>
        </w:r>
      </w:ins>
      <w:del w:id="91258" w:author="מנוע מכני" w:date="2026-10-11T12:04:39Z">
        <w:r w:rsidRPr="00017C1D">
          <w:rPr>
            <w:rFonts w:ascii="FontbitDavid" w:hAnsi="FontbitDavid" w:hint="cs"/>
            <w:spacing w:val="-4"/>
            <w:sz w:val="24"/>
            <w:rtl/>
          </w:rPr>
          <w:delText xml:space="preserve">ה''ד</w:delText>
        </w:r>
      </w:del>
      <w:r w:rsidRPr="00017C1D">
        <w:rPr>
          <w:rFonts w:ascii="FontbitDavid" w:hAnsi="FontbitDavid" w:hint="cs"/>
          <w:spacing w:val="-4"/>
          <w:sz w:val="24"/>
          <w:rtl/>
        </w:rPr>
        <w:t xml:space="preserve"> </w:t>
      </w:r>
      <w:r w:rsidRPr="00017C1D">
        <w:rPr>
          <w:rFonts w:ascii="FontbitDavid" w:hAnsi="FontbitDavid"/>
          <w:spacing w:val="-4"/>
          <w:sz w:val="24"/>
          <w:rtl/>
        </w:rPr>
        <w:t xml:space="preserve">הואיל וא"ר יצחק: אשה מזרעת תחל' - יולדת זכר, איש מזריע תחלה יולדת נקבה, </w:t>
      </w:r>
    </w:p>
    <w:p>
      <w:pPr>
        <w:pStyle w:val="38"/>
        <w:rPr>
          <w:ins w:id="99863" w:author="מנוע מכני" w:date="2026-10-11T12:04:39Z"/>
        </w:rPr>
      </w:pPr>
      <w:r w:rsidRPr="00017C1D">
        <w:tab/>
        <w:t xml:space="preserve">אימא:</w:t>
      </w:r>
    </w:p>
    <w:p w:rsidR="00E403F0" w:rsidRPr="00017C1D" w:rsidRDefault="00E403F0" w:rsidP="00E403F0">
      <w:pPr>
        <w:rPr>
          <w:rFonts w:ascii="FontbitDavid" w:hAnsi="FontbitDavid"/>
          <w:spacing w:val="-4"/>
          <w:sz w:val="24"/>
          <w:rtl/>
        </w:rPr>
      </w:pPr>
      <w:del w:id="99864" w:author="מנוע מכני" w:date="2026-10-11T12:04:39Z">
        <w:r w:rsidRPr="00017C1D">
          <w:rPr>
            <w:rFonts w:ascii="FontbitDavid" w:hAnsi="FontbitDavid"/>
            <w:spacing w:val="-4"/>
            <w:sz w:val="24"/>
            <w:rtl/>
          </w:rPr>
          <w:tab/>
          <w:delText xml:space="preserve"> </w:delText>
        </w:r>
      </w:del>
      <w:r w:rsidRPr="00017C1D">
        <w:rPr>
          <w:rFonts w:ascii="FontbitDavid" w:hAnsi="FontbitDavid"/>
          <w:spacing w:val="-4"/>
          <w:sz w:val="24"/>
          <w:rtl/>
        </w:rPr>
        <w:tab/>
        <w:t xml:space="preserve">מדהאי זכר - </w:t>
      </w:r>
      <w:ins w:id="95443" w:author="מנוע מכני" w:date="2026-10-11T12:04:39Z">
        <w:r>
          <w:rPr>
            <w:rFonts w:ascii="FontbitDavid" w:hAnsi="FontbitDavid"/>
            <w:spacing w:val="-4"/>
            <w:sz w:val="24"/>
            <w:rtl/>
          </w:rPr>
          <w:t xml:space="preserve">זה</w:t>
        </w:r>
      </w:ins>
      <w:del w:id="95444" w:author="מנוע מכני" w:date="2026-10-11T12:04:39Z">
        <w:r w:rsidRPr="00017C1D">
          <w:rPr>
            <w:rFonts w:ascii="FontbitDavid" w:hAnsi="FontbitDavid"/>
            <w:spacing w:val="-4"/>
            <w:sz w:val="24"/>
            <w:rtl/>
          </w:rPr>
          <w:tab/>
          <w:delText xml:space="preserve">האי</w:delText>
        </w:r>
      </w:del>
      <w:r w:rsidRPr="00017C1D">
        <w:rPr>
          <w:rFonts w:ascii="FontbitDavid" w:hAnsi="FontbitDavid"/>
          <w:spacing w:val="-4"/>
          <w:sz w:val="24"/>
          <w:rtl/>
        </w:rPr>
        <w:tab/>
        <w:t xml:space="preserve"> </w:t>
      </w:r>
      <w:ins w:id="93911" w:author="מנוע מכני" w:date="2026-10-11T12:04:39Z">
        <w:r>
          <w:rPr>
            <w:rFonts w:ascii="FontbitDavid" w:hAnsi="FontbitDavid"/>
            <w:spacing w:val="-4"/>
            <w:sz w:val="24"/>
            <w:rtl/>
          </w:rPr>
          <w:t xml:space="preserve">גם</w:t>
        </w:r>
      </w:ins>
      <w:del w:id="93912" w:author="מנוע מכני" w:date="2026-10-11T12:04:39Z">
        <w:r w:rsidRPr="00017C1D">
          <w:rPr>
            <w:rFonts w:ascii="FontbitDavid" w:hAnsi="FontbitDavid"/>
            <w:spacing w:val="-4"/>
            <w:sz w:val="24"/>
            <w:rtl/>
          </w:rPr>
          <w:tab/>
          <w:delText xml:space="preserve">נמי</w:delText>
        </w:r>
      </w:del>
      <w:r w:rsidRPr="00017C1D">
        <w:rPr>
          <w:rFonts w:ascii="FontbitDavid" w:hAnsi="FontbitDavid"/>
          <w:spacing w:val="-4"/>
          <w:sz w:val="24"/>
          <w:rtl/>
        </w:rPr>
        <w:tab/>
        <w:t xml:space="preserve"> זכר, </w:t>
      </w:r>
      <w:r w:rsidRPr="00017C1D">
        <w:rPr>
          <w:rFonts w:ascii="FontbitDavid" w:hAnsi="FontbitDavid"/>
          <w:spacing w:val="-4"/>
          <w:sz w:val="24"/>
          <w:rtl/>
        </w:rPr>
        <w:tab/>
        <w:t xml:space="preserve">קמ"ל</w:t>
      </w:r>
      <w:r w:rsidRPr="00017C1D">
        <w:rPr>
          <w:rFonts w:ascii="FontbitDavid" w:hAnsi="FontbitDavid"/>
          <w:spacing w:val="-4"/>
          <w:sz w:val="24"/>
          <w:rtl/>
        </w:rPr>
        <w:tab/>
        <w:t xml:space="preserve"> - אימא שניהם הזריעו בבת אחת, זו זכר וזה נקבה.</w:t>
      </w:r>
    </w:p>
    <w:p>
      <w:pPr>
        <w:pStyle w:val="afffff8"/>
        <w:rPr>
          <w:ins w:id="90441" w:author="קלוד" w:date="2026-10-11T12:23:38Z"/>
        </w:rPr>
      </w:pPr>
      <w:ins w:id="90442" w:author="קלוד" w:date="2026-10-11T12:23:38Z">
        <w:r>
          <w:rPr>
            <w:color w:val="7B3F00"/>
          </w:rPr>
          <w:t xml:space="preserve">טומטום ואנדרוגינוס שראו לובן או אודם - ביאת מקדש ותרומה</w:t>
        </w:r>
      </w:ins>
    </w:p>
    <w:p>
      <w:pPr>
        <w:pStyle w:val="38"/>
        <w:rPr>
          <w:ins w:id="99865" w:author="מנוע מכני" w:date="2026-10-11T12:04:39Z"/>
        </w:rPr>
      </w:pPr>
      <w:del w:id="101719" w:author="מנוע מכני" w:date="2026-10-11T12:04:39Z">
        <w:r w:rsidRPr="00B078C3">
          <w:delText xml:space="preserve">אמר </w:delText>
        </w:r>
      </w:del>
      <w:r w:rsidRPr="00B078C3">
        <w:t xml:space="preserve">ר"נ </w:t>
      </w:r>
      <w:ins w:id="91259" w:author="מנוע מכני" w:date="2026-10-11T12:04:39Z">
        <w:r>
          <w:t xml:space="preserve">א"ר</w:t>
        </w:r>
      </w:ins>
      <w:del w:id="91260" w:author="מנוע מכני" w:date="2026-10-11T12:04:39Z">
        <w:r w:rsidRPr="00B078C3">
          <w:delText xml:space="preserve">א''ר</w:delText>
        </w:r>
      </w:del>
      <w:r w:rsidRPr="00B078C3">
        <w:t xml:space="preserve">:</w:t>
      </w:r>
    </w:p>
    <w:p w:rsidR="00E403F0" w:rsidRPr="00B078C3" w:rsidRDefault="00E403F0" w:rsidP="00E403F0">
      <w:pPr>
        <w:rPr>
          <w:rFonts w:ascii="FontbitDavid" w:hAnsi="FontbitDavid"/>
          <w:sz w:val="24"/>
          <w:rtl/>
        </w:rPr>
      </w:pPr>
      <w:del w:id="9986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טומטום ואנדרוגינוס שראו לובן או אודם - אין חייבין על ביאת מקדש, ואין שורפין עליהם את התרומה.</w:t>
      </w:r>
    </w:p>
    <w:p w:rsidR="00E403F0" w:rsidRDefault="00E403F0" w:rsidP="00E403F0">
      <w:pPr>
        <w:rPr>
          <w:rFonts w:ascii="FontbitDavid" w:hAnsi="FontbitDavid"/>
          <w:sz w:val="24"/>
          <w:rtl/>
        </w:rPr>
      </w:pPr>
      <w:r>
        <w:rPr>
          <w:rFonts w:ascii="FontbitDavid" w:hAnsi="FontbitDavid"/>
          <w:sz w:val="24"/>
          <w:rtl/>
        </w:rPr>
        <w:t xml:space="preserve">ראו לובן ואודם כאחד - אין חייבין על ביאת מקדש, אבל שורפין עליהם את התרומה, שנאמר </w:t>
      </w:r>
      <w:r>
        <w:rPr>
          <w:rStyle w:val="afffff0"/>
          <w:rFonts w:ascii="FontbitDavid" w:hAnsi="FontbitDavid"/>
          <w:sz w:val="24"/>
          <w:rtl/>
          <w:rPrChange w:id="9015" w:author="מנוע פסוקים" w:date="2026-10-11T09:23:42Z">
            <w:rPr>
              <w:rFonts w:ascii="FontbitDavid" w:hAnsi="FontbitDavid"/>
              <w:sz w:val="24"/>
              <w:rtl/>
            </w:rPr>
          </w:rPrChange>
        </w:rPr>
        <w:t xml:space="preserve">מזכר ועד נקבה</w:t>
      </w:r>
      <w:ins w:id="96821" w:author="מנוע מכני" w:date="2026-10-11T12:04:39Z">
        <w:r>
          <w:rPr>
            <w:rStyle w:val="afffff0"/>
            <w:rFonts w:ascii="FontbitDavid" w:hAnsi="FontbitDavid"/>
            <w:sz w:val="24"/>
            <w:rtl/>
            <w:rPrChange w:id="9016" w:author="מנוע פסוקים" w:date="2026-10-11T09:23:42Z">
              <w:rPr>
                <w:rFonts w:ascii="FontbitDavid" w:hAnsi="FontbitDavid"/>
                <w:sz w:val="24"/>
                <w:rtl/>
              </w:rPr>
            </w:rPrChange>
          </w:rPr>
          <w:t xml:space="preserve"> </w:t>
        </w:r>
      </w:ins>
      <w:del w:id="96822" w:author="מנוע מכני" w:date="2026-10-11T12:04:39Z">
        <w:r w:rsidRPr="00B078C3">
          <w:rPr>
            <w:rFonts w:ascii="FontbitDavid" w:hAnsi="FontbitDavid"/>
            <w:sz w:val="24"/>
            <w:rtl/>
          </w:rPr>
          <w:delText xml:space="preserve">  </w:delText>
        </w:r>
      </w:del>
      <w:r>
        <w:rPr>
          <w:rStyle w:val="afffff0"/>
          <w:rFonts w:ascii="FontbitDavid" w:hAnsi="FontbitDavid"/>
          <w:sz w:val="24"/>
          <w:rtl/>
          <w:rPrChange w:id="9017" w:author="מנוע פסוקים" w:date="2026-10-11T09:23:42Z">
            <w:rPr>
              <w:rFonts w:ascii="FontbitDavid" w:hAnsi="FontbitDavid"/>
              <w:sz w:val="24"/>
              <w:rtl/>
            </w:rPr>
          </w:rPrChange>
        </w:rPr>
        <w:t xml:space="preserve">תשלחו</w:t>
      </w:r>
      <w:r>
        <w:rPr>
          <w:rFonts w:ascii="FontbitDavid" w:hAnsi="FontbitDavid"/>
          <w:sz w:val="24"/>
          <w:rtl/>
        </w:rPr>
        <w:t xml:space="preserve"> - זכר ודאי, נקבה </w:t>
      </w:r>
      <w:ins w:id="95445" w:author="מנוע מכני" w:date="2026-10-11T12:04:39Z">
        <w:r>
          <w:rPr>
            <w:rFonts w:ascii="FontbitDavid" w:hAnsi="FontbitDavid"/>
            <w:sz w:val="24"/>
            <w:rtl/>
          </w:rPr>
          <w:t xml:space="preserve">ודיש</w:t>
        </w:r>
      </w:ins>
      <w:del w:id="95446" w:author="מנוע מכני" w:date="2026-10-11T12:04:39Z">
        <w:r w:rsidRPr="00B078C3">
          <w:rPr>
            <w:rFonts w:ascii="FontbitDavid" w:hAnsi="FontbitDavid"/>
            <w:sz w:val="24"/>
            <w:rtl/>
          </w:rPr>
          <w:delText xml:space="preserve">ודאית</w:delText>
        </w:r>
      </w:del>
      <w:r w:rsidRPr="00B078C3">
        <w:rPr>
          <w:rFonts w:ascii="FontbitDavid" w:hAnsi="FontbitDavid"/>
          <w:sz w:val="24"/>
          <w:rtl/>
        </w:rPr>
        <w:t xml:space="preserve">, ולא טומטום ואנדרוגינוס.</w:t>
      </w:r>
    </w:p>
    <w:p w:rsidR="00E403F0" w:rsidRPr="00B078C3" w:rsidRDefault="00E403F0" w:rsidP="00E403F0">
      <w:pPr>
        <w:pStyle w:val="afff3"/>
        <w:framePr w:wrap="around"/>
        <w:rPr>
          <w:rtl/>
        </w:rPr>
      </w:pPr>
      <w:r>
        <w:rPr>
          <w:rFonts w:hint="cs"/>
          <w:rtl/>
        </w:rPr>
        <w:t>כח:</w:t>
      </w:r>
    </w:p>
    <w:p>
      <w:pPr>
        <w:pStyle w:val="38"/>
        <w:rPr>
          <w:ins w:id="99867" w:author="מנוע מכני" w:date="2026-10-11T12:04:39Z"/>
        </w:rPr>
      </w:pPr>
      <w:r w:rsidRPr="00B078C3">
        <w:t xml:space="preserve">לימא מסייע </w:t>
      </w:r>
      <w:ins w:id="95447" w:author="מנוע מכני" w:date="2026-10-11T12:04:39Z">
        <w:r>
          <w:t xml:space="preserve">לו</w:t>
        </w:r>
      </w:ins>
      <w:del w:id="95448"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998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טומטום ואנדרוגינוס שראו לובן או אודם - אין חייבין על ביאת מקדש ואין שורפין עליהם את התרומה, ראו לובן ואודם כאחת - אין חייבין על ביאת מקדש, אבל שורפין עליהם את התרומה.</w:t>
      </w:r>
    </w:p>
    <w:p>
      <w:pPr>
        <w:pStyle w:val="38"/>
        <w:rPr>
          <w:ins w:id="99869" w:author="מנוע מכני" w:date="2026-10-11T12:04:39Z"/>
        </w:rPr>
      </w:pPr>
      <w:r w:rsidRPr="00017C1D">
        <w:t xml:space="preserve">מ"ט</w:t>
      </w:r>
      <w:r w:rsidRPr="00017C1D">
        <w:t xml:space="preserve">?</w:t>
      </w:r>
    </w:p>
    <w:p w:rsidR="00E403F0" w:rsidRPr="00017C1D" w:rsidRDefault="00E403F0" w:rsidP="00E403F0">
      <w:pPr>
        <w:rPr>
          <w:rFonts w:ascii="FontbitDavid" w:hAnsi="FontbitDavid"/>
          <w:spacing w:val="-4"/>
          <w:sz w:val="24"/>
          <w:rtl/>
        </w:rPr>
      </w:pPr>
      <w:del w:id="99870" w:author="מנוע מכני" w:date="2026-10-11T12:04:39Z">
        <w:r w:rsidRPr="00017C1D">
          <w:rPr>
            <w:rFonts w:ascii="FontbitDavid" w:hAnsi="FontbitDavid"/>
            <w:spacing w:val="-4"/>
            <w:sz w:val="24"/>
            <w:rtl/>
          </w:rPr>
          <w:delText xml:space="preserve"> </w:delText>
        </w:r>
      </w:del>
      <w:ins w:id="93913" w:author="מנוע מכני" w:date="2026-10-11T12:04:39Z">
        <w:r>
          <w:rPr>
            <w:rFonts w:ascii="FontbitDavid" w:hAnsi="FontbitDavid"/>
            <w:spacing w:val="-4"/>
            <w:sz w:val="24"/>
            <w:rtl/>
          </w:rPr>
          <w:t xml:space="preserve">לא</w:t>
        </w:r>
      </w:ins>
      <w:del w:id="93914" w:author="מנוע מכני" w:date="2026-10-11T12:04:39Z">
        <w:r w:rsidRPr="00017C1D">
          <w:rPr>
            <w:rFonts w:ascii="FontbitDavid" w:hAnsi="FontbitDavid"/>
            <w:spacing w:val="-4"/>
            <w:sz w:val="24"/>
            <w:rtl/>
          </w:rPr>
          <w:delText xml:space="preserve">לאו</w:delText>
        </w:r>
      </w:del>
      <w:r w:rsidRPr="00017C1D">
        <w:rPr>
          <w:rFonts w:ascii="FontbitDavid" w:hAnsi="FontbitDavid"/>
          <w:spacing w:val="-4"/>
          <w:sz w:val="24"/>
          <w:rtl/>
        </w:rPr>
        <w:t xml:space="preserve"> משום שנא</w:t>
      </w:r>
      <w:r w:rsidRPr="00017C1D">
        <w:rPr>
          <w:rFonts w:ascii="FontbitDavid" w:hAnsi="FontbitDavid" w:hint="cs"/>
          <w:spacing w:val="-4"/>
          <w:sz w:val="24"/>
          <w:rtl/>
        </w:rPr>
        <w:t>'</w:t>
      </w:r>
      <w:r w:rsidRPr="00017C1D">
        <w:rPr>
          <w:rFonts w:ascii="FontbitDavid" w:hAnsi="FontbitDavid"/>
          <w:spacing w:val="-4"/>
          <w:sz w:val="24"/>
          <w:rtl/>
        </w:rPr>
        <w:t xml:space="preserve"> מזכר ועד נקבה תשלחו זכר ודאי נקבה </w:t>
      </w:r>
      <w:ins w:id="95449" w:author="מנוע מכני" w:date="2026-10-11T12:04:39Z">
        <w:r>
          <w:rPr>
            <w:rFonts w:ascii="FontbitDavid" w:hAnsi="FontbitDavid"/>
            <w:spacing w:val="-4"/>
            <w:sz w:val="24"/>
            <w:rtl/>
          </w:rPr>
          <w:t xml:space="preserve">ודיש</w:t>
        </w:r>
      </w:ins>
      <w:del w:id="95450" w:author="מנוע מכני" w:date="2026-10-11T12:04:39Z">
        <w:r w:rsidRPr="00017C1D">
          <w:rPr>
            <w:rFonts w:ascii="FontbitDavid" w:hAnsi="FontbitDavid"/>
            <w:spacing w:val="-4"/>
            <w:sz w:val="24"/>
            <w:rtl/>
          </w:rPr>
          <w:delText xml:space="preserve">ודאית</w:delText>
        </w:r>
      </w:del>
      <w:r w:rsidRPr="00017C1D">
        <w:rPr>
          <w:rFonts w:ascii="FontbitDavid" w:hAnsi="FontbitDavid"/>
          <w:spacing w:val="-4"/>
          <w:sz w:val="24"/>
          <w:rtl/>
        </w:rPr>
        <w:t xml:space="preserve">, ולא טומטום ואנדרוגינוס? </w:t>
      </w:r>
    </w:p>
    <w:p>
      <w:pPr>
        <w:pStyle w:val="38"/>
        <w:rPr>
          <w:ins w:id="99871" w:author="מנוע מכני" w:date="2026-10-11T12:04:39Z"/>
        </w:rPr>
      </w:pPr>
      <w:del w:id="101720" w:author="מנוע מכני" w:date="2026-10-11T12:04:39Z">
        <w:r w:rsidRPr="00B078C3">
          <w:delText xml:space="preserve">אמר </w:delText>
        </w:r>
      </w:del>
      <w:r w:rsidRPr="00B078C3">
        <w:t xml:space="preserve">עולא:</w:t>
      </w:r>
    </w:p>
    <w:p w:rsidR="00E403F0" w:rsidRPr="00B078C3" w:rsidRDefault="00E403F0" w:rsidP="00E403F0">
      <w:pPr>
        <w:rPr>
          <w:rFonts w:ascii="FontbitDavid" w:hAnsi="FontbitDavid"/>
          <w:sz w:val="24"/>
          <w:rtl/>
        </w:rPr>
      </w:pPr>
      <w:del w:id="9987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הא מני - </w:t>
      </w:r>
      <w:r w:rsidRPr="00B078C3">
        <w:rPr>
          <w:rStyle w:val="2fb"/>
          <w:rFonts w:ascii="FontbitDavid" w:hAnsi="FontbitDavid"/>
          <w:sz w:val="24"/>
          <w:rtl/>
        </w:rPr>
        <w:t xml:space="preserve">ר' אליעזר</w:t>
      </w:r>
      <w:r w:rsidRPr="00B078C3">
        <w:rPr>
          <w:rFonts w:ascii="FontbitDavid" w:hAnsi="FontbitDavid"/>
          <w:sz w:val="24"/>
          <w:rtl/>
        </w:rPr>
        <w:t xml:space="preserve"> היא, </w:t>
      </w:r>
      <w:r w:rsidRPr="00B078C3">
        <w:rPr>
          <w:rFonts w:ascii="FontbitDavid" w:hAnsi="FontbitDavid"/>
          <w:sz w:val="24"/>
          <w:rtl/>
        </w:rPr>
        <w:t xml:space="preserve">דתנן</w:t>
      </w:r>
      <w:r w:rsidRPr="00B078C3">
        <w:rPr>
          <w:rFonts w:ascii="FontbitDavid" w:hAnsi="FontbitDavid"/>
          <w:sz w:val="24"/>
          <w:rtl/>
        </w:rPr>
        <w:t xml:space="preserve">, </w:t>
      </w:r>
      <w:ins w:id="93093" w:author="מנוע מכני" w:date="2026-10-11T12:04:39Z">
        <w:r>
          <w:rPr>
            <w:rStyle w:val="2fb"/>
            <w:rFonts w:ascii="FontbitDavid" w:hAnsi="FontbitDavid"/>
            <w:sz w:val="24"/>
            <w:rtl/>
          </w:rPr>
          <w:t xml:space="preserve">ר"א</w:t>
        </w:r>
      </w:ins>
      <w:del w:id="93094" w:author="מנוע מכני" w:date="2026-10-11T12:04:39Z">
        <w:r w:rsidRPr="00B078C3">
          <w:rPr>
            <w:rFonts w:ascii="FontbitDavid" w:hAnsi="FontbitDavid"/>
            <w:sz w:val="24"/>
            <w:rtl/>
          </w:rPr>
          <w:delText xml:space="preserve">רבי אליעזר</w:delText>
        </w:r>
      </w:del>
      <w:r w:rsidRPr="00B078C3">
        <w:rPr>
          <w:rFonts w:ascii="FontbitDavid" w:hAnsi="FontbitDavid"/>
          <w:sz w:val="24"/>
          <w:rtl/>
        </w:rPr>
        <w:t xml:space="preserve"> אומר: השרץ ונעלם ממנו - על העלם שרץ הוא חייב, ואינו חייב על העלם מקדש.</w:t>
      </w:r>
    </w:p>
    <w:p>
      <w:pPr>
        <w:pStyle w:val="38"/>
        <w:rPr>
          <w:ins w:id="99873" w:author="מנוע מכני" w:date="2026-10-11T12:04:39Z"/>
        </w:rPr>
      </w:pPr>
      <w:ins w:id="91261" w:author="מנוע מכני" w:date="2026-10-11T12:04:39Z">
        <w:r>
          <w:t xml:space="preserve">ר"ע</w:t>
        </w:r>
      </w:ins>
      <w:del w:id="91262" w:author="מנוע מכני" w:date="2026-10-11T12:04:39Z">
        <w:r w:rsidRPr="00017C1D">
          <w:delText xml:space="preserve">ר''ע</w:delText>
        </w:r>
      </w:del>
      <w:del w:id="101721" w:author="מנוע מכני" w:date="2026-10-11T12:04:39Z">
        <w:r w:rsidRPr="00017C1D">
          <w:delText xml:space="preserve"> </w:delText>
        </w:r>
        <w:r w:rsidRPr="00017C1D">
          <w:delText xml:space="preserve">אומר</w:delText>
        </w:r>
      </w:del>
      <w:r w:rsidRPr="00017C1D">
        <w:t xml:space="preserve">:</w:t>
      </w:r>
    </w:p>
    <w:p w:rsidR="00E403F0" w:rsidRPr="00017C1D" w:rsidRDefault="00E403F0" w:rsidP="00E403F0">
      <w:pPr>
        <w:rPr>
          <w:rFonts w:ascii="FontbitDavid" w:hAnsi="FontbitDavid"/>
          <w:spacing w:val="-2"/>
          <w:sz w:val="24"/>
          <w:rtl/>
        </w:rPr>
      </w:pPr>
      <w:del w:id="99874" w:author="מנוע מכני" w:date="2026-10-11T12:04:39Z">
        <w:r w:rsidRPr="00017C1D">
          <w:rPr>
            <w:rFonts w:ascii="FontbitDavid" w:hAnsi="FontbitDavid"/>
            <w:spacing w:val="-2"/>
            <w:sz w:val="24"/>
            <w:rtl/>
          </w:rPr>
          <w:delText xml:space="preserve"> </w:delText>
        </w:r>
      </w:del>
      <w:r w:rsidRPr="00017C1D">
        <w:rPr>
          <w:rFonts w:ascii="FontbitDavid" w:hAnsi="FontbitDavid" w:hint="cs"/>
          <w:spacing w:val="-2"/>
          <w:sz w:val="24"/>
          <w:rtl/>
        </w:rPr>
        <w:t>'</w:t>
      </w:r>
      <w:ins w:id="90371" w:author="Claude - סמנטי" w:date="2026-10-11T12:19:29Z">
        <w:r>
          <w:rPr>
            <w:rStyle w:val="afffff0"/>
            <w:rFonts w:ascii="FontbitDavid" w:hAnsi="FontbitDavid"/>
            <w:spacing w:val="-2"/>
            <w:sz w:val="24"/>
            <w:rtl/>
          </w:rPr>
          <w:t xml:space="preserve">וְנֶעְלַם מִמֶּנּוּ וְהוּא טָמֵא</w:t>
        </w:r>
      </w:ins>
      <w:del w:id="90372" w:author="Claude - סמנטי" w:date="2026-10-11T12:19:29Z">
        <w:r w:rsidRPr="00017C1D">
          <w:rPr>
            <w:rFonts w:ascii="FontbitDavid" w:hAnsi="FontbitDavid"/>
            <w:spacing w:val="-2"/>
            <w:sz w:val="24"/>
            <w:rtl/>
          </w:rPr>
          <w:delText xml:space="preserve">ונעלם ממנו והוא טמא</w:delText>
        </w:r>
      </w:del>
      <w:r w:rsidRPr="00017C1D">
        <w:rPr>
          <w:rFonts w:ascii="FontbitDavid" w:hAnsi="FontbitDavid" w:hint="cs"/>
          <w:spacing w:val="-2"/>
          <w:sz w:val="24"/>
          <w:rtl/>
        </w:rPr>
        <w:t>'</w:t>
      </w:r>
      <w:r w:rsidRPr="00017C1D">
        <w:rPr>
          <w:rFonts w:ascii="FontbitDavid" w:hAnsi="FontbitDavid"/>
          <w:spacing w:val="-2"/>
          <w:sz w:val="24"/>
          <w:rtl/>
        </w:rPr>
        <w:t xml:space="preserve"> - על העלם טומאה הוא חייב, ואינו חייב על העלם מקדש.</w:t>
      </w:r>
    </w:p>
    <w:p w:rsidR="00E403F0" w:rsidRPr="00017C1D" w:rsidRDefault="00E403F0" w:rsidP="00E403F0">
      <w:pPr>
        <w:rPr>
          <w:rFonts w:ascii="FontbitDavid" w:hAnsi="FontbitDavid"/>
          <w:spacing w:val="-2"/>
          <w:sz w:val="24"/>
          <w:rtl/>
        </w:rPr>
      </w:pPr>
      <w:ins w:id="93917" w:author="מנוע מכני" w:date="2026-10-11T12:04:39Z">
        <w:r>
          <w:rPr>
            <w:rFonts w:ascii="FontbitDavid" w:hAnsi="FontbitDavid" w:hint="cs"/>
            <w:spacing w:val="-2"/>
            <w:sz w:val="24"/>
            <w:rtl/>
          </w:rPr>
          <w:t xml:space="preserve">ויש</w:t>
        </w:r>
      </w:ins>
      <w:del w:id="93918" w:author="מנוע מכני" w:date="2026-10-11T12:04:39Z">
        <w:r w:rsidRPr="00017C1D">
          <w:rPr>
            <w:rFonts w:ascii="FontbitDavid" w:hAnsi="FontbitDavid" w:hint="cs"/>
            <w:spacing w:val="-2"/>
            <w:sz w:val="24"/>
            <w:rtl/>
          </w:rPr>
          <w:delText xml:space="preserve">ואיכא</w:delText>
        </w:r>
      </w:del>
      <w:r w:rsidRPr="00017C1D">
        <w:rPr>
          <w:rFonts w:ascii="FontbitDavid" w:hAnsi="FontbitDavid" w:hint="cs"/>
          <w:spacing w:val="-2"/>
          <w:sz w:val="24"/>
          <w:rtl/>
        </w:rPr>
        <w:t xml:space="preserve"> </w:t>
      </w:r>
      <w:ins w:id="90115" w:author="Claude - סמנטי" w:date="2026-10-11T12:19:29Z">
        <w:r>
          <w:rPr>
            <w:rFonts w:ascii="FontbitDavid" w:hAnsi="FontbitDavid" w:hint="cs"/>
            <w:spacing w:val="-2"/>
            <w:sz w:val="24"/>
            <w:rtl/>
          </w:rPr>
          <w:t xml:space="preserve">ביניהם</w:t>
        </w:r>
      </w:ins>
      <w:del w:id="90116" w:author="Claude - סמנטי" w:date="2026-10-11T12:19:29Z">
        <w:r w:rsidRPr="00017C1D">
          <w:rPr>
            <w:rFonts w:ascii="FontbitDavid" w:hAnsi="FontbitDavid" w:hint="cs"/>
            <w:spacing w:val="-2"/>
            <w:sz w:val="24"/>
            <w:rtl/>
          </w:rPr>
          <w:delText xml:space="preserve">בנייהו</w:delText>
        </w:r>
      </w:del>
      <w:r w:rsidRPr="00017C1D">
        <w:rPr>
          <w:rFonts w:ascii="FontbitDavid" w:hAnsi="FontbitDavid" w:hint="cs"/>
          <w:spacing w:val="-2"/>
          <w:sz w:val="24"/>
          <w:rtl/>
        </w:rPr>
        <w:t xml:space="preserve"> שרץ ונבילה</w:t>
      </w:r>
      <w:r w:rsidRPr="00017C1D">
        <w:rPr>
          <w:rFonts w:ascii="FontbitDavid" w:hAnsi="FontbitDavid"/>
          <w:spacing w:val="-2"/>
          <w:sz w:val="24"/>
          <w:rtl/>
        </w:rPr>
        <w:t xml:space="preserve">, </w:t>
      </w:r>
      <w:ins w:id="93095" w:author="מנוע מכני" w:date="2026-10-11T12:04:39Z">
        <w:r>
          <w:rPr>
            <w:rStyle w:val="2fb"/>
            <w:rFonts w:ascii="FontbitDavid" w:hAnsi="FontbitDavid"/>
            <w:spacing w:val="-2"/>
            <w:sz w:val="24"/>
            <w:rtl/>
          </w:rPr>
          <w:t xml:space="preserve">דר"א</w:t>
        </w:r>
      </w:ins>
      <w:del w:id="93096" w:author="מנוע מכני" w:date="2026-10-11T12:04:39Z">
        <w:r w:rsidRPr="00017C1D">
          <w:rPr>
            <w:rFonts w:ascii="FontbitDavid" w:hAnsi="FontbitDavid"/>
            <w:spacing w:val="-2"/>
            <w:sz w:val="24"/>
            <w:rtl/>
          </w:rPr>
          <w:delText xml:space="preserve">דרבי אליעזר</w:delText>
        </w:r>
      </w:del>
      <w:r w:rsidRPr="00017C1D">
        <w:rPr>
          <w:rFonts w:ascii="FontbitDavid" w:hAnsi="FontbitDavid"/>
          <w:spacing w:val="-2"/>
          <w:sz w:val="24"/>
          <w:rtl/>
        </w:rPr>
        <w:t xml:space="preserve"> סבר </w:t>
      </w:r>
      <w:ins w:id="93915" w:author="מנוע מכני" w:date="2026-10-11T12:04:39Z">
        <w:r>
          <w:rPr>
            <w:rFonts w:ascii="FontbitDavid" w:hAnsi="FontbitDavid"/>
            <w:spacing w:val="-2"/>
            <w:sz w:val="24"/>
            <w:rtl/>
          </w:rPr>
          <w:t xml:space="preserve">צריך</w:t>
        </w:r>
      </w:ins>
      <w:del w:id="93916" w:author="מנוע מכני" w:date="2026-10-11T12:04:39Z">
        <w:r w:rsidRPr="00017C1D">
          <w:rPr>
            <w:rFonts w:ascii="FontbitDavid" w:hAnsi="FontbitDavid"/>
            <w:spacing w:val="-2"/>
            <w:sz w:val="24"/>
            <w:rtl/>
          </w:rPr>
          <w:delText xml:space="preserve">בעינן</w:delText>
        </w:r>
      </w:del>
      <w:r w:rsidRPr="00017C1D">
        <w:rPr>
          <w:rFonts w:ascii="FontbitDavid" w:hAnsi="FontbitDavid"/>
          <w:spacing w:val="-2"/>
          <w:sz w:val="24"/>
          <w:rtl/>
        </w:rPr>
        <w:t xml:space="preserve"> עד דידע </w:t>
      </w:r>
      <w:ins w:id="97401" w:author="מנוע מכני" w:date="2026-10-11T12:04:39Z">
        <w:r>
          <w:rPr>
            <w:rFonts w:ascii="FontbitDavid" w:hAnsi="FontbitDavid"/>
            <w:spacing w:val="-2"/>
            <w:sz w:val="24"/>
            <w:rtl/>
          </w:rPr>
          <w:t xml:space="preserve">אם </w:t>
        </w:r>
      </w:ins>
      <w:del w:id="97402" w:author="מנוע מכני" w:date="2026-10-11T12:04:39Z">
        <w:r w:rsidRPr="00017C1D">
          <w:rPr>
            <w:rFonts w:ascii="FontbitDavid" w:hAnsi="FontbitDavid"/>
            <w:spacing w:val="-2"/>
            <w:sz w:val="24"/>
            <w:rtl/>
          </w:rPr>
          <w:delText xml:space="preserve">אי </w:delText>
        </w:r>
      </w:del>
      <w:r w:rsidRPr="00017C1D">
        <w:rPr>
          <w:rFonts w:ascii="FontbitDavid" w:hAnsi="FontbitDavid"/>
          <w:spacing w:val="-2"/>
          <w:sz w:val="24"/>
          <w:rtl/>
        </w:rPr>
        <w:t xml:space="preserve">בשרץ איטמי </w:t>
      </w:r>
      <w:ins w:id="97403" w:author="מנוע מכני" w:date="2026-10-11T12:04:39Z">
        <w:r>
          <w:rPr>
            <w:rFonts w:ascii="FontbitDavid" w:hAnsi="FontbitDavid"/>
            <w:spacing w:val="-2"/>
            <w:sz w:val="24"/>
            <w:rtl/>
          </w:rPr>
          <w:t xml:space="preserve">אם </w:t>
        </w:r>
      </w:ins>
      <w:del w:id="97404" w:author="מנוע מכני" w:date="2026-10-11T12:04:39Z">
        <w:r w:rsidRPr="00017C1D">
          <w:rPr>
            <w:rFonts w:ascii="FontbitDavid" w:hAnsi="FontbitDavid"/>
            <w:spacing w:val="-2"/>
            <w:sz w:val="24"/>
            <w:rtl/>
          </w:rPr>
          <w:delText xml:space="preserve">אי </w:delText>
        </w:r>
      </w:del>
      <w:r w:rsidRPr="00017C1D">
        <w:rPr>
          <w:rFonts w:ascii="FontbitDavid" w:hAnsi="FontbitDavid"/>
          <w:spacing w:val="-2"/>
          <w:sz w:val="24"/>
          <w:rtl/>
        </w:rPr>
        <w:t xml:space="preserve">בנבילה איטמי,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ור' עקיבא סבר </w:t>
      </w:r>
      <w:r w:rsidRPr="00B078C3">
        <w:rPr>
          <w:rFonts w:ascii="FontbitDavid" w:hAnsi="FontbitDavid"/>
          <w:sz w:val="24"/>
          <w:rtl/>
        </w:rPr>
        <w:t xml:space="preserve">לא</w:t>
      </w:r>
      <w:r w:rsidRPr="00B078C3">
        <w:rPr>
          <w:rFonts w:ascii="FontbitDavid" w:hAnsi="FontbitDavid"/>
          <w:sz w:val="24"/>
          <w:rtl/>
        </w:rPr>
        <w:t xml:space="preserve"> </w:t>
      </w:r>
      <w:ins w:id="93919" w:author="מנוע מכני" w:date="2026-10-11T12:04:39Z">
        <w:r>
          <w:rPr>
            <w:rFonts w:ascii="FontbitDavid" w:hAnsi="FontbitDavid"/>
            <w:sz w:val="24"/>
            <w:rtl/>
          </w:rPr>
          <w:t xml:space="preserve">צריך</w:t>
        </w:r>
      </w:ins>
      <w:del w:id="93920"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ins w:id="93927" w:author="מנוע מכני" w:date="2026-10-11T12:04:39Z">
        <w:r>
          <w:rPr>
            <w:rFonts w:ascii="FontbitDavid" w:hAnsi="FontbitDavid"/>
            <w:sz w:val="24"/>
            <w:rtl/>
          </w:rPr>
          <w:t xml:space="preserve">לא</w:t>
        </w:r>
      </w:ins>
      <w:del w:id="9392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r w:rsidRPr="00B078C3">
        <w:rPr>
          <w:rStyle w:val="2fb"/>
          <w:rFonts w:ascii="FontbitDavid" w:hAnsi="FontbitDavid"/>
          <w:sz w:val="24"/>
          <w:rtl/>
        </w:rPr>
        <w:t xml:space="preserve">א</w:t>
      </w:r>
      <w:ins w:id="91263" w:author="מנוע מכני" w:date="2026-10-11T12:04:39Z">
        <w:r>
          <w:rPr>
            <w:rStyle w:val="2fb"/>
            <w:rFonts w:ascii="FontbitDavid" w:hAnsi="FontbitDavid" w:hint="cs"/>
            <w:sz w:val="24"/>
            <w:rtl/>
          </w:rPr>
          <w:t xml:space="preserve">ר"א</w:t>
        </w:r>
      </w:ins>
      <w:del w:id="91264"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ins w:id="93925" w:author="מנוע מכני" w:date="2026-10-11T12:04:39Z">
        <w:r>
          <w:rPr>
            <w:rFonts w:ascii="FontbitDavid" w:hAnsi="FontbitDavid"/>
            <w:sz w:val="24"/>
            <w:rtl/>
          </w:rPr>
          <w:t xml:space="preserve">שם</w:t>
        </w:r>
      </w:ins>
      <w:del w:id="93926"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w:t>
      </w:r>
      <w:ins w:id="93921" w:author="מנוע מכני" w:date="2026-10-11T12:04:39Z">
        <w:r>
          <w:rPr>
            <w:rFonts w:ascii="FontbitDavid" w:hAnsi="FontbitDavid"/>
            <w:sz w:val="24"/>
            <w:rtl/>
          </w:rPr>
          <w:t xml:space="preserve">צריך</w:t>
        </w:r>
      </w:ins>
      <w:del w:id="93922"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דידע </w:t>
      </w:r>
      <w:ins w:id="97405" w:author="מנוע מכני" w:date="2026-10-11T12:04:39Z">
        <w:r>
          <w:rPr>
            <w:rFonts w:ascii="FontbitDavid" w:hAnsi="FontbitDavid"/>
            <w:sz w:val="24"/>
            <w:rtl/>
          </w:rPr>
          <w:t xml:space="preserve">אם </w:t>
        </w:r>
      </w:ins>
      <w:del w:id="9740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בשרץ איטמי </w:t>
      </w:r>
      <w:ins w:id="97407" w:author="מנוע מכני" w:date="2026-10-11T12:04:39Z">
        <w:r>
          <w:rPr>
            <w:rFonts w:ascii="FontbitDavid" w:hAnsi="FontbitDavid"/>
            <w:sz w:val="24"/>
            <w:rtl/>
          </w:rPr>
          <w:t xml:space="preserve">אם </w:t>
        </w:r>
      </w:ins>
      <w:del w:id="97408"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בנבלה איטמי, </w:t>
      </w:r>
      <w:ins w:id="91265" w:author="מנוע מכני" w:date="2026-10-11T12:04:39Z">
        <w:r>
          <w:rPr>
            <w:rFonts w:ascii="FontbitDavid" w:hAnsi="FontbitDavid"/>
            <w:sz w:val="24"/>
            <w:rtl/>
          </w:rPr>
          <w:t xml:space="preserve">ה"נ</w:t>
        </w:r>
      </w:ins>
      <w:del w:id="91266"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''נ</w:delText>
        </w:r>
      </w:del>
      <w:r>
        <w:rPr>
          <w:rFonts w:ascii="FontbitDavid" w:hAnsi="FontbitDavid"/>
          <w:sz w:val="24"/>
          <w:rtl/>
        </w:rPr>
        <w:t xml:space="preserve"> </w:t>
      </w:r>
      <w:ins w:id="93923" w:author="מנוע מכני" w:date="2026-10-11T12:04:39Z">
        <w:r>
          <w:rPr>
            <w:rFonts w:ascii="FontbitDavid" w:hAnsi="FontbitDavid"/>
            <w:sz w:val="24"/>
            <w:rtl/>
          </w:rPr>
          <w:t xml:space="preserve">צריך</w:t>
        </w:r>
      </w:ins>
      <w:del w:id="93924"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דידע </w:t>
      </w:r>
      <w:ins w:id="97409" w:author="מנוע מכני" w:date="2026-10-11T12:04:39Z">
        <w:r>
          <w:rPr>
            <w:rFonts w:ascii="FontbitDavid" w:hAnsi="FontbitDavid"/>
            <w:sz w:val="24"/>
            <w:rtl/>
          </w:rPr>
          <w:t xml:space="preserve">אם </w:t>
        </w:r>
      </w:ins>
      <w:del w:id="9741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בלובן איטמי, </w:t>
      </w:r>
      <w:ins w:id="97411" w:author="מנוע מכני" w:date="2026-10-11T12:04:39Z">
        <w:r>
          <w:rPr>
            <w:rFonts w:ascii="FontbitDavid" w:hAnsi="FontbitDavid"/>
            <w:sz w:val="24"/>
            <w:rtl/>
          </w:rPr>
          <w:t xml:space="preserve">אם </w:t>
        </w:r>
      </w:ins>
      <w:del w:id="97412"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באודם איטמי</w:t>
      </w:r>
      <w:ins w:id="96823" w:author="מנוע מכני" w:date="2026-10-11T12:04:39Z">
        <w:r>
          <w:rPr>
            <w:rFonts w:ascii="FontbitDavid" w:hAnsi="FontbitDavid"/>
            <w:sz w:val="24"/>
            <w:rtl/>
          </w:rPr>
          <w:t xml:space="preserve">,</w:t>
        </w:r>
      </w:ins>
      <w:del w:id="96824"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אבל </w:t>
      </w:r>
      <w:r w:rsidRPr="00B078C3">
        <w:rPr>
          <w:rStyle w:val="2fb"/>
          <w:rFonts w:ascii="FontbitDavid" w:hAnsi="FontbitDavid"/>
          <w:sz w:val="24"/>
          <w:rtl/>
        </w:rPr>
        <w:t xml:space="preserve">ל</w:t>
      </w:r>
      <w:ins w:id="91267" w:author="מנוע מכני" w:date="2026-10-11T12:04:39Z">
        <w:r>
          <w:rPr>
            <w:rStyle w:val="2fb"/>
            <w:rFonts w:ascii="FontbitDavid" w:hAnsi="FontbitDavid"/>
            <w:sz w:val="24"/>
            <w:rtl/>
          </w:rPr>
          <w:t xml:space="preserve">ר"ע</w:t>
        </w:r>
      </w:ins>
      <w:del w:id="91268"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''ע</w:delText>
        </w:r>
      </w:del>
      <w:r w:rsidRPr="00B078C3">
        <w:rPr>
          <w:rFonts w:ascii="FontbitDavid" w:hAnsi="FontbitDavid"/>
          <w:sz w:val="24"/>
          <w:rtl/>
        </w:rPr>
        <w:t xml:space="preserve"> דאמר משום טומאה </w:t>
      </w:r>
      <w:ins w:id="98321" w:author="מנוע מכני" w:date="2026-10-11T12:04:39Z">
        <w:r>
          <w:rPr>
            <w:rFonts w:ascii="FontbitDavid" w:hAnsi="FontbitDavid"/>
            <w:sz w:val="24"/>
            <w:rtl/>
          </w:rPr>
          <w:t xml:space="preserve">מחוייב</w:t>
        </w:r>
      </w:ins>
      <w:del w:id="98322" w:author="מנוע מכני" w:date="2026-10-11T12:04:39Z">
        <w:r w:rsidRPr="00B078C3">
          <w:rPr>
            <w:rFonts w:ascii="FontbitDavid" w:hAnsi="FontbitDavid"/>
            <w:sz w:val="24"/>
            <w:rtl/>
          </w:rPr>
          <w:delText xml:space="preserve">מיחייב</w:delText>
        </w:r>
      </w:del>
      <w:r w:rsidRPr="00B078C3">
        <w:rPr>
          <w:rFonts w:ascii="FontbitDavid" w:hAnsi="FontbitDavid"/>
          <w:sz w:val="24"/>
          <w:rtl/>
        </w:rPr>
        <w:t xml:space="preserve">, </w:t>
      </w:r>
      <w:ins w:id="91269" w:author="מנוע מכני" w:date="2026-10-11T12:04:39Z">
        <w:r>
          <w:rPr>
            <w:rFonts w:ascii="FontbitDavid" w:hAnsi="FontbitDavid"/>
            <w:sz w:val="24"/>
            <w:rtl/>
          </w:rPr>
          <w:t xml:space="preserve">ה"נ</w:t>
        </w:r>
      </w:ins>
      <w:del w:id="91270"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''נ</w:delText>
        </w:r>
      </w:del>
      <w:r w:rsidRPr="00B078C3">
        <w:rPr>
          <w:rFonts w:ascii="FontbitDavid" w:hAnsi="FontbitDavid"/>
          <w:sz w:val="24"/>
          <w:rtl/>
        </w:rPr>
        <w:t xml:space="preserve">- משום טומאה </w:t>
      </w:r>
      <w:ins w:id="98323" w:author="מנוע מכני" w:date="2026-10-11T12:04:39Z">
        <w:r>
          <w:rPr>
            <w:rFonts w:ascii="FontbitDavid" w:hAnsi="FontbitDavid"/>
            <w:sz w:val="24"/>
            <w:rtl/>
          </w:rPr>
          <w:t xml:space="preserve">מחוייב</w:t>
        </w:r>
      </w:ins>
      <w:del w:id="98324" w:author="מנוע מכני" w:date="2026-10-11T12:04:39Z">
        <w:r w:rsidRPr="00B078C3">
          <w:rPr>
            <w:rFonts w:ascii="FontbitDavid" w:hAnsi="FontbitDavid"/>
            <w:sz w:val="24"/>
            <w:rtl/>
          </w:rPr>
          <w:delText xml:space="preserve">מיחייב</w:delText>
        </w:r>
      </w:del>
      <w:r w:rsidRPr="00B078C3">
        <w:rPr>
          <w:rFonts w:ascii="FontbitDavid" w:hAnsi="FontbitDavid"/>
          <w:sz w:val="24"/>
          <w:rtl/>
        </w:rPr>
        <w:t xml:space="preserve">.</w:t>
      </w:r>
    </w:p>
    <w:p w:rsidR="00E403F0" w:rsidRPr="00017C1D" w:rsidRDefault="00E403F0" w:rsidP="00E403F0">
      <w:pPr>
        <w:pStyle w:val="a3"/>
        <w:rPr>
          <w:spacing w:val="0"/>
          <w:rtl/>
        </w:rPr>
      </w:pPr>
      <w:r w:rsidRPr="00017C1D">
        <w:rPr>
          <w:rStyle w:val="2fb"/>
          <w:spacing w:val="0"/>
          <w:rtl/>
        </w:rPr>
        <w:lastRenderedPageBreak/>
        <w:t xml:space="preserve">ורב</w:t>
      </w:r>
      <w:r w:rsidRPr="00017C1D">
        <w:rPr>
          <w:spacing w:val="0"/>
          <w:rtl/>
        </w:rPr>
        <w:lastRenderedPageBreak/>
        <w:t xml:space="preserve">, </w:t>
      </w:r>
      <w:r w:rsidRPr="00017C1D">
        <w:rPr>
          <w:spacing w:val="0"/>
          <w:rtl/>
        </w:rPr>
        <w:lastRenderedPageBreak/>
        <w:t xml:space="preserve">מ</w:t>
      </w:r>
      <w:r w:rsidRPr="00017C1D">
        <w:rPr>
          <w:rFonts w:hint="cs"/>
          <w:spacing w:val="0"/>
          <w:rtl/>
        </w:rPr>
        <w:t xml:space="preserve">"ש</w:t>
      </w:r>
      <w:r w:rsidRPr="00017C1D">
        <w:rPr>
          <w:rFonts w:hint="cs"/>
          <w:spacing w:val="0"/>
          <w:rtl/>
        </w:rPr>
        <w:t xml:space="preserve"> </w:t>
      </w:r>
      <w:r>
        <w:rPr>
          <w:spacing w:val="0"/>
          <w:rtl/>
        </w:rPr>
        <w:t xml:space="preserve">ביאת מקדש דלא דכתיב </w:t>
      </w:r>
      <w:r>
        <w:rPr>
          <w:rStyle w:val="afffff0"/>
          <w:spacing w:val="0"/>
          <w:rtl/>
          <w:rPrChange w:id="9018" w:author="מנוע פסוקים" w:date="2026-10-11T09:23:42Z">
            <w:rPr>
              <w:spacing w:val="0"/>
              <w:rtl/>
            </w:rPr>
          </w:rPrChange>
        </w:rPr>
        <w:t xml:space="preserve">מזכר ועד נקבה תשלחו</w:t>
      </w:r>
      <w:r>
        <w:rPr>
          <w:spacing w:val="0"/>
          <w:rtl/>
        </w:rPr>
        <w:t xml:space="preserve"> זכר ודאי, נקבה </w:t>
      </w:r>
      <w:ins w:id="95451" w:author="מנוע מכני" w:date="2026-10-11T12:04:39Z">
        <w:r>
          <w:rPr>
            <w:spacing w:val="0"/>
            <w:rtl/>
          </w:rPr>
          <w:t xml:space="preserve">ודיש</w:t>
        </w:r>
      </w:ins>
      <w:del w:id="95452" w:author="מנוע מכני" w:date="2026-10-11T12:04:39Z">
        <w:r w:rsidRPr="00017C1D">
          <w:rPr>
            <w:spacing w:val="0"/>
            <w:rtl/>
          </w:rPr>
          <w:delText xml:space="preserve">ודאית</w:delText>
        </w:r>
      </w:del>
      <w:r w:rsidRPr="00017C1D">
        <w:rPr>
          <w:spacing w:val="0"/>
          <w:rtl/>
        </w:rPr>
        <w:t xml:space="preserve">, ולא טומטום ואנדרוגינוס</w:t>
      </w:r>
      <w:ins w:id="96825" w:author="מנוע מכני" w:date="2026-10-11T12:04:39Z">
        <w:r>
          <w:rPr>
            <w:spacing w:val="0"/>
            <w:rtl/>
          </w:rPr>
          <w:t xml:space="preserve">,</w:t>
        </w:r>
      </w:ins>
      <w:del w:id="96826" w:author="מנוע מכני" w:date="2026-10-11T12:04:39Z">
        <w:r w:rsidRPr="00017C1D">
          <w:rPr>
            <w:spacing w:val="0"/>
            <w:rtl/>
          </w:rPr>
          <w:delText xml:space="preserve">;</w:delText>
        </w:r>
      </w:del>
    </w:p>
    <w:p w:rsidR="00E403F0" w:rsidRPr="00027215" w:rsidRDefault="00E403F0" w:rsidP="00E403F0">
      <w:pPr>
        <w:pStyle w:val="a3"/>
        <w:rPr>
          <w:spacing w:val="0"/>
          <w:rtl/>
        </w:rPr>
      </w:pPr>
      <w:ins w:id="91271" w:author="מנוע מכני" w:date="2026-10-11T12:04:39Z">
        <w:r>
          <w:rPr>
            <w:spacing w:val="0"/>
            <w:rtl/>
          </w:rPr>
          <w:t xml:space="preserve">א"ה</w:t>
        </w:r>
      </w:ins>
      <w:del w:id="91272" w:author="מנוע מכני" w:date="2026-10-11T12:04:39Z">
        <w:r w:rsidRPr="00027215">
          <w:rPr>
            <w:spacing w:val="0"/>
            <w:rtl/>
          </w:rPr>
          <w:delText xml:space="preserve">א</w:delText>
        </w:r>
        <w:r w:rsidRPr="00027215">
          <w:rPr>
            <w:rFonts w:hint="cs"/>
            <w:spacing w:val="0"/>
            <w:rtl/>
          </w:rPr>
          <w:delText xml:space="preserve">''ה</w:delText>
        </w:r>
      </w:del>
      <w:r w:rsidRPr="00027215">
        <w:rPr>
          <w:rFonts w:hint="cs"/>
          <w:spacing w:val="0"/>
          <w:rtl/>
        </w:rPr>
        <w:t xml:space="preserve"> </w:t>
      </w:r>
      <w:r w:rsidRPr="00027215">
        <w:rPr>
          <w:spacing w:val="0"/>
          <w:rtl/>
        </w:rPr>
        <w:t xml:space="preserve">תרומה </w:t>
      </w:r>
      <w:ins w:id="93929" w:author="מנוע מכני" w:date="2026-10-11T12:04:39Z">
        <w:r>
          <w:rPr>
            <w:spacing w:val="0"/>
            <w:rtl/>
          </w:rPr>
          <w:t xml:space="preserve">גם</w:t>
        </w:r>
      </w:ins>
      <w:del w:id="93930" w:author="מנוע מכני" w:date="2026-10-11T12:04:39Z">
        <w:r w:rsidRPr="00027215">
          <w:rPr>
            <w:spacing w:val="0"/>
            <w:rtl/>
          </w:rPr>
          <w:delText xml:space="preserve">נמי</w:delText>
        </w:r>
      </w:del>
      <w:r w:rsidRPr="00027215">
        <w:rPr>
          <w:spacing w:val="0"/>
          <w:rtl/>
        </w:rPr>
        <w:t xml:space="preserve"> </w:t>
      </w:r>
      <w:r w:rsidRPr="00027215">
        <w:rPr>
          <w:spacing w:val="0"/>
          <w:rtl/>
        </w:rPr>
        <w:t xml:space="preserve">לא</w:t>
      </w:r>
      <w:r w:rsidRPr="00027215">
        <w:rPr>
          <w:spacing w:val="0"/>
          <w:rtl/>
        </w:rPr>
        <w:t xml:space="preserve"> נשרוף, </w:t>
      </w:r>
      <w:r w:rsidRPr="00027215">
        <w:rPr>
          <w:rFonts w:hint="cs"/>
          <w:spacing w:val="0"/>
          <w:rtl/>
        </w:rPr>
        <w:t>'</w:t>
      </w:r>
      <w:ins w:id="90373" w:author="Claude - סמנטי" w:date="2026-10-11T12:19:29Z">
        <w:r>
          <w:rPr>
            <w:rStyle w:val="afffff0"/>
            <w:spacing w:val="0"/>
            <w:rtl/>
          </w:rPr>
          <w:t xml:space="preserve">וְהַזָּב אֶת זוֹבוֹ לַזָּכָר וְלַנְּקֵבָה</w:t>
        </w:r>
      </w:ins>
      <w:del w:id="90374" w:author="Claude - סמנטי" w:date="2026-10-11T12:19:29Z">
        <w:r w:rsidRPr="00027215">
          <w:rPr>
            <w:spacing w:val="0"/>
            <w:rtl/>
          </w:rPr>
          <w:delText xml:space="preserve">והזב את זובו לזכר ולנקבה</w:delText>
        </w:r>
      </w:del>
      <w:r w:rsidRPr="00027215">
        <w:rPr>
          <w:rFonts w:hint="cs"/>
          <w:spacing w:val="0"/>
          <w:rtl/>
        </w:rPr>
        <w:t>'</w:t>
      </w:r>
      <w:r w:rsidRPr="00027215">
        <w:rPr>
          <w:spacing w:val="0"/>
          <w:rtl/>
        </w:rPr>
        <w:t xml:space="preserve"> זכר ודאי, נקבה </w:t>
      </w:r>
      <w:ins w:id="95453" w:author="מנוע מכני" w:date="2026-10-11T12:04:39Z">
        <w:r>
          <w:rPr>
            <w:spacing w:val="0"/>
            <w:rtl/>
          </w:rPr>
          <w:t xml:space="preserve">ודיש</w:t>
        </w:r>
      </w:ins>
      <w:del w:id="95454" w:author="מנוע מכני" w:date="2026-10-11T12:04:39Z">
        <w:r w:rsidRPr="00027215">
          <w:rPr>
            <w:spacing w:val="0"/>
            <w:rtl/>
          </w:rPr>
          <w:delText xml:space="preserve">ודאית</w:delText>
        </w:r>
      </w:del>
      <w:r w:rsidRPr="00027215">
        <w:rPr>
          <w:spacing w:val="0"/>
          <w:rtl/>
        </w:rPr>
        <w:t xml:space="preserve">, ולא טומטום ואנדרוגינוס! </w:t>
      </w:r>
    </w:p>
    <w:p>
      <w:pPr>
        <w:pStyle w:val="38"/>
        <w:rPr>
          <w:ins w:id="99875" w:author="מנוע מכני" w:date="2026-10-11T12:04:39Z"/>
        </w:rPr>
      </w:pPr>
      <w:r w:rsidRPr="00B078C3">
        <w:t xml:space="preserve">ההוא מבעי לכד</w:t>
      </w:r>
      <w:ins w:id="91273" w:author="מנוע מכני" w:date="2026-10-11T12:04:39Z">
        <w:r>
          <w:t xml:space="preserve">ר"י</w:t>
        </w:r>
      </w:ins>
      <w:del w:id="91274" w:author="מנוע מכני" w:date="2026-10-11T12:04:39Z">
        <w:r w:rsidRPr="00B078C3">
          <w:delText xml:space="preserve">ר</w:delText>
        </w:r>
        <w:r>
          <w:delText xml:space="preserve">''י</w:delText>
        </w:r>
      </w:del>
      <w:r>
        <w:t xml:space="preserve">צ</w:t>
      </w:r>
      <w:r w:rsidRPr="00B078C3">
        <w:t xml:space="preserve">:</w:t>
      </w:r>
    </w:p>
    <w:p w:rsidR="00E403F0" w:rsidRPr="00D52B78" w:rsidRDefault="00E403F0" w:rsidP="00E403F0">
      <w:pPr>
        <w:pStyle w:val="a3"/>
        <w:numPr>
          <w:ilvl w:val="0"/>
          <w:numId w:val="3"/>
        </w:numPr>
        <w:rPr>
          <w:rFonts w:ascii="FontbitDavid" w:hAnsi="FontbitDavid"/>
          <w:sz w:val="24"/>
          <w:rtl/>
        </w:rPr>
      </w:pPr>
      <w:del w:id="99876" w:author="מנוע מכני" w:date="2026-10-11T12:04:39Z">
        <w:r w:rsidRPr="00B078C3">
          <w:rPr>
            <w:rtl/>
          </w:rPr>
          <w:delText xml:space="preserve"> </w:delText>
        </w:r>
      </w:del>
      <w:r>
        <w:rPr>
          <w:rFonts w:hint="cs"/>
          <w:rtl/>
        </w:rPr>
        <w:t>'</w:t>
      </w:r>
      <w:ins w:id="90375" w:author="Claude - סמנטי" w:date="2026-10-11T12:19:29Z">
        <w:r>
          <w:rPr>
            <w:rStyle w:val="afffff0"/>
            <w:rtl/>
          </w:rPr>
          <w:t xml:space="preserve">לַזָּכָר</w:t>
        </w:r>
      </w:ins>
      <w:del w:id="90376" w:author="Claude - סמנטי" w:date="2026-10-11T12:19:29Z">
        <w:r w:rsidRPr="00B078C3">
          <w:rPr>
            <w:rtl/>
          </w:rPr>
          <w:delText xml:space="preserve">לזכר</w:delText>
        </w:r>
      </w:del>
      <w:r>
        <w:rPr>
          <w:rFonts w:hint="cs"/>
          <w:rtl/>
        </w:rPr>
        <w:t>'</w:t>
      </w:r>
      <w:r>
        <w:rPr>
          <w:rtl/>
        </w:rPr>
        <w:t xml:space="preserve"> </w:t>
      </w:r>
      <w:r w:rsidRPr="00B078C3">
        <w:rPr>
          <w:rtl/>
        </w:rPr>
        <w:t>לרבו</w:t>
      </w:r>
      <w:r>
        <w:rPr>
          <w:rtl/>
        </w:rPr>
        <w:t xml:space="preserve">ת את המצורע למעינותיו, ולנקבה </w:t>
      </w:r>
      <w:r w:rsidRPr="00B078C3">
        <w:rPr>
          <w:rtl/>
        </w:rPr>
        <w:t>לרבות את המצורעת למעינותיה.</w:t>
      </w:r>
    </w:p>
    <w:p w:rsidR="00E403F0" w:rsidRDefault="00E403F0" w:rsidP="00E403F0">
      <w:pPr>
        <w:rPr>
          <w:rFonts w:ascii="FontbitDavid" w:hAnsi="FontbitDavid"/>
          <w:sz w:val="24"/>
          <w:rtl/>
        </w:rPr>
      </w:pPr>
      <w:ins w:id="95457" w:author="מנוע מכני" w:date="2026-10-11T12:04:39Z">
        <w:r>
          <w:rPr>
            <w:rFonts w:ascii="FontbitDavid" w:hAnsi="FontbitDavid"/>
            <w:sz w:val="24"/>
            <w:rtl/>
          </w:rPr>
          <w:t xml:space="preserve">זה</w:t>
        </w:r>
      </w:ins>
      <w:del w:id="95458"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w:t>
      </w:r>
      <w:ins w:id="93931" w:author="מנוע מכני" w:date="2026-10-11T12:04:39Z">
        <w:r>
          <w:rPr>
            <w:rFonts w:ascii="FontbitDavid" w:hAnsi="FontbitDavid"/>
            <w:sz w:val="24"/>
            <w:rtl/>
          </w:rPr>
          <w:t xml:space="preserve">גם</w:t>
        </w:r>
      </w:ins>
      <w:del w:id="9393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מבעי </w:t>
      </w:r>
      <w:ins w:id="95455" w:author="מנוע מכני" w:date="2026-10-11T12:04:39Z">
        <w:r>
          <w:rPr>
            <w:rFonts w:ascii="FontbitDavid" w:hAnsi="FontbitDavid"/>
            <w:sz w:val="24"/>
            <w:rtl/>
          </w:rPr>
          <w:t xml:space="preserve">לו</w:t>
        </w:r>
      </w:ins>
      <w:del w:id="9545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 במי שיש לו טהרה במקוה, פרט לכלי חרס - דברי </w:t>
      </w:r>
      <w:r w:rsidRPr="00B078C3">
        <w:rPr>
          <w:rStyle w:val="2fb"/>
          <w:rFonts w:ascii="FontbitDavid" w:hAnsi="FontbitDavid"/>
          <w:sz w:val="24"/>
          <w:rtl/>
        </w:rPr>
        <w:t xml:space="preserve">רבי יוסי</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ins w:id="91275" w:author="מנוע מכני" w:date="2026-10-11T12:04:39Z">
        <w:r>
          <w:rPr>
            <w:rFonts w:ascii="FontbitDavid" w:hAnsi="FontbitDavid"/>
            <w:sz w:val="24"/>
            <w:rtl/>
          </w:rPr>
          <w:t xml:space="preserve">א"כ</w:t>
        </w:r>
      </w:ins>
      <w:del w:id="91276"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''כ</w:delText>
        </w:r>
      </w:del>
      <w:r>
        <w:rPr>
          <w:rFonts w:ascii="FontbitDavid" w:hAnsi="FontbitDavid" w:hint="cs"/>
          <w:sz w:val="24"/>
          <w:rtl/>
        </w:rPr>
        <w:t xml:space="preserve"> </w:t>
      </w:r>
      <w:r w:rsidRPr="00B078C3">
        <w:rPr>
          <w:rFonts w:ascii="FontbitDavid" w:hAnsi="FontbitDavid"/>
          <w:sz w:val="24"/>
          <w:rtl/>
        </w:rPr>
        <w:t xml:space="preserve">- נכתוב </w:t>
      </w:r>
      <w:ins w:id="95459" w:author="מנוע מכני" w:date="2026-10-11T12:04:39Z">
        <w:r>
          <w:rPr>
            <w:rFonts w:ascii="FontbitDavid" w:hAnsi="FontbitDavid"/>
            <w:sz w:val="24"/>
            <w:rtl/>
          </w:rPr>
          <w:t xml:space="preserve">התורה</w:t>
        </w:r>
      </w:ins>
      <w:del w:id="95460"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אדם, וכי </w:t>
      </w:r>
      <w:ins w:id="97963" w:author="מנוע מכני" w:date="2026-10-11T12:04:39Z">
        <w:r>
          <w:rPr>
            <w:rFonts w:ascii="FontbitDavid" w:hAnsi="FontbitDavid"/>
            <w:sz w:val="24"/>
            <w:rtl/>
          </w:rPr>
          <w:t xml:space="preserve">תאמר</w:t>
        </w:r>
      </w:ins>
      <w:del w:id="97964" w:author="מנוע מכני" w:date="2026-10-11T12:04:39Z">
        <w:r w:rsidRPr="00B078C3">
          <w:rPr>
            <w:rFonts w:ascii="FontbitDavid" w:hAnsi="FontbitDavid"/>
            <w:sz w:val="24"/>
            <w:rtl/>
          </w:rPr>
          <w:delText xml:space="preserve">תימא</w:delText>
        </w:r>
      </w:del>
      <w:r w:rsidRPr="00B078C3">
        <w:rPr>
          <w:rFonts w:ascii="FontbitDavid" w:hAnsi="FontbitDavid"/>
          <w:sz w:val="24"/>
          <w:rtl/>
        </w:rPr>
        <w:t xml:space="preserve"> </w:t>
      </w:r>
      <w:ins w:id="97413" w:author="מנוע מכני" w:date="2026-10-11T12:04:39Z">
        <w:r>
          <w:rPr>
            <w:rFonts w:ascii="FontbitDavid" w:hAnsi="FontbitDavid"/>
            <w:sz w:val="24"/>
            <w:rtl/>
          </w:rPr>
          <w:t xml:space="preserve">אם </w:t>
        </w:r>
      </w:ins>
      <w:del w:id="9741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כתב </w:t>
      </w:r>
      <w:ins w:id="95461" w:author="מנוע מכני" w:date="2026-10-11T12:04:39Z">
        <w:r>
          <w:rPr>
            <w:rFonts w:ascii="FontbitDavid" w:hAnsi="FontbitDavid"/>
            <w:sz w:val="24"/>
            <w:rtl/>
          </w:rPr>
          <w:t xml:space="preserve">התורה</w:t>
        </w:r>
      </w:ins>
      <w:del w:id="9546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אדם </w:t>
      </w:r>
      <w:r w:rsidRPr="00B078C3">
        <w:rPr>
          <w:rFonts w:ascii="FontbitDavid" w:hAnsi="FontbitDavid"/>
          <w:sz w:val="24"/>
          <w:rtl/>
        </w:rPr>
        <w:t xml:space="preserve">ה</w:t>
      </w:r>
      <w:ins w:id="91277" w:author="מנוע מכני" w:date="2026-10-11T12:04:39Z">
        <w:r>
          <w:rPr>
            <w:rFonts w:ascii="FontbitDavid" w:hAnsi="FontbitDavid"/>
            <w:sz w:val="24"/>
            <w:rtl/>
          </w:rPr>
          <w:t xml:space="preserve">ו"א</w:t>
        </w:r>
      </w:ins>
      <w:del w:id="91278" w:author="מנוע מכני" w:date="2026-10-11T12:04:39Z">
        <w:r w:rsidRPr="00B078C3">
          <w:rPr>
            <w:rFonts w:ascii="FontbitDavid" w:hAnsi="FontbitDavid"/>
            <w:sz w:val="24"/>
            <w:rtl/>
          </w:rPr>
          <w:delText xml:space="preserve">ו</w:delText>
        </w:r>
        <w:r>
          <w:rPr>
            <w:rFonts w:ascii="FontbitDavid" w:hAnsi="FontbitDavid" w:hint="cs"/>
            <w:sz w:val="24"/>
            <w:rtl/>
          </w:rPr>
          <w:delText xml:space="preserve">''א</w:delText>
        </w:r>
      </w:del>
      <w:r w:rsidRPr="00B078C3">
        <w:rPr>
          <w:rFonts w:ascii="FontbitDavid" w:hAnsi="FontbitDavid"/>
          <w:sz w:val="24"/>
          <w:rtl/>
        </w:rPr>
        <w:t xml:space="preserve"> כלי מתכות </w:t>
      </w:r>
      <w:r w:rsidRPr="00B078C3">
        <w:rPr>
          <w:rFonts w:ascii="FontbitDavid" w:hAnsi="FontbitDavid"/>
          <w:sz w:val="24"/>
          <w:rtl/>
        </w:rPr>
        <w:t xml:space="preserve">לא</w:t>
      </w:r>
      <w:r w:rsidRPr="00B078C3">
        <w:rPr>
          <w:rFonts w:ascii="FontbitDavid" w:hAnsi="FontbitDavid"/>
          <w:sz w:val="24"/>
          <w:rtl/>
        </w:rPr>
        <w:t xml:space="preserve">, מכל טמא לנפש נפקא! זכר ונקבה - </w:t>
      </w:r>
      <w:r w:rsidRPr="00B078C3">
        <w:rPr>
          <w:rStyle w:val="2fb"/>
          <w:rFonts w:ascii="FontbitDavid" w:hAnsi="FontbitDavid"/>
          <w:sz w:val="24"/>
          <w:rtl/>
        </w:rPr>
        <w:t xml:space="preserve">לכדרב</w:t>
      </w:r>
      <w:r w:rsidRPr="00B078C3">
        <w:rPr>
          <w:rFonts w:ascii="FontbitDavid" w:hAnsi="FontbitDavid"/>
          <w:sz w:val="24"/>
          <w:rtl/>
        </w:rPr>
        <w:t xml:space="preserve">.</w:t>
      </w:r>
      <w:r>
        <w:rPr>
          <w:rFonts w:ascii="FontbitDavid" w:hAnsi="FontbitDavid" w:hint="cs"/>
          <w:sz w:val="24"/>
          <w:rtl/>
        </w:rPr>
        <w:t xml:space="preserve"> ולא </w:t>
      </w:r>
      <w:ins w:id="97651" w:author="מנוע מכני" w:date="2026-10-11T12:04:39Z">
        <w:r>
          <w:rPr>
            <w:rFonts w:ascii="FontbitDavid" w:hAnsi="FontbitDavid" w:hint="cs"/>
            <w:sz w:val="24"/>
            <w:rtl/>
          </w:rPr>
          <w:t xml:space="preserve">כולו</w:t>
        </w:r>
      </w:ins>
      <w:del w:id="97652" w:author="מנוע מכני" w:date="2026-10-11T12:04:39Z">
        <w:r>
          <w:rPr>
            <w:rFonts w:ascii="FontbitDavid" w:hAnsi="FontbitDavid" w:hint="cs"/>
            <w:sz w:val="24"/>
            <w:rtl/>
          </w:rPr>
          <w:delText xml:space="preserve">כוליה</w:delText>
        </w:r>
      </w:del>
      <w:r>
        <w:rPr>
          <w:rFonts w:ascii="FontbitDavid" w:hAnsi="FontbitDavid" w:hint="cs"/>
          <w:sz w:val="24"/>
          <w:rtl/>
        </w:rPr>
        <w:t xml:space="preserve"> </w:t>
      </w:r>
      <w:r>
        <w:rPr>
          <w:rFonts w:ascii="FontbitDavid" w:hAnsi="FontbitDavid" w:hint="cs"/>
          <w:sz w:val="24"/>
          <w:rtl/>
        </w:rPr>
        <w:t xml:space="preserve">ד</w:t>
      </w:r>
      <w:ins w:id="91279" w:author="מנוע מכני" w:date="2026-10-11T12:04:39Z">
        <w:r>
          <w:rPr>
            <w:rFonts w:ascii="FontbitDavid" w:hAnsi="FontbitDavid" w:hint="cs"/>
            <w:sz w:val="24"/>
            <w:rtl/>
          </w:rPr>
          <w:t xml:space="preserve">א"כ</w:t>
        </w:r>
      </w:ins>
      <w:del w:id="91280" w:author="מנוע מכני" w:date="2026-10-11T12:04:39Z">
        <w:r>
          <w:rPr>
            <w:rFonts w:ascii="FontbitDavid" w:hAnsi="FontbitDavid" w:hint="cs"/>
            <w:sz w:val="24"/>
            <w:rtl/>
          </w:rPr>
          <w:delText xml:space="preserve">א''כ</w:delText>
        </w:r>
      </w:del>
      <w:r>
        <w:rPr>
          <w:rFonts w:ascii="FontbitDavid" w:hAnsi="FontbitDavid" w:hint="cs"/>
          <w:sz w:val="24"/>
          <w:rtl/>
        </w:rPr>
        <w:t xml:space="preserve"> </w:t>
      </w:r>
      <w:ins w:id="95463" w:author="מנוע מכני" w:date="2026-10-11T12:04:39Z">
        <w:r>
          <w:rPr>
            <w:rFonts w:ascii="FontbitDavid" w:hAnsi="FontbitDavid"/>
            <w:sz w:val="24"/>
            <w:rtl/>
          </w:rPr>
          <w:t xml:space="preserve">מה</w:t>
        </w:r>
      </w:ins>
      <w:del w:id="9546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מ</w:t>
      </w:r>
      <w:r>
        <w:rPr>
          <w:rFonts w:ascii="FontbitDavid" w:hAnsi="FontbitDavid" w:hint="cs"/>
          <w:sz w:val="24"/>
          <w:rtl/>
        </w:rPr>
        <w:t>'</w:t>
      </w:r>
      <w:r w:rsidRPr="00B078C3">
        <w:rPr>
          <w:rStyle w:val="afffff0"/>
          <w:rFonts w:ascii="FontbitDavid" w:hAnsi="FontbitDavid"/>
          <w:sz w:val="24"/>
          <w:rtl/>
        </w:rPr>
        <w:t xml:space="preserve">זכר </w:t>
      </w:r>
      <w:r w:rsidRPr="00D52B78">
        <w:rPr>
          <w:rStyle w:val="afffff0"/>
          <w:rFonts w:ascii="FontbitDavid" w:hAnsi="FontbitDavid"/>
          <w:b/>
          <w:bCs/>
          <w:sz w:val="24"/>
          <w:rtl/>
        </w:rPr>
        <w:t>ועד</w:t>
      </w:r>
      <w:r w:rsidRPr="00B078C3">
        <w:rPr>
          <w:rStyle w:val="afffff0"/>
          <w:rFonts w:ascii="FontbitDavid" w:hAnsi="FontbitDavid"/>
          <w:sz w:val="24"/>
          <w:rtl/>
        </w:rPr>
        <w:t xml:space="preserve"> נקבה</w:t>
      </w:r>
      <w:r>
        <w:rPr>
          <w:rFonts w:ascii="FontbitDavid" w:hAnsi="FontbitDavid" w:hint="cs"/>
          <w:sz w:val="24"/>
          <w:rtl/>
        </w:rPr>
        <w:t>'</w:t>
      </w:r>
      <w:r w:rsidRPr="00B078C3">
        <w:rPr>
          <w:rFonts w:ascii="FontbitDavid" w:hAnsi="FontbitDavid"/>
          <w:sz w:val="24"/>
          <w:rtl/>
        </w:rPr>
        <w:t xml:space="preserve"> - עד כל דבר שיש לו טהרה במקוה.</w:t>
      </w:r>
    </w:p>
    <w:p>
      <w:pPr>
        <w:pStyle w:val="38"/>
        <w:rPr>
          <w:ins w:id="101605" w:author="מנוע מכני" w:date="2026-10-11T12:04:39Z"/>
        </w:rPr>
      </w:pPr>
      <w:ins w:id="93933" w:author="מנוע מכני" w:date="2026-10-11T12:04:39Z">
        <w:r>
          <w:t xml:space="preserve">א"כ</w:t>
        </w:r>
      </w:ins>
      <w:del w:id="93934" w:author="מנוע מכני" w:date="2026-10-11T12:04:39Z">
        <w:r w:rsidRPr="00017C1D">
          <w:delText xml:space="preserve">אי הכי</w:delText>
        </w:r>
      </w:del>
      <w:r w:rsidRPr="00017C1D">
        <w:t xml:space="preserve">,</w:t>
      </w:r>
    </w:p>
    <w:p w:rsidR="00E403F0" w:rsidRPr="00017C1D" w:rsidRDefault="00E403F0" w:rsidP="00E403F0">
      <w:pPr>
        <w:rPr>
          <w:rFonts w:ascii="FontbitDavid" w:hAnsi="FontbitDavid"/>
          <w:spacing w:val="-2"/>
          <w:sz w:val="24"/>
          <w:rtl/>
        </w:rPr>
      </w:pPr>
      <w:del w:id="101606"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כי איטמי בשאר טומאות - </w:t>
      </w:r>
      <w:r w:rsidRPr="00017C1D">
        <w:rPr>
          <w:rFonts w:ascii="FontbitDavid" w:hAnsi="FontbitDavid"/>
          <w:spacing w:val="-2"/>
          <w:sz w:val="24"/>
          <w:rtl/>
        </w:rPr>
        <w:t xml:space="preserve">לא</w:t>
      </w:r>
      <w:r w:rsidRPr="00017C1D">
        <w:rPr>
          <w:rFonts w:ascii="FontbitDavid" w:hAnsi="FontbitDavid"/>
          <w:spacing w:val="-2"/>
          <w:sz w:val="24"/>
          <w:rtl/>
        </w:rPr>
        <w:t xml:space="preserve"> לישלחו! </w:t>
      </w:r>
      <w:r w:rsidRPr="00017C1D">
        <w:rPr>
          <w:rFonts w:ascii="FontbitDavid" w:hAnsi="FontbitDavid"/>
          <w:spacing w:val="-2"/>
          <w:sz w:val="24"/>
          <w:rtl/>
        </w:rPr>
        <w:t xml:space="preserve">אמר</w:t>
      </w:r>
      <w:r w:rsidRPr="00017C1D">
        <w:rPr>
          <w:rFonts w:ascii="FontbitDavid" w:hAnsi="FontbitDavid"/>
          <w:spacing w:val="-2"/>
          <w:sz w:val="24"/>
          <w:rtl/>
        </w:rPr>
        <w:t xml:space="preserve"> קרא: </w:t>
      </w:r>
      <w:r w:rsidRPr="00017C1D">
        <w:rPr>
          <w:rFonts w:ascii="FontbitDavid" w:hAnsi="FontbitDavid" w:hint="cs"/>
          <w:spacing w:val="-2"/>
          <w:sz w:val="24"/>
          <w:rtl/>
        </w:rPr>
        <w:t>'</w:t>
      </w:r>
      <w:ins w:id="90377" w:author="Claude - סמנטי" w:date="2026-10-11T12:19:29Z">
        <w:r>
          <w:rPr>
            <w:rStyle w:val="afffff0"/>
            <w:rFonts w:ascii="FontbitDavid" w:hAnsi="FontbitDavid"/>
            <w:spacing w:val="-2"/>
            <w:sz w:val="24"/>
            <w:rtl/>
          </w:rPr>
          <w:t xml:space="preserve">מִזָּכָר</w:t>
        </w:r>
      </w:ins>
      <w:del w:id="90378" w:author="Claude - סמנטי" w:date="2026-10-11T12:19:29Z">
        <w:r w:rsidRPr="00017C1D">
          <w:rPr>
            <w:rFonts w:ascii="FontbitDavid" w:hAnsi="FontbitDavid"/>
            <w:spacing w:val="-2"/>
            <w:sz w:val="24"/>
            <w:rtl/>
          </w:rPr>
          <w:delText xml:space="preserve">מזכר</w:delText>
        </w:r>
      </w:del>
      <w:r w:rsidRPr="00017C1D">
        <w:rPr>
          <w:rFonts w:ascii="FontbitDavid" w:hAnsi="FontbitDavid" w:hint="cs"/>
          <w:spacing w:val="-2"/>
          <w:sz w:val="24"/>
          <w:rtl/>
        </w:rPr>
        <w:t>'</w:t>
      </w:r>
      <w:r w:rsidRPr="00017C1D">
        <w:rPr>
          <w:rFonts w:ascii="FontbitDavid" w:hAnsi="FontbitDavid"/>
          <w:spacing w:val="-2"/>
          <w:sz w:val="24"/>
          <w:rtl/>
        </w:rPr>
        <w:t xml:space="preserve"> - מטומאה הפורשת מן הזכר.</w:t>
      </w:r>
    </w:p>
    <w:p>
      <w:pPr>
        <w:pStyle w:val="afffff8"/>
        <w:rPr>
          <w:ins w:id="90439" w:author="קלוד" w:date="2026-10-11T12:23:38Z"/>
        </w:rPr>
      </w:pPr>
      <w:ins w:id="90440" w:author="קלוד" w:date="2026-10-11T12:23:38Z">
        <w:r>
          <w:rPr>
            <w:color w:val="7B3F00"/>
          </w:rPr>
          <w:t xml:space="preserve">האם "מזכר ועד נקבה" ממעט טומטום ואנדרוגינוס בכל מקום?</w:t>
        </w:r>
      </w:ins>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וכל </w:t>
      </w:r>
      <w:ins w:id="93935" w:author="מנוע מכני" w:date="2026-10-11T12:04:39Z">
        <w:r>
          <w:rPr>
            <w:rFonts w:ascii="FontbitDavid" w:hAnsi="FontbitDavid"/>
            <w:sz w:val="24"/>
            <w:rtl/>
          </w:rPr>
          <w:t xml:space="preserve">מקום</w:t>
        </w:r>
      </w:ins>
      <w:del w:id="93936"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דכתיב </w:t>
      </w:r>
      <w:r>
        <w:rPr>
          <w:rFonts w:ascii="FontbitDavid" w:hAnsi="FontbitDavid" w:hint="cs"/>
          <w:sz w:val="24"/>
          <w:rtl/>
        </w:rPr>
        <w:t>'</w:t>
      </w:r>
      <w:ins w:id="90379" w:author="Claude - סמנטי" w:date="2026-10-11T12:19:29Z">
        <w:r>
          <w:rPr>
            <w:rStyle w:val="afffff0"/>
            <w:rFonts w:ascii="FontbitDavid" w:hAnsi="FontbitDavid"/>
            <w:sz w:val="24"/>
            <w:rtl/>
          </w:rPr>
          <w:t xml:space="preserve">מִזָּכָר עַד נְקֵבָה</w:t>
        </w:r>
      </w:ins>
      <w:del w:id="90380" w:author="Claude - סמנטי" w:date="2026-10-11T12:19:29Z">
        <w:r w:rsidRPr="00B078C3">
          <w:rPr>
            <w:rFonts w:ascii="FontbitDavid" w:hAnsi="FontbitDavid"/>
            <w:sz w:val="24"/>
            <w:rtl/>
          </w:rPr>
          <w:delText xml:space="preserve">מזכר עד נקבה</w:delText>
        </w:r>
      </w:del>
      <w:r>
        <w:rPr>
          <w:rFonts w:ascii="FontbitDavid" w:hAnsi="FontbitDavid" w:hint="cs"/>
          <w:sz w:val="24"/>
          <w:rtl/>
        </w:rPr>
        <w:t>'</w:t>
      </w:r>
      <w:r w:rsidRPr="00B078C3">
        <w:rPr>
          <w:rFonts w:ascii="FontbitDavid" w:hAnsi="FontbitDavid"/>
          <w:sz w:val="24"/>
          <w:rtl/>
        </w:rPr>
        <w:t xml:space="preserve"> </w:t>
      </w:r>
      <w:ins w:id="97965" w:author="מנוע מכני" w:date="2026-10-11T12:04:39Z">
        <w:r>
          <w:rPr>
            <w:rFonts w:ascii="FontbitDavid" w:hAnsi="FontbitDavid"/>
            <w:sz w:val="24"/>
            <w:rtl/>
          </w:rPr>
          <w:t xml:space="preserve">למעט</w:t>
        </w:r>
      </w:ins>
      <w:del w:id="97966" w:author="מנוע מכני" w:date="2026-10-11T12:04:39Z">
        <w:r w:rsidRPr="00B078C3">
          <w:rPr>
            <w:rFonts w:ascii="FontbitDavid" w:hAnsi="FontbitDavid"/>
            <w:sz w:val="24"/>
            <w:rtl/>
          </w:rPr>
          <w:delText xml:space="preserve">למעוטי</w:delText>
        </w:r>
      </w:del>
      <w:r w:rsidRPr="00B078C3">
        <w:rPr>
          <w:rFonts w:ascii="FontbitDavid" w:hAnsi="FontbitDavid"/>
          <w:sz w:val="24"/>
          <w:rtl/>
        </w:rPr>
        <w:t xml:space="preserve"> טומטום ואנדרוגינוס הוא </w:t>
      </w:r>
      <w:ins w:id="95465" w:author="מנוע מכני" w:date="2026-10-11T12:04:39Z">
        <w:r>
          <w:rPr>
            <w:rFonts w:ascii="FontbitDavid" w:hAnsi="FontbitDavid"/>
            <w:sz w:val="24"/>
            <w:rtl/>
          </w:rPr>
          <w:t xml:space="preserve">דבא</w:t>
        </w:r>
      </w:ins>
      <w:del w:id="95466" w:author="מנוע מכני" w:date="2026-10-11T12:04:39Z">
        <w:r w:rsidRPr="00B078C3">
          <w:rPr>
            <w:rFonts w:ascii="FontbitDavid" w:hAnsi="FontbitDavid"/>
            <w:sz w:val="24"/>
            <w:rtl/>
          </w:rPr>
          <w:delText xml:space="preserve">דאתא</w:delText>
        </w:r>
      </w:del>
      <w:r w:rsidRPr="00B078C3">
        <w:rPr>
          <w:rFonts w:ascii="FontbitDavid" w:hAnsi="FontbitDavid"/>
          <w:sz w:val="24"/>
          <w:rtl/>
        </w:rPr>
        <w:t xml:space="preserve">? </w:t>
      </w:r>
    </w:p>
    <w:p w:rsidR="00E403F0" w:rsidRDefault="00E403F0" w:rsidP="00E403F0">
      <w:pPr>
        <w:pStyle w:val="a3"/>
        <w:rPr>
          <w:rtl/>
        </w:rPr>
      </w:pPr>
      <w:r>
        <w:rPr>
          <w:rtl/>
        </w:rPr>
        <w:tab/>
      </w:r>
      <w:r w:rsidRPr="00B078C3">
        <w:rPr>
          <w:rtl/>
        </w:rPr>
        <w:t xml:space="preserve">והא גבי ערכין, דכתיב הזכר,</w:t>
      </w:r>
      <w:ins w:id="96827" w:author="מנוע מכני" w:date="2026-10-11T12:04:39Z">
        <w:r>
          <w:rPr>
            <w:rtl/>
          </w:rPr>
          <w:t xml:space="preserve"> </w:t>
        </w:r>
      </w:ins>
      <w:del w:id="96828" w:author="מנוע מכני" w:date="2026-10-11T12:04:39Z">
        <w:r w:rsidRPr="00B078C3">
          <w:rPr>
            <w:rtl/>
          </w:rPr>
          <w:delText xml:space="preserve"> </w:delText>
        </w:r>
        <w:r>
          <w:rPr>
            <w:rFonts w:hint="cs"/>
            <w:rtl/>
          </w:rPr>
          <w:delText xml:space="preserve"> </w:delText>
        </w:r>
      </w:del>
      <w:r w:rsidRPr="00B078C3">
        <w:rPr>
          <w:rtl/>
        </w:rPr>
        <w:t xml:space="preserve">ותניא: </w:t>
      </w:r>
      <w:r>
        <w:rPr>
          <w:rFonts w:hint="cs"/>
          <w:rtl/>
        </w:rPr>
        <w:t>'</w:t>
      </w:r>
      <w:ins w:id="90381" w:author="Claude - סמנטי" w:date="2026-10-11T12:19:29Z">
        <w:r>
          <w:rPr>
            <w:rStyle w:val="afffff0"/>
            <w:rtl/>
          </w:rPr>
          <w:t xml:space="preserve">הַזָּכָר</w:t>
        </w:r>
      </w:ins>
      <w:del w:id="90382" w:author="Claude - סמנטי" w:date="2026-10-11T12:19:29Z">
        <w:r w:rsidRPr="00B078C3">
          <w:rPr>
            <w:rtl/>
          </w:rPr>
          <w:delText xml:space="preserve">הזכר</w:delText>
        </w:r>
      </w:del>
      <w:r>
        <w:rPr>
          <w:rFonts w:hint="cs"/>
          <w:rtl/>
        </w:rPr>
        <w:t>'</w:t>
      </w:r>
      <w:r w:rsidRPr="00B078C3">
        <w:rPr>
          <w:rtl/>
        </w:rPr>
        <w:t xml:space="preserve"> - ולא טומטום ואנדרוגינוס, יכול יהא בערך אשה</w:t>
      </w:r>
    </w:p>
    <w:p w:rsidR="00E403F0" w:rsidRPr="00B078C3" w:rsidRDefault="00E403F0" w:rsidP="00E403F0">
      <w:pPr>
        <w:rPr>
          <w:rFonts w:ascii="FontbitDavid" w:hAnsi="FontbitDavid"/>
          <w:sz w:val="24"/>
          <w:rtl/>
        </w:rPr>
      </w:pPr>
      <w:r>
        <w:rPr>
          <w:rFonts w:ascii="FontbitDavid" w:hAnsi="FontbitDavid"/>
          <w:sz w:val="24"/>
          <w:rtl/>
        </w:rPr>
        <w:tab/>
      </w:r>
      <w:del w:id="92858" w:author="מנוע מכני" w:date="2026-10-11T12:04:39Z">
        <w:r w:rsidRPr="00B078C3">
          <w:rPr>
            <w:rFonts w:ascii="FontbitDavid" w:hAnsi="FontbitDavid"/>
            <w:sz w:val="24"/>
            <w:rtl/>
          </w:rPr>
          <w:delText xml:space="preserve"> </w:delText>
        </w:r>
      </w:del>
      <w:r>
        <w:rPr>
          <w:rFonts w:ascii="FontbitDavid" w:hAnsi="FontbitDavid"/>
          <w:sz w:val="24"/>
          <w:rtl/>
        </w:rPr>
        <w:t>–</w:t>
      </w:r>
      <w:r w:rsidRPr="00B078C3">
        <w:rPr>
          <w:rFonts w:ascii="FontbitDavid" w:hAnsi="FontbitDavid"/>
          <w:sz w:val="24"/>
          <w:rtl/>
        </w:rPr>
        <w:t xml:space="preserve"> </w:t>
      </w:r>
      <w:ins w:id="91281" w:author="מנוע מכני" w:date="2026-10-11T12:04:39Z">
        <w:r>
          <w:rPr>
            <w:rFonts w:ascii="FontbitDavid" w:hAnsi="FontbitDavid"/>
            <w:sz w:val="24"/>
            <w:rtl/>
          </w:rPr>
          <w:t xml:space="preserve">ת"ל</w:t>
        </w:r>
      </w:ins>
      <w:del w:id="91282" w:author="מנוע מכני" w:date="2026-10-11T12:04:39Z">
        <w:r w:rsidRPr="00B078C3">
          <w:rPr>
            <w:rFonts w:ascii="FontbitDavid" w:hAnsi="FontbitDavid"/>
            <w:sz w:val="24"/>
            <w:rtl/>
          </w:rPr>
          <w:delText xml:space="preserve">ת</w:delText>
        </w:r>
        <w:r>
          <w:rPr>
            <w:rFonts w:ascii="FontbitDavid" w:hAnsi="FontbitDavid" w:hint="cs"/>
            <w:sz w:val="24"/>
            <w:rtl/>
          </w:rPr>
          <w:delText xml:space="preserve">''</w:delText>
        </w:r>
        <w:r w:rsidRPr="00B078C3">
          <w:rPr>
            <w:rFonts w:ascii="FontbitDavid" w:hAnsi="FontbitDavid"/>
            <w:sz w:val="24"/>
            <w:rtl/>
          </w:rPr>
          <w:delText xml:space="preserve">ל</w:delText>
        </w:r>
      </w:del>
      <w:r w:rsidRPr="00B078C3">
        <w:rPr>
          <w:rFonts w:ascii="FontbitDavid" w:hAnsi="FontbitDavid"/>
          <w:sz w:val="24"/>
          <w:rtl/>
        </w:rPr>
        <w:t xml:space="preserve"> </w:t>
      </w:r>
      <w:r>
        <w:rPr>
          <w:rFonts w:ascii="FontbitDavid" w:hAnsi="FontbitDavid" w:hint="cs"/>
          <w:sz w:val="24"/>
          <w:rtl/>
        </w:rPr>
        <w:t>'</w:t>
      </w:r>
      <w:r w:rsidRPr="00B078C3">
        <w:rPr>
          <w:rStyle w:val="afffff0"/>
          <w:rFonts w:ascii="FontbitDavid" w:hAnsi="FontbitDavid"/>
          <w:sz w:val="24"/>
          <w:rtl/>
        </w:rPr>
        <w:t>הזכר ואם נקבה</w:t>
      </w:r>
      <w:r>
        <w:rPr>
          <w:rFonts w:ascii="FontbitDavid" w:hAnsi="FontbitDavid" w:hint="cs"/>
          <w:sz w:val="24"/>
          <w:rtl/>
        </w:rPr>
        <w:t>'</w:t>
      </w:r>
      <w:r w:rsidRPr="00B078C3">
        <w:rPr>
          <w:rFonts w:ascii="FontbitDavid" w:hAnsi="FontbitDavid"/>
          <w:sz w:val="24"/>
          <w:rtl/>
        </w:rPr>
        <w:t xml:space="preserve"> - זכר ודאי, נקבה </w:t>
      </w:r>
      <w:ins w:id="95467" w:author="מנוע מכני" w:date="2026-10-11T12:04:39Z">
        <w:r>
          <w:rPr>
            <w:rFonts w:ascii="FontbitDavid" w:hAnsi="FontbitDavid"/>
            <w:sz w:val="24"/>
            <w:rtl/>
          </w:rPr>
          <w:t xml:space="preserve">ודיש</w:t>
        </w:r>
      </w:ins>
      <w:del w:id="95468" w:author="מנוע מכני" w:date="2026-10-11T12:04:39Z">
        <w:r w:rsidRPr="00B078C3">
          <w:rPr>
            <w:rFonts w:ascii="FontbitDavid" w:hAnsi="FontbitDavid"/>
            <w:sz w:val="24"/>
            <w:rtl/>
          </w:rPr>
          <w:delText xml:space="preserve">ודאית</w:delText>
        </w:r>
      </w:del>
      <w:r w:rsidRPr="00B078C3">
        <w:rPr>
          <w:rFonts w:ascii="FontbitDavid" w:hAnsi="FontbitDavid"/>
          <w:sz w:val="24"/>
          <w:rtl/>
        </w:rPr>
        <w:t xml:space="preserve">, ולא טומטום ואנדרוגינוס.</w:t>
      </w:r>
    </w:p>
    <w:p w:rsidR="00E403F0"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טעמא - דהזכר ואם נקבה, הא מזכר ונקבה - </w:t>
      </w:r>
      <w:r w:rsidRPr="00B078C3">
        <w:rPr>
          <w:rFonts w:ascii="FontbitDavid" w:hAnsi="FontbitDavid"/>
          <w:sz w:val="24"/>
          <w:rtl/>
        </w:rPr>
        <w:t xml:space="preserve">לא</w:t>
      </w:r>
      <w:r w:rsidRPr="00B078C3">
        <w:rPr>
          <w:rFonts w:ascii="FontbitDavid" w:hAnsi="FontbitDavid"/>
          <w:sz w:val="24"/>
          <w:rtl/>
        </w:rPr>
        <w:t xml:space="preserve"> ממעט! </w:t>
      </w:r>
    </w:p>
    <w:p w:rsidR="00E403F0" w:rsidRPr="00D52B78" w:rsidRDefault="00E403F0" w:rsidP="00E403F0">
      <w:pPr>
        <w:pStyle w:val="a2"/>
        <w:numPr>
          <w:ilvl w:val="0"/>
          <w:numId w:val="3"/>
        </w:numPr>
        <w:ind w:left="714" w:hanging="357"/>
        <w:rPr>
          <w:rtl/>
        </w:rPr>
      </w:pPr>
      <w:r w:rsidRPr="00D52B78">
        <w:rPr>
          <w:rtl/>
        </w:rPr>
        <w:t xml:space="preserve">ההוא מבעי </w:t>
      </w:r>
      <w:ins w:id="95469" w:author="מנוע מכני" w:date="2026-10-11T12:04:39Z">
        <w:r>
          <w:rPr>
            <w:rtl/>
          </w:rPr>
          <w:t xml:space="preserve">לו</w:t>
        </w:r>
      </w:ins>
      <w:del w:id="95470" w:author="מנוע מכני" w:date="2026-10-11T12:04:39Z">
        <w:r w:rsidRPr="00D52B78">
          <w:rPr>
            <w:rtl/>
          </w:rPr>
          <w:delText xml:space="preserve">ליה</w:delText>
        </w:r>
      </w:del>
      <w:r w:rsidRPr="00D52B78">
        <w:rPr>
          <w:rtl/>
        </w:rPr>
        <w:t xml:space="preserve"> לחלק בין ערך איש לערך אשה.</w:t>
      </w:r>
    </w:p>
    <w:p w:rsidR="00E403F0" w:rsidRPr="00B078C3" w:rsidRDefault="00E403F0" w:rsidP="00E403F0">
      <w:pPr>
        <w:pStyle w:val="afff3"/>
        <w:framePr w:wrap="around"/>
        <w:rPr>
          <w:rtl/>
        </w:rPr>
      </w:pPr>
      <w:r>
        <w:rPr>
          <w:rFonts w:hint="cs"/>
          <w:rtl/>
        </w:rPr>
        <w:t>כט.</w:t>
      </w:r>
    </w:p>
    <w:p w:rsidR="00E403F0" w:rsidRPr="00B078C3" w:rsidRDefault="00E403F0" w:rsidP="00E403F0">
      <w:pPr>
        <w:pStyle w:val="affff1"/>
        <w:ind w:end="0"/>
        <w:rPr>
          <w:rtl/>
        </w:rPr>
        <w:pPrChange w:id="20088" w:author="קלוד" w:date="2026-10-11T09:07:21Z">
          <w:pPr>
            <w:pStyle w:val="affff1"/>
            <w:rPr>
              <w:rtl/>
            </w:rPr>
          </w:pPr>
        </w:pPrChange>
      </w:pPr>
      <w:ins w:id="9834" w:author="מספור קטעי משנה" w:date="2026-10-11T09:25:19Z">
        <w:r>
          <w:rPr>
            <w:rStyle w:val="MisparKeta"/>
          </w:rPr>
          <w:t xml:space="preserve">א. </w:t>
        </w:r>
      </w:ins>
      <w:r w:rsidRPr="00B078C3">
        <w:rPr>
          <w:rtl/>
        </w:rPr>
        <w:t>יצא מחותך או מסורס וכו'.</w:t>
      </w:r>
    </w:p>
    <w:p>
      <w:pPr>
        <w:pStyle w:val="38"/>
        <w:rPr>
          <w:ins w:id="99877" w:author="מנוע מכני" w:date="2026-10-11T12:04:39Z"/>
        </w:rPr>
      </w:pPr>
      <w:r w:rsidRPr="00017C1D">
        <w:t xml:space="preserve">א"ר אלעזר:</w:t>
      </w:r>
    </w:p>
    <w:p w:rsidR="00E403F0" w:rsidRPr="00017C1D" w:rsidRDefault="00E403F0" w:rsidP="00E403F0">
      <w:pPr>
        <w:rPr>
          <w:rFonts w:ascii="FontbitDavid" w:hAnsi="FontbitDavid"/>
          <w:spacing w:val="-4"/>
          <w:sz w:val="24"/>
          <w:rtl/>
        </w:rPr>
      </w:pPr>
      <w:del w:id="99878" w:author="מנוע מכני" w:date="2026-10-11T12:04:39Z">
        <w:r w:rsidRPr="00017C1D">
          <w:rPr>
            <w:rFonts w:ascii="FontbitDavid" w:hAnsi="FontbitDavid"/>
            <w:spacing w:val="-4"/>
            <w:sz w:val="24"/>
            <w:rtl/>
          </w:rPr>
          <w:delText xml:space="preserve"> </w:delText>
        </w:r>
      </w:del>
      <w:ins w:id="93097" w:author="מנוע מכני" w:date="2026-10-11T12:04:39Z">
        <w:r>
          <w:rPr>
            <w:rFonts w:ascii="FontbitDavid" w:hAnsi="FontbitDavid"/>
            <w:spacing w:val="-4"/>
            <w:sz w:val="24"/>
            <w:rtl/>
          </w:rPr>
          <w:t xml:space="preserve">אפי'</w:t>
        </w:r>
      </w:ins>
      <w:del w:id="93098" w:author="מנוע מכני" w:date="2026-10-11T12:04:39Z">
        <w:r w:rsidRPr="00017C1D">
          <w:rPr>
            <w:rFonts w:ascii="FontbitDavid" w:hAnsi="FontbitDavid"/>
            <w:spacing w:val="-4"/>
            <w:sz w:val="24"/>
            <w:rtl/>
          </w:rPr>
          <w:delText xml:space="preserve">אפילו</w:delText>
        </w:r>
      </w:del>
      <w:r w:rsidRPr="00017C1D">
        <w:rPr>
          <w:rFonts w:ascii="FontbitDavid" w:hAnsi="FontbitDavid"/>
          <w:spacing w:val="-4"/>
          <w:sz w:val="24"/>
          <w:rtl/>
        </w:rPr>
        <w:t xml:space="preserve"> הראש עמהן, </w:t>
      </w:r>
      <w:r w:rsidRPr="00017C1D">
        <w:rPr>
          <w:rStyle w:val="2fb"/>
          <w:rFonts w:ascii="FontbitDavid" w:hAnsi="FontbitDavid"/>
          <w:spacing w:val="-4"/>
          <w:sz w:val="24"/>
          <w:rtl/>
        </w:rPr>
        <w:t xml:space="preserve">ור' יוחנן</w:t>
      </w:r>
      <w:r w:rsidRPr="00017C1D">
        <w:rPr>
          <w:rFonts w:ascii="FontbitDavid" w:hAnsi="FontbitDavid"/>
          <w:spacing w:val="-4"/>
          <w:sz w:val="24"/>
          <w:rtl/>
        </w:rPr>
        <w:t xml:space="preserve"> </w:t>
      </w:r>
      <w:r w:rsidRPr="00017C1D">
        <w:rPr>
          <w:rFonts w:ascii="FontbitDavid" w:hAnsi="FontbitDavid"/>
          <w:spacing w:val="-4"/>
          <w:sz w:val="24"/>
          <w:rtl/>
        </w:rPr>
        <w:t xml:space="preserve">אמר</w:t>
      </w:r>
      <w:r w:rsidRPr="00017C1D">
        <w:rPr>
          <w:rFonts w:ascii="FontbitDavid" w:hAnsi="FontbitDavid"/>
          <w:spacing w:val="-4"/>
          <w:sz w:val="24"/>
          <w:rtl/>
        </w:rPr>
        <w:t xml:space="preserve">: </w:t>
      </w:r>
      <w:ins w:id="97811" w:author="מנוע מכני" w:date="2026-10-11T12:04:39Z">
        <w:r>
          <w:rPr>
            <w:rFonts w:ascii="FontbitDavid" w:hAnsi="FontbitDavid"/>
            <w:spacing w:val="-4"/>
            <w:sz w:val="24"/>
            <w:rtl/>
          </w:rPr>
          <w:t xml:space="preserve">דווקא ב</w:t>
        </w:r>
      </w:ins>
      <w:del w:id="97812" w:author="מנוע מכני" w:date="2026-10-11T12:04:39Z">
        <w:r w:rsidRPr="00017C1D">
          <w:rPr>
            <w:rFonts w:ascii="FontbitDavid" w:hAnsi="FontbitDavid"/>
            <w:spacing w:val="-4"/>
            <w:sz w:val="24"/>
            <w:rtl/>
          </w:rPr>
          <w:delText xml:space="preserve">לא שנו אלא ש</w:delText>
        </w:r>
      </w:del>
      <w:r w:rsidRPr="00017C1D">
        <w:rPr>
          <w:rFonts w:ascii="FontbitDavid" w:hAnsi="FontbitDavid"/>
          <w:spacing w:val="-4"/>
          <w:sz w:val="24"/>
          <w:rtl/>
        </w:rPr>
        <w:t xml:space="preserve">אין הראש עמהן, אבל הראש עמהן.</w:t>
      </w:r>
    </w:p>
    <w:p w:rsidR="00E403F0" w:rsidRPr="00B078C3" w:rsidRDefault="00E403F0" w:rsidP="00E403F0">
      <w:pPr>
        <w:rPr>
          <w:rFonts w:ascii="FontbitDavid" w:hAnsi="FontbitDavid"/>
          <w:sz w:val="24"/>
          <w:rtl/>
        </w:rPr>
      </w:pPr>
      <w:r w:rsidRPr="00B078C3">
        <w:rPr>
          <w:rFonts w:ascii="FontbitDavid" w:hAnsi="FontbitDavid"/>
          <w:sz w:val="24"/>
          <w:rtl/>
        </w:rPr>
        <w:t>הרי הוא כילוד</w:t>
      </w:r>
      <w:r>
        <w:rPr>
          <w:rFonts w:ascii="FontbitDavid" w:hAnsi="FontbitDavid" w:hint="cs"/>
          <w:sz w:val="24"/>
          <w:rtl/>
        </w:rPr>
        <w:t xml:space="preserve"> </w:t>
      </w:r>
      <w:r w:rsidRPr="00B078C3">
        <w:rPr>
          <w:rFonts w:ascii="FontbitDavid" w:hAnsi="FontbitDavid"/>
          <w:sz w:val="24"/>
          <w:rtl/>
        </w:rPr>
        <w:t xml:space="preserve">לימא בדשמואל </w:t>
      </w:r>
      <w:ins w:id="93937" w:author="מנוע מכני" w:date="2026-10-11T12:04:39Z">
        <w:r>
          <w:rPr>
            <w:rFonts w:ascii="FontbitDavid" w:hAnsi="FontbitDavid"/>
            <w:sz w:val="24"/>
            <w:rtl/>
          </w:rPr>
          <w:t xml:space="preserve">חלקו</w:t>
        </w:r>
      </w:ins>
      <w:del w:id="93938" w:author="מנוע מכני" w:date="2026-10-11T12:04:39Z">
        <w:r w:rsidRPr="00B078C3">
          <w:rPr>
            <w:rFonts w:ascii="FontbitDavid" w:hAnsi="FontbitDavid"/>
            <w:sz w:val="24"/>
            <w:rtl/>
          </w:rPr>
          <w:delText xml:space="preserve">פל</w:delText>
        </w:r>
        <w:r>
          <w:rPr>
            <w:rFonts w:ascii="FontbitDavid" w:hAnsi="FontbitDavid" w:hint="cs"/>
            <w:sz w:val="24"/>
            <w:rtl/>
          </w:rPr>
          <w:delText xml:space="preserve">י</w:delText>
        </w:r>
        <w:r w:rsidRPr="00B078C3">
          <w:rPr>
            <w:rFonts w:ascii="FontbitDavid" w:hAnsi="FontbitDavid"/>
            <w:sz w:val="24"/>
            <w:rtl/>
          </w:rPr>
          <w:delText xml:space="preserve">גי</w:delText>
        </w:r>
      </w:del>
      <w:r w:rsidRPr="00B078C3">
        <w:rPr>
          <w:rFonts w:ascii="FontbitDavid" w:hAnsi="FontbitDavid"/>
          <w:sz w:val="24"/>
          <w:rtl/>
        </w:rPr>
        <w:t xml:space="preserve">, דאמר </w:t>
      </w:r>
      <w:r w:rsidRPr="00B078C3">
        <w:rPr>
          <w:rStyle w:val="2fb"/>
          <w:rFonts w:ascii="FontbitDavid" w:hAnsi="FontbitDavid"/>
          <w:sz w:val="24"/>
          <w:rtl/>
        </w:rPr>
        <w:t xml:space="preserve">שמואל</w:t>
      </w:r>
      <w:r w:rsidRPr="00B078C3">
        <w:rPr>
          <w:rFonts w:ascii="FontbitDavid" w:hAnsi="FontbitDavid"/>
          <w:sz w:val="24"/>
          <w:rtl/>
        </w:rPr>
        <w:t xml:space="preserve">: אין הראש פוטר בנפלים.</w:t>
      </w:r>
    </w:p>
    <w:p w:rsidR="00E403F0" w:rsidRPr="00017C1D" w:rsidRDefault="00E403F0" w:rsidP="00E403F0">
      <w:pPr>
        <w:pStyle w:val="a3"/>
        <w:rPr>
          <w:spacing w:val="-6"/>
          <w:rtl/>
        </w:rPr>
      </w:pPr>
      <w:r w:rsidRPr="00017C1D">
        <w:rPr>
          <w:spacing w:val="-6"/>
          <w:rtl/>
        </w:rPr>
        <w:t xml:space="preserve">בשלם – דכ</w:t>
      </w:r>
      <w:ins w:id="91283" w:author="מנוע מכני" w:date="2026-10-11T12:04:39Z">
        <w:r>
          <w:rPr>
            <w:spacing w:val="-6"/>
            <w:rtl/>
          </w:rPr>
          <w:t xml:space="preserve">ו"ע</w:t>
        </w:r>
      </w:ins>
      <w:del w:id="91284" w:author="מנוע מכני" w:date="2026-10-11T12:04:39Z">
        <w:r w:rsidRPr="00017C1D">
          <w:rPr>
            <w:spacing w:val="-6"/>
            <w:rtl/>
          </w:rPr>
          <w:delText xml:space="preserve">ו</w:delText>
        </w:r>
        <w:r w:rsidRPr="00017C1D">
          <w:rPr>
            <w:rFonts w:hint="cs"/>
            <w:spacing w:val="-6"/>
            <w:rtl/>
          </w:rPr>
          <w:delText xml:space="preserve">''ע</w:delText>
        </w:r>
      </w:del>
      <w:r w:rsidRPr="00017C1D">
        <w:rPr>
          <w:rFonts w:hint="cs"/>
          <w:spacing w:val="-6"/>
          <w:rtl/>
        </w:rPr>
        <w:t xml:space="preserve"> </w:t>
      </w:r>
      <w:r w:rsidRPr="00017C1D">
        <w:rPr>
          <w:spacing w:val="-6"/>
          <w:rtl/>
        </w:rPr>
        <w:t xml:space="preserve">לא</w:t>
      </w:r>
      <w:r w:rsidRPr="00017C1D">
        <w:rPr>
          <w:spacing w:val="-6"/>
          <w:rtl/>
        </w:rPr>
        <w:t xml:space="preserve"> </w:t>
      </w:r>
      <w:ins w:id="93939" w:author="מנוע מכני" w:date="2026-10-11T12:04:39Z">
        <w:r>
          <w:rPr>
            <w:spacing w:val="-6"/>
            <w:rtl/>
          </w:rPr>
          <w:t xml:space="preserve">חלקו</w:t>
        </w:r>
      </w:ins>
      <w:del w:id="93940" w:author="מנוע מכני" w:date="2026-10-11T12:04:39Z">
        <w:r w:rsidRPr="00017C1D">
          <w:rPr>
            <w:spacing w:val="-6"/>
            <w:rtl/>
          </w:rPr>
          <w:delText xml:space="preserve">פליגי</w:delText>
        </w:r>
      </w:del>
      <w:r w:rsidRPr="00017C1D">
        <w:rPr>
          <w:spacing w:val="-6"/>
          <w:rtl/>
        </w:rPr>
        <w:t xml:space="preserve">, כי </w:t>
      </w:r>
      <w:ins w:id="93941" w:author="מנוע מכני" w:date="2026-10-11T12:04:39Z">
        <w:r>
          <w:rPr>
            <w:spacing w:val="-6"/>
            <w:rtl/>
          </w:rPr>
          <w:t xml:space="preserve">חלקו</w:t>
        </w:r>
      </w:ins>
      <w:del w:id="93942" w:author="מנוע מכני" w:date="2026-10-11T12:04:39Z">
        <w:r w:rsidRPr="00017C1D">
          <w:rPr>
            <w:spacing w:val="-6"/>
            <w:rtl/>
          </w:rPr>
          <w:delText xml:space="preserve">פליגי</w:delText>
        </w:r>
      </w:del>
      <w:r w:rsidRPr="00017C1D">
        <w:rPr>
          <w:spacing w:val="-6"/>
          <w:rtl/>
        </w:rPr>
        <w:t xml:space="preserve"> - במחותך.</w:t>
      </w:r>
      <w:ins w:id="96829" w:author="מנוע מכני" w:date="2026-10-11T12:04:39Z">
        <w:ins w:id="96831" w:author="מנוע מכני" w:date="2026-10-11T12:04:39Z">
          <w:r>
            <w:rPr>
              <w:rFonts w:hint="cs"/>
              <w:spacing w:val="-6"/>
              <w:rtl/>
            </w:rPr>
            <w:t xml:space="preserve"> </w:t>
          </w:r>
        </w:ins>
        <w:del w:id="96832" w:author="מנוע מכני" w:date="2026-10-11T12:04:39Z">
          <w:r>
            <w:rPr>
              <w:rFonts w:hint="cs"/>
              <w:spacing w:val="-6"/>
              <w:rtl/>
            </w:rPr>
            <w:delText xml:space="preserve"> </w:delText>
          </w:r>
          <w:r w:rsidRPr="00017C1D">
            <w:rPr>
              <w:rFonts w:hint="cs"/>
              <w:spacing w:val="-6"/>
              <w:rtl/>
            </w:rPr>
            <w:delText xml:space="preserve"> </w:delText>
          </w:r>
        </w:del>
      </w:ins>
      <w:del w:id="96830" w:author="מנוע מכני" w:date="2026-10-11T12:04:39Z">
        <w:r w:rsidRPr="00017C1D">
          <w:rPr>
            <w:rFonts w:hint="cs"/>
            <w:spacing w:val="-6"/>
            <w:rtl/>
          </w:rPr>
          <w:delText xml:space="preserve">  </w:delText>
        </w:r>
      </w:del>
      <w:r w:rsidRPr="00017C1D">
        <w:rPr>
          <w:spacing w:val="-6"/>
          <w:rtl/>
        </w:rPr>
        <w:t xml:space="preserve">דמר סבר: בשלם הוא דקחשיב, במחותך - </w:t>
      </w:r>
      <w:r w:rsidRPr="00017C1D">
        <w:rPr>
          <w:spacing w:val="-6"/>
          <w:rtl/>
        </w:rPr>
        <w:t xml:space="preserve">לא</w:t>
      </w:r>
      <w:r w:rsidRPr="00017C1D">
        <w:rPr>
          <w:spacing w:val="-6"/>
          <w:rtl/>
        </w:rPr>
        <w:t xml:space="preserve"> קחשיב.</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ומר סבר: במחותך </w:t>
      </w:r>
      <w:ins w:id="93943" w:author="מנוע מכני" w:date="2026-10-11T12:04:39Z">
        <w:r>
          <w:rPr>
            <w:rFonts w:ascii="FontbitDavid" w:hAnsi="FontbitDavid"/>
            <w:sz w:val="24"/>
            <w:rtl/>
          </w:rPr>
          <w:t xml:space="preserve">גם</w:t>
        </w:r>
      </w:ins>
      <w:del w:id="9394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חשיב.</w:t>
      </w:r>
    </w:p>
    <w:p w:rsidR="00E403F0" w:rsidRPr="00017C1D" w:rsidRDefault="00E403F0" w:rsidP="00E403F0">
      <w:pPr>
        <w:pStyle w:val="a3"/>
        <w:rPr>
          <w:spacing w:val="-8"/>
          <w:rtl/>
        </w:rPr>
      </w:pPr>
      <w:ins w:id="93945" w:author="מנוע מכני" w:date="2026-10-11T12:04:39Z">
        <w:r>
          <w:rPr>
            <w:spacing w:val="-8"/>
            <w:rtl/>
          </w:rPr>
          <w:t xml:space="preserve">יש</w:t>
        </w:r>
      </w:ins>
      <w:del w:id="93946" w:author="מנוע מכני" w:date="2026-10-11T12:04:39Z">
        <w:r w:rsidRPr="00017C1D">
          <w:rPr>
            <w:spacing w:val="-8"/>
            <w:rtl/>
          </w:rPr>
          <w:delText xml:space="preserve">איכא</w:delText>
        </w:r>
      </w:del>
      <w:r w:rsidRPr="00017C1D">
        <w:rPr>
          <w:spacing w:val="-8"/>
          <w:rtl/>
        </w:rPr>
        <w:t xml:space="preserve"> </w:t>
      </w:r>
      <w:ins w:id="97967" w:author="מנוע מכני" w:date="2026-10-11T12:04:39Z">
        <w:r>
          <w:rPr>
            <w:spacing w:val="-8"/>
            <w:rtl/>
          </w:rPr>
          <w:t xml:space="preserve">דשונה</w:t>
        </w:r>
      </w:ins>
      <w:del w:id="97968" w:author="מנוע מכני" w:date="2026-10-11T12:04:39Z">
        <w:r w:rsidRPr="00017C1D">
          <w:rPr>
            <w:spacing w:val="-8"/>
            <w:rtl/>
          </w:rPr>
          <w:delText xml:space="preserve">דמתני</w:delText>
        </w:r>
      </w:del>
      <w:r w:rsidRPr="00017C1D">
        <w:rPr>
          <w:rFonts w:hint="cs"/>
          <w:spacing w:val="-8"/>
          <w:rtl/>
        </w:rPr>
        <w:t xml:space="preserve"> </w:t>
      </w:r>
      <w:r w:rsidRPr="00017C1D">
        <w:rPr>
          <w:spacing w:val="-8"/>
          <w:rtl/>
        </w:rPr>
        <w:t xml:space="preserve">להא </w:t>
      </w:r>
      <w:ins w:id="97123" w:author="מנוע מכני" w:date="2026-10-11T12:04:39Z">
        <w:r>
          <w:rPr>
            <w:spacing w:val="-8"/>
            <w:rtl/>
          </w:rPr>
          <w:t xml:space="preserve">שמועה</w:t>
        </w:r>
      </w:ins>
      <w:del w:id="97124" w:author="מנוע מכני" w:date="2026-10-11T12:04:39Z">
        <w:r w:rsidRPr="00017C1D">
          <w:rPr>
            <w:spacing w:val="-8"/>
            <w:rtl/>
          </w:rPr>
          <w:delText xml:space="preserve">שמעתתא</w:delText>
        </w:r>
      </w:del>
      <w:r w:rsidRPr="00017C1D">
        <w:rPr>
          <w:spacing w:val="-8"/>
          <w:rtl/>
        </w:rPr>
        <w:t xml:space="preserve"> באפי נפשה, </w:t>
      </w:r>
      <w:r w:rsidRPr="00017C1D">
        <w:rPr>
          <w:rStyle w:val="2fb"/>
          <w:spacing w:val="-8"/>
          <w:rtl/>
        </w:rPr>
        <w:t xml:space="preserve">א</w:t>
      </w:r>
      <w:ins w:id="91285" w:author="מנוע מכני" w:date="2026-10-11T12:04:39Z">
        <w:r>
          <w:rPr>
            <w:rStyle w:val="2fb"/>
            <w:rFonts w:hint="cs"/>
            <w:spacing w:val="-8"/>
            <w:rtl/>
          </w:rPr>
          <w:t xml:space="preserve">ר"א</w:t>
        </w:r>
      </w:ins>
      <w:del w:id="91286" w:author="מנוע מכני" w:date="2026-10-11T12:04:39Z">
        <w:r w:rsidRPr="00017C1D">
          <w:rPr>
            <w:rFonts w:hint="cs"/>
            <w:spacing w:val="-8"/>
            <w:rtl/>
          </w:rPr>
          <w:delText xml:space="preserve">ר''א</w:delText>
        </w:r>
      </w:del>
      <w:r w:rsidRPr="00017C1D">
        <w:rPr>
          <w:spacing w:val="-8"/>
          <w:rtl/>
        </w:rPr>
        <w:t xml:space="preserve">: אין הראש כרוב אברים, </w:t>
      </w:r>
      <w:r w:rsidRPr="00017C1D">
        <w:rPr>
          <w:rStyle w:val="2fb"/>
          <w:spacing w:val="-8"/>
          <w:rtl/>
        </w:rPr>
        <w:t xml:space="preserve">ור</w:t>
      </w:r>
      <w:ins w:id="91287" w:author="מנוע מכני" w:date="2026-10-11T12:04:39Z">
        <w:r>
          <w:rPr>
            <w:rStyle w:val="2fb"/>
            <w:spacing w:val="-8"/>
            <w:rtl/>
          </w:rPr>
          <w:t xml:space="preserve">י"ו</w:t>
        </w:r>
      </w:ins>
      <w:del w:id="91288" w:author="מנוע מכני" w:date="2026-10-11T12:04:39Z">
        <w:r w:rsidRPr="00017C1D">
          <w:rPr>
            <w:spacing w:val="-8"/>
            <w:rtl/>
          </w:rPr>
          <w:delText xml:space="preserve">י''ו</w:delText>
        </w:r>
      </w:del>
      <w:r w:rsidRPr="00017C1D">
        <w:rPr>
          <w:spacing w:val="-8"/>
          <w:rtl/>
        </w:rPr>
        <w:t xml:space="preserve"> </w:t>
      </w:r>
      <w:r w:rsidRPr="00017C1D">
        <w:rPr>
          <w:spacing w:val="-8"/>
          <w:rtl/>
        </w:rPr>
        <w:t xml:space="preserve">אמר</w:t>
      </w:r>
      <w:r w:rsidRPr="00017C1D">
        <w:rPr>
          <w:spacing w:val="-8"/>
          <w:rtl/>
        </w:rPr>
        <w:t xml:space="preserve">: הראש כרוב אברים</w:t>
      </w:r>
      <w:ins w:id="96833" w:author="מנוע מכני" w:date="2026-10-11T12:04:39Z">
        <w:r>
          <w:rPr>
            <w:spacing w:val="-8"/>
            <w:rtl/>
          </w:rPr>
          <w:t xml:space="preserve">,</w:t>
        </w:r>
      </w:ins>
      <w:del w:id="96834" w:author="מנוע מכני" w:date="2026-10-11T12:04:39Z">
        <w:r w:rsidRPr="00017C1D">
          <w:rPr>
            <w:spacing w:val="-8"/>
            <w:rtl/>
          </w:rPr>
          <w:delText xml:space="preserve">;</w:delText>
        </w:r>
      </w:del>
    </w:p>
    <w:p w:rsidR="00E403F0" w:rsidRPr="00B078C3" w:rsidRDefault="00E403F0" w:rsidP="00E403F0">
      <w:pPr>
        <w:rPr>
          <w:rFonts w:ascii="FontbitDavid" w:hAnsi="FontbitDavid"/>
          <w:sz w:val="24"/>
          <w:rtl/>
        </w:rPr>
      </w:pPr>
      <w:ins w:id="97751" w:author="מנוע מכני" w:date="2026-10-11T12:04:39Z">
        <w:r>
          <w:rPr>
            <w:rFonts w:ascii="FontbitDavid" w:hAnsi="FontbitDavid"/>
            <w:sz w:val="24"/>
            <w:rtl/>
          </w:rPr>
          <w:t xml:space="preserve">וחלקו</w:t>
        </w:r>
      </w:ins>
      <w:del w:id="97752" w:author="מנוע מכני" w:date="2026-10-11T12:04:39Z">
        <w:r w:rsidRPr="00B078C3">
          <w:rPr>
            <w:rFonts w:ascii="FontbitDavid" w:hAnsi="FontbitDavid"/>
            <w:sz w:val="24"/>
            <w:rtl/>
          </w:rPr>
          <w:delText xml:space="preserve">וקמיפלגי</w:delText>
        </w:r>
      </w:del>
      <w:r w:rsidRPr="00B078C3">
        <w:rPr>
          <w:rFonts w:ascii="FontbitDavid" w:hAnsi="FontbitDavid"/>
          <w:sz w:val="24"/>
          <w:rtl/>
        </w:rPr>
        <w:t xml:space="preserve"> בדשמואל.</w:t>
      </w:r>
    </w:p>
    <w:p>
      <w:pPr>
        <w:pStyle w:val="38"/>
        <w:rPr>
          <w:ins w:id="99880" w:author="מנוע מכני" w:date="2026-10-11T12:04:39Z"/>
        </w:rPr>
      </w:pPr>
      <w:del w:id="99879" w:author="מנוע מכני" w:date="2026-10-11T12:04:39Z">
        <w:r w:rsidRPr="00E744B3">
          <w:delText xml:space="preserve">•</w:delText>
        </w:r>
      </w:del>
      <w:r w:rsidRPr="00E744B3">
        <w:t xml:space="preserve"> </w:t>
      </w:r>
      <w:r w:rsidRPr="00B078C3">
        <w:t xml:space="preserve">תנן</w:t>
      </w:r>
      <w:r w:rsidRPr="00B078C3">
        <w:t xml:space="preserve">:</w:t>
      </w:r>
    </w:p>
    <w:p w:rsidR="00E403F0" w:rsidRPr="00B078C3" w:rsidRDefault="00E403F0" w:rsidP="00E403F0">
      <w:pPr>
        <w:rPr>
          <w:rFonts w:ascii="FontbitDavid" w:hAnsi="FontbitDavid"/>
          <w:sz w:val="24"/>
          <w:rtl/>
        </w:rPr>
      </w:pPr>
      <w:del w:id="998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יצא מחותך או מסורס, משיצא רובו - הרי הוא כילוד.</w:t>
      </w:r>
    </w:p>
    <w:p w:rsidR="00E403F0" w:rsidRDefault="00E403F0" w:rsidP="00E403F0">
      <w:pPr>
        <w:rPr>
          <w:rFonts w:ascii="FontbitDavid" w:hAnsi="FontbitDavid"/>
          <w:sz w:val="24"/>
          <w:rtl/>
        </w:rPr>
      </w:pPr>
      <w:r w:rsidRPr="00B078C3">
        <w:rPr>
          <w:rFonts w:ascii="FontbitDavid" w:hAnsi="FontbitDavid"/>
          <w:sz w:val="24"/>
          <w:rtl/>
        </w:rPr>
        <w:t xml:space="preserve">מדקאמר מסורס מכלל דמחותך - כתקנו, </w:t>
      </w:r>
      <w:ins w:id="95471" w:author="מנוע מכני" w:date="2026-10-11T12:04:39Z">
        <w:r>
          <w:rPr>
            <w:rFonts w:ascii="FontbitDavid" w:hAnsi="FontbitDavid"/>
            <w:sz w:val="24"/>
            <w:rtl/>
          </w:rPr>
          <w:t xml:space="preserve">ואומר</w:t>
        </w:r>
      </w:ins>
      <w:del w:id="95472" w:author="מנוע מכני" w:date="2026-10-11T12:04:39Z">
        <w:r w:rsidRPr="00B078C3">
          <w:rPr>
            <w:rFonts w:ascii="FontbitDavid" w:hAnsi="FontbitDavid"/>
            <w:sz w:val="24"/>
            <w:rtl/>
          </w:rPr>
          <w:delText xml:space="preserve">וקאמר</w:delText>
        </w:r>
      </w:del>
      <w:r w:rsidRPr="00B078C3">
        <w:rPr>
          <w:rFonts w:ascii="FontbitDavid" w:hAnsi="FontbitDavid"/>
          <w:sz w:val="24"/>
          <w:rtl/>
        </w:rPr>
        <w:t xml:space="preserve"> משיצא רובו - הרי זה כילוד.</w:t>
      </w:r>
      <w:r>
        <w:rPr>
          <w:rFonts w:ascii="FontbitDavid" w:hAnsi="FontbitDavid" w:hint="cs"/>
          <w:sz w:val="24"/>
          <w:rtl/>
        </w:rPr>
        <w:t xml:space="preserve"> </w:t>
      </w:r>
      <w:ins w:id="97125" w:author="מנוע מכני" w:date="2026-10-11T12:04:39Z">
        <w:r>
          <w:rPr>
            <w:rFonts w:ascii="FontbitDavid" w:hAnsi="FontbitDavid"/>
            <w:b/>
            <w:bCs/>
            <w:sz w:val="24"/>
            <w:rtl/>
          </w:rPr>
          <w:t xml:space="preserve">קשה</w:t>
        </w:r>
      </w:ins>
      <w:del w:id="97126" w:author="מנוע מכני" w:date="2026-10-11T12:04:39Z">
        <w:r w:rsidRPr="00D52B78">
          <w:rPr>
            <w:rFonts w:ascii="FontbitDavid" w:hAnsi="FontbitDavid"/>
            <w:b/>
            <w:bCs/>
            <w:sz w:val="24"/>
            <w:rtl/>
          </w:rPr>
          <w:delText xml:space="preserve">קשיא</w:delText>
        </w:r>
      </w:del>
      <w:r w:rsidRPr="00D52B78">
        <w:rPr>
          <w:rFonts w:ascii="FontbitDavid" w:hAnsi="FontbitDavid"/>
          <w:b/>
          <w:bCs/>
          <w:sz w:val="24"/>
          <w:rtl/>
        </w:rPr>
        <w:t xml:space="preserve"> </w:t>
      </w:r>
      <w:r w:rsidRPr="00D52B78">
        <w:rPr>
          <w:rStyle w:val="2fb"/>
          <w:rFonts w:ascii="FontbitDavid" w:hAnsi="FontbitDavid"/>
          <w:b/>
          <w:bCs/>
          <w:sz w:val="24"/>
          <w:rtl/>
        </w:rPr>
        <w:t xml:space="preserve">לר</w:t>
      </w:r>
      <w:ins w:id="91289" w:author="מנוע מכני" w:date="2026-10-11T12:04:39Z">
        <w:r>
          <w:rPr>
            <w:rStyle w:val="2fb"/>
            <w:rFonts w:ascii="FontbitDavid" w:hAnsi="FontbitDavid"/>
            <w:b/>
            <w:bCs/>
            <w:sz w:val="24"/>
            <w:rtl/>
          </w:rPr>
          <w:t xml:space="preserve">י"ו</w:t>
        </w:r>
      </w:ins>
      <w:del w:id="91290" w:author="מנוע מכני" w:date="2026-10-11T12:04:39Z">
        <w:r w:rsidRPr="00D52B78">
          <w:rPr>
            <w:rFonts w:ascii="FontbitDavid" w:hAnsi="FontbitDavid"/>
            <w:b/>
            <w:bCs/>
            <w:sz w:val="24"/>
            <w:rtl/>
          </w:rPr>
          <w:delText xml:space="preserve">י''ו</w:delText>
        </w:r>
      </w:del>
      <w:r w:rsidRPr="00D52B78">
        <w:rPr>
          <w:rFonts w:ascii="FontbitDavid" w:hAnsi="FontbitDavid"/>
          <w:b/>
          <w:bCs/>
          <w:sz w:val="24"/>
          <w:rtl/>
        </w:rPr>
        <w:t xml:space="preserve">! </w:t>
      </w:r>
    </w:p>
    <w:p>
      <w:pPr>
        <w:pStyle w:val="38"/>
        <w:rPr>
          <w:ins w:id="99882" w:author="מנוע מכני" w:date="2026-10-11T12:04:39Z"/>
        </w:rPr>
      </w:pPr>
      <w:r>
        <w:t>א"ל</w:t>
      </w:r>
      <w:r w:rsidRPr="00B078C3">
        <w:t xml:space="preserve"> רי</w:t>
      </w:r>
      <w:r>
        <w:t>"</w:t>
      </w:r>
      <w:r w:rsidRPr="00B078C3">
        <w:t xml:space="preserve">ו:</w:t>
      </w:r>
    </w:p>
    <w:p w:rsidR="00E403F0" w:rsidRPr="00B078C3" w:rsidRDefault="00E403F0" w:rsidP="00E403F0">
      <w:pPr>
        <w:pStyle w:val="a3"/>
        <w:numPr>
          <w:ilvl w:val="0"/>
          <w:numId w:val="3"/>
        </w:numPr>
        <w:rPr>
          <w:rtl/>
        </w:rPr>
      </w:pPr>
      <w:del w:id="99883" w:author="מנוע מכני" w:date="2026-10-11T12:04:39Z">
        <w:r w:rsidRPr="00B078C3">
          <w:rPr>
            <w:rtl/>
          </w:rPr>
          <w:delText xml:space="preserve"> </w:delText>
        </w:r>
      </w:del>
      <w:r w:rsidRPr="00B078C3">
        <w:rPr>
          <w:rtl/>
        </w:rPr>
        <w:t xml:space="preserve">אימא יצא מחותך ומסורס.</w:t>
      </w:r>
      <w:r>
        <w:rPr>
          <w:rFonts w:hint="cs"/>
          <w:rtl/>
        </w:rPr>
        <w:t xml:space="preserve"> ו</w:t>
      </w:r>
      <w:ins w:id="91291" w:author="מנוע מכני" w:date="2026-10-11T12:04:39Z">
        <w:r>
          <w:rPr>
            <w:rFonts w:hint="cs"/>
            <w:rtl/>
          </w:rPr>
          <w:t xml:space="preserve">ה"ק</w:t>
        </w:r>
      </w:ins>
      <w:del w:id="91292" w:author="מנוע מכני" w:date="2026-10-11T12:04:39Z">
        <w:r>
          <w:rPr>
            <w:rFonts w:hint="cs"/>
            <w:rtl/>
          </w:rPr>
          <w:delText xml:space="preserve">ה''ק</w:delText>
        </w:r>
      </w:del>
      <w:r w:rsidRPr="00B078C3">
        <w:rPr>
          <w:rtl/>
        </w:rPr>
        <w:t xml:space="preserve">: יצא מחותך </w:t>
      </w:r>
      <w:r w:rsidRPr="00D52B78">
        <w:rPr>
          <w:b/>
          <w:bCs/>
          <w:rtl/>
        </w:rPr>
        <w:t>או</w:t>
      </w:r>
      <w:r>
        <w:rPr>
          <w:rtl/>
        </w:rPr>
        <w:t xml:space="preserve"> שלם, וזה וזה מסורס </w:t>
      </w:r>
      <w:r>
        <w:rPr>
          <w:rFonts w:hint="cs"/>
          <w:rtl/>
        </w:rPr>
        <w:t>-</w:t>
      </w:r>
      <w:r w:rsidRPr="00B078C3">
        <w:rPr>
          <w:rtl/>
        </w:rPr>
        <w:t>משיצא רובו הרי זה כי</w:t>
      </w:r>
      <w:r>
        <w:rPr>
          <w:rtl/>
        </w:rPr>
        <w:t>לו</w:t>
      </w:r>
      <w:r>
        <w:rPr>
          <w:rFonts w:hint="cs"/>
          <w:rtl/>
        </w:rPr>
        <w:t>ד</w:t>
      </w:r>
    </w:p>
    <w:p w:rsidR="00E403F0" w:rsidRPr="00B078C3" w:rsidRDefault="00E403F0" w:rsidP="00E403F0">
      <w:pPr>
        <w:rPr>
          <w:rFonts w:ascii="FontbitDavid" w:hAnsi="FontbitDavid"/>
          <w:sz w:val="24"/>
          <w:rtl/>
        </w:rPr>
      </w:pPr>
      <w:ins w:id="91293" w:author="מנוע מכני" w:date="2026-10-11T12:04:39Z">
        <w:r>
          <w:rPr>
            <w:rFonts w:ascii="FontbitDavid" w:hAnsi="FontbitDavid"/>
            <w:sz w:val="24"/>
            <w:rtl/>
          </w:rPr>
          <w:t xml:space="preserve">א"ר</w:t>
        </w:r>
      </w:ins>
      <w:del w:id="91294"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פפא: כתנאי</w:t>
      </w:r>
      <w:ins w:id="96835" w:author="מנוע מכני" w:date="2026-10-11T12:04:39Z">
        <w:r>
          <w:rPr>
            <w:rFonts w:ascii="FontbitDavid" w:hAnsi="FontbitDavid"/>
            <w:sz w:val="24"/>
            <w:rtl/>
          </w:rPr>
          <w:t xml:space="preserve">,</w:t>
        </w:r>
      </w:ins>
      <w:del w:id="96836"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יצא מחותך או מסורס - משיצא רובו הרי הוא כילוד, </w:t>
      </w:r>
      <w:r w:rsidRPr="00B078C3">
        <w:rPr>
          <w:rStyle w:val="2fb"/>
          <w:rFonts w:ascii="FontbitDavid" w:hAnsi="FontbitDavid"/>
          <w:sz w:val="24"/>
          <w:rtl/>
        </w:rPr>
        <w:t xml:space="preserve">רבי יוסי</w:t>
      </w:r>
      <w:r w:rsidRPr="00B078C3">
        <w:rPr>
          <w:rFonts w:ascii="FontbitDavid" w:hAnsi="FontbitDavid"/>
          <w:sz w:val="24"/>
          <w:rtl/>
        </w:rPr>
        <w:t xml:space="preserve"> אומר: משיצא כתקנו.</w:t>
      </w:r>
    </w:p>
    <w:p>
      <w:pPr>
        <w:pStyle w:val="38"/>
        <w:rPr>
          <w:ins w:id="99884" w:author="מנוע מכני" w:date="2026-10-11T12:04:39Z"/>
        </w:rPr>
      </w:pPr>
      <w:r w:rsidRPr="00017C1D">
        <w:t xml:space="preserve">וא</w:t>
      </w:r>
      <w:ins w:id="91295" w:author="מנוע מכני" w:date="2026-10-11T12:04:39Z">
        <w:r>
          <w:t xml:space="preserve">ר"פ</w:t>
        </w:r>
      </w:ins>
      <w:del w:id="91296" w:author="מנוע מכני" w:date="2026-10-11T12:04:39Z">
        <w:r w:rsidRPr="00017C1D">
          <w:delText xml:space="preserve">ר''פ</w:delText>
        </w:r>
      </w:del>
      <w:r w:rsidRPr="00017C1D">
        <w:t xml:space="preserve"> </w:t>
      </w:r>
      <w:ins w:id="91297" w:author="מנוע מכני" w:date="2026-10-11T12:04:39Z">
        <w:r>
          <w:t xml:space="preserve">ה"ק</w:t>
        </w:r>
      </w:ins>
      <w:del w:id="91298" w:author="מנוע מכני" w:date="2026-10-11T12:04:39Z">
        <w:r w:rsidRPr="00017C1D">
          <w:delText xml:space="preserve">ה''ק</w:delText>
        </w:r>
      </w:del>
      <w:r w:rsidRPr="00017C1D">
        <w:t xml:space="preserve">:</w:t>
      </w:r>
    </w:p>
    <w:p w:rsidR="00E403F0" w:rsidRPr="00017C1D" w:rsidRDefault="00E403F0" w:rsidP="00E403F0">
      <w:pPr>
        <w:rPr>
          <w:rFonts w:ascii="FontbitDavid" w:hAnsi="FontbitDavid"/>
          <w:spacing w:val="-6"/>
          <w:sz w:val="24"/>
          <w:rtl/>
        </w:rPr>
      </w:pPr>
      <w:del w:id="99885"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ab/>
        <w:t xml:space="preserve">יצא מחותך ומסורס - משיצא רובו הרי הוא כילוד, הא כתקנו - הראש פוטר,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del w:id="92859" w:author="מנוע מכני" w:date="2026-10-11T12:04:39Z">
        <w:r>
          <w:rPr>
            <w:rFonts w:ascii="FontbitDavid" w:hAnsi="FontbitDavid" w:hint="cs"/>
            <w:sz w:val="24"/>
            <w:rtl/>
          </w:rPr>
          <w:delText xml:space="preserve"> </w:delText>
        </w:r>
      </w:del>
      <w:r>
        <w:rPr>
          <w:rFonts w:ascii="FontbitDavid" w:hAnsi="FontbitDavid" w:hint="cs"/>
          <w:sz w:val="24"/>
          <w:rtl/>
        </w:rPr>
        <w:tab/>
      </w:r>
      <w:r w:rsidRPr="00B078C3">
        <w:rPr>
          <w:rStyle w:val="2fb"/>
          <w:rFonts w:ascii="FontbitDavid" w:hAnsi="FontbitDavid"/>
          <w:sz w:val="24"/>
          <w:rtl/>
        </w:rPr>
        <w:t xml:space="preserve">רבי יוסי</w:t>
      </w:r>
      <w:r w:rsidRPr="00B078C3">
        <w:rPr>
          <w:rFonts w:ascii="FontbitDavid" w:hAnsi="FontbitDavid"/>
          <w:sz w:val="24"/>
          <w:rtl/>
        </w:rPr>
        <w:t xml:space="preserve"> אומר - משיצא רובו כתקנו.</w:t>
      </w:r>
    </w:p>
    <w:p>
      <w:pPr>
        <w:pStyle w:val="38"/>
        <w:rPr>
          <w:ins w:id="99886" w:author="מנוע מכני" w:date="2026-10-11T12:04:39Z"/>
        </w:rPr>
      </w:pPr>
      <w:r w:rsidRPr="00B078C3">
        <w:t xml:space="preserve">מתקיף לה רב זביד:</w:t>
      </w:r>
    </w:p>
    <w:p w:rsidR="00E403F0" w:rsidRDefault="00E403F0" w:rsidP="00E403F0">
      <w:pPr>
        <w:rPr>
          <w:rFonts w:ascii="FontbitDavid" w:hAnsi="FontbitDavid"/>
          <w:sz w:val="24"/>
          <w:rtl/>
        </w:rPr>
      </w:pPr>
      <w:del w:id="998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מכלל דבמסורס - רובו </w:t>
      </w:r>
      <w:ins w:id="93947" w:author="מנוע מכני" w:date="2026-10-11T12:04:39Z">
        <w:r>
          <w:rPr>
            <w:rFonts w:ascii="FontbitDavid" w:hAnsi="FontbitDavid"/>
            <w:sz w:val="24"/>
            <w:rtl/>
          </w:rPr>
          <w:t xml:space="preserve">גם</w:t>
        </w:r>
      </w:ins>
      <w:del w:id="9394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פוטר, הא קי"ל דרובו ככולו!</w:t>
      </w:r>
    </w:p>
    <w:p>
      <w:pPr>
        <w:pStyle w:val="38"/>
        <w:rPr>
          <w:ins w:id="99888" w:author="מנוע מכני" w:date="2026-10-11T12:04:39Z"/>
        </w:rPr>
      </w:pPr>
      <w:r w:rsidRPr="008B61FB">
        <w:t>אלא א</w:t>
      </w:r>
      <w:ins w:id="91299" w:author="מנוע מכני" w:date="2026-10-11T12:04:39Z">
        <w:r>
          <w:t xml:space="preserve">ר"ז</w:t>
        </w:r>
      </w:ins>
      <w:del w:id="91300" w:author="מנוע מכני" w:date="2026-10-11T12:04:39Z">
        <w:r>
          <w:delText xml:space="preserve">ר''ז</w:delText>
        </w:r>
      </w:del>
      <w:r>
        <w:t xml:space="preserve"> </w:t>
      </w:r>
      <w:ins w:id="91301" w:author="מנוע מכני" w:date="2026-10-11T12:04:39Z">
        <w:r>
          <w:t xml:space="preserve">ה"ק</w:t>
        </w:r>
      </w:ins>
      <w:del w:id="91302" w:author="מנוע מכני" w:date="2026-10-11T12:04:39Z">
        <w:r>
          <w:delText xml:space="preserve">ה''ק</w:delText>
        </w:r>
      </w:del>
      <w:r w:rsidRPr="008B61FB">
        <w:t xml:space="preserve">:</w:t>
      </w:r>
    </w:p>
    <w:p w:rsidR="00E403F0" w:rsidRPr="008B61FB" w:rsidRDefault="00E403F0" w:rsidP="00E403F0">
      <w:pPr>
        <w:pStyle w:val="a2"/>
        <w:numPr>
          <w:ilvl w:val="0"/>
          <w:numId w:val="3"/>
        </w:numPr>
        <w:ind w:left="714" w:hanging="357"/>
        <w:rPr>
          <w:rtl/>
        </w:rPr>
      </w:pPr>
      <w:ins w:id="96837" w:author="מנוע מכני" w:date="2026-10-11T12:04:39Z">
        <w:del w:id="99889" w:author="מנוע מכני" w:date="2026-10-11T12:04:39Z">
          <w:r>
            <w:rPr>
              <w:rtl/>
            </w:rPr>
            <w:delText xml:space="preserve"> </w:delText>
          </w:r>
        </w:del>
      </w:ins>
      <w:del w:id="96838" w:author="מנוע מכני" w:date="2026-10-11T12:04:39Z">
        <w:r w:rsidRPr="008B61FB">
          <w:rPr>
            <w:rtl/>
          </w:rPr>
          <w:delText xml:space="preserve"> </w:delText>
        </w:r>
        <w:r>
          <w:rPr>
            <w:rFonts w:hint="cs"/>
            <w:rtl/>
          </w:rPr>
          <w:delText xml:space="preserve"> </w:delText>
        </w:r>
      </w:del>
      <w:r>
        <w:rPr>
          <w:rFonts w:hint="cs"/>
          <w:rtl/>
        </w:rPr>
        <w:tab/>
      </w:r>
      <w:r w:rsidRPr="008B61FB">
        <w:rPr>
          <w:rtl/>
        </w:rPr>
        <w:t>יצא מחותך ומסורס - משיצא רובו הרי זה כילוד, הא כתקנו - הראש פוטר.</w:t>
      </w:r>
    </w:p>
    <w:p>
      <w:pPr>
        <w:pStyle w:val="38"/>
        <w:rPr>
          <w:ins w:id="99890" w:author="מנוע מכני" w:date="2026-10-11T12:04:39Z"/>
        </w:rPr>
      </w:pPr>
      <w:r>
        <w:tab/>
      </w:r>
      <w:r>
        <w:tab/>
      </w:r>
      <w:r>
        <w:tab/>
      </w:r>
      <w:r>
        <w:tab/>
      </w:r>
      <w:r w:rsidRPr="00B078C3">
        <w:t xml:space="preserve">רבי יוסי</w:t>
      </w:r>
      <w:del w:id="101722"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998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משיצא כתקנו לחיים.</w:t>
      </w:r>
    </w:p>
    <w:p w:rsidR="00E403F0" w:rsidRPr="00B078C3" w:rsidRDefault="00E403F0" w:rsidP="00E403F0">
      <w:pPr>
        <w:rPr>
          <w:rFonts w:ascii="FontbitDavid" w:hAnsi="FontbitDavid"/>
          <w:sz w:val="24"/>
          <w:rtl/>
        </w:rPr>
      </w:pPr>
      <w:r w:rsidRPr="00B078C3">
        <w:rPr>
          <w:rFonts w:ascii="FontbitDavid" w:hAnsi="FontbitDavid"/>
          <w:sz w:val="24"/>
          <w:rtl/>
        </w:rPr>
        <w:t xml:space="preserve">ת</w:t>
      </w:r>
      <w:ins w:id="91303" w:author="מנוע מכני" w:date="2026-10-11T12:04:39Z">
        <w:r>
          <w:rPr>
            <w:rFonts w:ascii="FontbitDavid" w:hAnsi="FontbitDavid"/>
            <w:sz w:val="24"/>
            <w:rtl/>
          </w:rPr>
          <w:t xml:space="preserve">נ"ה</w:t>
        </w:r>
      </w:ins>
      <w:del w:id="91304" w:author="מנוע מכני" w:date="2026-10-11T12:04:39Z">
        <w:r w:rsidRPr="00B078C3">
          <w:rPr>
            <w:rFonts w:ascii="FontbitDavid" w:hAnsi="FontbitDavid"/>
            <w:sz w:val="24"/>
            <w:rtl/>
          </w:rPr>
          <w:delText xml:space="preserve">נ''ה</w:delText>
        </w:r>
      </w:del>
      <w:r w:rsidRPr="00B078C3">
        <w:rPr>
          <w:rFonts w:ascii="FontbitDavid" w:hAnsi="FontbitDavid"/>
          <w:sz w:val="24"/>
          <w:rtl/>
        </w:rPr>
        <w:t xml:space="preserve">, יצא מחותך מסורס - משיצא רובו הרי זה כילוד, הא כתקנו - הראש פוטר, </w:t>
      </w:r>
      <w:r w:rsidRPr="00B078C3">
        <w:rPr>
          <w:rStyle w:val="2fb"/>
          <w:rFonts w:ascii="FontbitDavid" w:hAnsi="FontbitDavid"/>
          <w:sz w:val="24"/>
          <w:rtl/>
        </w:rPr>
        <w:t xml:space="preserve">ר' יוסי</w:t>
      </w:r>
      <w:r w:rsidRPr="00B078C3">
        <w:rPr>
          <w:rFonts w:ascii="FontbitDavid" w:hAnsi="FontbitDavid"/>
          <w:sz w:val="24"/>
          <w:rtl/>
        </w:rPr>
        <w:t xml:space="preserve"> אומר: משיצא כתקנו לחיים.</w:t>
      </w:r>
    </w:p>
    <w:p w:rsidR="00E403F0" w:rsidRPr="00B078C3" w:rsidRDefault="00E403F0" w:rsidP="00E403F0">
      <w:pPr>
        <w:rPr>
          <w:rFonts w:ascii="FontbitDavid" w:hAnsi="FontbitDavid"/>
          <w:sz w:val="24"/>
          <w:rtl/>
        </w:rPr>
      </w:pPr>
      <w:r w:rsidRPr="00B078C3">
        <w:rPr>
          <w:rFonts w:ascii="FontbitDavid" w:hAnsi="FontbitDavid"/>
          <w:sz w:val="24"/>
          <w:rtl/>
        </w:rPr>
        <w:t>ואיזהו כתקנו לחיים - משיצא רוב ראשו.</w:t>
      </w:r>
    </w:p>
    <w:p>
      <w:pPr>
        <w:pStyle w:val="afffff8"/>
        <w:rPr>
          <w:ins w:id="90437" w:author="קלוד" w:date="2026-10-11T12:23:38Z"/>
        </w:rPr>
      </w:pPr>
      <w:ins w:id="90438" w:author="קלוד" w:date="2026-10-11T12:23:38Z">
        <w:r>
          <w:rPr>
            <w:color w:val="7B3F00"/>
          </w:rPr>
          <w:t xml:space="preserve">רוב ראשו - צדעיו, פדחתו או קרני ראשו</w:t>
        </w:r>
      </w:ins>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ואיזהו רוב ראשו? </w:t>
      </w:r>
      <w:r w:rsidRPr="00B078C3">
        <w:rPr>
          <w:rStyle w:val="2fb"/>
          <w:rFonts w:ascii="FontbitDavid" w:hAnsi="FontbitDavid"/>
          <w:sz w:val="24"/>
          <w:rtl/>
        </w:rPr>
        <w:t xml:space="preserve">ר' יוסי</w:t>
      </w:r>
      <w:r w:rsidRPr="00B078C3">
        <w:rPr>
          <w:rFonts w:ascii="FontbitDavid" w:hAnsi="FontbitDavid"/>
          <w:sz w:val="24"/>
          <w:rtl/>
        </w:rPr>
        <w:t xml:space="preserve"> אומר: משיצאו צדעיו, </w:t>
      </w:r>
    </w:p>
    <w:p>
      <w:pPr>
        <w:pStyle w:val="38"/>
        <w:rPr>
          <w:ins w:id="99892" w:author="מנוע מכני" w:date="2026-10-11T12:04:39Z"/>
        </w:rPr>
      </w:pPr>
      <w:r w:rsidRPr="00017C1D">
        <w:tab/>
      </w:r>
      <w:r w:rsidRPr="00017C1D">
        <w:tab/>
      </w:r>
      <w:r w:rsidRPr="00017C1D">
        <w:tab/>
        <w:t xml:space="preserve">אבא חנן משום ר' יהושע</w:t>
      </w:r>
      <w:del w:id="101723" w:author="מנוע מכני" w:date="2026-10-11T12:04:39Z">
        <w:r w:rsidRPr="00017C1D">
          <w:tab/>
          <w:delText xml:space="preserve"> אומר</w:delText>
        </w:r>
      </w:del>
      <w:del w:id="102885" w:author="Claude" w:date="2026-10-11T09:07:54Z">
        <w:r>
          <w:delText xml:space="preserve">	</w:delText>
        </w:r>
      </w:del>
      <w:r>
        <w:t xml:space="preserve">:</w:t>
      </w:r>
    </w:p>
    <w:p w:rsidR="00E403F0" w:rsidRPr="00017C1D" w:rsidRDefault="00E403F0" w:rsidP="00E403F0">
      <w:pPr>
        <w:rPr>
          <w:rFonts w:ascii="FontbitDavid" w:hAnsi="FontbitDavid"/>
          <w:spacing w:val="-6"/>
          <w:sz w:val="24"/>
          <w:rtl/>
        </w:rPr>
      </w:pPr>
      <w:del w:id="99893" w:author="מנוע מכני" w:date="2026-10-11T12:04:39Z">
        <w:r w:rsidRPr="00017C1D">
          <w:rPr>
            <w:rFonts w:ascii="FontbitDavid" w:hAnsi="FontbitDavid"/>
            <w:spacing w:val="-6"/>
            <w:sz w:val="24"/>
            <w:rtl/>
          </w:rPr>
          <w:tab/>
          <w:delText xml:space="preserve"> </w:delText>
        </w:r>
      </w:del>
      <w:r w:rsidRPr="00017C1D">
        <w:rPr>
          <w:rFonts w:ascii="FontbitDavid" w:hAnsi="FontbitDavid"/>
          <w:spacing w:val="-6"/>
          <w:sz w:val="24"/>
          <w:rtl/>
        </w:rPr>
        <w:tab/>
        <w:t xml:space="preserve">משיצא פדחתו, וי"א: משיראו קרני ראשו.</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13" w:author="קלוד" w:date="2026-10-11T09:07:21Z"/>
        </w:rPr>
      </w:pPr>
      <w:ins w:id="20312" w:author="קלוד" w:date="2026-10-11T09:07:21Z">
        <w:r>
          <w:t xml:space="preserve">משנה ו</w:t>
        </w:r>
      </w:ins>
    </w:p>
    <w:p w:rsidR="00E403F0" w:rsidRPr="00D65BEC" w:rsidRDefault="00E403F0" w:rsidP="00E403F0">
      <w:pPr>
        <w:pStyle w:val="afff9"/>
        <w:rPr>
          <w:del w:id="20191" w:author="קלוד" w:date="2026-10-11T09:07:21Z"/>
          <w:rtl/>
        </w:rPr>
      </w:pPr>
      <w:del w:id="20190" w:author="קלוד" w:date="2026-10-11T09:07:21Z">
        <w:r w:rsidRPr="00D65BEC">
          <w:rPr>
            <w:rtl/>
          </w:rPr>
          <w:delText xml:space="preserve">מתני'.</w:delText>
        </w:r>
      </w:del>
    </w:p>
    <w:p w:rsidR="00E403F0" w:rsidRPr="00D65BEC" w:rsidRDefault="00E403F0" w:rsidP="00E403F0">
      <w:pPr>
        <w:pStyle w:val="afff9"/>
        <w:spacing w:before="120"/>
        <w:rPr>
          <w:rtl/>
        </w:rPr>
        <w:pPrChange w:id="90015" w:author="קלוד" w:date="2026-10-11T12:09:42Z">
          <w:pPr>
            <w:pStyle w:val="afff9"/>
          </w:pPr>
        </w:pPrChange>
      </w:pPr>
      <w:r w:rsidRPr="00D65BEC">
        <w:rPr>
          <w:rtl/>
        </w:rPr>
        <w:lastRenderedPageBreak/>
        <w:t xml:space="preserve">המפלת ואין ידוע מהו - תשב לזכר ולנקבה, </w:t>
      </w:r>
    </w:p>
    <w:p w:rsidR="00E403F0" w:rsidRPr="00D65BEC" w:rsidRDefault="00E403F0" w:rsidP="00E403F0">
      <w:pPr>
        <w:pStyle w:val="afff9"/>
        <w:rPr>
          <w:rtl/>
        </w:rPr>
      </w:pPr>
      <w:r w:rsidRPr="00D65BEC">
        <w:rPr>
          <w:rtl/>
        </w:rPr>
        <w:t>אין ידוע אם ולד היה אם לאו - תשב לזכר ולנקבה ולנדה.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435" w:author="קלוד" w:date="2026-10-11T12:23:38Z"/>
        </w:rPr>
      </w:pPr>
      <w:ins w:id="90436" w:author="קלוד" w:date="2026-10-11T12:23:38Z">
        <w:r>
          <w:rPr>
            <w:color w:val="7B3F00"/>
          </w:rPr>
          <w:t xml:space="preserve">הלך אחר רוב נשים - ולד גמור ילדן</w:t>
        </w:r>
      </w:ins>
    </w:p>
    <w:p>
      <w:pPr>
        <w:pStyle w:val="38"/>
        <w:rPr>
          <w:ins w:id="99895" w:author="מנוע מכני" w:date="2026-10-11T12:04:39Z"/>
        </w:rPr>
      </w:pPr>
      <w:del w:id="99894" w:author="מנוע מכני" w:date="2026-10-11T12:04:39Z">
        <w:r w:rsidRPr="00E744B3">
          <w:delText xml:space="preserve">•</w:delText>
        </w:r>
      </w:del>
      <w:r w:rsidRPr="00E744B3">
        <w:t xml:space="preserve"> </w:t>
      </w:r>
      <w:r>
        <w:t>אריב"ל</w:t>
      </w:r>
      <w:r w:rsidRPr="00B078C3">
        <w:t xml:space="preserve">:</w:t>
      </w:r>
    </w:p>
    <w:p w:rsidR="00E403F0" w:rsidRPr="00B078C3" w:rsidRDefault="00E403F0" w:rsidP="00E403F0">
      <w:pPr>
        <w:pStyle w:val="a3"/>
        <w:rPr>
          <w:rtl/>
        </w:rPr>
      </w:pPr>
      <w:del w:id="99896" w:author="מנוע מכני" w:date="2026-10-11T12:04:39Z">
        <w:r w:rsidRPr="00B078C3">
          <w:rPr>
            <w:rtl/>
          </w:rPr>
          <w:delText xml:space="preserve"> </w:delText>
        </w:r>
      </w:del>
      <w:r w:rsidRPr="00B078C3">
        <w:rPr>
          <w:rtl/>
        </w:rPr>
        <w:t xml:space="preserve">עברה נהר והפילה - מביאה קרבן ונאכל, הלך אחר רוב נשים, ורוב נשים ולד </w:t>
      </w:r>
      <w:ins w:id="97969" w:author="מנוע מכני" w:date="2026-10-11T12:04:39Z">
        <w:r>
          <w:rPr>
            <w:rtl/>
          </w:rPr>
          <w:t xml:space="preserve">גמור</w:t>
        </w:r>
      </w:ins>
      <w:del w:id="97970" w:author="מנוע מכני" w:date="2026-10-11T12:04:39Z">
        <w:r w:rsidRPr="00B078C3">
          <w:rPr>
            <w:rtl/>
          </w:rPr>
          <w:delText xml:space="preserve">מעליא</w:delText>
        </w:r>
      </w:del>
      <w:r w:rsidRPr="00B078C3">
        <w:rPr>
          <w:rtl/>
        </w:rPr>
        <w:t xml:space="preserve"> ילדן.</w:t>
      </w:r>
    </w:p>
    <w:p>
      <w:pPr>
        <w:pStyle w:val="38"/>
        <w:rPr>
          <w:ins w:id="99897" w:author="מנוע מכני" w:date="2026-10-11T12:04:39Z"/>
        </w:rPr>
      </w:pPr>
      <w:r w:rsidRPr="00B078C3">
        <w:t xml:space="preserve">תנן</w:t>
      </w:r>
      <w:r w:rsidRPr="00B078C3">
        <w:t xml:space="preserve">:</w:t>
      </w:r>
    </w:p>
    <w:p w:rsidR="00E403F0" w:rsidRPr="00B078C3" w:rsidRDefault="00E403F0" w:rsidP="00E403F0">
      <w:pPr>
        <w:rPr>
          <w:rFonts w:ascii="FontbitDavid" w:hAnsi="FontbitDavid"/>
          <w:sz w:val="24"/>
          <w:rtl/>
        </w:rPr>
      </w:pPr>
      <w:del w:id="9989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ידוע אם ולד היה - תשב לזכר ולנקבה ולנדה.</w:t>
      </w:r>
    </w:p>
    <w:p w:rsidR="00E403F0" w:rsidRDefault="00E403F0" w:rsidP="00E403F0">
      <w:pPr>
        <w:rPr>
          <w:rFonts w:ascii="FontbitDavid" w:hAnsi="FontbitDavid"/>
          <w:sz w:val="24"/>
          <w:rtl/>
        </w:rPr>
      </w:pPr>
      <w:ins w:id="95473" w:author="מנוע מכני" w:date="2026-10-11T12:04:39Z">
        <w:r>
          <w:rPr>
            <w:rFonts w:ascii="FontbitDavid" w:hAnsi="FontbitDavid"/>
            <w:sz w:val="24"/>
            <w:rtl/>
          </w:rPr>
          <w:t xml:space="preserve">למה</w:t>
        </w:r>
      </w:ins>
      <w:del w:id="95474" w:author="מנוע מכני" w:date="2026-10-11T12:04:39Z">
        <w:r w:rsidRPr="00B078C3">
          <w:rPr>
            <w:rFonts w:ascii="FontbitDavid" w:hAnsi="FontbitDavid"/>
            <w:sz w:val="24"/>
            <w:rtl/>
          </w:rPr>
          <w:delText xml:space="preserve">אמאי</w:delText>
        </w:r>
      </w:del>
      <w:r w:rsidRPr="00B078C3">
        <w:rPr>
          <w:rFonts w:ascii="FontbitDavid" w:hAnsi="FontbitDavid"/>
          <w:sz w:val="24"/>
          <w:rtl/>
        </w:rPr>
        <w:t xml:space="preserve"> תשב לנדה? לימא: הלך אחר רוב נשים, ורוב נשים ולד </w:t>
      </w:r>
      <w:ins w:id="97971" w:author="מנוע מכני" w:date="2026-10-11T12:04:39Z">
        <w:r>
          <w:rPr>
            <w:rFonts w:ascii="FontbitDavid" w:hAnsi="FontbitDavid"/>
            <w:sz w:val="24"/>
            <w:rtl/>
          </w:rPr>
          <w:t xml:space="preserve">גמור</w:t>
        </w:r>
      </w:ins>
      <w:del w:id="97972" w:author="מנוע מכני" w:date="2026-10-11T12:04:39Z">
        <w:r w:rsidRPr="00B078C3">
          <w:rPr>
            <w:rFonts w:ascii="FontbitDavid" w:hAnsi="FontbitDavid"/>
            <w:sz w:val="24"/>
            <w:rtl/>
          </w:rPr>
          <w:delText xml:space="preserve">מעליא</w:delText>
        </w:r>
      </w:del>
      <w:r w:rsidRPr="00B078C3">
        <w:rPr>
          <w:rFonts w:ascii="FontbitDavid" w:hAnsi="FontbitDavid"/>
          <w:sz w:val="24"/>
          <w:rtl/>
        </w:rPr>
        <w:t xml:space="preserve"> ילדן! </w:t>
      </w:r>
    </w:p>
    <w:p w:rsidR="00E403F0" w:rsidRPr="0056398D" w:rsidRDefault="00E403F0" w:rsidP="00E403F0">
      <w:pPr>
        <w:pStyle w:val="a2"/>
        <w:numPr>
          <w:ilvl w:val="0"/>
          <w:numId w:val="3"/>
        </w:numPr>
        <w:ind w:left="714" w:hanging="357"/>
        <w:rPr>
          <w:rtl/>
        </w:rPr>
      </w:pPr>
      <w:r>
        <w:rPr>
          <w:rtl/>
        </w:rPr>
        <w:t xml:space="preserve">מתני' </w:t>
      </w:r>
      <w:r w:rsidRPr="0056398D">
        <w:rPr>
          <w:rtl/>
        </w:rPr>
        <w:t xml:space="preserve">בשלא הוחזקה עוברה, וכי </w:t>
      </w:r>
      <w:ins w:id="95475" w:author="מנוע מכני" w:date="2026-10-11T12:04:39Z">
        <w:r>
          <w:rPr>
            <w:rtl/>
          </w:rPr>
          <w:t xml:space="preserve">אומר</w:t>
        </w:r>
      </w:ins>
      <w:del w:id="95476" w:author="מנוע מכני" w:date="2026-10-11T12:04:39Z">
        <w:r w:rsidRPr="0056398D">
          <w:rPr>
            <w:rtl/>
          </w:rPr>
          <w:delText xml:space="preserve">קאמר</w:delText>
        </w:r>
      </w:del>
      <w:r w:rsidRPr="0056398D">
        <w:rPr>
          <w:rtl/>
        </w:rPr>
        <w:t xml:space="preserve"> </w:t>
      </w:r>
      <w:r w:rsidRPr="0056398D">
        <w:rPr>
          <w:rStyle w:val="2fb"/>
          <w:rtl/>
        </w:rPr>
        <w:t xml:space="preserve">ריב"ל</w:t>
      </w:r>
      <w:r w:rsidRPr="0056398D">
        <w:rPr>
          <w:rtl/>
        </w:rPr>
        <w:t xml:space="preserve"> - כשהוחזקה עוברה.</w:t>
      </w:r>
    </w:p>
    <w:p>
      <w:pPr>
        <w:pStyle w:val="38"/>
        <w:rPr>
          <w:ins w:id="99900" w:author="מנוע מכני" w:date="2026-10-11T12:04:39Z"/>
        </w:rPr>
      </w:pPr>
      <w:del w:id="99899" w:author="מנוע מכני" w:date="2026-10-11T12:04:39Z">
        <w:r w:rsidRPr="00E744B3">
          <w:delText xml:space="preserve">•</w:delText>
        </w:r>
      </w:del>
      <w:r w:rsidRPr="00E744B3">
        <w:t xml:space="preserve"> </w:t>
      </w:r>
      <w:r w:rsidRPr="00B078C3">
        <w:t xml:space="preserve">ת"ש:</w:t>
      </w:r>
    </w:p>
    <w:p w:rsidR="00E403F0" w:rsidRPr="00B078C3" w:rsidRDefault="00E403F0" w:rsidP="00E403F0">
      <w:pPr>
        <w:rPr>
          <w:rFonts w:ascii="FontbitDavid" w:hAnsi="FontbitDavid"/>
          <w:sz w:val="24"/>
          <w:rtl/>
        </w:rPr>
      </w:pPr>
      <w:del w:id="999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בהמה שיצאה מלאה ובאה ריקנית - הבא אחריו בכור מספק.</w:t>
      </w:r>
    </w:p>
    <w:p w:rsidR="00E403F0" w:rsidRDefault="00E403F0" w:rsidP="00E403F0">
      <w:pPr>
        <w:rPr>
          <w:rFonts w:ascii="FontbitDavid" w:hAnsi="FontbitDavid"/>
          <w:sz w:val="24"/>
          <w:rtl/>
        </w:rPr>
      </w:pPr>
      <w:ins w:id="95477" w:author="מנוע מכני" w:date="2026-10-11T12:04:39Z">
        <w:r>
          <w:rPr>
            <w:rFonts w:ascii="FontbitDavid" w:hAnsi="FontbitDavid"/>
            <w:sz w:val="24"/>
            <w:rtl/>
          </w:rPr>
          <w:t xml:space="preserve">ולמה</w:t>
        </w:r>
      </w:ins>
      <w:del w:id="95478" w:author="מנוע מכני" w:date="2026-10-11T12:04:39Z">
        <w:r w:rsidRPr="00B078C3">
          <w:rPr>
            <w:rFonts w:ascii="FontbitDavid" w:hAnsi="FontbitDavid"/>
            <w:sz w:val="24"/>
            <w:rtl/>
          </w:rPr>
          <w:delText xml:space="preserve">ואמאי</w:delText>
        </w:r>
      </w:del>
      <w:r w:rsidRPr="00B078C3">
        <w:rPr>
          <w:rFonts w:ascii="FontbitDavid" w:hAnsi="FontbitDavid"/>
          <w:sz w:val="24"/>
          <w:rtl/>
        </w:rPr>
        <w:t xml:space="preserve">? הלך אחר רוב בהמות, ורוב בהמות ולד </w:t>
      </w:r>
      <w:ins w:id="97973" w:author="מנוע מכני" w:date="2026-10-11T12:04:39Z">
        <w:r>
          <w:rPr>
            <w:rFonts w:ascii="FontbitDavid" w:hAnsi="FontbitDavid"/>
            <w:sz w:val="24"/>
            <w:rtl/>
          </w:rPr>
          <w:t xml:space="preserve">גמור</w:t>
        </w:r>
      </w:ins>
      <w:del w:id="97974" w:author="מנוע מכני" w:date="2026-10-11T12:04:39Z">
        <w:r w:rsidRPr="00B078C3">
          <w:rPr>
            <w:rFonts w:ascii="FontbitDavid" w:hAnsi="FontbitDavid"/>
            <w:sz w:val="24"/>
            <w:rtl/>
          </w:rPr>
          <w:delText xml:space="preserve">מעליא</w:delText>
        </w:r>
      </w:del>
      <w:r w:rsidRPr="00B078C3">
        <w:rPr>
          <w:rFonts w:ascii="FontbitDavid" w:hAnsi="FontbitDavid"/>
          <w:sz w:val="24"/>
          <w:rtl/>
        </w:rPr>
        <w:t xml:space="preserve"> ילדן, </w:t>
      </w:r>
      <w:ins w:id="95479" w:author="מנוע מכני" w:date="2026-10-11T12:04:39Z">
        <w:r>
          <w:rPr>
            <w:rFonts w:ascii="FontbitDavid" w:hAnsi="FontbitDavid"/>
            <w:sz w:val="24"/>
            <w:rtl/>
          </w:rPr>
          <w:t xml:space="preserve">וזה</w:t>
        </w:r>
      </w:ins>
      <w:del w:id="95480" w:author="מנוע מכני" w:date="2026-10-11T12:04:39Z">
        <w:r w:rsidRPr="00B078C3">
          <w:rPr>
            <w:rFonts w:ascii="FontbitDavid" w:hAnsi="FontbitDavid"/>
            <w:sz w:val="24"/>
            <w:rtl/>
          </w:rPr>
          <w:delText xml:space="preserve">והאי</w:delText>
        </w:r>
      </w:del>
      <w:r w:rsidRPr="00B078C3">
        <w:rPr>
          <w:rFonts w:ascii="FontbitDavid" w:hAnsi="FontbitDavid"/>
          <w:sz w:val="24"/>
          <w:rtl/>
        </w:rPr>
        <w:t xml:space="preserve"> - פשוט הוא! </w:t>
      </w:r>
    </w:p>
    <w:p>
      <w:pPr>
        <w:pStyle w:val="38"/>
        <w:rPr>
          <w:ins w:id="99902" w:author="מנוע מכני" w:date="2026-10-11T12:04:39Z"/>
        </w:rPr>
      </w:pPr>
      <w:r w:rsidRPr="0056398D">
        <w:t>ר</w:t>
      </w:r>
      <w:r w:rsidRPr="0056398D">
        <w:t>ב</w:t>
      </w:r>
      <w:r w:rsidRPr="0056398D">
        <w:t xml:space="preserve">ינא:</w:t>
      </w:r>
    </w:p>
    <w:p w:rsidR="00E403F0" w:rsidRPr="0056398D" w:rsidRDefault="00E403F0" w:rsidP="00E403F0">
      <w:pPr>
        <w:pStyle w:val="a3"/>
        <w:rPr>
          <w:rtl/>
        </w:rPr>
      </w:pPr>
      <w:del w:id="99903" w:author="מנוע מכני" w:date="2026-10-11T12:04:39Z">
        <w:r w:rsidRPr="0056398D">
          <w:rPr>
            <w:rtl/>
          </w:rPr>
          <w:delText xml:space="preserve"> </w:delText>
        </w:r>
      </w:del>
      <w:r w:rsidRPr="0056398D">
        <w:rPr>
          <w:rtl/>
        </w:rPr>
        <w:t xml:space="preserve">משום </w:t>
      </w:r>
      <w:ins w:id="93951" w:author="מנוע מכני" w:date="2026-10-11T12:04:39Z">
        <w:r>
          <w:rPr>
            <w:rtl/>
          </w:rPr>
          <w:t xml:space="preserve">דיש</w:t>
        </w:r>
      </w:ins>
      <w:del w:id="93952" w:author="מנוע מכני" w:date="2026-10-11T12:04:39Z">
        <w:r w:rsidRPr="0056398D">
          <w:rPr>
            <w:rtl/>
          </w:rPr>
          <w:delText xml:space="preserve">דאיכא</w:delText>
        </w:r>
      </w:del>
      <w:r w:rsidRPr="0056398D">
        <w:rPr>
          <w:rtl/>
        </w:rPr>
        <w:t xml:space="preserve"> </w:t>
      </w:r>
      <w:ins w:id="98325" w:author="מנוע מכני" w:date="2026-10-11T12:04:39Z">
        <w:r>
          <w:rPr>
            <w:rtl/>
          </w:rPr>
          <w:t xml:space="preserve">לומר</w:t>
        </w:r>
      </w:ins>
      <w:del w:id="98326" w:author="מנוע מכני" w:date="2026-10-11T12:04:39Z">
        <w:r w:rsidRPr="0056398D">
          <w:rPr>
            <w:rtl/>
          </w:rPr>
          <w:delText xml:space="preserve">למימר</w:delText>
        </w:r>
      </w:del>
      <w:r w:rsidRPr="0056398D">
        <w:rPr>
          <w:rtl/>
        </w:rPr>
        <w:t xml:space="preserve">, רוב בהמות יולדות דבר הפוטר מבכורה, ומעוטן יולדות דבר שאינו פוטר מבכורה, וכל היולדות - מטנפות, וזו הואיל ולא טנפה - אתרע לה </w:t>
      </w:r>
      <w:ins w:id="93949" w:author="מנוע מכני" w:date="2026-10-11T12:04:39Z">
        <w:r>
          <w:rPr>
            <w:rtl/>
          </w:rPr>
          <w:t xml:space="preserve">רוב</w:t>
        </w:r>
      </w:ins>
      <w:del w:id="93950" w:author="מנוע מכני" w:date="2026-10-11T12:04:39Z">
        <w:r w:rsidRPr="0056398D">
          <w:rPr>
            <w:rtl/>
          </w:rPr>
          <w:delText xml:space="preserve">רובא</w:delText>
        </w:r>
      </w:del>
      <w:r w:rsidRPr="0056398D">
        <w:rPr>
          <w:rtl/>
        </w:rPr>
        <w:t xml:space="preserve">.</w:t>
      </w:r>
    </w:p>
    <w:p w:rsidR="00E403F0" w:rsidRDefault="00E403F0" w:rsidP="00E403F0">
      <w:pPr>
        <w:rPr>
          <w:rFonts w:ascii="FontbitDavid" w:hAnsi="FontbitDavid"/>
          <w:sz w:val="24"/>
          <w:rtl/>
        </w:rPr>
      </w:pPr>
      <w:ins w:id="97415" w:author="מנוע מכני" w:date="2026-10-11T12:04:39Z">
        <w:r>
          <w:rPr>
            <w:rFonts w:ascii="FontbitDavid" w:hAnsi="FontbitDavid"/>
            <w:sz w:val="24"/>
            <w:rtl/>
          </w:rPr>
          <w:t xml:space="preserve">אם </w:t>
        </w:r>
      </w:ins>
      <w:del w:id="9741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כל היולדות מטנפות, הא - מדלא מטנפה - בכור </w:t>
      </w:r>
      <w:ins w:id="97975" w:author="מנוע מכני" w:date="2026-10-11T12:04:39Z">
        <w:r>
          <w:rPr>
            <w:rFonts w:ascii="FontbitDavid" w:hAnsi="FontbitDavid"/>
            <w:sz w:val="24"/>
            <w:rtl/>
          </w:rPr>
          <w:t xml:space="preserve">גמור</w:t>
        </w:r>
      </w:ins>
      <w:del w:id="97976" w:author="מנוע מכני" w:date="2026-10-11T12:04:39Z">
        <w:r w:rsidRPr="00B078C3">
          <w:rPr>
            <w:rFonts w:ascii="FontbitDavid" w:hAnsi="FontbitDavid"/>
            <w:sz w:val="24"/>
            <w:rtl/>
          </w:rPr>
          <w:delText xml:space="preserve">מעליא</w:delText>
        </w:r>
      </w:del>
      <w:r w:rsidRPr="00B078C3">
        <w:rPr>
          <w:rFonts w:ascii="FontbitDavid" w:hAnsi="FontbitDavid"/>
          <w:sz w:val="24"/>
          <w:rtl/>
        </w:rPr>
        <w:t xml:space="preserve"> הוא! </w:t>
      </w:r>
    </w:p>
    <w:p>
      <w:pPr>
        <w:pStyle w:val="38"/>
        <w:rPr>
          <w:ins w:id="99904" w:author="מנוע מכני" w:date="2026-10-11T12:04:39Z"/>
        </w:rPr>
      </w:pPr>
      <w:r w:rsidRPr="00B078C3">
        <w:t xml:space="preserve">אלא אימא:</w:t>
      </w:r>
    </w:p>
    <w:p w:rsidR="00E403F0" w:rsidRPr="00B078C3" w:rsidRDefault="00E403F0" w:rsidP="00E403F0">
      <w:pPr>
        <w:rPr>
          <w:rFonts w:ascii="FontbitDavid" w:hAnsi="FontbitDavid"/>
          <w:sz w:val="24"/>
          <w:rtl/>
        </w:rPr>
      </w:pPr>
      <w:del w:id="9990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רוב יולדות מטנפות, וזו הואיל ולא טנפה - אתרע לה </w:t>
      </w:r>
      <w:ins w:id="93953" w:author="מנוע מכני" w:date="2026-10-11T12:04:39Z">
        <w:r>
          <w:rPr>
            <w:rFonts w:ascii="FontbitDavid" w:hAnsi="FontbitDavid"/>
            <w:sz w:val="24"/>
            <w:rtl/>
          </w:rPr>
          <w:t xml:space="preserve">רוב</w:t>
        </w:r>
      </w:ins>
      <w:del w:id="93954" w:author="מנוע מכני" w:date="2026-10-11T12:04:39Z">
        <w:r w:rsidRPr="00B078C3">
          <w:rPr>
            <w:rFonts w:ascii="FontbitDavid" w:hAnsi="FontbitDavid"/>
            <w:sz w:val="24"/>
            <w:rtl/>
          </w:rPr>
          <w:delText xml:space="preserve">רובא</w:delText>
        </w:r>
      </w:del>
      <w:r w:rsidRPr="00B078C3">
        <w:rPr>
          <w:rFonts w:ascii="FontbitDavid" w:hAnsi="FontbitDavid"/>
          <w:sz w:val="24"/>
          <w:rtl/>
        </w:rPr>
        <w:t xml:space="preserve">.</w:t>
      </w:r>
    </w:p>
    <w:p>
      <w:pPr>
        <w:pStyle w:val="38"/>
        <w:rPr>
          <w:ins w:id="99907" w:author="מנוע מכני" w:date="2026-10-11T12:04:39Z"/>
        </w:rPr>
      </w:pPr>
      <w:del w:id="99906" w:author="מנוע מכני" w:date="2026-10-11T12:04:39Z">
        <w:r w:rsidRPr="00E744B3">
          <w:delText xml:space="preserve">•</w:delText>
        </w:r>
      </w:del>
      <w:r w:rsidRPr="00E744B3">
        <w:t xml:space="preserve"> </w:t>
      </w:r>
      <w:r>
        <w:t>כ</w:t>
      </w:r>
      <w:r>
        <w:t xml:space="preserve">שבא </w:t>
      </w:r>
      <w:r w:rsidRPr="00B078C3">
        <w:t xml:space="preserve">רבין</w:t>
      </w:r>
      <w:del w:id="101724"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999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מתיב </w:t>
      </w:r>
      <w:r w:rsidRPr="00B078C3">
        <w:rPr>
          <w:rStyle w:val="2fb"/>
          <w:rFonts w:ascii="FontbitDavid" w:hAnsi="FontbitDavid"/>
          <w:sz w:val="24"/>
          <w:rtl/>
        </w:rPr>
        <w:t xml:space="preserve">ר</w:t>
      </w:r>
      <w:r>
        <w:rPr>
          <w:rStyle w:val="2fb"/>
          <w:rFonts w:ascii="FontbitDavid" w:hAnsi="FontbitDavid" w:hint="cs"/>
          <w:sz w:val="24"/>
          <w:rtl/>
        </w:rPr>
        <w:t xml:space="preserve">י</w:t>
      </w:r>
      <w:ins w:id="91305" w:author="מנוע מכני" w:date="2026-10-11T12:04:39Z">
        <w:r>
          <w:rPr>
            <w:rStyle w:val="2fb"/>
            <w:rFonts w:ascii="FontbitDavid" w:hAnsi="FontbitDavid" w:hint="cs"/>
            <w:sz w:val="24"/>
            <w:rtl/>
          </w:rPr>
          <w:t xml:space="preserve">ב"ח</w:t>
        </w:r>
      </w:ins>
      <w:del w:id="91306" w:author="מנוע מכני" w:date="2026-10-11T12:04:39Z">
        <w:r>
          <w:rPr>
            <w:rFonts w:ascii="FontbitDavid" w:hAnsi="FontbitDavid" w:hint="cs"/>
            <w:sz w:val="24"/>
            <w:rtl/>
          </w:rPr>
          <w:delText xml:space="preserve">ב''ח</w:delText>
        </w:r>
      </w:del>
      <w:r>
        <w:rPr>
          <w:rFonts w:ascii="FontbitDavid" w:hAnsi="FontbitDavid" w:hint="cs"/>
          <w:sz w:val="24"/>
          <w:rtl/>
        </w:rPr>
        <w:t xml:space="preserve"> </w:t>
      </w:r>
      <w:r w:rsidRPr="00B078C3">
        <w:rPr>
          <w:rFonts w:ascii="FontbitDavid" w:hAnsi="FontbitDavid"/>
          <w:sz w:val="24"/>
          <w:rtl/>
        </w:rPr>
        <w:t xml:space="preserve">טועה, ולא ידענא </w:t>
      </w:r>
      <w:ins w:id="95481" w:author="מנוע מכני" w:date="2026-10-11T12:04:39Z">
        <w:r>
          <w:rPr>
            <w:rFonts w:ascii="FontbitDavid" w:hAnsi="FontbitDavid"/>
            <w:sz w:val="24"/>
            <w:rtl/>
          </w:rPr>
          <w:t xml:space="preserve">מה</w:t>
        </w:r>
      </w:ins>
      <w:del w:id="9548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תיובתא.</w:t>
      </w:r>
    </w:p>
    <w:p w:rsidR="00E403F0" w:rsidRDefault="00E403F0" w:rsidP="00E403F0">
      <w:pPr>
        <w:pStyle w:val="afff3"/>
        <w:framePr w:wrap="around"/>
        <w:rPr>
          <w:rtl/>
        </w:rPr>
      </w:pPr>
      <w:r>
        <w:rPr>
          <w:rFonts w:hint="cs"/>
          <w:rtl/>
        </w:rPr>
        <w:t>כט:</w:t>
      </w:r>
    </w:p>
    <w:p w:rsidR="00E403F0" w:rsidRDefault="00E403F0" w:rsidP="00E403F0">
      <w:pPr>
        <w:rPr>
          <w:rFonts w:ascii="FontbitDavid" w:hAnsi="FontbitDavid"/>
          <w:sz w:val="24"/>
          <w:rtl/>
        </w:rPr>
      </w:pPr>
      <w:r w:rsidRPr="00B078C3">
        <w:rPr>
          <w:rFonts w:ascii="FontbitDavid" w:hAnsi="FontbitDavid"/>
          <w:sz w:val="24"/>
          <w:rtl/>
        </w:rPr>
        <w:t xml:space="preserve">דתניא</w:t>
      </w:r>
      <w:r w:rsidRPr="00B078C3">
        <w:rPr>
          <w:rFonts w:ascii="FontbitDavid" w:hAnsi="FontbitDavid"/>
          <w:sz w:val="24"/>
          <w:rtl/>
        </w:rPr>
        <w:t xml:space="preserve">, אשה שיצתה מלאה ובאה ריקנית, והביאה לפנינו שלשה שבועין טהורין, ועשרה שבועות אחד טמא ואחד טהור - משמשת לאור שלשים וחמש, </w:t>
      </w:r>
    </w:p>
    <w:p w:rsidR="00E403F0" w:rsidRDefault="00E403F0" w:rsidP="00E403F0">
      <w:pPr>
        <w:rPr>
          <w:rFonts w:ascii="FontbitDavid" w:hAnsi="FontbitDavid"/>
          <w:sz w:val="24"/>
          <w:rtl/>
        </w:rPr>
      </w:pPr>
      <w:r w:rsidRPr="00B078C3">
        <w:rPr>
          <w:rFonts w:ascii="FontbitDavid" w:hAnsi="FontbitDavid"/>
          <w:sz w:val="24"/>
          <w:rtl/>
        </w:rPr>
        <w:t xml:space="preserve">ומטבילין אותה תשעים וחמש טבילות - דברי </w:t>
      </w:r>
      <w:r w:rsidRPr="00B078C3">
        <w:rPr>
          <w:rFonts w:ascii="FontbitDavid" w:hAnsi="FontbitDavid"/>
          <w:sz w:val="24"/>
          <w:rtl/>
        </w:rPr>
        <w:t xml:space="preserve">ב"ש</w:t>
      </w:r>
      <w:r w:rsidRPr="00B078C3">
        <w:rPr>
          <w:rFonts w:ascii="FontbitDavid" w:hAnsi="FontbitDavid"/>
          <w:sz w:val="24"/>
          <w:rtl/>
        </w:rPr>
        <w:t xml:space="preserve">, </w:t>
      </w:r>
      <w:r w:rsidRPr="00B078C3">
        <w:rPr>
          <w:rFonts w:ascii="FontbitDavid" w:hAnsi="FontbitDavid"/>
          <w:sz w:val="24"/>
          <w:rtl/>
        </w:rPr>
        <w:t xml:space="preserve">וב"ה</w:t>
      </w:r>
      <w:r w:rsidRPr="00B078C3">
        <w:rPr>
          <w:rFonts w:ascii="FontbitDavid" w:hAnsi="FontbitDavid"/>
          <w:sz w:val="24"/>
          <w:rtl/>
        </w:rPr>
        <w:t xml:space="preserve"> אומרים: שלשים וחמש, </w:t>
      </w:r>
    </w:p>
    <w:p>
      <w:pPr>
        <w:pStyle w:val="38"/>
        <w:rPr>
          <w:ins w:id="99909" w:author="מנוע מכני" w:date="2026-10-11T12:04:39Z"/>
        </w:rPr>
      </w:pPr>
      <w:r w:rsidRPr="00B078C3">
        <w:t>ר</w:t>
      </w:r>
      <w:r>
        <w:t xml:space="preserve">י</w:t>
      </w:r>
      <w:ins w:id="91307" w:author="מנוע מכני" w:date="2026-10-11T12:04:39Z">
        <w:r>
          <w:t xml:space="preserve">ב"י</w:t>
        </w:r>
      </w:ins>
      <w:del w:id="91308" w:author="מנוע מכני" w:date="2026-10-11T12:04:39Z">
        <w:r>
          <w:delText xml:space="preserve">ב''י</w:delText>
        </w:r>
      </w:del>
      <w:del w:id="101725" w:author="מנוע מכני" w:date="2026-10-11T12:04:39Z">
        <w:r>
          <w:delText xml:space="preserve"> </w:delText>
        </w:r>
        <w:r w:rsidRPr="00B078C3">
          <w:delText xml:space="preserve">אומר</w:delText>
        </w:r>
      </w:del>
      <w:r w:rsidRPr="00B078C3">
        <w:t xml:space="preserve">:</w:t>
      </w:r>
    </w:p>
    <w:p w:rsidR="00E403F0" w:rsidRPr="00B078C3" w:rsidRDefault="00E403F0" w:rsidP="00E403F0">
      <w:pPr>
        <w:rPr>
          <w:rFonts w:ascii="FontbitDavid" w:hAnsi="FontbitDavid"/>
          <w:sz w:val="24"/>
          <w:rtl/>
        </w:rPr>
      </w:pPr>
      <w:del w:id="999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דיה לטבילה שתהא באחרונה.</w:t>
      </w:r>
    </w:p>
    <w:p>
      <w:pPr>
        <w:pStyle w:val="afffff8"/>
        <w:rPr>
          <w:ins w:id="90433" w:author="קלוד" w:date="2026-10-11T12:23:38Z"/>
        </w:rPr>
      </w:pPr>
      <w:ins w:id="90434" w:author="קלוד" w:date="2026-10-11T12:23:38Z">
        <w:r>
          <w:rPr>
            <w:color w:val="7B3F00"/>
          </w:rPr>
          <w:t xml:space="preserve">שבועות הספק - מתי משמשת ומתי מטבילין אותה</w:t>
        </w:r>
      </w:ins>
    </w:p>
    <w:p w:rsidR="00E403F0" w:rsidRDefault="00E403F0" w:rsidP="00E403F0">
      <w:pPr>
        <w:rPr>
          <w:rFonts w:ascii="FontbitDavid" w:hAnsi="FontbitDavid"/>
          <w:sz w:val="24"/>
          <w:rtl/>
        </w:rPr>
      </w:pPr>
      <w:r w:rsidRPr="00B078C3">
        <w:rPr>
          <w:rFonts w:ascii="FontbitDavid" w:hAnsi="FontbitDavid"/>
          <w:sz w:val="24"/>
          <w:rtl/>
        </w:rPr>
        <w:t xml:space="preserve">שבוע ראשון </w:t>
      </w:r>
      <w:r w:rsidRPr="00B078C3">
        <w:rPr>
          <w:rFonts w:ascii="FontbitDavid" w:hAnsi="FontbitDavid"/>
          <w:sz w:val="24"/>
          <w:rtl/>
        </w:rPr>
        <w:t xml:space="preserve">לא</w:t>
      </w:r>
      <w:r w:rsidRPr="00B078C3">
        <w:rPr>
          <w:rFonts w:ascii="FontbitDavid" w:hAnsi="FontbitDavid"/>
          <w:sz w:val="24"/>
          <w:rtl/>
        </w:rPr>
        <w:t xml:space="preserve"> משמשת - </w:t>
      </w:r>
      <w:ins w:id="98327" w:author="מנוע מכני" w:date="2026-10-11T12:04:39Z">
        <w:r>
          <w:rPr>
            <w:rFonts w:ascii="FontbitDavid" w:hAnsi="FontbitDavid"/>
            <w:sz w:val="24"/>
            <w:rtl/>
          </w:rPr>
          <w:t xml:space="preserve">אמור</w:t>
        </w:r>
      </w:ins>
      <w:del w:id="98328"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יולדת זכר היא, שבוע שני - </w:t>
      </w:r>
      <w:ins w:id="98329" w:author="מנוע מכני" w:date="2026-10-11T12:04:39Z">
        <w:r>
          <w:rPr>
            <w:rFonts w:ascii="FontbitDavid" w:hAnsi="FontbitDavid"/>
            <w:sz w:val="24"/>
            <w:rtl/>
          </w:rPr>
          <w:t xml:space="preserve">אמור</w:t>
        </w:r>
      </w:ins>
      <w:del w:id="98330"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יולדת נקבה היא, </w:t>
      </w:r>
    </w:p>
    <w:p w:rsidR="00E403F0" w:rsidRDefault="00E403F0" w:rsidP="00E403F0">
      <w:pPr>
        <w:rPr>
          <w:rFonts w:ascii="FontbitDavid" w:hAnsi="FontbitDavid"/>
          <w:sz w:val="24"/>
          <w:rtl/>
        </w:rPr>
      </w:pPr>
      <w:r w:rsidRPr="00B078C3">
        <w:rPr>
          <w:rFonts w:ascii="FontbitDavid" w:hAnsi="FontbitDavid"/>
          <w:sz w:val="24"/>
          <w:rtl/>
        </w:rPr>
        <w:t xml:space="preserve">שבוע שלישי - </w:t>
      </w:r>
      <w:ins w:id="98331" w:author="מנוע מכני" w:date="2026-10-11T12:04:39Z">
        <w:r>
          <w:rPr>
            <w:rFonts w:ascii="FontbitDavid" w:hAnsi="FontbitDavid"/>
            <w:sz w:val="24"/>
            <w:rtl/>
          </w:rPr>
          <w:t xml:space="preserve">אמור</w:t>
        </w:r>
      </w:ins>
      <w:del w:id="98332"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יולדת נקבה בזוב היא,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שבוע רביעי – </w:t>
      </w:r>
      <w:ins w:id="96379" w:author="מנוע מכני" w:date="2026-10-11T12:04:39Z">
        <w:r>
          <w:rPr>
            <w:rFonts w:ascii="FontbitDavid" w:hAnsi="FontbitDavid"/>
            <w:spacing w:val="-4"/>
            <w:sz w:val="24"/>
            <w:rtl/>
          </w:rPr>
          <w:t xml:space="preserve">אף</w:t>
        </w:r>
      </w:ins>
      <w:del w:id="96380" w:author="מנוע מכני" w:date="2026-10-11T12:04:39Z">
        <w:r w:rsidRPr="00017C1D">
          <w:rPr>
            <w:rFonts w:ascii="FontbitDavid" w:hAnsi="FontbitDavid"/>
            <w:spacing w:val="-4"/>
            <w:sz w:val="24"/>
            <w:rtl/>
          </w:rPr>
          <w:delText xml:space="preserve">א</w:delText>
        </w:r>
        <w:r>
          <w:rPr>
            <w:rFonts w:ascii="FontbitDavid" w:hAnsi="FontbitDavid" w:hint="cs"/>
            <w:spacing w:val="-4"/>
            <w:sz w:val="24"/>
            <w:rtl/>
          </w:rPr>
          <w:delText xml:space="preserve">ע"ג</w:delText>
        </w:r>
      </w:del>
      <w:ins w:id="91309" w:author="מנוע מכני" w:date="2026-10-11T12:04:39Z"/>
      <w:del w:id="91310" w:author="מנוע מכני" w:date="2026-10-11T12:04:39Z">
        <w:r w:rsidRPr="00017C1D">
          <w:rPr>
            <w:rFonts w:ascii="FontbitDavid" w:hAnsi="FontbitDavid" w:hint="cs"/>
            <w:spacing w:val="-4"/>
            <w:sz w:val="24"/>
            <w:rtl/>
          </w:rPr>
          <w:delText xml:space="preserve">ע''ג</w:delText>
        </w:r>
      </w:del>
      <w:r w:rsidRPr="00017C1D">
        <w:rPr>
          <w:rFonts w:ascii="FontbitDavid" w:hAnsi="FontbitDavid" w:hint="cs"/>
          <w:spacing w:val="-4"/>
          <w:sz w:val="24"/>
          <w:rtl/>
        </w:rPr>
        <w:t xml:space="preserve"> דראתה</w:t>
      </w:r>
      <w:r w:rsidRPr="00017C1D">
        <w:rPr>
          <w:rFonts w:ascii="FontbitDavid" w:hAnsi="FontbitDavid"/>
          <w:spacing w:val="-4"/>
          <w:sz w:val="24"/>
          <w:rtl/>
        </w:rPr>
        <w:t xml:space="preserve"> דם - תשמש, </w:t>
      </w:r>
      <w:ins w:id="93961" w:author="מנוע מכני" w:date="2026-10-11T12:04:39Z">
        <w:r>
          <w:rPr>
            <w:rFonts w:ascii="FontbitDavid" w:hAnsi="FontbitDavid"/>
            <w:spacing w:val="-4"/>
            <w:sz w:val="24"/>
            <w:rtl/>
          </w:rPr>
          <w:t xml:space="preserve">שהרי</w:t>
        </w:r>
      </w:ins>
      <w:del w:id="93962" w:author="מנוע מכני" w:date="2026-10-11T12:04:39Z">
        <w:r w:rsidRPr="00017C1D">
          <w:rPr>
            <w:rFonts w:ascii="FontbitDavid" w:hAnsi="FontbitDavid"/>
            <w:spacing w:val="-4"/>
            <w:sz w:val="24"/>
            <w:rtl/>
          </w:rPr>
          <w:delText xml:space="preserve">דהא</w:delText>
        </w:r>
      </w:del>
      <w:r w:rsidRPr="00017C1D">
        <w:rPr>
          <w:rFonts w:ascii="FontbitDavid" w:hAnsi="FontbitDavid"/>
          <w:spacing w:val="-4"/>
          <w:sz w:val="24"/>
          <w:rtl/>
        </w:rPr>
        <w:t xml:space="preserve"> דם טהור הוא! </w:t>
      </w:r>
      <w:ins w:id="93959" w:author="מנוע מכני" w:date="2026-10-11T12:04:39Z">
        <w:r>
          <w:rPr>
            <w:rFonts w:ascii="FontbitDavid" w:hAnsi="FontbitDavid"/>
            <w:spacing w:val="-4"/>
            <w:sz w:val="24"/>
            <w:rtl/>
          </w:rPr>
          <w:t xml:space="preserve">לא</w:t>
        </w:r>
      </w:ins>
      <w:del w:id="93960" w:author="מנוע מכני" w:date="2026-10-11T12:04:39Z">
        <w:r w:rsidRPr="00017C1D">
          <w:rPr>
            <w:rFonts w:ascii="FontbitDavid" w:hAnsi="FontbitDavid"/>
            <w:spacing w:val="-4"/>
            <w:sz w:val="24"/>
            <w:rtl/>
          </w:rPr>
          <w:delText xml:space="preserve">לאו</w:delText>
        </w:r>
      </w:del>
      <w:r w:rsidRPr="00017C1D">
        <w:rPr>
          <w:rFonts w:ascii="FontbitDavid" w:hAnsi="FontbitDavid"/>
          <w:spacing w:val="-4"/>
          <w:sz w:val="24"/>
          <w:rtl/>
        </w:rPr>
        <w:t xml:space="preserve"> משום דלא </w:t>
      </w:r>
      <w:ins w:id="93955" w:author="מנוע מכני" w:date="2026-10-11T12:04:39Z">
        <w:r>
          <w:rPr>
            <w:rFonts w:ascii="FontbitDavid" w:hAnsi="FontbitDavid"/>
            <w:spacing w:val="-4"/>
            <w:sz w:val="24"/>
            <w:rtl/>
          </w:rPr>
          <w:t xml:space="preserve">הולכים</w:t>
        </w:r>
      </w:ins>
      <w:del w:id="93956" w:author="מנוע מכני" w:date="2026-10-11T12:04:39Z">
        <w:r w:rsidRPr="00017C1D">
          <w:rPr>
            <w:rFonts w:ascii="FontbitDavid" w:hAnsi="FontbitDavid"/>
            <w:spacing w:val="-4"/>
            <w:sz w:val="24"/>
            <w:rtl/>
          </w:rPr>
          <w:delText xml:space="preserve">אזלינן</w:delText>
        </w:r>
      </w:del>
      <w:r w:rsidRPr="00017C1D">
        <w:rPr>
          <w:rFonts w:ascii="FontbitDavid" w:hAnsi="FontbitDavid"/>
          <w:spacing w:val="-4"/>
          <w:sz w:val="24"/>
          <w:rtl/>
        </w:rPr>
        <w:t xml:space="preserve"> </w:t>
      </w:r>
      <w:ins w:id="97977" w:author="מנוע מכני" w:date="2026-10-11T12:04:39Z">
        <w:r>
          <w:rPr>
            <w:rFonts w:ascii="FontbitDavid" w:hAnsi="FontbitDavid"/>
            <w:spacing w:val="-4"/>
            <w:sz w:val="24"/>
            <w:rtl/>
          </w:rPr>
          <w:t xml:space="preserve">אחר</w:t>
        </w:r>
      </w:ins>
      <w:del w:id="97978" w:author="מנוע מכני" w:date="2026-10-11T12:04:39Z">
        <w:r w:rsidRPr="00017C1D">
          <w:rPr>
            <w:rFonts w:ascii="FontbitDavid" w:hAnsi="FontbitDavid"/>
            <w:spacing w:val="-4"/>
            <w:sz w:val="24"/>
            <w:rtl/>
          </w:rPr>
          <w:delText xml:space="preserve">בתר</w:delText>
        </w:r>
      </w:del>
      <w:r w:rsidRPr="00017C1D">
        <w:rPr>
          <w:rFonts w:ascii="FontbitDavid" w:hAnsi="FontbitDavid"/>
          <w:spacing w:val="-4"/>
          <w:sz w:val="24"/>
          <w:rtl/>
        </w:rPr>
        <w:t xml:space="preserve"> </w:t>
      </w:r>
      <w:ins w:id="93957" w:author="מנוע מכני" w:date="2026-10-11T12:04:39Z">
        <w:r>
          <w:rPr>
            <w:rFonts w:ascii="FontbitDavid" w:hAnsi="FontbitDavid"/>
            <w:spacing w:val="-4"/>
            <w:sz w:val="24"/>
            <w:rtl/>
          </w:rPr>
          <w:t xml:space="preserve">רוב</w:t>
        </w:r>
      </w:ins>
      <w:del w:id="93958" w:author="מנוע מכני" w:date="2026-10-11T12:04:39Z">
        <w:r w:rsidRPr="00017C1D">
          <w:rPr>
            <w:rFonts w:ascii="FontbitDavid" w:hAnsi="FontbitDavid"/>
            <w:spacing w:val="-4"/>
            <w:sz w:val="24"/>
            <w:rtl/>
          </w:rPr>
          <w:delText xml:space="preserve">רובא</w:delText>
        </w:r>
      </w:del>
      <w:r w:rsidRPr="00017C1D">
        <w:rPr>
          <w:rFonts w:ascii="FontbitDavid" w:hAnsi="FontbitDavid"/>
          <w:spacing w:val="-4"/>
          <w:sz w:val="24"/>
          <w:rtl/>
        </w:rPr>
        <w:t xml:space="preserve">? </w:t>
      </w:r>
    </w:p>
    <w:p>
      <w:pPr>
        <w:pStyle w:val="38"/>
        <w:rPr>
          <w:ins w:id="99911" w:author="מנוע מכני" w:date="2026-10-11T12:04:39Z"/>
        </w:rPr>
      </w:pPr>
      <w:r w:rsidRPr="00B078C3">
        <w:t xml:space="preserve">אלא</w:t>
      </w:r>
    </w:p>
    <w:p w:rsidR="00E403F0" w:rsidRPr="00B078C3" w:rsidRDefault="00E403F0" w:rsidP="00E403F0">
      <w:pPr>
        <w:rPr>
          <w:rFonts w:ascii="FontbitDavid" w:hAnsi="FontbitDavid"/>
          <w:sz w:val="24"/>
          <w:rtl/>
        </w:rPr>
      </w:pPr>
      <w:del w:id="99912" w:author="מנוע מכני" w:date="2026-10-11T12:04:39Z">
        <w:r w:rsidRPr="00B078C3">
          <w:rPr>
            <w:rFonts w:ascii="FontbitDavid" w:hAnsi="FontbitDavid"/>
            <w:sz w:val="24"/>
            <w:rtl/>
          </w:rPr>
          <w:delText xml:space="preserve"> </w:delText>
        </w:r>
      </w:del>
      <w:ins w:id="95483" w:author="מנוע מכני" w:date="2026-10-11T12:04:39Z">
        <w:r>
          <w:rPr>
            <w:rFonts w:ascii="FontbitDavid" w:hAnsi="FontbitDavid"/>
            <w:sz w:val="24"/>
            <w:rtl/>
          </w:rPr>
          <w:t xml:space="preserve">מה</w:t>
        </w:r>
      </w:ins>
      <w:del w:id="9548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ידענא </w:t>
      </w:r>
      <w:ins w:id="95485" w:author="מנוע מכני" w:date="2026-10-11T12:04:39Z">
        <w:r>
          <w:rPr>
            <w:rFonts w:ascii="FontbitDavid" w:hAnsi="FontbitDavid"/>
            <w:sz w:val="24"/>
            <w:rtl/>
          </w:rPr>
          <w:t xml:space="preserve">מה</w:t>
        </w:r>
      </w:ins>
      <w:del w:id="95486"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תיובתא? </w:t>
      </w:r>
      <w:ins w:id="98333" w:author="מנוע מכני" w:date="2026-10-11T12:04:39Z">
        <w:r>
          <w:rPr>
            <w:rFonts w:ascii="FontbitDavid" w:hAnsi="FontbitDavid"/>
            <w:sz w:val="24"/>
            <w:rtl/>
          </w:rPr>
          <w:t xml:space="preserve">אמור</w:t>
        </w:r>
      </w:ins>
      <w:del w:id="98334"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הרחיקה לידתה.</w:t>
      </w:r>
    </w:p>
    <w:p w:rsidR="00E403F0" w:rsidRDefault="00E403F0" w:rsidP="00E403F0">
      <w:pPr>
        <w:rPr>
          <w:rFonts w:ascii="FontbitDavid" w:hAnsi="FontbitDavid"/>
          <w:sz w:val="24"/>
          <w:rtl/>
        </w:rPr>
      </w:pPr>
      <w:r w:rsidRPr="00B078C3">
        <w:rPr>
          <w:rFonts w:ascii="FontbitDavid" w:hAnsi="FontbitDavid"/>
          <w:sz w:val="24"/>
          <w:rtl/>
        </w:rPr>
        <w:t xml:space="preserve">שבוע חמישי דטהור הוא תשמש! </w:t>
      </w:r>
    </w:p>
    <w:p w:rsidR="00E403F0" w:rsidRDefault="00E403F0" w:rsidP="00E403F0">
      <w:pPr>
        <w:rPr>
          <w:rFonts w:ascii="FontbitDavid" w:hAnsi="FontbitDavid"/>
          <w:sz w:val="24"/>
          <w:rtl/>
        </w:rPr>
      </w:pPr>
      <w:r>
        <w:rPr>
          <w:rFonts w:ascii="FontbitDavid" w:hAnsi="FontbitDavid" w:hint="cs"/>
          <w:sz w:val="24"/>
          <w:rtl/>
        </w:rPr>
        <w:t xml:space="preserve">ובשבוע רביעי כל יום ויום</w:t>
      </w:r>
      <w:ins w:id="96839" w:author="מנוע מכני" w:date="2026-10-11T12:04:39Z">
        <w:r>
          <w:rPr>
            <w:rFonts w:ascii="FontbitDavid" w:hAnsi="FontbitDavid" w:hint="cs"/>
            <w:sz w:val="24"/>
            <w:rtl/>
          </w:rPr>
          <w:t xml:space="preserve"> </w:t>
        </w:r>
      </w:ins>
      <w:del w:id="9684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מספקין בסוף לידה ובתחלת נדה, ועשרין </w:t>
      </w:r>
      <w:r>
        <w:rPr>
          <w:rFonts w:ascii="FontbitDavid" w:hAnsi="FontbitDavid" w:hint="cs"/>
          <w:sz w:val="24"/>
          <w:rtl/>
        </w:rPr>
        <w:t xml:space="preserve">ושמונה </w:t>
      </w:r>
      <w:ins w:id="97653" w:author="מנוע מכני" w:date="2026-10-11T12:04:39Z">
        <w:r>
          <w:rPr>
            <w:rFonts w:ascii="FontbitDavid" w:hAnsi="FontbitDavid"/>
            <w:sz w:val="24"/>
            <w:rtl/>
          </w:rPr>
          <w:t xml:space="preserve">גופו</w:t>
        </w:r>
      </w:ins>
      <w:del w:id="97654" w:author="מנוע מכני" w:date="2026-10-11T12:04:39Z">
        <w:r w:rsidRPr="00B078C3">
          <w:rPr>
            <w:rFonts w:ascii="FontbitDavid" w:hAnsi="FontbitDavid"/>
            <w:sz w:val="24"/>
            <w:rtl/>
          </w:rPr>
          <w:delText xml:space="preserve">גופיה</w:delText>
        </w:r>
      </w:del>
      <w:r w:rsidRPr="00B078C3">
        <w:rPr>
          <w:rFonts w:ascii="FontbitDavid" w:hAnsi="FontbitDavid"/>
          <w:sz w:val="24"/>
          <w:rtl/>
        </w:rPr>
        <w:t xml:space="preserve">, </w:t>
      </w:r>
    </w:p>
    <w:p w:rsidR="00E403F0" w:rsidRPr="00E0570A" w:rsidRDefault="00E403F0" w:rsidP="00E403F0">
      <w:pPr>
        <w:pStyle w:val="a2"/>
        <w:numPr>
          <w:ilvl w:val="0"/>
          <w:numId w:val="3"/>
        </w:numPr>
        <w:ind w:left="714" w:hanging="357"/>
        <w:rPr>
          <w:rtl/>
        </w:rPr>
      </w:pPr>
      <w:ins w:id="98335" w:author="מנוע מכני" w:date="2026-10-11T12:04:39Z">
        <w:r>
          <w:rPr>
            <w:rtl/>
          </w:rPr>
          <w:t xml:space="preserve">אמור</w:t>
        </w:r>
      </w:ins>
      <w:del w:id="98336" w:author="מנוע מכני" w:date="2026-10-11T12:04:39Z">
        <w:r w:rsidRPr="00E0570A">
          <w:rPr>
            <w:rtl/>
          </w:rPr>
          <w:delText xml:space="preserve">אימר</w:delText>
        </w:r>
      </w:del>
      <w:r w:rsidRPr="00E0570A">
        <w:rPr>
          <w:rtl/>
        </w:rPr>
        <w:t xml:space="preserve"> תחלת נדה היא, ובעיא </w:t>
      </w:r>
      <w:ins w:id="98605" w:author="מנוע מכני" w:date="2026-10-11T12:04:39Z">
        <w:r>
          <w:rPr>
            <w:rtl/>
          </w:rPr>
          <w:t xml:space="preserve">לשבת</w:t>
        </w:r>
      </w:ins>
      <w:del w:id="98606" w:author="מנוע מכני" w:date="2026-10-11T12:04:39Z">
        <w:r w:rsidRPr="00E0570A">
          <w:rPr>
            <w:rtl/>
          </w:rPr>
          <w:delText xml:space="preserve">למיתב</w:delText>
        </w:r>
      </w:del>
      <w:r w:rsidRPr="00E0570A">
        <w:rPr>
          <w:rtl/>
        </w:rPr>
        <w:t xml:space="preserve"> שבעה לנדתה.</w:t>
      </w:r>
    </w:p>
    <w:p>
      <w:pPr>
        <w:pStyle w:val="38"/>
        <w:rPr>
          <w:ins w:id="99913" w:author="מנוע מכני" w:date="2026-10-11T12:04:39Z"/>
        </w:rPr>
      </w:pPr>
      <w:r w:rsidRPr="00B078C3">
        <w:t xml:space="preserve">בעשרים וחד </w:t>
      </w:r>
      <w:r>
        <w:t xml:space="preserve">לא</w:t>
      </w:r>
      <w:r>
        <w:t xml:space="preserve"> משמשת כ</w:t>
      </w:r>
      <w:ins w:id="91311" w:author="מנוע מכני" w:date="2026-10-11T12:04:39Z">
        <w:r>
          <w:t xml:space="preserve">ר"ש</w:t>
        </w:r>
      </w:ins>
      <w:del w:id="91312" w:author="מנוע מכני" w:date="2026-10-11T12:04:39Z">
        <w:r>
          <w:delText xml:space="preserve">ר''ש</w:delText>
        </w:r>
      </w:del>
      <w:r>
        <w:t xml:space="preserve">:</w:t>
      </w:r>
    </w:p>
    <w:p w:rsidR="00E403F0" w:rsidRPr="00B078C3" w:rsidRDefault="00E403F0" w:rsidP="00E403F0">
      <w:pPr>
        <w:rPr>
          <w:rFonts w:ascii="FontbitDavid" w:hAnsi="FontbitDavid"/>
          <w:sz w:val="24"/>
          <w:rtl/>
        </w:rPr>
      </w:pPr>
      <w:del w:id="99914"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B078C3">
        <w:rPr>
          <w:rFonts w:ascii="FontbitDavid" w:hAnsi="FontbitDavid"/>
          <w:sz w:val="24"/>
          <w:rtl/>
        </w:rPr>
        <w:t>אסור לעשות כן, שמא תבא לידי ספק.</w:t>
      </w:r>
    </w:p>
    <w:p w:rsidR="00E403F0" w:rsidRPr="00B078C3" w:rsidRDefault="00E403F0" w:rsidP="00E403F0">
      <w:pPr>
        <w:rPr>
          <w:rFonts w:ascii="FontbitDavid" w:hAnsi="FontbitDavid"/>
          <w:sz w:val="24"/>
          <w:rtl/>
        </w:rPr>
      </w:pPr>
      <w:r>
        <w:rPr>
          <w:rFonts w:ascii="FontbitDavid" w:hAnsi="FontbitDavid" w:hint="cs"/>
          <w:sz w:val="24"/>
          <w:rtl/>
        </w:rPr>
        <w:t>ולא בבוקר ד</w:t>
      </w:r>
      <w:r w:rsidRPr="00B078C3">
        <w:rPr>
          <w:rFonts w:ascii="FontbitDavid" w:hAnsi="FontbitDavid"/>
          <w:sz w:val="24"/>
          <w:rtl/>
        </w:rPr>
        <w:t>ראתה בערב.</w:t>
      </w:r>
    </w:p>
    <w:p>
      <w:pPr>
        <w:pStyle w:val="afffff8"/>
        <w:rPr>
          <w:ins w:id="90431" w:author="קלוד" w:date="2026-10-11T12:23:38Z"/>
        </w:rPr>
      </w:pPr>
      <w:ins w:id="90432" w:author="קלוד" w:date="2026-10-11T12:23:38Z">
        <w:r>
          <w:rPr>
            <w:color w:val="7B3F00"/>
          </w:rPr>
          <w:t xml:space="preserve">תשעים וחמש טבילות - בלילות וביממא, לב"ש ולב"ה</w:t>
        </w:r>
      </w:ins>
    </w:p>
    <w:p w:rsidR="00E403F0" w:rsidRDefault="00E403F0" w:rsidP="00E403F0">
      <w:pPr>
        <w:rPr>
          <w:rFonts w:ascii="FontbitDavid" w:hAnsi="FontbitDavid"/>
          <w:sz w:val="24"/>
          <w:rtl/>
        </w:rPr>
      </w:pPr>
      <w:r w:rsidRPr="00B078C3">
        <w:rPr>
          <w:rFonts w:ascii="FontbitDavid" w:hAnsi="FontbitDavid"/>
          <w:sz w:val="24"/>
          <w:rtl/>
        </w:rPr>
        <w:t xml:space="preserve">ומטבילין אותה תשעים וחמש טבילות </w:t>
      </w:r>
    </w:p>
    <w:p w:rsidR="00E403F0" w:rsidRDefault="00E403F0" w:rsidP="00E403F0">
      <w:pPr>
        <w:rPr>
          <w:rFonts w:ascii="FontbitDavid" w:hAnsi="FontbitDavid"/>
          <w:sz w:val="24"/>
          <w:rtl/>
        </w:rPr>
      </w:pPr>
      <w:r w:rsidRPr="00B078C3">
        <w:rPr>
          <w:rFonts w:ascii="FontbitDavid" w:hAnsi="FontbitDavid"/>
          <w:sz w:val="24"/>
          <w:rtl/>
        </w:rPr>
        <w:t xml:space="preserve">שבוע </w:t>
      </w:r>
      <w:ins w:id="97127" w:author="מנוע מכני" w:date="2026-10-11T12:04:39Z">
        <w:r>
          <w:rPr>
            <w:rFonts w:ascii="FontbitDavid" w:hAnsi="FontbitDavid"/>
            <w:sz w:val="24"/>
            <w:rtl/>
          </w:rPr>
          <w:t xml:space="preserve">ראשון</w:t>
        </w:r>
      </w:ins>
      <w:del w:id="97128" w:author="מנוע מכני" w:date="2026-10-11T12:04:39Z">
        <w:r w:rsidRPr="00B078C3">
          <w:rPr>
            <w:rFonts w:ascii="FontbitDavid" w:hAnsi="FontbitDavid"/>
            <w:sz w:val="24"/>
            <w:rtl/>
          </w:rPr>
          <w:delText xml:space="preserve">קמא</w:delText>
        </w:r>
      </w:del>
      <w:r w:rsidRPr="00B078C3">
        <w:rPr>
          <w:rFonts w:ascii="FontbitDavid" w:hAnsi="FontbitDavid"/>
          <w:sz w:val="24"/>
          <w:rtl/>
        </w:rPr>
        <w:t xml:space="preserve"> מטבילין אותה </w:t>
      </w:r>
      <w:ins w:id="90117" w:author="Claude - סמנטי" w:date="2026-10-11T12:19:29Z">
        <w:r>
          <w:rPr>
            <w:rFonts w:ascii="FontbitDavid" w:hAnsi="FontbitDavid"/>
            <w:sz w:val="24"/>
            <w:rtl/>
          </w:rPr>
          <w:t xml:space="preserve">בלילות</w:t>
        </w:r>
      </w:ins>
      <w:del w:id="90118" w:author="Claude - סמנטי" w:date="2026-10-11T12:19:29Z">
        <w:r w:rsidRPr="00B078C3">
          <w:rPr>
            <w:rFonts w:ascii="FontbitDavid" w:hAnsi="FontbitDavid"/>
            <w:sz w:val="24"/>
            <w:rtl/>
          </w:rPr>
          <w:delText xml:space="preserve">בלילותא</w:delText>
        </w:r>
      </w:del>
      <w:r w:rsidRPr="00B078C3">
        <w:rPr>
          <w:rFonts w:ascii="FontbitDavid" w:hAnsi="FontbitDavid"/>
          <w:sz w:val="24"/>
          <w:rtl/>
        </w:rPr>
        <w:t xml:space="preserve"> - </w:t>
      </w:r>
      <w:ins w:id="98337" w:author="מנוע מכני" w:date="2026-10-11T12:04:39Z">
        <w:r>
          <w:rPr>
            <w:rFonts w:ascii="FontbitDavid" w:hAnsi="FontbitDavid"/>
            <w:sz w:val="24"/>
            <w:rtl/>
          </w:rPr>
          <w:t xml:space="preserve">אמור</w:t>
        </w:r>
      </w:ins>
      <w:del w:id="98338"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יולדת זכר היא,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שבוע שני מטבילין אותה </w:t>
      </w:r>
      <w:ins w:id="90119" w:author="Claude - סמנטי" w:date="2026-10-11T12:19:29Z">
        <w:r>
          <w:rPr>
            <w:rFonts w:ascii="FontbitDavid" w:hAnsi="FontbitDavid"/>
            <w:spacing w:val="-4"/>
            <w:sz w:val="24"/>
            <w:rtl/>
          </w:rPr>
          <w:t xml:space="preserve">בלילות</w:t>
        </w:r>
      </w:ins>
      <w:del w:id="90120" w:author="Claude - סמנטי" w:date="2026-10-11T12:19:29Z">
        <w:r w:rsidRPr="00017C1D">
          <w:rPr>
            <w:rFonts w:ascii="FontbitDavid" w:hAnsi="FontbitDavid"/>
            <w:spacing w:val="-4"/>
            <w:sz w:val="24"/>
            <w:rtl/>
          </w:rPr>
          <w:delText xml:space="preserve">בלילותא</w:delText>
        </w:r>
      </w:del>
      <w:r w:rsidRPr="00017C1D">
        <w:rPr>
          <w:rFonts w:ascii="FontbitDavid" w:hAnsi="FontbitDavid"/>
          <w:spacing w:val="-4"/>
          <w:sz w:val="24"/>
          <w:rtl/>
        </w:rPr>
        <w:t xml:space="preserve"> - </w:t>
      </w:r>
      <w:ins w:id="98339" w:author="מנוע מכני" w:date="2026-10-11T12:04:39Z">
        <w:r>
          <w:rPr>
            <w:rFonts w:ascii="FontbitDavid" w:hAnsi="FontbitDavid"/>
            <w:spacing w:val="-4"/>
            <w:sz w:val="24"/>
            <w:rtl/>
          </w:rPr>
          <w:t xml:space="preserve">אמור</w:t>
        </w:r>
      </w:ins>
      <w:del w:id="98340" w:author="מנוע מכני" w:date="2026-10-11T12:04:39Z">
        <w:r w:rsidRPr="00017C1D">
          <w:rPr>
            <w:rFonts w:ascii="FontbitDavid" w:hAnsi="FontbitDavid"/>
            <w:spacing w:val="-4"/>
            <w:sz w:val="24"/>
            <w:rtl/>
          </w:rPr>
          <w:delText xml:space="preserve">אימר</w:delText>
        </w:r>
      </w:del>
      <w:r w:rsidRPr="00017C1D">
        <w:rPr>
          <w:rFonts w:ascii="FontbitDavid" w:hAnsi="FontbitDavid"/>
          <w:spacing w:val="-4"/>
          <w:sz w:val="24"/>
          <w:rtl/>
        </w:rPr>
        <w:t xml:space="preserve"> יולדת נקבה היא</w:t>
      </w:r>
      <w:r w:rsidRPr="00017C1D">
        <w:rPr>
          <w:rFonts w:ascii="FontbitDavid" w:hAnsi="FontbitDavid" w:hint="cs"/>
          <w:spacing w:val="-4"/>
          <w:sz w:val="24"/>
          <w:rtl/>
        </w:rPr>
        <w:t xml:space="preserve">,</w:t>
      </w:r>
      <w:ins w:id="96841" w:author="מנוע מכני" w:date="2026-10-11T12:04:39Z">
        <w:r>
          <w:rPr>
            <w:rFonts w:ascii="FontbitDavid" w:hAnsi="FontbitDavid" w:hint="cs"/>
            <w:spacing w:val="-4"/>
            <w:sz w:val="24"/>
            <w:rtl/>
          </w:rPr>
          <w:t xml:space="preserve"> </w:t>
        </w:r>
      </w:ins>
      <w:del w:id="96842" w:author="מנוע מכני" w:date="2026-10-11T12:04:39Z">
        <w:r w:rsidRPr="00017C1D">
          <w:rPr>
            <w:rFonts w:ascii="FontbitDavid" w:hAnsi="FontbitDavid" w:hint="cs"/>
            <w:spacing w:val="-4"/>
            <w:sz w:val="24"/>
            <w:rtl/>
          </w:rPr>
          <w:delText xml:space="preserve">  </w:delText>
        </w:r>
      </w:del>
      <w:r w:rsidRPr="00017C1D">
        <w:rPr>
          <w:rFonts w:ascii="FontbitDavid" w:hAnsi="FontbitDavid"/>
          <w:spacing w:val="-4"/>
          <w:sz w:val="24"/>
          <w:rtl/>
        </w:rPr>
        <w:t xml:space="preserve">ביממא - </w:t>
      </w:r>
      <w:ins w:id="98341" w:author="מנוע מכני" w:date="2026-10-11T12:04:39Z">
        <w:r>
          <w:rPr>
            <w:rFonts w:ascii="FontbitDavid" w:hAnsi="FontbitDavid"/>
            <w:spacing w:val="-4"/>
            <w:sz w:val="24"/>
            <w:rtl/>
          </w:rPr>
          <w:t xml:space="preserve">אמור</w:t>
        </w:r>
      </w:ins>
      <w:del w:id="98342" w:author="מנוע מכני" w:date="2026-10-11T12:04:39Z">
        <w:r w:rsidRPr="00017C1D">
          <w:rPr>
            <w:rFonts w:ascii="FontbitDavid" w:hAnsi="FontbitDavid"/>
            <w:spacing w:val="-4"/>
            <w:sz w:val="24"/>
            <w:rtl/>
          </w:rPr>
          <w:delText xml:space="preserve">אימר</w:delText>
        </w:r>
      </w:del>
      <w:r w:rsidRPr="00017C1D">
        <w:rPr>
          <w:rFonts w:ascii="FontbitDavid" w:hAnsi="FontbitDavid"/>
          <w:spacing w:val="-4"/>
          <w:sz w:val="24"/>
          <w:rtl/>
        </w:rPr>
        <w:t xml:space="preserve"> יולדת זכר בזוב היא.</w:t>
      </w:r>
    </w:p>
    <w:p w:rsidR="00E403F0" w:rsidRDefault="00E403F0" w:rsidP="00E403F0">
      <w:pPr>
        <w:rPr>
          <w:rFonts w:ascii="FontbitDavid" w:hAnsi="FontbitDavid"/>
          <w:sz w:val="24"/>
          <w:rtl/>
        </w:rPr>
      </w:pPr>
      <w:r w:rsidRPr="00B078C3">
        <w:rPr>
          <w:rFonts w:ascii="FontbitDavid" w:hAnsi="FontbitDavid"/>
          <w:sz w:val="24"/>
          <w:rtl/>
        </w:rPr>
        <w:t xml:space="preserve">שבוע שלישי מטבילין לה ביממא - </w:t>
      </w:r>
      <w:ins w:id="98343" w:author="מנוע מכני" w:date="2026-10-11T12:04:39Z">
        <w:r>
          <w:rPr>
            <w:rFonts w:ascii="FontbitDavid" w:hAnsi="FontbitDavid"/>
            <w:sz w:val="24"/>
            <w:rtl/>
          </w:rPr>
          <w:t xml:space="preserve">אמור</w:t>
        </w:r>
      </w:ins>
      <w:del w:id="98344"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יולדת נקבה בזוב היא, </w:t>
      </w:r>
      <w:ins w:id="90121" w:author="Claude - סמנטי" w:date="2026-10-11T12:19:29Z">
        <w:r>
          <w:rPr>
            <w:rFonts w:ascii="FontbitDavid" w:hAnsi="FontbitDavid"/>
            <w:sz w:val="24"/>
            <w:rtl/>
          </w:rPr>
          <w:t xml:space="preserve">בלילות</w:t>
        </w:r>
      </w:ins>
      <w:del w:id="90122" w:author="Claude - סמנטי" w:date="2026-10-11T12:19:29Z">
        <w:r w:rsidRPr="00B078C3">
          <w:rPr>
            <w:rFonts w:ascii="FontbitDavid" w:hAnsi="FontbitDavid"/>
            <w:sz w:val="24"/>
            <w:rtl/>
          </w:rPr>
          <w:delText xml:space="preserve">בלילותא</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 </w:t>
      </w:r>
      <w:r w:rsidRPr="00B078C3">
        <w:rPr>
          <w:rFonts w:ascii="FontbitDavid" w:hAnsi="FontbitDavid"/>
          <w:sz w:val="24"/>
          <w:rtl/>
        </w:rPr>
        <w:t xml:space="preserve">ב"ש</w:t>
      </w:r>
      <w:r w:rsidRPr="00B078C3">
        <w:rPr>
          <w:rFonts w:ascii="FontbitDavid" w:hAnsi="FontbitDavid"/>
          <w:sz w:val="24"/>
          <w:rtl/>
        </w:rPr>
        <w:t xml:space="preserve"> </w:t>
      </w:r>
      <w:ins w:id="95487" w:author="מנוע מכני" w:date="2026-10-11T12:04:39Z">
        <w:r>
          <w:rPr>
            <w:rFonts w:ascii="FontbitDavid" w:hAnsi="FontbitDavid"/>
            <w:sz w:val="24"/>
            <w:rtl/>
          </w:rPr>
          <w:t xml:space="preserve">לשיטתם</w:t>
        </w:r>
      </w:ins>
      <w:del w:id="95488" w:author="מנוע מכני" w:date="2026-10-11T12:04:39Z">
        <w:r w:rsidRPr="00B078C3">
          <w:rPr>
            <w:rFonts w:ascii="FontbitDavid" w:hAnsi="FontbitDavid"/>
            <w:sz w:val="24"/>
            <w:rtl/>
          </w:rPr>
          <w:delText xml:space="preserve">לטעמייהו</w:delText>
        </w:r>
      </w:del>
      <w:r w:rsidRPr="00B078C3">
        <w:rPr>
          <w:rFonts w:ascii="FontbitDavid" w:hAnsi="FontbitDavid"/>
          <w:sz w:val="24"/>
          <w:rtl/>
        </w:rPr>
        <w:t xml:space="preserve">, </w:t>
      </w:r>
      <w:ins w:id="93963" w:author="מנוע מכני" w:date="2026-10-11T12:04:39Z">
        <w:r>
          <w:rPr>
            <w:rFonts w:ascii="FontbitDavid" w:hAnsi="FontbitDavid"/>
            <w:sz w:val="24"/>
            <w:rtl/>
          </w:rPr>
          <w:t xml:space="preserve">דאמרו</w:t>
        </w:r>
      </w:ins>
      <w:del w:id="93964"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טבולת יום ארוך בעי טבילה.</w:t>
      </w:r>
    </w:p>
    <w:p w:rsidR="00E403F0" w:rsidRDefault="00E403F0" w:rsidP="00E403F0">
      <w:pPr>
        <w:rPr>
          <w:rFonts w:ascii="FontbitDavid" w:hAnsi="FontbitDavid"/>
          <w:sz w:val="24"/>
          <w:rtl/>
        </w:rPr>
      </w:pPr>
    </w:p>
    <w:p w:rsidR="00E403F0" w:rsidRDefault="00E403F0" w:rsidP="00E403F0">
      <w:pPr>
        <w:pStyle w:val="afff3"/>
        <w:framePr w:wrap="around"/>
        <w:rPr>
          <w:rtl/>
        </w:rPr>
      </w:pPr>
      <w:r>
        <w:rPr>
          <w:rFonts w:hint="cs"/>
          <w:rtl/>
        </w:rPr>
        <w:t xml:space="preserve">ל. </w:t>
      </w:r>
    </w:p>
    <w:p w:rsidR="00E403F0" w:rsidRDefault="00E403F0" w:rsidP="00E403F0">
      <w:pPr>
        <w:rPr>
          <w:rFonts w:ascii="FontbitDavid" w:hAnsi="FontbitDavid"/>
          <w:sz w:val="24"/>
          <w:rtl/>
        </w:rPr>
      </w:pPr>
      <w:r w:rsidRPr="00B078C3">
        <w:rPr>
          <w:rFonts w:ascii="FontbitDavid" w:hAnsi="FontbitDavid"/>
          <w:sz w:val="24"/>
          <w:rtl/>
        </w:rPr>
        <w:t xml:space="preserve">מכדי, ימי טהרה </w:t>
      </w:r>
      <w:ins w:id="97753" w:author="מנוע מכני" w:date="2026-10-11T12:04:39Z">
        <w:r>
          <w:rPr>
            <w:rFonts w:ascii="FontbitDavid" w:hAnsi="FontbitDavid" w:hint="cs"/>
            <w:sz w:val="24"/>
            <w:rtl/>
          </w:rPr>
          <w:t xml:space="preserve">היו</w:t>
        </w:r>
      </w:ins>
      <w:del w:id="97754" w:author="מנוע מכני" w:date="2026-10-11T12:04:39Z">
        <w:r>
          <w:rPr>
            <w:rFonts w:ascii="FontbitDavid" w:hAnsi="FontbitDavid" w:hint="cs"/>
            <w:sz w:val="24"/>
            <w:rtl/>
          </w:rPr>
          <w:delText xml:space="preserve">הוו</w:delText>
        </w:r>
      </w:del>
      <w:r>
        <w:rPr>
          <w:rFonts w:ascii="FontbitDavid" w:hAnsi="FontbitDavid" w:hint="cs"/>
          <w:sz w:val="24"/>
          <w:rtl/>
        </w:rPr>
        <w:t xml:space="preserve"> סו' פחות שבוע שלישי שמטבילים אותה נשארו 59 ול וה' </w:t>
      </w:r>
      <w:ins w:id="91313" w:author="מנוע מכני" w:date="2026-10-11T12:04:39Z">
        <w:r>
          <w:rPr>
            <w:rFonts w:ascii="FontbitDavid" w:hAnsi="FontbitDavid" w:hint="cs"/>
            <w:sz w:val="24"/>
            <w:rtl/>
          </w:rPr>
          <w:t xml:space="preserve">ס"ה</w:t>
        </w:r>
      </w:ins>
      <w:del w:id="91314" w:author="מנוע מכני" w:date="2026-10-11T12:04:39Z">
        <w:r>
          <w:rPr>
            <w:rFonts w:ascii="FontbitDavid" w:hAnsi="FontbitDavid" w:hint="cs"/>
            <w:sz w:val="24"/>
            <w:rtl/>
          </w:rPr>
          <w:delText xml:space="preserve">ס''ה</w:delText>
        </w:r>
      </w:del>
      <w:r>
        <w:rPr>
          <w:rFonts w:ascii="FontbitDavid" w:hAnsi="FontbitDavid" w:hint="cs"/>
          <w:sz w:val="24"/>
          <w:rtl/>
        </w:rPr>
        <w:t xml:space="preserve"> צד' </w:t>
      </w:r>
    </w:p>
    <w:p>
      <w:pPr>
        <w:pStyle w:val="38"/>
        <w:rPr>
          <w:ins w:id="99915" w:author="מנוע מכני" w:date="2026-10-11T12:04:39Z"/>
        </w:rPr>
      </w:pPr>
      <w:ins w:id="91315" w:author="מנוע מכני" w:date="2026-10-11T12:04:39Z">
        <w:r>
          <w:t xml:space="preserve">א"ר</w:t>
        </w:r>
      </w:ins>
      <w:del w:id="91316" w:author="מנוע מכני" w:date="2026-10-11T12:04:39Z">
        <w:r w:rsidRPr="00017C1D">
          <w:tab/>
          <w:delText xml:space="preserve">א''ר</w:delText>
        </w:r>
      </w:del>
      <w:r w:rsidRPr="00017C1D">
        <w:tab/>
        <w:t xml:space="preserve"> ירמיה מדפתי:</w:t>
      </w:r>
    </w:p>
    <w:p w:rsidR="00E403F0" w:rsidRPr="00017C1D" w:rsidRDefault="00E403F0" w:rsidP="00E403F0">
      <w:pPr>
        <w:pStyle w:val="a3"/>
        <w:rPr>
          <w:spacing w:val="-6"/>
          <w:rtl/>
        </w:rPr>
      </w:pPr>
      <w:del w:id="99916" w:author="מנוע מכני" w:date="2026-10-11T12:04:39Z">
        <w:r w:rsidRPr="00017C1D">
          <w:rPr>
            <w:spacing w:val="-6"/>
            <w:rtl/>
          </w:rPr>
          <w:tab/>
          <w:delText xml:space="preserve"> </w:delText>
        </w:r>
      </w:del>
      <w:r w:rsidRPr="00017C1D">
        <w:rPr>
          <w:spacing w:val="-6"/>
          <w:rtl/>
        </w:rPr>
        <w:tab/>
        <w:t xml:space="preserve">כגון שבאת לפנינו בין השמשות, </w:t>
      </w:r>
      <w:ins w:id="90123" w:author="Claude - סמנטי" w:date="2026-10-11T12:19:29Z">
        <w:r>
          <w:rPr>
            <w:spacing w:val="-6"/>
            <w:rtl/>
          </w:rPr>
          <w:t xml:space="preserve">שנותנים</w:t>
        </w:r>
      </w:ins>
      <w:del w:id="90124" w:author="Claude - סמנטי" w:date="2026-10-11T12:19:29Z">
        <w:r w:rsidRPr="00017C1D">
          <w:rPr>
            <w:spacing w:val="-6"/>
            <w:rtl/>
          </w:rPr>
          <w:tab/>
          <w:delText xml:space="preserve">דיהבינן</w:delText>
        </w:r>
      </w:del>
      <w:r w:rsidRPr="00017C1D">
        <w:rPr>
          <w:spacing w:val="-6"/>
          <w:rtl/>
        </w:rPr>
        <w:tab/>
        <w:t xml:space="preserve"> לה טבילה </w:t>
      </w:r>
      <w:r w:rsidRPr="00017C1D">
        <w:rPr>
          <w:rFonts w:hint="cs"/>
          <w:spacing w:val="-6"/>
          <w:rtl/>
        </w:rPr>
        <w:t>נוספת ואז הוי צה'.</w:t>
      </w:r>
    </w:p>
    <w:p w:rsidR="00E403F0" w:rsidRPr="00B078C3" w:rsidRDefault="00E403F0" w:rsidP="00E403F0">
      <w:pPr>
        <w:rPr>
          <w:rFonts w:ascii="FontbitDavid" w:hAnsi="FontbitDavid"/>
          <w:sz w:val="24"/>
          <w:rtl/>
        </w:rPr>
      </w:pPr>
      <w:r w:rsidRPr="00B078C3">
        <w:rPr>
          <w:rFonts w:ascii="FontbitDavid" w:hAnsi="FontbitDavid"/>
          <w:sz w:val="24"/>
          <w:rtl/>
        </w:rPr>
        <w:t xml:space="preserve">ולב"ה </w:t>
      </w:r>
      <w:ins w:id="93965" w:author="מנוע מכני" w:date="2026-10-11T12:04:39Z">
        <w:r>
          <w:rPr>
            <w:rFonts w:ascii="FontbitDavid" w:hAnsi="FontbitDavid"/>
            <w:sz w:val="24"/>
            <w:rtl/>
          </w:rPr>
          <w:t xml:space="preserve">דאמרו</w:t>
        </w:r>
      </w:ins>
      <w:del w:id="93966"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טבולת יום ארוך - </w:t>
      </w:r>
      <w:ins w:id="97417" w:author="מנוע מכני" w:date="2026-10-11T12:04:39Z">
        <w:r>
          <w:rPr>
            <w:rFonts w:ascii="FontbitDavid" w:hAnsi="FontbitDavid"/>
            <w:sz w:val="24"/>
            <w:rtl/>
          </w:rPr>
          <w:t xml:space="preserve">לא</w:t>
        </w:r>
        <w:r>
          <w:rPr>
            <w:rFonts w:ascii="FontbitDavid" w:hAnsi="FontbitDavid"/>
            <w:sz w:val="24"/>
            <w:rtl/>
          </w:rPr>
          <w:t xml:space="preserve"> צריך</w:t>
        </w:r>
      </w:ins>
      <w:del w:id="97418" w:author="מנוע מכני" w:date="2026-10-11T12:04:39Z">
        <w:r w:rsidRPr="00B078C3">
          <w:rPr>
            <w:rFonts w:ascii="FontbitDavid" w:hAnsi="FontbitDavid"/>
            <w:sz w:val="24"/>
            <w:rtl/>
          </w:rPr>
          <w:delText xml:space="preserve">לא בעי</w:delText>
        </w:r>
      </w:del>
      <w:r w:rsidRPr="00B078C3">
        <w:rPr>
          <w:rFonts w:ascii="FontbitDavid" w:hAnsi="FontbitDavid"/>
          <w:sz w:val="24"/>
          <w:rtl/>
        </w:rPr>
        <w:t xml:space="preserve"> טבילה, ל"ה </w:t>
      </w:r>
      <w:ins w:id="95489" w:author="מנוע מכני" w:date="2026-10-11T12:04:39Z">
        <w:r>
          <w:rPr>
            <w:rFonts w:ascii="FontbitDavid" w:hAnsi="FontbitDavid"/>
            <w:sz w:val="24"/>
            <w:rtl/>
          </w:rPr>
          <w:t xml:space="preserve">מה</w:t>
        </w:r>
      </w:ins>
      <w:del w:id="9549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עבידתייהו? </w:t>
      </w:r>
      <w:ins w:id="91317" w:author="מנוע מכני" w:date="2026-10-11T12:04:39Z">
        <w:r>
          <w:rPr>
            <w:rFonts w:ascii="FontbitDavid" w:hAnsi="FontbitDavid" w:hint="cs"/>
            <w:sz w:val="24"/>
            <w:rtl/>
          </w:rPr>
          <w:t xml:space="preserve">כ"ח</w:t>
        </w:r>
      </w:ins>
      <w:del w:id="91318" w:author="מנוע מכני" w:date="2026-10-11T12:04:39Z">
        <w:r>
          <w:rPr>
            <w:rFonts w:ascii="FontbitDavid" w:hAnsi="FontbitDavid" w:hint="cs"/>
            <w:sz w:val="24"/>
            <w:rtl/>
          </w:rPr>
          <w:delText xml:space="preserve">כ''ח</w:delText>
        </w:r>
      </w:del>
      <w:r>
        <w:rPr>
          <w:rFonts w:ascii="FontbitDavid" w:hAnsi="FontbitDavid" w:hint="cs"/>
          <w:sz w:val="24"/>
          <w:rtl/>
        </w:rPr>
        <w:t xml:space="preserve"> </w:t>
      </w:r>
      <w:r w:rsidRPr="00B078C3">
        <w:rPr>
          <w:rFonts w:ascii="FontbitDavid" w:hAnsi="FontbitDavid"/>
          <w:sz w:val="24"/>
          <w:rtl/>
        </w:rPr>
        <w:t xml:space="preserve">- כדאמרן, הך שבוע ה' </w:t>
      </w:r>
      <w:ins w:id="90125" w:author="Claude - סמנטי" w:date="2026-10-11T12:19:29Z">
        <w:r>
          <w:rPr>
            <w:rFonts w:ascii="FontbitDavid" w:hAnsi="FontbitDavid"/>
            <w:sz w:val="24"/>
            <w:rtl/>
          </w:rPr>
          <w:t xml:space="preserve">מטבילים</w:t>
        </w:r>
      </w:ins>
      <w:del w:id="90126" w:author="Claude - סמנטי" w:date="2026-10-11T12:19:29Z">
        <w:r w:rsidRPr="00B078C3">
          <w:rPr>
            <w:rFonts w:ascii="FontbitDavid" w:hAnsi="FontbitDavid"/>
            <w:sz w:val="24"/>
            <w:rtl/>
          </w:rPr>
          <w:delText xml:space="preserve">מטבלינן</w:delText>
        </w:r>
      </w:del>
      <w:r w:rsidRPr="00B078C3">
        <w:rPr>
          <w:rFonts w:ascii="FontbitDavid" w:hAnsi="FontbitDavid"/>
          <w:sz w:val="24"/>
          <w:rtl/>
        </w:rPr>
        <w:t xml:space="preserve"> כל ליליא וליליא, </w:t>
      </w:r>
      <w:ins w:id="98345" w:author="מנוע מכני" w:date="2026-10-11T12:04:39Z">
        <w:r>
          <w:rPr>
            <w:rFonts w:ascii="FontbitDavid" w:hAnsi="FontbitDavid"/>
            <w:sz w:val="24"/>
            <w:rtl/>
          </w:rPr>
          <w:t xml:space="preserve">אמור</w:t>
        </w:r>
      </w:ins>
      <w:del w:id="98346"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סוף נדה היא.</w:t>
      </w:r>
    </w:p>
    <w:p w:rsidR="00E403F0" w:rsidRDefault="00E403F0" w:rsidP="00E403F0">
      <w:pPr>
        <w:rPr>
          <w:rFonts w:ascii="FontbitDavid" w:hAnsi="FontbitDavid"/>
          <w:sz w:val="24"/>
          <w:rtl/>
        </w:rPr>
      </w:pPr>
      <w:r>
        <w:rPr>
          <w:rFonts w:ascii="FontbitDavid" w:hAnsi="FontbitDavid"/>
          <w:sz w:val="24"/>
          <w:rtl/>
        </w:rPr>
        <w:t>י' שבוע</w:t>
      </w:r>
      <w:r>
        <w:rPr>
          <w:rFonts w:ascii="FontbitDavid" w:hAnsi="FontbitDavid" w:hint="cs"/>
          <w:sz w:val="24"/>
          <w:rtl/>
        </w:rPr>
        <w:t>ות- אפי' ד</w:t>
      </w:r>
      <w:r w:rsidRPr="00B078C3">
        <w:rPr>
          <w:rFonts w:ascii="FontbitDavid" w:hAnsi="FontbitDavid"/>
          <w:sz w:val="24"/>
          <w:rtl/>
        </w:rPr>
        <w:t>ב</w:t>
      </w:r>
      <w:r>
        <w:rPr>
          <w:rFonts w:ascii="FontbitDavid" w:hAnsi="FontbitDavid" w:hint="cs"/>
          <w:sz w:val="24"/>
          <w:rtl/>
        </w:rPr>
        <w:t xml:space="preserve">שמונה וחצי מספיק - </w:t>
      </w:r>
      <w:r>
        <w:rPr>
          <w:rFonts w:ascii="FontbitDavid" w:hAnsi="FontbitDavid"/>
          <w:sz w:val="24"/>
          <w:rtl/>
        </w:rPr>
        <w:tab/>
      </w:r>
      <w:r w:rsidRPr="00B078C3">
        <w:rPr>
          <w:rFonts w:ascii="FontbitDavid" w:hAnsi="FontbitDavid"/>
          <w:sz w:val="24"/>
          <w:rtl/>
        </w:rPr>
        <w:t xml:space="preserve">איידי דתנא פלגא דשבוע - מסיק </w:t>
      </w:r>
      <w:ins w:id="95491" w:author="מנוע מכני" w:date="2026-10-11T12:04:39Z">
        <w:r>
          <w:rPr>
            <w:rFonts w:ascii="FontbitDavid" w:hAnsi="FontbitDavid"/>
            <w:sz w:val="24"/>
            <w:rtl/>
          </w:rPr>
          <w:t xml:space="preserve">לו</w:t>
        </w:r>
      </w:ins>
      <w:del w:id="9549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del w:id="92860" w:author="מנוע מכני" w:date="2026-10-11T12:04:39Z">
        <w:r>
          <w:rPr>
            <w:rFonts w:ascii="FontbitDavid" w:hAnsi="FontbitDavid" w:hint="cs"/>
            <w:sz w:val="24"/>
            <w:rtl/>
          </w:rPr>
          <w:delText xml:space="preserve"> </w:delText>
        </w:r>
      </w:del>
      <w:r>
        <w:rPr>
          <w:rFonts w:ascii="FontbitDavid" w:hAnsi="FontbitDavid" w:hint="cs"/>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ואיידי דתנא שבוע טמא - תנא </w:t>
      </w:r>
      <w:ins w:id="93967" w:author="מנוע מכני" w:date="2026-10-11T12:04:39Z">
        <w:r>
          <w:rPr>
            <w:rFonts w:ascii="FontbitDavid" w:hAnsi="FontbitDavid"/>
            <w:sz w:val="24"/>
            <w:rtl/>
          </w:rPr>
          <w:t xml:space="preserve">גם</w:t>
        </w:r>
      </w:ins>
      <w:del w:id="9396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שבוע טהור.</w:t>
      </w:r>
    </w:p>
    <w:p w:rsidR="00E403F0" w:rsidRDefault="00E403F0" w:rsidP="00E403F0">
      <w:pPr>
        <w:rPr>
          <w:rFonts w:ascii="FontbitDavid" w:hAnsi="FontbitDavid"/>
          <w:sz w:val="24"/>
          <w:rtl/>
        </w:rPr>
      </w:pPr>
      <w:r>
        <w:rPr>
          <w:rFonts w:ascii="FontbitDavid" w:hAnsi="FontbitDavid" w:hint="cs"/>
          <w:sz w:val="24"/>
          <w:rtl/>
        </w:rPr>
        <w:t xml:space="preserve">ולא מחשיבים טבילת זבה שהיא אחר תשמיש </w:t>
      </w:r>
    </w:p>
    <w:p w:rsidR="00E403F0" w:rsidRPr="00B078C3" w:rsidRDefault="00E403F0" w:rsidP="00E403F0">
      <w:pPr>
        <w:rPr>
          <w:rFonts w:ascii="FontbitDavid" w:hAnsi="FontbitDavid"/>
          <w:sz w:val="24"/>
          <w:rtl/>
        </w:rPr>
      </w:pPr>
      <w:r>
        <w:rPr>
          <w:rFonts w:ascii="FontbitDavid" w:hAnsi="FontbitDavid" w:hint="cs"/>
          <w:sz w:val="24"/>
          <w:rtl/>
        </w:rPr>
        <w:lastRenderedPageBreak/>
        <w:t xml:space="preserve">ואפי' </w:t>
      </w:r>
      <w:r w:rsidRPr="00B078C3">
        <w:rPr>
          <w:rFonts w:ascii="FontbitDavid" w:hAnsi="FontbitDavid"/>
          <w:sz w:val="24"/>
          <w:rtl/>
        </w:rPr>
        <w:t xml:space="preserve">לב"ש, </w:t>
      </w:r>
      <w:r>
        <w:rPr>
          <w:rFonts w:ascii="FontbitDavid" w:hAnsi="FontbitDavid"/>
          <w:sz w:val="24"/>
          <w:rtl/>
        </w:rPr>
        <w:tab/>
      </w:r>
      <w:r w:rsidRPr="00B078C3">
        <w:rPr>
          <w:rFonts w:ascii="FontbitDavid" w:hAnsi="FontbitDavid"/>
          <w:sz w:val="24"/>
          <w:rtl/>
        </w:rPr>
        <w:t xml:space="preserve">דחשיב דלאחר תשמיש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מיירי בלידה ולא בזיבה</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ו</w:t>
      </w:r>
      <w:r>
        <w:rPr>
          <w:rFonts w:ascii="FontbitDavid" w:hAnsi="FontbitDavid" w:hint="cs"/>
          <w:sz w:val="24"/>
          <w:rtl/>
        </w:rPr>
        <w:t xml:space="preserve">אפי' דחשיב </w:t>
      </w:r>
      <w:r w:rsidRPr="00B078C3">
        <w:rPr>
          <w:rFonts w:ascii="FontbitDavid" w:hAnsi="FontbitDavid"/>
          <w:sz w:val="24"/>
          <w:rtl/>
        </w:rPr>
        <w:t xml:space="preserve">יולדת בזוב </w:t>
      </w:r>
      <w:ins w:id="91319" w:author="מנוע מכני" w:date="2026-10-11T12:04:39Z">
        <w:r>
          <w:rPr>
            <w:rFonts w:ascii="FontbitDavid" w:hAnsi="FontbitDavid" w:hint="cs"/>
            <w:sz w:val="24"/>
            <w:rtl/>
          </w:rPr>
          <w:t xml:space="preserve">מ"מ</w:t>
        </w:r>
      </w:ins>
      <w:del w:id="91320" w:author="מנוע מכני" w:date="2026-10-11T12:04:39Z">
        <w:r>
          <w:rPr>
            <w:rFonts w:ascii="FontbitDavid" w:hAnsi="FontbitDavid" w:hint="cs"/>
            <w:sz w:val="24"/>
            <w:rtl/>
          </w:rPr>
          <w:delText xml:space="preserve">מ''מ</w:delText>
        </w:r>
      </w:del>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חשיב זיבה לבד</w:t>
      </w:r>
      <w:r w:rsidRPr="00B078C3">
        <w:rPr>
          <w:rFonts w:ascii="FontbitDavid" w:hAnsi="FontbitDavid"/>
          <w:sz w:val="24"/>
          <w:rtl/>
        </w:rPr>
        <w:t>.</w:t>
      </w:r>
    </w:p>
    <w:p w:rsidR="00E403F0" w:rsidRDefault="00E403F0" w:rsidP="00E403F0">
      <w:pPr>
        <w:rPr>
          <w:rFonts w:ascii="FontbitDavid" w:hAnsi="FontbitDavid"/>
          <w:sz w:val="24"/>
          <w:rtl/>
        </w:rPr>
      </w:pPr>
      <w:r w:rsidRPr="00B078C3">
        <w:rPr>
          <w:rFonts w:ascii="FontbitDavid" w:hAnsi="FontbitDavid"/>
          <w:sz w:val="24"/>
          <w:rtl/>
        </w:rPr>
        <w:t>שבוע</w:t>
      </w:r>
      <w:r>
        <w:rPr>
          <w:rFonts w:ascii="FontbitDavid" w:hAnsi="FontbitDavid" w:hint="cs"/>
          <w:sz w:val="24"/>
          <w:rtl/>
        </w:rPr>
        <w:t xml:space="preserve"> ראשון שבא לפנינו </w:t>
      </w:r>
      <w:r>
        <w:rPr>
          <w:rFonts w:ascii="FontbitDavid" w:hAnsi="FontbitDavid" w:hint="cs"/>
          <w:sz w:val="24"/>
          <w:rtl/>
        </w:rPr>
        <w:t xml:space="preserve">לא</w:t>
      </w:r>
      <w:r>
        <w:rPr>
          <w:rFonts w:ascii="FontbitDavid" w:hAnsi="FontbitDavid" w:hint="cs"/>
          <w:sz w:val="24"/>
          <w:rtl/>
        </w:rPr>
        <w:t xml:space="preserve"> מטבילים ביום</w:t>
      </w:r>
      <w:r w:rsidRPr="00B078C3">
        <w:rPr>
          <w:rFonts w:ascii="FontbitDavid" w:hAnsi="FontbitDavid"/>
          <w:sz w:val="24"/>
          <w:rtl/>
        </w:rPr>
        <w:t xml:space="preserve">, </w:t>
      </w:r>
      <w:r>
        <w:rPr>
          <w:rFonts w:ascii="FontbitDavid" w:hAnsi="FontbitDavid" w:hint="cs"/>
          <w:sz w:val="24"/>
          <w:rtl/>
        </w:rPr>
        <w:t>שמא כל יום ויום שלמה ספורים שלה</w:t>
      </w:r>
      <w:r w:rsidRPr="00B078C3">
        <w:rPr>
          <w:rFonts w:ascii="FontbitDavid" w:hAnsi="FontbitDavid"/>
          <w:sz w:val="24"/>
          <w:rtl/>
        </w:rPr>
        <w:t xml:space="preserve"> </w:t>
      </w:r>
    </w:p>
    <w:p>
      <w:pPr>
        <w:pStyle w:val="38"/>
        <w:rPr>
          <w:ins w:id="99917" w:author="מנוע מכני" w:date="2026-10-11T12:04:39Z"/>
        </w:rPr>
      </w:pPr>
      <w:r>
        <w:t xml:space="preserve">הא מני </w:t>
      </w:r>
      <w:r w:rsidRPr="00375102">
        <w:t xml:space="preserve">ר"ע היא, דאמר:</w:t>
      </w:r>
    </w:p>
    <w:p w:rsidR="00E403F0" w:rsidRPr="00375102" w:rsidRDefault="00E403F0" w:rsidP="00E403F0">
      <w:pPr>
        <w:pStyle w:val="a2"/>
        <w:numPr>
          <w:ilvl w:val="0"/>
          <w:numId w:val="3"/>
        </w:numPr>
        <w:ind w:left="714" w:hanging="357"/>
        <w:rPr>
          <w:rtl/>
        </w:rPr>
      </w:pPr>
      <w:del w:id="99918" w:author="מנוע מכני" w:date="2026-10-11T12:04:39Z">
        <w:r w:rsidRPr="00375102">
          <w:rPr>
            <w:rtl/>
          </w:rPr>
          <w:delText xml:space="preserve"> </w:delText>
        </w:r>
      </w:del>
      <w:ins w:id="93969" w:author="מנוע מכני" w:date="2026-10-11T12:04:39Z">
        <w:r>
          <w:rPr>
            <w:rtl/>
          </w:rPr>
          <w:t xml:space="preserve">צריך</w:t>
        </w:r>
      </w:ins>
      <w:del w:id="93970" w:author="מנוע מכני" w:date="2026-10-11T12:04:39Z">
        <w:r w:rsidRPr="00375102">
          <w:rPr>
            <w:rtl/>
          </w:rPr>
          <w:delText xml:space="preserve">בעינן</w:delText>
        </w:r>
      </w:del>
      <w:r w:rsidRPr="00375102">
        <w:rPr>
          <w:rtl/>
        </w:rPr>
        <w:t xml:space="preserve"> ספורים בפנינו.</w:t>
      </w:r>
    </w:p>
    <w:p w:rsidR="00E403F0" w:rsidRPr="00B078C3" w:rsidRDefault="00E403F0" w:rsidP="00E403F0">
      <w:pPr>
        <w:rPr>
          <w:rFonts w:ascii="FontbitDavid" w:hAnsi="FontbitDavid"/>
          <w:sz w:val="24"/>
          <w:rtl/>
        </w:rPr>
      </w:pPr>
      <w:r w:rsidRPr="00B078C3">
        <w:rPr>
          <w:rFonts w:ascii="FontbitDavid" w:hAnsi="FontbitDavid"/>
          <w:sz w:val="24"/>
          <w:rtl/>
        </w:rPr>
        <w:t xml:space="preserve">סוף שבוע </w:t>
      </w:r>
      <w:ins w:id="97129" w:author="מנוע מכני" w:date="2026-10-11T12:04:39Z">
        <w:r>
          <w:rPr>
            <w:rFonts w:ascii="FontbitDavid" w:hAnsi="FontbitDavid"/>
            <w:sz w:val="24"/>
            <w:rtl/>
          </w:rPr>
          <w:t xml:space="preserve">ראשון</w:t>
        </w:r>
      </w:ins>
      <w:del w:id="97130" w:author="מנוע מכני" w:date="2026-10-11T12:04:39Z">
        <w:r w:rsidRPr="00B078C3">
          <w:rPr>
            <w:rFonts w:ascii="FontbitDavid" w:hAnsi="FontbitDavid"/>
            <w:sz w:val="24"/>
            <w:rtl/>
          </w:rPr>
          <w:delText xml:space="preserve">קמא</w:delText>
        </w:r>
      </w:del>
      <w:r w:rsidRPr="00B078C3">
        <w:rPr>
          <w:rFonts w:ascii="FontbitDavid" w:hAnsi="FontbitDavid"/>
          <w:sz w:val="24"/>
          <w:rtl/>
        </w:rPr>
        <w:t xml:space="preserve"> </w:t>
      </w:r>
      <w:ins w:id="90127" w:author="Claude - סמנטי" w:date="2026-10-11T12:19:29Z">
        <w:r>
          <w:rPr>
            <w:rFonts w:ascii="FontbitDavid" w:hAnsi="FontbitDavid"/>
            <w:sz w:val="24"/>
            <w:rtl/>
          </w:rPr>
          <w:t xml:space="preserve">תטבול</w:t>
        </w:r>
      </w:ins>
      <w:del w:id="90128" w:author="Claude - סמנטי" w:date="2026-10-11T12:19:29Z">
        <w:r w:rsidRPr="00B078C3">
          <w:rPr>
            <w:rFonts w:ascii="FontbitDavid" w:hAnsi="FontbitDavid"/>
            <w:sz w:val="24"/>
            <w:rtl/>
          </w:rPr>
          <w:delText xml:space="preserve">ליטבלה</w:delText>
        </w:r>
      </w:del>
      <w:r w:rsidRPr="00B078C3">
        <w:rPr>
          <w:rFonts w:ascii="FontbitDavid" w:hAnsi="FontbitDavid"/>
          <w:sz w:val="24"/>
          <w:rtl/>
        </w:rPr>
        <w:t xml:space="preserve">! חד בשבוע </w:t>
      </w:r>
      <w:r w:rsidRPr="00B078C3">
        <w:rPr>
          <w:rFonts w:ascii="FontbitDavid" w:hAnsi="FontbitDavid"/>
          <w:sz w:val="24"/>
          <w:rtl/>
        </w:rPr>
        <w:t xml:space="preserve">לא</w:t>
      </w:r>
      <w:r w:rsidRPr="00B078C3">
        <w:rPr>
          <w:rFonts w:ascii="FontbitDavid" w:hAnsi="FontbitDavid"/>
          <w:sz w:val="24"/>
          <w:rtl/>
        </w:rPr>
        <w:t xml:space="preserve"> קמיירי.</w:t>
      </w:r>
    </w:p>
    <w:p w:rsidR="00E403F0" w:rsidRPr="00B078C3" w:rsidRDefault="00E403F0" w:rsidP="00E403F0">
      <w:pPr>
        <w:pStyle w:val="a3"/>
        <w:rPr>
          <w:rtl/>
        </w:rPr>
      </w:pPr>
      <w:r>
        <w:rPr>
          <w:rFonts w:hint="cs"/>
          <w:rtl/>
        </w:rPr>
        <w:t xml:space="preserve">ולא החשיבו יום ראשון שבאה לפנינו לטבול שמא שומרת יום כנגד יום היא </w:t>
      </w:r>
      <w:r>
        <w:rPr>
          <w:rtl/>
        </w:rPr>
        <w:t>–</w:t>
      </w:r>
      <w:r>
        <w:rPr>
          <w:rFonts w:hint="cs"/>
          <w:rtl/>
        </w:rPr>
        <w:t xml:space="preserve"> דבזבה גדולה מיירי ולא בקטנה</w:t>
      </w:r>
      <w:r w:rsidRPr="00B078C3">
        <w:rPr>
          <w:rtl/>
        </w:rPr>
        <w:t>.</w:t>
      </w:r>
    </w:p>
    <w:p>
      <w:pPr>
        <w:pStyle w:val="38"/>
        <w:rPr>
          <w:ins w:id="99919" w:author="מנוע מכני" w:date="2026-10-11T12:04:39Z"/>
        </w:rPr>
      </w:pPr>
      <w:r w:rsidRPr="00B078C3">
        <w:t xml:space="preserve">ש"מ</w:t>
      </w:r>
      <w:r w:rsidRPr="00B078C3">
        <w:t xml:space="preserve"> תלת, </w:t>
      </w:r>
      <w:r w:rsidRPr="00B078C3">
        <w:t xml:space="preserve">ש"מ</w:t>
      </w:r>
      <w:r w:rsidRPr="00B078C3">
        <w:t xml:space="preserve">:</w:t>
      </w:r>
    </w:p>
    <w:p w:rsidR="00E403F0" w:rsidRDefault="00E403F0" w:rsidP="00E403F0">
      <w:pPr>
        <w:rPr>
          <w:rFonts w:ascii="FontbitDavid" w:hAnsi="FontbitDavid"/>
          <w:sz w:val="24"/>
          <w:rtl/>
        </w:rPr>
      </w:pPr>
      <w:del w:id="99920"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ר"ע</w:t>
      </w:r>
      <w:r w:rsidRPr="00B078C3">
        <w:rPr>
          <w:rFonts w:ascii="FontbitDavid" w:hAnsi="FontbitDavid"/>
          <w:sz w:val="24"/>
          <w:rtl/>
        </w:rPr>
        <w:t xml:space="preserve"> היא, דאמר </w:t>
      </w:r>
      <w:ins w:id="93971" w:author="מנוע מכני" w:date="2026-10-11T12:04:39Z">
        <w:r>
          <w:rPr>
            <w:rFonts w:ascii="FontbitDavid" w:hAnsi="FontbitDavid"/>
            <w:sz w:val="24"/>
            <w:rtl/>
          </w:rPr>
          <w:t xml:space="preserve">צריך</w:t>
        </w:r>
      </w:ins>
      <w:del w:id="93972"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ספורים בפנינו,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וש"מ - </w:t>
      </w:r>
      <w:r w:rsidRPr="00B078C3">
        <w:rPr>
          <w:rStyle w:val="2fb"/>
          <w:rFonts w:ascii="FontbitDavid" w:hAnsi="FontbitDavid"/>
          <w:sz w:val="24"/>
          <w:rtl/>
        </w:rPr>
        <w:t xml:space="preserve">ר"ש</w:t>
      </w:r>
      <w:r w:rsidRPr="00B078C3">
        <w:rPr>
          <w:rFonts w:ascii="FontbitDavid" w:hAnsi="FontbitDavid"/>
          <w:sz w:val="24"/>
          <w:rtl/>
        </w:rPr>
        <w:t xml:space="preserve"> היא, דאמר אבל אמרו חכמים אסור לעשות כן שמא תבא לידי ספק,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וש"מ - טבילה בזמנה מצוה.</w:t>
      </w:r>
    </w:p>
    <w:p>
      <w:pPr>
        <w:pStyle w:val="38"/>
        <w:rPr>
          <w:ins w:id="99921" w:author="מנוע מכני" w:date="2026-10-11T12:04:39Z"/>
        </w:rPr>
      </w:pPr>
      <w:r w:rsidRPr="00B078C3">
        <w:t>ור</w:t>
      </w:r>
      <w:r>
        <w:t xml:space="preserve">י</w:t>
      </w:r>
      <w:ins w:id="91321" w:author="מנוע מכני" w:date="2026-10-11T12:04:39Z">
        <w:r>
          <w:t xml:space="preserve">ב"י</w:t>
        </w:r>
      </w:ins>
      <w:del w:id="91322" w:author="מנוע מכני" w:date="2026-10-11T12:04:39Z">
        <w:r>
          <w:delText xml:space="preserve">ב''י</w:delText>
        </w:r>
      </w:del>
      <w:del w:id="101726" w:author="מנוע מכני" w:date="2026-10-11T12:04:39Z">
        <w:r>
          <w:delText xml:space="preserve"> </w:delText>
        </w:r>
        <w:r w:rsidRPr="00B078C3">
          <w:delText xml:space="preserve">אומר</w:delText>
        </w:r>
      </w:del>
      <w:r w:rsidRPr="00B078C3">
        <w:t xml:space="preserve">:</w:t>
      </w:r>
    </w:p>
    <w:p w:rsidR="00E403F0" w:rsidRPr="00B078C3" w:rsidRDefault="00E403F0" w:rsidP="00E403F0">
      <w:pPr>
        <w:rPr>
          <w:rFonts w:ascii="FontbitDavid" w:hAnsi="FontbitDavid"/>
          <w:sz w:val="24"/>
          <w:rtl/>
        </w:rPr>
      </w:pPr>
      <w:del w:id="9992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דיה לטבילה באחרונה, ולא </w:t>
      </w:r>
      <w:ins w:id="93973" w:author="מנוע מכני" w:date="2026-10-11T12:04:39Z">
        <w:r>
          <w:rPr>
            <w:rFonts w:ascii="FontbitDavid" w:hAnsi="FontbitDavid"/>
            <w:sz w:val="24"/>
            <w:rtl/>
          </w:rPr>
          <w:t xml:space="preserve">אומרים</w:t>
        </w:r>
      </w:ins>
      <w:del w:id="93974" w:author="מנוע מכני" w:date="2026-10-11T12:04:39Z">
        <w:r w:rsidRPr="00B078C3">
          <w:rPr>
            <w:rFonts w:ascii="FontbitDavid" w:hAnsi="FontbitDavid"/>
            <w:sz w:val="24"/>
            <w:rtl/>
          </w:rPr>
          <w:delText xml:space="preserve">אמרינן</w:delText>
        </w:r>
      </w:del>
      <w:r w:rsidRPr="00B078C3">
        <w:rPr>
          <w:rFonts w:ascii="FontbitDavid" w:hAnsi="FontbitDavid"/>
          <w:sz w:val="24"/>
          <w:rtl/>
        </w:rPr>
        <w:t xml:space="preserve"> טבילה בזמנה מצוה.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15" w:author="קלוד" w:date="2026-10-11T09:07:21Z"/>
        </w:rPr>
      </w:pPr>
      <w:ins w:id="20314" w:author="קלוד" w:date="2026-10-11T09:07:21Z">
        <w:r>
          <w:t xml:space="preserve">משנה ז</w:t>
        </w:r>
      </w:ins>
    </w:p>
    <w:p w:rsidR="00E403F0" w:rsidRPr="00D65BEC" w:rsidRDefault="00E403F0" w:rsidP="00E403F0">
      <w:pPr>
        <w:pStyle w:val="afff9"/>
        <w:rPr>
          <w:del w:id="20193" w:author="קלוד" w:date="2026-10-11T09:07:21Z"/>
          <w:rtl/>
        </w:rPr>
      </w:pPr>
      <w:del w:id="20192" w:author="קלוד" w:date="2026-10-11T09:07:21Z">
        <w:r w:rsidRPr="00D65BEC">
          <w:rPr>
            <w:rtl/>
          </w:rPr>
          <w:delText xml:space="preserve">מתני'.</w:delText>
        </w:r>
      </w:del>
    </w:p>
    <w:p w:rsidR="00E403F0" w:rsidRPr="00D65BEC" w:rsidRDefault="00E403F0" w:rsidP="00E403F0">
      <w:pPr>
        <w:pStyle w:val="afff9"/>
        <w:spacing w:before="120"/>
        <w:rPr>
          <w:rtl/>
        </w:rPr>
        <w:pPrChange w:id="90016" w:author="קלוד" w:date="2026-10-11T12:09:42Z">
          <w:pPr>
            <w:pStyle w:val="afff9"/>
          </w:pPr>
        </w:pPrChange>
      </w:pPr>
      <w:r w:rsidRPr="00D65BEC">
        <w:rPr>
          <w:rtl/>
        </w:rPr>
        <w:t>המפלת ליום מ' - אינה חוששת לולד, ליום מ"א - תשב לזכר ולנקבה ולנדה.</w:t>
      </w:r>
    </w:p>
    <w:p w:rsidR="00E403F0" w:rsidRPr="00D65BEC" w:rsidRDefault="00E403F0" w:rsidP="00E403F0">
      <w:pPr>
        <w:pStyle w:val="afff9"/>
        <w:rPr>
          <w:rtl/>
        </w:rPr>
      </w:pPr>
      <w:r>
        <w:rPr>
          <w:rStyle w:val="TanaimMishna"/>
          <w:rtl/>
          <w:rPrChange w:id="20015" w:author="קלוד" w:date="2026-10-11T09:07:21Z">
            <w:rPr>
              <w:rtl/>
            </w:rPr>
          </w:rPrChange>
        </w:rPr>
        <w:t xml:space="preserve">רבי ישמעאל</w:t>
      </w:r>
      <w:r>
        <w:rPr>
          <w:rtl/>
        </w:rPr>
        <w:t xml:space="preserve"> אומר</w:t>
      </w:r>
      <w:r>
        <w:rPr>
          <w:rStyle w:val="TanaimMishna"/>
          <w:rtl/>
          <w:rPrChange w:id="102886" w:author="Claude" w:date="2026-10-11T09:07:54Z">
            <w:rPr>
              <w:rtl/>
            </w:rPr>
          </w:rPrChange>
        </w:rPr>
        <w:t xml:space="preserve">:</w:t>
      </w:r>
      <w:r>
        <w:rPr>
          <w:rtl/>
        </w:rPr>
        <w:t xml:space="preserve"> יום מ"א - תשב לזכר ולנדה, </w:t>
      </w:r>
    </w:p>
    <w:p w:rsidR="00E403F0" w:rsidRPr="00D65BEC" w:rsidRDefault="00E403F0" w:rsidP="00E403F0">
      <w:pPr>
        <w:pStyle w:val="afff9"/>
        <w:jc w:val="right"/>
        <w:rPr>
          <w:rtl/>
        </w:rPr>
      </w:pPr>
      <w:r w:rsidRPr="00D65BEC">
        <w:rPr>
          <w:rtl/>
        </w:rPr>
        <w:tab/>
        <w:t>יום פ"א - תשב לזכר ולנקבה ולנדה, שהזכר נגמר למ"א והנקבה לפ"א.</w:t>
      </w:r>
    </w:p>
    <w:p w:rsidR="00E403F0" w:rsidRPr="00D65BEC" w:rsidRDefault="00E403F0" w:rsidP="00E403F0">
      <w:pPr>
        <w:pStyle w:val="afff9"/>
        <w:rPr>
          <w:rtl/>
        </w:rPr>
      </w:pPr>
      <w:r w:rsidRPr="00D65BEC">
        <w:rPr>
          <w:rtl/>
        </w:rPr>
        <w:t>וחכ"א: אחד בריית הזכר ואחד בריית הנקבה - זה וזה מ"א.</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ל:</w:t>
      </w:r>
    </w:p>
    <w:p>
      <w:pPr>
        <w:pStyle w:val="afffff8"/>
        <w:rPr>
          <w:ins w:id="90429" w:author="קלוד" w:date="2026-10-11T12:23:38Z"/>
        </w:rPr>
      </w:pPr>
      <w:ins w:id="90430" w:author="קלוד" w:date="2026-10-11T12:23:38Z">
        <w:r>
          <w:rPr>
            <w:color w:val="7B3F00"/>
          </w:rPr>
          <w:t xml:space="preserve">זכר ונקבה בהפלת יום מ' - מקולקלת עד מ"ח</w:t>
        </w:r>
      </w:ins>
    </w:p>
    <w:p w:rsidR="00E403F0" w:rsidRDefault="00E403F0" w:rsidP="00E403F0">
      <w:pPr>
        <w:rPr>
          <w:rFonts w:ascii="FontbitDavid" w:hAnsi="FontbitDavid"/>
          <w:sz w:val="24"/>
          <w:rtl/>
        </w:rPr>
      </w:pPr>
      <w:r>
        <w:rPr>
          <w:rFonts w:ascii="FontbitDavid" w:hAnsi="FontbitDavid" w:hint="cs"/>
          <w:sz w:val="24"/>
          <w:rtl/>
        </w:rPr>
        <w:t xml:space="preserve">מה שהוזכר זכר אפי דלענין ימי טומאה כבר קתני נקבה ולענין ימי טהרה כבר קתני נדה </w:t>
      </w:r>
    </w:p>
    <w:p>
      <w:pPr>
        <w:pStyle w:val="38"/>
        <w:rPr>
          <w:ins w:id="99923" w:author="מנוע מכני" w:date="2026-10-11T12:04:39Z"/>
        </w:rPr>
      </w:pPr>
      <w:r>
        <w:t xml:space="preserve">אלא</w:t>
      </w:r>
    </w:p>
    <w:p w:rsidR="00E403F0" w:rsidRPr="0077754E" w:rsidRDefault="00E403F0" w:rsidP="00E403F0">
      <w:pPr>
        <w:pStyle w:val="a2"/>
        <w:numPr>
          <w:ilvl w:val="0"/>
          <w:numId w:val="3"/>
        </w:numPr>
        <w:ind w:left="714" w:hanging="357"/>
        <w:rPr>
          <w:rtl/>
        </w:rPr>
      </w:pPr>
      <w:del w:id="99924" w:author="מנוע מכני" w:date="2026-10-11T12:04:39Z">
        <w:r>
          <w:rPr>
            <w:rFonts w:hint="cs"/>
            <w:rtl/>
          </w:rPr>
          <w:delText xml:space="preserve"> </w:delText>
        </w:r>
      </w:del>
      <w:r w:rsidRPr="0077754E">
        <w:rPr>
          <w:rFonts w:hint="cs"/>
          <w:rtl/>
        </w:rPr>
        <w:t>שאם תר</w:t>
      </w:r>
      <w:r w:rsidRPr="0077754E">
        <w:rPr>
          <w:rtl/>
        </w:rPr>
        <w:t>אה יום ל"ד, ותחזור ותראה יום מ' ואחד - תהא מקולקלת עד מ"ח.</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וכן לענין נקבה, שאם תראה יום ע"ד, ותחזור ותראה יום פ"א - תהא מקולקלת עד פ"ח.</w:t>
      </w:r>
    </w:p>
    <w:p w:rsidR="00E403F0" w:rsidRPr="00B078C3" w:rsidRDefault="00E403F0" w:rsidP="00E403F0">
      <w:pPr>
        <w:jc w:val="center"/>
        <w:rPr>
          <w:del w:id="90072" w:author="מנוע עיצוב" w:date="2026-10-11T12:09:26Z"/>
          <w:rFonts w:ascii="FontbitDavid" w:hAnsi="FontbitDavid"/>
          <w:sz w:val="24"/>
          <w:rtl/>
        </w:rPr>
      </w:pPr>
      <w:del w:id="90071"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089" w:author="קלוד" w:date="2026-10-11T09:07:21Z">
          <w:pPr>
            <w:pStyle w:val="affff1"/>
            <w:rPr>
              <w:rtl/>
            </w:rPr>
          </w:pPr>
        </w:pPrChange>
      </w:pPr>
      <w:ins w:id="9835" w:author="מספור קטעי משנה" w:date="2026-10-11T09:25:19Z">
        <w:r>
          <w:rPr>
            <w:rStyle w:val="MisparKeta"/>
          </w:rPr>
          <w:t xml:space="preserve">א. </w:t>
        </w:r>
      </w:ins>
      <w:r w:rsidRPr="00B078C3">
        <w:rPr>
          <w:rtl/>
        </w:rPr>
        <w:t xml:space="preserve">רבי ישמעאל אומר יום מ"א תשב לזכר ולנדה כו': </w:t>
      </w:r>
    </w:p>
    <w:p>
      <w:pPr>
        <w:pStyle w:val="38"/>
        <w:rPr>
          <w:ins w:id="99925" w:author="מנוע מכני" w:date="2026-10-11T12:04:39Z"/>
        </w:rPr>
      </w:pPr>
      <w:r w:rsidRPr="0077754E">
        <w:t xml:space="preserve">תניא</w:t>
      </w:r>
      <w:r w:rsidRPr="0077754E">
        <w:t xml:space="preserve">, רבי ישמעאל</w:t>
      </w:r>
      <w:del w:id="101727" w:author="מנוע מכני" w:date="2026-10-11T12:04:39Z">
        <w:r w:rsidRPr="0077754E">
          <w:delText xml:space="preserve"> אומר</w:delText>
        </w:r>
      </w:del>
      <w:r w:rsidRPr="00B078C3">
        <w:t xml:space="preserve">:</w:t>
      </w:r>
    </w:p>
    <w:p w:rsidR="00E403F0" w:rsidRDefault="00E403F0" w:rsidP="00E403F0">
      <w:pPr>
        <w:rPr>
          <w:rFonts w:ascii="FontbitDavid" w:hAnsi="FontbitDavid"/>
          <w:sz w:val="24"/>
          <w:rtl/>
        </w:rPr>
      </w:pPr>
      <w:del w:id="9992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טימא וטיהר בזכר, וטימא וטיהר בנקבה, </w:t>
      </w:r>
    </w:p>
    <w:p w:rsidR="00E403F0" w:rsidRPr="00B078C3" w:rsidRDefault="00E403F0" w:rsidP="00E403F0">
      <w:pPr>
        <w:rPr>
          <w:rFonts w:ascii="FontbitDavid" w:hAnsi="FontbitDavid"/>
          <w:sz w:val="24"/>
          <w:rtl/>
        </w:rPr>
      </w:pPr>
      <w:r w:rsidRPr="00B078C3">
        <w:rPr>
          <w:rFonts w:ascii="FontbitDavid" w:hAnsi="FontbitDavid"/>
          <w:sz w:val="24"/>
          <w:rtl/>
        </w:rPr>
        <w:t xml:space="preserve">מה כשטימא וטיהר בזכר - יצירתו כיוצא בו, אף כשטימא וטיהר בנקבה - יצירתה כיוצא בה</w:t>
      </w:r>
      <w:ins w:id="96843" w:author="מנוע מכני" w:date="2026-10-11T12:04:39Z">
        <w:r>
          <w:rPr>
            <w:rFonts w:ascii="FontbitDavid" w:hAnsi="FontbitDavid"/>
            <w:sz w:val="24"/>
            <w:rtl/>
          </w:rPr>
          <w:t xml:space="preserve">,</w:t>
        </w:r>
      </w:ins>
      <w:del w:id="96844" w:author="מנוע מכני" w:date="2026-10-11T12:04:39Z">
        <w:r w:rsidRPr="00B078C3">
          <w:rPr>
            <w:rFonts w:ascii="FontbitDavid" w:hAnsi="FontbitDavid"/>
            <w:sz w:val="24"/>
            <w:rtl/>
          </w:rPr>
          <w:delText xml:space="preserve">;</w:delText>
        </w:r>
      </w:del>
    </w:p>
    <w:p>
      <w:pPr>
        <w:pStyle w:val="38"/>
        <w:rPr>
          <w:ins w:id="99927" w:author="מנוע מכני" w:date="2026-10-11T12:04:39Z"/>
        </w:rPr>
      </w:pPr>
      <w:r w:rsidRPr="0077754E">
        <w:t>אמרו לו</w:t>
      </w:r>
      <w:r w:rsidRPr="00B078C3">
        <w:t xml:space="preserve">:</w:t>
      </w:r>
    </w:p>
    <w:p w:rsidR="00E403F0" w:rsidRPr="00B078C3" w:rsidRDefault="00E403F0" w:rsidP="00E403F0">
      <w:pPr>
        <w:rPr>
          <w:rFonts w:ascii="FontbitDavid" w:hAnsi="FontbitDavid"/>
          <w:sz w:val="24"/>
          <w:rtl/>
        </w:rPr>
      </w:pPr>
      <w:del w:id="999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למדין יצירה מטומאה.</w:t>
      </w:r>
    </w:p>
    <w:p>
      <w:pPr>
        <w:pStyle w:val="38"/>
        <w:rPr>
          <w:ins w:id="99929" w:author="מנוע מכני" w:date="2026-10-11T12:04:39Z"/>
        </w:rPr>
      </w:pPr>
      <w:r w:rsidRPr="0077754E">
        <w:t>אמרו לו</w:t>
      </w:r>
      <w:r w:rsidRPr="00B078C3">
        <w:t xml:space="preserve"> לר' ישמעאל:</w:t>
      </w:r>
    </w:p>
    <w:p w:rsidR="00E403F0" w:rsidRDefault="00E403F0" w:rsidP="00E403F0">
      <w:pPr>
        <w:rPr>
          <w:rFonts w:ascii="FontbitDavid" w:hAnsi="FontbitDavid"/>
          <w:sz w:val="24"/>
          <w:rtl/>
        </w:rPr>
      </w:pPr>
      <w:del w:id="999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בקליאופטרא מלכת אלכסנדרוס שנתחייבו שפחותיה הריגה למלכות, ובדקן ומצאן זה וזה למ"א! </w:t>
      </w:r>
    </w:p>
    <w:p>
      <w:pPr>
        <w:pStyle w:val="38"/>
        <w:rPr>
          <w:ins w:id="99931" w:author="מנוע מכני" w:date="2026-10-11T12:04:39Z"/>
        </w:rPr>
      </w:pPr>
      <w:r w:rsidRPr="0077754E">
        <w:t xml:space="preserve">אמר</w:t>
      </w:r>
      <w:r w:rsidRPr="0077754E">
        <w:t xml:space="preserve"> להן</w:t>
      </w:r>
      <w:r w:rsidRPr="00B078C3">
        <w:t xml:space="preserve">:</w:t>
      </w:r>
    </w:p>
    <w:p w:rsidR="00E403F0" w:rsidRDefault="00E403F0" w:rsidP="00E403F0">
      <w:pPr>
        <w:rPr>
          <w:rFonts w:ascii="FontbitDavid" w:hAnsi="FontbitDavid"/>
          <w:sz w:val="24"/>
          <w:rtl/>
        </w:rPr>
      </w:pPr>
      <w:del w:id="999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אני מביא לכם ראייה מן התורה, ואתם מביאין לי ראייה מן השוטים?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hint="cs"/>
          <w:sz w:val="24"/>
          <w:rtl/>
        </w:rPr>
        <w:t>ר</w:t>
      </w:r>
      <w:r w:rsidRPr="00B078C3">
        <w:rPr>
          <w:rFonts w:ascii="FontbitDavid" w:hAnsi="FontbitDavid"/>
          <w:sz w:val="24"/>
          <w:rtl/>
        </w:rPr>
        <w:t>איה מן התורה</w:t>
      </w:r>
      <w:r>
        <w:rPr>
          <w:rFonts w:ascii="FontbitDavid" w:hAnsi="FontbitDavid" w:hint="cs"/>
          <w:sz w:val="24"/>
          <w:rtl/>
        </w:rPr>
        <w:t>: '</w:t>
      </w:r>
      <w:r w:rsidRPr="00B078C3">
        <w:rPr>
          <w:rStyle w:val="afffff0"/>
          <w:rFonts w:ascii="FontbitDavid" w:hAnsi="FontbitDavid"/>
          <w:sz w:val="24"/>
          <w:rtl/>
        </w:rPr>
        <w:t>תלד</w:t>
      </w:r>
      <w:r>
        <w:rPr>
          <w:rFonts w:ascii="FontbitDavid" w:hAnsi="FontbitDavid" w:hint="cs"/>
          <w:sz w:val="24"/>
          <w:rtl/>
        </w:rPr>
        <w:t>'</w:t>
      </w:r>
      <w:r w:rsidRPr="00B078C3">
        <w:rPr>
          <w:rFonts w:ascii="FontbitDavid" w:hAnsi="FontbitDavid"/>
          <w:sz w:val="24"/>
          <w:rtl/>
        </w:rPr>
        <w:t xml:space="preserve"> - הוסיף לה הכתוב לידה אחרת בנקבה.</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ראיה מן השוטים? </w:t>
      </w:r>
      <w:ins w:id="98347" w:author="מנוע מכני" w:date="2026-10-11T12:04:39Z">
        <w:r>
          <w:rPr>
            <w:rFonts w:ascii="FontbitDavid" w:hAnsi="FontbitDavid"/>
            <w:sz w:val="24"/>
            <w:rtl/>
          </w:rPr>
          <w:t xml:space="preserve">אמור</w:t>
        </w:r>
      </w:ins>
      <w:del w:id="98348"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w:t>
      </w:r>
      <w:r>
        <w:rPr>
          <w:rFonts w:ascii="FontbitDavid" w:hAnsi="FontbitDavid" w:hint="cs"/>
          <w:sz w:val="24"/>
          <w:rtl/>
        </w:rPr>
        <w:t>ש</w:t>
      </w:r>
      <w:r w:rsidRPr="00B078C3">
        <w:rPr>
          <w:rFonts w:ascii="FontbitDavid" w:hAnsi="FontbitDavid"/>
          <w:sz w:val="24"/>
          <w:rtl/>
        </w:rPr>
        <w:t xml:space="preserve">נקבה </w:t>
      </w:r>
      <w:r>
        <w:rPr>
          <w:rFonts w:ascii="FontbitDavid" w:hAnsi="FontbitDavid" w:hint="cs"/>
          <w:sz w:val="24"/>
          <w:rtl/>
        </w:rPr>
        <w:t xml:space="preserve">הקדימה ונתעברה מ' יום קודם הזכר </w:t>
      </w:r>
    </w:p>
    <w:p w:rsidR="00E403F0" w:rsidRPr="00B078C3" w:rsidRDefault="00E403F0" w:rsidP="00E403F0">
      <w:pPr>
        <w:rPr>
          <w:rFonts w:ascii="FontbitDavid" w:hAnsi="FontbitDavid"/>
          <w:sz w:val="24"/>
          <w:rtl/>
        </w:rPr>
      </w:pPr>
      <w:r w:rsidRPr="0077754E">
        <w:rPr>
          <w:rFonts w:ascii="FontbitDavid" w:hAnsi="FontbitDavid"/>
          <w:b/>
          <w:bCs/>
          <w:sz w:val="24"/>
          <w:rtl/>
        </w:rPr>
        <w:t>ורבנן</w:t>
      </w:r>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ס</w:t>
      </w:r>
      <w:r>
        <w:rPr>
          <w:rFonts w:ascii="FontbitDavid" w:hAnsi="FontbitDavid" w:hint="cs"/>
          <w:sz w:val="24"/>
          <w:rtl/>
        </w:rPr>
        <w:t>ם המכלה את הזרע השקום</w:t>
      </w:r>
      <w:ins w:id="96845" w:author="מנוע מכני" w:date="2026-10-11T12:04:39Z">
        <w:r>
          <w:rPr>
            <w:rFonts w:ascii="FontbitDavid" w:hAnsi="FontbitDavid"/>
            <w:sz w:val="24"/>
            <w:rtl/>
          </w:rPr>
          <w:t xml:space="preserve">,</w:t>
        </w:r>
      </w:ins>
      <w:del w:id="96846"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77754E">
        <w:rPr>
          <w:rStyle w:val="2fb"/>
          <w:rFonts w:ascii="FontbitDavid" w:hAnsi="FontbitDavid"/>
          <w:b/>
          <w:bCs/>
          <w:sz w:val="24"/>
          <w:rtl/>
        </w:rPr>
        <w:t>ור'</w:t>
      </w:r>
      <w:r w:rsidRPr="00B078C3">
        <w:rPr>
          <w:rStyle w:val="2fb"/>
          <w:rFonts w:ascii="FontbitDavid" w:hAnsi="FontbitDavid"/>
          <w:sz w:val="24"/>
          <w:rtl/>
        </w:rPr>
        <w:t xml:space="preserve"> </w:t>
      </w:r>
      <w:r w:rsidRPr="0077754E">
        <w:rPr>
          <w:rStyle w:val="2fb"/>
          <w:rFonts w:ascii="FontbitDavid" w:hAnsi="FontbitDavid"/>
          <w:b/>
          <w:bCs/>
          <w:sz w:val="24"/>
          <w:rtl/>
        </w:rPr>
        <w:t>ישמעאל</w:t>
      </w:r>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יש גוף שאין משפיע עליו הסם הזה</w:t>
      </w:r>
      <w:r w:rsidRPr="00B078C3">
        <w:rPr>
          <w:rFonts w:ascii="FontbitDavid" w:hAnsi="FontbitDavid"/>
          <w:sz w:val="24"/>
          <w:rtl/>
        </w:rPr>
        <w:t>.</w:t>
      </w:r>
    </w:p>
    <w:p>
      <w:pPr>
        <w:pStyle w:val="38"/>
        <w:rPr>
          <w:ins w:id="99933" w:author="מנוע מכני" w:date="2026-10-11T12:04:39Z"/>
        </w:rPr>
      </w:pPr>
      <w:r w:rsidRPr="0077754E">
        <w:t xml:space="preserve">אמר</w:t>
      </w:r>
      <w:r w:rsidRPr="0077754E">
        <w:t xml:space="preserve"> להם </w:t>
      </w:r>
      <w:r w:rsidRPr="00B078C3">
        <w:t xml:space="preserve">ר' ישמעאל:</w:t>
      </w:r>
    </w:p>
    <w:p w:rsidR="00E403F0" w:rsidRDefault="00E403F0" w:rsidP="00E403F0">
      <w:pPr>
        <w:rPr>
          <w:rFonts w:ascii="FontbitDavid" w:hAnsi="FontbitDavid"/>
          <w:sz w:val="24"/>
          <w:rtl/>
        </w:rPr>
      </w:pPr>
      <w:del w:id="999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בקלפטרא מלכת יוונית שנתחייבו שפחותיה הריגה למלכות, ובדקן ומצאן זכר לארבעים ואחד, ונקבה לפ"א! </w:t>
      </w:r>
    </w:p>
    <w:p>
      <w:pPr>
        <w:pStyle w:val="38"/>
        <w:rPr>
          <w:ins w:id="99935" w:author="מנוע מכני" w:date="2026-10-11T12:04:39Z"/>
        </w:rPr>
      </w:pPr>
      <w:r w:rsidRPr="0077754E">
        <w:t>אמרו</w:t>
      </w:r>
      <w:r w:rsidRPr="00B078C3">
        <w:t xml:space="preserve"> </w:t>
      </w:r>
      <w:r w:rsidRPr="0077754E">
        <w:t>לו</w:t>
      </w:r>
      <w:r w:rsidRPr="00B078C3">
        <w:t xml:space="preserve">:</w:t>
      </w:r>
    </w:p>
    <w:p w:rsidR="00E403F0" w:rsidRPr="00B078C3" w:rsidRDefault="00E403F0" w:rsidP="00E403F0">
      <w:pPr>
        <w:rPr>
          <w:rFonts w:ascii="FontbitDavid" w:hAnsi="FontbitDavid"/>
          <w:sz w:val="24"/>
          <w:rtl/>
        </w:rPr>
      </w:pPr>
      <w:del w:id="999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מביאין ראיה מן השוטים.</w:t>
      </w:r>
      <w:r>
        <w:rPr>
          <w:rFonts w:ascii="FontbitDavid" w:hAnsi="FontbitDavid" w:hint="cs"/>
          <w:sz w:val="24"/>
          <w:rtl/>
        </w:rPr>
        <w:t xml:space="preserve"> דאפשר דנקבה רק אחר מ' יום נתעברה. </w:t>
      </w:r>
    </w:p>
    <w:p w:rsidR="00E403F0" w:rsidRDefault="00E403F0" w:rsidP="00E403F0">
      <w:pPr>
        <w:rPr>
          <w:rFonts w:ascii="FontbitDavid" w:hAnsi="FontbitDavid"/>
          <w:sz w:val="24"/>
          <w:rtl/>
        </w:rPr>
      </w:pPr>
      <w:r w:rsidRPr="00B078C3">
        <w:rPr>
          <w:rStyle w:val="2fb"/>
          <w:rFonts w:ascii="FontbitDavid" w:hAnsi="FontbitDavid"/>
          <w:sz w:val="24"/>
          <w:rtl/>
        </w:rPr>
        <w:t xml:space="preserve">ורבי ישמעאל</w:t>
      </w:r>
      <w:r w:rsidRPr="00B078C3">
        <w:rPr>
          <w:rFonts w:ascii="FontbitDavid" w:hAnsi="FontbitDavid"/>
          <w:sz w:val="24"/>
          <w:rtl/>
        </w:rPr>
        <w:t xml:space="preserve"> - לשומר מסר</w:t>
      </w:r>
      <w:r>
        <w:rPr>
          <w:rFonts w:ascii="FontbitDavid" w:hAnsi="FontbitDavid" w:hint="cs"/>
          <w:sz w:val="24"/>
          <w:rtl/>
        </w:rPr>
        <w:t xml:space="preserve">וה [ולא היה אף אדם שבא </w:t>
      </w:r>
      <w:ins w:id="95493" w:author="מנוע מכני" w:date="2026-10-11T12:04:39Z">
        <w:r>
          <w:rPr>
            <w:rFonts w:ascii="FontbitDavid" w:hAnsi="FontbitDavid" w:hint="cs"/>
            <w:sz w:val="24"/>
            <w:rtl/>
          </w:rPr>
          <w:t xml:space="preserve">עליו</w:t>
        </w:r>
      </w:ins>
      <w:del w:id="95494" w:author="מנוע מכני" w:date="2026-10-11T12:04:39Z">
        <w:r>
          <w:rPr>
            <w:rFonts w:ascii="FontbitDavid" w:hAnsi="FontbitDavid" w:hint="cs"/>
            <w:sz w:val="24"/>
            <w:rtl/>
          </w:rPr>
          <w:delText xml:space="preserve">עליה</w:delText>
        </w:r>
      </w:del>
      <w:r>
        <w:rPr>
          <w:rFonts w:ascii="FontbitDavid" w:hAnsi="FontbitDavid" w:hint="cs"/>
          <w:sz w:val="24"/>
          <w:rtl/>
        </w:rPr>
        <w:t xml:space="preserve"> מלבד באותו היום]</w:t>
      </w:r>
      <w:ins w:id="97301" w:author="מנוע מכני" w:date="2026-10-11T12:04:39Z">
        <w:r>
          <w:rPr>
            <w:rFonts w:ascii="FontbitDavid" w:hAnsi="FontbitDavid" w:hint="cs"/>
            <w:sz w:val="24"/>
            <w:rtl/>
          </w:rPr>
          <w:t xml:space="preserve">,</w:t>
        </w:r>
      </w:ins>
      <w:del w:id="97302"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 אין אפוטרופוס לעריות, אימא שומר </w:t>
      </w:r>
      <w:ins w:id="97655" w:author="מנוע מכני" w:date="2026-10-11T12:04:39Z">
        <w:r>
          <w:rPr>
            <w:rFonts w:ascii="FontbitDavid" w:hAnsi="FontbitDavid"/>
            <w:sz w:val="24"/>
            <w:rtl/>
          </w:rPr>
          <w:t xml:space="preserve">גופו</w:t>
        </w:r>
      </w:ins>
      <w:del w:id="97656" w:author="מנוע מכני" w:date="2026-10-11T12:04:39Z">
        <w:r w:rsidRPr="00B078C3">
          <w:rPr>
            <w:rFonts w:ascii="FontbitDavid" w:hAnsi="FontbitDavid"/>
            <w:sz w:val="24"/>
            <w:rtl/>
          </w:rPr>
          <w:delText xml:space="preserve">גופיה</w:delText>
        </w:r>
      </w:del>
      <w:r w:rsidRPr="00B078C3">
        <w:rPr>
          <w:rFonts w:ascii="FontbitDavid" w:hAnsi="FontbitDavid"/>
          <w:sz w:val="24"/>
          <w:rtl/>
        </w:rPr>
        <w:t xml:space="preserve"> בא </w:t>
      </w:r>
      <w:ins w:id="95495" w:author="מנוע מכני" w:date="2026-10-11T12:04:39Z">
        <w:r>
          <w:rPr>
            <w:rFonts w:ascii="FontbitDavid" w:hAnsi="FontbitDavid"/>
            <w:sz w:val="24"/>
            <w:rtl/>
          </w:rPr>
          <w:t xml:space="preserve">עליו</w:t>
        </w:r>
      </w:ins>
      <w:del w:id="9549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w:t>
      </w:r>
    </w:p>
    <w:p>
      <w:pPr>
        <w:pStyle w:val="38"/>
        <w:rPr>
          <w:ins w:id="99937" w:author="מנוע מכני" w:date="2026-10-11T12:04:39Z"/>
        </w:rPr>
      </w:pPr>
      <w:r w:rsidRPr="00B078C3">
        <w:t>ו</w:t>
      </w:r>
      <w:r>
        <w:t xml:space="preserve">אין לחשוש</w:t>
      </w:r>
    </w:p>
    <w:p w:rsidR="00E403F0" w:rsidRPr="00B078C3" w:rsidRDefault="00E403F0" w:rsidP="00E403F0">
      <w:pPr>
        <w:rPr>
          <w:rFonts w:ascii="FontbitDavid" w:hAnsi="FontbitDavid"/>
          <w:sz w:val="24"/>
          <w:rtl/>
        </w:rPr>
      </w:pPr>
      <w:del w:id="99938" w:author="מנוע מכני" w:date="2026-10-11T12:04:39Z">
        <w:r>
          <w:rPr>
            <w:rFonts w:ascii="FontbitDavid" w:hAnsi="FontbitDavid" w:hint="cs"/>
            <w:sz w:val="24"/>
            <w:rtl/>
          </w:rPr>
          <w:delText xml:space="preserve"> </w:delText>
        </w:r>
      </w:del>
      <w:r>
        <w:rPr>
          <w:rFonts w:ascii="FontbitDavid" w:hAnsi="FontbitDavid" w:hint="cs"/>
          <w:sz w:val="24"/>
          <w:rtl/>
        </w:rPr>
        <w:t xml:space="preserve">שמא </w:t>
      </w:r>
      <w:ins w:id="97419" w:author="מנוע מכני" w:date="2026-10-11T12:04:39Z">
        <w:r>
          <w:rPr>
            <w:rFonts w:ascii="FontbitDavid" w:hAnsi="FontbitDavid" w:hint="cs"/>
            <w:sz w:val="24"/>
            <w:rtl/>
          </w:rPr>
          <w:t xml:space="preserve">אם </w:t>
        </w:r>
      </w:ins>
      <w:del w:id="97420"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קרעו לזו של הנקבה היו מוצאים אותה כזכר משום שהיו שווים בסימנם למרות פער הימים</w:t>
      </w:r>
      <w:r w:rsidRPr="00B078C3">
        <w:rPr>
          <w:rFonts w:ascii="FontbitDavid" w:hAnsi="FontbitDavid"/>
          <w:sz w:val="24"/>
          <w:rtl/>
        </w:rPr>
        <w:t>.</w:t>
      </w:r>
    </w:p>
    <w:p w:rsidR="00E403F0" w:rsidRPr="00B078C3" w:rsidRDefault="00E403F0" w:rsidP="00E403F0">
      <w:pPr>
        <w:jc w:val="center"/>
        <w:rPr>
          <w:del w:id="90074" w:author="מנוע עיצוב" w:date="2026-10-11T12:09:26Z"/>
          <w:rFonts w:ascii="FontbitDavid" w:hAnsi="FontbitDavid"/>
          <w:sz w:val="24"/>
          <w:rtl/>
        </w:rPr>
      </w:pPr>
      <w:del w:id="9007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90" w:author="קלוד" w:date="2026-10-11T09:07:21Z">
          <w:pPr>
            <w:pStyle w:val="affff1"/>
            <w:rPr>
              <w:rtl/>
            </w:rPr>
          </w:pPr>
        </w:pPrChange>
      </w:pPr>
      <w:ins w:id="9836" w:author="מספור קטעי משנה" w:date="2026-10-11T09:25:19Z">
        <w:r>
          <w:rPr>
            <w:rStyle w:val="MisparKeta"/>
          </w:rPr>
          <w:t xml:space="preserve">ב. </w:t>
        </w:r>
      </w:ins>
      <w:r w:rsidRPr="00B078C3">
        <w:rPr>
          <w:rtl/>
        </w:rPr>
        <w:lastRenderedPageBreak/>
        <w:t>וחכ"א אחד בריית זכר ואחד בריית נקבה וכו'.</w:t>
      </w:r>
    </w:p>
    <w:p w:rsidR="00E403F0" w:rsidRPr="00017C1D" w:rsidRDefault="00E403F0" w:rsidP="00E403F0">
      <w:pPr>
        <w:rPr>
          <w:rFonts w:ascii="FontbitDavid" w:hAnsi="FontbitDavid"/>
          <w:spacing w:val="-2"/>
          <w:sz w:val="24"/>
          <w:rtl/>
        </w:rPr>
      </w:pPr>
      <w:r w:rsidRPr="00017C1D">
        <w:rPr>
          <w:rFonts w:ascii="FontbitDavid" w:hAnsi="FontbitDavid" w:hint="cs"/>
          <w:spacing w:val="-2"/>
          <w:sz w:val="24"/>
          <w:rtl/>
        </w:rPr>
        <w:t xml:space="preserve">אפי דחכמים כת'ק </w:t>
      </w:r>
      <w:r w:rsidRPr="00017C1D">
        <w:rPr>
          <w:rFonts w:ascii="FontbitDavid" w:hAnsi="FontbitDavid" w:hint="cs"/>
          <w:spacing w:val="-2"/>
          <w:sz w:val="24"/>
          <w:rtl/>
        </w:rPr>
        <w:t xml:space="preserve">ק</w:t>
      </w:r>
      <w:ins w:id="91323" w:author="מנוע מכני" w:date="2026-10-11T12:04:39Z">
        <w:r>
          <w:rPr>
            <w:rFonts w:ascii="FontbitDavid" w:hAnsi="FontbitDavid" w:hint="cs"/>
            <w:spacing w:val="-2"/>
            <w:sz w:val="24"/>
            <w:rtl/>
          </w:rPr>
          <w:t xml:space="preserve">מ"ל</w:t>
        </w:r>
      </w:ins>
      <w:del w:id="91324" w:author="מנוע מכני" w:date="2026-10-11T12:04:39Z">
        <w:r w:rsidRPr="00017C1D">
          <w:rPr>
            <w:rFonts w:ascii="FontbitDavid" w:hAnsi="FontbitDavid" w:hint="cs"/>
            <w:spacing w:val="-2"/>
            <w:sz w:val="24"/>
            <w:rtl/>
          </w:rPr>
          <w:delText xml:space="preserve">מ''ל</w:delText>
        </w:r>
      </w:del>
      <w:r w:rsidRPr="00017C1D">
        <w:rPr>
          <w:rFonts w:ascii="FontbitDavid" w:hAnsi="FontbitDavid" w:hint="cs"/>
          <w:spacing w:val="-2"/>
          <w:sz w:val="24"/>
          <w:rtl/>
        </w:rPr>
        <w:t xml:space="preserve"> דלא אמרי' </w:t>
      </w:r>
      <w:ins w:id="98349" w:author="מנוע מכני" w:date="2026-10-11T12:04:39Z">
        <w:r>
          <w:rPr>
            <w:rFonts w:ascii="FontbitDavid" w:hAnsi="FontbitDavid" w:hint="cs"/>
            <w:spacing w:val="-2"/>
            <w:sz w:val="24"/>
            <w:rtl/>
          </w:rPr>
          <w:t xml:space="preserve">דמסתבר</w:t>
        </w:r>
      </w:ins>
      <w:del w:id="98350" w:author="מנוע מכני" w:date="2026-10-11T12:04:39Z">
        <w:r w:rsidRPr="00017C1D">
          <w:rPr>
            <w:rFonts w:ascii="FontbitDavid" w:hAnsi="FontbitDavid" w:hint="cs"/>
            <w:spacing w:val="-2"/>
            <w:sz w:val="24"/>
            <w:rtl/>
          </w:rPr>
          <w:delText xml:space="preserve">ד</w:delText>
        </w:r>
        <w:r w:rsidRPr="00017C1D">
          <w:rPr>
            <w:rFonts w:ascii="FontbitDavid" w:hAnsi="FontbitDavid"/>
            <w:spacing w:val="-2"/>
            <w:sz w:val="24"/>
            <w:rtl/>
          </w:rPr>
          <w:delText xml:space="preserve">מסתברא</w:delText>
        </w:r>
      </w:del>
      <w:r w:rsidRPr="00017C1D">
        <w:rPr>
          <w:rFonts w:ascii="FontbitDavid" w:hAnsi="FontbitDavid"/>
          <w:spacing w:val="-2"/>
          <w:sz w:val="24"/>
          <w:rtl/>
        </w:rPr>
        <w:t xml:space="preserve"> טעמא </w:t>
      </w:r>
      <w:r w:rsidRPr="00017C1D">
        <w:rPr>
          <w:rStyle w:val="2fb"/>
          <w:rFonts w:ascii="FontbitDavid" w:hAnsi="FontbitDavid"/>
          <w:spacing w:val="-2"/>
          <w:sz w:val="24"/>
          <w:rtl/>
        </w:rPr>
        <w:t xml:space="preserve">דרבי ישמעאל</w:t>
      </w:r>
      <w:r w:rsidRPr="00017C1D">
        <w:rPr>
          <w:rFonts w:ascii="FontbitDavid" w:hAnsi="FontbitDavid"/>
          <w:spacing w:val="-2"/>
          <w:sz w:val="24"/>
          <w:rtl/>
        </w:rPr>
        <w:t xml:space="preserve">, </w:t>
      </w:r>
      <w:r w:rsidRPr="00017C1D">
        <w:rPr>
          <w:rFonts w:ascii="FontbitDavid" w:hAnsi="FontbitDavid" w:hint="cs"/>
          <w:spacing w:val="-2"/>
          <w:sz w:val="24"/>
          <w:rtl/>
        </w:rPr>
        <w:t>ש</w:t>
      </w:r>
      <w:r w:rsidRPr="00017C1D">
        <w:rPr>
          <w:rFonts w:ascii="FontbitDavid" w:hAnsi="FontbitDavid"/>
          <w:spacing w:val="-2"/>
          <w:sz w:val="24"/>
          <w:rtl/>
        </w:rPr>
        <w:t>מסייע ל</w:t>
      </w:r>
      <w:r w:rsidRPr="00017C1D">
        <w:rPr>
          <w:rFonts w:ascii="FontbitDavid" w:hAnsi="FontbitDavid" w:hint="cs"/>
          <w:spacing w:val="-2"/>
          <w:sz w:val="24"/>
          <w:rtl/>
        </w:rPr>
        <w:t>ו</w:t>
      </w:r>
      <w:r w:rsidRPr="00017C1D">
        <w:rPr>
          <w:rFonts w:ascii="FontbitDavid" w:hAnsi="FontbitDavid"/>
          <w:spacing w:val="-2"/>
          <w:sz w:val="24"/>
          <w:rtl/>
        </w:rPr>
        <w:t xml:space="preserve"> קראי, </w:t>
      </w:r>
      <w:r w:rsidRPr="00017C1D">
        <w:rPr>
          <w:rFonts w:ascii="FontbitDavid" w:hAnsi="FontbitDavid"/>
          <w:b/>
          <w:bCs/>
          <w:spacing w:val="-2"/>
          <w:sz w:val="24"/>
          <w:rtl/>
        </w:rPr>
        <w:t>קמ</w:t>
      </w:r>
      <w:r w:rsidRPr="00017C1D">
        <w:rPr>
          <w:rFonts w:ascii="FontbitDavid" w:hAnsi="FontbitDavid"/>
          <w:spacing w:val="-2"/>
          <w:sz w:val="24"/>
          <w:rtl/>
        </w:rPr>
        <w:t xml:space="preserve">"ל</w:t>
      </w:r>
      <w:r w:rsidRPr="00017C1D">
        <w:rPr>
          <w:rFonts w:ascii="FontbitDavid" w:hAnsi="FontbitDavid"/>
          <w:spacing w:val="-2"/>
          <w:sz w:val="24"/>
          <w:rtl/>
        </w:rPr>
        <w:t xml:space="preserve">.</w:t>
      </w:r>
    </w:p>
    <w:p>
      <w:pPr>
        <w:pStyle w:val="38"/>
        <w:rPr>
          <w:ins w:id="99940" w:author="מנוע מכני" w:date="2026-10-11T12:04:39Z"/>
        </w:rPr>
      </w:pPr>
      <w:del w:id="99939" w:author="מנוע מכני" w:date="2026-10-11T12:04:39Z">
        <w:r w:rsidRPr="00E744B3">
          <w:delText xml:space="preserve">•</w:delText>
        </w:r>
      </w:del>
      <w:r w:rsidRPr="00E744B3">
        <w:t xml:space="preserve"> </w:t>
      </w:r>
      <w:r w:rsidRPr="00B078C3">
        <w:t xml:space="preserve">דרש רבי שמלאי:</w:t>
      </w:r>
    </w:p>
    <w:p>
      <w:pPr>
        <w:pStyle w:val="afffff8"/>
        <w:rPr>
          <w:ins w:id="90427" w:author="קלוד" w:date="2026-10-11T12:23:38Z"/>
        </w:rPr>
      </w:pPr>
      <w:ins w:id="90428" w:author="קלוד" w:date="2026-10-11T12:23:38Z">
        <w:r>
          <w:rPr>
            <w:color w:val="7B3F00"/>
          </w:rPr>
          <w:t xml:space="preserve">הולד במעי אמו - כפנקס מקופל, ומלמדין אותו כל התורה</w:t>
        </w:r>
      </w:ins>
    </w:p>
    <w:p w:rsidR="00E403F0" w:rsidRPr="00B078C3" w:rsidRDefault="00E403F0" w:rsidP="00E403F0">
      <w:pPr>
        <w:rPr>
          <w:rFonts w:ascii="FontbitDavid" w:hAnsi="FontbitDavid"/>
          <w:sz w:val="24"/>
          <w:rtl/>
        </w:rPr>
      </w:pPr>
      <w:del w:id="9994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למה הולד דומה במעי אמו - לפנקס שמקופל ומונח.</w:t>
      </w:r>
    </w:p>
    <w:p w:rsidR="00E403F0" w:rsidRPr="00B078C3" w:rsidRDefault="00E403F0" w:rsidP="00E403F0">
      <w:pPr>
        <w:ind w:left="141" w:hanging="141"/>
        <w:rPr>
          <w:rFonts w:ascii="FontbitDavid" w:hAnsi="FontbitDavid"/>
          <w:sz w:val="24"/>
          <w:rtl/>
        </w:rPr>
      </w:pPr>
      <w:r w:rsidRPr="00B078C3">
        <w:rPr>
          <w:rFonts w:ascii="FontbitDavid" w:hAnsi="FontbitDavid"/>
          <w:sz w:val="24"/>
          <w:rtl/>
        </w:rPr>
        <w:t>ידיו על שתי צדעיו, שתי אציליו על ב' ארכובותיו, וב' עקביו על ב' עגבותיו, וראשו מונח לו בין ברכיו, ופיו סתום וטבורו פתוח, ואוכל ממה שאמו אוכלת, ושותה ממה שאמו שותה, ואינו מוציא רעי שמא יהרוג את אמו.</w:t>
      </w:r>
    </w:p>
    <w:p w:rsidR="00E403F0" w:rsidRPr="00B078C3" w:rsidRDefault="00E403F0" w:rsidP="00E403F0">
      <w:pPr>
        <w:pStyle w:val="a3"/>
        <w:rPr>
          <w:rtl/>
        </w:rPr>
      </w:pPr>
      <w:r>
        <w:rPr>
          <w:rtl/>
        </w:rPr>
        <w:tab/>
        <w:t>וכיון שיצא לאויר העולם</w:t>
      </w:r>
      <w:r w:rsidRPr="00B078C3">
        <w:rPr>
          <w:rtl/>
        </w:rPr>
        <w:t xml:space="preserve"> נפתח הסתום ונסתם הפתוח, שאלמלא כן אינו יכול לחיות </w:t>
      </w:r>
      <w:ins w:id="93099" w:author="מנוע מכני" w:date="2026-10-11T12:04:39Z">
        <w:r>
          <w:rPr>
            <w:rtl/>
          </w:rPr>
          <w:t xml:space="preserve">אפי'</w:t>
        </w:r>
      </w:ins>
      <w:del w:id="93100" w:author="מנוע מכני" w:date="2026-10-11T12:04:39Z">
        <w:r w:rsidRPr="00B078C3">
          <w:rPr>
            <w:rtl/>
          </w:rPr>
          <w:delText xml:space="preserve">אפילו</w:delText>
        </w:r>
      </w:del>
      <w:r w:rsidRPr="00B078C3">
        <w:rPr>
          <w:rtl/>
        </w:rPr>
        <w:t xml:space="preserve"> שעה אחת.</w:t>
      </w:r>
    </w:p>
    <w:p w:rsidR="00E403F0" w:rsidRPr="00B078C3" w:rsidRDefault="00E403F0" w:rsidP="00E403F0">
      <w:pPr>
        <w:pStyle w:val="a3"/>
        <w:rPr>
          <w:rtl/>
        </w:rPr>
      </w:pPr>
      <w:r>
        <w:rPr>
          <w:rtl/>
        </w:rPr>
        <w:tab/>
      </w:r>
      <w:r w:rsidRPr="00B078C3">
        <w:rPr>
          <w:rtl/>
        </w:rPr>
        <w:t>ונר דלוק לו על ראשו וצופה ומב</w:t>
      </w:r>
      <w:r>
        <w:rPr>
          <w:rtl/>
        </w:rPr>
        <w:t>יט מסוף העולם ועד סופו, שנא</w:t>
      </w:r>
      <w:r>
        <w:rPr>
          <w:rFonts w:hint="cs"/>
          <w:rtl/>
        </w:rPr>
        <w:t>'</w:t>
      </w:r>
      <w:r w:rsidRPr="00B078C3">
        <w:rPr>
          <w:rtl/>
        </w:rPr>
        <w:t xml:space="preserve"> </w:t>
      </w:r>
      <w:r>
        <w:rPr>
          <w:rFonts w:hint="cs"/>
          <w:rtl/>
        </w:rPr>
        <w:t>'</w:t>
      </w:r>
      <w:ins w:id="90383" w:author="Claude - סמנטי" w:date="2026-10-11T12:19:29Z">
        <w:r>
          <w:rPr>
            <w:rStyle w:val="afffff0"/>
            <w:rtl/>
          </w:rPr>
          <w:t xml:space="preserve">בְּהִלּוֹ נֵרוֹ עֲלֵי רֹאשִׁי לְאוֹרוֹ אֵלֵךְ חֹשֶׁךְ</w:t>
        </w:r>
      </w:ins>
      <w:del w:id="90384" w:author="Claude - סמנטי" w:date="2026-10-11T12:19:29Z">
        <w:r w:rsidRPr="00B078C3">
          <w:rPr>
            <w:rtl/>
          </w:rPr>
          <w:delText xml:space="preserve">בהלו נרו עלי ראשי לאורו אלך חשך</w:delText>
        </w:r>
      </w:del>
      <w:r>
        <w:rPr>
          <w:rFonts w:hint="cs"/>
          <w:rtl/>
        </w:rPr>
        <w:t>'</w:t>
      </w:r>
      <w:r w:rsidRPr="00B078C3">
        <w:rPr>
          <w:rtl/>
        </w:rPr>
        <w:t>.</w:t>
      </w:r>
    </w:p>
    <w:p w:rsidR="00E403F0" w:rsidRPr="00B078C3" w:rsidRDefault="00E403F0" w:rsidP="00E403F0">
      <w:pPr>
        <w:ind w:left="141" w:hanging="141"/>
        <w:rPr>
          <w:rFonts w:ascii="FontbitDavid" w:hAnsi="FontbitDavid"/>
          <w:sz w:val="24"/>
          <w:rtl/>
        </w:rPr>
      </w:pPr>
      <w:r>
        <w:rPr>
          <w:rFonts w:ascii="FontbitDavid" w:hAnsi="FontbitDavid"/>
          <w:sz w:val="24"/>
          <w:rtl/>
        </w:rPr>
        <w:tab/>
      </w:r>
      <w:r w:rsidRPr="00B078C3">
        <w:rPr>
          <w:rFonts w:ascii="FontbitDavid" w:hAnsi="FontbitDavid"/>
          <w:sz w:val="24"/>
          <w:rtl/>
        </w:rPr>
        <w:t>ואל תתמה, שהרי אדם ישן כאן ורואה חלום באספמיא.</w:t>
      </w:r>
    </w:p>
    <w:p w:rsidR="00E403F0" w:rsidRPr="00B078C3" w:rsidRDefault="00E403F0" w:rsidP="00E403F0">
      <w:pPr>
        <w:ind w:left="141" w:hanging="141"/>
        <w:rPr>
          <w:rFonts w:ascii="FontbitDavid" w:hAnsi="FontbitDavid"/>
          <w:sz w:val="24"/>
          <w:rtl/>
        </w:rPr>
      </w:pPr>
      <w:r>
        <w:rPr>
          <w:rFonts w:ascii="FontbitDavid" w:hAnsi="FontbitDavid"/>
          <w:sz w:val="24"/>
          <w:rtl/>
        </w:rPr>
        <w:tab/>
      </w:r>
      <w:r w:rsidRPr="00B078C3">
        <w:rPr>
          <w:rFonts w:ascii="FontbitDavid" w:hAnsi="FontbitDavid"/>
          <w:sz w:val="24"/>
          <w:rtl/>
        </w:rPr>
        <w:t>ואין לך ימים שאדם שר</w:t>
      </w:r>
      <w:r>
        <w:rPr>
          <w:rFonts w:ascii="FontbitDavid" w:hAnsi="FontbitDavid"/>
          <w:sz w:val="24"/>
          <w:rtl/>
        </w:rPr>
        <w:t>וי בטובה יותר מאותן הימים, שנא</w:t>
      </w:r>
      <w:r>
        <w:rPr>
          <w:rFonts w:ascii="FontbitDavid" w:hAnsi="FontbitDavid" w:hint="cs"/>
          <w:sz w:val="24"/>
          <w:rtl/>
        </w:rPr>
        <w:t>'</w:t>
      </w:r>
      <w:r w:rsidRPr="00B078C3">
        <w:rPr>
          <w:rStyle w:val="afffff0"/>
          <w:rFonts w:ascii="FontbitDavid" w:hAnsi="FontbitDavid"/>
          <w:sz w:val="24"/>
          <w:rtl/>
        </w:rPr>
        <w:t xml:space="preserve"> מי יתנני כירחי קדם כימי אלוה ישמרני</w:t>
      </w:r>
      <w:r>
        <w:rPr>
          <w:rFonts w:ascii="FontbitDavid" w:hAnsi="FontbitDavid" w:hint="cs"/>
          <w:sz w:val="24"/>
          <w:rtl/>
        </w:rPr>
        <w:t>'</w:t>
      </w:r>
      <w:r w:rsidRPr="00B078C3">
        <w:rPr>
          <w:rFonts w:ascii="FontbitDavid" w:hAnsi="FontbitDavid"/>
          <w:sz w:val="24"/>
          <w:rtl/>
        </w:rPr>
        <w:t>, ואיזהו ימים שיש בהם ירחים ואין בהם שנים - הוי אומר אלו ירחי לידה.</w:t>
      </w:r>
    </w:p>
    <w:p w:rsidR="00E403F0" w:rsidRPr="00017C1D" w:rsidRDefault="00E403F0" w:rsidP="00E403F0">
      <w:pPr>
        <w:ind w:left="141" w:hanging="141"/>
        <w:rPr>
          <w:rFonts w:ascii="FontbitDavid" w:hAnsi="FontbitDavid"/>
          <w:spacing w:val="-2"/>
          <w:sz w:val="24"/>
          <w:rtl/>
        </w:rPr>
      </w:pPr>
      <w:r w:rsidRPr="00017C1D">
        <w:rPr>
          <w:rFonts w:ascii="FontbitDavid" w:hAnsi="FontbitDavid"/>
          <w:spacing w:val="-2"/>
          <w:sz w:val="24"/>
          <w:rtl/>
        </w:rPr>
        <w:tab/>
        <w:t xml:space="preserve">ומלמדין אותו כל התורה כולה, שנאמר </w:t>
      </w:r>
      <w:r w:rsidRPr="00017C1D">
        <w:rPr>
          <w:rFonts w:ascii="FontbitDavid" w:hAnsi="FontbitDavid" w:hint="cs"/>
          <w:spacing w:val="-2"/>
          <w:sz w:val="24"/>
          <w:rtl/>
        </w:rPr>
        <w:t>'</w:t>
      </w:r>
      <w:ins w:id="90385" w:author="Claude - סמנטי" w:date="2026-10-11T12:19:29Z">
        <w:r>
          <w:rPr>
            <w:rStyle w:val="afffff0"/>
            <w:rFonts w:ascii="FontbitDavid" w:hAnsi="FontbitDavid"/>
            <w:spacing w:val="-2"/>
            <w:sz w:val="24"/>
            <w:rtl/>
          </w:rPr>
          <w:t xml:space="preserve">וַיּוֹרֵנִי וַיֹּאמֶר לִי יִתְמָךְ דְּבָרַי לִבֶּךָ שְׁמוֹר מִצְוֺתַי וֶחְיֵה</w:t>
        </w:r>
      </w:ins>
      <w:del w:id="90386" w:author="Claude - סמנטי" w:date="2026-10-11T12:19:29Z">
        <w:r w:rsidRPr="00017C1D">
          <w:rPr>
            <w:rFonts w:ascii="FontbitDavid" w:hAnsi="FontbitDavid"/>
            <w:spacing w:val="-2"/>
            <w:sz w:val="24"/>
            <w:rtl/>
          </w:rPr>
          <w:delText xml:space="preserve">ויורני ויאמר לי יתמך דברי לבך שמור מצותי וחיה</w:delText>
        </w:r>
      </w:del>
      <w:r w:rsidRPr="00017C1D">
        <w:rPr>
          <w:rFonts w:ascii="FontbitDavid" w:hAnsi="FontbitDavid" w:hint="cs"/>
          <w:spacing w:val="-2"/>
          <w:sz w:val="24"/>
          <w:rtl/>
        </w:rPr>
        <w:t>'</w:t>
      </w:r>
      <w:r w:rsidRPr="00017C1D">
        <w:rPr>
          <w:rFonts w:ascii="FontbitDavid" w:hAnsi="FontbitDavid"/>
          <w:spacing w:val="-2"/>
          <w:sz w:val="24"/>
          <w:rtl/>
        </w:rPr>
        <w:t xml:space="preserve">, </w:t>
      </w:r>
    </w:p>
    <w:p w:rsidR="00E403F0" w:rsidRPr="00B078C3" w:rsidRDefault="00E403F0" w:rsidP="00E403F0">
      <w:pPr>
        <w:ind w:left="141" w:hanging="141"/>
        <w:rPr>
          <w:rFonts w:ascii="FontbitDavid" w:hAnsi="FontbitDavid"/>
          <w:sz w:val="24"/>
          <w:rtl/>
        </w:rPr>
      </w:pPr>
      <w:r>
        <w:rPr>
          <w:rFonts w:ascii="FontbitDavid" w:hAnsi="FontbitDavid"/>
          <w:sz w:val="24"/>
          <w:rtl/>
        </w:rPr>
        <w:tab/>
      </w:r>
      <w:r w:rsidRPr="00B078C3">
        <w:rPr>
          <w:rFonts w:ascii="FontbitDavid" w:hAnsi="FontbitDavid"/>
          <w:sz w:val="24"/>
          <w:rtl/>
        </w:rPr>
        <w:t xml:space="preserve">ואומר </w:t>
      </w:r>
      <w:r>
        <w:rPr>
          <w:rFonts w:ascii="FontbitDavid" w:hAnsi="FontbitDavid" w:hint="cs"/>
          <w:sz w:val="24"/>
          <w:rtl/>
        </w:rPr>
        <w:t>[שלא הנביא זה שאומר] '</w:t>
      </w:r>
      <w:ins w:id="90387" w:author="Claude - סמנטי" w:date="2026-10-11T12:19:29Z">
        <w:r>
          <w:rPr>
            <w:rStyle w:val="afffff0"/>
            <w:rFonts w:ascii="FontbitDavid" w:hAnsi="FontbitDavid"/>
            <w:sz w:val="24"/>
            <w:rtl/>
          </w:rPr>
          <w:t xml:space="preserve">בְּסוֹד אֱלוֹהַּ עֲלֵי אָהֳלִי</w:t>
        </w:r>
      </w:ins>
      <w:del w:id="90388" w:author="Claude - סמנטי" w:date="2026-10-11T12:19:29Z">
        <w:r w:rsidRPr="00B078C3">
          <w:rPr>
            <w:rFonts w:ascii="FontbitDavid" w:hAnsi="FontbitDavid"/>
            <w:sz w:val="24"/>
            <w:rtl/>
          </w:rPr>
          <w:delText xml:space="preserve">בסוד אלוה עלי אהלי</w:delText>
        </w:r>
      </w:del>
      <w:r>
        <w:rPr>
          <w:rFonts w:ascii="FontbitDavid" w:hAnsi="FontbitDavid" w:hint="cs"/>
          <w:sz w:val="24"/>
          <w:rtl/>
        </w:rPr>
        <w:t>'</w:t>
      </w:r>
      <w:r w:rsidRPr="00B078C3">
        <w:rPr>
          <w:rFonts w:ascii="FontbitDavid" w:hAnsi="FontbitDavid"/>
          <w:sz w:val="24"/>
          <w:rtl/>
        </w:rPr>
        <w:t>.</w:t>
      </w:r>
      <w:r>
        <w:rPr>
          <w:rFonts w:ascii="FontbitDavid" w:hAnsi="FontbitDavid" w:hint="cs"/>
          <w:sz w:val="24"/>
          <w:rtl/>
        </w:rPr>
        <w:t xml:space="preserve"> </w:t>
      </w:r>
    </w:p>
    <w:p w:rsidR="00E403F0" w:rsidRPr="00017C1D" w:rsidRDefault="00E403F0" w:rsidP="00E403F0">
      <w:pPr>
        <w:pStyle w:val="a3"/>
        <w:rPr>
          <w:spacing w:val="-8"/>
          <w:rtl/>
        </w:rPr>
      </w:pPr>
      <w:del w:id="92861" w:author="מנוע מכני" w:date="2026-10-11T12:04:39Z">
        <w:r w:rsidRPr="00017C1D">
          <w:rPr>
            <w:rFonts w:hint="cs"/>
            <w:spacing w:val="-8"/>
            <w:rtl/>
          </w:rPr>
          <w:delText xml:space="preserve">   </w:delText>
        </w:r>
      </w:del>
      <w:r>
        <w:rPr>
          <w:spacing w:val="-8"/>
          <w:rtl/>
        </w:rPr>
        <w:t xml:space="preserve">וכיון שבא לאויר העולם בא מלאך וסטרו על פיו, ומשכחו כל התורה כולה, שנאמר </w:t>
      </w:r>
      <w:r>
        <w:rPr>
          <w:rStyle w:val="afffff0"/>
          <w:spacing w:val="-8"/>
          <w:rtl/>
          <w:rPrChange w:id="9019" w:author="מנוע פסוקים" w:date="2026-10-11T09:23:42Z">
            <w:rPr>
              <w:spacing w:val="-8"/>
              <w:rtl/>
            </w:rPr>
          </w:rPrChange>
        </w:rPr>
        <w:t xml:space="preserve">לפתח חטאת רובץ</w:t>
      </w:r>
      <w:r>
        <w:rPr>
          <w:spacing w:val="-8"/>
          <w:rtl/>
        </w:rPr>
        <w:t xml:space="preserve">.</w:t>
      </w:r>
    </w:p>
    <w:p w:rsidR="00E403F0" w:rsidRDefault="00E403F0" w:rsidP="00E403F0">
      <w:pPr>
        <w:rPr>
          <w:rFonts w:ascii="FontbitDavid" w:hAnsi="FontbitDavid"/>
          <w:sz w:val="24"/>
          <w:rtl/>
        </w:rPr>
      </w:pPr>
      <w:r w:rsidRPr="00B078C3">
        <w:rPr>
          <w:rFonts w:ascii="FontbitDavid" w:hAnsi="FontbitDavid"/>
          <w:sz w:val="24"/>
          <w:rtl/>
        </w:rPr>
        <w:t xml:space="preserve">ואינו יוצא משם עד שמשביעין אותו, שנאמר </w:t>
      </w:r>
      <w:r>
        <w:rPr>
          <w:rFonts w:ascii="FontbitDavid" w:hAnsi="FontbitDavid" w:hint="cs"/>
          <w:sz w:val="24"/>
          <w:rtl/>
        </w:rPr>
        <w:t>'</w:t>
      </w:r>
      <w:ins w:id="90389" w:author="Claude - סמנטי" w:date="2026-10-11T12:19:29Z">
        <w:r>
          <w:rPr>
            <w:rStyle w:val="afffff0"/>
            <w:rFonts w:ascii="FontbitDavid" w:hAnsi="FontbitDavid"/>
            <w:sz w:val="24"/>
            <w:rtl/>
          </w:rPr>
          <w:t xml:space="preserve">כִּי לִי תִכְרַע כָּל בֶּרֶךְ תִּשָּׁבַע כָּל לָשׁוֹן</w:t>
        </w:r>
      </w:ins>
      <w:del w:id="90390" w:author="Claude - סמנטי" w:date="2026-10-11T12:19:29Z">
        <w:r w:rsidRPr="00B078C3">
          <w:rPr>
            <w:rFonts w:ascii="FontbitDavid" w:hAnsi="FontbitDavid"/>
            <w:sz w:val="24"/>
            <w:rtl/>
          </w:rPr>
          <w:delText xml:space="preserve">כי לי תכרע כל ברך תשבע כל לשון</w:delText>
        </w:r>
      </w:del>
      <w:r>
        <w:rPr>
          <w:rFonts w:ascii="FontbitDavid" w:hAnsi="FontbitDavid" w:hint="cs"/>
          <w:sz w:val="24"/>
          <w:rtl/>
        </w:rPr>
        <w:t>'</w:t>
      </w:r>
      <w:r w:rsidRPr="00B078C3">
        <w:rPr>
          <w:rFonts w:ascii="FontbitDavid" w:hAnsi="FontbitDavid"/>
          <w:sz w:val="24"/>
          <w:rtl/>
        </w:rPr>
        <w:t xml:space="preserve">,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 xml:space="preserve">כי לי תכרע כל ברך - זה יום המיתה, שנאמר </w:t>
      </w:r>
      <w:r>
        <w:rPr>
          <w:rStyle w:val="afffff0"/>
          <w:rFonts w:ascii="FontbitDavid" w:hAnsi="FontbitDavid"/>
          <w:sz w:val="24"/>
          <w:rtl/>
          <w:rPrChange w:id="9020" w:author="מנוע פסוקים" w:date="2026-10-11T09:23:42Z">
            <w:rPr>
              <w:rFonts w:ascii="FontbitDavid" w:hAnsi="FontbitDavid"/>
              <w:sz w:val="24"/>
              <w:rtl/>
            </w:rPr>
          </w:rPrChange>
        </w:rPr>
        <w:t xml:space="preserve">לפניו יכרעו כל יורדי עפר</w:t>
      </w:r>
      <w:r>
        <w:rPr>
          <w:rFonts w:ascii="FontbitDavid" w:hAnsi="FontbitDavid"/>
          <w:sz w:val="24"/>
          <w:rtl/>
        </w:rPr>
        <w:t xml:space="preserve">,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hint="cs"/>
          <w:sz w:val="24"/>
          <w:rtl/>
        </w:rPr>
        <w:t>'</w:t>
      </w:r>
      <w:ins w:id="90391" w:author="Claude - סמנטי" w:date="2026-10-11T12:19:29Z">
        <w:r>
          <w:rPr>
            <w:rStyle w:val="afffff0"/>
            <w:rFonts w:ascii="FontbitDavid" w:hAnsi="FontbitDavid"/>
            <w:sz w:val="24"/>
            <w:rtl/>
          </w:rPr>
          <w:t xml:space="preserve">תִּשָּׁבַע כָּל לָשׁוֹן</w:t>
        </w:r>
      </w:ins>
      <w:del w:id="90392" w:author="Claude - סמנטי" w:date="2026-10-11T12:19:29Z">
        <w:r>
          <w:rPr>
            <w:rFonts w:ascii="FontbitDavid" w:hAnsi="FontbitDavid"/>
            <w:sz w:val="24"/>
            <w:rtl/>
          </w:rPr>
          <w:delText xml:space="preserve">תשבע כל לשון</w:delText>
        </w:r>
      </w:del>
      <w:r>
        <w:rPr>
          <w:rFonts w:ascii="FontbitDavid" w:hAnsi="FontbitDavid" w:hint="cs"/>
          <w:sz w:val="24"/>
          <w:rtl/>
        </w:rPr>
        <w:t>'</w:t>
      </w:r>
      <w:r>
        <w:rPr>
          <w:rFonts w:ascii="FontbitDavid" w:hAnsi="FontbitDavid"/>
          <w:sz w:val="24"/>
          <w:rtl/>
        </w:rPr>
        <w:t xml:space="preserve">- זה יום הלידה, שנאמר </w:t>
      </w:r>
      <w:r>
        <w:rPr>
          <w:rStyle w:val="afffff0"/>
          <w:rFonts w:ascii="FontbitDavid" w:hAnsi="FontbitDavid"/>
          <w:sz w:val="24"/>
          <w:rtl/>
          <w:rPrChange w:id="9021" w:author="מנוע פסוקים" w:date="2026-10-11T09:23:42Z">
            <w:rPr>
              <w:rFonts w:ascii="FontbitDavid" w:hAnsi="FontbitDavid"/>
              <w:sz w:val="24"/>
              <w:rtl/>
            </w:rPr>
          </w:rPrChange>
        </w:rPr>
        <w:t xml:space="preserve">נקי כפים ובר לבב אשר </w:t>
      </w:r>
      <w:r>
        <w:rPr>
          <w:rStyle w:val="afffff0"/>
          <w:rFonts w:ascii="FontbitDavid" w:hAnsi="FontbitDavid"/>
          <w:sz w:val="24"/>
          <w:rtl/>
          <w:rPrChange w:id="9022" w:author="מנוע פסוקים" w:date="2026-10-11T09:23:42Z">
            <w:rPr>
              <w:rFonts w:ascii="FontbitDavid" w:hAnsi="FontbitDavid"/>
              <w:sz w:val="24"/>
              <w:rtl/>
            </w:rPr>
          </w:rPrChange>
        </w:rPr>
        <w:t xml:space="preserve">לא</w:t>
      </w:r>
      <w:r>
        <w:rPr>
          <w:rStyle w:val="afffff0"/>
          <w:rFonts w:ascii="FontbitDavid" w:hAnsi="FontbitDavid"/>
          <w:sz w:val="24"/>
          <w:rtl/>
          <w:rPrChange w:id="9023" w:author="מנוע פסוקים" w:date="2026-10-11T09:23:42Z">
            <w:rPr>
              <w:rFonts w:ascii="FontbitDavid" w:hAnsi="FontbitDavid"/>
              <w:sz w:val="24"/>
              <w:rtl/>
            </w:rPr>
          </w:rPrChange>
        </w:rPr>
        <w:t xml:space="preserve"> נשא לשוא נפשו ולא נשבע למרמה</w:t>
      </w:r>
      <w:r>
        <w:rPr>
          <w:rFonts w:ascii="FontbitDavid" w:hAnsi="FontbitDavid" w:hint="cs"/>
          <w:sz w:val="24"/>
          <w:rtl/>
        </w:rPr>
        <w:t>'</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ומה היא השבועה שמשביעין אותו - תהי צדיק ואל תהי רשע, </w:t>
      </w:r>
      <w:ins w:id="93101" w:author="מנוע מכני" w:date="2026-10-11T12:04:39Z">
        <w:r>
          <w:rPr>
            <w:rFonts w:ascii="FontbitDavid" w:hAnsi="FontbitDavid"/>
            <w:sz w:val="24"/>
            <w:rtl/>
          </w:rPr>
          <w:t xml:space="preserve">ואפי'</w:t>
        </w:r>
      </w:ins>
      <w:del w:id="93102"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כל העולם כולו אומרים לך צדיק אתה - היה בעיניך כרשע.</w:t>
      </w:r>
    </w:p>
    <w:p w:rsidR="00E403F0"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והוי יודע שהקב"ה טהור ומשרתיו טהורים, ונשמה שנתן בך טהורה היא,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אם אתה משמרה בטהרה - מוטב, ואם </w:t>
      </w:r>
      <w:ins w:id="93975" w:author="מנוע מכני" w:date="2026-10-11T12:04:39Z">
        <w:r>
          <w:rPr>
            <w:rFonts w:ascii="FontbitDavid" w:hAnsi="FontbitDavid"/>
            <w:sz w:val="24"/>
            <w:rtl/>
          </w:rPr>
          <w:t xml:space="preserve">לא</w:t>
        </w:r>
      </w:ins>
      <w:del w:id="9397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הריני נוטלה ממך.</w:t>
      </w:r>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Style w:val="2fb"/>
          <w:rFonts w:ascii="FontbitDavid" w:hAnsi="FontbitDavid"/>
          <w:sz w:val="24"/>
          <w:rtl/>
        </w:rPr>
        <w:t xml:space="preserve">תדר</w:t>
      </w:r>
      <w:ins w:id="91325" w:author="מנוע מכני" w:date="2026-10-11T12:04:39Z">
        <w:r>
          <w:rPr>
            <w:rStyle w:val="2fb"/>
            <w:rFonts w:ascii="FontbitDavid" w:hAnsi="FontbitDavid"/>
            <w:sz w:val="24"/>
            <w:rtl/>
          </w:rPr>
          <w:t xml:space="preserve">י"ש</w:t>
        </w:r>
      </w:ins>
      <w:del w:id="91326" w:author="מנוע מכני" w:date="2026-10-11T12:04:39Z">
        <w:r w:rsidRPr="00B078C3">
          <w:rPr>
            <w:rFonts w:ascii="FontbitDavid" w:hAnsi="FontbitDavid"/>
            <w:sz w:val="24"/>
            <w:rtl/>
          </w:rPr>
          <w:delText xml:space="preserve">י''ש</w:delText>
        </w:r>
      </w:del>
      <w:r w:rsidRPr="00B078C3">
        <w:rPr>
          <w:rFonts w:ascii="FontbitDavid" w:hAnsi="FontbitDavid"/>
          <w:sz w:val="24"/>
          <w:rtl/>
        </w:rPr>
        <w:t xml:space="preserve">: משל לכהן שמסר תרומה לעם הארץ, ואמר </w:t>
      </w:r>
      <w:r>
        <w:rPr>
          <w:rFonts w:ascii="FontbitDavid" w:hAnsi="FontbitDavid"/>
          <w:sz w:val="24"/>
          <w:rtl/>
        </w:rPr>
        <w:t xml:space="preserve">לו אם אתה משמרה בטהרה מוטב, ואם </w:t>
      </w:r>
      <w:ins w:id="93977" w:author="מנוע מכני" w:date="2026-10-11T12:04:39Z">
        <w:r>
          <w:rPr>
            <w:rFonts w:ascii="FontbitDavid" w:hAnsi="FontbitDavid"/>
            <w:sz w:val="24"/>
            <w:rtl/>
          </w:rPr>
          <w:t xml:space="preserve">לא</w:t>
        </w:r>
      </w:ins>
      <w:del w:id="93978" w:author="מנוע מכני" w:date="2026-10-11T12:04:39Z">
        <w:r>
          <w:rPr>
            <w:rFonts w:ascii="FontbitDavid" w:hAnsi="FontbitDavid"/>
            <w:sz w:val="24"/>
            <w:rtl/>
          </w:rPr>
          <w:delText xml:space="preserve">לאו</w:delText>
        </w:r>
      </w:del>
      <w:r w:rsidRPr="00B078C3">
        <w:rPr>
          <w:rFonts w:ascii="FontbitDavid" w:hAnsi="FontbitDavid"/>
          <w:sz w:val="24"/>
          <w:rtl/>
        </w:rPr>
        <w:t xml:space="preserve"> הריני שורפה לפניך.</w:t>
      </w:r>
    </w:p>
    <w:p w:rsidR="00E403F0" w:rsidRPr="00B078C3" w:rsidRDefault="00E403F0" w:rsidP="00E403F0">
      <w:pPr>
        <w:pStyle w:val="afff3"/>
        <w:framePr w:wrap="around"/>
        <w:rPr>
          <w:sz w:val="24"/>
          <w:rtl/>
        </w:rPr>
      </w:pPr>
      <w:r>
        <w:rPr>
          <w:rFonts w:hint="cs"/>
          <w:rtl/>
        </w:rPr>
        <w:t>לא.</w:t>
      </w:r>
    </w:p>
    <w:p>
      <w:pPr>
        <w:pStyle w:val="38"/>
        <w:rPr>
          <w:ins w:id="99943" w:author="מנוע מכני" w:date="2026-10-11T12:04:39Z"/>
        </w:rPr>
      </w:pPr>
      <w:del w:id="99942" w:author="מנוע מכני" w:date="2026-10-11T12:04:39Z">
        <w:r w:rsidRPr="00E744B3">
          <w:delText xml:space="preserve">•</w:delText>
        </w:r>
      </w:del>
      <w:r w:rsidRPr="00E744B3">
        <w:t xml:space="preserve"> </w:t>
      </w:r>
      <w:r w:rsidRPr="00B078C3">
        <w:t>א</w:t>
      </w:r>
      <w:ins w:id="91327" w:author="מנוע מכני" w:date="2026-10-11T12:04:39Z">
        <w:r>
          <w:t xml:space="preserve">ר"א</w:t>
        </w:r>
      </w:ins>
      <w:del w:id="91328"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999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 </w:t>
      </w:r>
      <w:r>
        <w:rPr>
          <w:rFonts w:ascii="FontbitDavid" w:hAnsi="FontbitDavid" w:hint="cs"/>
          <w:sz w:val="24"/>
          <w:rtl/>
        </w:rPr>
        <w:t>'</w:t>
      </w:r>
      <w:ins w:id="90395" w:author="Claude - סמנטי" w:date="2026-10-11T12:19:29Z">
        <w:r>
          <w:rPr>
            <w:rStyle w:val="afffff0"/>
            <w:rFonts w:ascii="FontbitDavid" w:hAnsi="FontbitDavid"/>
            <w:sz w:val="24"/>
            <w:rtl/>
          </w:rPr>
          <w:t xml:space="preserve">מִמְּעֵי אִמִּי אַתָּה גוֹזִי</w:t>
        </w:r>
      </w:ins>
      <w:del w:id="90396" w:author="Claude - סמנטי" w:date="2026-10-11T12:19:29Z">
        <w:r w:rsidRPr="00B078C3">
          <w:rPr>
            <w:rFonts w:ascii="FontbitDavid" w:hAnsi="FontbitDavid"/>
            <w:sz w:val="24"/>
            <w:rtl/>
          </w:rPr>
          <w:delText xml:space="preserve">ממעי אמי אתה גוזי</w:delText>
        </w:r>
      </w:del>
      <w:r>
        <w:rPr>
          <w:rFonts w:ascii="FontbitDavid" w:hAnsi="FontbitDavid" w:hint="cs"/>
          <w:sz w:val="24"/>
          <w:rtl/>
        </w:rPr>
        <w:t>'</w:t>
      </w:r>
      <w:r w:rsidRPr="00B078C3">
        <w:rPr>
          <w:rFonts w:ascii="FontbitDavid" w:hAnsi="FontbitDavid"/>
          <w:sz w:val="24"/>
          <w:rtl/>
        </w:rPr>
        <w:t>.</w:t>
      </w:r>
      <w:r>
        <w:rPr>
          <w:rFonts w:ascii="FontbitDavid" w:hAnsi="FontbitDavid" w:hint="cs"/>
          <w:sz w:val="24"/>
          <w:rtl/>
        </w:rPr>
        <w:t xml:space="preserve"> </w:t>
      </w:r>
      <w:r>
        <w:rPr>
          <w:rFonts w:ascii="FontbitDavid" w:hAnsi="FontbitDavid"/>
          <w:sz w:val="24"/>
          <w:rtl/>
        </w:rPr>
        <w:t>–</w:t>
      </w:r>
      <w:r>
        <w:rPr>
          <w:rFonts w:ascii="FontbitDavid" w:hAnsi="FontbitDavid" w:hint="cs"/>
          <w:sz w:val="24"/>
          <w:rtl/>
        </w:rPr>
        <w:t xml:space="preserve"> לשון שבועה הוא ד'</w:t>
      </w:r>
      <w:ins w:id="90393" w:author="Claude - סמנטי" w:date="2026-10-11T12:19:29Z">
        <w:r>
          <w:rPr>
            <w:rStyle w:val="afffff0"/>
            <w:rFonts w:ascii="FontbitDavid" w:hAnsi="FontbitDavid"/>
            <w:sz w:val="24"/>
            <w:rtl/>
          </w:rPr>
          <w:t xml:space="preserve">גֹּזִּי נִזְרֵךְ וְהַשְׁלִיכִי</w:t>
        </w:r>
      </w:ins>
      <w:del w:id="90394" w:author="Claude - סמנטי" w:date="2026-10-11T12:19:29Z">
        <w:r w:rsidRPr="00B078C3">
          <w:rPr>
            <w:rFonts w:ascii="FontbitDavid" w:hAnsi="FontbitDavid"/>
            <w:sz w:val="24"/>
            <w:rtl/>
          </w:rPr>
          <w:delText xml:space="preserve">גזי נזרך והשליכי</w:delText>
        </w:r>
      </w:del>
      <w:r>
        <w:rPr>
          <w:rFonts w:ascii="FontbitDavid" w:hAnsi="FontbitDavid" w:hint="cs"/>
          <w:sz w:val="24"/>
          <w:rtl/>
        </w:rPr>
        <w:t>'</w:t>
      </w:r>
      <w:r w:rsidRPr="00B078C3">
        <w:rPr>
          <w:rFonts w:ascii="FontbitDavid" w:hAnsi="FontbitDavid"/>
          <w:sz w:val="24"/>
          <w:rtl/>
        </w:rPr>
        <w:t>.</w:t>
      </w:r>
    </w:p>
    <w:p>
      <w:pPr>
        <w:pStyle w:val="38"/>
        <w:rPr>
          <w:ins w:id="99946" w:author="מנוע מכני" w:date="2026-10-11T12:04:39Z"/>
        </w:rPr>
      </w:pPr>
      <w:del w:id="99945" w:author="מנוע מכני" w:date="2026-10-11T12:04:39Z">
        <w:r w:rsidRPr="00017C1D">
          <w:delText xml:space="preserve">•</w:delText>
        </w:r>
      </w:del>
      <w:r w:rsidRPr="00017C1D">
        <w:t xml:space="preserve"> </w:t>
      </w:r>
      <w:r w:rsidRPr="00017C1D">
        <w:t xml:space="preserve">וא</w:t>
      </w:r>
      <w:ins w:id="91329" w:author="מנוע מכני" w:date="2026-10-11T12:04:39Z">
        <w:r>
          <w:t xml:space="preserve">ר"א</w:t>
        </w:r>
      </w:ins>
      <w:del w:id="91330" w:author="מנוע מכני" w:date="2026-10-11T12:04:39Z">
        <w:r w:rsidRPr="00017C1D">
          <w:delText xml:space="preserve">ר''א</w:delText>
        </w:r>
      </w:del>
      <w:r w:rsidRPr="00017C1D">
        <w:t xml:space="preserve">:</w:t>
      </w:r>
    </w:p>
    <w:p w:rsidR="00E403F0" w:rsidRPr="00017C1D" w:rsidRDefault="00E403F0" w:rsidP="00E403F0">
      <w:pPr>
        <w:pStyle w:val="a3"/>
        <w:rPr>
          <w:spacing w:val="-8"/>
          <w:rtl/>
        </w:rPr>
      </w:pPr>
      <w:del w:id="99947" w:author="מנוע מכני" w:date="2026-10-11T12:04:39Z">
        <w:r w:rsidRPr="00017C1D">
          <w:rPr>
            <w:spacing w:val="-8"/>
            <w:rtl/>
          </w:rPr>
          <w:delText xml:space="preserve"> </w:delText>
        </w:r>
      </w:del>
      <w:r w:rsidRPr="00017C1D">
        <w:rPr>
          <w:spacing w:val="-8"/>
          <w:rtl/>
        </w:rPr>
        <w:t xml:space="preserve">למה ולד דומה במעי אמו לאגוז מונח בספל של מים, אדם נותן אצבעו עליו, שוקע לכאן ולכאן.</w:t>
      </w:r>
    </w:p>
    <w:p>
      <w:pPr>
        <w:pStyle w:val="afffff8"/>
        <w:rPr>
          <w:ins w:id="90425" w:author="קלוד" w:date="2026-10-11T12:23:38Z"/>
        </w:rPr>
      </w:pPr>
      <w:ins w:id="90426" w:author="קלוד" w:date="2026-10-11T12:23:38Z">
        <w:r>
          <w:rPr>
            <w:color w:val="7B3F00"/>
          </w:rPr>
          <w:t xml:space="preserve">שלושת חדשי העיבור - מדור תחתון, אמצעי ועליון</w:t>
        </w:r>
      </w:ins>
    </w:p>
    <w:p>
      <w:pPr>
        <w:pStyle w:val="38"/>
        <w:rPr>
          <w:ins w:id="99949" w:author="מנוע מכני" w:date="2026-10-11T12:04:39Z"/>
        </w:rPr>
      </w:pPr>
      <w:del w:id="99948" w:author="מנוע מכני" w:date="2026-10-11T12:04:39Z">
        <w:r w:rsidRPr="00E744B3">
          <w:delText xml:space="preserve">•</w:delText>
        </w:r>
      </w:del>
      <w:r w:rsidRPr="00E744B3">
        <w:t xml:space="preserve"> </w:t>
      </w:r>
      <w:r w:rsidRPr="00B078C3">
        <w:t xml:space="preserve">תנו רבנן:</w:t>
      </w:r>
    </w:p>
    <w:p w:rsidR="00E403F0" w:rsidRPr="00B078C3" w:rsidRDefault="00E403F0" w:rsidP="00E403F0">
      <w:pPr>
        <w:rPr>
          <w:rFonts w:ascii="FontbitDavid" w:hAnsi="FontbitDavid"/>
          <w:sz w:val="24"/>
          <w:rtl/>
        </w:rPr>
      </w:pPr>
      <w:del w:id="999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שלשה חדשים הראשונים - ולד דר במדור התחתון, אמצעיים - ולד דר במדור האמצעי, אחרונים - ולד דר במדור העליון.</w:t>
      </w:r>
    </w:p>
    <w:p w:rsidR="00E403F0" w:rsidRPr="00B078C3" w:rsidRDefault="00E403F0" w:rsidP="00E403F0">
      <w:pPr>
        <w:rPr>
          <w:rFonts w:ascii="FontbitDavid" w:hAnsi="FontbitDavid"/>
          <w:sz w:val="24"/>
          <w:rtl/>
        </w:rPr>
      </w:pPr>
      <w:r w:rsidRPr="00B078C3">
        <w:rPr>
          <w:rFonts w:ascii="FontbitDavid" w:hAnsi="FontbitDavid"/>
          <w:sz w:val="24"/>
          <w:rtl/>
        </w:rPr>
        <w:t>וכיון שהגיע זמנו לצאת - מתהפך ויוצא, וזהו חבלי אשה.</w:t>
      </w:r>
    </w:p>
    <w:p>
      <w:pPr>
        <w:pStyle w:val="38"/>
        <w:rPr>
          <w:ins w:id="99951" w:author="מנוע מכני" w:date="2026-10-11T12:04:39Z"/>
        </w:rPr>
      </w:pPr>
      <w:r w:rsidRPr="00B078C3">
        <w:t xml:space="preserve">והיינו</w:t>
      </w:r>
    </w:p>
    <w:p w:rsidR="00E403F0" w:rsidRPr="00B078C3" w:rsidRDefault="00E403F0" w:rsidP="00E403F0">
      <w:pPr>
        <w:rPr>
          <w:rFonts w:ascii="FontbitDavid" w:hAnsi="FontbitDavid"/>
          <w:sz w:val="24"/>
          <w:rtl/>
        </w:rPr>
      </w:pPr>
      <w:del w:id="9995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דתנן</w:t>
      </w:r>
      <w:r w:rsidRPr="00B078C3">
        <w:rPr>
          <w:rFonts w:ascii="FontbitDavid" w:hAnsi="FontbitDavid"/>
          <w:sz w:val="24"/>
          <w:rtl/>
        </w:rPr>
        <w:t xml:space="preserve">: חבלי של נקבה מרובין משל זכר.</w:t>
      </w:r>
    </w:p>
    <w:p>
      <w:pPr>
        <w:pStyle w:val="38"/>
        <w:rPr>
          <w:ins w:id="99954" w:author="מנוע מכני" w:date="2026-10-11T12:04:39Z"/>
        </w:rPr>
      </w:pPr>
      <w:del w:id="99953" w:author="מנוע מכני" w:date="2026-10-11T12:04:39Z">
        <w:r w:rsidRPr="00E744B3">
          <w:delText xml:space="preserve">•</w:delText>
        </w:r>
      </w:del>
      <w:r>
        <w:t xml:space="preserve"> וא</w:t>
      </w:r>
      <w:ins w:id="91331" w:author="מנוע מכני" w:date="2026-10-11T12:04:39Z">
        <w:r>
          <w:t xml:space="preserve">ר"א</w:t>
        </w:r>
      </w:ins>
      <w:del w:id="91332" w:author="מנוע מכני" w:date="2026-10-11T12:04:39Z">
        <w:r>
          <w:delText xml:space="preserve">ר''א</w:delText>
        </w:r>
      </w:del>
      <w:r>
        <w:t xml:space="preserve">:</w:t>
      </w:r>
    </w:p>
    <w:p w:rsidR="00E403F0" w:rsidRPr="00B078C3" w:rsidRDefault="00E403F0" w:rsidP="00E403F0">
      <w:pPr>
        <w:rPr>
          <w:rFonts w:ascii="FontbitDavid" w:hAnsi="FontbitDavid"/>
          <w:sz w:val="24"/>
          <w:rtl/>
        </w:rPr>
      </w:pPr>
      <w:del w:id="99955" w:author="מנוע מכני" w:date="2026-10-11T12:04:39Z">
        <w:r w:rsidRPr="00B078C3">
          <w:rPr>
            <w:rFonts w:ascii="FontbitDavid" w:hAnsi="FontbitDavid"/>
            <w:sz w:val="24"/>
            <w:rtl/>
          </w:rPr>
          <w:delText xml:space="preserve"> </w:delText>
        </w:r>
      </w:del>
      <w:ins w:id="95497" w:author="מנוע מכני" w:date="2026-10-11T12:04:39Z">
        <w:r>
          <w:rPr>
            <w:rFonts w:ascii="FontbitDavid" w:hAnsi="FontbitDavid"/>
            <w:sz w:val="24"/>
            <w:rtl/>
          </w:rPr>
          <w:t xml:space="preserve">מה</w:t>
        </w:r>
      </w:ins>
      <w:del w:id="9549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קרא </w:t>
      </w:r>
      <w:r>
        <w:rPr>
          <w:rFonts w:ascii="FontbitDavid" w:hAnsi="FontbitDavid" w:hint="cs"/>
          <w:sz w:val="24"/>
          <w:rtl/>
        </w:rPr>
        <w:t>'</w:t>
      </w:r>
      <w:ins w:id="90397" w:author="Claude - סמנטי" w:date="2026-10-11T12:19:29Z">
        <w:r>
          <w:rPr>
            <w:rStyle w:val="afffff0"/>
            <w:rFonts w:ascii="FontbitDavid" w:hAnsi="FontbitDavid"/>
            <w:sz w:val="24"/>
            <w:rtl/>
          </w:rPr>
          <w:t xml:space="preserve">אֲשֶׁר עֻשֵּׂיתִי בַסֵּתֶר רֻקַּמְתִּי בְּתַחְתִּיּוֹת אָרֶץ</w:t>
        </w:r>
      </w:ins>
      <w:del w:id="90398" w:author="Claude - סמנטי" w:date="2026-10-11T12:19:29Z">
        <w:r w:rsidRPr="00B078C3">
          <w:rPr>
            <w:rFonts w:ascii="FontbitDavid" w:hAnsi="FontbitDavid"/>
            <w:sz w:val="24"/>
            <w:rtl/>
          </w:rPr>
          <w:delText xml:space="preserve">אשר עשיתי בסתר רקמתי בתחתיות ארץ</w:delText>
        </w:r>
      </w:del>
      <w:r>
        <w:rPr>
          <w:rFonts w:ascii="FontbitDavid" w:hAnsi="FontbitDavid" w:hint="cs"/>
          <w:sz w:val="24"/>
          <w:rtl/>
        </w:rPr>
        <w:t>'</w:t>
      </w:r>
      <w:r w:rsidRPr="00B078C3">
        <w:rPr>
          <w:rFonts w:ascii="FontbitDavid" w:hAnsi="FontbitDavid"/>
          <w:sz w:val="24"/>
          <w:rtl/>
        </w:rPr>
        <w:t xml:space="preserve">, דרתי </w:t>
      </w:r>
      <w:r w:rsidRPr="00B078C3">
        <w:rPr>
          <w:rFonts w:ascii="FontbitDavid" w:hAnsi="FontbitDavid"/>
          <w:sz w:val="24"/>
          <w:rtl/>
        </w:rPr>
        <w:t xml:space="preserve">לא</w:t>
      </w:r>
      <w:r w:rsidRPr="00B078C3">
        <w:rPr>
          <w:rFonts w:ascii="FontbitDavid" w:hAnsi="FontbitDavid"/>
          <w:sz w:val="24"/>
          <w:rtl/>
        </w:rPr>
        <w:t xml:space="preserve"> נאמר, אלא רקמתי.</w:t>
      </w:r>
    </w:p>
    <w:p w:rsidR="00E403F0" w:rsidRPr="00B078C3" w:rsidRDefault="00E403F0" w:rsidP="00E403F0">
      <w:pPr>
        <w:rPr>
          <w:rFonts w:ascii="FontbitDavid" w:hAnsi="FontbitDavid"/>
          <w:sz w:val="24"/>
          <w:rtl/>
        </w:rPr>
      </w:pPr>
      <w:ins w:id="91333" w:author="מנוע מכני" w:date="2026-10-11T12:04:39Z">
        <w:r>
          <w:rPr>
            <w:rFonts w:ascii="FontbitDavid" w:hAnsi="FontbitDavid"/>
            <w:sz w:val="24"/>
            <w:rtl/>
          </w:rPr>
          <w:t xml:space="preserve">מ"ש</w:t>
        </w:r>
      </w:ins>
      <w:del w:id="91334" w:author="מנוע מכני" w:date="2026-10-11T12:04:39Z">
        <w:r w:rsidRPr="00B078C3">
          <w:rPr>
            <w:rFonts w:ascii="FontbitDavid" w:hAnsi="FontbitDavid"/>
            <w:sz w:val="24"/>
            <w:rtl/>
          </w:rPr>
          <w:delText xml:space="preserve">מ</w:delText>
        </w:r>
        <w:r>
          <w:rPr>
            <w:rFonts w:ascii="FontbitDavid" w:hAnsi="FontbitDavid" w:hint="cs"/>
            <w:sz w:val="24"/>
            <w:rtl/>
          </w:rPr>
          <w:delText xml:space="preserve">''ש</w:delText>
        </w:r>
      </w:del>
      <w:r w:rsidRPr="00B078C3">
        <w:rPr>
          <w:rFonts w:ascii="FontbitDavid" w:hAnsi="FontbitDavid"/>
          <w:sz w:val="24"/>
          <w:rtl/>
        </w:rPr>
        <w:t xml:space="preserve"> חבלי נקבה מרובין משל זכר? זה בא כדרך תשמישו וזה בא כדרך תשמישו, זו - הופכת פניה, וזה - אין הופך פניו.</w:t>
      </w:r>
    </w:p>
    <w:p>
      <w:pPr>
        <w:pStyle w:val="afffff8"/>
        <w:rPr>
          <w:ins w:id="90423" w:author="קלוד" w:date="2026-10-11T12:23:38Z"/>
        </w:rPr>
      </w:pPr>
      <w:ins w:id="90424" w:author="קלוד" w:date="2026-10-11T12:23:38Z">
        <w:r>
          <w:rPr>
            <w:color w:val="7B3F00"/>
          </w:rPr>
          <w:t xml:space="preserve">תשמיש בחדשי ההריון - קשה או יפה, ובתשעים יום</w:t>
        </w:r>
      </w:ins>
    </w:p>
    <w:p>
      <w:pPr>
        <w:pStyle w:val="38"/>
        <w:rPr>
          <w:ins w:id="99957" w:author="מנוע מכני" w:date="2026-10-11T12:04:39Z"/>
        </w:rPr>
      </w:pPr>
      <w:del w:id="99956" w:author="מנוע מכני" w:date="2026-10-11T12:04:39Z">
        <w:r w:rsidRPr="00E744B3">
          <w:delText xml:space="preserve">•</w:delText>
        </w:r>
      </w:del>
      <w:r w:rsidRPr="00E744B3">
        <w:t xml:space="preserve"> </w:t>
      </w:r>
      <w:ins w:id="91335" w:author="מנוע מכני" w:date="2026-10-11T12:04:39Z">
        <w:r>
          <w:t xml:space="preserve">ת"ר</w:t>
        </w:r>
      </w:ins>
      <w:del w:id="91336" w:author="מנוע מכני" w:date="2026-10-11T12:04:39Z">
        <w:r>
          <w:delText xml:space="preserve">ת''ר</w:delText>
        </w:r>
      </w:del>
      <w:r w:rsidRPr="00B078C3">
        <w:t xml:space="preserve">:</w:t>
      </w:r>
    </w:p>
    <w:p w:rsidR="00E403F0" w:rsidRDefault="00E403F0" w:rsidP="00E403F0">
      <w:pPr>
        <w:rPr>
          <w:rFonts w:ascii="FontbitDavid" w:hAnsi="FontbitDavid"/>
          <w:sz w:val="24"/>
          <w:rtl/>
        </w:rPr>
      </w:pPr>
      <w:del w:id="999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שלשה חדשים הראשונים - תשמיש קשה לאשה וגם קשה לולד,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del w:id="92862"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אמצעיים - קשה לאשה ויפה לולד, </w:t>
      </w:r>
    </w:p>
    <w:p w:rsidR="00E403F0" w:rsidRPr="00017C1D" w:rsidRDefault="00E403F0" w:rsidP="00E403F0">
      <w:pPr>
        <w:rPr>
          <w:rFonts w:ascii="FontbitDavid" w:hAnsi="FontbitDavid"/>
          <w:spacing w:val="-6"/>
          <w:sz w:val="24"/>
          <w:rtl/>
        </w:rPr>
      </w:pPr>
      <w:r w:rsidRPr="00017C1D">
        <w:rPr>
          <w:rFonts w:ascii="FontbitDavid" w:hAnsi="FontbitDavid"/>
          <w:spacing w:val="-6"/>
          <w:sz w:val="24"/>
          <w:rtl/>
        </w:rPr>
        <w:tab/>
      </w:r>
      <w:r w:rsidRPr="00017C1D">
        <w:rPr>
          <w:rFonts w:ascii="FontbitDavid" w:hAnsi="FontbitDavid"/>
          <w:spacing w:val="-6"/>
          <w:sz w:val="24"/>
          <w:rtl/>
        </w:rPr>
        <w:tab/>
      </w:r>
      <w:r w:rsidRPr="00017C1D">
        <w:rPr>
          <w:rFonts w:ascii="FontbitDavid" w:hAnsi="FontbitDavid"/>
          <w:spacing w:val="-6"/>
          <w:sz w:val="24"/>
          <w:rtl/>
        </w:rPr>
        <w:tab/>
      </w:r>
      <w:del w:id="92863" w:author="מנוע מכני" w:date="2026-10-11T12:04:39Z">
        <w:r w:rsidRPr="00017C1D">
          <w:rPr>
            <w:rFonts w:ascii="FontbitDavid" w:hAnsi="FontbitDavid" w:hint="cs"/>
            <w:spacing w:val="-6"/>
            <w:sz w:val="24"/>
            <w:rtl/>
          </w:rPr>
          <w:delText xml:space="preserve">      </w:delText>
        </w:r>
      </w:del>
      <w:r w:rsidRPr="00017C1D">
        <w:rPr>
          <w:rFonts w:ascii="FontbitDavid" w:hAnsi="FontbitDavid"/>
          <w:spacing w:val="-6"/>
          <w:sz w:val="24"/>
          <w:rtl/>
        </w:rPr>
        <w:t>אחרונים - יפה לאשה ויפה לולד, שמתוך כך נמצא הולד מלובן ומזורז.</w:t>
      </w:r>
    </w:p>
    <w:p>
      <w:pPr>
        <w:pStyle w:val="38"/>
        <w:rPr>
          <w:ins w:id="99959" w:author="מנוע מכני" w:date="2026-10-11T12:04:39Z"/>
        </w:rPr>
      </w:pPr>
      <w:r w:rsidRPr="00B078C3">
        <w:t xml:space="preserve">תנא:</w:t>
      </w:r>
    </w:p>
    <w:p w:rsidR="00E403F0" w:rsidRPr="00B078C3" w:rsidRDefault="00E403F0" w:rsidP="00E403F0">
      <w:pPr>
        <w:rPr>
          <w:rFonts w:ascii="FontbitDavid" w:hAnsi="FontbitDavid"/>
          <w:sz w:val="24"/>
          <w:rtl/>
        </w:rPr>
      </w:pPr>
      <w:del w:id="9996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המשמש מטתו ליום תשעים כאילו שופך דמים.</w:t>
      </w:r>
    </w:p>
    <w:p>
      <w:pPr>
        <w:pStyle w:val="38"/>
        <w:rPr>
          <w:ins w:id="99961" w:author="מנוע מכני" w:date="2026-10-11T12:04:39Z"/>
        </w:rPr>
      </w:pPr>
      <w:ins w:id="97131" w:author="מנוע מכני" w:date="2026-10-11T12:04:39Z">
        <w:r>
          <w:t xml:space="preserve">מנין</w:t>
        </w:r>
      </w:ins>
      <w:del w:id="97132" w:author="מנוע מכני" w:date="2026-10-11T12:04:39Z">
        <w:r w:rsidRPr="00B078C3">
          <w:delText xml:space="preserve">מנא</w:delText>
        </w:r>
      </w:del>
      <w:r w:rsidRPr="00B078C3">
        <w:t xml:space="preserve"> ידע? אלא </w:t>
      </w:r>
      <w:r w:rsidRPr="00B078C3">
        <w:t xml:space="preserve">אמר</w:t>
      </w:r>
      <w:r w:rsidRPr="00B078C3">
        <w:t xml:space="preserve"> אביי:</w:t>
      </w:r>
    </w:p>
    <w:p w:rsidR="00E403F0" w:rsidRDefault="00E403F0" w:rsidP="00E403F0">
      <w:pPr>
        <w:rPr>
          <w:rFonts w:ascii="FontbitDavid" w:hAnsi="FontbitDavid"/>
          <w:sz w:val="24"/>
          <w:rtl/>
        </w:rPr>
      </w:pPr>
      <w:del w:id="9996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משמש והולך, ושומר פתאים ה'.</w:t>
      </w:r>
    </w:p>
    <w:p w:rsidR="00E403F0" w:rsidRPr="00B078C3" w:rsidRDefault="00E403F0" w:rsidP="00E403F0">
      <w:pPr>
        <w:rPr>
          <w:rFonts w:ascii="FontbitDavid" w:hAnsi="FontbitDavid"/>
          <w:sz w:val="24"/>
          <w:rtl/>
        </w:rPr>
      </w:pPr>
    </w:p>
    <w:p>
      <w:pPr>
        <w:pStyle w:val="afffff8"/>
        <w:rPr>
          <w:ins w:id="90421" w:author="קלוד" w:date="2026-10-11T12:23:38Z"/>
        </w:rPr>
      </w:pPr>
      <w:ins w:id="90422" w:author="קלוד" w:date="2026-10-11T12:23:38Z">
        <w:r>
          <w:rPr>
            <w:color w:val="7B3F00"/>
          </w:rPr>
          <w:t xml:space="preserve">שלשה שותפין באדם - הקב"ה, אביו ואמו</w:t>
        </w:r>
      </w:ins>
    </w:p>
    <w:p>
      <w:pPr>
        <w:pStyle w:val="38"/>
        <w:rPr>
          <w:ins w:id="99964" w:author="מנוע מכני" w:date="2026-10-11T12:04:39Z"/>
        </w:rPr>
      </w:pPr>
      <w:del w:id="99963" w:author="מנוע מכני" w:date="2026-10-11T12:04:39Z">
        <w:r w:rsidRPr="00E744B3">
          <w:delText xml:space="preserve">•</w:delText>
        </w:r>
      </w:del>
      <w:r w:rsidRPr="00E744B3">
        <w:t xml:space="preserve"> </w:t>
      </w:r>
      <w:r w:rsidRPr="00B078C3">
        <w:t xml:space="preserve">תנו רבנן:</w:t>
      </w:r>
    </w:p>
    <w:p w:rsidR="00E403F0" w:rsidRPr="00B078C3" w:rsidRDefault="00E403F0" w:rsidP="00E403F0">
      <w:pPr>
        <w:rPr>
          <w:rFonts w:ascii="FontbitDavid" w:hAnsi="FontbitDavid"/>
          <w:sz w:val="24"/>
          <w:rtl/>
        </w:rPr>
      </w:pPr>
      <w:del w:id="999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שלשה שותפין יש באדם, </w:t>
      </w:r>
      <w:r w:rsidRPr="00172AE0">
        <w:rPr>
          <w:rFonts w:ascii="FontbitDavid" w:hAnsi="FontbitDavid"/>
          <w:sz w:val="24"/>
          <w:rtl/>
        </w:rPr>
        <w:t xml:space="preserve">הק</w:t>
      </w:r>
      <w:ins w:id="91337" w:author="מנוע מכני" w:date="2026-10-11T12:04:39Z">
        <w:r>
          <w:rPr>
            <w:rFonts w:ascii="FontbitDavid" w:hAnsi="FontbitDavid"/>
            <w:sz w:val="24"/>
            <w:rtl/>
          </w:rPr>
          <w:t xml:space="preserve">ב"ה</w:t>
        </w:r>
      </w:ins>
      <w:del w:id="91338" w:author="מנוע מכני" w:date="2026-10-11T12:04:39Z">
        <w:r w:rsidRPr="00172AE0">
          <w:rPr>
            <w:rFonts w:ascii="FontbitDavid" w:hAnsi="FontbitDavid"/>
            <w:sz w:val="24"/>
            <w:rtl/>
          </w:rPr>
          <w:delText xml:space="preserve">ב''ה</w:delText>
        </w:r>
      </w:del>
      <w:r w:rsidRPr="00B078C3">
        <w:rPr>
          <w:rFonts w:ascii="FontbitDavid" w:hAnsi="FontbitDavid"/>
          <w:sz w:val="24"/>
          <w:rtl/>
        </w:rPr>
        <w:t xml:space="preserve"> ואביו ואמו.</w:t>
      </w:r>
    </w:p>
    <w:p w:rsidR="00E403F0" w:rsidRPr="00B078C3" w:rsidRDefault="00E403F0" w:rsidP="00E403F0">
      <w:pPr>
        <w:rPr>
          <w:rFonts w:ascii="FontbitDavid" w:hAnsi="FontbitDavid"/>
          <w:sz w:val="24"/>
          <w:rtl/>
        </w:rPr>
      </w:pPr>
      <w:r w:rsidRPr="00B078C3">
        <w:rPr>
          <w:rFonts w:ascii="FontbitDavid" w:hAnsi="FontbitDavid"/>
          <w:sz w:val="24"/>
          <w:rtl/>
        </w:rPr>
        <w:lastRenderedPageBreak/>
        <w:t>אביו מזריע הלובן, שממנו עצמות וגידים וצפרנים, ומוח שבראשו, ולובן שבעין.</w:t>
      </w:r>
    </w:p>
    <w:p w:rsidR="00E403F0" w:rsidRPr="00B078C3" w:rsidRDefault="00E403F0" w:rsidP="00E403F0">
      <w:pPr>
        <w:rPr>
          <w:rFonts w:ascii="FontbitDavid" w:hAnsi="FontbitDavid"/>
          <w:sz w:val="24"/>
          <w:rtl/>
        </w:rPr>
      </w:pPr>
      <w:r w:rsidRPr="00B078C3">
        <w:rPr>
          <w:rFonts w:ascii="FontbitDavid" w:hAnsi="FontbitDavid"/>
          <w:sz w:val="24"/>
          <w:rtl/>
        </w:rPr>
        <w:t>אמו מזרעת אודם, שממנו עור ובשר ושערות, ושחור שבעין.</w:t>
      </w:r>
    </w:p>
    <w:p w:rsidR="00E403F0" w:rsidRPr="00B078C3" w:rsidRDefault="00E403F0" w:rsidP="00E403F0">
      <w:pPr>
        <w:rPr>
          <w:rFonts w:ascii="FontbitDavid" w:hAnsi="FontbitDavid"/>
          <w:sz w:val="24"/>
          <w:rtl/>
        </w:rPr>
      </w:pPr>
      <w:r w:rsidRPr="00B078C3">
        <w:rPr>
          <w:rFonts w:ascii="FontbitDavid" w:hAnsi="FontbitDavid"/>
          <w:sz w:val="24"/>
          <w:rtl/>
        </w:rPr>
        <w:t>והקב"ה נותן בו רוח ונשמה וקלסתר פנים, וראיית העין, ושמיעת האוזן, ודבור פה, והלוך רגלים, ובינה והשכל.</w:t>
      </w:r>
    </w:p>
    <w:p w:rsidR="00E403F0" w:rsidRPr="00B078C3" w:rsidRDefault="00E403F0" w:rsidP="00E403F0">
      <w:pPr>
        <w:rPr>
          <w:rFonts w:ascii="FontbitDavid" w:hAnsi="FontbitDavid"/>
          <w:sz w:val="24"/>
          <w:rtl/>
        </w:rPr>
      </w:pPr>
      <w:r w:rsidRPr="00B078C3">
        <w:rPr>
          <w:rFonts w:ascii="FontbitDavid" w:hAnsi="FontbitDavid"/>
          <w:sz w:val="24"/>
          <w:rtl/>
        </w:rPr>
        <w:t xml:space="preserve">וכיון שהגיע זמנו להפטר מן העולם </w:t>
      </w:r>
      <w:r>
        <w:rPr>
          <w:rFonts w:ascii="FontbitDavid" w:hAnsi="FontbitDavid"/>
          <w:sz w:val="24"/>
          <w:rtl/>
        </w:rPr>
        <w:t>–</w:t>
      </w:r>
      <w:r w:rsidRPr="00B078C3">
        <w:rPr>
          <w:rFonts w:ascii="FontbitDavid" w:hAnsi="FontbitDavid"/>
          <w:sz w:val="24"/>
          <w:rtl/>
        </w:rPr>
        <w:t xml:space="preserve"> </w:t>
      </w:r>
      <w:r w:rsidRPr="00B078C3">
        <w:rPr>
          <w:rFonts w:ascii="FontbitDavid" w:hAnsi="FontbitDavid"/>
          <w:sz w:val="24"/>
          <w:rtl/>
        </w:rPr>
        <w:t xml:space="preserve">הק</w:t>
      </w:r>
      <w:ins w:id="91339" w:author="מנוע מכני" w:date="2026-10-11T12:04:39Z">
        <w:r>
          <w:rPr>
            <w:rFonts w:ascii="FontbitDavid" w:hAnsi="FontbitDavid" w:hint="cs"/>
            <w:sz w:val="24"/>
            <w:rtl/>
          </w:rPr>
          <w:t xml:space="preserve">ב"ה</w:t>
        </w:r>
      </w:ins>
      <w:del w:id="91340" w:author="מנוע מכני" w:date="2026-10-11T12:04:39Z">
        <w:r>
          <w:rPr>
            <w:rFonts w:ascii="FontbitDavid" w:hAnsi="FontbitDavid" w:hint="cs"/>
            <w:sz w:val="24"/>
            <w:rtl/>
          </w:rPr>
          <w:delText xml:space="preserve">ב''ה</w:delText>
        </w:r>
      </w:del>
      <w:r>
        <w:rPr>
          <w:rFonts w:ascii="FontbitDavid" w:hAnsi="FontbitDavid" w:hint="cs"/>
          <w:sz w:val="24"/>
          <w:rtl/>
        </w:rPr>
        <w:t xml:space="preserve"> </w:t>
      </w:r>
      <w:r w:rsidRPr="00B078C3">
        <w:rPr>
          <w:rFonts w:ascii="FontbitDavid" w:hAnsi="FontbitDavid"/>
          <w:sz w:val="24"/>
          <w:rtl/>
        </w:rPr>
        <w:t>נוטל חלקו, וחלק אביו ואמו מניח לפניהם.</w:t>
      </w:r>
    </w:p>
    <w:p>
      <w:pPr>
        <w:pStyle w:val="38"/>
        <w:rPr>
          <w:ins w:id="99967" w:author="מנוע מכני" w:date="2026-10-11T12:04:39Z"/>
        </w:rPr>
      </w:pPr>
      <w:del w:id="99966" w:author="מנוע מכני" w:date="2026-10-11T12:04:39Z">
        <w:r w:rsidRPr="00E744B3">
          <w:delText xml:space="preserve">•</w:delText>
        </w:r>
      </w:del>
      <w:r w:rsidRPr="00E744B3">
        <w:t xml:space="preserve"> </w:t>
      </w:r>
      <w:ins w:id="91341" w:author="מנוע מכני" w:date="2026-10-11T12:04:39Z">
        <w:r>
          <w:t xml:space="preserve">א"ר</w:t>
        </w:r>
      </w:ins>
      <w:del w:id="91342" w:author="מנוע מכני" w:date="2026-10-11T12:04:39Z">
        <w:r w:rsidRPr="00B078C3">
          <w:delText xml:space="preserve">א''ר</w:delText>
        </w:r>
      </w:del>
      <w:r w:rsidRPr="00B078C3">
        <w:t xml:space="preserve"> פפא, היינו </w:t>
      </w:r>
      <w:ins w:id="93979" w:author="מנוע מכני" w:date="2026-10-11T12:04:39Z">
        <w:r>
          <w:t xml:space="preserve">דאמרו</w:t>
        </w:r>
      </w:ins>
      <w:del w:id="93980" w:author="מנוע מכני" w:date="2026-10-11T12:04:39Z">
        <w:r w:rsidRPr="00B078C3">
          <w:delText xml:space="preserve">דאמרי</w:delText>
        </w:r>
      </w:del>
      <w:r w:rsidRPr="00B078C3">
        <w:t xml:space="preserve"> </w:t>
      </w:r>
      <w:ins w:id="98351" w:author="מנוע מכני" w:date="2026-10-11T12:04:39Z">
        <w:r>
          <w:t xml:space="preserve">אנשים</w:t>
        </w:r>
      </w:ins>
      <w:del w:id="98352" w:author="מנוע מכני" w:date="2026-10-11T12:04:39Z">
        <w:r w:rsidRPr="00B078C3">
          <w:delText xml:space="preserve">אינשי</w:delText>
        </w:r>
      </w:del>
      <w:r w:rsidRPr="00B078C3">
        <w:t xml:space="preserve">:</w:t>
      </w:r>
    </w:p>
    <w:p w:rsidR="00E403F0" w:rsidRPr="00B078C3" w:rsidRDefault="00E403F0" w:rsidP="00E403F0">
      <w:pPr>
        <w:rPr>
          <w:rFonts w:ascii="FontbitDavid" w:hAnsi="FontbitDavid"/>
          <w:sz w:val="24"/>
          <w:rtl/>
        </w:rPr>
      </w:pPr>
      <w:del w:id="99968" w:author="מנוע מכני" w:date="2026-10-11T12:04:39Z">
        <w:r w:rsidRPr="00B078C3">
          <w:rPr>
            <w:rFonts w:ascii="FontbitDavid" w:hAnsi="FontbitDavid"/>
            <w:sz w:val="24"/>
            <w:rtl/>
          </w:rPr>
          <w:delText xml:space="preserve"> </w:delText>
        </w:r>
      </w:del>
      <w:r>
        <w:rPr>
          <w:rFonts w:ascii="FontbitDavid" w:hAnsi="FontbitDavid" w:hint="cs"/>
          <w:sz w:val="24"/>
          <w:rtl/>
        </w:rPr>
        <w:t>השלך המלח מן הבשר ואינו ראוי אלא לכלבים</w:t>
      </w:r>
    </w:p>
    <w:p>
      <w:pPr>
        <w:pStyle w:val="afffff8"/>
        <w:rPr>
          <w:ins w:id="90419" w:author="קלוד" w:date="2026-10-11T12:23:38Z"/>
        </w:rPr>
      </w:pPr>
      <w:ins w:id="90420" w:author="קלוד" w:date="2026-10-11T12:23:38Z">
        <w:r>
          <w:rPr>
            <w:color w:val="7B3F00"/>
          </w:rPr>
          <w:t xml:space="preserve">שבח הקב"ה ביצירת העובר - לא כמדת בשר ודם</w:t>
        </w:r>
      </w:ins>
    </w:p>
    <w:p>
      <w:pPr>
        <w:pStyle w:val="38"/>
        <w:rPr>
          <w:ins w:id="99970" w:author="מנוע מכני" w:date="2026-10-11T12:04:39Z"/>
        </w:rPr>
      </w:pPr>
      <w:del w:id="99969" w:author="מנוע מכני" w:date="2026-10-11T12:04:39Z">
        <w:r w:rsidRPr="00E744B3">
          <w:delText xml:space="preserve">•</w:delText>
        </w:r>
      </w:del>
      <w:r w:rsidRPr="00E744B3">
        <w:t xml:space="preserve"> </w:t>
      </w:r>
      <w:r w:rsidRPr="00B078C3">
        <w:t>דרש ר</w:t>
      </w:r>
      <w:r>
        <w:t xml:space="preserve">ח</w:t>
      </w:r>
      <w:ins w:id="91343" w:author="מנוע מכני" w:date="2026-10-11T12:04:39Z">
        <w:r>
          <w:t xml:space="preserve">ב"פ</w:t>
        </w:r>
      </w:ins>
      <w:del w:id="91344" w:author="מנוע מכני" w:date="2026-10-11T12:04:39Z">
        <w:r>
          <w:delText xml:space="preserve">ב''פ</w:delText>
        </w:r>
      </w:del>
      <w:r w:rsidRPr="00B078C3">
        <w:t xml:space="preserve">:</w:t>
      </w:r>
    </w:p>
    <w:p w:rsidR="00E403F0" w:rsidRPr="00B078C3" w:rsidRDefault="00E403F0" w:rsidP="00E403F0">
      <w:pPr>
        <w:rPr>
          <w:rFonts w:ascii="FontbitDavid" w:hAnsi="FontbitDavid"/>
          <w:sz w:val="24"/>
          <w:rtl/>
        </w:rPr>
      </w:pPr>
      <w:del w:id="99971"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399" w:author="Claude - סמנטי" w:date="2026-10-11T12:19:29Z">
        <w:r>
          <w:rPr>
            <w:rStyle w:val="afffff0"/>
            <w:rFonts w:ascii="FontbitDavid" w:hAnsi="FontbitDavid"/>
            <w:sz w:val="24"/>
            <w:rtl/>
          </w:rPr>
          <w:t xml:space="preserve">עוֹשֶׂה גְדוֹלוֹת עַד אֵין חֵקֶר וְנִפְלָאוֹת עַד אֵין מִסְפָּר</w:t>
        </w:r>
      </w:ins>
      <w:del w:id="90400" w:author="Claude - סמנטי" w:date="2026-10-11T12:19:29Z">
        <w:r w:rsidRPr="00B078C3">
          <w:rPr>
            <w:rFonts w:ascii="FontbitDavid" w:hAnsi="FontbitDavid"/>
            <w:sz w:val="24"/>
            <w:rtl/>
          </w:rPr>
          <w:delText xml:space="preserve">עושה גדולות עד אין חקר ונפלאות עד אין מספר</w:delText>
        </w:r>
      </w:del>
      <w:r>
        <w:rPr>
          <w:rFonts w:ascii="FontbitDavid" w:hAnsi="FontbitDavid" w:hint="cs"/>
          <w:sz w:val="24"/>
          <w:rtl/>
        </w:rPr>
        <w:t>'</w:t>
      </w:r>
      <w:r w:rsidRPr="00B078C3">
        <w:rPr>
          <w:rFonts w:ascii="FontbitDavid" w:hAnsi="FontbitDavid"/>
          <w:sz w:val="24"/>
          <w:rtl/>
        </w:rPr>
        <w:t xml:space="preserve"> - בא וראה שלא כמדת </w:t>
      </w:r>
      <w:r w:rsidRPr="00B078C3">
        <w:rPr>
          <w:rFonts w:ascii="FontbitDavid" w:hAnsi="FontbitDavid"/>
          <w:sz w:val="24"/>
          <w:rtl/>
        </w:rPr>
        <w:t xml:space="preserve">הק</w:t>
      </w:r>
      <w:ins w:id="91345" w:author="מנוע מכני" w:date="2026-10-11T12:04:39Z">
        <w:r>
          <w:rPr>
            <w:rFonts w:ascii="FontbitDavid" w:hAnsi="FontbitDavid" w:hint="cs"/>
            <w:sz w:val="24"/>
            <w:rtl/>
          </w:rPr>
          <w:t xml:space="preserve">ב"ה</w:t>
        </w:r>
      </w:ins>
      <w:del w:id="91346" w:author="מנוע מכני" w:date="2026-10-11T12:04:39Z">
        <w:r>
          <w:rPr>
            <w:rFonts w:ascii="FontbitDavid" w:hAnsi="FontbitDavid" w:hint="cs"/>
            <w:sz w:val="24"/>
            <w:rtl/>
          </w:rPr>
          <w:delText xml:space="preserve">ב''ה</w:delText>
        </w:r>
      </w:del>
      <w:r>
        <w:rPr>
          <w:rFonts w:ascii="FontbitDavid" w:hAnsi="FontbitDavid" w:hint="cs"/>
          <w:sz w:val="24"/>
          <w:rtl/>
        </w:rPr>
        <w:t xml:space="preserve"> </w:t>
      </w:r>
      <w:r w:rsidRPr="00B078C3">
        <w:rPr>
          <w:rFonts w:ascii="FontbitDavid" w:hAnsi="FontbitDavid"/>
          <w:sz w:val="24"/>
          <w:rtl/>
        </w:rPr>
        <w:t xml:space="preserve">מדת בשר ודם</w:t>
      </w:r>
      <w:ins w:id="96847" w:author="מנוע מכני" w:date="2026-10-11T12:04:39Z">
        <w:r>
          <w:rPr>
            <w:rFonts w:ascii="FontbitDavid" w:hAnsi="FontbitDavid"/>
            <w:sz w:val="24"/>
            <w:rtl/>
          </w:rPr>
          <w:t xml:space="preserve">,</w:t>
        </w:r>
      </w:ins>
      <w:del w:id="96848"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מדת בשר ודם: נותן חפץ בחמת צרורה ופיה למעלה - ספק משתמר ספק אין משתמר.</w:t>
      </w:r>
    </w:p>
    <w:p w:rsidR="00E403F0" w:rsidRPr="00B078C3" w:rsidRDefault="00E403F0" w:rsidP="00E403F0">
      <w:pPr>
        <w:rPr>
          <w:rFonts w:ascii="FontbitDavid" w:hAnsi="FontbitDavid"/>
          <w:sz w:val="24"/>
          <w:rtl/>
        </w:rPr>
      </w:pPr>
      <w:r w:rsidRPr="00B078C3">
        <w:rPr>
          <w:rFonts w:ascii="FontbitDavid" w:hAnsi="FontbitDavid"/>
          <w:sz w:val="24"/>
          <w:rtl/>
        </w:rPr>
        <w:t xml:space="preserve">ואילו </w:t>
      </w:r>
      <w:r w:rsidRPr="00B078C3">
        <w:rPr>
          <w:rFonts w:ascii="FontbitDavid" w:hAnsi="FontbitDavid"/>
          <w:sz w:val="24"/>
          <w:rtl/>
        </w:rPr>
        <w:t xml:space="preserve">הק</w:t>
      </w:r>
      <w:ins w:id="91347" w:author="מנוע מכני" w:date="2026-10-11T12:04:39Z">
        <w:r>
          <w:rPr>
            <w:rFonts w:ascii="FontbitDavid" w:hAnsi="FontbitDavid" w:hint="cs"/>
            <w:sz w:val="24"/>
            <w:rtl/>
          </w:rPr>
          <w:t xml:space="preserve">ב"ה</w:t>
        </w:r>
      </w:ins>
      <w:del w:id="91348" w:author="מנוע מכני" w:date="2026-10-11T12:04:39Z">
        <w:r>
          <w:rPr>
            <w:rFonts w:ascii="FontbitDavid" w:hAnsi="FontbitDavid" w:hint="cs"/>
            <w:sz w:val="24"/>
            <w:rtl/>
          </w:rPr>
          <w:delText xml:space="preserve">ב''ה</w:delText>
        </w:r>
      </w:del>
      <w:r w:rsidRPr="00B078C3">
        <w:rPr>
          <w:rFonts w:ascii="FontbitDavid" w:hAnsi="FontbitDavid"/>
          <w:sz w:val="24"/>
          <w:rtl/>
        </w:rPr>
        <w:t>, צר העובר במעי אשה, פתוחה ופיה למטה - ומשתמר.</w:t>
      </w:r>
    </w:p>
    <w:p w:rsidR="00E403F0" w:rsidRDefault="00E403F0" w:rsidP="00E403F0">
      <w:pPr>
        <w:rPr>
          <w:rFonts w:ascii="FontbitDavid" w:hAnsi="FontbitDavid"/>
          <w:sz w:val="24"/>
          <w:rtl/>
        </w:rPr>
      </w:pPr>
      <w:r w:rsidRPr="00B078C3">
        <w:rPr>
          <w:rFonts w:ascii="FontbitDavid" w:hAnsi="FontbitDavid"/>
          <w:sz w:val="24"/>
          <w:rtl/>
        </w:rPr>
        <w:t>דבר אחר: אדם נותן ח</w:t>
      </w:r>
      <w:r>
        <w:rPr>
          <w:rFonts w:ascii="FontbitDavid" w:hAnsi="FontbitDavid"/>
          <w:sz w:val="24"/>
          <w:rtl/>
        </w:rPr>
        <w:t>פציו לכף מאזנים, כל זמן שמכביד</w:t>
      </w:r>
      <w:r w:rsidRPr="00B078C3">
        <w:rPr>
          <w:rFonts w:ascii="FontbitDavid" w:hAnsi="FontbitDavid"/>
          <w:sz w:val="24"/>
          <w:rtl/>
        </w:rPr>
        <w:t xml:space="preserve"> יורד למטה,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ואילו </w:t>
      </w:r>
      <w:r w:rsidRPr="00B078C3">
        <w:rPr>
          <w:rFonts w:ascii="FontbitDavid" w:hAnsi="FontbitDavid"/>
          <w:sz w:val="24"/>
          <w:rtl/>
        </w:rPr>
        <w:t xml:space="preserve">ה</w:t>
      </w:r>
      <w:r>
        <w:rPr>
          <w:rFonts w:ascii="FontbitDavid" w:hAnsi="FontbitDavid" w:hint="cs"/>
          <w:sz w:val="24"/>
          <w:rtl/>
        </w:rPr>
        <w:t xml:space="preserve">ק</w:t>
      </w:r>
      <w:ins w:id="91349" w:author="מנוע מכני" w:date="2026-10-11T12:04:39Z">
        <w:r>
          <w:rPr>
            <w:rFonts w:ascii="FontbitDavid" w:hAnsi="FontbitDavid" w:hint="cs"/>
            <w:sz w:val="24"/>
            <w:rtl/>
          </w:rPr>
          <w:t xml:space="preserve">ב"ה</w:t>
        </w:r>
      </w:ins>
      <w:del w:id="91350" w:author="מנוע מכני" w:date="2026-10-11T12:04:39Z">
        <w:r>
          <w:rPr>
            <w:rFonts w:ascii="FontbitDavid" w:hAnsi="FontbitDavid" w:hint="cs"/>
            <w:sz w:val="24"/>
            <w:rtl/>
          </w:rPr>
          <w:delText xml:space="preserve">ב''ה</w:delText>
        </w:r>
      </w:del>
      <w:r>
        <w:rPr>
          <w:rFonts w:ascii="FontbitDavid" w:hAnsi="FontbitDavid" w:hint="cs"/>
          <w:sz w:val="24"/>
          <w:rtl/>
        </w:rPr>
        <w:t xml:space="preserve"> </w:t>
      </w:r>
      <w:r w:rsidRPr="00B078C3">
        <w:rPr>
          <w:rFonts w:ascii="FontbitDavid" w:hAnsi="FontbitDavid"/>
          <w:sz w:val="24"/>
          <w:rtl/>
        </w:rPr>
        <w:t>- כל זמן שמכביד הולד עולה למעלה.</w:t>
      </w:r>
    </w:p>
    <w:p>
      <w:pPr>
        <w:pStyle w:val="38"/>
        <w:rPr>
          <w:ins w:id="99973" w:author="מנוע מכני" w:date="2026-10-11T12:04:39Z"/>
        </w:rPr>
      </w:pPr>
      <w:del w:id="99972" w:author="מנוע מכני" w:date="2026-10-11T12:04:39Z">
        <w:r w:rsidRPr="00E744B3">
          <w:delText xml:space="preserve">•</w:delText>
        </w:r>
      </w:del>
      <w:r w:rsidRPr="00E744B3">
        <w:t xml:space="preserve"> </w:t>
      </w:r>
      <w:r w:rsidRPr="00B078C3">
        <w:t xml:space="preserve">דרש רבי יוסי הגלילי:</w:t>
      </w:r>
    </w:p>
    <w:p w:rsidR="00E403F0" w:rsidRDefault="00E403F0" w:rsidP="00E403F0">
      <w:pPr>
        <w:rPr>
          <w:rFonts w:ascii="FontbitDavid" w:hAnsi="FontbitDavid"/>
          <w:sz w:val="24"/>
          <w:rtl/>
        </w:rPr>
      </w:pPr>
      <w:del w:id="99974" w:author="מנוע מכני" w:date="2026-10-11T12:04:39Z">
        <w:r w:rsidRPr="00B078C3">
          <w:rPr>
            <w:rFonts w:ascii="FontbitDavid" w:hAnsi="FontbitDavid"/>
            <w:sz w:val="24"/>
            <w:rtl/>
          </w:rPr>
          <w:delText xml:space="preserve"> </w:delText>
        </w:r>
      </w:del>
      <w:r>
        <w:rPr>
          <w:rFonts w:ascii="FontbitDavid" w:hAnsi="FontbitDavid" w:hint="cs"/>
          <w:sz w:val="24"/>
          <w:rtl/>
        </w:rPr>
        <w:t>'</w:t>
      </w:r>
      <w:r w:rsidRPr="00B078C3">
        <w:rPr>
          <w:rStyle w:val="afffff0"/>
          <w:rFonts w:ascii="FontbitDavid" w:hAnsi="FontbitDavid"/>
          <w:sz w:val="24"/>
          <w:rtl/>
        </w:rPr>
        <w:t xml:space="preserve">אודך ה</w:t>
      </w:r>
      <w:r>
        <w:rPr>
          <w:rFonts w:ascii="FontbitDavid" w:hAnsi="FontbitDavid"/>
          <w:sz w:val="24"/>
          <w:rtl/>
        </w:rPr>
        <w:t xml:space="preserve">' </w:t>
      </w:r>
      <w:r>
        <w:rPr>
          <w:rStyle w:val="afffff0"/>
          <w:rFonts w:ascii="FontbitDavid" w:hAnsi="FontbitDavid"/>
          <w:sz w:val="24"/>
          <w:rtl/>
          <w:rPrChange w:id="9024" w:author="מנוע פסוקים" w:date="2026-10-11T09:23:42Z">
            <w:rPr>
              <w:rFonts w:ascii="FontbitDavid" w:hAnsi="FontbitDavid"/>
              <w:sz w:val="24"/>
              <w:rtl/>
            </w:rPr>
          </w:rPrChange>
        </w:rPr>
        <w:t xml:space="preserve">על כי נוראות נפליתי נפלאים מעשיך ונפשי יודעת מאד</w:t>
      </w:r>
      <w:r>
        <w:rPr>
          <w:rFonts w:ascii="FontbitDavid" w:hAnsi="FontbitDavid"/>
          <w:sz w:val="24"/>
          <w:rtl/>
        </w:rPr>
        <w:t xml:space="preserve"> </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בא וראה שלא כמדת </w:t>
      </w:r>
      <w:r w:rsidRPr="00017C1D">
        <w:rPr>
          <w:rFonts w:ascii="FontbitDavid" w:hAnsi="FontbitDavid"/>
          <w:spacing w:val="-2"/>
          <w:sz w:val="24"/>
          <w:rtl/>
        </w:rPr>
        <w:t xml:space="preserve">הק</w:t>
      </w:r>
      <w:ins w:id="91351" w:author="מנוע מכני" w:date="2026-10-11T12:04:39Z">
        <w:r>
          <w:rPr>
            <w:rFonts w:ascii="FontbitDavid" w:hAnsi="FontbitDavid" w:hint="cs"/>
            <w:spacing w:val="-2"/>
            <w:sz w:val="24"/>
            <w:rtl/>
          </w:rPr>
          <w:t xml:space="preserve">ב"ה</w:t>
        </w:r>
      </w:ins>
      <w:del w:id="91352" w:author="מנוע מכני" w:date="2026-10-11T12:04:39Z">
        <w:r w:rsidRPr="00017C1D">
          <w:rPr>
            <w:rFonts w:ascii="FontbitDavid" w:hAnsi="FontbitDavid" w:hint="cs"/>
            <w:spacing w:val="-2"/>
            <w:sz w:val="24"/>
            <w:rtl/>
          </w:rPr>
          <w:delText xml:space="preserve">ב''ה</w:delText>
        </w:r>
      </w:del>
      <w:r w:rsidRPr="00017C1D">
        <w:rPr>
          <w:rFonts w:ascii="FontbitDavid" w:hAnsi="FontbitDavid" w:hint="cs"/>
          <w:spacing w:val="-2"/>
          <w:sz w:val="24"/>
          <w:rtl/>
        </w:rPr>
        <w:t xml:space="preserve"> מידת </w:t>
      </w:r>
      <w:ins w:id="91353" w:author="מנוע מכני" w:date="2026-10-11T12:04:39Z">
        <w:r>
          <w:rPr>
            <w:rFonts w:ascii="FontbitDavid" w:hAnsi="FontbitDavid" w:hint="cs"/>
            <w:spacing w:val="-2"/>
            <w:sz w:val="24"/>
            <w:rtl/>
          </w:rPr>
          <w:t xml:space="preserve">ב"ו</w:t>
        </w:r>
      </w:ins>
      <w:del w:id="91354" w:author="מנוע מכני" w:date="2026-10-11T12:04:39Z">
        <w:r w:rsidRPr="00017C1D">
          <w:rPr>
            <w:rFonts w:ascii="FontbitDavid" w:hAnsi="FontbitDavid" w:hint="cs"/>
            <w:spacing w:val="-2"/>
            <w:sz w:val="24"/>
            <w:rtl/>
          </w:rPr>
          <w:delText xml:space="preserve">ב''ו</w:delText>
        </w:r>
      </w:del>
      <w:r w:rsidRPr="00017C1D">
        <w:rPr>
          <w:rFonts w:ascii="FontbitDavid" w:hAnsi="FontbitDavid"/>
          <w:spacing w:val="-2"/>
          <w:sz w:val="24"/>
          <w:rtl/>
        </w:rPr>
        <w:t xml:space="preserve">: אדם נותן זרעונים בערוגה - כל אחת ואחת עולה במינו,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ואילו </w:t>
      </w:r>
      <w:r w:rsidRPr="00172AE0">
        <w:rPr>
          <w:rFonts w:ascii="FontbitDavid" w:hAnsi="FontbitDavid"/>
          <w:sz w:val="24"/>
          <w:rtl/>
        </w:rPr>
        <w:t xml:space="preserve">הק</w:t>
      </w:r>
      <w:ins w:id="91355" w:author="מנוע מכני" w:date="2026-10-11T12:04:39Z">
        <w:r>
          <w:rPr>
            <w:rFonts w:ascii="FontbitDavid" w:hAnsi="FontbitDavid"/>
            <w:sz w:val="24"/>
            <w:rtl/>
          </w:rPr>
          <w:t xml:space="preserve">ב"ה</w:t>
        </w:r>
      </w:ins>
      <w:del w:id="91356" w:author="מנוע מכני" w:date="2026-10-11T12:04:39Z">
        <w:r w:rsidRPr="00172AE0">
          <w:rPr>
            <w:rFonts w:ascii="FontbitDavid" w:hAnsi="FontbitDavid"/>
            <w:sz w:val="24"/>
            <w:rtl/>
          </w:rPr>
          <w:delText xml:space="preserve">ב''ה</w:delText>
        </w:r>
      </w:del>
      <w:r w:rsidRPr="00B078C3">
        <w:rPr>
          <w:rFonts w:ascii="FontbitDavid" w:hAnsi="FontbitDavid"/>
          <w:sz w:val="24"/>
          <w:rtl/>
        </w:rPr>
        <w:t xml:space="preserve"> - צר העובר במעי אשה וכולם עולין למין אחד.</w:t>
      </w:r>
    </w:p>
    <w:p w:rsidR="00E403F0" w:rsidRDefault="00E403F0" w:rsidP="00E403F0">
      <w:pPr>
        <w:rPr>
          <w:rFonts w:ascii="FontbitDavid" w:hAnsi="FontbitDavid"/>
          <w:sz w:val="24"/>
          <w:rtl/>
        </w:rPr>
      </w:pPr>
      <w:r>
        <w:rPr>
          <w:rFonts w:ascii="FontbitDavid" w:hAnsi="FontbitDavid"/>
          <w:sz w:val="24"/>
          <w:rtl/>
        </w:rPr>
        <w:t xml:space="preserve">דבר אחר: </w:t>
      </w:r>
      <w:r>
        <w:rPr>
          <w:rFonts w:ascii="FontbitDavid" w:hAnsi="FontbitDavid"/>
          <w:sz w:val="24"/>
          <w:rtl/>
        </w:rPr>
        <w:tab/>
        <w:t xml:space="preserve">צבע נותן סמנין ליורה</w:t>
      </w:r>
      <w:ins w:id="96849" w:author="מנוע מכני" w:date="2026-10-11T12:04:39Z">
        <w:r>
          <w:rPr>
            <w:rFonts w:ascii="FontbitDavid" w:hAnsi="FontbitDavid"/>
            <w:sz w:val="24"/>
            <w:rtl/>
          </w:rPr>
          <w:t xml:space="preserve"> </w:t>
        </w:r>
      </w:ins>
      <w:del w:id="96850" w:author="מנוע מכני" w:date="2026-10-11T12:04:39Z">
        <w:r>
          <w:rPr>
            <w:rFonts w:ascii="FontbitDavid" w:hAnsi="FontbitDavid"/>
            <w:sz w:val="24"/>
            <w:rtl/>
          </w:rPr>
          <w:tab/>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כולן עולין לצבע אחד,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ואילו </w:t>
      </w:r>
      <w:r w:rsidRPr="00172AE0">
        <w:rPr>
          <w:rFonts w:ascii="FontbitDavid" w:hAnsi="FontbitDavid"/>
          <w:sz w:val="24"/>
          <w:rtl/>
        </w:rPr>
        <w:t xml:space="preserve">הק</w:t>
      </w:r>
      <w:ins w:id="91357" w:author="מנוע מכני" w:date="2026-10-11T12:04:39Z">
        <w:r>
          <w:rPr>
            <w:rFonts w:ascii="FontbitDavid" w:hAnsi="FontbitDavid"/>
            <w:sz w:val="24"/>
            <w:rtl/>
          </w:rPr>
          <w:t xml:space="preserve">ב"ה</w:t>
        </w:r>
      </w:ins>
      <w:del w:id="91358" w:author="מנוע מכני" w:date="2026-10-11T12:04:39Z">
        <w:r w:rsidRPr="00172AE0">
          <w:rPr>
            <w:rFonts w:ascii="FontbitDavid" w:hAnsi="FontbitDavid"/>
            <w:sz w:val="24"/>
            <w:rtl/>
          </w:rPr>
          <w:delText xml:space="preserve">ב''ה</w:delText>
        </w:r>
      </w:del>
      <w:r w:rsidRPr="00B078C3">
        <w:rPr>
          <w:rFonts w:ascii="FontbitDavid" w:hAnsi="FontbitDavid"/>
          <w:sz w:val="24"/>
          <w:rtl/>
        </w:rPr>
        <w:t xml:space="preserve"> צר העובר במעי אשה </w:t>
      </w:r>
      <w:r>
        <w:rPr>
          <w:rFonts w:ascii="FontbitDavid" w:hAnsi="FontbitDavid" w:hint="cs"/>
          <w:sz w:val="24"/>
          <w:rtl/>
        </w:rPr>
        <w:t xml:space="preserve">כא</w:t>
      </w:r>
      <w:ins w:id="91359" w:author="מנוע מכני" w:date="2026-10-11T12:04:39Z">
        <w:r>
          <w:rPr>
            <w:rFonts w:ascii="FontbitDavid" w:hAnsi="FontbitDavid" w:hint="cs"/>
            <w:sz w:val="24"/>
            <w:rtl/>
          </w:rPr>
          <w:t xml:space="preserve">ו"א</w:t>
        </w:r>
      </w:ins>
      <w:del w:id="91360" w:author="מנוע מכני" w:date="2026-10-11T12:04:39Z">
        <w:r>
          <w:rPr>
            <w:rFonts w:ascii="FontbitDavid" w:hAnsi="FontbitDavid" w:hint="cs"/>
            <w:sz w:val="24"/>
            <w:rtl/>
          </w:rPr>
          <w:delText xml:space="preserve">ו''א</w:delText>
        </w:r>
      </w:del>
      <w:r>
        <w:rPr>
          <w:rFonts w:ascii="FontbitDavid" w:hAnsi="FontbitDavid" w:hint="cs"/>
          <w:sz w:val="24"/>
          <w:rtl/>
        </w:rPr>
        <w:t xml:space="preserve"> </w:t>
      </w:r>
      <w:r w:rsidRPr="00B078C3">
        <w:rPr>
          <w:rFonts w:ascii="FontbitDavid" w:hAnsi="FontbitDavid"/>
          <w:sz w:val="24"/>
          <w:rtl/>
        </w:rPr>
        <w:t>עולה למינו.</w:t>
      </w:r>
    </w:p>
    <w:p w:rsidR="00E403F0" w:rsidRDefault="00E403F0" w:rsidP="00E403F0">
      <w:pPr>
        <w:rPr>
          <w:rFonts w:ascii="FontbitDavid" w:hAnsi="FontbitDavid"/>
          <w:sz w:val="24"/>
          <w:rtl/>
        </w:rPr>
      </w:pPr>
    </w:p>
    <w:p>
      <w:pPr>
        <w:pStyle w:val="38"/>
        <w:rPr>
          <w:ins w:id="99976" w:author="מנוע מכני" w:date="2026-10-11T12:04:39Z"/>
        </w:rPr>
      </w:pPr>
      <w:del w:id="99975" w:author="מנוע מכני" w:date="2026-10-11T12:04:39Z">
        <w:r w:rsidRPr="00E744B3">
          <w:delText xml:space="preserve">•</w:delText>
        </w:r>
      </w:del>
      <w:r w:rsidRPr="00E744B3">
        <w:t xml:space="preserve"> </w:t>
      </w:r>
      <w:r w:rsidRPr="00B078C3">
        <w:t xml:space="preserve">דרש רב יוסף:</w:t>
      </w:r>
    </w:p>
    <w:p w:rsidR="00E403F0" w:rsidRPr="00B078C3" w:rsidRDefault="00E403F0" w:rsidP="00E403F0">
      <w:pPr>
        <w:rPr>
          <w:rFonts w:ascii="FontbitDavid" w:hAnsi="FontbitDavid"/>
          <w:sz w:val="24"/>
          <w:rtl/>
        </w:rPr>
      </w:pPr>
      <w:del w:id="99977" w:author="מנוע מכני" w:date="2026-10-11T12:04:39Z">
        <w:r w:rsidRPr="00B078C3">
          <w:rPr>
            <w:rFonts w:ascii="FontbitDavid" w:hAnsi="FontbitDavid"/>
            <w:sz w:val="24"/>
            <w:rtl/>
          </w:rPr>
          <w:delText xml:space="preserve"> </w:delText>
        </w:r>
      </w:del>
      <w:ins w:id="95499" w:author="מנוע מכני" w:date="2026-10-11T12:04:39Z">
        <w:r>
          <w:rPr>
            <w:rFonts w:ascii="FontbitDavid" w:hAnsi="FontbitDavid"/>
            <w:sz w:val="24"/>
            <w:rtl/>
          </w:rPr>
          <w:t xml:space="preserve">מה</w:t>
        </w:r>
      </w:ins>
      <w:del w:id="9550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דכתיב </w:t>
      </w:r>
      <w:r>
        <w:rPr>
          <w:rFonts w:ascii="FontbitDavid" w:hAnsi="FontbitDavid" w:hint="cs"/>
          <w:sz w:val="24"/>
          <w:rtl/>
        </w:rPr>
        <w:t>'</w:t>
      </w:r>
      <w:r>
        <w:rPr>
          <w:rStyle w:val="afffff0"/>
          <w:rFonts w:ascii="FontbitDavid" w:hAnsi="FontbitDavid"/>
          <w:sz w:val="24"/>
          <w:rtl/>
        </w:rPr>
        <w:t xml:space="preserve">אודך </w:t>
      </w:r>
      <w:r>
        <w:rPr>
          <w:rStyle w:val="afffff0"/>
          <w:rFonts w:ascii="FontbitDavid" w:hAnsi="FontbitDavid"/>
          <w:sz w:val="24"/>
          <w:rtl/>
          <w:rPrChange w:id="9025" w:author="מנוע פסוקים" w:date="2026-10-11T09:23:42Z">
            <w:rPr>
              <w:rStyle w:val="afffff0"/>
              <w:rFonts w:ascii="FontbitDavid" w:hAnsi="FontbitDavid"/>
              <w:sz w:val="24"/>
              <w:rtl/>
            </w:rPr>
          </w:rPrChange>
        </w:rPr>
        <w:t xml:space="preserve">ה</w:t>
      </w:r>
      <w:r>
        <w:rPr>
          <w:rStyle w:val="afffff0"/>
          <w:rFonts w:ascii="FontbitDavid" w:hAnsi="FontbitDavid"/>
          <w:sz w:val="24"/>
          <w:rtl/>
          <w:rPrChange w:id="9026" w:author="מנוע פסוקים" w:date="2026-10-11T09:23:42Z">
            <w:rPr>
              <w:rFonts w:ascii="FontbitDavid" w:hAnsi="FontbitDavid"/>
              <w:sz w:val="24"/>
              <w:rtl/>
            </w:rPr>
          </w:rPrChange>
        </w:rPr>
        <w:t xml:space="preserve">' כי אנפת בי ישוב אפך ותנחמני</w:t>
      </w:r>
      <w:r>
        <w:rPr>
          <w:rFonts w:ascii="FontbitDavid" w:hAnsi="FontbitDavid" w:hint="cs"/>
          <w:sz w:val="24"/>
          <w:rtl/>
        </w:rPr>
        <w:t>'</w:t>
      </w:r>
      <w:r w:rsidRPr="00B078C3">
        <w:rPr>
          <w:rFonts w:ascii="FontbitDavid" w:hAnsi="FontbitDavid"/>
          <w:sz w:val="24"/>
          <w:rtl/>
        </w:rPr>
        <w:t xml:space="preserve">, במה הכתוב מדבר - בשני בני אדם שיצאו לסחורה, ישב לו קוץ לאחד מהן - התחיל מחרף ומגדף, לימים </w:t>
      </w:r>
      <w:r w:rsidRPr="00017C1D">
        <w:rPr>
          <w:rFonts w:ascii="FontbitDavid" w:hAnsi="FontbitDavid"/>
          <w:spacing w:val="-6"/>
          <w:sz w:val="24"/>
          <w:rtl/>
        </w:rPr>
        <w:t xml:space="preserve">שמע שטבעה ספינתו של חבירו בים, התחיל מודה ומשבח, לכך נאמר </w:t>
      </w:r>
      <w:r w:rsidRPr="00017C1D">
        <w:rPr>
          <w:rFonts w:ascii="FontbitDavid" w:hAnsi="FontbitDavid" w:hint="cs"/>
          <w:spacing w:val="-6"/>
          <w:sz w:val="24"/>
          <w:rtl/>
        </w:rPr>
        <w:t>'</w:t>
      </w:r>
      <w:r>
        <w:rPr>
          <w:rStyle w:val="afffff0"/>
          <w:rFonts w:ascii="FontbitDavid" w:hAnsi="FontbitDavid"/>
          <w:spacing w:val="-6"/>
          <w:sz w:val="24"/>
          <w:rtl/>
          <w:rPrChange w:id="9027" w:author="מנוע פסוקים" w:date="2026-10-11T09:23:42Z">
            <w:rPr>
              <w:rFonts w:ascii="FontbitDavid" w:hAnsi="FontbitDavid"/>
              <w:spacing w:val="-6"/>
              <w:sz w:val="24"/>
              <w:rtl/>
            </w:rPr>
          </w:rPrChange>
        </w:rPr>
        <w:t xml:space="preserve">ישוב אפך ותנחמני</w:t>
      </w:r>
      <w:r w:rsidRPr="00017C1D">
        <w:rPr>
          <w:rFonts w:ascii="FontbitDavid" w:hAnsi="FontbitDavid" w:hint="cs"/>
          <w:spacing w:val="-6"/>
          <w:sz w:val="24"/>
          <w:rtl/>
        </w:rPr>
        <w:t>'</w:t>
      </w:r>
      <w:r w:rsidRPr="00017C1D">
        <w:rPr>
          <w:rFonts w:ascii="FontbitDavid" w:hAnsi="FontbitDavid"/>
          <w:spacing w:val="-6"/>
          <w:sz w:val="24"/>
          <w:rtl/>
        </w:rPr>
        <w:t>.</w:t>
      </w:r>
    </w:p>
    <w:p>
      <w:pPr>
        <w:pStyle w:val="38"/>
        <w:rPr>
          <w:ins w:id="99979" w:author="מנוע מכני" w:date="2026-10-11T12:04:39Z"/>
        </w:rPr>
      </w:pPr>
      <w:del w:id="99978" w:author="מנוע מכני" w:date="2026-10-11T12:04:39Z">
        <w:r w:rsidRPr="00017C1D">
          <w:delText xml:space="preserve">•</w:delText>
        </w:r>
      </w:del>
      <w:r w:rsidRPr="00017C1D">
        <w:t xml:space="preserve"> </w:t>
      </w:r>
      <w:r w:rsidRPr="00017C1D">
        <w:t>והיינו דא</w:t>
      </w:r>
      <w:ins w:id="91361" w:author="מנוע מכני" w:date="2026-10-11T12:04:39Z">
        <w:r>
          <w:t xml:space="preserve">ר"א</w:t>
        </w:r>
      </w:ins>
      <w:del w:id="91362" w:author="מנוע מכני" w:date="2026-10-11T12:04:39Z">
        <w:r w:rsidRPr="00017C1D">
          <w:delText xml:space="preserve">ר''א</w:delText>
        </w:r>
      </w:del>
      <w:r w:rsidRPr="00017C1D">
        <w:t xml:space="preserve">:</w:t>
      </w:r>
    </w:p>
    <w:p w:rsidR="00E403F0" w:rsidRPr="00017C1D" w:rsidRDefault="00E403F0" w:rsidP="00E403F0">
      <w:pPr>
        <w:rPr>
          <w:rFonts w:ascii="FontbitDavid" w:hAnsi="FontbitDavid"/>
          <w:spacing w:val="-4"/>
          <w:sz w:val="24"/>
          <w:rtl/>
        </w:rPr>
      </w:pPr>
      <w:del w:id="99980" w:author="מנוע מכני" w:date="2026-10-11T12:04:39Z">
        <w:r w:rsidRPr="00017C1D">
          <w:rPr>
            <w:rFonts w:ascii="FontbitDavid" w:hAnsi="FontbitDavid"/>
            <w:spacing w:val="-4"/>
            <w:sz w:val="24"/>
            <w:rtl/>
          </w:rPr>
          <w:delText xml:space="preserve"> </w:delText>
        </w:r>
      </w:del>
      <w:r w:rsidRPr="00017C1D">
        <w:rPr>
          <w:rFonts w:ascii="FontbitDavid" w:hAnsi="FontbitDavid" w:hint="cs"/>
          <w:spacing w:val="-4"/>
          <w:sz w:val="24"/>
          <w:rtl/>
        </w:rPr>
        <w:t>'</w:t>
      </w:r>
      <w:ins w:id="90401" w:author="Claude - סמנטי" w:date="2026-10-11T12:19:29Z">
        <w:r>
          <w:rPr>
            <w:rStyle w:val="afffff0"/>
            <w:rFonts w:ascii="FontbitDavid" w:hAnsi="FontbitDavid"/>
            <w:spacing w:val="-4"/>
            <w:sz w:val="24"/>
            <w:rtl/>
          </w:rPr>
          <w:t xml:space="preserve">עוֹשֵׂה נִפְלָאוֹת לְבַדּוֹ וּבָרוּךְ שֵׁם כְּבוֹדוֹ לְעוֹלָם</w:t>
        </w:r>
      </w:ins>
      <w:del w:id="90402" w:author="Claude - סמנטי" w:date="2026-10-11T12:19:29Z">
        <w:r w:rsidRPr="00017C1D">
          <w:rPr>
            <w:rFonts w:ascii="FontbitDavid" w:hAnsi="FontbitDavid"/>
            <w:spacing w:val="-4"/>
            <w:sz w:val="24"/>
            <w:rtl/>
          </w:rPr>
          <w:delText xml:space="preserve">עושה נפלאות לבדו וברוך שם כבודו לעולם</w:delText>
        </w:r>
      </w:del>
      <w:r w:rsidRPr="00017C1D">
        <w:rPr>
          <w:rFonts w:ascii="FontbitDavid" w:hAnsi="FontbitDavid" w:hint="cs"/>
          <w:spacing w:val="-4"/>
          <w:sz w:val="24"/>
          <w:rtl/>
        </w:rPr>
        <w:t>'</w:t>
      </w:r>
      <w:r w:rsidRPr="00017C1D">
        <w:rPr>
          <w:rFonts w:ascii="FontbitDavid" w:hAnsi="FontbitDavid"/>
          <w:spacing w:val="-4"/>
          <w:sz w:val="24"/>
          <w:rtl/>
        </w:rPr>
        <w:t xml:space="preserve"> - </w:t>
      </w:r>
      <w:ins w:id="93103" w:author="מנוע מכני" w:date="2026-10-11T12:04:39Z">
        <w:r>
          <w:rPr>
            <w:rFonts w:ascii="FontbitDavid" w:hAnsi="FontbitDavid"/>
            <w:spacing w:val="-4"/>
            <w:sz w:val="24"/>
            <w:rtl/>
          </w:rPr>
          <w:t xml:space="preserve">אפי'</w:t>
        </w:r>
      </w:ins>
      <w:del w:id="93104" w:author="מנוע מכני" w:date="2026-10-11T12:04:39Z">
        <w:r w:rsidRPr="00017C1D">
          <w:rPr>
            <w:rFonts w:ascii="FontbitDavid" w:hAnsi="FontbitDavid"/>
            <w:spacing w:val="-4"/>
            <w:sz w:val="24"/>
            <w:rtl/>
          </w:rPr>
          <w:delText xml:space="preserve">אפילו</w:delText>
        </w:r>
      </w:del>
      <w:r w:rsidRPr="00017C1D">
        <w:rPr>
          <w:rFonts w:ascii="FontbitDavid" w:hAnsi="FontbitDavid"/>
          <w:spacing w:val="-4"/>
          <w:sz w:val="24"/>
          <w:rtl/>
        </w:rPr>
        <w:t xml:space="preserve"> בעל הנס אינו מכיר בנסו.</w:t>
      </w:r>
    </w:p>
    <w:p w:rsidR="00E403F0" w:rsidRPr="00B078C3"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דריש </w:t>
      </w:r>
      <w:r w:rsidRPr="00B078C3">
        <w:rPr>
          <w:rStyle w:val="2fb"/>
          <w:rFonts w:ascii="FontbitDavid" w:hAnsi="FontbitDavid"/>
          <w:sz w:val="24"/>
          <w:rtl/>
        </w:rPr>
        <w:t xml:space="preserve">ר</w:t>
      </w:r>
      <w:r>
        <w:rPr>
          <w:rStyle w:val="2fb"/>
          <w:rFonts w:ascii="FontbitDavid" w:hAnsi="FontbitDavid" w:hint="cs"/>
          <w:sz w:val="24"/>
          <w:rtl/>
        </w:rPr>
        <w:t xml:space="preserve">ח</w:t>
      </w:r>
      <w:ins w:id="91363" w:author="מנוע מכני" w:date="2026-10-11T12:04:39Z">
        <w:r>
          <w:rPr>
            <w:rStyle w:val="2fb"/>
            <w:rFonts w:ascii="FontbitDavid" w:hAnsi="FontbitDavid" w:hint="cs"/>
            <w:sz w:val="24"/>
            <w:rtl/>
          </w:rPr>
          <w:t xml:space="preserve">ב"פ</w:t>
        </w:r>
      </w:ins>
      <w:del w:id="91364" w:author="מנוע מכני" w:date="2026-10-11T12:04:39Z">
        <w:r>
          <w:rPr>
            <w:rFonts w:ascii="FontbitDavid" w:hAnsi="FontbitDavid" w:hint="cs"/>
            <w:sz w:val="24"/>
            <w:rtl/>
          </w:rPr>
          <w:delText xml:space="preserve">ב''פ</w:delText>
        </w:r>
      </w:del>
      <w:r w:rsidRPr="00B078C3">
        <w:rPr>
          <w:rFonts w:ascii="FontbitDavid" w:hAnsi="FontbitDavid"/>
          <w:sz w:val="24"/>
          <w:rtl/>
        </w:rPr>
        <w:t xml:space="preserve">: </w:t>
      </w:r>
      <w:r>
        <w:rPr>
          <w:rFonts w:ascii="FontbitDavid" w:hAnsi="FontbitDavid" w:hint="cs"/>
          <w:sz w:val="24"/>
          <w:rtl/>
        </w:rPr>
        <w:t>'</w:t>
      </w:r>
      <w:r w:rsidRPr="00B078C3">
        <w:rPr>
          <w:rStyle w:val="afffff0"/>
          <w:rFonts w:ascii="FontbitDavid" w:hAnsi="FontbitDavid"/>
          <w:sz w:val="24"/>
          <w:rtl/>
        </w:rPr>
        <w:t>ארחי ורבעי זרית וכל דרכי הסכנת</w:t>
      </w:r>
      <w:r>
        <w:rPr>
          <w:rFonts w:ascii="FontbitDavid" w:hAnsi="FontbitDavid" w:hint="cs"/>
          <w:sz w:val="24"/>
          <w:rtl/>
        </w:rPr>
        <w:t>'</w:t>
      </w:r>
      <w:r w:rsidRPr="00B078C3">
        <w:rPr>
          <w:rFonts w:ascii="FontbitDavid" w:hAnsi="FontbitDavid"/>
          <w:sz w:val="24"/>
          <w:rtl/>
        </w:rPr>
        <w:t xml:space="preserve"> - מלמד שלא נוצר אדם מן כל הטפה אלא מן הברור שבה.</w:t>
      </w:r>
    </w:p>
    <w:p>
      <w:pPr>
        <w:pStyle w:val="38"/>
        <w:rPr>
          <w:ins w:id="99981" w:author="מנוע מכני" w:date="2026-10-11T12:04:39Z"/>
        </w:rPr>
      </w:pPr>
      <w:r w:rsidRPr="00B078C3">
        <w:t xml:space="preserve">תנא דבי רבי ישמעאל:</w:t>
      </w:r>
    </w:p>
    <w:p w:rsidR="00E403F0" w:rsidRPr="00B078C3" w:rsidRDefault="00E403F0" w:rsidP="00E403F0">
      <w:pPr>
        <w:rPr>
          <w:rFonts w:ascii="FontbitDavid" w:hAnsi="FontbitDavid"/>
          <w:sz w:val="24"/>
          <w:rtl/>
        </w:rPr>
      </w:pPr>
      <w:del w:id="9998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משל לאדם שזורה בבית הגרנות - נוטל את האוכל ומניח את הפסולת.</w:t>
      </w:r>
    </w:p>
    <w:p>
      <w:pPr>
        <w:pStyle w:val="38"/>
        <w:rPr>
          <w:ins w:id="99983" w:author="מנוע מכני" w:date="2026-10-11T12:04:39Z"/>
        </w:rPr>
      </w:pPr>
      <w:r w:rsidRPr="00B078C3">
        <w:t xml:space="preserve">כדרבי אבהו </w:t>
      </w:r>
      <w:r>
        <w:t>ד</w:t>
      </w:r>
      <w:r w:rsidRPr="00B078C3">
        <w:t xml:space="preserve">רמי:</w:t>
      </w:r>
    </w:p>
    <w:p w:rsidR="00E403F0" w:rsidRPr="00B078C3" w:rsidRDefault="00E403F0" w:rsidP="00E403F0">
      <w:pPr>
        <w:rPr>
          <w:rFonts w:ascii="FontbitDavid" w:hAnsi="FontbitDavid"/>
          <w:sz w:val="24"/>
          <w:rtl/>
        </w:rPr>
      </w:pPr>
      <w:del w:id="999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כתיב </w:t>
      </w:r>
      <w:r>
        <w:rPr>
          <w:rFonts w:ascii="FontbitDavid" w:hAnsi="FontbitDavid" w:hint="cs"/>
          <w:sz w:val="24"/>
          <w:rtl/>
        </w:rPr>
        <w:t>'</w:t>
      </w:r>
      <w:r w:rsidRPr="00B078C3">
        <w:rPr>
          <w:rFonts w:ascii="FontbitDavid" w:hAnsi="FontbitDavid"/>
          <w:sz w:val="24"/>
          <w:rtl/>
        </w:rPr>
        <w:t xml:space="preserve">ותזרני חיל וכתיב </w:t>
      </w:r>
      <w:r>
        <w:rPr>
          <w:rFonts w:ascii="FontbitDavid" w:hAnsi="FontbitDavid" w:hint="cs"/>
          <w:sz w:val="24"/>
          <w:rtl/>
        </w:rPr>
        <w:t>'</w:t>
      </w:r>
      <w:r>
        <w:rPr>
          <w:rStyle w:val="afffff0"/>
          <w:rFonts w:ascii="FontbitDavid" w:hAnsi="FontbitDavid"/>
          <w:sz w:val="24"/>
          <w:rtl/>
          <w:rPrChange w:id="9028" w:author="מנוע פסוקים" w:date="2026-10-11T09:23:42Z">
            <w:rPr>
              <w:rFonts w:ascii="FontbitDavid" w:hAnsi="FontbitDavid"/>
              <w:sz w:val="24"/>
              <w:rtl/>
            </w:rPr>
          </w:rPrChange>
        </w:rPr>
        <w:t xml:space="preserve">האל המאזרני חיל</w:t>
      </w:r>
      <w:r>
        <w:rPr>
          <w:rFonts w:ascii="FontbitDavid" w:hAnsi="FontbitDavid" w:hint="cs"/>
          <w:sz w:val="24"/>
          <w:rtl/>
        </w:rPr>
        <w:t>'</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דוד לפני </w:t>
      </w:r>
      <w:r w:rsidRPr="00B078C3">
        <w:rPr>
          <w:rFonts w:ascii="FontbitDavid" w:hAnsi="FontbitDavid"/>
          <w:sz w:val="24"/>
          <w:rtl/>
        </w:rPr>
        <w:t xml:space="preserve">הק</w:t>
      </w:r>
      <w:ins w:id="91365" w:author="מנוע מכני" w:date="2026-10-11T12:04:39Z">
        <w:r>
          <w:rPr>
            <w:rFonts w:ascii="FontbitDavid" w:hAnsi="FontbitDavid" w:hint="cs"/>
            <w:sz w:val="24"/>
            <w:rtl/>
          </w:rPr>
          <w:t xml:space="preserve">ב"ה</w:t>
        </w:r>
      </w:ins>
      <w:del w:id="91366" w:author="מנוע מכני" w:date="2026-10-11T12:04:39Z">
        <w:r>
          <w:rPr>
            <w:rFonts w:ascii="FontbitDavid" w:hAnsi="FontbitDavid" w:hint="cs"/>
            <w:sz w:val="24"/>
            <w:rtl/>
          </w:rPr>
          <w:delText xml:space="preserve">ב''ה</w:delText>
        </w:r>
      </w:del>
      <w:r>
        <w:rPr>
          <w:rFonts w:ascii="FontbitDavid" w:hAnsi="FontbitDavid" w:hint="cs"/>
          <w:sz w:val="24"/>
          <w:rtl/>
        </w:rPr>
        <w:t xml:space="preserve"> </w:t>
      </w:r>
      <w:r w:rsidRPr="00B078C3">
        <w:rPr>
          <w:rStyle w:val="2fb"/>
          <w:rFonts w:ascii="FontbitDavid" w:hAnsi="FontbitDavid"/>
          <w:sz w:val="24"/>
          <w:rtl/>
        </w:rPr>
        <w:t xml:space="preserve">רבש"ע</w:t>
      </w:r>
      <w:r w:rsidRPr="00B078C3">
        <w:rPr>
          <w:rFonts w:ascii="FontbitDavid" w:hAnsi="FontbitDavid"/>
          <w:sz w:val="24"/>
          <w:rtl/>
        </w:rPr>
        <w:t xml:space="preserve">, זיריתני וזרזתני.</w:t>
      </w:r>
    </w:p>
    <w:p>
      <w:pPr>
        <w:pStyle w:val="afffff8"/>
        <w:rPr>
          <w:ins w:id="90417" w:author="קלוד" w:date="2026-10-11T12:23:38Z"/>
        </w:rPr>
      </w:pPr>
      <w:ins w:id="90418" w:author="קלוד" w:date="2026-10-11T12:23:38Z">
        <w:r>
          <w:rPr>
            <w:color w:val="7B3F00"/>
          </w:rPr>
          <w:t xml:space="preserve">הקב"ה סופר רביעיותיהם של ישראל</w:t>
        </w:r>
      </w:ins>
    </w:p>
    <w:p>
      <w:pPr>
        <w:pStyle w:val="38"/>
        <w:rPr>
          <w:ins w:id="99986" w:author="מנוע מכני" w:date="2026-10-11T12:04:39Z"/>
        </w:rPr>
      </w:pPr>
      <w:del w:id="99985" w:author="מנוע מכני" w:date="2026-10-11T12:04:39Z">
        <w:r w:rsidRPr="00E744B3">
          <w:delText xml:space="preserve">•</w:delText>
        </w:r>
      </w:del>
      <w:r w:rsidRPr="00E744B3">
        <w:t xml:space="preserve"> </w:t>
      </w:r>
      <w:r w:rsidRPr="00B078C3">
        <w:t xml:space="preserve">דרש רבי אבהו:</w:t>
      </w:r>
    </w:p>
    <w:p w:rsidR="00E403F0" w:rsidRPr="00B078C3" w:rsidRDefault="00E403F0" w:rsidP="00E403F0">
      <w:pPr>
        <w:rPr>
          <w:rFonts w:ascii="FontbitDavid" w:hAnsi="FontbitDavid"/>
          <w:sz w:val="24"/>
          <w:rtl/>
        </w:rPr>
      </w:pPr>
      <w:del w:id="99987" w:author="מנוע מכני" w:date="2026-10-11T12:04:39Z">
        <w:r w:rsidRPr="00B078C3">
          <w:rPr>
            <w:rFonts w:ascii="FontbitDavid" w:hAnsi="FontbitDavid"/>
            <w:sz w:val="24"/>
            <w:rtl/>
          </w:rPr>
          <w:delText xml:space="preserve"> </w:delText>
        </w:r>
      </w:del>
      <w:ins w:id="95501" w:author="מנוע מכני" w:date="2026-10-11T12:04:39Z">
        <w:r>
          <w:rPr>
            <w:rFonts w:ascii="FontbitDavid" w:hAnsi="FontbitDavid"/>
            <w:sz w:val="24"/>
            <w:rtl/>
          </w:rPr>
          <w:t xml:space="preserve">מה</w:t>
        </w:r>
      </w:ins>
      <w:del w:id="9550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דכתיב </w:t>
      </w:r>
      <w:r>
        <w:rPr>
          <w:rFonts w:ascii="FontbitDavid" w:hAnsi="FontbitDavid" w:hint="cs"/>
          <w:sz w:val="24"/>
          <w:rtl/>
        </w:rPr>
        <w:t>'</w:t>
      </w:r>
      <w:ins w:id="90403" w:author="Claude - סמנטי" w:date="2026-10-11T12:19:29Z">
        <w:r>
          <w:rPr>
            <w:rStyle w:val="afffff0"/>
            <w:rFonts w:ascii="FontbitDavid" w:hAnsi="FontbitDavid"/>
            <w:sz w:val="24"/>
            <w:rtl/>
          </w:rPr>
          <w:t xml:space="preserve">מִי מָנָה עֲפַר יַעֲקֹב וּמִסְפָּר אֶת רוֹבַע יִשְׂרָאֵל</w:t>
        </w:r>
      </w:ins>
      <w:del w:id="90404" w:author="Claude - סמנטי" w:date="2026-10-11T12:19:29Z">
        <w:r w:rsidRPr="00B078C3">
          <w:rPr>
            <w:rFonts w:ascii="FontbitDavid" w:hAnsi="FontbitDavid"/>
            <w:sz w:val="24"/>
            <w:rtl/>
          </w:rPr>
          <w:delText xml:space="preserve">מי מנה עפר יעקב ומספר את רובע ישראל</w:delText>
        </w:r>
      </w:del>
      <w:r>
        <w:rPr>
          <w:rFonts w:ascii="FontbitDavid" w:hAnsi="FontbitDavid" w:hint="cs"/>
          <w:sz w:val="24"/>
          <w:rtl/>
        </w:rPr>
        <w:t>'</w:t>
      </w:r>
      <w:r w:rsidRPr="00B078C3">
        <w:rPr>
          <w:rFonts w:ascii="FontbitDavid" w:hAnsi="FontbitDavid"/>
          <w:sz w:val="24"/>
          <w:rtl/>
        </w:rPr>
        <w:t xml:space="preserve"> - מלמד שהקב"ה יושב וסופר את רביעיותיהם של ישראל, מתי תבא טיפה שהצדיק נוצר הימנה.</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ועל דבר זה נסמית עינו של בלעם הרשע, </w:t>
      </w:r>
      <w:r w:rsidRPr="00B078C3">
        <w:rPr>
          <w:rFonts w:ascii="FontbitDavid" w:hAnsi="FontbitDavid"/>
          <w:sz w:val="24"/>
          <w:rtl/>
        </w:rPr>
        <w:t xml:space="preserve">אמר</w:t>
      </w:r>
      <w:r w:rsidRPr="00B078C3">
        <w:rPr>
          <w:rFonts w:ascii="FontbitDavid" w:hAnsi="FontbitDavid"/>
          <w:sz w:val="24"/>
          <w:rtl/>
        </w:rPr>
        <w:t xml:space="preserve">: מי שהוא טהור וקדוש, ומשרתיו טהורים וקדושים יציץ בדבר זה? מיד נסמית עינו, דכתיב </w:t>
      </w:r>
      <w:r>
        <w:rPr>
          <w:rFonts w:ascii="FontbitDavid" w:hAnsi="FontbitDavid" w:hint="cs"/>
          <w:sz w:val="24"/>
          <w:rtl/>
        </w:rPr>
        <w:t>'</w:t>
      </w:r>
      <w:ins w:id="90405" w:author="Claude - סמנטי" w:date="2026-10-11T12:19:29Z">
        <w:r>
          <w:rPr>
            <w:rStyle w:val="afffff0"/>
            <w:rFonts w:ascii="FontbitDavid" w:hAnsi="FontbitDavid"/>
            <w:sz w:val="24"/>
            <w:rtl/>
          </w:rPr>
          <w:t xml:space="preserve">נְאֻם הַגֶּבֶר שְׁתוּם הָעָיִן</w:t>
        </w:r>
      </w:ins>
      <w:del w:id="90406" w:author="Claude - סמנטי" w:date="2026-10-11T12:19:29Z">
        <w:r w:rsidRPr="00B078C3">
          <w:rPr>
            <w:rFonts w:ascii="FontbitDavid" w:hAnsi="FontbitDavid"/>
            <w:sz w:val="24"/>
            <w:rtl/>
          </w:rPr>
          <w:delText xml:space="preserve">נאם הגבר שתום העין</w:delText>
        </w:r>
      </w:del>
      <w:r>
        <w:rPr>
          <w:rFonts w:ascii="FontbitDavid" w:hAnsi="FontbitDavid" w:hint="cs"/>
          <w:sz w:val="24"/>
          <w:rtl/>
        </w:rPr>
        <w:t>'</w:t>
      </w:r>
      <w:r w:rsidRPr="00B078C3">
        <w:rPr>
          <w:rFonts w:ascii="FontbitDavid" w:hAnsi="FontbitDavid"/>
          <w:sz w:val="24"/>
          <w:rtl/>
        </w:rPr>
        <w:t>.</w:t>
      </w:r>
    </w:p>
    <w:p>
      <w:pPr>
        <w:pStyle w:val="38"/>
        <w:rPr>
          <w:ins w:id="99988" w:author="מנוע מכני" w:date="2026-10-11T12:04:39Z"/>
        </w:rPr>
      </w:pPr>
      <w:r>
        <w:tab/>
      </w:r>
      <w:r w:rsidRPr="00B078C3">
        <w:t>והיינו דא</w:t>
      </w:r>
      <w:r>
        <w:t xml:space="preserve">ר</w:t>
      </w:r>
      <w:ins w:id="91367" w:author="מנוע מכני" w:date="2026-10-11T12:04:39Z">
        <w:r>
          <w:t xml:space="preserve">י"ו</w:t>
        </w:r>
      </w:ins>
      <w:del w:id="91368"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99989" w:author="מנוע מכני" w:date="2026-10-11T12:04:39Z">
        <w:r w:rsidRPr="00B078C3">
          <w:rPr>
            <w:rFonts w:ascii="FontbitDavid" w:hAnsi="FontbitDavid"/>
            <w:sz w:val="24"/>
            <w:rtl/>
          </w:rPr>
          <w:delText xml:space="preserve"> </w:delText>
        </w:r>
      </w:del>
      <w:ins w:id="95503" w:author="מנוע מכני" w:date="2026-10-11T12:04:39Z">
        <w:r>
          <w:rPr>
            <w:rFonts w:ascii="FontbitDavid" w:hAnsi="FontbitDavid"/>
            <w:sz w:val="24"/>
            <w:rtl/>
          </w:rPr>
          <w:t xml:space="preserve">מה</w:t>
        </w:r>
      </w:ins>
      <w:del w:id="9550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דכתיב </w:t>
      </w:r>
      <w:r>
        <w:rPr>
          <w:rFonts w:ascii="FontbitDavid" w:hAnsi="FontbitDavid" w:hint="cs"/>
          <w:sz w:val="24"/>
          <w:rtl/>
        </w:rPr>
        <w:t>'</w:t>
      </w:r>
      <w:ins w:id="90407" w:author="Claude - סמנטי" w:date="2026-10-11T12:19:29Z">
        <w:r>
          <w:rPr>
            <w:rStyle w:val="afffff0"/>
            <w:rFonts w:ascii="FontbitDavid" w:hAnsi="FontbitDavid"/>
            <w:sz w:val="24"/>
            <w:rtl/>
          </w:rPr>
          <w:t xml:space="preserve">וַיִּשְׁכַּב עִמָּהּ בַּלַּיְלָה הוּא</w:t>
        </w:r>
      </w:ins>
      <w:del w:id="90408" w:author="Claude - סמנטי" w:date="2026-10-11T12:19:29Z">
        <w:r w:rsidRPr="00B078C3">
          <w:rPr>
            <w:rFonts w:ascii="FontbitDavid" w:hAnsi="FontbitDavid"/>
            <w:sz w:val="24"/>
            <w:rtl/>
          </w:rPr>
          <w:delText xml:space="preserve">וישכב עמה בלילה הוא</w:delText>
        </w:r>
      </w:del>
      <w:r>
        <w:rPr>
          <w:rFonts w:ascii="FontbitDavid" w:hAnsi="FontbitDavid" w:hint="cs"/>
          <w:sz w:val="24"/>
          <w:rtl/>
        </w:rPr>
        <w:t>'</w:t>
      </w:r>
      <w:r>
        <w:rPr>
          <w:rFonts w:ascii="FontbitDavid" w:hAnsi="FontbitDavid"/>
          <w:sz w:val="24"/>
          <w:rtl/>
        </w:rPr>
        <w:t xml:space="preserve"> - מלמד שהקב"ה סייע באותו מעשה, שנאמר </w:t>
      </w:r>
      <w:r>
        <w:rPr>
          <w:rStyle w:val="afffff0"/>
          <w:rFonts w:ascii="FontbitDavid" w:hAnsi="FontbitDavid"/>
          <w:sz w:val="24"/>
          <w:rtl/>
          <w:rPrChange w:id="9029" w:author="מנוע פסוקים" w:date="2026-10-11T09:23:42Z">
            <w:rPr>
              <w:rFonts w:ascii="FontbitDavid" w:hAnsi="FontbitDavid"/>
              <w:sz w:val="24"/>
              <w:rtl/>
            </w:rPr>
          </w:rPrChange>
        </w:rPr>
        <w:t xml:space="preserve">יששכר חמור גרם</w:t>
      </w:r>
      <w:r>
        <w:rPr>
          <w:rFonts w:ascii="FontbitDavid" w:hAnsi="FontbitDavid"/>
          <w:sz w:val="24"/>
          <w:rtl/>
        </w:rPr>
        <w:t xml:space="preserve"> - חמור גרם לו ליששכר.</w:t>
      </w:r>
    </w:p>
    <w:p>
      <w:pPr>
        <w:pStyle w:val="afffff8"/>
        <w:rPr>
          <w:ins w:id="90415" w:author="קלוד" w:date="2026-10-11T12:23:38Z"/>
        </w:rPr>
      </w:pPr>
      <w:ins w:id="90416" w:author="קלוד" w:date="2026-10-11T12:23:38Z">
        <w:r>
          <w:rPr>
            <w:color w:val="7B3F00"/>
          </w:rPr>
          <w:t xml:space="preserve">מי מזריע תחילה - יולדת זכר או נקבה</w:t>
        </w:r>
      </w:ins>
    </w:p>
    <w:p w:rsidR="00E403F0" w:rsidRDefault="00E403F0" w:rsidP="00E403F0">
      <w:pPr>
        <w:rPr>
          <w:rFonts w:ascii="FontbitDavid" w:hAnsi="FontbitDavid"/>
          <w:sz w:val="24"/>
          <w:rtl/>
        </w:rPr>
      </w:pPr>
      <w:r w:rsidRPr="00E744B3">
        <w:rPr>
          <w:rFonts w:ascii="FontbitDavid" w:hAnsi="FontbitDavid"/>
          <w:b/>
          <w:bCs/>
          <w:rtl/>
        </w:rPr>
        <w:t>•</w:t>
      </w:r>
      <w:ins w:id="92833" w:author="מנוע מכני" w:date="2026-10-11T12:04:39Z">
        <w:r>
          <w:rPr>
            <w:rFonts w:ascii="FontbitDavid" w:hAnsi="FontbitDavid"/>
            <w:sz w:val="24"/>
            <w:rtl/>
          </w:rPr>
          <w:t xml:space="preserve">: </w:t>
        </w:r>
        <w:r>
          <w:rPr>
            <w:rStyle w:val="2fb"/>
            <w:rFonts w:ascii="FontbitDavid" w:hAnsi="FontbitDavid"/>
            <w:sz w:val="24"/>
            <w:rtl/>
          </w:rPr>
          <w:t xml:space="preserve">א</w:t>
        </w:r>
      </w:ins>
      <w:del w:id="92834" w:author="מנוע מכני" w:date="2026-10-11T12:04:39Z">
        <w:r w:rsidRPr="00B078C3">
          <w:rPr>
            <w:rFonts w:ascii="FontbitDavid" w:hAnsi="FontbitDavid"/>
            <w:sz w:val="24"/>
            <w:rtl/>
          </w:rPr>
          <w:delText xml:space="preserve">:</w:delText>
        </w:r>
        <w:r>
          <w:rPr>
            <w:rFonts w:ascii="FontbitDavid" w:hAnsi="FontbitDavid" w:hint="cs"/>
            <w:sz w:val="24"/>
            <w:rtl/>
          </w:rPr>
          <w:delText xml:space="preserve">א</w:delText>
        </w:r>
      </w:del>
      <w:r>
        <w:rPr>
          <w:rStyle w:val="2fb"/>
          <w:rFonts w:ascii="FontbitDavid" w:hAnsi="FontbitDavid" w:hint="cs"/>
          <w:sz w:val="24"/>
          <w:rtl/>
        </w:rPr>
        <w:t xml:space="preserve">ר</w:t>
      </w:r>
      <w:ins w:id="91369" w:author="מנוע מכני" w:date="2026-10-11T12:04:39Z">
        <w:r>
          <w:rPr>
            <w:rStyle w:val="2fb"/>
            <w:rFonts w:ascii="FontbitDavid" w:hAnsi="FontbitDavid" w:hint="cs"/>
            <w:sz w:val="24"/>
            <w:rtl/>
          </w:rPr>
          <w:t xml:space="preserve">י"צ</w:t>
        </w:r>
      </w:ins>
      <w:del w:id="91370" w:author="מנוע מכני" w:date="2026-10-11T12:04:39Z">
        <w:r>
          <w:rPr>
            <w:rFonts w:ascii="FontbitDavid" w:hAnsi="FontbitDavid" w:hint="cs"/>
            <w:sz w:val="24"/>
            <w:rtl/>
          </w:rPr>
          <w:delText xml:space="preserve">י''צ</w:delText>
        </w:r>
      </w:del>
      <w:r>
        <w:rPr>
          <w:rFonts w:ascii="FontbitDavid" w:hAnsi="FontbitDavid" w:hint="cs"/>
          <w:sz w:val="24"/>
          <w:rtl/>
        </w:rPr>
        <w:t xml:space="preserve"> </w:t>
      </w:r>
      <w:r>
        <w:rPr>
          <w:rStyle w:val="2fb"/>
          <w:rFonts w:ascii="FontbitDavid" w:hAnsi="FontbitDavid" w:hint="cs"/>
          <w:sz w:val="24"/>
          <w:rtl/>
        </w:rPr>
        <w:t xml:space="preserve">א</w:t>
      </w:r>
      <w:ins w:id="91371" w:author="מנוע מכני" w:date="2026-10-11T12:04:39Z">
        <w:r>
          <w:rPr>
            <w:rStyle w:val="2fb"/>
            <w:rFonts w:ascii="FontbitDavid" w:hAnsi="FontbitDavid" w:hint="cs"/>
            <w:sz w:val="24"/>
            <w:rtl/>
          </w:rPr>
          <w:t xml:space="preserve">ר"א</w:t>
        </w:r>
      </w:ins>
      <w:del w:id="91372" w:author="מנוע מכני" w:date="2026-10-11T12:04:39Z">
        <w:r>
          <w:rPr>
            <w:rFonts w:ascii="FontbitDavid" w:hAnsi="FontbitDavid" w:hint="cs"/>
            <w:sz w:val="24"/>
            <w:rtl/>
          </w:rPr>
          <w:delText xml:space="preserve">ר''א</w:delText>
        </w:r>
      </w:del>
      <w:r>
        <w:rPr>
          <w:rFonts w:ascii="FontbitDavid" w:hAnsi="FontbitDavid" w:hint="cs"/>
          <w:sz w:val="24"/>
          <w:rtl/>
        </w:rPr>
        <w:t xml:space="preserve">:</w:t>
      </w:r>
      <w:r w:rsidRPr="00B078C3">
        <w:rPr>
          <w:rFonts w:ascii="FontbitDavid" w:hAnsi="FontbitDavid"/>
          <w:sz w:val="24"/>
          <w:rtl/>
        </w:rPr>
        <w:t xml:space="preserve"> </w:t>
      </w:r>
      <w:r>
        <w:rPr>
          <w:rFonts w:ascii="FontbitDavid" w:hAnsi="FontbitDavid"/>
          <w:sz w:val="24"/>
          <w:rtl/>
        </w:rPr>
        <w:tab/>
      </w:r>
      <w:r w:rsidRPr="00B078C3">
        <w:rPr>
          <w:rFonts w:ascii="FontbitDavid" w:hAnsi="FontbitDavid"/>
          <w:sz w:val="24"/>
          <w:rtl/>
        </w:rPr>
        <w:t xml:space="preserve">אשה מזרעת תחילה - יולדת זכר, </w:t>
      </w:r>
    </w:p>
    <w:p w:rsidR="00E403F0" w:rsidRPr="00B078C3" w:rsidRDefault="00E403F0" w:rsidP="00E403F0">
      <w:pPr>
        <w:rPr>
          <w:rFonts w:ascii="FontbitDavid" w:hAnsi="FontbitDavid"/>
          <w:sz w:val="24"/>
          <w:rtl/>
        </w:rPr>
      </w:pPr>
      <w:r>
        <w:rPr>
          <w:rFonts w:ascii="FontbitDavid" w:hAnsi="FontbitDavid"/>
          <w:b/>
          <w:bCs/>
          <w:rtl/>
        </w:rPr>
        <w:tab/>
      </w:r>
      <w:r>
        <w:rPr>
          <w:rFonts w:ascii="FontbitDavid" w:hAnsi="FontbitDavid"/>
          <w:b/>
          <w:bCs/>
          <w:rtl/>
        </w:rPr>
        <w:tab/>
      </w:r>
      <w:r>
        <w:rPr>
          <w:rFonts w:ascii="FontbitDavid" w:hAnsi="FontbitDavid"/>
          <w:b/>
          <w:bCs/>
          <w:rtl/>
        </w:rPr>
        <w:tab/>
      </w:r>
      <w:r>
        <w:rPr>
          <w:rFonts w:ascii="FontbitDavid" w:hAnsi="FontbitDavid"/>
          <w:sz w:val="24"/>
          <w:rtl/>
        </w:rPr>
        <w:t xml:space="preserve">איש מזריע תחילה - יולדת נקבה, שנאמר </w:t>
      </w:r>
      <w:r>
        <w:rPr>
          <w:rStyle w:val="afffff0"/>
          <w:rFonts w:ascii="FontbitDavid" w:hAnsi="FontbitDavid"/>
          <w:sz w:val="24"/>
          <w:rtl/>
          <w:rPrChange w:id="9030" w:author="מנוע פסוקים" w:date="2026-10-11T09:23:42Z">
            <w:rPr>
              <w:rFonts w:ascii="FontbitDavid" w:hAnsi="FontbitDavid"/>
              <w:sz w:val="24"/>
              <w:rtl/>
            </w:rPr>
          </w:rPrChange>
        </w:rPr>
        <w:t xml:space="preserve">אשה כי תזריע וילדה זכר</w:t>
      </w:r>
      <w:r>
        <w:rPr>
          <w:rFonts w:ascii="FontbitDavid" w:hAnsi="FontbitDavid"/>
          <w:sz w:val="24"/>
          <w:rtl/>
        </w:rPr>
        <w:t xml:space="preserve">.</w:t>
      </w:r>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תנו רבנן, בראשונה היו אומרים: אשה מזרעת תחילה - יולדת זכר, איש מזריע תחלה - יולדת נקבה, ולא פירשו חכמים את הדבר, עד שבא </w:t>
      </w:r>
      <w:r w:rsidRPr="00B078C3">
        <w:rPr>
          <w:rStyle w:val="2fb"/>
          <w:rFonts w:ascii="FontbitDavid" w:hAnsi="FontbitDavid"/>
          <w:sz w:val="24"/>
          <w:rtl/>
        </w:rPr>
        <w:t xml:space="preserve">רבי</w:t>
      </w:r>
      <w:r w:rsidRPr="00B078C3">
        <w:rPr>
          <w:rFonts w:ascii="FontbitDavid" w:hAnsi="FontbitDavid"/>
          <w:sz w:val="24"/>
          <w:rtl/>
        </w:rPr>
        <w:t xml:space="preserve"> צדוק ופירשו: </w:t>
      </w:r>
      <w:r>
        <w:rPr>
          <w:rFonts w:ascii="FontbitDavid" w:hAnsi="FontbitDavid" w:hint="cs"/>
          <w:sz w:val="24"/>
          <w:rtl/>
        </w:rPr>
        <w:t>'</w:t>
      </w:r>
      <w:ins w:id="90409" w:author="Claude - סמנטי" w:date="2026-10-11T12:19:29Z">
        <w:r>
          <w:rPr>
            <w:rStyle w:val="afffff0"/>
            <w:rFonts w:ascii="FontbitDavid" w:hAnsi="FontbitDavid"/>
            <w:sz w:val="24"/>
            <w:rtl/>
          </w:rPr>
          <w:t xml:space="preserve">אֵלֶּה בְּנֵי לֵאָה אֲשֶׁר יָלְדָה לְיַעֲקֹב בְּפַדַּן אֲרָם וְאֵת דִּינָה בִתּוֹ</w:t>
        </w:r>
      </w:ins>
      <w:del w:id="90410" w:author="Claude - סמנטי" w:date="2026-10-11T12:19:29Z">
        <w:r w:rsidRPr="00B078C3">
          <w:rPr>
            <w:rFonts w:ascii="FontbitDavid" w:hAnsi="FontbitDavid"/>
            <w:sz w:val="24"/>
            <w:rtl/>
          </w:rPr>
          <w:delText xml:space="preserve">אלה בני לאה אשר ילדה ליעקב בפדן ארם ואת דינה בתו</w:delText>
        </w:r>
      </w:del>
      <w:r>
        <w:rPr>
          <w:rFonts w:ascii="FontbitDavid" w:hAnsi="FontbitDavid" w:hint="cs"/>
          <w:sz w:val="24"/>
          <w:rtl/>
        </w:rPr>
        <w:t>'</w:t>
      </w:r>
      <w:r w:rsidRPr="00B078C3">
        <w:rPr>
          <w:rFonts w:ascii="FontbitDavid" w:hAnsi="FontbitDavid"/>
          <w:sz w:val="24"/>
          <w:rtl/>
        </w:rPr>
        <w:t xml:space="preserve"> - תלה הזכרים בנקבות, ונקבות בזכרים</w:t>
      </w:r>
      <w:r>
        <w:rPr>
          <w:rFonts w:ascii="FontbitDavid" w:hAnsi="FontbitDavid" w:hint="cs"/>
          <w:sz w:val="24"/>
          <w:rtl/>
        </w:rPr>
        <w:t>,</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b/>
          <w:bCs/>
          <w:rtl/>
        </w:rPr>
        <w:tab/>
      </w:r>
      <w:r>
        <w:rPr>
          <w:rFonts w:ascii="FontbitDavid" w:hAnsi="FontbitDavid" w:hint="cs"/>
          <w:sz w:val="24"/>
          <w:rtl/>
        </w:rPr>
        <w:t>'</w:t>
      </w:r>
      <w:r w:rsidRPr="00B078C3">
        <w:rPr>
          <w:rStyle w:val="afffff0"/>
          <w:rFonts w:ascii="FontbitDavid" w:hAnsi="FontbitDavid"/>
          <w:sz w:val="24"/>
          <w:rtl/>
        </w:rPr>
        <w:t>ויהיו בני אולם אנשים גבורי חיל דורכי קשת ומרבים בנים ובני בנים</w:t>
      </w:r>
      <w:r>
        <w:rPr>
          <w:rFonts w:ascii="FontbitDavid" w:hAnsi="FontbitDavid" w:hint="cs"/>
          <w:sz w:val="24"/>
          <w:rtl/>
        </w:rPr>
        <w:t>'</w:t>
      </w:r>
      <w:r w:rsidRPr="00B078C3">
        <w:rPr>
          <w:rFonts w:ascii="FontbitDavid" w:hAnsi="FontbitDavid"/>
          <w:sz w:val="24"/>
          <w:rtl/>
        </w:rPr>
        <w:t xml:space="preserve">, וכי בידו של אדם להרבות בנים ובני בנים? אלא, מתוך</w:t>
      </w:r>
      <w:ins w:id="96851" w:author="מנוע מכני" w:date="2026-10-11T12:04:39Z">
        <w:r>
          <w:rPr>
            <w:rFonts w:ascii="FontbitDavid" w:hAnsi="FontbitDavid"/>
            <w:sz w:val="24"/>
            <w:rtl/>
          </w:rPr>
          <w:t xml:space="preserve"> </w:t>
        </w:r>
      </w:ins>
      <w:del w:id="96852" w:author="מנוע מכני" w:date="2026-10-11T12:04:39Z">
        <w:r w:rsidRPr="00B078C3">
          <w:rPr>
            <w:rFonts w:ascii="FontbitDavid" w:hAnsi="FontbitDavid"/>
            <w:sz w:val="24"/>
            <w:rtl/>
          </w:rPr>
          <w:delText xml:space="preserve">  </w:delText>
        </w:r>
      </w:del>
      <w:r>
        <w:rPr>
          <w:rFonts w:ascii="FontbitDavid" w:hAnsi="FontbitDavid"/>
          <w:sz w:val="24"/>
          <w:rtl/>
        </w:rPr>
        <w:t xml:space="preserve">שמשהין עצמן בבטן כדי שיזריעו נשותיהן תחלה, שיהו בניהם זכרים - מעלה עליהן הכתוב - כאילו הם </w:t>
      </w:r>
      <w:r>
        <w:rPr>
          <w:rStyle w:val="afffff0"/>
          <w:rFonts w:ascii="FontbitDavid" w:hAnsi="FontbitDavid"/>
          <w:sz w:val="24"/>
          <w:rtl/>
          <w:rPrChange w:id="9031" w:author="מנוע פסוקים" w:date="2026-10-11T09:23:42Z">
            <w:rPr>
              <w:rFonts w:ascii="FontbitDavid" w:hAnsi="FontbitDavid"/>
              <w:sz w:val="24"/>
              <w:rtl/>
            </w:rPr>
          </w:rPrChange>
        </w:rPr>
        <w:t xml:space="preserve">מרבים בנים ובני בנים</w:t>
      </w:r>
      <w:r>
        <w:rPr>
          <w:rFonts w:ascii="FontbitDavid" w:hAnsi="FontbitDavid"/>
          <w:sz w:val="24"/>
          <w:rtl/>
        </w:rPr>
        <w:t xml:space="preserve">.</w:t>
      </w:r>
    </w:p>
    <w:p>
      <w:pPr>
        <w:pStyle w:val="38"/>
        <w:rPr>
          <w:ins w:id="99990" w:author="מנוע מכני" w:date="2026-10-11T12:04:39Z"/>
        </w:rPr>
      </w:pPr>
      <w:r w:rsidRPr="00B078C3">
        <w:t xml:space="preserve">והיינו</w:t>
      </w:r>
    </w:p>
    <w:p w:rsidR="00E403F0" w:rsidRPr="00B078C3" w:rsidRDefault="00E403F0" w:rsidP="00E403F0">
      <w:pPr>
        <w:rPr>
          <w:rFonts w:ascii="FontbitDavid" w:hAnsi="FontbitDavid"/>
          <w:sz w:val="24"/>
          <w:rtl/>
        </w:rPr>
      </w:pPr>
      <w:del w:id="999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w:t>
      </w:r>
      <w:ins w:id="91373" w:author="מנוע מכני" w:date="2026-10-11T12:04:39Z">
        <w:r>
          <w:rPr>
            <w:rFonts w:ascii="FontbitDavid" w:hAnsi="FontbitDavid"/>
            <w:sz w:val="24"/>
            <w:rtl/>
          </w:rPr>
          <w:t xml:space="preserve">א"ר</w:t>
        </w:r>
      </w:ins>
      <w:del w:id="91374"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קטינא: יכולני לעשות כל בני זכרים.</w:t>
      </w:r>
    </w:p>
    <w:p w:rsidR="00E403F0" w:rsidRDefault="00E403F0" w:rsidP="00E403F0">
      <w:pPr>
        <w:pStyle w:val="afff3"/>
        <w:framePr w:wrap="around"/>
        <w:rPr>
          <w:rtl/>
        </w:rPr>
      </w:pPr>
      <w:r>
        <w:rPr>
          <w:rFonts w:hint="cs"/>
          <w:rtl/>
        </w:rPr>
        <w:lastRenderedPageBreak/>
        <w:t>לא:</w:t>
      </w:r>
    </w:p>
    <w:p w:rsidR="00E403F0" w:rsidRPr="00B078C3" w:rsidRDefault="00E403F0" w:rsidP="00E403F0">
      <w:pPr>
        <w:rPr>
          <w:rFonts w:ascii="FontbitDavid" w:hAnsi="FontbitDavid"/>
          <w:sz w:val="24"/>
          <w:rtl/>
        </w:rPr>
      </w:pPr>
      <w:r w:rsidRPr="00E744B3">
        <w:rPr>
          <w:rFonts w:ascii="FontbitDavid" w:hAnsi="FontbitDavid"/>
          <w:b/>
          <w:bCs/>
          <w:rtl/>
        </w:rPr>
        <w:t xml:space="preserve">• </w:t>
      </w:r>
      <w:ins w:id="91375" w:author="מנוע מכני" w:date="2026-10-11T12:04:39Z">
        <w:r>
          <w:rPr>
            <w:rFonts w:ascii="FontbitDavid" w:hAnsi="FontbitDavid"/>
            <w:sz w:val="24"/>
            <w:rtl/>
          </w:rPr>
          <w:t xml:space="preserve">א"ר</w:t>
        </w:r>
      </w:ins>
      <w:del w:id="91376"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הרוצה לעשות כל בניו זכרים - יבעול וישנה.</w:t>
      </w:r>
    </w:p>
    <w:p>
      <w:pPr>
        <w:pStyle w:val="afffff8"/>
        <w:rPr>
          <w:ins w:id="90413" w:author="קלוד" w:date="2026-10-11T12:23:38Z"/>
        </w:rPr>
      </w:pPr>
      <w:ins w:id="90414" w:author="קלוד" w:date="2026-10-11T12:23:38Z">
        <w:r>
          <w:rPr>
            <w:color w:val="7B3F00"/>
          </w:rPr>
          <w:t xml:space="preserve">אימתי אשה מתעברת - סמוך לוסתה או לטבילה</w:t>
        </w:r>
      </w:ins>
    </w:p>
    <w:p>
      <w:pPr>
        <w:pStyle w:val="38"/>
        <w:rPr>
          <w:ins w:id="99993" w:author="מנוע מכני" w:date="2026-10-11T12:04:39Z"/>
        </w:rPr>
      </w:pPr>
      <w:del w:id="99992" w:author="מנוע מכני" w:date="2026-10-11T12:04:39Z">
        <w:r w:rsidRPr="00E744B3">
          <w:delText xml:space="preserve">•</w:delText>
        </w:r>
      </w:del>
      <w:r w:rsidRPr="00E744B3">
        <w:t xml:space="preserve"> </w:t>
      </w:r>
      <w:r>
        <w:t xml:space="preserve">ואר</w:t>
      </w:r>
      <w:ins w:id="91377" w:author="מנוע מכני" w:date="2026-10-11T12:04:39Z">
        <w:r>
          <w:t xml:space="preserve">י"צ</w:t>
        </w:r>
      </w:ins>
      <w:del w:id="91378" w:author="מנוע מכני" w:date="2026-10-11T12:04:39Z">
        <w:r>
          <w:delText xml:space="preserve">י''צ</w:delText>
        </w:r>
      </w:del>
      <w:r>
        <w:t xml:space="preserve"> א</w:t>
      </w:r>
      <w:ins w:id="91379" w:author="מנוע מכני" w:date="2026-10-11T12:04:39Z">
        <w:r>
          <w:t xml:space="preserve">ר"א</w:t>
        </w:r>
      </w:ins>
      <w:del w:id="91380"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999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אשה מתעברת אלא סמוך לוסתה, שנאמר </w:t>
      </w:r>
      <w:r>
        <w:rPr>
          <w:rFonts w:ascii="FontbitDavid" w:hAnsi="FontbitDavid" w:hint="cs"/>
          <w:sz w:val="24"/>
          <w:rtl/>
        </w:rPr>
        <w:t>'</w:t>
      </w:r>
      <w:ins w:id="90411" w:author="Claude - סמנטי" w:date="2026-10-11T12:19:29Z">
        <w:r>
          <w:rPr>
            <w:rStyle w:val="afffff0"/>
            <w:rFonts w:ascii="FontbitDavid" w:hAnsi="FontbitDavid"/>
            <w:sz w:val="24"/>
            <w:rtl/>
          </w:rPr>
          <w:t xml:space="preserve">הֵן בְּעָוֺן חוֹלָלְתִּי</w:t>
        </w:r>
      </w:ins>
      <w:del w:id="90412" w:author="Claude - סמנטי" w:date="2026-10-11T12:19:29Z">
        <w:r w:rsidRPr="00B078C3">
          <w:rPr>
            <w:rFonts w:ascii="FontbitDavid" w:hAnsi="FontbitDavid"/>
            <w:sz w:val="24"/>
            <w:rtl/>
          </w:rPr>
          <w:delText xml:space="preserve">הן בעון חוללתי</w:delText>
        </w:r>
      </w:del>
      <w:r>
        <w:rPr>
          <w:rFonts w:ascii="FontbitDavid" w:hAnsi="FontbitDavid" w:hint="cs"/>
          <w:sz w:val="24"/>
          <w:rtl/>
        </w:rPr>
        <w:t>'</w:t>
      </w:r>
      <w:r w:rsidRPr="00B078C3">
        <w:rPr>
          <w:rFonts w:ascii="FontbitDavid" w:hAnsi="FontbitDavid"/>
          <w:sz w:val="24"/>
          <w:rtl/>
        </w:rPr>
        <w:t>.</w:t>
      </w:r>
    </w:p>
    <w:p>
      <w:pPr>
        <w:pStyle w:val="38"/>
        <w:rPr>
          <w:ins w:id="99995" w:author="מנוע מכני" w:date="2026-10-11T12:04:39Z"/>
        </w:rPr>
      </w:pPr>
      <w:r w:rsidRPr="00B078C3">
        <w:t xml:space="preserve">ור</w:t>
      </w:r>
      <w:ins w:id="91381" w:author="מנוע מכני" w:date="2026-10-11T12:04:39Z">
        <w:r>
          <w:t xml:space="preserve">י"ו</w:t>
        </w:r>
      </w:ins>
      <w:del w:id="91382" w:author="מנוע מכני" w:date="2026-10-11T12:04:39Z">
        <w:r w:rsidRPr="00B078C3">
          <w:delText xml:space="preserve">י''ו</w:delText>
        </w:r>
      </w:del>
      <w:del w:id="101728" w:author="מנוע מכני" w:date="2026-10-11T12:04:39Z">
        <w:r w:rsidRPr="00B078C3">
          <w:delText xml:space="preserve"> אמר</w:delText>
        </w:r>
      </w:del>
      <w:r w:rsidRPr="00B078C3">
        <w:t xml:space="preserve">:</w:t>
      </w:r>
    </w:p>
    <w:p w:rsidR="00E403F0" w:rsidRDefault="00E403F0" w:rsidP="00E403F0">
      <w:pPr>
        <w:rPr>
          <w:rFonts w:ascii="FontbitDavid" w:hAnsi="FontbitDavid"/>
          <w:sz w:val="24"/>
          <w:rtl/>
        </w:rPr>
      </w:pPr>
      <w:del w:id="999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סמוך לטבילה, שנא</w:t>
      </w:r>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w:t>
      </w:r>
      <w:ins w:id="90413" w:author="Claude - סמנטי" w:date="2026-10-11T12:19:29Z">
        <w:r>
          <w:rPr>
            <w:rStyle w:val="afffff0"/>
            <w:rFonts w:ascii="FontbitDavid" w:hAnsi="FontbitDavid"/>
            <w:sz w:val="24"/>
            <w:rtl/>
          </w:rPr>
          <w:t xml:space="preserve">וּבְחֵטְא יֶחֱמַתְנִי אִמִּי</w:t>
        </w:r>
      </w:ins>
      <w:del w:id="90414" w:author="Claude - סמנטי" w:date="2026-10-11T12:19:29Z">
        <w:r w:rsidRPr="00B078C3">
          <w:rPr>
            <w:rFonts w:ascii="FontbitDavid" w:hAnsi="FontbitDavid"/>
            <w:sz w:val="24"/>
            <w:rtl/>
          </w:rPr>
          <w:delText xml:space="preserve">ובחטא יחמתני אמי</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חטא לישנא דדכויי </w:t>
      </w:r>
      <w:r>
        <w:rPr>
          <w:rFonts w:ascii="FontbitDavid" w:hAnsi="FontbitDavid" w:hint="cs"/>
          <w:sz w:val="24"/>
          <w:rtl/>
        </w:rPr>
        <w:t>ד'</w:t>
      </w:r>
      <w:ins w:id="90133" w:author="Claude - סמנטי" w:date="2026-10-11T12:19:29Z">
        <w:r>
          <w:rPr>
            <w:rStyle w:val="afffff0"/>
            <w:rFonts w:ascii="FontbitDavid" w:hAnsi="FontbitDavid"/>
            <w:sz w:val="24"/>
            <w:rtl/>
          </w:rPr>
          <w:t xml:space="preserve">וְחִטֵּא אֶת הַבַּיִת</w:t>
        </w:r>
      </w:ins>
      <w:del w:id="90134" w:author="Claude - סמנטי" w:date="2026-10-11T12:19:29Z">
        <w:r w:rsidRPr="00B078C3">
          <w:rPr>
            <w:rFonts w:ascii="FontbitDavid" w:hAnsi="FontbitDavid"/>
            <w:sz w:val="24"/>
            <w:rtl/>
          </w:rPr>
          <w:delText xml:space="preserve">וחטא את הבית</w:delText>
        </w:r>
      </w:del>
      <w:r>
        <w:rPr>
          <w:rFonts w:ascii="FontbitDavid" w:hAnsi="FontbitDavid" w:hint="cs"/>
          <w:sz w:val="24"/>
          <w:rtl/>
        </w:rPr>
        <w:t>'</w:t>
      </w:r>
      <w:r w:rsidRPr="00B078C3">
        <w:rPr>
          <w:rFonts w:ascii="FontbitDavid" w:hAnsi="FontbitDavid"/>
          <w:sz w:val="24"/>
          <w:rtl/>
        </w:rPr>
        <w:t xml:space="preserve">, </w:t>
      </w:r>
      <w:ins w:id="90131" w:author="Claude - סמנטי" w:date="2026-10-11T12:19:29Z">
        <w:r>
          <w:rPr>
            <w:rFonts w:ascii="FontbitDavid" w:hAnsi="FontbitDavid"/>
            <w:sz w:val="24"/>
            <w:rtl/>
          </w:rPr>
          <w:t xml:space="preserve">ומתרגמים</w:t>
        </w:r>
      </w:ins>
      <w:del w:id="90132" w:author="Claude - סמנטי" w:date="2026-10-11T12:19:29Z">
        <w:r w:rsidRPr="00B078C3">
          <w:rPr>
            <w:rFonts w:ascii="FontbitDavid" w:hAnsi="FontbitDavid"/>
            <w:sz w:val="24"/>
            <w:rtl/>
          </w:rPr>
          <w:delText xml:space="preserve">ומתרגמינן</w:delText>
        </w:r>
      </w:del>
      <w:r w:rsidRPr="00B078C3">
        <w:rPr>
          <w:rFonts w:ascii="FontbitDavid" w:hAnsi="FontbitDavid"/>
          <w:sz w:val="24"/>
          <w:rtl/>
        </w:rPr>
        <w:t xml:space="preserve">, וידכי ית </w:t>
      </w:r>
      <w:ins w:id="90129" w:author="Claude - סמנטי" w:date="2026-10-11T12:19:29Z">
        <w:r>
          <w:rPr>
            <w:rFonts w:ascii="FontbitDavid" w:hAnsi="FontbitDavid"/>
            <w:sz w:val="24"/>
            <w:rtl/>
          </w:rPr>
          <w:t xml:space="preserve">הבית</w:t>
        </w:r>
      </w:ins>
      <w:del w:id="90130" w:author="Claude - סמנטי" w:date="2026-10-11T12:19:29Z">
        <w:r w:rsidRPr="00B078C3">
          <w:rPr>
            <w:rFonts w:ascii="FontbitDavid" w:hAnsi="FontbitDavid"/>
            <w:sz w:val="24"/>
            <w:rtl/>
          </w:rPr>
          <w:delText xml:space="preserve">ביתא</w:delText>
        </w:r>
      </w:del>
      <w:r w:rsidRPr="00B078C3">
        <w:rPr>
          <w:rFonts w:ascii="FontbitDavid" w:hAnsi="FontbitDavid"/>
          <w:sz w:val="24"/>
          <w:rtl/>
        </w:rPr>
        <w:t xml:space="preserve">.</w:t>
      </w:r>
    </w:p>
    <w:p>
      <w:pPr>
        <w:pStyle w:val="38"/>
        <w:rPr>
          <w:ins w:id="99997" w:author="מנוע מכני" w:date="2026-10-11T12:04:39Z"/>
        </w:rPr>
      </w:pPr>
      <w:r>
        <w:tab/>
      </w:r>
      <w:r>
        <w:tab/>
      </w:r>
      <w:r>
        <w:tab/>
      </w:r>
      <w:r>
        <w:tab/>
      </w:r>
      <w:del w:id="92864" w:author="מנוע מכני" w:date="2026-10-11T12:04:39Z">
        <w:r>
          <w:delText xml:space="preserve">  </w:delText>
        </w:r>
      </w:del>
      <w:r>
        <w:t xml:space="preserve">וא</w:t>
      </w:r>
      <w:ins w:id="91383" w:author="מנוע מכני" w:date="2026-10-11T12:04:39Z">
        <w:r>
          <w:t xml:space="preserve">ב"א</w:t>
        </w:r>
      </w:ins>
      <w:del w:id="91384" w:author="מנוע מכני" w:date="2026-10-11T12:04:39Z">
        <w:r>
          <w:delText xml:space="preserve">ב''א</w:delText>
        </w:r>
      </w:del>
      <w:r w:rsidRPr="00B078C3">
        <w:t xml:space="preserve"> </w:t>
      </w:r>
      <w:ins w:id="93981" w:author="מנוע מכני" w:date="2026-10-11T12:04:39Z">
        <w:r>
          <w:t xml:space="preserve">מכאן</w:t>
        </w:r>
      </w:ins>
      <w:del w:id="93982" w:author="מנוע מכני" w:date="2026-10-11T12:04:39Z">
        <w:r w:rsidRPr="00B078C3">
          <w:delText xml:space="preserve">מהכא</w:delText>
        </w:r>
      </w:del>
      <w:r w:rsidRPr="00B078C3">
        <w:t xml:space="preserve">:</w:t>
      </w:r>
    </w:p>
    <w:p w:rsidR="00E403F0" w:rsidRDefault="00E403F0" w:rsidP="00E403F0">
      <w:pPr>
        <w:rPr>
          <w:rFonts w:ascii="FontbitDavid" w:hAnsi="FontbitDavid"/>
          <w:sz w:val="24"/>
          <w:rtl/>
        </w:rPr>
      </w:pPr>
      <w:del w:id="99998"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415" w:author="Claude - סמנטי" w:date="2026-10-11T12:19:29Z">
        <w:r>
          <w:rPr>
            <w:rStyle w:val="afffff0"/>
            <w:rFonts w:ascii="FontbitDavid" w:hAnsi="FontbitDavid"/>
            <w:sz w:val="24"/>
            <w:rtl/>
          </w:rPr>
          <w:t xml:space="preserve">תְּחַטְּאֵנִי בְאֵזוֹב וְאֶטְהָר</w:t>
        </w:r>
      </w:ins>
      <w:del w:id="90416" w:author="Claude - סמנטי" w:date="2026-10-11T12:19:29Z">
        <w:r w:rsidRPr="00B078C3">
          <w:rPr>
            <w:rFonts w:ascii="FontbitDavid" w:hAnsi="FontbitDavid"/>
            <w:sz w:val="24"/>
            <w:rtl/>
          </w:rPr>
          <w:delText xml:space="preserve">תחטאני באזוב ואטהר</w:delText>
        </w:r>
      </w:del>
      <w:r>
        <w:rPr>
          <w:rFonts w:ascii="FontbitDavid" w:hAnsi="FontbitDavid" w:hint="cs"/>
          <w:sz w:val="24"/>
          <w:rtl/>
        </w:rPr>
        <w:t>'</w:t>
      </w:r>
      <w:r w:rsidRPr="00B078C3">
        <w:rPr>
          <w:rFonts w:ascii="FontbitDavid" w:hAnsi="FontbitDavid"/>
          <w:sz w:val="24"/>
          <w:rtl/>
        </w:rPr>
        <w:t xml:space="preserve"> </w:t>
      </w:r>
    </w:p>
    <w:p>
      <w:pPr>
        <w:pStyle w:val="afffff8"/>
        <w:rPr>
          <w:ins w:id="90411" w:author="קלוד" w:date="2026-10-11T12:23:38Z"/>
        </w:rPr>
      </w:pPr>
      <w:ins w:id="90412" w:author="קלוד" w:date="2026-10-11T12:23:38Z">
        <w:r>
          <w:rPr>
            <w:color w:val="7B3F00"/>
          </w:rPr>
          <w:t xml:space="preserve">בא זכר בעולם - בא שלום, ונקבה - אין עמה כלום</w:t>
        </w:r>
      </w:ins>
    </w:p>
    <w:p w:rsidR="00E403F0" w:rsidRPr="00B078C3" w:rsidRDefault="00E403F0" w:rsidP="00E403F0">
      <w:pPr>
        <w:rPr>
          <w:rFonts w:ascii="FontbitDavid" w:hAnsi="FontbitDavid"/>
          <w:sz w:val="24"/>
          <w:rtl/>
        </w:rPr>
      </w:pPr>
      <w:r w:rsidRPr="00E744B3">
        <w:rPr>
          <w:rFonts w:ascii="FontbitDavid" w:hAnsi="FontbitDavid"/>
          <w:b/>
          <w:bCs/>
          <w:rtl/>
        </w:rPr>
        <w:t xml:space="preserve">• </w:t>
      </w:r>
      <w:r>
        <w:rPr>
          <w:rFonts w:ascii="FontbitDavid" w:hAnsi="FontbitDavid" w:hint="cs"/>
          <w:sz w:val="24"/>
          <w:rtl/>
        </w:rPr>
        <w:t xml:space="preserve">וארי'צ </w:t>
      </w:r>
      <w:ins w:id="91385" w:author="מנוע מכני" w:date="2026-10-11T12:04:39Z">
        <w:r>
          <w:rPr>
            <w:rFonts w:ascii="FontbitDavid" w:hAnsi="FontbitDavid" w:hint="cs"/>
            <w:sz w:val="24"/>
            <w:rtl/>
          </w:rPr>
          <w:t xml:space="preserve">ב"א</w:t>
        </w:r>
      </w:ins>
      <w:del w:id="91386" w:author="מנוע מכני" w:date="2026-10-11T12:04:39Z">
        <w:r>
          <w:rPr>
            <w:rFonts w:ascii="FontbitDavid" w:hAnsi="FontbitDavid" w:hint="cs"/>
            <w:sz w:val="24"/>
            <w:rtl/>
          </w:rPr>
          <w:delText xml:space="preserve">ב''א</w:delText>
        </w:r>
      </w:del>
      <w:r w:rsidRPr="00B078C3">
        <w:rPr>
          <w:rFonts w:ascii="FontbitDavid" w:hAnsi="FontbitDavid"/>
          <w:sz w:val="24"/>
          <w:rtl/>
        </w:rPr>
        <w:t xml:space="preserve">: כיון שבא זכר בעולם - בא שלום בעולם, שנאמר </w:t>
      </w:r>
      <w:r>
        <w:rPr>
          <w:rFonts w:ascii="FontbitDavid" w:hAnsi="FontbitDavid" w:hint="cs"/>
          <w:sz w:val="24"/>
          <w:rtl/>
        </w:rPr>
        <w:t>'</w:t>
      </w:r>
      <w:r>
        <w:rPr>
          <w:rStyle w:val="afffff0"/>
          <w:rFonts w:ascii="FontbitDavid" w:hAnsi="FontbitDavid"/>
          <w:sz w:val="24"/>
          <w:rtl/>
          <w:rPrChange w:id="9032" w:author="מנוע פסוקים" w:date="2026-10-11T09:23:42Z">
            <w:rPr>
              <w:rFonts w:ascii="FontbitDavid" w:hAnsi="FontbitDavid"/>
              <w:sz w:val="24"/>
              <w:rtl/>
            </w:rPr>
          </w:rPrChange>
        </w:rPr>
        <w:t xml:space="preserve">שלחו כר מושל ארץ</w:t>
      </w:r>
      <w:r>
        <w:rPr>
          <w:rFonts w:ascii="FontbitDavid" w:hAnsi="FontbitDavid"/>
          <w:sz w:val="24"/>
          <w:rtl/>
        </w:rPr>
        <w:t xml:space="preserve"> זכר</w:t>
      </w:r>
      <w:r>
        <w:rPr>
          <w:rFonts w:ascii="FontbitDavid" w:hAnsi="FontbitDavid" w:hint="cs"/>
          <w:sz w:val="24"/>
          <w:rtl/>
        </w:rPr>
        <w:t>'</w:t>
      </w:r>
      <w:r>
        <w:rPr>
          <w:rFonts w:ascii="FontbitDavid" w:hAnsi="FontbitDavid"/>
          <w:sz w:val="24"/>
          <w:rtl/>
        </w:rPr>
        <w:t xml:space="preserve"> </w:t>
      </w:r>
      <w:r w:rsidRPr="00B078C3">
        <w:rPr>
          <w:rFonts w:ascii="FontbitDavid" w:hAnsi="FontbitDavid"/>
          <w:sz w:val="24"/>
          <w:rtl/>
        </w:rPr>
        <w:t>זה כר.</w:t>
      </w:r>
    </w:p>
    <w:p>
      <w:pPr>
        <w:pStyle w:val="38"/>
        <w:rPr>
          <w:ins w:id="100000" w:author="מנוע מכני" w:date="2026-10-11T12:04:39Z"/>
        </w:rPr>
      </w:pPr>
      <w:del w:id="99999" w:author="מנוע מכני" w:date="2026-10-11T12:04:39Z">
        <w:r w:rsidRPr="00E744B3">
          <w:delText xml:space="preserve">•</w:delText>
        </w:r>
      </w:del>
      <w:r w:rsidRPr="00E744B3">
        <w:t xml:space="preserve"> </w:t>
      </w:r>
      <w:r w:rsidRPr="00B078C3">
        <w:t>ו</w:t>
      </w:r>
      <w:r>
        <w:t xml:space="preserve">אר</w:t>
      </w:r>
      <w:ins w:id="91387" w:author="מנוע מכני" w:date="2026-10-11T12:04:39Z">
        <w:r>
          <w:t xml:space="preserve">י"צ</w:t>
        </w:r>
      </w:ins>
      <w:del w:id="91388" w:author="מנוע מכני" w:date="2026-10-11T12:04:39Z">
        <w:r>
          <w:delText xml:space="preserve">י''צ</w:delText>
        </w:r>
      </w:del>
      <w:r>
        <w:t xml:space="preserve"> א</w:t>
      </w:r>
      <w:ins w:id="91389" w:author="מנוע מכני" w:date="2026-10-11T12:04:39Z">
        <w:r>
          <w:t xml:space="preserve">ר"א</w:t>
        </w:r>
      </w:ins>
      <w:del w:id="91390" w:author="מנוע מכני" w:date="2026-10-11T12:04:39Z">
        <w:r>
          <w:delText xml:space="preserve">ר''א</w:delText>
        </w:r>
      </w:del>
      <w:r w:rsidRPr="00B078C3">
        <w:t xml:space="preserve">:</w:t>
      </w:r>
    </w:p>
    <w:p w:rsidR="00E403F0" w:rsidRDefault="00E403F0" w:rsidP="00E403F0">
      <w:pPr>
        <w:rPr>
          <w:rFonts w:ascii="FontbitDavid" w:hAnsi="FontbitDavid"/>
          <w:sz w:val="24"/>
          <w:rtl/>
        </w:rPr>
      </w:pPr>
      <w:del w:id="1000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בא זכר בעולם - בא ככרו בידו, זכר - זה כר, דכתיב </w:t>
      </w:r>
      <w:r>
        <w:rPr>
          <w:rFonts w:ascii="FontbitDavid" w:hAnsi="FontbitDavid" w:hint="cs"/>
          <w:sz w:val="24"/>
          <w:rtl/>
        </w:rPr>
        <w:t>'</w:t>
      </w:r>
      <w:ins w:id="90417" w:author="Claude - סמנטי" w:date="2026-10-11T12:19:29Z">
        <w:r>
          <w:rPr>
            <w:rStyle w:val="afffff0"/>
            <w:rFonts w:ascii="FontbitDavid" w:hAnsi="FontbitDavid"/>
            <w:sz w:val="24"/>
            <w:rtl/>
          </w:rPr>
          <w:t xml:space="preserve">וַיִּכְרֶה לָהֶם כֵּירָה גְדוֹלָה</w:t>
        </w:r>
      </w:ins>
      <w:del w:id="90418" w:author="Claude - סמנטי" w:date="2026-10-11T12:19:29Z">
        <w:r w:rsidRPr="00B078C3">
          <w:rPr>
            <w:rFonts w:ascii="FontbitDavid" w:hAnsi="FontbitDavid"/>
            <w:sz w:val="24"/>
            <w:rtl/>
          </w:rPr>
          <w:delText xml:space="preserve">ויכרה להם כירה גדולה</w:delText>
        </w:r>
      </w:del>
      <w:r>
        <w:rPr>
          <w:rFonts w:ascii="FontbitDavid" w:hAnsi="FontbitDavid" w:hint="cs"/>
          <w:sz w:val="24"/>
          <w:rtl/>
        </w:rPr>
        <w:t>'</w:t>
      </w:r>
      <w:r w:rsidRPr="00B078C3">
        <w:rPr>
          <w:rFonts w:ascii="FontbitDavid" w:hAnsi="FontbitDavid"/>
          <w:sz w:val="24"/>
          <w:rtl/>
        </w:rPr>
        <w:t xml:space="preserve"> </w:t>
      </w:r>
    </w:p>
    <w:p w:rsidR="00E403F0" w:rsidRPr="00017C1D" w:rsidRDefault="00E403F0" w:rsidP="00E403F0">
      <w:pPr>
        <w:pStyle w:val="a3"/>
        <w:rPr>
          <w:spacing w:val="0"/>
          <w:rtl/>
        </w:rPr>
      </w:pPr>
      <w:r w:rsidRPr="00017C1D">
        <w:rPr>
          <w:spacing w:val="0"/>
          <w:rtl/>
        </w:rPr>
        <w:tab/>
        <w:t xml:space="preserve">נקבה - אין עמה כלום, נקבה נקייה באה, עד דאמרה מזוני </w:t>
      </w:r>
      <w:r w:rsidRPr="00017C1D">
        <w:rPr>
          <w:spacing w:val="0"/>
          <w:rtl/>
        </w:rPr>
        <w:tab/>
        <w:t xml:space="preserve">לא</w:t>
      </w:r>
      <w:r w:rsidRPr="00017C1D">
        <w:rPr>
          <w:spacing w:val="0"/>
          <w:rtl/>
        </w:rPr>
        <w:tab/>
        <w:t xml:space="preserve"> יהבי לה, ד</w:t>
      </w:r>
      <w:r w:rsidRPr="00017C1D">
        <w:rPr>
          <w:rFonts w:hint="cs"/>
          <w:spacing w:val="0"/>
          <w:rtl/>
        </w:rPr>
        <w:t>'</w:t>
      </w:r>
      <w:ins w:id="90419" w:author="Claude - סמנטי" w:date="2026-10-11T12:19:29Z">
        <w:r>
          <w:rPr>
            <w:rStyle w:val="afffff0"/>
            <w:spacing w:val="0"/>
            <w:rtl/>
          </w:rPr>
          <w:t xml:space="preserve">נָקְבָה שְׂכָרְךָ עָלַי וְאֶתֵּנָה</w:t>
        </w:r>
      </w:ins>
      <w:del w:id="90420" w:author="Claude - סמנטי" w:date="2026-10-11T12:19:29Z">
        <w:r w:rsidRPr="00017C1D">
          <w:rPr>
            <w:spacing w:val="0"/>
            <w:rtl/>
          </w:rPr>
          <w:delText xml:space="preserve">נקבה שכרך עלי ואתנה</w:delText>
        </w:r>
      </w:del>
      <w:r w:rsidRPr="00017C1D">
        <w:rPr>
          <w:rFonts w:hint="cs"/>
          <w:spacing w:val="0"/>
          <w:rtl/>
        </w:rPr>
        <w:t>'</w:t>
      </w:r>
      <w:r w:rsidRPr="00017C1D">
        <w:rPr>
          <w:spacing w:val="0"/>
          <w:rtl/>
        </w:rPr>
        <w:t>.</w:t>
      </w:r>
    </w:p>
    <w:p>
      <w:pPr>
        <w:pStyle w:val="afffff8"/>
        <w:rPr>
          <w:ins w:id="90409" w:author="קלוד" w:date="2026-10-11T12:23:38Z"/>
        </w:rPr>
      </w:pPr>
      <w:ins w:id="90410" w:author="קלוד" w:date="2026-10-11T12:23:38Z">
        <w:r>
          <w:rPr>
            <w:color w:val="7B3F00"/>
          </w:rPr>
          <w:t xml:space="preserve">טעמי דיני יולדת - קרבן, שבעה וארבעה עשר, מילה בשמונה</w:t>
        </w:r>
      </w:ins>
    </w:p>
    <w:p>
      <w:pPr>
        <w:pStyle w:val="38"/>
        <w:rPr>
          <w:ins w:id="100003" w:author="מנוע מכני" w:date="2026-10-11T12:04:39Z"/>
        </w:rPr>
      </w:pPr>
      <w:del w:id="100002" w:author="מנוע מכני" w:date="2026-10-11T12:04:39Z">
        <w:r w:rsidRPr="00E744B3">
          <w:delText xml:space="preserve">•</w:delText>
        </w:r>
      </w:del>
      <w:r w:rsidRPr="00E744B3">
        <w:t xml:space="preserve"> </w:t>
      </w:r>
      <w:r w:rsidRPr="00B078C3">
        <w:t>שאלו תלמידיו את ר</w:t>
      </w:r>
      <w:r>
        <w:t xml:space="preserve">ש</w:t>
      </w:r>
      <w:ins w:id="91391" w:author="מנוע מכני" w:date="2026-10-11T12:04:39Z">
        <w:r>
          <w:t xml:space="preserve">ב"י</w:t>
        </w:r>
      </w:ins>
      <w:del w:id="91392" w:author="מנוע מכני" w:date="2026-10-11T12:04:39Z">
        <w:r>
          <w:delText xml:space="preserve">ב''י</w:delText>
        </w:r>
      </w:del>
      <w:r w:rsidRPr="00B078C3">
        <w:t xml:space="preserve">:</w:t>
      </w:r>
    </w:p>
    <w:p w:rsidR="00E403F0" w:rsidRPr="00B078C3" w:rsidRDefault="00E403F0" w:rsidP="00E403F0">
      <w:pPr>
        <w:rPr>
          <w:rFonts w:ascii="FontbitDavid" w:hAnsi="FontbitDavid"/>
          <w:sz w:val="24"/>
          <w:rtl/>
        </w:rPr>
      </w:pPr>
      <w:del w:id="1000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מפני מה אמרה תורה יולדת מביאה קרבן? </w:t>
      </w:r>
      <w:r w:rsidRPr="00B078C3">
        <w:rPr>
          <w:rFonts w:ascii="FontbitDavid" w:hAnsi="FontbitDavid"/>
          <w:sz w:val="24"/>
          <w:rtl/>
        </w:rPr>
        <w:t xml:space="preserve">אמר</w:t>
      </w:r>
      <w:r w:rsidRPr="00B078C3">
        <w:rPr>
          <w:rFonts w:ascii="FontbitDavid" w:hAnsi="FontbitDavid"/>
          <w:sz w:val="24"/>
          <w:rtl/>
        </w:rPr>
        <w:t xml:space="preserve"> להן: בשעה שכורעת לילד קופצת ונשבעת שלא תזקק לבעלה, לפיכך אמרה תורה תביא קרבן.</w:t>
      </w:r>
    </w:p>
    <w:p>
      <w:pPr>
        <w:pStyle w:val="38"/>
        <w:rPr>
          <w:ins w:id="100005" w:author="מנוע מכני" w:date="2026-10-11T12:04:39Z"/>
        </w:rPr>
      </w:pPr>
      <w:r w:rsidRPr="00B078C3">
        <w:t xml:space="preserve">מתקיף לה רב יוסף:</w:t>
      </w:r>
    </w:p>
    <w:p w:rsidR="00E403F0" w:rsidRDefault="00E403F0" w:rsidP="00E403F0">
      <w:pPr>
        <w:rPr>
          <w:rFonts w:ascii="FontbitDavid" w:hAnsi="FontbitDavid"/>
          <w:sz w:val="24"/>
          <w:rtl/>
        </w:rPr>
      </w:pPr>
      <w:del w:id="10000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והא מזידה היא, ובחרטה תליא </w:t>
      </w:r>
      <w:ins w:id="93983" w:author="מנוע מכני" w:date="2026-10-11T12:04:39Z">
        <w:r>
          <w:rPr>
            <w:rFonts w:ascii="FontbitDavid" w:hAnsi="FontbitDavid"/>
            <w:sz w:val="24"/>
            <w:rtl/>
          </w:rPr>
          <w:t xml:space="preserve">דבר</w:t>
        </w:r>
      </w:ins>
      <w:del w:id="93984"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 ועוד, קרבן שבועה בעי </w:t>
      </w:r>
      <w:ins w:id="90135" w:author="Claude - סמנטי" w:date="2026-10-11T12:19:29Z">
        <w:r>
          <w:rPr>
            <w:rFonts w:ascii="FontbitDavid" w:hAnsi="FontbitDavid"/>
            <w:sz w:val="24"/>
            <w:rtl/>
          </w:rPr>
          <w:t xml:space="preserve">להביא</w:t>
        </w:r>
      </w:ins>
      <w:del w:id="90136" w:author="Claude - סמנטי" w:date="2026-10-11T12:19:29Z">
        <w:r w:rsidRPr="00B078C3">
          <w:rPr>
            <w:rFonts w:ascii="FontbitDavid" w:hAnsi="FontbitDavid"/>
            <w:sz w:val="24"/>
            <w:rtl/>
          </w:rPr>
          <w:delText xml:space="preserve">איתויי</w:delText>
        </w:r>
      </w:del>
      <w:r w:rsidRPr="00B078C3">
        <w:rPr>
          <w:rFonts w:ascii="FontbitDavid" w:hAnsi="FontbitDavid"/>
          <w:sz w:val="24"/>
          <w:rtl/>
        </w:rPr>
        <w:t xml:space="preserve">! </w:t>
      </w:r>
    </w:p>
    <w:p w:rsidR="00E403F0"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ומפני מה אמרה תורה זכר לשבעה ונקבה לארבעה עשר? </w:t>
      </w:r>
    </w:p>
    <w:p w:rsidR="00E403F0" w:rsidRPr="00027215" w:rsidRDefault="00E403F0" w:rsidP="00E403F0">
      <w:pPr>
        <w:rPr>
          <w:rFonts w:ascii="FontbitDavid" w:hAnsi="FontbitDavid"/>
          <w:spacing w:val="-4"/>
          <w:sz w:val="24"/>
          <w:rtl/>
        </w:rPr>
      </w:pPr>
      <w:r w:rsidRPr="00027215">
        <w:rPr>
          <w:rFonts w:ascii="FontbitDavid" w:hAnsi="FontbitDavid"/>
          <w:spacing w:val="-4"/>
          <w:sz w:val="24"/>
          <w:rtl/>
        </w:rPr>
        <w:tab/>
        <w:t>זכר שהכל שמחים בו</w:t>
      </w:r>
      <w:r w:rsidRPr="00027215">
        <w:rPr>
          <w:rFonts w:ascii="FontbitDavid" w:hAnsi="FontbitDavid" w:hint="cs"/>
          <w:spacing w:val="-4"/>
          <w:sz w:val="24"/>
          <w:rtl/>
        </w:rPr>
        <w:t>,</w:t>
      </w:r>
      <w:r w:rsidRPr="00027215">
        <w:rPr>
          <w:rFonts w:ascii="FontbitDavid" w:hAnsi="FontbitDavid"/>
          <w:spacing w:val="-4"/>
          <w:sz w:val="24"/>
          <w:rtl/>
        </w:rPr>
        <w:t xml:space="preserve"> מתחרטת לשבעה, נקבה שהכל עצבים בה</w:t>
      </w:r>
      <w:ins w:id="96853" w:author="מנוע מכני" w:date="2026-10-11T12:04:39Z">
        <w:r>
          <w:rPr>
            <w:rFonts w:ascii="FontbitDavid" w:hAnsi="FontbitDavid"/>
            <w:spacing w:val="-4"/>
            <w:sz w:val="24"/>
            <w:rtl/>
          </w:rPr>
          <w:t xml:space="preserve"> </w:t>
        </w:r>
      </w:ins>
      <w:del w:id="96854" w:author="מנוע מכני" w:date="2026-10-11T12:04:39Z">
        <w:r w:rsidRPr="00027215">
          <w:rPr>
            <w:rFonts w:ascii="FontbitDavid" w:hAnsi="FontbitDavid"/>
            <w:spacing w:val="-4"/>
            <w:sz w:val="24"/>
            <w:rtl/>
          </w:rPr>
          <w:delText xml:space="preserve">  </w:delText>
        </w:r>
      </w:del>
      <w:r w:rsidRPr="00027215">
        <w:rPr>
          <w:rFonts w:ascii="FontbitDavid" w:hAnsi="FontbitDavid"/>
          <w:spacing w:val="-4"/>
          <w:sz w:val="24"/>
          <w:rtl/>
        </w:rPr>
        <w:t xml:space="preserve">מתחרטת לארבעה עשר.</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ומפני מה אמרה תורה מילה לשמונה? שלא יהו כולם שמחים ואביו ואמו עצבים.</w:t>
      </w:r>
    </w:p>
    <w:p>
      <w:pPr>
        <w:pStyle w:val="38"/>
        <w:rPr>
          <w:ins w:id="100008" w:author="מנוע מכני" w:date="2026-10-11T12:04:39Z"/>
        </w:rPr>
      </w:pPr>
      <w:del w:id="100007" w:author="מנוע מכני" w:date="2026-10-11T12:04:39Z">
        <w:r w:rsidRPr="00E744B3">
          <w:delText xml:space="preserve">•</w:delText>
        </w:r>
      </w:del>
      <w:r w:rsidRPr="00E744B3">
        <w:t xml:space="preserve"> </w:t>
      </w:r>
      <w:r w:rsidRPr="00B078C3">
        <w:t xml:space="preserve">תניא</w:t>
      </w:r>
      <w:r w:rsidRPr="00B078C3">
        <w:t xml:space="preserve">, היה ר"מ</w:t>
      </w:r>
      <w:del w:id="101729"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0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מפני מה אמרה תורה נדה לשבעה - מפני שרגיל בה, וקץ בה, </w:t>
      </w:r>
    </w:p>
    <w:p w:rsidR="00E403F0" w:rsidRPr="00027215" w:rsidRDefault="00E403F0" w:rsidP="00E403F0">
      <w:pPr>
        <w:rPr>
          <w:rFonts w:ascii="FontbitDavid" w:hAnsi="FontbitDavid"/>
          <w:spacing w:val="-4"/>
          <w:sz w:val="24"/>
          <w:rtl/>
        </w:rPr>
      </w:pPr>
      <w:r w:rsidRPr="00027215">
        <w:rPr>
          <w:rFonts w:ascii="FontbitDavid" w:hAnsi="FontbitDavid"/>
          <w:b/>
          <w:bCs/>
          <w:spacing w:val="-4"/>
          <w:rtl/>
        </w:rPr>
        <w:tab/>
      </w:r>
      <w:r w:rsidRPr="00027215">
        <w:rPr>
          <w:rFonts w:ascii="FontbitDavid" w:hAnsi="FontbitDavid"/>
          <w:spacing w:val="-4"/>
          <w:sz w:val="24"/>
          <w:rtl/>
        </w:rPr>
        <w:t>אמרה תורה: תהא טמאה שבעה ימים, כדי שתהא חביבה על בעלה כשעת כניסתה לחופה.</w:t>
      </w:r>
    </w:p>
    <w:p>
      <w:pPr>
        <w:pStyle w:val="afffff8"/>
        <w:rPr>
          <w:ins w:id="90407" w:author="קלוד" w:date="2026-10-11T12:23:38Z"/>
        </w:rPr>
      </w:pPr>
      <w:ins w:id="90408" w:author="קלוד" w:date="2026-10-11T12:23:38Z">
        <w:r>
          <w:rPr>
            <w:color w:val="7B3F00"/>
          </w:rPr>
          <w:t xml:space="preserve">למה איש מחזר על אשה ואין אשה מחזרת על איש</w:t>
        </w:r>
      </w:ins>
    </w:p>
    <w:p w:rsidR="00E403F0" w:rsidRPr="00017C1D" w:rsidRDefault="00E403F0" w:rsidP="00E403F0">
      <w:pPr>
        <w:pStyle w:val="a3"/>
        <w:rPr>
          <w:spacing w:val="0"/>
          <w:rtl/>
        </w:rPr>
      </w:pPr>
      <w:r w:rsidRPr="00017C1D">
        <w:rPr>
          <w:b/>
          <w:bCs/>
          <w:spacing w:val="0"/>
          <w:rtl/>
        </w:rPr>
        <w:t xml:space="preserve">• </w:t>
      </w:r>
      <w:r w:rsidRPr="00017C1D">
        <w:rPr>
          <w:spacing w:val="0"/>
          <w:rtl/>
        </w:rPr>
        <w:t xml:space="preserve">שאלו תלמידיו את </w:t>
      </w:r>
      <w:r w:rsidRPr="00017C1D">
        <w:rPr>
          <w:rStyle w:val="2fb"/>
          <w:spacing w:val="0"/>
          <w:rtl/>
        </w:rPr>
        <w:t xml:space="preserve">רבי</w:t>
      </w:r>
      <w:r w:rsidRPr="00017C1D">
        <w:rPr>
          <w:spacing w:val="0"/>
          <w:rtl/>
        </w:rPr>
        <w:t xml:space="preserve"> דוסתאי ברבי ינאי: מפני מה איש מחזר על אשה, ואין אשה מחזרת על איש? </w:t>
      </w:r>
    </w:p>
    <w:p w:rsidR="00E403F0" w:rsidRPr="00B078C3" w:rsidRDefault="00E403F0" w:rsidP="00E403F0">
      <w:pPr>
        <w:rPr>
          <w:rFonts w:ascii="FontbitDavid" w:hAnsi="FontbitDavid"/>
          <w:sz w:val="24"/>
          <w:rtl/>
        </w:rPr>
      </w:pPr>
      <w:r>
        <w:rPr>
          <w:rFonts w:ascii="FontbitDavid" w:hAnsi="FontbitDavid"/>
          <w:sz w:val="24"/>
          <w:rtl/>
        </w:rPr>
        <w:t>משל לאדם שאבד לו אבידה, מי מח</w:t>
      </w:r>
      <w:r w:rsidRPr="00B078C3">
        <w:rPr>
          <w:rFonts w:ascii="FontbitDavid" w:hAnsi="FontbitDavid"/>
          <w:sz w:val="24"/>
          <w:rtl/>
        </w:rPr>
        <w:t>ר על מי - בעל אבידה מחזיר על אבידתו.</w:t>
      </w:r>
    </w:p>
    <w:p w:rsidR="00E403F0" w:rsidRPr="00017C1D" w:rsidRDefault="00E403F0" w:rsidP="00E403F0">
      <w:pPr>
        <w:pStyle w:val="a3"/>
        <w:rPr>
          <w:spacing w:val="0"/>
          <w:rtl/>
        </w:rPr>
      </w:pPr>
      <w:r w:rsidRPr="00017C1D">
        <w:rPr>
          <w:spacing w:val="0"/>
          <w:rtl/>
        </w:rPr>
        <w:t>ומפני מה, איש פניו למטה ואשה פניה למעלה כלפי האיש? זה - ממקום שנברא, וזו - ממקום שנבראת.</w:t>
      </w:r>
    </w:p>
    <w:p w:rsidR="00E403F0" w:rsidRPr="00B078C3" w:rsidRDefault="00E403F0" w:rsidP="00E403F0">
      <w:pPr>
        <w:rPr>
          <w:rFonts w:ascii="FontbitDavid" w:hAnsi="FontbitDavid"/>
          <w:sz w:val="24"/>
          <w:rtl/>
        </w:rPr>
      </w:pPr>
      <w:r w:rsidRPr="00B078C3">
        <w:rPr>
          <w:rFonts w:ascii="FontbitDavid" w:hAnsi="FontbitDavid"/>
          <w:sz w:val="24"/>
          <w:rtl/>
        </w:rPr>
        <w:t>ומפני מה האיש מקבל פיוס ואין אשה מקבלת פיוס? זה ממקום שנברא וזו ממקום שנבראת.</w:t>
      </w:r>
    </w:p>
    <w:p w:rsidR="00E403F0" w:rsidRPr="00B078C3" w:rsidRDefault="00E403F0" w:rsidP="00E403F0">
      <w:pPr>
        <w:rPr>
          <w:rFonts w:ascii="FontbitDavid" w:hAnsi="FontbitDavid"/>
          <w:sz w:val="24"/>
          <w:rtl/>
        </w:rPr>
      </w:pPr>
      <w:r w:rsidRPr="00B078C3">
        <w:rPr>
          <w:rFonts w:ascii="FontbitDavid" w:hAnsi="FontbitDavid"/>
          <w:sz w:val="24"/>
          <w:rtl/>
        </w:rPr>
        <w:t xml:space="preserve">מפני מה אשה קולה ערב ואין איש קולו ערב? זה ממקום שנברא וזו ממקום שנבראת, שנאמר </w:t>
      </w:r>
      <w:r>
        <w:rPr>
          <w:rFonts w:ascii="FontbitDavid" w:hAnsi="FontbitDavid" w:hint="cs"/>
          <w:sz w:val="24"/>
          <w:rtl/>
        </w:rPr>
        <w:t>'</w:t>
      </w:r>
      <w:r w:rsidRPr="00B078C3">
        <w:rPr>
          <w:rStyle w:val="afffff0"/>
          <w:rFonts w:ascii="FontbitDavid" w:hAnsi="FontbitDavid"/>
          <w:sz w:val="24"/>
          <w:rtl/>
        </w:rPr>
        <w:t>כי קולך ערב ומראך נאוה</w:t>
      </w:r>
      <w:r>
        <w:rPr>
          <w:rFonts w:ascii="FontbitDavid" w:hAnsi="FontbitDavid" w:hint="cs"/>
          <w:sz w:val="24"/>
          <w:rtl/>
        </w:rPr>
        <w:t>'</w:t>
      </w:r>
      <w:r w:rsidRPr="00B078C3">
        <w:rPr>
          <w:rFonts w:ascii="FontbitDavid" w:hAnsi="FontbitDavid"/>
          <w:sz w:val="24"/>
          <w:rtl/>
        </w:rPr>
        <w:t>.</w:t>
      </w:r>
    </w:p>
    <w:p w:rsidR="00E403F0" w:rsidRDefault="00E403F0" w:rsidP="00D07C84">
      <w:pPr>
        <w:pStyle w:val="Hadran"/>
        <w:rPr>
          <w:rtl/>
        </w:rPr>
        <w:pPrChange w:id="104020" w:author="Claude" w:date="2026-10-11T09:08:16Z">
          <w:pPr>
            <w:pStyle w:val="affff"/>
            <w:rPr>
              <w:rtl/>
            </w:rPr>
          </w:pPr>
        </w:pPrChange>
      </w:pPr>
      <w:r w:rsidRPr="00B078C3">
        <w:rPr>
          <w:rtl/>
        </w:rPr>
        <w:t>הדרן עלך המפלת חתיכה.</w:t>
      </w:r>
    </w:p>
    <w:p w:rsidR="00E403F0" w:rsidRDefault="00E403F0" w:rsidP="00E403F0">
      <w:pPr>
        <w:bidi w:val="0"/>
        <w:spacing w:after="160" w:line="259" w:lineRule="auto"/>
        <w:ind w:left="0" w:firstLine="0"/>
        <w:jc w:val="left"/>
        <w:rPr>
          <w:rFonts w:ascii="FontbitDavid" w:hAnsi="FontbitDavid"/>
          <w:sz w:val="24"/>
        </w:rPr>
      </w:pPr>
      <w:r>
        <w:rPr>
          <w:rFonts w:ascii="FontbitDavid" w:hAnsi="FontbitDavid"/>
          <w:sz w:val="24"/>
          <w:rtl/>
        </w:rPr>
        <w:br w:type="page"/>
      </w:r>
    </w:p>
    <w:p w:rsidR="00E403F0" w:rsidRDefault="00E403F0" w:rsidP="00E403F0">
      <w:pPr>
        <w:pStyle w:val="afff6"/>
        <w:framePr w:wrap="around"/>
        <w:rPr>
          <w:del w:id="102975" w:author="Claude" w:date="2026-10-11T09:07:54Z"/>
          <w:rtl/>
        </w:rPr>
      </w:pPr>
      <w:del w:id="102974" w:author="Claude" w:date="2026-10-11T09:07:54Z">
        <w:r>
          <w:rPr>
            <w:rFonts w:hint="cs"/>
            <w:rtl/>
          </w:rPr>
          <w:lastRenderedPageBreak/>
          <w:delText xml:space="preserve">פרק רביעי </w:delText>
        </w:r>
      </w:del>
    </w:p>
    <w:p w:rsidR="00E403F0" w:rsidRPr="00B078C3" w:rsidRDefault="00E403F0" w:rsidP="00E403F0">
      <w:pPr>
        <w:pStyle w:val="afff7"/>
        <w:framePr w:wrap="around"/>
        <w:rPr>
          <w:del w:id="102977" w:author="Claude" w:date="2026-10-11T09:07:54Z"/>
          <w:rtl/>
        </w:rPr>
      </w:pPr>
      <w:del w:id="102976" w:author="Claude" w:date="2026-10-11T09:07:54Z">
        <w:r>
          <w:rPr>
            <w:rFonts w:hint="cs"/>
            <w:rtl/>
          </w:rPr>
          <w:delText xml:space="preserve">בנות כותים</w:delText>
        </w:r>
      </w:del>
    </w:p>
    <w:p>
      <w:pPr>
        <w:pStyle w:val="PetichatPerek"/>
        <w:rPr>
          <w:ins w:id="102973" w:author="Claude" w:date="2026-10-11T09:07:54Z"/>
        </w:rPr>
      </w:pPr>
      <w:ins w:id="102972" w:author="Claude" w:date="2026-10-11T09:07:54Z">
        <w:r>
          <w:rPr>
            <w:rFonts w:hint="cs"/>
            <w:rtl/>
          </w:rPr>
          <w:t xml:space="preserve">פרק רביעי</w:t>
        </w:r>
        <w:r>
          <w:rPr>
            <w:rFonts w:hint="cs"/>
            <w:rtl/>
          </w:rPr>
          <w:t xml:space="preserve"> - </w:t>
        </w:r>
        <w:r>
          <w:rPr>
            <w:rFonts w:hint="cs"/>
            <w:rtl/>
          </w:rPr>
          <w:t xml:space="preserve">בנות כותים</w:t>
        </w:r>
      </w:ins>
    </w:p>
    <w:p>
      <w:pPr>
        <w:pStyle w:val="MishnaBatzad"/>
        <w:rPr>
          <w:ins w:id="20317" w:author="קלוד" w:date="2026-10-11T09:07:21Z"/>
        </w:rPr>
      </w:pPr>
      <w:ins w:id="20316" w:author="קלוד" w:date="2026-10-11T09:07:21Z">
        <w:r>
          <w:t xml:space="preserve">משנה א</w:t>
        </w:r>
      </w:ins>
    </w:p>
    <w:p w:rsidR="00E403F0" w:rsidRPr="00D65BEC" w:rsidRDefault="00E403F0" w:rsidP="00E403F0">
      <w:pPr>
        <w:pStyle w:val="afff9"/>
        <w:rPr>
          <w:del w:id="20195" w:author="קלוד" w:date="2026-10-11T09:07:21Z"/>
          <w:rtl/>
        </w:rPr>
      </w:pPr>
      <w:del w:id="20194" w:author="קלוד" w:date="2026-10-11T09:07:21Z">
        <w:r w:rsidRPr="00D65BEC">
          <w:rPr>
            <w:rtl/>
          </w:rPr>
          <w:delText xml:space="preserve">מתני'.</w:delText>
        </w:r>
      </w:del>
    </w:p>
    <w:p w:rsidR="00E403F0" w:rsidRPr="00D65BEC" w:rsidRDefault="00E403F0" w:rsidP="00E403F0">
      <w:pPr>
        <w:pStyle w:val="afff9"/>
        <w:spacing w:before="120"/>
        <w:rPr>
          <w:rtl/>
        </w:rPr>
        <w:pPrChange w:id="90017" w:author="קלוד" w:date="2026-10-11T12:09:42Z">
          <w:pPr>
            <w:pStyle w:val="afff9"/>
          </w:pPr>
        </w:pPrChange>
      </w:pPr>
      <w:r w:rsidRPr="00D65BEC">
        <w:rPr>
          <w:rtl/>
        </w:rPr>
        <w:t>בנות כותים נדות מעריסתן.</w:t>
      </w:r>
    </w:p>
    <w:p w:rsidR="00E403F0" w:rsidRPr="00D65BEC" w:rsidRDefault="00E403F0" w:rsidP="00E403F0">
      <w:pPr>
        <w:pStyle w:val="afff9"/>
        <w:rPr>
          <w:rtl/>
        </w:rPr>
      </w:pPr>
      <w:r w:rsidRPr="00D65BEC">
        <w:rPr>
          <w:rtl/>
        </w:rPr>
        <w:t>והכותים מטמאים משכב תחתון כעליון, מפני שהן בועלי נדות, והן יושבות על כל דם ודם.</w:t>
      </w:r>
    </w:p>
    <w:p w:rsidR="00E403F0" w:rsidRPr="00D64BA8" w:rsidRDefault="00E403F0" w:rsidP="00E403F0">
      <w:pPr>
        <w:pStyle w:val="afff9"/>
        <w:rPr>
          <w:spacing w:val="8"/>
          <w:rtl/>
        </w:rPr>
      </w:pPr>
      <w:r w:rsidRPr="00D64BA8">
        <w:rPr>
          <w:spacing w:val="8"/>
          <w:rtl/>
        </w:rPr>
        <w:t>ואין חייבין עליהן על ביאת מקדש, ואין שורפין עליהם את התרומה, מפני שטומאתן ספק.</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405" w:author="קלוד" w:date="2026-10-11T12:23:38Z"/>
        </w:rPr>
      </w:pPr>
      <w:ins w:id="90406" w:author="קלוד" w:date="2026-10-11T12:23:38Z">
        <w:r>
          <w:rPr>
            <w:color w:val="7B3F00"/>
          </w:rPr>
          <w:t xml:space="preserve">בנות כותים נדות מעריסתן - חוששין למיעוט הרואות</w:t>
        </w:r>
      </w:ins>
    </w:p>
    <w:p>
      <w:pPr>
        <w:pStyle w:val="38"/>
        <w:rPr>
          <w:ins w:id="100010" w:author="מנוע מכני" w:date="2026-10-11T12:04:39Z"/>
        </w:rPr>
      </w:pPr>
      <w:ins w:id="91393" w:author="מנוע מכני" w:date="2026-10-11T12:04:39Z">
        <w:r>
          <w:t xml:space="preserve">ר"ש</w:t>
        </w:r>
      </w:ins>
      <w:del w:id="91394" w:author="מנוע מכני" w:date="2026-10-11T12:04:39Z">
        <w:r>
          <w:delText xml:space="preserve">ר''ש</w:delText>
        </w:r>
      </w:del>
      <w:r>
        <w:t xml:space="preserve">:</w:t>
      </w:r>
    </w:p>
    <w:p w:rsidR="00E403F0" w:rsidRDefault="00E403F0" w:rsidP="00E403F0">
      <w:pPr>
        <w:rPr>
          <w:rFonts w:ascii="FontbitDavid" w:hAnsi="FontbitDavid"/>
          <w:sz w:val="24"/>
          <w:rtl/>
        </w:rPr>
      </w:pPr>
      <w:del w:id="100011" w:author="מנוע מכני" w:date="2026-10-11T12:04:39Z">
        <w:r>
          <w:rPr>
            <w:rFonts w:ascii="FontbitDavid" w:hAnsi="FontbitDavid" w:hint="cs"/>
            <w:sz w:val="24"/>
            <w:rtl/>
          </w:rPr>
          <w:delText xml:space="preserve"> </w:delText>
        </w:r>
      </w:del>
      <w:ins w:id="93989" w:author="מנוע מכני" w:date="2026-10-11T12:04:39Z">
        <w:r>
          <w:rPr>
            <w:rFonts w:ascii="FontbitDavid" w:hAnsi="FontbitDavid" w:hint="cs"/>
            <w:sz w:val="24"/>
            <w:rtl/>
          </w:rPr>
          <w:t xml:space="preserve">כאן</w:t>
        </w:r>
      </w:ins>
      <w:del w:id="93990" w:author="מנוע מכני" w:date="2026-10-11T12:04:39Z">
        <w:r>
          <w:rPr>
            <w:rFonts w:ascii="FontbitDavid" w:hAnsi="FontbitDavid" w:hint="cs"/>
            <w:sz w:val="24"/>
            <w:rtl/>
          </w:rPr>
          <w:delText xml:space="preserve">הכא</w:delText>
        </w:r>
      </w:del>
      <w:r>
        <w:rPr>
          <w:rFonts w:ascii="FontbitDavid" w:hAnsi="FontbitDavid" w:hint="cs"/>
          <w:sz w:val="24"/>
          <w:rtl/>
        </w:rPr>
        <w:t xml:space="preserve"> מיירי - בסתמא </w:t>
      </w:r>
      <w:r w:rsidRPr="00B078C3">
        <w:rPr>
          <w:rFonts w:ascii="FontbitDavid" w:hAnsi="FontbitDavid"/>
          <w:sz w:val="24"/>
          <w:rtl/>
        </w:rPr>
        <w:t xml:space="preserve">דכיון </w:t>
      </w:r>
      <w:ins w:id="93987" w:author="מנוע מכני" w:date="2026-10-11T12:04:39Z">
        <w:r>
          <w:rPr>
            <w:rFonts w:ascii="FontbitDavid" w:hAnsi="FontbitDavid"/>
            <w:sz w:val="24"/>
            <w:rtl/>
          </w:rPr>
          <w:t xml:space="preserve">דיש</w:t>
        </w:r>
      </w:ins>
      <w:del w:id="93988"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w:t>
      </w:r>
      <w:ins w:id="93985" w:author="מנוע מכני" w:date="2026-10-11T12:04:39Z">
        <w:r>
          <w:rPr>
            <w:rFonts w:ascii="FontbitDavid" w:hAnsi="FontbitDavid"/>
            <w:sz w:val="24"/>
            <w:rtl/>
          </w:rPr>
          <w:t xml:space="preserve">מיעוט</w:t>
        </w:r>
      </w:ins>
      <w:del w:id="93986" w:author="מנוע מכני" w:date="2026-10-11T12:04:39Z">
        <w:r w:rsidRPr="00B078C3">
          <w:rPr>
            <w:rFonts w:ascii="FontbitDavid" w:hAnsi="FontbitDavid"/>
            <w:sz w:val="24"/>
            <w:rtl/>
          </w:rPr>
          <w:delText xml:space="preserve">מיעוטא</w:delText>
        </w:r>
      </w:del>
      <w:r w:rsidRPr="00B078C3">
        <w:rPr>
          <w:rFonts w:ascii="FontbitDavid" w:hAnsi="FontbitDavid"/>
          <w:sz w:val="24"/>
          <w:rtl/>
        </w:rPr>
        <w:t xml:space="preserve"> דחזיין - </w:t>
      </w:r>
      <w:ins w:id="95505" w:author="מנוע מכני" w:date="2026-10-11T12:04:39Z">
        <w:r>
          <w:rPr>
            <w:rFonts w:ascii="FontbitDavid" w:hAnsi="FontbitDavid"/>
            <w:sz w:val="24"/>
            <w:rtl/>
          </w:rPr>
          <w:t xml:space="preserve">חוששים</w:t>
        </w:r>
      </w:ins>
      <w:del w:id="95506" w:author="מנוע מכני" w:date="2026-10-11T12:04:39Z">
        <w:r w:rsidRPr="00B078C3">
          <w:rPr>
            <w:rFonts w:ascii="FontbitDavid" w:hAnsi="FontbitDavid"/>
            <w:sz w:val="24"/>
            <w:rtl/>
          </w:rPr>
          <w:delText xml:space="preserve">חיישינן</w:delText>
        </w:r>
      </w:del>
      <w:r w:rsidRPr="00B078C3">
        <w:rPr>
          <w:rFonts w:ascii="FontbitDavid" w:hAnsi="FontbitDavid"/>
          <w:sz w:val="24"/>
          <w:rtl/>
        </w:rPr>
        <w:t xml:space="preserve">.</w:t>
      </w:r>
    </w:p>
    <w:p w:rsidR="00E403F0" w:rsidRPr="00B078C3" w:rsidRDefault="00E403F0" w:rsidP="00E403F0">
      <w:pPr>
        <w:pStyle w:val="afff3"/>
        <w:framePr w:wrap="around"/>
        <w:rPr>
          <w:rtl/>
        </w:rPr>
      </w:pPr>
      <w:r>
        <w:rPr>
          <w:rFonts w:hint="cs"/>
          <w:rtl/>
        </w:rPr>
        <w:t>לב.</w:t>
      </w:r>
    </w:p>
    <w:p w:rsidR="00E403F0" w:rsidRDefault="00E403F0" w:rsidP="00E403F0">
      <w:pPr>
        <w:rPr>
          <w:rFonts w:ascii="FontbitDavid" w:hAnsi="FontbitDavid"/>
          <w:sz w:val="24"/>
          <w:rtl/>
        </w:rPr>
      </w:pPr>
      <w:r w:rsidRPr="00B078C3">
        <w:rPr>
          <w:rFonts w:ascii="FontbitDavid" w:hAnsi="FontbitDavid"/>
          <w:sz w:val="24"/>
          <w:rtl/>
        </w:rPr>
        <w:t xml:space="preserve">ומאן תנא דחייש </w:t>
      </w:r>
      <w:ins w:id="93991" w:author="מנוע מכני" w:date="2026-10-11T12:04:39Z">
        <w:ins w:id="90137" w:author="Claude - סמנטי" w:date="2026-10-11T12:19:29Z">
          <w:r>
            <w:rPr>
              <w:rFonts w:ascii="FontbitDavid" w:hAnsi="FontbitDavid"/>
              <w:sz w:val="24"/>
              <w:rtl/>
            </w:rPr>
            <w:t xml:space="preserve">למעט</w:t>
          </w:r>
        </w:ins>
        <w:del w:id="90138" w:author="Claude - סמנטי" w:date="2026-10-11T12:19:29Z">
          <w:r>
            <w:rPr>
              <w:rFonts w:ascii="FontbitDavid" w:hAnsi="FontbitDavid"/>
              <w:sz w:val="24"/>
              <w:rtl/>
            </w:rPr>
            <w:delText xml:space="preserve">למיעוט</w:delText>
          </w:r>
        </w:del>
      </w:ins>
      <w:del w:id="93992" w:author="מנוע מכני" w:date="2026-10-11T12:04:39Z">
        <w:r w:rsidRPr="00B078C3">
          <w:rPr>
            <w:rFonts w:ascii="FontbitDavid" w:hAnsi="FontbitDavid"/>
            <w:sz w:val="24"/>
            <w:rtl/>
          </w:rPr>
          <w:delText xml:space="preserve">למיעוטא</w:delText>
        </w:r>
      </w:del>
      <w:r w:rsidRPr="00B078C3">
        <w:rPr>
          <w:rFonts w:ascii="FontbitDavid" w:hAnsi="FontbitDavid"/>
          <w:sz w:val="24"/>
          <w:rtl/>
        </w:rPr>
        <w:t xml:space="preserve"> - </w:t>
      </w:r>
      <w:r w:rsidRPr="00B078C3">
        <w:rPr>
          <w:rStyle w:val="2fb"/>
          <w:rFonts w:ascii="FontbitDavid" w:hAnsi="FontbitDavid"/>
          <w:sz w:val="24"/>
          <w:rtl/>
        </w:rPr>
        <w:t xml:space="preserve">ר"מ</w:t>
      </w:r>
      <w:r w:rsidRPr="00B078C3">
        <w:rPr>
          <w:rFonts w:ascii="FontbitDavid" w:hAnsi="FontbitDavid"/>
          <w:sz w:val="24"/>
          <w:rtl/>
        </w:rPr>
        <w:t xml:space="preserve"> היא</w:t>
      </w:r>
      <w:r>
        <w:rPr>
          <w:rFonts w:ascii="FontbitDavid" w:hAnsi="FontbitDavid" w:hint="cs"/>
          <w:sz w:val="24"/>
          <w:rtl/>
        </w:rPr>
        <w:t xml:space="preserve"> דאמר</w:t>
      </w:r>
      <w:r w:rsidRPr="00B078C3">
        <w:rPr>
          <w:rFonts w:ascii="FontbitDavid" w:hAnsi="FontbitDavid"/>
          <w:sz w:val="24"/>
          <w:rtl/>
        </w:rPr>
        <w:t xml:space="preserve"> קטן וקטנה </w:t>
      </w:r>
      <w:r w:rsidRPr="00B078C3">
        <w:rPr>
          <w:rFonts w:ascii="FontbitDavid" w:hAnsi="FontbitDavid"/>
          <w:sz w:val="24"/>
          <w:rtl/>
        </w:rPr>
        <w:t xml:space="preserve">לא</w:t>
      </w:r>
      <w:r w:rsidRPr="00B078C3">
        <w:rPr>
          <w:rFonts w:ascii="FontbitDavid" w:hAnsi="FontbitDavid"/>
          <w:sz w:val="24"/>
          <w:rtl/>
        </w:rPr>
        <w:t xml:space="preserve"> חולצין ולא מיבמין</w:t>
      </w:r>
      <w:ins w:id="97303" w:author="מנוע מכני" w:date="2026-10-11T12:04:39Z">
        <w:r>
          <w:rPr>
            <w:rFonts w:ascii="FontbitDavid" w:hAnsi="FontbitDavid"/>
            <w:sz w:val="24"/>
            <w:rtl/>
          </w:rPr>
          <w:t xml:space="preserve">,</w:t>
        </w:r>
      </w:ins>
      <w:del w:id="973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 </w:t>
      </w:r>
    </w:p>
    <w:p>
      <w:pPr>
        <w:pStyle w:val="38"/>
        <w:rPr>
          <w:ins w:id="100012" w:author="מנוע מכני" w:date="2026-10-11T12:04:39Z"/>
        </w:rPr>
      </w:pPr>
      <w:r w:rsidRPr="00017C1D">
        <w:t xml:space="preserve">אמרו לו לר"מ:</w:t>
      </w:r>
    </w:p>
    <w:p w:rsidR="00E403F0" w:rsidRPr="00017C1D" w:rsidRDefault="00E403F0" w:rsidP="00E403F0">
      <w:pPr>
        <w:pStyle w:val="a3"/>
        <w:rPr>
          <w:spacing w:val="-8"/>
          <w:rtl/>
        </w:rPr>
      </w:pPr>
      <w:del w:id="100013" w:author="מנוע מכני" w:date="2026-10-11T12:04:39Z">
        <w:r w:rsidRPr="00017C1D">
          <w:rPr>
            <w:spacing w:val="-8"/>
            <w:rtl/>
          </w:rPr>
          <w:delText xml:space="preserve"> </w:delText>
        </w:r>
      </w:del>
      <w:r w:rsidRPr="00017C1D">
        <w:rPr>
          <w:spacing w:val="-8"/>
          <w:rtl/>
        </w:rPr>
        <w:t xml:space="preserve">יפה אמרת שאין חולצין איש כתוב בפרשה, </w:t>
      </w:r>
      <w:ins w:id="90139" w:author="Claude - סמנטי" w:date="2026-10-11T12:19:29Z">
        <w:r>
          <w:rPr>
            <w:spacing w:val="-8"/>
            <w:rtl/>
          </w:rPr>
          <w:t xml:space="preserve">ומקשים</w:t>
        </w:r>
      </w:ins>
      <w:del w:id="90140" w:author="Claude - סמנטי" w:date="2026-10-11T12:19:29Z">
        <w:r w:rsidRPr="00017C1D">
          <w:rPr>
            <w:spacing w:val="-8"/>
            <w:rtl/>
          </w:rPr>
          <w:delText xml:space="preserve">ומקשינן</w:delText>
        </w:r>
      </w:del>
      <w:r w:rsidRPr="00017C1D">
        <w:rPr>
          <w:spacing w:val="-8"/>
          <w:rtl/>
        </w:rPr>
        <w:t xml:space="preserve"> אשה לאיש, ומה טעם אין מיבמין? </w:t>
      </w:r>
    </w:p>
    <w:p>
      <w:pPr>
        <w:pStyle w:val="38"/>
        <w:rPr>
          <w:ins w:id="100014" w:author="מנוע מכני" w:date="2026-10-11T12:04:39Z"/>
        </w:rPr>
      </w:pPr>
      <w:r w:rsidRPr="00017C1D">
        <w:t xml:space="preserve">אמר</w:t>
      </w:r>
      <w:r w:rsidRPr="00017C1D">
        <w:t xml:space="preserve"> להן:</w:t>
      </w:r>
    </w:p>
    <w:p w:rsidR="00E403F0" w:rsidRPr="00017C1D" w:rsidRDefault="00E403F0" w:rsidP="00E403F0">
      <w:pPr>
        <w:pStyle w:val="a3"/>
        <w:rPr>
          <w:spacing w:val="-8"/>
          <w:rtl/>
        </w:rPr>
      </w:pPr>
      <w:del w:id="100015" w:author="מנוע מכני" w:date="2026-10-11T12:04:39Z">
        <w:r w:rsidRPr="00017C1D">
          <w:rPr>
            <w:spacing w:val="-8"/>
            <w:rtl/>
          </w:rPr>
          <w:delText xml:space="preserve"> </w:delText>
        </w:r>
      </w:del>
      <w:r w:rsidRPr="00017C1D">
        <w:rPr>
          <w:spacing w:val="-8"/>
          <w:rtl/>
        </w:rPr>
        <w:t xml:space="preserve">קטן</w:t>
      </w:r>
      <w:ins w:id="96855" w:author="מנוע מכני" w:date="2026-10-11T12:04:39Z">
        <w:r>
          <w:rPr>
            <w:spacing w:val="-8"/>
            <w:rtl/>
          </w:rPr>
          <w:t xml:space="preserve"> </w:t>
        </w:r>
      </w:ins>
      <w:del w:id="96856" w:author="מנוע מכני" w:date="2026-10-11T12:04:39Z">
        <w:r w:rsidRPr="00017C1D">
          <w:rPr>
            <w:spacing w:val="-8"/>
            <w:rtl/>
          </w:rPr>
          <w:delText xml:space="preserve">  </w:delText>
        </w:r>
      </w:del>
      <w:r w:rsidRPr="00017C1D">
        <w:rPr>
          <w:spacing w:val="-8"/>
          <w:rtl/>
        </w:rPr>
        <w:t xml:space="preserve">שמא ימצא סריס, קטנה שמא תמצא אילונית, ונמצאו פוגעין בערוה שלא במקום מצוה.</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 </w:t>
      </w:r>
      <w:ins w:id="97983" w:author="מנוע מכני" w:date="2026-10-11T12:04:39Z">
        <w:r>
          <w:rPr>
            <w:rFonts w:ascii="FontbitDavid" w:hAnsi="FontbitDavid"/>
            <w:sz w:val="24"/>
            <w:rtl/>
          </w:rPr>
          <w:t xml:space="preserve">לך</w:t>
        </w:r>
      </w:ins>
      <w:del w:id="97984" w:author="מנוע מכני" w:date="2026-10-11T12:04:39Z">
        <w:r w:rsidRPr="00B078C3">
          <w:rPr>
            <w:rFonts w:ascii="FontbitDavid" w:hAnsi="FontbitDavid"/>
            <w:sz w:val="24"/>
            <w:rtl/>
          </w:rPr>
          <w:delText xml:space="preserve">זיל</w:delText>
        </w:r>
      </w:del>
      <w:r w:rsidRPr="00B078C3">
        <w:rPr>
          <w:rFonts w:ascii="FontbitDavid" w:hAnsi="FontbitDavid"/>
          <w:sz w:val="24"/>
          <w:rtl/>
        </w:rPr>
        <w:t xml:space="preserve"> </w:t>
      </w:r>
      <w:ins w:id="97979" w:author="מנוע מכני" w:date="2026-10-11T12:04:39Z">
        <w:r>
          <w:rPr>
            <w:rFonts w:ascii="FontbitDavid" w:hAnsi="FontbitDavid"/>
            <w:sz w:val="24"/>
            <w:rtl/>
          </w:rPr>
          <w:t xml:space="preserve">אחר</w:t>
        </w:r>
      </w:ins>
      <w:del w:id="97980"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w:t>
      </w:r>
      <w:ins w:id="93993" w:author="מנוע מכני" w:date="2026-10-11T12:04:39Z">
        <w:r>
          <w:rPr>
            <w:rFonts w:ascii="FontbitDavid" w:hAnsi="FontbitDavid"/>
            <w:sz w:val="24"/>
            <w:rtl/>
          </w:rPr>
          <w:t xml:space="preserve">רוב</w:t>
        </w:r>
      </w:ins>
      <w:del w:id="93994" w:author="מנוע מכני" w:date="2026-10-11T12:04:39Z">
        <w:r w:rsidRPr="00B078C3">
          <w:rPr>
            <w:rFonts w:ascii="FontbitDavid" w:hAnsi="FontbitDavid"/>
            <w:sz w:val="24"/>
            <w:rtl/>
          </w:rPr>
          <w:delText xml:space="preserve">רובא</w:delText>
        </w:r>
      </w:del>
      <w:r w:rsidRPr="00B078C3">
        <w:rPr>
          <w:rFonts w:ascii="FontbitDavid" w:hAnsi="FontbitDavid"/>
          <w:sz w:val="24"/>
          <w:rtl/>
        </w:rPr>
        <w:t xml:space="preserve"> דקטנים </w:t>
      </w:r>
      <w:ins w:id="93997" w:author="מנוע מכני" w:date="2026-10-11T12:04:39Z">
        <w:r>
          <w:rPr>
            <w:rFonts w:ascii="FontbitDavid" w:hAnsi="FontbitDavid"/>
            <w:sz w:val="24"/>
            <w:rtl/>
          </w:rPr>
          <w:t xml:space="preserve">לא</w:t>
        </w:r>
      </w:ins>
      <w:del w:id="9399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סריסים </w:t>
      </w:r>
      <w:ins w:id="95507" w:author="מנוע מכני" w:date="2026-10-11T12:04:39Z">
        <w:r>
          <w:rPr>
            <w:rFonts w:ascii="FontbitDavid" w:hAnsi="FontbitDavid"/>
            <w:sz w:val="24"/>
            <w:rtl/>
          </w:rPr>
          <w:t xml:space="preserve">הם</w:t>
        </w:r>
      </w:ins>
      <w:del w:id="95508" w:author="מנוע מכני" w:date="2026-10-11T12:04:39Z">
        <w:r w:rsidRPr="00B078C3">
          <w:rPr>
            <w:rFonts w:ascii="FontbitDavid" w:hAnsi="FontbitDavid"/>
            <w:sz w:val="24"/>
            <w:rtl/>
          </w:rPr>
          <w:delText xml:space="preserve">נינהו</w:delText>
        </w:r>
      </w:del>
      <w:r w:rsidRPr="00B078C3">
        <w:rPr>
          <w:rFonts w:ascii="FontbitDavid" w:hAnsi="FontbitDavid"/>
          <w:sz w:val="24"/>
          <w:rtl/>
        </w:rPr>
        <w:t xml:space="preserve">, </w:t>
      </w:r>
      <w:ins w:id="97985" w:author="מנוע מכני" w:date="2026-10-11T12:04:39Z">
        <w:r>
          <w:rPr>
            <w:rFonts w:ascii="FontbitDavid" w:hAnsi="FontbitDavid"/>
            <w:sz w:val="24"/>
            <w:rtl/>
          </w:rPr>
          <w:t xml:space="preserve">לך</w:t>
        </w:r>
      </w:ins>
      <w:del w:id="97986" w:author="מנוע מכני" w:date="2026-10-11T12:04:39Z">
        <w:r w:rsidRPr="00B078C3">
          <w:rPr>
            <w:rFonts w:ascii="FontbitDavid" w:hAnsi="FontbitDavid"/>
            <w:sz w:val="24"/>
            <w:rtl/>
          </w:rPr>
          <w:delText xml:space="preserve">זיל</w:delText>
        </w:r>
      </w:del>
      <w:r w:rsidRPr="00B078C3">
        <w:rPr>
          <w:rFonts w:ascii="FontbitDavid" w:hAnsi="FontbitDavid"/>
          <w:sz w:val="24"/>
          <w:rtl/>
        </w:rPr>
        <w:t xml:space="preserve"> </w:t>
      </w:r>
      <w:ins w:id="97981" w:author="מנוע מכני" w:date="2026-10-11T12:04:39Z">
        <w:r>
          <w:rPr>
            <w:rFonts w:ascii="FontbitDavid" w:hAnsi="FontbitDavid"/>
            <w:sz w:val="24"/>
            <w:rtl/>
          </w:rPr>
          <w:t xml:space="preserve">אחר</w:t>
        </w:r>
      </w:ins>
      <w:del w:id="97982"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w:t>
      </w:r>
      <w:ins w:id="93995" w:author="מנוע מכני" w:date="2026-10-11T12:04:39Z">
        <w:r>
          <w:rPr>
            <w:rFonts w:ascii="FontbitDavid" w:hAnsi="FontbitDavid"/>
            <w:sz w:val="24"/>
            <w:rtl/>
          </w:rPr>
          <w:t xml:space="preserve">רוב</w:t>
        </w:r>
      </w:ins>
      <w:del w:id="93996" w:author="מנוע מכני" w:date="2026-10-11T12:04:39Z">
        <w:r w:rsidRPr="00B078C3">
          <w:rPr>
            <w:rFonts w:ascii="FontbitDavid" w:hAnsi="FontbitDavid"/>
            <w:sz w:val="24"/>
            <w:rtl/>
          </w:rPr>
          <w:delText xml:space="preserve">רובא</w:delText>
        </w:r>
      </w:del>
      <w:r w:rsidRPr="00B078C3">
        <w:rPr>
          <w:rFonts w:ascii="FontbitDavid" w:hAnsi="FontbitDavid"/>
          <w:sz w:val="24"/>
          <w:rtl/>
        </w:rPr>
        <w:t xml:space="preserve"> דקטנות </w:t>
      </w:r>
      <w:ins w:id="93999" w:author="מנוע מכני" w:date="2026-10-11T12:04:39Z">
        <w:r>
          <w:rPr>
            <w:rFonts w:ascii="FontbitDavid" w:hAnsi="FontbitDavid" w:hint="cs"/>
            <w:sz w:val="24"/>
            <w:rtl/>
          </w:rPr>
          <w:t xml:space="preserve">דלא</w:t>
        </w:r>
      </w:ins>
      <w:del w:id="94000" w:author="מנוע מכני" w:date="2026-10-11T12:04:39Z">
        <w:r>
          <w:rPr>
            <w:rFonts w:ascii="FontbitDavid" w:hAnsi="FontbitDavid" w:hint="cs"/>
            <w:sz w:val="24"/>
            <w:rtl/>
          </w:rPr>
          <w:delText xml:space="preserve">ד</w:delText>
        </w:r>
        <w:r w:rsidRPr="00B078C3">
          <w:rPr>
            <w:rFonts w:ascii="FontbitDavid" w:hAnsi="FontbitDavid"/>
            <w:sz w:val="24"/>
            <w:rtl/>
          </w:rPr>
          <w:delText xml:space="preserve">לאו</w:delText>
        </w:r>
      </w:del>
      <w:r w:rsidRPr="00B078C3">
        <w:rPr>
          <w:rFonts w:ascii="FontbitDavid" w:hAnsi="FontbitDavid"/>
          <w:sz w:val="24"/>
          <w:rtl/>
        </w:rPr>
        <w:t xml:space="preserve"> אילונית </w:t>
      </w:r>
      <w:ins w:id="95509" w:author="מנוע מכני" w:date="2026-10-11T12:04:39Z">
        <w:r>
          <w:rPr>
            <w:rFonts w:ascii="FontbitDavid" w:hAnsi="FontbitDavid"/>
            <w:sz w:val="24"/>
            <w:rtl/>
          </w:rPr>
          <w:t xml:space="preserve">הם</w:t>
        </w:r>
      </w:ins>
      <w:del w:id="95510" w:author="מנוע מכני" w:date="2026-10-11T12:04:39Z">
        <w:r w:rsidRPr="00B078C3">
          <w:rPr>
            <w:rFonts w:ascii="FontbitDavid" w:hAnsi="FontbitDavid"/>
            <w:sz w:val="24"/>
            <w:rtl/>
          </w:rPr>
          <w:delText xml:space="preserve">נינהו</w:delText>
        </w:r>
      </w:del>
      <w:r w:rsidRPr="00B078C3">
        <w:rPr>
          <w:rFonts w:ascii="FontbitDavid" w:hAnsi="FontbitDavid"/>
          <w:sz w:val="24"/>
          <w:rtl/>
        </w:rPr>
        <w:t xml:space="preserve">.</w:t>
      </w:r>
    </w:p>
    <w:p w:rsidR="00E403F0" w:rsidRDefault="00E403F0" w:rsidP="00E403F0">
      <w:pPr>
        <w:rPr>
          <w:rFonts w:ascii="FontbitDavid" w:hAnsi="FontbitDavid"/>
          <w:sz w:val="24"/>
          <w:rtl/>
        </w:rPr>
      </w:pPr>
    </w:p>
    <w:p>
      <w:pPr>
        <w:pStyle w:val="afffff8"/>
        <w:rPr>
          <w:ins w:id="90403" w:author="קלוד" w:date="2026-10-11T12:23:38Z"/>
        </w:rPr>
      </w:pPr>
      <w:ins w:id="90404" w:author="קלוד" w:date="2026-10-11T12:23:38Z">
        <w:r>
          <w:rPr>
            <w:color w:val="7B3F00"/>
          </w:rPr>
          <w:t xml:space="preserve">מיעוט שאינו שכיח - ראיה ממעשים שהטבילוה קודם לאמה</w:t>
        </w:r>
      </w:ins>
    </w:p>
    <w:p w:rsidR="00E403F0" w:rsidRDefault="00E403F0" w:rsidP="00E403F0">
      <w:pPr>
        <w:rPr>
          <w:rFonts w:ascii="FontbitDavid" w:hAnsi="FontbitDavid"/>
          <w:sz w:val="24"/>
          <w:rtl/>
        </w:rPr>
      </w:pPr>
      <w:ins w:id="98353" w:author="מנוע מכני" w:date="2026-10-11T12:04:39Z">
        <w:r>
          <w:rPr>
            <w:rFonts w:ascii="FontbitDavid" w:hAnsi="FontbitDavid"/>
            <w:sz w:val="24"/>
            <w:rtl/>
          </w:rPr>
          <w:t xml:space="preserve">אמור</w:t>
        </w:r>
      </w:ins>
      <w:del w:id="98354"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דשמעת </w:t>
      </w:r>
      <w:r w:rsidRPr="00B078C3">
        <w:rPr>
          <w:rStyle w:val="2fb"/>
          <w:rFonts w:ascii="FontbitDavid" w:hAnsi="FontbitDavid"/>
          <w:sz w:val="24"/>
          <w:rtl/>
        </w:rPr>
        <w:t xml:space="preserve">לר"מ</w:t>
      </w:r>
      <w:r w:rsidRPr="00B078C3">
        <w:rPr>
          <w:rFonts w:ascii="FontbitDavid" w:hAnsi="FontbitDavid"/>
          <w:sz w:val="24"/>
          <w:rtl/>
        </w:rPr>
        <w:t xml:space="preserve"> </w:t>
      </w:r>
      <w:ins w:id="94001" w:author="מנוע מכני" w:date="2026-10-11T12:04:39Z">
        <w:r>
          <w:rPr>
            <w:rFonts w:ascii="FontbitDavid" w:hAnsi="FontbitDavid"/>
            <w:sz w:val="24"/>
            <w:rtl/>
          </w:rPr>
          <w:t xml:space="preserve">מיעוט</w:t>
        </w:r>
      </w:ins>
      <w:del w:id="94002" w:author="מנוע מכני" w:date="2026-10-11T12:04:39Z">
        <w:r w:rsidRPr="00B078C3">
          <w:rPr>
            <w:rFonts w:ascii="FontbitDavid" w:hAnsi="FontbitDavid"/>
            <w:sz w:val="24"/>
            <w:rtl/>
          </w:rPr>
          <w:delText xml:space="preserve">מיעוטא</w:delText>
        </w:r>
      </w:del>
      <w:r w:rsidRPr="00B078C3">
        <w:rPr>
          <w:rFonts w:ascii="FontbitDavid" w:hAnsi="FontbitDavid"/>
          <w:sz w:val="24"/>
          <w:rtl/>
        </w:rPr>
        <w:t xml:space="preserve"> דשכיח, אבל </w:t>
      </w:r>
      <w:ins w:id="94003" w:author="מנוע מכני" w:date="2026-10-11T12:04:39Z">
        <w:r>
          <w:rPr>
            <w:rFonts w:ascii="FontbitDavid" w:hAnsi="FontbitDavid"/>
            <w:sz w:val="24"/>
            <w:rtl/>
          </w:rPr>
          <w:t xml:space="preserve">מיעוט</w:t>
        </w:r>
      </w:ins>
      <w:del w:id="94004" w:author="מנוע מכני" w:date="2026-10-11T12:04:39Z">
        <w:r w:rsidRPr="00B078C3">
          <w:rPr>
            <w:rFonts w:ascii="FontbitDavid" w:hAnsi="FontbitDavid"/>
            <w:sz w:val="24"/>
            <w:rtl/>
          </w:rPr>
          <w:delText xml:space="preserve">מיעוטא</w:delText>
        </w:r>
      </w:del>
      <w:r w:rsidRPr="00B078C3">
        <w:rPr>
          <w:rFonts w:ascii="FontbitDavid" w:hAnsi="FontbitDavid"/>
          <w:sz w:val="24"/>
          <w:rtl/>
        </w:rPr>
        <w:t xml:space="preserve"> דלא שכיח מי שמעת </w:t>
      </w:r>
      <w:ins w:id="95511" w:author="מנוע מכני" w:date="2026-10-11T12:04:39Z">
        <w:r>
          <w:rPr>
            <w:rFonts w:ascii="FontbitDavid" w:hAnsi="FontbitDavid"/>
            <w:sz w:val="24"/>
            <w:rtl/>
          </w:rPr>
          <w:t xml:space="preserve">לו</w:t>
        </w:r>
      </w:ins>
      <w:del w:id="9551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הא </w:t>
      </w:r>
      <w:ins w:id="94007" w:author="מנוע מכני" w:date="2026-10-11T12:04:39Z">
        <w:r>
          <w:rPr>
            <w:rFonts w:ascii="FontbitDavid" w:hAnsi="FontbitDavid"/>
            <w:sz w:val="24"/>
            <w:rtl/>
          </w:rPr>
          <w:t xml:space="preserve">גם</w:t>
        </w:r>
      </w:ins>
      <w:del w:id="9400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4005" w:author="מנוע מכני" w:date="2026-10-11T12:04:39Z">
        <w:r>
          <w:rPr>
            <w:rFonts w:ascii="FontbitDavid" w:hAnsi="FontbitDavid"/>
            <w:sz w:val="24"/>
            <w:rtl/>
          </w:rPr>
          <w:t xml:space="preserve">מיעוט</w:t>
        </w:r>
      </w:ins>
      <w:del w:id="94006" w:author="מנוע מכני" w:date="2026-10-11T12:04:39Z">
        <w:r w:rsidRPr="00B078C3">
          <w:rPr>
            <w:rFonts w:ascii="FontbitDavid" w:hAnsi="FontbitDavid"/>
            <w:sz w:val="24"/>
            <w:rtl/>
          </w:rPr>
          <w:delText xml:space="preserve">מיעוטא</w:delText>
        </w:r>
      </w:del>
      <w:r w:rsidRPr="00B078C3">
        <w:rPr>
          <w:rFonts w:ascii="FontbitDavid" w:hAnsi="FontbitDavid"/>
          <w:sz w:val="24"/>
          <w:rtl/>
        </w:rPr>
        <w:t xml:space="preserve"> דשכיח הוא, </w:t>
      </w:r>
      <w:r w:rsidRPr="00B078C3">
        <w:rPr>
          <w:rFonts w:ascii="FontbitDavid" w:hAnsi="FontbitDavid"/>
          <w:sz w:val="24"/>
          <w:rtl/>
        </w:rPr>
        <w:t xml:space="preserve">דתניא</w:t>
      </w:r>
      <w:r w:rsidRPr="00B078C3">
        <w:rPr>
          <w:rFonts w:ascii="FontbitDavid" w:hAnsi="FontbitDavid"/>
          <w:sz w:val="24"/>
          <w:rtl/>
        </w:rPr>
        <w:t xml:space="preserve">, א"ר יוסי: מעשה בעין בול - והטבילוה קודם לאמה.</w:t>
      </w:r>
    </w:p>
    <w:p>
      <w:pPr>
        <w:pStyle w:val="38"/>
        <w:rPr>
          <w:ins w:id="100016" w:author="מנוע מכני" w:date="2026-10-11T12:04:39Z"/>
        </w:rPr>
      </w:pPr>
      <w:r>
        <w:tab/>
      </w:r>
      <w:r>
        <w:tab/>
      </w:r>
      <w:r>
        <w:tab/>
      </w:r>
      <w:r>
        <w:tab/>
      </w:r>
      <w:r>
        <w:tab/>
      </w:r>
      <w:r>
        <w:tab/>
      </w:r>
      <w:r>
        <w:t>ואמר רבי</w:t>
      </w:r>
      <w:r w:rsidRPr="00B078C3">
        <w:t xml:space="preserve">:</w:t>
      </w:r>
    </w:p>
    <w:p w:rsidR="00E403F0" w:rsidRPr="00B078C3" w:rsidRDefault="00E403F0" w:rsidP="00E403F0">
      <w:pPr>
        <w:rPr>
          <w:rFonts w:ascii="FontbitDavid" w:hAnsi="FontbitDavid"/>
          <w:sz w:val="24"/>
          <w:rtl/>
        </w:rPr>
      </w:pPr>
      <w:del w:id="1000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בבית שערים - והטבילוה קודם לאמה.</w:t>
      </w:r>
    </w:p>
    <w:p>
      <w:pPr>
        <w:pStyle w:val="38"/>
        <w:rPr>
          <w:ins w:id="100018" w:author="מנוע מכני" w:date="2026-10-11T12:04:39Z"/>
        </w:rPr>
      </w:pPr>
      <w:r>
        <w:tab/>
      </w:r>
      <w:r>
        <w:tab/>
      </w:r>
      <w:r>
        <w:tab/>
      </w:r>
      <w:r>
        <w:tab/>
      </w:r>
      <w:r>
        <w:tab/>
      </w:r>
      <w:r>
        <w:tab/>
      </w:r>
      <w:r w:rsidRPr="00B078C3">
        <w:t xml:space="preserve">וא"ר יוסף:</w:t>
      </w:r>
    </w:p>
    <w:p w:rsidR="00E403F0" w:rsidRPr="00B078C3" w:rsidRDefault="00E403F0" w:rsidP="00E403F0">
      <w:pPr>
        <w:rPr>
          <w:rFonts w:ascii="FontbitDavid" w:hAnsi="FontbitDavid"/>
          <w:sz w:val="24"/>
          <w:rtl/>
        </w:rPr>
      </w:pPr>
      <w:del w:id="1000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בפומבדיתא - והטבילוה קודם לאמה.</w:t>
      </w:r>
    </w:p>
    <w:p w:rsidR="00E403F0" w:rsidRDefault="00E403F0" w:rsidP="00E403F0">
      <w:pPr>
        <w:rPr>
          <w:rFonts w:ascii="FontbitDavid" w:hAnsi="FontbitDavid"/>
          <w:sz w:val="24"/>
          <w:rtl/>
        </w:rPr>
      </w:pPr>
      <w:r>
        <w:rPr>
          <w:rFonts w:ascii="FontbitDavid" w:hAnsi="FontbitDavid" w:hint="cs"/>
          <w:sz w:val="24"/>
          <w:rtl/>
        </w:rPr>
        <w:t xml:space="preserve">א. </w:t>
      </w:r>
      <w:r w:rsidRPr="00B078C3">
        <w:rPr>
          <w:rStyle w:val="2fb"/>
          <w:rFonts w:ascii="FontbitDavid" w:hAnsi="FontbitDavid"/>
          <w:sz w:val="24"/>
          <w:rtl/>
        </w:rPr>
        <w:t xml:space="preserve">דר' יוסי</w:t>
      </w:r>
      <w:r w:rsidRPr="00B078C3">
        <w:rPr>
          <w:rFonts w:ascii="FontbitDavid" w:hAnsi="FontbitDavid"/>
          <w:sz w:val="24"/>
          <w:rtl/>
        </w:rPr>
        <w:t xml:space="preserve"> </w:t>
      </w:r>
      <w:r w:rsidRPr="00B078C3">
        <w:rPr>
          <w:rStyle w:val="2fb"/>
          <w:rFonts w:ascii="FontbitDavid" w:hAnsi="FontbitDavid"/>
          <w:sz w:val="24"/>
          <w:rtl/>
        </w:rPr>
        <w:t xml:space="preserve">ודרבי</w:t>
      </w:r>
      <w:r w:rsidRPr="00B078C3">
        <w:rPr>
          <w:rFonts w:ascii="FontbitDavid" w:hAnsi="FontbitDavid"/>
          <w:sz w:val="24"/>
          <w:rtl/>
        </w:rPr>
        <w:t xml:space="preserve"> - משום תרומת א"י, </w:t>
      </w:r>
    </w:p>
    <w:p>
      <w:pPr>
        <w:pStyle w:val="38"/>
        <w:rPr>
          <w:ins w:id="100020" w:author="מנוע מכני" w:date="2026-10-11T12:04:39Z"/>
        </w:rPr>
      </w:pPr>
      <w:r w:rsidRPr="00B078C3">
        <w:t>דרב יוס</w:t>
      </w:r>
      <w:r>
        <w:t>ף</w:t>
      </w:r>
      <w:r w:rsidRPr="00B078C3">
        <w:t xml:space="preserve">:</w:t>
      </w:r>
    </w:p>
    <w:p w:rsidR="00E403F0" w:rsidRDefault="00E403F0" w:rsidP="00E403F0">
      <w:pPr>
        <w:rPr>
          <w:rFonts w:ascii="FontbitDavid" w:hAnsi="FontbitDavid"/>
          <w:sz w:val="24"/>
          <w:rtl/>
        </w:rPr>
      </w:pPr>
      <w:del w:id="100021" w:author="מנוע מכני" w:date="2026-10-11T12:04:39Z">
        <w:r w:rsidRPr="00B078C3">
          <w:rPr>
            <w:rFonts w:ascii="FontbitDavid" w:hAnsi="FontbitDavid"/>
            <w:sz w:val="24"/>
            <w:rtl/>
          </w:rPr>
          <w:delText xml:space="preserve"> </w:delText>
        </w:r>
      </w:del>
      <w:ins w:id="96381" w:author="מנוע מכני" w:date="2026-10-11T12:04:39Z">
        <w:r>
          <w:rPr>
            <w:rFonts w:ascii="FontbitDavid" w:hAnsi="FontbitDavid" w:hint="cs"/>
            <w:sz w:val="24"/>
            <w:rtl/>
          </w:rPr>
          <w:t xml:space="preserve">אף</w:t>
        </w:r>
      </w:ins>
      <w:del w:id="96382"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ע"פ</w:delText>
        </w:r>
      </w:del>
      <w:ins w:id="91395" w:author="מנוע מכני" w:date="2026-10-11T12:04:39Z"/>
      <w:del w:id="91396" w:author="מנוע מכני" w:date="2026-10-11T12:04:39Z">
        <w:r>
          <w:rPr>
            <w:rFonts w:ascii="FontbitDavid" w:hAnsi="FontbitDavid" w:hint="cs"/>
            <w:sz w:val="24"/>
            <w:rtl/>
          </w:rPr>
          <w:delText xml:space="preserve">ע''פ</w:delText>
        </w:r>
      </w:del>
      <w:r>
        <w:rPr>
          <w:rFonts w:ascii="FontbitDavid" w:hAnsi="FontbitDavid" w:hint="cs"/>
          <w:sz w:val="24"/>
          <w:rtl/>
        </w:rPr>
        <w:t xml:space="preserve"> שאמר </w:t>
      </w:r>
      <w:r>
        <w:rPr>
          <w:rStyle w:val="2fb"/>
          <w:rFonts w:ascii="FontbitDavid" w:hAnsi="FontbitDavid" w:hint="cs"/>
          <w:sz w:val="24"/>
          <w:rtl/>
        </w:rPr>
        <w:t xml:space="preserve">שמואל</w:t>
      </w:r>
      <w:r>
        <w:rPr>
          <w:rFonts w:ascii="FontbitDavid" w:hAnsi="FontbitDavid" w:hint="cs"/>
          <w:sz w:val="24"/>
          <w:rtl/>
        </w:rPr>
        <w:t xml:space="preserve"> ד</w:t>
      </w:r>
      <w:r w:rsidRPr="00B078C3">
        <w:rPr>
          <w:rFonts w:ascii="FontbitDavid" w:hAnsi="FontbitDavid"/>
          <w:sz w:val="24"/>
          <w:rtl/>
        </w:rPr>
        <w:t xml:space="preserve">אין תרומת חו"ל אסורה - אלא במי שטומאה יוצאה מגופו, </w:t>
      </w:r>
      <w:r>
        <w:rPr>
          <w:rFonts w:ascii="FontbitDavid" w:hAnsi="FontbitDavid" w:hint="cs"/>
          <w:sz w:val="24"/>
          <w:rtl/>
        </w:rPr>
        <w:t xml:space="preserve">ו</w:t>
      </w:r>
      <w:ins w:id="91397" w:author="מנוע מכני" w:date="2026-10-11T12:04:39Z">
        <w:r>
          <w:rPr>
            <w:rFonts w:ascii="FontbitDavid" w:hAnsi="FontbitDavid" w:hint="cs"/>
            <w:sz w:val="24"/>
            <w:rtl/>
          </w:rPr>
          <w:t xml:space="preserve">ה"מ</w:t>
        </w:r>
      </w:ins>
      <w:del w:id="91398" w:author="מנוע מכני" w:date="2026-10-11T12:04:39Z">
        <w:r>
          <w:rPr>
            <w:rFonts w:ascii="FontbitDavid" w:hAnsi="FontbitDavid" w:hint="cs"/>
            <w:sz w:val="24"/>
            <w:rtl/>
          </w:rPr>
          <w:delText xml:space="preserve">ה''מ</w:delText>
        </w:r>
      </w:del>
      <w:r w:rsidRPr="00B078C3">
        <w:rPr>
          <w:rFonts w:ascii="FontbitDavid" w:hAnsi="FontbitDavid"/>
          <w:sz w:val="24"/>
          <w:rtl/>
        </w:rPr>
        <w:t xml:space="preserve">- באכילה, אבל בנגיעה </w:t>
      </w:r>
      <w:r w:rsidRPr="00B078C3">
        <w:rPr>
          <w:rFonts w:ascii="FontbitDavid" w:hAnsi="FontbitDavid"/>
          <w:sz w:val="24"/>
          <w:rtl/>
        </w:rPr>
        <w:t xml:space="preserve">לא</w:t>
      </w:r>
      <w:r w:rsidRPr="00B078C3">
        <w:rPr>
          <w:rFonts w:ascii="FontbitDavid" w:hAnsi="FontbitDavid"/>
          <w:sz w:val="24"/>
          <w:rtl/>
        </w:rPr>
        <w:t xml:space="preserve">! </w:t>
      </w:r>
    </w:p>
    <w:p w:rsidR="00E403F0" w:rsidRPr="00731BB6" w:rsidRDefault="00E403F0" w:rsidP="00E403F0">
      <w:pPr>
        <w:rPr>
          <w:rFonts w:ascii="FontbitDavid" w:hAnsi="FontbitDavid"/>
          <w:sz w:val="24"/>
          <w:rtl/>
        </w:rPr>
      </w:pPr>
      <w:r>
        <w:rPr>
          <w:rFonts w:hint="cs"/>
          <w:b/>
          <w:bCs/>
          <w:rtl/>
        </w:rPr>
        <w:t xml:space="preserve">ב. </w:t>
      </w:r>
      <w:r w:rsidRPr="00244E55">
        <w:rPr>
          <w:rFonts w:hint="cs"/>
          <w:rtl/>
        </w:rPr>
        <w:t>מר זוטרא</w:t>
      </w:r>
      <w:r w:rsidRPr="00244E55">
        <w:rPr>
          <w:rtl/>
        </w:rPr>
        <w:t xml:space="preserve">: </w:t>
      </w:r>
      <w:r w:rsidRPr="00244E55">
        <w:rPr>
          <w:rtl/>
        </w:rPr>
        <w:t xml:space="preserve">לא</w:t>
      </w:r>
      <w:r w:rsidRPr="00244E55">
        <w:rPr>
          <w:rtl/>
        </w:rPr>
        <w:t xml:space="preserve"> נצרכה אלא לסוכה שמן של תרומה,</w:t>
      </w:r>
      <w:r w:rsidRPr="00244E55">
        <w:rPr>
          <w:rFonts w:hint="cs"/>
          <w:rtl/>
        </w:rPr>
        <w:t xml:space="preserve"> </w:t>
      </w:r>
      <w:r w:rsidRPr="00244E55">
        <w:rPr>
          <w:rtl/>
        </w:rPr>
        <w:t xml:space="preserve">דתניא</w:t>
      </w:r>
      <w:r w:rsidRPr="00244E55">
        <w:rPr>
          <w:rtl/>
        </w:rPr>
        <w:t xml:space="preserve">: </w:t>
      </w:r>
      <w:r w:rsidRPr="00244E55">
        <w:rPr>
          <w:rFonts w:hint="cs"/>
          <w:rtl/>
        </w:rPr>
        <w:t>'</w:t>
      </w:r>
      <w:r w:rsidRPr="00244E55">
        <w:rPr>
          <w:rStyle w:val="afffff0"/>
          <w:rtl/>
        </w:rPr>
        <w:t xml:space="preserve">ולא יחללו את קדשי בני ישראל אשר ירימו לה</w:t>
      </w:r>
      <w:r w:rsidRPr="00244E55">
        <w:rPr>
          <w:rtl/>
        </w:rPr>
        <w:t xml:space="preserve">' - לרבות את הסך ואת השותה.</w:t>
      </w:r>
    </w:p>
    <w:p w:rsidR="00E403F0" w:rsidRPr="00B078C3" w:rsidRDefault="00E403F0" w:rsidP="00E403F0">
      <w:pPr>
        <w:rPr>
          <w:rFonts w:ascii="FontbitDavid" w:hAnsi="FontbitDavid"/>
          <w:sz w:val="24"/>
          <w:rtl/>
        </w:rPr>
      </w:pPr>
      <w:r>
        <w:rPr>
          <w:rFonts w:ascii="FontbitDavid" w:hAnsi="FontbitDavid" w:hint="cs"/>
          <w:sz w:val="24"/>
          <w:rtl/>
        </w:rPr>
        <w:t xml:space="preserve">ואפי' דשותה בכלל אכילה - </w:t>
      </w:r>
      <w:r w:rsidRPr="00B078C3">
        <w:rPr>
          <w:rFonts w:ascii="FontbitDavid" w:hAnsi="FontbitDavid"/>
          <w:sz w:val="24"/>
          <w:rtl/>
        </w:rPr>
        <w:t>לרבות את הסך כשותה.</w:t>
      </w:r>
    </w:p>
    <w:p>
      <w:pPr>
        <w:pStyle w:val="38"/>
        <w:rPr>
          <w:ins w:id="100022" w:author="מנוע מכני" w:date="2026-10-11T12:04:39Z"/>
        </w:rPr>
      </w:pPr>
      <w:r>
        <w:t xml:space="preserve">ג. </w:t>
      </w:r>
      <w:r w:rsidRPr="00B078C3">
        <w:t xml:space="preserve">וא</w:t>
      </w:r>
      <w:ins w:id="91399" w:author="מנוע מכני" w:date="2026-10-11T12:04:39Z">
        <w:r>
          <w:t xml:space="preserve">ב"א</w:t>
        </w:r>
      </w:ins>
      <w:del w:id="91400" w:author="מנוע מכני" w:date="2026-10-11T12:04:39Z">
        <w:r w:rsidRPr="00B078C3">
          <w:delText xml:space="preserve">ב''א</w:delText>
        </w:r>
      </w:del>
      <w:r w:rsidRPr="00B078C3">
        <w:t xml:space="preserve"> </w:t>
      </w:r>
      <w:ins w:id="94009" w:author="מנוע מכני" w:date="2026-10-11T12:04:39Z">
        <w:r>
          <w:t xml:space="preserve">מכאן</w:t>
        </w:r>
      </w:ins>
      <w:del w:id="94010" w:author="מנוע מכני" w:date="2026-10-11T12:04:39Z">
        <w:r w:rsidRPr="00B078C3">
          <w:delText xml:space="preserve">מהכא</w:delText>
        </w:r>
      </w:del>
      <w:r w:rsidRPr="00B078C3">
        <w:t xml:space="preserve">:</w:t>
      </w:r>
    </w:p>
    <w:p w:rsidR="00E403F0" w:rsidRPr="00B078C3" w:rsidRDefault="00E403F0" w:rsidP="00E403F0">
      <w:pPr>
        <w:rPr>
          <w:rFonts w:ascii="FontbitDavid" w:hAnsi="FontbitDavid"/>
          <w:sz w:val="24"/>
          <w:rtl/>
        </w:rPr>
      </w:pPr>
      <w:del w:id="100023"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421" w:author="Claude - סמנטי" w:date="2026-10-11T12:19:29Z">
        <w:r>
          <w:rPr>
            <w:rStyle w:val="afffff0"/>
            <w:rFonts w:ascii="FontbitDavid" w:hAnsi="FontbitDavid"/>
            <w:sz w:val="24"/>
            <w:rtl/>
          </w:rPr>
          <w:t xml:space="preserve">וַתָּבֹא כְמַיִם בְּקִרְבּוֹ וְכַשֶּׁמֶן בְּעַצְמוֹתָיו</w:t>
        </w:r>
      </w:ins>
      <w:del w:id="90422" w:author="Claude - סמנטי" w:date="2026-10-11T12:19:29Z">
        <w:r w:rsidRPr="00B078C3">
          <w:rPr>
            <w:rFonts w:ascii="FontbitDavid" w:hAnsi="FontbitDavid"/>
            <w:sz w:val="24"/>
            <w:rtl/>
          </w:rPr>
          <w:delText xml:space="preserve">ותבא כמים בקרבו וכשמן בעצמותיו</w:delText>
        </w:r>
      </w:del>
      <w:r>
        <w:rPr>
          <w:rFonts w:ascii="FontbitDavid" w:hAnsi="FontbitDavid" w:hint="cs"/>
          <w:sz w:val="24"/>
          <w:rtl/>
        </w:rPr>
        <w:t>'</w:t>
      </w:r>
      <w:r w:rsidRPr="00B078C3">
        <w:rPr>
          <w:rFonts w:ascii="FontbitDavid" w:hAnsi="FontbitDavid"/>
          <w:sz w:val="24"/>
          <w:rtl/>
        </w:rPr>
        <w:t>.</w:t>
      </w:r>
    </w:p>
    <w:p w:rsidR="00E403F0" w:rsidRDefault="00E403F0" w:rsidP="00E403F0">
      <w:pPr>
        <w:rPr>
          <w:rFonts w:ascii="FontbitDavid" w:hAnsi="FontbitDavid"/>
          <w:sz w:val="24"/>
          <w:rtl/>
        </w:rPr>
      </w:pPr>
      <w:r>
        <w:rPr>
          <w:rFonts w:ascii="FontbitDavid" w:hAnsi="FontbitDavid" w:hint="cs"/>
          <w:sz w:val="24"/>
          <w:rtl/>
        </w:rPr>
        <w:t>ו</w:t>
      </w:r>
      <w:r w:rsidRPr="00B078C3">
        <w:rPr>
          <w:rFonts w:ascii="FontbitDavid" w:hAnsi="FontbitDavid"/>
          <w:sz w:val="24"/>
          <w:rtl/>
        </w:rPr>
        <w:t xml:space="preserve">אנן </w:t>
      </w:r>
      <w:ins w:id="90141" w:author="Claude - סמנטי" w:date="2026-10-11T12:19:29Z">
        <w:r>
          <w:rPr>
            <w:rFonts w:ascii="FontbitDavid" w:hAnsi="FontbitDavid"/>
            <w:sz w:val="24"/>
            <w:rtl/>
          </w:rPr>
          <w:t xml:space="preserve">שדורשים</w:t>
        </w:r>
      </w:ins>
      <w:del w:id="90142" w:author="Claude - סמנטי" w:date="2026-10-11T12:19:29Z">
        <w:r w:rsidRPr="00B078C3">
          <w:rPr>
            <w:rFonts w:ascii="FontbitDavid" w:hAnsi="FontbitDavid"/>
            <w:sz w:val="24"/>
            <w:rtl/>
          </w:rPr>
          <w:delText xml:space="preserve">דדרשינן</w:delText>
        </w:r>
      </w:del>
      <w:r w:rsidRPr="00B078C3">
        <w:rPr>
          <w:rFonts w:ascii="FontbitDavid" w:hAnsi="FontbitDavid"/>
          <w:sz w:val="24"/>
          <w:rtl/>
        </w:rPr>
        <w:t xml:space="preserve"> אשה ואשה, וכי חזיין מפרשי </w:t>
      </w:r>
      <w:ins w:id="97033" w:author="מנוע מכני" w:date="2026-10-11T12:04:39Z">
        <w:r>
          <w:rPr>
            <w:rFonts w:ascii="FontbitDavid" w:hAnsi="FontbitDavid"/>
            <w:sz w:val="24"/>
            <w:rtl/>
          </w:rPr>
          <w:t xml:space="preserve">להם</w:t>
        </w:r>
      </w:ins>
      <w:del w:id="97034"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גזרו </w:t>
      </w:r>
      <w:ins w:id="95513" w:author="מנוע מכני" w:date="2026-10-11T12:04:39Z">
        <w:r>
          <w:rPr>
            <w:rFonts w:ascii="FontbitDavid" w:hAnsi="FontbitDavid"/>
            <w:sz w:val="24"/>
            <w:rtl/>
          </w:rPr>
          <w:t xml:space="preserve">בהם</w:t>
        </w:r>
      </w:ins>
      <w:del w:id="95514" w:author="מנוע מכני" w:date="2026-10-11T12:04:39Z">
        <w:r w:rsidRPr="00B078C3">
          <w:rPr>
            <w:rFonts w:ascii="FontbitDavid" w:hAnsi="FontbitDavid"/>
            <w:sz w:val="24"/>
            <w:rtl/>
          </w:rPr>
          <w:delText xml:space="preserve">בהו</w:delText>
        </w:r>
      </w:del>
      <w:r w:rsidRPr="00B078C3">
        <w:rPr>
          <w:rFonts w:ascii="FontbitDavid" w:hAnsi="FontbitDavid"/>
          <w:sz w:val="24"/>
          <w:rtl/>
        </w:rPr>
        <w:t xml:space="preserve"> רבנן, </w:t>
      </w:r>
    </w:p>
    <w:p w:rsidR="00E403F0" w:rsidRPr="00B078C3" w:rsidRDefault="00E403F0" w:rsidP="00E403F0">
      <w:pPr>
        <w:rPr>
          <w:rFonts w:ascii="FontbitDavid" w:hAnsi="FontbitDavid"/>
          <w:sz w:val="24"/>
          <w:rtl/>
        </w:rPr>
      </w:pPr>
      <w:ins w:id="98355" w:author="מנוע מכני" w:date="2026-10-11T12:04:39Z">
        <w:r>
          <w:rPr>
            <w:rFonts w:ascii="FontbitDavid" w:hAnsi="FontbitDavid" w:hint="cs"/>
            <w:sz w:val="24"/>
            <w:rtl/>
          </w:rPr>
          <w:t xml:space="preserve">והם</w:t>
        </w:r>
      </w:ins>
      <w:del w:id="98356" w:author="מנוע מכני" w:date="2026-10-11T12:04:39Z">
        <w:r>
          <w:rPr>
            <w:rFonts w:ascii="FontbitDavid" w:hAnsi="FontbitDavid" w:hint="cs"/>
            <w:sz w:val="24"/>
            <w:rtl/>
          </w:rPr>
          <w:delText xml:space="preserve">ו</w:delText>
        </w:r>
        <w:r w:rsidRPr="00B078C3">
          <w:rPr>
            <w:rFonts w:ascii="FontbitDavid" w:hAnsi="FontbitDavid"/>
            <w:sz w:val="24"/>
            <w:rtl/>
          </w:rPr>
          <w:delText xml:space="preserve">אינהו</w:delText>
        </w:r>
      </w:del>
      <w:r w:rsidRPr="00B078C3">
        <w:rPr>
          <w:rFonts w:ascii="FontbitDavid" w:hAnsi="FontbitDavid"/>
          <w:sz w:val="24"/>
          <w:rtl/>
        </w:rPr>
        <w:t xml:space="preserve"> דלא דרשי אשה ואשה, וכי חזיין </w:t>
      </w:r>
      <w:r w:rsidRPr="00B078C3">
        <w:rPr>
          <w:rFonts w:ascii="FontbitDavid" w:hAnsi="FontbitDavid"/>
          <w:sz w:val="24"/>
          <w:rtl/>
        </w:rPr>
        <w:t xml:space="preserve">לא</w:t>
      </w:r>
      <w:r w:rsidRPr="00B078C3">
        <w:rPr>
          <w:rFonts w:ascii="FontbitDavid" w:hAnsi="FontbitDavid"/>
          <w:sz w:val="24"/>
          <w:rtl/>
        </w:rPr>
        <w:t xml:space="preserve"> מפרשי </w:t>
      </w:r>
      <w:ins w:id="97035" w:author="מנוע מכני" w:date="2026-10-11T12:04:39Z">
        <w:r>
          <w:rPr>
            <w:rFonts w:ascii="FontbitDavid" w:hAnsi="FontbitDavid"/>
            <w:sz w:val="24"/>
            <w:rtl/>
          </w:rPr>
          <w:t xml:space="preserve">להם</w:t>
        </w:r>
      </w:ins>
      <w:del w:id="97036"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 גזרו </w:t>
      </w:r>
      <w:ins w:id="95515" w:author="מנוע מכני" w:date="2026-10-11T12:04:39Z">
        <w:r>
          <w:rPr>
            <w:rFonts w:ascii="FontbitDavid" w:hAnsi="FontbitDavid"/>
            <w:sz w:val="24"/>
            <w:rtl/>
          </w:rPr>
          <w:t xml:space="preserve">בהם</w:t>
        </w:r>
      </w:ins>
      <w:del w:id="95516" w:author="מנוע מכני" w:date="2026-10-11T12:04:39Z">
        <w:r w:rsidRPr="00B078C3">
          <w:rPr>
            <w:rFonts w:ascii="FontbitDavid" w:hAnsi="FontbitDavid"/>
            <w:sz w:val="24"/>
            <w:rtl/>
          </w:rPr>
          <w:delText xml:space="preserve">בהו</w:delText>
        </w:r>
      </w:del>
      <w:r w:rsidRPr="00B078C3">
        <w:rPr>
          <w:rFonts w:ascii="FontbitDavid" w:hAnsi="FontbitDavid"/>
          <w:sz w:val="24"/>
          <w:rtl/>
        </w:rPr>
        <w:t xml:space="preserve"> רבנן.</w:t>
      </w:r>
    </w:p>
    <w:p>
      <w:pPr>
        <w:pStyle w:val="afffff8"/>
        <w:rPr>
          <w:ins w:id="90401" w:author="קלוד" w:date="2026-10-11T12:23:38Z"/>
        </w:rPr>
      </w:pPr>
      <w:ins w:id="90402" w:author="קלוד" w:date="2026-10-11T12:23:38Z">
        <w:r>
          <w:rPr>
            <w:color w:val="7B3F00"/>
          </w:rPr>
          <w:t xml:space="preserve">תינוקת בת יום אחד לנדה - 'ואשה' ובת ג' שנים הלכה</w:t>
        </w:r>
      </w:ins>
    </w:p>
    <w:p w:rsidR="00E403F0" w:rsidRPr="00B078C3" w:rsidRDefault="00E403F0" w:rsidP="00E403F0">
      <w:pPr>
        <w:rPr>
          <w:rFonts w:ascii="FontbitDavid" w:hAnsi="FontbitDavid"/>
          <w:sz w:val="24"/>
          <w:rtl/>
        </w:rPr>
      </w:pPr>
      <w:r w:rsidRPr="00E744B3">
        <w:rPr>
          <w:rFonts w:ascii="FontbitDavid" w:hAnsi="FontbitDavid"/>
          <w:b/>
          <w:bCs/>
          <w:rtl/>
        </w:rPr>
        <w:t xml:space="preserve">• </w:t>
      </w:r>
      <w:r>
        <w:rPr>
          <w:rFonts w:ascii="FontbitDavid" w:hAnsi="FontbitDavid" w:hint="cs"/>
          <w:sz w:val="24"/>
          <w:rtl/>
        </w:rPr>
        <w:t>'</w:t>
      </w:r>
      <w:r w:rsidRPr="00B078C3">
        <w:rPr>
          <w:rStyle w:val="afffff0"/>
          <w:rFonts w:ascii="FontbitDavid" w:hAnsi="FontbitDavid"/>
          <w:sz w:val="24"/>
          <w:rtl/>
        </w:rPr>
        <w:t>אשה</w:t>
      </w:r>
      <w:r>
        <w:rPr>
          <w:rFonts w:ascii="FontbitDavid" w:hAnsi="FontbitDavid" w:hint="cs"/>
          <w:sz w:val="24"/>
          <w:rtl/>
        </w:rPr>
        <w:t>'</w:t>
      </w:r>
      <w:r w:rsidRPr="00B078C3">
        <w:rPr>
          <w:rFonts w:ascii="FontbitDavid" w:hAnsi="FontbitDavid"/>
          <w:sz w:val="24"/>
          <w:rtl/>
        </w:rPr>
        <w:t xml:space="preserve"> - אין לי אלא אשה - תינוקת בת יום אחד לנדה מנין? </w:t>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hint="cs"/>
          <w:sz w:val="24"/>
          <w:rtl/>
        </w:rPr>
        <w:t>'</w:t>
      </w:r>
      <w:ins w:id="90423" w:author="Claude - סמנטי" w:date="2026-10-11T12:19:29Z">
        <w:r>
          <w:rPr>
            <w:rStyle w:val="afffff0"/>
            <w:rFonts w:ascii="FontbitDavid" w:hAnsi="FontbitDavid"/>
            <w:sz w:val="24"/>
            <w:rtl/>
          </w:rPr>
          <w:t xml:space="preserve">וְאִשָּׁה</w:t>
        </w:r>
      </w:ins>
      <w:del w:id="90424" w:author="Claude - סמנטי" w:date="2026-10-11T12:19:29Z">
        <w:r w:rsidRPr="00B078C3">
          <w:rPr>
            <w:rFonts w:ascii="FontbitDavid" w:hAnsi="FontbitDavid"/>
            <w:sz w:val="24"/>
            <w:rtl/>
          </w:rPr>
          <w:delText xml:space="preserve">ואשה</w:delText>
        </w:r>
      </w:del>
      <w:r>
        <w:rPr>
          <w:rFonts w:ascii="FontbitDavid" w:hAnsi="FontbitDavid" w:hint="cs"/>
          <w:sz w:val="24"/>
          <w:rtl/>
        </w:rPr>
        <w:t>'</w:t>
      </w:r>
      <w:r w:rsidRPr="00B078C3">
        <w:rPr>
          <w:rFonts w:ascii="FontbitDavid" w:hAnsi="FontbitDavid"/>
          <w:sz w:val="24"/>
          <w:rtl/>
        </w:rPr>
        <w:t>.</w:t>
      </w:r>
    </w:p>
    <w:p w:rsidR="00E403F0" w:rsidRDefault="00E403F0" w:rsidP="00E403F0">
      <w:pPr>
        <w:rPr>
          <w:rFonts w:ascii="FontbitDavid" w:hAnsi="FontbitDavid"/>
          <w:sz w:val="24"/>
          <w:rtl/>
        </w:rPr>
      </w:pPr>
      <w:r w:rsidRPr="00B078C3">
        <w:rPr>
          <w:rFonts w:ascii="FontbitDavid" w:hAnsi="FontbitDavid"/>
          <w:sz w:val="24"/>
          <w:rtl/>
        </w:rPr>
        <w:t xml:space="preserve">אלמא, כי </w:t>
      </w:r>
      <w:r w:rsidRPr="00B078C3">
        <w:rPr>
          <w:rStyle w:val="2fb"/>
          <w:rFonts w:ascii="FontbitDavid" w:hAnsi="FontbitDavid"/>
          <w:sz w:val="24"/>
          <w:rtl/>
        </w:rPr>
        <w:t xml:space="preserve">מרבי</w:t>
      </w:r>
      <w:r w:rsidRPr="00B078C3">
        <w:rPr>
          <w:rFonts w:ascii="FontbitDavid" w:hAnsi="FontbitDavid"/>
          <w:sz w:val="24"/>
          <w:rtl/>
        </w:rPr>
        <w:t xml:space="preserve"> קרא - בת יום אחד </w:t>
      </w:r>
      <w:r w:rsidRPr="00B078C3">
        <w:rPr>
          <w:rStyle w:val="2fb"/>
          <w:rFonts w:ascii="FontbitDavid" w:hAnsi="FontbitDavid"/>
          <w:sz w:val="24"/>
          <w:rtl/>
        </w:rPr>
        <w:t xml:space="preserve">מרבי</w:t>
      </w:r>
      <w:r w:rsidRPr="00B078C3">
        <w:rPr>
          <w:rFonts w:ascii="FontbitDavid" w:hAnsi="FontbitDavid"/>
          <w:sz w:val="24"/>
          <w:rtl/>
        </w:rPr>
        <w:t xml:space="preserve">, </w:t>
      </w:r>
    </w:p>
    <w:p w:rsidR="00E403F0" w:rsidRDefault="00E403F0" w:rsidP="00E403F0">
      <w:pPr>
        <w:rPr>
          <w:rFonts w:ascii="FontbitDavid" w:hAnsi="FontbitDavid"/>
          <w:sz w:val="24"/>
          <w:rtl/>
        </w:rPr>
      </w:pPr>
      <w:r w:rsidRPr="00B078C3">
        <w:rPr>
          <w:rFonts w:ascii="FontbitDavid" w:hAnsi="FontbitDavid"/>
          <w:sz w:val="24"/>
          <w:rtl/>
        </w:rPr>
        <w:t xml:space="preserve">ורמינהו: אשה אין לי אלא אשה, תינוקת בת ג' שנים ויום אחד לביאה מנין? </w:t>
      </w:r>
      <w:r w:rsidRPr="00B078C3">
        <w:rPr>
          <w:rFonts w:ascii="FontbitDavid" w:hAnsi="FontbitDavid"/>
          <w:sz w:val="24"/>
          <w:rtl/>
        </w:rPr>
        <w:t xml:space="preserve">ת"ל</w:t>
      </w:r>
      <w:r w:rsidRPr="00B078C3">
        <w:rPr>
          <w:rFonts w:ascii="FontbitDavid" w:hAnsi="FontbitDavid"/>
          <w:sz w:val="24"/>
          <w:rtl/>
        </w:rPr>
        <w:t xml:space="preserve">: ואשה! </w:t>
      </w:r>
    </w:p>
    <w:p>
      <w:pPr>
        <w:pStyle w:val="38"/>
        <w:rPr>
          <w:ins w:id="100025" w:author="מנוע מכני" w:date="2026-10-11T12:04:39Z"/>
        </w:rPr>
      </w:pPr>
      <w:del w:id="100024" w:author="מנוע מכני" w:date="2026-10-11T12:04:39Z">
        <w:r w:rsidRPr="00E744B3">
          <w:delText xml:space="preserve">•</w:delText>
        </w:r>
      </w:del>
      <w:r w:rsidRPr="00E744B3">
        <w:t xml:space="preserve"> </w:t>
      </w:r>
      <w:r>
        <w:t>רבא</w:t>
      </w:r>
      <w:r w:rsidRPr="00B078C3">
        <w:t xml:space="preserve">:</w:t>
      </w:r>
    </w:p>
    <w:p w:rsidR="00E403F0" w:rsidRPr="00B078C3" w:rsidRDefault="00E403F0" w:rsidP="00E403F0">
      <w:pPr>
        <w:rPr>
          <w:rFonts w:ascii="FontbitDavid" w:hAnsi="FontbitDavid"/>
          <w:sz w:val="24"/>
          <w:rtl/>
        </w:rPr>
      </w:pPr>
      <w:del w:id="100026" w:author="מנוע מכני" w:date="2026-10-11T12:04:39Z">
        <w:r w:rsidRPr="00B078C3">
          <w:rPr>
            <w:rFonts w:ascii="FontbitDavid" w:hAnsi="FontbitDavid"/>
            <w:sz w:val="24"/>
            <w:rtl/>
          </w:rPr>
          <w:delText xml:space="preserve"> </w:delText>
        </w:r>
      </w:del>
      <w:r w:rsidRPr="0038037E">
        <w:rPr>
          <w:rFonts w:ascii="FontbitDavid" w:hAnsi="FontbitDavid"/>
          <w:b/>
          <w:bCs/>
          <w:sz w:val="24"/>
          <w:rtl/>
        </w:rPr>
        <w:t>הלכתא</w:t>
      </w:r>
      <w:r w:rsidRPr="00B078C3">
        <w:rPr>
          <w:rFonts w:ascii="FontbitDavid" w:hAnsi="FontbitDavid"/>
          <w:sz w:val="24"/>
          <w:rtl/>
        </w:rPr>
        <w:t xml:space="preserve"> </w:t>
      </w:r>
      <w:ins w:id="95517" w:author="מנוע מכני" w:date="2026-10-11T12:04:39Z">
        <w:r>
          <w:rPr>
            <w:rFonts w:ascii="FontbitDavid" w:hAnsi="FontbitDavid"/>
            <w:sz w:val="24"/>
            <w:rtl/>
          </w:rPr>
          <w:t xml:space="preserve">הם</w:t>
        </w:r>
      </w:ins>
      <w:del w:id="95518" w:author="מנוע מכני" w:date="2026-10-11T12:04:39Z">
        <w:r w:rsidRPr="00B078C3">
          <w:rPr>
            <w:rFonts w:ascii="FontbitDavid" w:hAnsi="FontbitDavid"/>
            <w:sz w:val="24"/>
            <w:rtl/>
          </w:rPr>
          <w:delText xml:space="preserve">נינהו</w:delText>
        </w:r>
      </w:del>
      <w:r w:rsidRPr="00B078C3">
        <w:rPr>
          <w:rFonts w:ascii="FontbitDavid" w:hAnsi="FontbitDavid"/>
          <w:sz w:val="24"/>
          <w:rtl/>
        </w:rPr>
        <w:t xml:space="preserve">, ואסמכינהו רבנן אקראי.</w:t>
      </w:r>
    </w:p>
    <w:p w:rsidR="00E403F0" w:rsidRPr="00017C1D" w:rsidRDefault="00E403F0" w:rsidP="00E403F0">
      <w:pPr>
        <w:pStyle w:val="a3"/>
        <w:rPr>
          <w:spacing w:val="-6"/>
          <w:rtl/>
        </w:rPr>
      </w:pPr>
      <w:r w:rsidRPr="00017C1D">
        <w:rPr>
          <w:spacing w:val="-6"/>
          <w:rtl/>
        </w:rPr>
        <w:t xml:space="preserve">הי קרא והי הלכתא? אילימא בת יום אחד הלכתא, בת שלש שנים ויום אחד קרא, קרא סתמא כתיב! </w:t>
      </w:r>
    </w:p>
    <w:p>
      <w:pPr>
        <w:pStyle w:val="38"/>
        <w:rPr>
          <w:ins w:id="101607" w:author="מנוע מכני" w:date="2026-10-11T12:04:39Z"/>
        </w:rPr>
      </w:pPr>
      <w:r w:rsidRPr="00731BB6">
        <w:t>אלא</w:t>
      </w:r>
      <w:r w:rsidRPr="00427628">
        <w:t xml:space="preserve">,</w:t>
      </w:r>
    </w:p>
    <w:p w:rsidR="00E403F0" w:rsidRDefault="00E403F0" w:rsidP="00E403F0">
      <w:pPr>
        <w:pStyle w:val="a2"/>
        <w:numPr>
          <w:ilvl w:val="0"/>
          <w:numId w:val="3"/>
        </w:numPr>
        <w:ind w:left="714" w:hanging="357"/>
      </w:pPr>
      <w:del w:id="101608" w:author="מנוע מכני" w:date="2026-10-11T12:04:39Z">
        <w:r w:rsidRPr="00427628">
          <w:rPr>
            <w:rtl/>
          </w:rPr>
          <w:delText xml:space="preserve"> </w:delText>
        </w:r>
      </w:del>
      <w:r w:rsidRPr="00427628">
        <w:rPr>
          <w:rtl/>
        </w:rPr>
        <w:t xml:space="preserve">בת ג' שנים ויום אחד - </w:t>
      </w:r>
      <w:r w:rsidRPr="0038037E">
        <w:rPr>
          <w:b/>
          <w:bCs/>
          <w:rtl/>
        </w:rPr>
        <w:t>הלכתא</w:t>
      </w:r>
      <w:r w:rsidRPr="00427628">
        <w:rPr>
          <w:rtl/>
        </w:rPr>
        <w:t>, בת יום אחד - קרא.</w:t>
      </w:r>
    </w:p>
    <w:p w:rsidR="00E403F0" w:rsidRDefault="00E403F0" w:rsidP="00E403F0">
      <w:pPr>
        <w:pStyle w:val="afff3"/>
        <w:framePr w:wrap="around"/>
        <w:rPr>
          <w:rtl/>
        </w:rPr>
      </w:pPr>
      <w:r>
        <w:rPr>
          <w:rFonts w:hint="cs"/>
          <w:rtl/>
        </w:rPr>
        <w:t>לב:</w:t>
      </w:r>
    </w:p>
    <w:p w:rsidR="00E403F0" w:rsidRPr="00B078C3" w:rsidRDefault="00E403F0" w:rsidP="00E403F0">
      <w:pPr>
        <w:rPr>
          <w:rFonts w:ascii="FontbitDavid" w:hAnsi="FontbitDavid"/>
          <w:sz w:val="24"/>
          <w:rtl/>
        </w:rPr>
      </w:pPr>
      <w:r w:rsidRPr="00B078C3">
        <w:rPr>
          <w:rFonts w:ascii="FontbitDavid" w:hAnsi="FontbitDavid"/>
          <w:sz w:val="24"/>
          <w:rtl/>
        </w:rPr>
        <w:t>ו</w:t>
      </w:r>
      <w:r>
        <w:rPr>
          <w:rFonts w:ascii="FontbitDavid" w:hAnsi="FontbitDavid" w:hint="cs"/>
          <w:sz w:val="24"/>
          <w:rtl/>
        </w:rPr>
        <w:t>אפי' ד</w:t>
      </w:r>
      <w:r w:rsidRPr="0038037E">
        <w:rPr>
          <w:rFonts w:ascii="FontbitDavid" w:hAnsi="FontbitDavid" w:hint="cs"/>
          <w:b/>
          <w:bCs/>
          <w:sz w:val="24"/>
          <w:rtl/>
        </w:rPr>
        <w:t>הלכתא</w:t>
      </w:r>
      <w:r>
        <w:rPr>
          <w:rFonts w:ascii="FontbitDavid" w:hAnsi="FontbitDavid" w:hint="cs"/>
          <w:sz w:val="24"/>
          <w:rtl/>
        </w:rPr>
        <w:t xml:space="preserve"> הוא,</w:t>
      </w:r>
      <w:ins w:id="96857" w:author="מנוע מכני" w:date="2026-10-11T12:04:39Z">
        <w:r>
          <w:rPr>
            <w:rFonts w:ascii="FontbitDavid" w:hAnsi="FontbitDavid" w:hint="cs"/>
            <w:sz w:val="24"/>
            <w:rtl/>
          </w:rPr>
          <w:t xml:space="preserve"> </w:t>
        </w:r>
      </w:ins>
      <w:del w:id="96858" w:author="מנוע מכני" w:date="2026-10-11T12:04:39Z">
        <w:r>
          <w:rPr>
            <w:rFonts w:ascii="FontbitDavid" w:hAnsi="FontbitDavid" w:hint="cs"/>
            <w:sz w:val="24"/>
            <w:rtl/>
          </w:rPr>
          <w:delText xml:space="preserve">  </w:delText>
        </w:r>
      </w:del>
      <w:r>
        <w:rPr>
          <w:rFonts w:ascii="FontbitDavid" w:hAnsi="FontbitDavid" w:hint="cs"/>
          <w:sz w:val="24"/>
          <w:rtl/>
        </w:rPr>
        <w:t xml:space="preserve">קרא </w:t>
      </w:r>
      <w:ins w:id="97987" w:author="מנוע מכני" w:date="2026-10-11T12:04:39Z">
        <w:r>
          <w:rPr>
            <w:rFonts w:ascii="FontbitDavid" w:hAnsi="FontbitDavid" w:hint="cs"/>
            <w:sz w:val="24"/>
            <w:rtl/>
          </w:rPr>
          <w:t xml:space="preserve">למעט</w:t>
        </w:r>
      </w:ins>
      <w:del w:id="97988" w:author="מנוע מכני" w:date="2026-10-11T12:04:39Z">
        <w:r>
          <w:rPr>
            <w:rFonts w:ascii="FontbitDavid" w:hAnsi="FontbitDavid" w:hint="cs"/>
            <w:sz w:val="24"/>
            <w:rtl/>
          </w:rPr>
          <w:delText xml:space="preserve">למעוטי</w:delText>
        </w:r>
      </w:del>
      <w:ins w:id="96859" w:author="מנוע מכני" w:date="2026-10-11T12:04:39Z">
        <w:r>
          <w:rPr>
            <w:rFonts w:ascii="FontbitDavid" w:hAnsi="FontbitDavid" w:hint="cs"/>
            <w:sz w:val="24"/>
            <w:rtl/>
          </w:rPr>
          <w:t xml:space="preserve"> </w:t>
        </w:r>
      </w:ins>
      <w:del w:id="9686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איש מאודם.</w:t>
      </w:r>
    </w:p>
    <w:p>
      <w:pPr>
        <w:pStyle w:val="38"/>
        <w:rPr>
          <w:ins w:id="100027" w:author="מנוע מכני" w:date="2026-10-11T12:04:39Z"/>
        </w:rPr>
      </w:pPr>
      <w:r w:rsidRPr="00B078C3">
        <w:t xml:space="preserve">והא </w:t>
      </w:r>
      <w:r w:rsidRPr="00B078C3">
        <w:t xml:space="preserve">דתניא</w:t>
      </w:r>
      <w:r w:rsidRPr="00B078C3">
        <w:t xml:space="preserve">:</w:t>
      </w:r>
    </w:p>
    <w:p w:rsidR="00E403F0" w:rsidRPr="00B078C3" w:rsidRDefault="00E403F0" w:rsidP="00E403F0">
      <w:pPr>
        <w:rPr>
          <w:rFonts w:ascii="FontbitDavid" w:hAnsi="FontbitDavid"/>
          <w:sz w:val="24"/>
          <w:rtl/>
        </w:rPr>
      </w:pPr>
      <w:del w:id="1000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 אין לי אלא אשה, בת י' ימים לזיבה מנין - </w:t>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hint="cs"/>
          <w:sz w:val="24"/>
          <w:rtl/>
        </w:rPr>
        <w:t>'</w:t>
      </w:r>
      <w:r w:rsidRPr="00B078C3">
        <w:rPr>
          <w:rFonts w:ascii="FontbitDavid" w:hAnsi="FontbitDavid"/>
          <w:sz w:val="24"/>
          <w:rtl/>
        </w:rPr>
        <w:t>ואשה</w:t>
      </w:r>
      <w:r>
        <w:rPr>
          <w:rFonts w:ascii="FontbitDavid" w:hAnsi="FontbitDavid" w:hint="cs"/>
          <w:sz w:val="24"/>
          <w:rtl/>
        </w:rPr>
        <w:t>'</w:t>
      </w:r>
      <w:r w:rsidRPr="00B078C3">
        <w:rPr>
          <w:rFonts w:ascii="FontbitDavid" w:hAnsi="FontbitDavid"/>
          <w:sz w:val="24"/>
          <w:rtl/>
        </w:rPr>
        <w:t>.</w:t>
      </w:r>
    </w:p>
    <w:p w:rsidR="00E403F0" w:rsidRDefault="00E403F0" w:rsidP="00E403F0">
      <w:pPr>
        <w:rPr>
          <w:rFonts w:ascii="FontbitDavid" w:hAnsi="FontbitDavid"/>
          <w:sz w:val="24"/>
          <w:rtl/>
        </w:rPr>
      </w:pPr>
      <w:r>
        <w:rPr>
          <w:rFonts w:ascii="FontbitDavid" w:hAnsi="FontbitDavid" w:hint="cs"/>
          <w:sz w:val="24"/>
          <w:rtl/>
        </w:rPr>
        <w:t xml:space="preserve">ולא גמרי מנדה, </w:t>
      </w:r>
      <w:r w:rsidRPr="00731BB6">
        <w:rPr>
          <w:rFonts w:ascii="FontbitDavid" w:hAnsi="FontbitDavid" w:hint="cs"/>
          <w:b/>
          <w:bCs/>
          <w:sz w:val="24"/>
          <w:rtl/>
        </w:rPr>
        <w:t>ו</w:t>
      </w:r>
      <w:r w:rsidRPr="00731BB6">
        <w:rPr>
          <w:rFonts w:ascii="FontbitDavid" w:hAnsi="FontbitDavid"/>
          <w:b/>
          <w:bCs/>
          <w:sz w:val="24"/>
          <w:rtl/>
        </w:rPr>
        <w:t>צריכא</w:t>
      </w:r>
      <w:r w:rsidRPr="00B078C3">
        <w:rPr>
          <w:rFonts w:ascii="FontbitDavid" w:hAnsi="FontbitDavid"/>
          <w:sz w:val="24"/>
          <w:rtl/>
        </w:rPr>
        <w:t xml:space="preserve">, </w:t>
      </w:r>
      <w:ins w:id="97421" w:author="מנוע מכני" w:date="2026-10-11T12:04:39Z">
        <w:r>
          <w:rPr>
            <w:rFonts w:ascii="FontbitDavid" w:hAnsi="FontbitDavid"/>
            <w:sz w:val="24"/>
            <w:rtl/>
          </w:rPr>
          <w:t xml:space="preserve">דאם </w:t>
        </w:r>
      </w:ins>
      <w:del w:id="97422" w:author="מנוע מכני" w:date="2026-10-11T12:04:39Z">
        <w:r w:rsidRPr="00B078C3">
          <w:rPr>
            <w:rFonts w:ascii="FontbitDavid" w:hAnsi="FontbitDavid"/>
            <w:sz w:val="24"/>
            <w:rtl/>
          </w:rPr>
          <w:delText xml:space="preserve">דאי </w:delText>
        </w:r>
      </w:del>
      <w:r w:rsidRPr="00B078C3">
        <w:rPr>
          <w:rFonts w:ascii="FontbitDavid" w:hAnsi="FontbitDavid"/>
          <w:sz w:val="24"/>
          <w:rtl/>
        </w:rPr>
        <w:t xml:space="preserve">כתב </w:t>
      </w:r>
      <w:ins w:id="95519" w:author="מנוע מכני" w:date="2026-10-11T12:04:39Z">
        <w:r>
          <w:rPr>
            <w:rFonts w:ascii="FontbitDavid" w:hAnsi="FontbitDavid"/>
            <w:sz w:val="24"/>
            <w:rtl/>
          </w:rPr>
          <w:t xml:space="preserve">התורה</w:t>
        </w:r>
      </w:ins>
      <w:del w:id="95520"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בנדה </w:t>
      </w:r>
      <w:r w:rsidRPr="00B078C3">
        <w:rPr>
          <w:rFonts w:ascii="FontbitDavid" w:hAnsi="FontbitDavid"/>
          <w:sz w:val="24"/>
          <w:rtl/>
        </w:rPr>
        <w:t xml:space="preserve">ה</w:t>
      </w:r>
      <w:ins w:id="91401" w:author="מנוע מכני" w:date="2026-10-11T12:04:39Z">
        <w:r>
          <w:rPr>
            <w:rFonts w:ascii="FontbitDavid" w:hAnsi="FontbitDavid"/>
            <w:sz w:val="24"/>
            <w:rtl/>
          </w:rPr>
          <w:t xml:space="preserve">ו"א</w:t>
        </w:r>
      </w:ins>
      <w:del w:id="91402" w:author="מנוע מכני" w:date="2026-10-11T12:04:39Z">
        <w:r w:rsidRPr="00B078C3">
          <w:rPr>
            <w:rFonts w:ascii="FontbitDavid" w:hAnsi="FontbitDavid"/>
            <w:sz w:val="24"/>
            <w:rtl/>
          </w:rPr>
          <w:delText xml:space="preserve">ו</w:delText>
        </w:r>
        <w:r>
          <w:rPr>
            <w:rFonts w:ascii="FontbitDavid" w:hAnsi="FontbitDavid" w:hint="cs"/>
            <w:sz w:val="24"/>
            <w:rtl/>
          </w:rPr>
          <w:delText xml:space="preserve">''א</w:delText>
        </w:r>
      </w:del>
      <w:r w:rsidRPr="00B078C3">
        <w:rPr>
          <w:rFonts w:ascii="FontbitDavid" w:hAnsi="FontbitDavid"/>
          <w:sz w:val="24"/>
          <w:rtl/>
        </w:rPr>
        <w:t>: נדה - משום ד</w:t>
      </w:r>
      <w:r>
        <w:rPr>
          <w:rFonts w:ascii="FontbitDavid" w:hAnsi="FontbitDavid" w:hint="cs"/>
          <w:sz w:val="24"/>
          <w:rtl/>
        </w:rPr>
        <w:t xml:space="preserve">כשרואה יום אחד בעי לישב ז' </w:t>
      </w:r>
    </w:p>
    <w:p w:rsidR="00E403F0"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אבל זבה, </w:t>
      </w:r>
      <w:ins w:id="97423" w:author="מנוע מכני" w:date="2026-10-11T12:04:39Z">
        <w:r>
          <w:rPr>
            <w:rFonts w:ascii="FontbitDavid" w:hAnsi="FontbitDavid"/>
            <w:sz w:val="24"/>
            <w:rtl/>
          </w:rPr>
          <w:t xml:space="preserve">דאם </w:t>
        </w:r>
      </w:ins>
      <w:del w:id="97424" w:author="מנוע מכני" w:date="2026-10-11T12:04:39Z">
        <w:r w:rsidRPr="00B078C3">
          <w:rPr>
            <w:rFonts w:ascii="FontbitDavid" w:hAnsi="FontbitDavid"/>
            <w:sz w:val="24"/>
            <w:rtl/>
          </w:rPr>
          <w:delText xml:space="preserve">דאי </w:delText>
        </w:r>
      </w:del>
      <w:r>
        <w:rPr>
          <w:rFonts w:ascii="FontbitDavid" w:hAnsi="FontbitDavid" w:hint="cs"/>
          <w:sz w:val="24"/>
          <w:rtl/>
        </w:rPr>
        <w:t>רואה יום אחד -</w:t>
      </w:r>
      <w:r w:rsidRPr="00B078C3">
        <w:rPr>
          <w:rFonts w:ascii="FontbitDavid" w:hAnsi="FontbitDavid"/>
          <w:sz w:val="24"/>
          <w:rtl/>
        </w:rPr>
        <w:t xml:space="preserve"> בשומרת יום כנגד יום סגי לה,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וליכתוב </w:t>
      </w:r>
      <w:ins w:id="95521" w:author="מנוע מכני" w:date="2026-10-11T12:04:39Z">
        <w:r>
          <w:rPr>
            <w:rFonts w:ascii="FontbitDavid" w:hAnsi="FontbitDavid"/>
            <w:sz w:val="24"/>
            <w:rtl/>
          </w:rPr>
          <w:t xml:space="preserve">התורה</w:t>
        </w:r>
      </w:ins>
      <w:del w:id="9552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בזבה, </w:t>
      </w:r>
      <w:ins w:id="97425" w:author="מנוע מכני" w:date="2026-10-11T12:04:39Z">
        <w:r>
          <w:rPr>
            <w:rFonts w:ascii="FontbitDavid" w:hAnsi="FontbitDavid"/>
            <w:sz w:val="24"/>
            <w:rtl/>
          </w:rPr>
          <w:t xml:space="preserve">ולא צריך</w:t>
        </w:r>
      </w:ins>
      <w:del w:id="97426" w:author="מנוע מכני" w:date="2026-10-11T12:04:39Z">
        <w:r w:rsidRPr="00B078C3">
          <w:rPr>
            <w:rFonts w:ascii="FontbitDavid" w:hAnsi="FontbitDavid"/>
            <w:sz w:val="24"/>
            <w:rtl/>
          </w:rPr>
          <w:delText xml:space="preserve">ולא בעי</w:delText>
        </w:r>
      </w:del>
      <w:r w:rsidRPr="00B078C3">
        <w:rPr>
          <w:rFonts w:ascii="FontbitDavid" w:hAnsi="FontbitDavid"/>
          <w:sz w:val="24"/>
          <w:rtl/>
        </w:rPr>
        <w:t xml:space="preserve"> בנדה, </w:t>
      </w:r>
      <w:ins w:id="98357" w:author="מנוע מכני" w:date="2026-10-11T12:04:39Z">
        <w:r>
          <w:rPr>
            <w:rFonts w:ascii="FontbitDavid" w:hAnsi="FontbitDavid"/>
            <w:sz w:val="24"/>
            <w:rtl/>
          </w:rPr>
          <w:t xml:space="preserve">ואני</w:t>
        </w:r>
      </w:ins>
      <w:del w:id="98358" w:author="מנוע מכני" w:date="2026-10-11T12:04:39Z">
        <w:r w:rsidRPr="00B078C3">
          <w:rPr>
            <w:rFonts w:ascii="FontbitDavid" w:hAnsi="FontbitDavid"/>
            <w:sz w:val="24"/>
            <w:rtl/>
          </w:rPr>
          <w:delText xml:space="preserve">ואנא</w:delText>
        </w:r>
      </w:del>
      <w:r w:rsidRPr="00B078C3">
        <w:rPr>
          <w:rFonts w:ascii="FontbitDavid" w:hAnsi="FontbitDavid"/>
          <w:sz w:val="24"/>
          <w:rtl/>
        </w:rPr>
        <w:t xml:space="preserve"> ידענא דאין זבה בלא נדה! אין </w:t>
      </w:r>
      <w:r w:rsidRPr="00B078C3">
        <w:rPr>
          <w:rFonts w:ascii="FontbitDavid" w:hAnsi="FontbitDavid"/>
          <w:sz w:val="24"/>
          <w:rtl/>
        </w:rPr>
        <w:t xml:space="preserve">ה"נ</w:t>
      </w:r>
      <w:r w:rsidRPr="00B078C3">
        <w:rPr>
          <w:rFonts w:ascii="FontbitDavid" w:hAnsi="FontbitDavid"/>
          <w:sz w:val="24"/>
          <w:rtl/>
        </w:rPr>
        <w:t xml:space="preserve">.</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ab/>
        <w:t>ו</w:t>
      </w:r>
      <w:r w:rsidRPr="00017C1D">
        <w:rPr>
          <w:rFonts w:ascii="FontbitDavid" w:hAnsi="FontbitDavid" w:hint="cs"/>
          <w:spacing w:val="-2"/>
          <w:sz w:val="24"/>
          <w:rtl/>
        </w:rPr>
        <w:t xml:space="preserve">קרא </w:t>
      </w:r>
      <w:ins w:id="97989" w:author="מנוע מכני" w:date="2026-10-11T12:04:39Z">
        <w:r>
          <w:rPr>
            <w:rFonts w:ascii="FontbitDavid" w:hAnsi="FontbitDavid"/>
            <w:spacing w:val="-2"/>
            <w:sz w:val="24"/>
            <w:rtl/>
          </w:rPr>
          <w:t xml:space="preserve">למעט</w:t>
        </w:r>
      </w:ins>
      <w:del w:id="97990" w:author="מנוע מכני" w:date="2026-10-11T12:04:39Z">
        <w:r w:rsidRPr="00017C1D">
          <w:rPr>
            <w:rFonts w:ascii="FontbitDavid" w:hAnsi="FontbitDavid"/>
            <w:spacing w:val="-2"/>
            <w:sz w:val="24"/>
            <w:rtl/>
          </w:rPr>
          <w:delText xml:space="preserve">למעוטי</w:delText>
        </w:r>
      </w:del>
      <w:r w:rsidRPr="00017C1D">
        <w:rPr>
          <w:rFonts w:ascii="FontbitDavid" w:hAnsi="FontbitDavid"/>
          <w:spacing w:val="-2"/>
          <w:sz w:val="24"/>
          <w:rtl/>
        </w:rPr>
        <w:t xml:space="preserve"> איש מאודם.</w:t>
      </w:r>
      <w:r w:rsidRPr="00017C1D">
        <w:rPr>
          <w:rFonts w:ascii="FontbitDavid" w:hAnsi="FontbitDavid" w:hint="cs"/>
          <w:spacing w:val="-2"/>
          <w:sz w:val="24"/>
          <w:rtl/>
        </w:rPr>
        <w:t xml:space="preserve"> ואפי 'דכבר מיעט</w:t>
      </w:r>
      <w:ins w:id="96861" w:author="מנוע מכני" w:date="2026-10-11T12:04:39Z">
        <w:r>
          <w:rPr>
            <w:rFonts w:ascii="FontbitDavid" w:hAnsi="FontbitDavid" w:hint="cs"/>
            <w:spacing w:val="-2"/>
            <w:sz w:val="24"/>
            <w:rtl/>
          </w:rPr>
          <w:t xml:space="preserve"> </w:t>
        </w:r>
      </w:ins>
      <w:del w:id="96862" w:author="מנוע מכני" w:date="2026-10-11T12:04:39Z">
        <w:r w:rsidRPr="00017C1D">
          <w:rPr>
            <w:rFonts w:ascii="FontbitDavid" w:hAnsi="FontbitDavid" w:hint="cs"/>
            <w:spacing w:val="-2"/>
            <w:sz w:val="24"/>
            <w:rtl/>
          </w:rPr>
          <w:delText xml:space="preserve"> </w:delText>
        </w:r>
        <w:r w:rsidRPr="00017C1D">
          <w:rPr>
            <w:rFonts w:ascii="FontbitDavid" w:hAnsi="FontbitDavid"/>
            <w:spacing w:val="-2"/>
            <w:sz w:val="24"/>
            <w:rtl/>
          </w:rPr>
          <w:delText xml:space="preserve"> </w:delText>
        </w:r>
      </w:del>
      <w:ins w:id="97991" w:author="מנוע מכני" w:date="2026-10-11T12:04:39Z">
        <w:r>
          <w:rPr>
            <w:rFonts w:ascii="FontbitDavid" w:hAnsi="FontbitDavid"/>
            <w:spacing w:val="-2"/>
            <w:sz w:val="24"/>
            <w:rtl/>
          </w:rPr>
          <w:t xml:space="preserve">למעט</w:t>
        </w:r>
      </w:ins>
      <w:del w:id="97992" w:author="מנוע מכני" w:date="2026-10-11T12:04:39Z">
        <w:r w:rsidRPr="00017C1D">
          <w:rPr>
            <w:rFonts w:ascii="FontbitDavid" w:hAnsi="FontbitDavid"/>
            <w:spacing w:val="-2"/>
            <w:sz w:val="24"/>
            <w:rtl/>
          </w:rPr>
          <w:delText xml:space="preserve">למעוטי</w:delText>
        </w:r>
      </w:del>
      <w:r w:rsidRPr="00017C1D">
        <w:rPr>
          <w:rFonts w:ascii="FontbitDavid" w:hAnsi="FontbitDavid"/>
          <w:spacing w:val="-2"/>
          <w:sz w:val="24"/>
          <w:rtl/>
        </w:rPr>
        <w:t xml:space="preserve"> משכבת זרע, וחד - </w:t>
      </w:r>
      <w:ins w:id="97993" w:author="מנוע מכני" w:date="2026-10-11T12:04:39Z">
        <w:r>
          <w:rPr>
            <w:rFonts w:ascii="FontbitDavid" w:hAnsi="FontbitDavid"/>
            <w:spacing w:val="-2"/>
            <w:sz w:val="24"/>
            <w:rtl/>
          </w:rPr>
          <w:t xml:space="preserve">למעט</w:t>
        </w:r>
      </w:ins>
      <w:del w:id="97994" w:author="מנוע מכני" w:date="2026-10-11T12:04:39Z">
        <w:r w:rsidRPr="00017C1D">
          <w:rPr>
            <w:rFonts w:ascii="FontbitDavid" w:hAnsi="FontbitDavid"/>
            <w:spacing w:val="-2"/>
            <w:sz w:val="24"/>
            <w:rtl/>
          </w:rPr>
          <w:delText xml:space="preserve">למעוטי</w:delText>
        </w:r>
      </w:del>
      <w:r w:rsidRPr="00017C1D">
        <w:rPr>
          <w:rFonts w:ascii="FontbitDavid" w:hAnsi="FontbitDavid"/>
          <w:spacing w:val="-2"/>
          <w:sz w:val="24"/>
          <w:rtl/>
        </w:rPr>
        <w:t xml:space="preserve"> מדם.</w:t>
      </w:r>
    </w:p>
    <w:p w:rsidR="00E403F0" w:rsidRDefault="00E403F0" w:rsidP="00E403F0">
      <w:pPr>
        <w:rPr>
          <w:rFonts w:ascii="FontbitDavid" w:hAnsi="FontbitDavid"/>
          <w:sz w:val="24"/>
          <w:rtl/>
        </w:rPr>
      </w:pPr>
    </w:p>
    <w:p>
      <w:pPr>
        <w:pStyle w:val="afffff8"/>
        <w:rPr>
          <w:ins w:id="90399" w:author="קלוד" w:date="2026-10-11T12:23:38Z"/>
        </w:rPr>
      </w:pPr>
      <w:ins w:id="90400" w:author="קלוד" w:date="2026-10-11T12:23:38Z">
        <w:r>
          <w:rPr>
            <w:color w:val="7B3F00"/>
          </w:rPr>
          <w:t xml:space="preserve">זכרים - 'איש איש' לרבות בן יום אחד לזיבה</w:t>
        </w:r>
      </w:ins>
    </w:p>
    <w:p w:rsidR="00E403F0" w:rsidRPr="00017C1D" w:rsidRDefault="00E403F0" w:rsidP="00E403F0">
      <w:pPr>
        <w:pStyle w:val="a3"/>
        <w:rPr>
          <w:spacing w:val="-6"/>
          <w:rtl/>
        </w:rPr>
      </w:pPr>
      <w:r w:rsidRPr="00017C1D">
        <w:rPr>
          <w:spacing w:val="-6"/>
          <w:rtl/>
        </w:rPr>
        <w:t xml:space="preserve">וכן לענין זכרים, </w:t>
      </w:r>
      <w:r w:rsidRPr="00017C1D">
        <w:rPr>
          <w:spacing w:val="-6"/>
          <w:rtl/>
        </w:rPr>
        <w:t xml:space="preserve">דתניא</w:t>
      </w:r>
      <w:r w:rsidRPr="00017C1D">
        <w:rPr>
          <w:spacing w:val="-6"/>
          <w:rtl/>
        </w:rPr>
        <w:t xml:space="preserve">: </w:t>
      </w:r>
      <w:r w:rsidRPr="00017C1D">
        <w:rPr>
          <w:rFonts w:hint="cs"/>
          <w:spacing w:val="-6"/>
          <w:rtl/>
        </w:rPr>
        <w:t>'</w:t>
      </w:r>
      <w:ins w:id="90425" w:author="Claude - סמנטי" w:date="2026-10-11T12:19:29Z">
        <w:r>
          <w:rPr>
            <w:rStyle w:val="afffff0"/>
            <w:spacing w:val="-6"/>
            <w:rtl/>
          </w:rPr>
          <w:t xml:space="preserve">אִישׁ אִישׁ</w:t>
        </w:r>
      </w:ins>
      <w:del w:id="90426" w:author="Claude - סמנטי" w:date="2026-10-11T12:19:29Z">
        <w:r w:rsidRPr="00017C1D">
          <w:rPr>
            <w:spacing w:val="-6"/>
            <w:rtl/>
          </w:rPr>
          <w:delText xml:space="preserve">איש איש</w:delText>
        </w:r>
      </w:del>
      <w:r w:rsidRPr="00017C1D">
        <w:rPr>
          <w:rFonts w:hint="cs"/>
          <w:spacing w:val="-6"/>
          <w:rtl/>
        </w:rPr>
        <w:t>'</w:t>
      </w:r>
      <w:r w:rsidRPr="00017C1D">
        <w:rPr>
          <w:spacing w:val="-6"/>
          <w:rtl/>
        </w:rPr>
        <w:t xml:space="preserve"> - לרבות תינוק בן יום אחד, שהוא מטמא בזיבה - דברי </w:t>
      </w:r>
      <w:ins w:id="93105" w:author="מנוע מכני" w:date="2026-10-11T12:04:39Z">
        <w:r>
          <w:rPr>
            <w:rStyle w:val="2fb"/>
            <w:spacing w:val="-6"/>
            <w:rtl/>
          </w:rPr>
          <w:t xml:space="preserve">ר"י</w:t>
        </w:r>
      </w:ins>
      <w:del w:id="93106" w:author="מנוע מכני" w:date="2026-10-11T12:04:39Z">
        <w:r w:rsidRPr="00017C1D">
          <w:rPr>
            <w:spacing w:val="-6"/>
            <w:rtl/>
          </w:rPr>
          <w:delText xml:space="preserve">רבי יהודה</w:delText>
        </w:r>
      </w:del>
      <w:r w:rsidRPr="00017C1D">
        <w:rPr>
          <w:spacing w:val="-6"/>
          <w:rtl/>
        </w:rPr>
        <w:t xml:space="preserve">.</w:t>
      </w:r>
    </w:p>
    <w:p>
      <w:pPr>
        <w:pStyle w:val="38"/>
        <w:rPr>
          <w:ins w:id="100029" w:author="מנוע מכני" w:date="2026-10-11T12:04:39Z"/>
        </w:rPr>
      </w:pPr>
      <w:r w:rsidRPr="00B078C3">
        <w:lastRenderedPageBreak/>
        <w:t>ר</w:t>
      </w:r>
      <w:ins w:id="91403" w:author="מנוע מכני" w:date="2026-10-11T12:04:39Z">
        <w:r>
          <w:t xml:space="preserve">י"ש</w:t>
        </w:r>
      </w:ins>
      <w:del w:id="91404" w:author="מנוע מכני" w:date="2026-10-11T12:04:39Z">
        <w:r>
          <w:delText xml:space="preserve">י''ש</w:delText>
        </w:r>
      </w:del>
      <w:r>
        <w:t xml:space="preserve"> ברי</w:t>
      </w:r>
      <w:ins w:id="91405" w:author="מנוע מכני" w:date="2026-10-11T12:04:39Z">
        <w:r>
          <w:t xml:space="preserve">ב"ב</w:t>
        </w:r>
      </w:ins>
      <w:del w:id="91406" w:author="מנוע מכני" w:date="2026-10-11T12:04:39Z">
        <w:r>
          <w:delText xml:space="preserve">ב''ב</w:delText>
        </w:r>
      </w:del>
      <w:r w:rsidRPr="00B078C3">
        <w:t xml:space="preserve">:</w:t>
      </w:r>
    </w:p>
    <w:p w:rsidR="00E403F0" w:rsidRDefault="00E403F0" w:rsidP="00E403F0">
      <w:pPr>
        <w:rPr>
          <w:rFonts w:ascii="FontbitDavid" w:hAnsi="FontbitDavid"/>
          <w:sz w:val="24"/>
          <w:rtl/>
        </w:rPr>
      </w:pPr>
      <w:del w:id="100030" w:author="מנוע מכני" w:date="2026-10-11T12:04:39Z">
        <w:r w:rsidRPr="00B078C3">
          <w:rPr>
            <w:rFonts w:ascii="FontbitDavid" w:hAnsi="FontbitDavid"/>
            <w:sz w:val="24"/>
            <w:rtl/>
          </w:rPr>
          <w:delText xml:space="preserve"> </w:delText>
        </w:r>
      </w:del>
      <w:ins w:id="91407" w:author="מנוע מכני" w:date="2026-10-11T12:04:39Z">
        <w:r>
          <w:rPr>
            <w:rFonts w:ascii="FontbitDavid" w:hAnsi="FontbitDavid"/>
            <w:sz w:val="24"/>
            <w:rtl/>
          </w:rPr>
          <w:t xml:space="preserve">א"צ</w:t>
        </w:r>
      </w:ins>
      <w:del w:id="91408"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''צ</w:delText>
        </w:r>
      </w:del>
      <w:r w:rsidRPr="00B078C3">
        <w:rPr>
          <w:rFonts w:ascii="FontbitDavid" w:hAnsi="FontbitDavid"/>
          <w:sz w:val="24"/>
          <w:rtl/>
        </w:rPr>
        <w:t>,</w:t>
      </w:r>
      <w:r>
        <w:rPr>
          <w:rFonts w:ascii="FontbitDavid" w:hAnsi="FontbitDavid"/>
          <w:sz w:val="24"/>
          <w:rtl/>
        </w:rPr>
        <w:t xml:space="preserve"> הרי הוא אומר לזכר ולנקבה לזכר</w:t>
      </w:r>
      <w:r w:rsidRPr="00B078C3">
        <w:rPr>
          <w:rFonts w:ascii="FontbitDavid" w:hAnsi="FontbitDavid"/>
          <w:sz w:val="24"/>
          <w:rtl/>
        </w:rPr>
        <w:t xml:space="preserve"> כל שהוא זכר בין שהוא גדול בין שהוא קטן,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ab/>
      </w:r>
      <w:r w:rsidRPr="00017C1D">
        <w:rPr>
          <w:rFonts w:ascii="FontbitDavid" w:hAnsi="FontbitDavid"/>
          <w:spacing w:val="-4"/>
          <w:sz w:val="24"/>
          <w:rtl/>
        </w:rPr>
        <w:tab/>
      </w:r>
      <w:r w:rsidRPr="00017C1D">
        <w:rPr>
          <w:rFonts w:ascii="FontbitDavid" w:hAnsi="FontbitDavid"/>
          <w:spacing w:val="-4"/>
          <w:sz w:val="24"/>
          <w:rtl/>
        </w:rPr>
        <w:tab/>
      </w:r>
      <w:r w:rsidRPr="00017C1D">
        <w:rPr>
          <w:rFonts w:ascii="FontbitDavid" w:hAnsi="FontbitDavid"/>
          <w:spacing w:val="-4"/>
          <w:sz w:val="24"/>
          <w:rtl/>
        </w:rPr>
        <w:tab/>
      </w:r>
      <w:del w:id="92865" w:author="מנוע מכני" w:date="2026-10-11T12:04:39Z">
        <w:r w:rsidRPr="00017C1D">
          <w:rPr>
            <w:rFonts w:ascii="FontbitDavid" w:hAnsi="FontbitDavid" w:hint="cs"/>
            <w:spacing w:val="-4"/>
            <w:sz w:val="24"/>
            <w:rtl/>
          </w:rPr>
          <w:delText xml:space="preserve">   </w:delText>
        </w:r>
        <w:r w:rsidRPr="00017C1D">
          <w:rPr>
            <w:rFonts w:ascii="FontbitDavid" w:hAnsi="FontbitDavid" w:hint="cs"/>
            <w:spacing w:val="-4"/>
            <w:sz w:val="24"/>
            <w:rtl/>
          </w:rPr>
          <w:delText xml:space="preserve">   </w:delText>
        </w:r>
      </w:del>
      <w:r w:rsidRPr="00017C1D">
        <w:rPr>
          <w:rFonts w:ascii="FontbitDavid" w:hAnsi="FontbitDavid"/>
          <w:spacing w:val="-4"/>
          <w:sz w:val="24"/>
          <w:rtl/>
        </w:rPr>
        <w:tab/>
      </w:r>
      <w:r w:rsidRPr="00017C1D">
        <w:rPr>
          <w:rFonts w:ascii="FontbitDavid" w:hAnsi="FontbitDavid"/>
          <w:spacing w:val="-4"/>
          <w:sz w:val="24"/>
          <w:rtl/>
        </w:rPr>
        <w:t>ולנקבה - כל שהיא נקבה, בין גדולה בין קטנה.</w:t>
      </w:r>
    </w:p>
    <w:p w:rsidR="00E403F0" w:rsidRPr="00B078C3" w:rsidRDefault="00E403F0" w:rsidP="00E403F0">
      <w:pPr>
        <w:rPr>
          <w:rFonts w:ascii="FontbitDavid" w:hAnsi="FontbitDavid"/>
          <w:sz w:val="24"/>
          <w:rtl/>
        </w:rPr>
      </w:pPr>
      <w:r>
        <w:rPr>
          <w:rFonts w:ascii="FontbitDavid" w:hAnsi="FontbitDavid" w:hint="cs"/>
          <w:sz w:val="24"/>
          <w:rtl/>
        </w:rPr>
        <w:t xml:space="preserve">ו'</w:t>
      </w:r>
      <w:ins w:id="90427" w:author="Claude - סמנטי" w:date="2026-10-11T12:19:29Z">
        <w:r>
          <w:rPr>
            <w:rStyle w:val="afffff0"/>
            <w:rFonts w:ascii="FontbitDavid" w:hAnsi="FontbitDavid" w:hint="cs"/>
            <w:sz w:val="24"/>
            <w:rtl/>
          </w:rPr>
          <w:t xml:space="preserve">אִישׁ אִישׁ</w:t>
        </w:r>
      </w:ins>
      <w:del w:id="90428" w:author="Claude - סמנטי" w:date="2026-10-11T12:19:29Z">
        <w:r>
          <w:rPr>
            <w:rFonts w:ascii="FontbitDavid" w:hAnsi="FontbitDavid" w:hint="cs"/>
            <w:sz w:val="24"/>
            <w:rtl/>
          </w:rPr>
          <w:delText xml:space="preserve">א</w:delText>
        </w:r>
        <w:r w:rsidRPr="00B078C3">
          <w:rPr>
            <w:rFonts w:ascii="FontbitDavid" w:hAnsi="FontbitDavid"/>
            <w:sz w:val="24"/>
            <w:rtl/>
          </w:rPr>
          <w:delText xml:space="preserve">יש איש</w:delText>
        </w:r>
      </w:del>
      <w:r>
        <w:rPr>
          <w:rFonts w:ascii="FontbitDavid" w:hAnsi="FontbitDavid" w:hint="cs"/>
          <w:sz w:val="24"/>
          <w:rtl/>
        </w:rPr>
        <w:t xml:space="preserve">' </w:t>
      </w:r>
      <w:ins w:id="91409" w:author="מנוע מכני" w:date="2026-10-11T12:04:39Z">
        <w:r>
          <w:rPr>
            <w:rFonts w:ascii="FontbitDavid" w:hAnsi="FontbitDavid" w:hint="cs"/>
            <w:sz w:val="24"/>
            <w:rtl/>
          </w:rPr>
          <w:t xml:space="preserve">ת"ל</w:t>
        </w:r>
      </w:ins>
      <w:del w:id="91410" w:author="מנוע מכני" w:date="2026-10-11T12:04:39Z">
        <w:r>
          <w:rPr>
            <w:rFonts w:ascii="FontbitDavid" w:hAnsi="FontbitDavid" w:hint="cs"/>
            <w:sz w:val="24"/>
            <w:rtl/>
          </w:rPr>
          <w:delText xml:space="preserve">ת''ל</w:delText>
        </w:r>
      </w:del>
      <w:r w:rsidRPr="00B078C3">
        <w:rPr>
          <w:rFonts w:ascii="FontbitDavid" w:hAnsi="FontbitDavid"/>
          <w:sz w:val="24"/>
          <w:rtl/>
        </w:rPr>
        <w:t xml:space="preserve"> </w:t>
      </w:r>
      <w:r>
        <w:rPr>
          <w:rFonts w:ascii="FontbitDavid" w:hAnsi="FontbitDavid" w:hint="cs"/>
          <w:sz w:val="24"/>
          <w:rtl/>
        </w:rPr>
        <w:t>ד</w:t>
      </w:r>
      <w:r w:rsidRPr="00B078C3">
        <w:rPr>
          <w:rFonts w:ascii="FontbitDavid" w:hAnsi="FontbitDavid"/>
          <w:sz w:val="24"/>
          <w:rtl/>
        </w:rPr>
        <w:t>דברה תורה כלשון בני אדם.</w:t>
      </w:r>
    </w:p>
    <w:p w:rsidR="00E403F0" w:rsidRDefault="00E403F0" w:rsidP="00E403F0">
      <w:pPr>
        <w:rPr>
          <w:rFonts w:ascii="FontbitDavid" w:hAnsi="FontbitDavid"/>
          <w:sz w:val="24"/>
          <w:rtl/>
        </w:rPr>
      </w:pPr>
      <w:r w:rsidRPr="00B078C3">
        <w:rPr>
          <w:rFonts w:ascii="FontbitDavid" w:hAnsi="FontbitDavid"/>
          <w:sz w:val="24"/>
          <w:rtl/>
        </w:rPr>
        <w:t xml:space="preserve">אלמא, כי </w:t>
      </w:r>
      <w:r w:rsidRPr="00B078C3">
        <w:rPr>
          <w:rStyle w:val="2fb"/>
          <w:rFonts w:ascii="FontbitDavid" w:hAnsi="FontbitDavid"/>
          <w:sz w:val="24"/>
          <w:rtl/>
        </w:rPr>
        <w:t xml:space="preserve">מרבי</w:t>
      </w:r>
      <w:r w:rsidRPr="00B078C3">
        <w:rPr>
          <w:rFonts w:ascii="FontbitDavid" w:hAnsi="FontbitDavid"/>
          <w:sz w:val="24"/>
          <w:rtl/>
        </w:rPr>
        <w:t xml:space="preserve"> קרא - בן יום אחד </w:t>
      </w:r>
      <w:r w:rsidRPr="00B078C3">
        <w:rPr>
          <w:rStyle w:val="2fb"/>
          <w:rFonts w:ascii="FontbitDavid" w:hAnsi="FontbitDavid"/>
          <w:sz w:val="24"/>
          <w:rtl/>
        </w:rPr>
        <w:t xml:space="preserve">מרבי</w:t>
      </w:r>
      <w:r w:rsidRPr="00B078C3">
        <w:rPr>
          <w:rFonts w:ascii="FontbitDavid" w:hAnsi="FontbitDavid"/>
          <w:sz w:val="24"/>
          <w:rtl/>
        </w:rPr>
        <w:t xml:space="preserve">, </w:t>
      </w:r>
    </w:p>
    <w:p w:rsidR="00E403F0" w:rsidRDefault="00E403F0" w:rsidP="00E403F0">
      <w:pPr>
        <w:rPr>
          <w:rFonts w:ascii="FontbitDavid" w:hAnsi="FontbitDavid"/>
          <w:sz w:val="24"/>
          <w:rtl/>
        </w:rPr>
      </w:pPr>
      <w:r w:rsidRPr="00E744B3">
        <w:rPr>
          <w:rFonts w:ascii="FontbitDavid" w:hAnsi="FontbitDavid"/>
          <w:b/>
          <w:bCs/>
          <w:rtl/>
        </w:rPr>
        <w:t xml:space="preserve">• </w:t>
      </w:r>
      <w:r w:rsidRPr="00B078C3">
        <w:rPr>
          <w:rFonts w:ascii="FontbitDavid" w:hAnsi="FontbitDavid"/>
          <w:sz w:val="24"/>
          <w:rtl/>
        </w:rPr>
        <w:t xml:space="preserve">ורמינהו: </w:t>
      </w:r>
      <w:r>
        <w:rPr>
          <w:rFonts w:ascii="FontbitDavid" w:hAnsi="FontbitDavid" w:hint="cs"/>
          <w:sz w:val="24"/>
          <w:rtl/>
        </w:rPr>
        <w:t>'</w:t>
      </w:r>
      <w:ins w:id="90429" w:author="Claude - סמנטי" w:date="2026-10-11T12:19:29Z">
        <w:r>
          <w:rPr>
            <w:rStyle w:val="afffff0"/>
            <w:rFonts w:ascii="FontbitDavid" w:hAnsi="FontbitDavid"/>
            <w:sz w:val="24"/>
            <w:rtl/>
          </w:rPr>
          <w:t xml:space="preserve">אִישׁ</w:t>
        </w:r>
      </w:ins>
      <w:del w:id="90430" w:author="Claude - סמנטי" w:date="2026-10-11T12:19:29Z">
        <w:r w:rsidRPr="00B078C3">
          <w:rPr>
            <w:rFonts w:ascii="FontbitDavid" w:hAnsi="FontbitDavid"/>
            <w:sz w:val="24"/>
            <w:rtl/>
          </w:rPr>
          <w:delText xml:space="preserve">איש</w:delText>
        </w:r>
      </w:del>
      <w:r>
        <w:rPr>
          <w:rFonts w:ascii="FontbitDavid" w:hAnsi="FontbitDavid" w:hint="cs"/>
          <w:sz w:val="24"/>
          <w:rtl/>
        </w:rPr>
        <w:t>'</w:t>
      </w:r>
      <w:r w:rsidRPr="00B078C3">
        <w:rPr>
          <w:rFonts w:ascii="FontbitDavid" w:hAnsi="FontbitDavid"/>
          <w:sz w:val="24"/>
          <w:rtl/>
        </w:rPr>
        <w:t xml:space="preserve"> אין לי אלא איש, בן תשע שנים ויום אחד</w:t>
      </w:r>
      <w:r>
        <w:rPr>
          <w:rFonts w:ascii="FontbitDavid" w:hAnsi="FontbitDavid" w:hint="cs"/>
          <w:sz w:val="24"/>
          <w:rtl/>
        </w:rPr>
        <w:t>,</w:t>
      </w:r>
      <w:r w:rsidRPr="00B078C3">
        <w:rPr>
          <w:rFonts w:ascii="FontbitDavid" w:hAnsi="FontbitDavid"/>
          <w:sz w:val="24"/>
          <w:rtl/>
        </w:rPr>
        <w:t xml:space="preserve"> </w:t>
      </w:r>
      <w:r w:rsidRPr="00B078C3">
        <w:rPr>
          <w:rFonts w:ascii="FontbitDavid" w:hAnsi="FontbitDavid"/>
          <w:sz w:val="24"/>
          <w:rtl/>
        </w:rPr>
        <w:t xml:space="preserve">ת"ל</w:t>
      </w:r>
      <w:r w:rsidRPr="00B078C3">
        <w:rPr>
          <w:rFonts w:ascii="FontbitDavid" w:hAnsi="FontbitDavid"/>
          <w:sz w:val="24"/>
          <w:rtl/>
        </w:rPr>
        <w:t xml:space="preserve"> ואיש! </w:t>
      </w:r>
    </w:p>
    <w:p>
      <w:pPr>
        <w:pStyle w:val="38"/>
        <w:rPr>
          <w:ins w:id="100031" w:author="מנוע מכני" w:date="2026-10-11T12:04:39Z"/>
        </w:rPr>
      </w:pPr>
      <w:r w:rsidRPr="00427628">
        <w:t>רבא</w:t>
      </w:r>
      <w:r w:rsidRPr="00427628">
        <w:t xml:space="preserve">:</w:t>
      </w:r>
    </w:p>
    <w:p w:rsidR="00E403F0" w:rsidRPr="00427628" w:rsidRDefault="00E403F0" w:rsidP="00E403F0">
      <w:pPr>
        <w:pStyle w:val="a2"/>
        <w:numPr>
          <w:ilvl w:val="0"/>
          <w:numId w:val="3"/>
        </w:numPr>
        <w:ind w:left="714" w:hanging="357"/>
        <w:rPr>
          <w:rtl/>
        </w:rPr>
      </w:pPr>
      <w:del w:id="100032" w:author="מנוע מכני" w:date="2026-10-11T12:04:39Z">
        <w:r w:rsidRPr="00427628">
          <w:rPr>
            <w:rtl/>
          </w:rPr>
          <w:delText xml:space="preserve"> </w:delText>
        </w:r>
      </w:del>
      <w:r w:rsidRPr="0038037E">
        <w:rPr>
          <w:b/>
          <w:bCs/>
          <w:rtl/>
        </w:rPr>
        <w:t>הלכתא</w:t>
      </w:r>
      <w:r w:rsidRPr="00427628">
        <w:rPr>
          <w:rtl/>
        </w:rPr>
        <w:t xml:space="preserve"> </w:t>
      </w:r>
      <w:ins w:id="95523" w:author="מנוע מכני" w:date="2026-10-11T12:04:39Z">
        <w:r>
          <w:rPr>
            <w:rtl/>
          </w:rPr>
          <w:t xml:space="preserve">הם</w:t>
        </w:r>
      </w:ins>
      <w:del w:id="95524" w:author="מנוע מכני" w:date="2026-10-11T12:04:39Z">
        <w:r w:rsidRPr="00427628">
          <w:rPr>
            <w:rtl/>
          </w:rPr>
          <w:delText xml:space="preserve">נינהו</w:delText>
        </w:r>
      </w:del>
      <w:r w:rsidRPr="00427628">
        <w:rPr>
          <w:rtl/>
        </w:rPr>
        <w:t xml:space="preserve">, ואסמכינהו רבנן אקראי.</w:t>
      </w:r>
    </w:p>
    <w:p w:rsidR="00E403F0" w:rsidRPr="00017C1D" w:rsidRDefault="00E403F0" w:rsidP="00E403F0">
      <w:pPr>
        <w:pStyle w:val="a3"/>
        <w:rPr>
          <w:spacing w:val="-6"/>
          <w:rtl/>
        </w:rPr>
      </w:pPr>
      <w:r w:rsidRPr="00017C1D">
        <w:rPr>
          <w:spacing w:val="-6"/>
          <w:rtl/>
        </w:rPr>
        <w:t xml:space="preserve">הי הלכתא והי קרא? אילימא בן יום אחד - הלכתא, ובן ט' שנים ויום אחד - קרא, קרא סתמא כתיב! </w:t>
      </w:r>
    </w:p>
    <w:p>
      <w:pPr>
        <w:pStyle w:val="38"/>
        <w:rPr>
          <w:ins w:id="100033" w:author="מנוע מכני" w:date="2026-10-11T12:04:39Z"/>
        </w:rPr>
      </w:pPr>
      <w:r w:rsidRPr="00731BB6">
        <w:t>אלא</w:t>
      </w:r>
      <w:r>
        <w:t xml:space="preserve">:</w:t>
      </w:r>
    </w:p>
    <w:p w:rsidR="00E403F0" w:rsidRPr="00B078C3" w:rsidRDefault="00E403F0" w:rsidP="00E403F0">
      <w:pPr>
        <w:rPr>
          <w:rFonts w:ascii="FontbitDavid" w:hAnsi="FontbitDavid"/>
          <w:sz w:val="24"/>
          <w:rtl/>
        </w:rPr>
      </w:pPr>
      <w:del w:id="100034" w:author="מנוע מכני" w:date="2026-10-11T12:04:39Z">
        <w:r>
          <w:rPr>
            <w:rFonts w:ascii="FontbitDavid" w:hAnsi="FontbitDavid"/>
            <w:sz w:val="24"/>
            <w:rtl/>
          </w:rPr>
          <w:delText xml:space="preserve"> </w:delText>
        </w:r>
      </w:del>
      <w:r>
        <w:rPr>
          <w:rFonts w:ascii="FontbitDavid" w:hAnsi="FontbitDavid"/>
          <w:sz w:val="24"/>
          <w:rtl/>
        </w:rPr>
        <w:t xml:space="preserve">בן ט' שנים ויום אחד הלכתא, ובן יום א'</w:t>
      </w:r>
      <w:r w:rsidRPr="00B078C3">
        <w:rPr>
          <w:rFonts w:ascii="FontbitDavid" w:hAnsi="FontbitDavid"/>
          <w:sz w:val="24"/>
          <w:rtl/>
        </w:rPr>
        <w:t xml:space="preserve"> קרא, </w:t>
      </w:r>
      <w:r>
        <w:rPr>
          <w:rFonts w:ascii="FontbitDavid" w:hAnsi="FontbitDavid" w:hint="cs"/>
          <w:sz w:val="24"/>
          <w:rtl/>
        </w:rPr>
        <w:t xml:space="preserve">וקרא אתי </w:t>
      </w:r>
      <w:ins w:id="97995" w:author="מנוע מכני" w:date="2026-10-11T12:04:39Z">
        <w:r>
          <w:rPr>
            <w:rFonts w:ascii="FontbitDavid" w:hAnsi="FontbitDavid" w:hint="cs"/>
            <w:sz w:val="24"/>
            <w:rtl/>
          </w:rPr>
          <w:t xml:space="preserve">למעט</w:t>
        </w:r>
      </w:ins>
      <w:del w:id="97996" w:author="מנוע מכני" w:date="2026-10-11T12:04:39Z">
        <w:r>
          <w:rPr>
            <w:rFonts w:ascii="FontbitDavid" w:hAnsi="FontbitDavid" w:hint="cs"/>
            <w:sz w:val="24"/>
            <w:rtl/>
          </w:rPr>
          <w:delText xml:space="preserve">למעוטי</w:delText>
        </w:r>
      </w:del>
      <w:r>
        <w:rPr>
          <w:rFonts w:ascii="FontbitDavid" w:hAnsi="FontbitDavid" w:hint="cs"/>
          <w:sz w:val="24"/>
          <w:rtl/>
        </w:rPr>
        <w:t xml:space="preserve"> </w:t>
      </w:r>
      <w:r w:rsidRPr="00B078C3">
        <w:rPr>
          <w:rFonts w:ascii="FontbitDavid" w:hAnsi="FontbitDavid"/>
          <w:sz w:val="24"/>
          <w:rtl/>
        </w:rPr>
        <w:t>אשה מלובן.</w:t>
      </w:r>
    </w:p>
    <w:p w:rsidR="00E403F0" w:rsidRPr="00017C1D" w:rsidRDefault="00E403F0" w:rsidP="00E403F0">
      <w:pPr>
        <w:rPr>
          <w:rFonts w:ascii="FontbitDavid" w:hAnsi="FontbitDavid"/>
          <w:spacing w:val="-4"/>
          <w:sz w:val="24"/>
          <w:rtl/>
        </w:rPr>
      </w:pPr>
      <w:r w:rsidRPr="00017C1D">
        <w:rPr>
          <w:rFonts w:ascii="FontbitDavid" w:hAnsi="FontbitDavid" w:hint="cs"/>
          <w:b/>
          <w:bCs/>
          <w:spacing w:val="-4"/>
          <w:sz w:val="24"/>
          <w:rtl/>
        </w:rPr>
        <w:t>וצריכא</w:t>
      </w:r>
      <w:r w:rsidRPr="00017C1D">
        <w:rPr>
          <w:rFonts w:ascii="FontbitDavid" w:hAnsi="FontbitDavid" w:hint="cs"/>
          <w:spacing w:val="-4"/>
          <w:sz w:val="24"/>
          <w:rtl/>
        </w:rPr>
        <w:t xml:space="preserve"> נקבות </w:t>
      </w:r>
      <w:ins w:id="97427" w:author="מנוע מכני" w:date="2026-10-11T12:04:39Z">
        <w:r>
          <w:rPr>
            <w:rFonts w:ascii="FontbitDavid" w:hAnsi="FontbitDavid" w:hint="cs"/>
            <w:spacing w:val="-4"/>
            <w:sz w:val="24"/>
            <w:rtl/>
          </w:rPr>
          <w:t xml:space="preserve">דאם </w:t>
        </w:r>
      </w:ins>
      <w:del w:id="97428" w:author="מנוע מכני" w:date="2026-10-11T12:04:39Z">
        <w:r w:rsidRPr="00017C1D">
          <w:rPr>
            <w:rFonts w:ascii="FontbitDavid" w:hAnsi="FontbitDavid" w:hint="cs"/>
            <w:spacing w:val="-4"/>
            <w:sz w:val="24"/>
            <w:rtl/>
          </w:rPr>
          <w:delText xml:space="preserve">דאי </w:delText>
        </w:r>
      </w:del>
      <w:r w:rsidRPr="00017C1D">
        <w:rPr>
          <w:rFonts w:ascii="FontbitDavid" w:hAnsi="FontbitDavid" w:hint="cs"/>
          <w:spacing w:val="-4"/>
          <w:sz w:val="24"/>
          <w:rtl/>
        </w:rPr>
        <w:t xml:space="preserve">כתב </w:t>
      </w:r>
      <w:ins w:id="95525" w:author="מנוע מכני" w:date="2026-10-11T12:04:39Z">
        <w:r>
          <w:rPr>
            <w:rFonts w:ascii="FontbitDavid" w:hAnsi="FontbitDavid" w:hint="cs"/>
            <w:spacing w:val="-4"/>
            <w:sz w:val="24"/>
            <w:rtl/>
          </w:rPr>
          <w:t xml:space="preserve">התורה</w:t>
        </w:r>
      </w:ins>
      <w:del w:id="95526" w:author="מנוע מכני" w:date="2026-10-11T12:04:39Z">
        <w:r w:rsidRPr="00017C1D">
          <w:rPr>
            <w:rFonts w:ascii="FontbitDavid" w:hAnsi="FontbitDavid" w:hint="cs"/>
            <w:spacing w:val="-4"/>
            <w:sz w:val="24"/>
            <w:rtl/>
          </w:rPr>
          <w:delText xml:space="preserve">רחמנא</w:delText>
        </w:r>
      </w:del>
      <w:r w:rsidRPr="00017C1D">
        <w:rPr>
          <w:rFonts w:ascii="FontbitDavid" w:hAnsi="FontbitDavid" w:hint="cs"/>
          <w:spacing w:val="-4"/>
          <w:sz w:val="24"/>
          <w:rtl/>
        </w:rPr>
        <w:t xml:space="preserve"> רק זכרים </w:t>
      </w:r>
      <w:r w:rsidRPr="00017C1D">
        <w:rPr>
          <w:rFonts w:ascii="FontbitDavid" w:hAnsi="FontbitDavid"/>
          <w:spacing w:val="-4"/>
          <w:sz w:val="24"/>
          <w:rtl/>
        </w:rPr>
        <w:t xml:space="preserve">משום דמטמאו בראיות כבימים, אבל נקבות </w:t>
      </w:r>
      <w:r w:rsidRPr="00017C1D">
        <w:rPr>
          <w:rFonts w:ascii="FontbitDavid" w:hAnsi="FontbitDavid" w:hint="cs"/>
          <w:spacing w:val="-4"/>
          <w:sz w:val="24"/>
          <w:rtl/>
        </w:rPr>
        <w:t xml:space="preserve">לא</w:t>
      </w:r>
      <w:r w:rsidRPr="00017C1D">
        <w:rPr>
          <w:rFonts w:ascii="FontbitDavid" w:hAnsi="FontbitDavid" w:hint="cs"/>
          <w:spacing w:val="-4"/>
          <w:sz w:val="24"/>
          <w:rtl/>
        </w:rPr>
        <w:t xml:space="preserve"> </w:t>
      </w:r>
      <w:r w:rsidRPr="00017C1D">
        <w:rPr>
          <w:rFonts w:ascii="FontbitDavid" w:hAnsi="FontbitDavid"/>
          <w:spacing w:val="-4"/>
          <w:sz w:val="24"/>
          <w:rtl/>
        </w:rPr>
        <w:t>–</w:t>
      </w:r>
      <w:r w:rsidRPr="00017C1D">
        <w:rPr>
          <w:rFonts w:ascii="FontbitDavid" w:hAnsi="FontbitDavid" w:hint="cs"/>
          <w:spacing w:val="-4"/>
          <w:sz w:val="24"/>
          <w:rtl/>
        </w:rPr>
        <w:t xml:space="preserve"> </w:t>
      </w:r>
      <w:r w:rsidRPr="00017C1D">
        <w:rPr>
          <w:rFonts w:ascii="FontbitDavid" w:hAnsi="FontbitDavid" w:hint="cs"/>
          <w:b/>
          <w:bCs/>
          <w:spacing w:val="-4"/>
          <w:sz w:val="24"/>
          <w:rtl/>
        </w:rPr>
        <w:t xml:space="preserve">ק</w:t>
      </w:r>
      <w:ins w:id="91411" w:author="מנוע מכני" w:date="2026-10-11T12:04:39Z">
        <w:r>
          <w:rPr>
            <w:rFonts w:ascii="FontbitDavid" w:hAnsi="FontbitDavid" w:hint="cs"/>
            <w:b/>
            <w:bCs/>
            <w:spacing w:val="-4"/>
            <w:sz w:val="24"/>
            <w:rtl/>
          </w:rPr>
          <w:t xml:space="preserve">מ"ל</w:t>
        </w:r>
      </w:ins>
      <w:del w:id="91412" w:author="מנוע מכני" w:date="2026-10-11T12:04:39Z">
        <w:r w:rsidRPr="00017C1D">
          <w:rPr>
            <w:rFonts w:ascii="FontbitDavid" w:hAnsi="FontbitDavid" w:hint="cs"/>
            <w:b/>
            <w:bCs/>
            <w:spacing w:val="-4"/>
            <w:sz w:val="24"/>
            <w:rtl/>
          </w:rPr>
          <w:delText xml:space="preserve">מ''ל</w:delText>
        </w:r>
      </w:del>
      <w:r w:rsidRPr="00017C1D">
        <w:rPr>
          <w:rFonts w:ascii="FontbitDavid" w:hAnsi="FontbitDavid" w:hint="cs"/>
          <w:spacing w:val="-4"/>
          <w:sz w:val="24"/>
          <w:rtl/>
        </w:rPr>
        <w:t xml:space="preserve"> </w:t>
      </w:r>
    </w:p>
    <w:p w:rsidR="00E403F0" w:rsidRPr="00017C1D" w:rsidRDefault="00E403F0" w:rsidP="00E403F0">
      <w:pPr>
        <w:rPr>
          <w:rFonts w:ascii="FontbitDavid" w:hAnsi="FontbitDavid"/>
          <w:spacing w:val="-2"/>
          <w:sz w:val="24"/>
          <w:rtl/>
        </w:rPr>
      </w:pPr>
      <w:r w:rsidRPr="00017C1D">
        <w:rPr>
          <w:rFonts w:ascii="FontbitDavid" w:hAnsi="FontbitDavid" w:hint="cs"/>
          <w:b/>
          <w:bCs/>
          <w:spacing w:val="-2"/>
          <w:sz w:val="24"/>
          <w:rtl/>
        </w:rPr>
        <w:t>וצריכא</w:t>
      </w:r>
      <w:r w:rsidRPr="00017C1D">
        <w:rPr>
          <w:rFonts w:ascii="FontbitDavid" w:hAnsi="FontbitDavid" w:hint="cs"/>
          <w:spacing w:val="-2"/>
          <w:sz w:val="24"/>
          <w:rtl/>
        </w:rPr>
        <w:t xml:space="preserve"> זכרים </w:t>
      </w:r>
      <w:ins w:id="97429" w:author="מנוע מכני" w:date="2026-10-11T12:04:39Z">
        <w:r>
          <w:rPr>
            <w:rFonts w:ascii="FontbitDavid" w:hAnsi="FontbitDavid" w:hint="cs"/>
            <w:spacing w:val="-2"/>
            <w:sz w:val="24"/>
            <w:rtl/>
          </w:rPr>
          <w:t xml:space="preserve">דאם </w:t>
        </w:r>
      </w:ins>
      <w:del w:id="97430" w:author="מנוע מכני" w:date="2026-10-11T12:04:39Z">
        <w:r w:rsidRPr="00017C1D">
          <w:rPr>
            <w:rFonts w:ascii="FontbitDavid" w:hAnsi="FontbitDavid" w:hint="cs"/>
            <w:spacing w:val="-2"/>
            <w:sz w:val="24"/>
            <w:rtl/>
          </w:rPr>
          <w:delText xml:space="preserve">ד</w:delText>
        </w:r>
        <w:r w:rsidRPr="00017C1D">
          <w:rPr>
            <w:rFonts w:ascii="FontbitDavid" w:hAnsi="FontbitDavid"/>
            <w:spacing w:val="-2"/>
            <w:sz w:val="24"/>
            <w:rtl/>
          </w:rPr>
          <w:delText xml:space="preserve">אי </w:delText>
        </w:r>
      </w:del>
      <w:r w:rsidRPr="00017C1D">
        <w:rPr>
          <w:rFonts w:ascii="FontbitDavid" w:hAnsi="FontbitDavid"/>
          <w:spacing w:val="-2"/>
          <w:sz w:val="24"/>
          <w:rtl/>
        </w:rPr>
        <w:t xml:space="preserve">כתב </w:t>
      </w:r>
      <w:ins w:id="95527" w:author="מנוע מכני" w:date="2026-10-11T12:04:39Z">
        <w:r>
          <w:rPr>
            <w:rFonts w:ascii="FontbitDavid" w:hAnsi="FontbitDavid"/>
            <w:spacing w:val="-2"/>
            <w:sz w:val="24"/>
            <w:rtl/>
          </w:rPr>
          <w:t xml:space="preserve">התורה</w:t>
        </w:r>
      </w:ins>
      <w:del w:id="95528" w:author="מנוע מכני" w:date="2026-10-11T12:04:39Z">
        <w:r w:rsidRPr="00017C1D">
          <w:rPr>
            <w:rFonts w:ascii="FontbitDavid" w:hAnsi="FontbitDavid"/>
            <w:spacing w:val="-2"/>
            <w:sz w:val="24"/>
            <w:rtl/>
          </w:rPr>
          <w:delText xml:space="preserve">רחמנא</w:delText>
        </w:r>
      </w:del>
      <w:r w:rsidRPr="00017C1D">
        <w:rPr>
          <w:rFonts w:ascii="FontbitDavid" w:hAnsi="FontbitDavid"/>
          <w:spacing w:val="-2"/>
          <w:sz w:val="24"/>
          <w:rtl/>
        </w:rPr>
        <w:t xml:space="preserve"> בנקבות משום דקמטמו באונס, אבל זכרים דלא אימא </w:t>
      </w:r>
      <w:r w:rsidRPr="00017C1D">
        <w:rPr>
          <w:rFonts w:ascii="FontbitDavid" w:hAnsi="FontbitDavid"/>
          <w:spacing w:val="-2"/>
          <w:sz w:val="24"/>
          <w:rtl/>
        </w:rPr>
        <w:t xml:space="preserve">לא</w:t>
      </w:r>
      <w:r w:rsidRPr="00017C1D">
        <w:rPr>
          <w:rFonts w:ascii="FontbitDavid" w:hAnsi="FontbitDavid"/>
          <w:spacing w:val="-2"/>
          <w:sz w:val="24"/>
          <w:rtl/>
        </w:rPr>
        <w:t xml:space="preserve">, </w:t>
      </w:r>
      <w:r w:rsidRPr="00017C1D">
        <w:rPr>
          <w:rFonts w:ascii="FontbitDavid" w:hAnsi="FontbitDavid" w:hint="cs"/>
          <w:b/>
          <w:bCs/>
          <w:spacing w:val="-2"/>
          <w:sz w:val="24"/>
          <w:rtl/>
        </w:rPr>
        <w:t xml:space="preserve">ק</w:t>
      </w:r>
      <w:ins w:id="91413" w:author="מנוע מכני" w:date="2026-10-11T12:04:39Z">
        <w:r>
          <w:rPr>
            <w:rFonts w:ascii="FontbitDavid" w:hAnsi="FontbitDavid" w:hint="cs"/>
            <w:b/>
            <w:bCs/>
            <w:spacing w:val="-2"/>
            <w:sz w:val="24"/>
            <w:rtl/>
          </w:rPr>
          <w:t xml:space="preserve">מ"ל</w:t>
        </w:r>
      </w:ins>
      <w:del w:id="91414" w:author="מנוע מכני" w:date="2026-10-11T12:04:39Z">
        <w:r w:rsidRPr="00017C1D">
          <w:rPr>
            <w:rFonts w:ascii="FontbitDavid" w:hAnsi="FontbitDavid" w:hint="cs"/>
            <w:b/>
            <w:bCs/>
            <w:spacing w:val="-2"/>
            <w:sz w:val="24"/>
            <w:rtl/>
          </w:rPr>
          <w:delText xml:space="preserve">מ''ל</w:delText>
        </w:r>
      </w:del>
      <w:r w:rsidRPr="00017C1D">
        <w:rPr>
          <w:rFonts w:ascii="FontbitDavid" w:hAnsi="FontbitDavid"/>
          <w:spacing w:val="-2"/>
          <w:sz w:val="24"/>
          <w:rtl/>
        </w:rPr>
        <w:t>.</w:t>
      </w:r>
    </w:p>
    <w:p w:rsidR="00E403F0" w:rsidRPr="00B078C3" w:rsidRDefault="00E403F0" w:rsidP="00E403F0">
      <w:pPr>
        <w:jc w:val="center"/>
        <w:rPr>
          <w:del w:id="90076" w:author="מנוע עיצוב" w:date="2026-10-11T12:09:26Z"/>
          <w:rFonts w:ascii="FontbitDavid" w:hAnsi="FontbitDavid"/>
          <w:sz w:val="24"/>
          <w:rtl/>
        </w:rPr>
      </w:pPr>
      <w:del w:id="90075"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091" w:author="קלוד" w:date="2026-10-11T09:07:21Z">
          <w:pPr>
            <w:pStyle w:val="affff1"/>
            <w:rPr>
              <w:rtl/>
            </w:rPr>
          </w:pPr>
        </w:pPrChange>
      </w:pPr>
      <w:ins w:id="9837" w:author="מספור קטעי משנה" w:date="2026-10-11T09:25:19Z">
        <w:r>
          <w:rPr>
            <w:rStyle w:val="MisparKeta"/>
          </w:rPr>
          <w:t xml:space="preserve">ב. </w:t>
        </w:r>
      </w:ins>
      <w:r w:rsidRPr="00B078C3">
        <w:rPr>
          <w:rtl/>
        </w:rPr>
        <w:t xml:space="preserve">הכותים מטמאין משכב תחתון כעליון: </w:t>
      </w:r>
    </w:p>
    <w:p w:rsidR="00E403F0" w:rsidRDefault="00E403F0" w:rsidP="00E403F0">
      <w:pPr>
        <w:rPr>
          <w:rFonts w:ascii="FontbitDavid" w:hAnsi="FontbitDavid"/>
          <w:sz w:val="24"/>
          <w:rtl/>
        </w:rPr>
      </w:pPr>
      <w:ins w:id="94013" w:author="מנוע מכני" w:date="2026-10-11T12:04:39Z">
        <w:r>
          <w:rPr>
            <w:rFonts w:ascii="FontbitDavid" w:hAnsi="FontbitDavid" w:hint="cs"/>
            <w:sz w:val="24"/>
            <w:rtl/>
          </w:rPr>
          <w:t xml:space="preserve">לא</w:t>
        </w:r>
      </w:ins>
      <w:del w:id="94014"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w:t>
      </w:r>
      <w:ins w:id="90143" w:author="Claude - סמנטי" w:date="2026-10-11T12:19:29Z">
        <w:r>
          <w:rPr>
            <w:rFonts w:ascii="FontbitDavid" w:hAnsi="FontbitDavid" w:hint="cs"/>
            <w:sz w:val="24"/>
            <w:rtl/>
          </w:rPr>
          <w:t xml:space="preserve">לומר</w:t>
        </w:r>
      </w:ins>
      <w:del w:id="90144" w:author="Claude - סמנטי" w:date="2026-10-11T12:19:29Z">
        <w:r>
          <w:rPr>
            <w:rFonts w:ascii="FontbitDavid" w:hAnsi="FontbitDavid" w:hint="cs"/>
            <w:sz w:val="24"/>
            <w:rtl/>
          </w:rPr>
          <w:delText xml:space="preserve">למימרא</w:delText>
        </w:r>
      </w:del>
      <w:r>
        <w:rPr>
          <w:rFonts w:ascii="FontbitDavid" w:hAnsi="FontbitDavid" w:hint="cs"/>
          <w:sz w:val="24"/>
          <w:rtl/>
        </w:rPr>
        <w:t xml:space="preserve"> </w:t>
      </w:r>
      <w:ins w:id="97431" w:author="מנוע מכני" w:date="2026-10-11T12:04:39Z">
        <w:r>
          <w:rPr>
            <w:rFonts w:ascii="FontbitDavid" w:hAnsi="FontbitDavid" w:hint="cs"/>
            <w:sz w:val="24"/>
            <w:rtl/>
          </w:rPr>
          <w:t xml:space="preserve">דאם </w:t>
        </w:r>
      </w:ins>
      <w:del w:id="97432" w:author="מנוע מכני" w:date="2026-10-11T12:04:39Z">
        <w:r>
          <w:rPr>
            <w:rFonts w:ascii="FontbitDavid" w:hAnsi="FontbitDavid" w:hint="cs"/>
            <w:sz w:val="24"/>
            <w:rtl/>
          </w:rPr>
          <w:delText xml:space="preserve">דאי </w:delText>
        </w:r>
      </w:del>
      <w:ins w:id="94011" w:author="מנוע מכני" w:date="2026-10-11T12:04:39Z">
        <w:r>
          <w:rPr>
            <w:rFonts w:ascii="FontbitDavid" w:hAnsi="FontbitDavid" w:hint="cs"/>
            <w:sz w:val="24"/>
            <w:rtl/>
          </w:rPr>
          <w:t xml:space="preserve">יש</w:t>
        </w:r>
      </w:ins>
      <w:del w:id="94012"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י' מצעות וישב עליהם טמאים פשיטא </w:t>
      </w:r>
      <w:r>
        <w:rPr>
          <w:rFonts w:ascii="FontbitDavid" w:hAnsi="FontbitDavid"/>
          <w:sz w:val="24"/>
          <w:rtl/>
        </w:rPr>
        <w:t>–</w:t>
      </w:r>
      <w:r>
        <w:rPr>
          <w:rFonts w:ascii="FontbitDavid" w:hAnsi="FontbitDavid" w:hint="cs"/>
          <w:sz w:val="24"/>
          <w:rtl/>
        </w:rPr>
        <w:t xml:space="preserve"> </w:t>
      </w:r>
      <w:ins w:id="94015" w:author="מנוע מכני" w:date="2026-10-11T12:04:39Z">
        <w:r>
          <w:rPr>
            <w:rFonts w:ascii="FontbitDavid" w:hAnsi="FontbitDavid" w:hint="cs"/>
            <w:sz w:val="24"/>
            <w:rtl/>
          </w:rPr>
          <w:t xml:space="preserve">שהרי</w:t>
        </w:r>
      </w:ins>
      <w:del w:id="94016"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מדרס הוא </w:t>
      </w:r>
    </w:p>
    <w:p>
      <w:pPr>
        <w:pStyle w:val="38"/>
        <w:rPr>
          <w:ins w:id="100035" w:author="מנוע מכני" w:date="2026-10-11T12:04:39Z"/>
        </w:rPr>
      </w:pPr>
      <w:r w:rsidRPr="00B078C3">
        <w:t xml:space="preserve">אלא:</w:t>
      </w:r>
    </w:p>
    <w:p w:rsidR="00E403F0" w:rsidRPr="00B078C3" w:rsidRDefault="00E403F0" w:rsidP="00E403F0">
      <w:pPr>
        <w:rPr>
          <w:rFonts w:ascii="FontbitDavid" w:hAnsi="FontbitDavid"/>
          <w:sz w:val="24"/>
          <w:rtl/>
        </w:rPr>
      </w:pPr>
      <w:del w:id="1000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שיהא תחתונו של בועל נדה כעליונו של זב, </w:t>
      </w:r>
      <w:r>
        <w:rPr>
          <w:rFonts w:ascii="FontbitDavid" w:hAnsi="FontbitDavid" w:hint="cs"/>
          <w:sz w:val="24"/>
          <w:rtl/>
        </w:rPr>
        <w:t>ש</w:t>
      </w:r>
      <w:r w:rsidRPr="00B078C3">
        <w:rPr>
          <w:rFonts w:ascii="FontbitDavid" w:hAnsi="FontbitDavid"/>
          <w:sz w:val="24"/>
          <w:rtl/>
        </w:rPr>
        <w:t>אינו מטמא אלא אוכלין ומשקין,</w:t>
      </w:r>
    </w:p>
    <w:p w:rsidR="00E403F0" w:rsidRDefault="00E403F0" w:rsidP="00E403F0">
      <w:pPr>
        <w:pStyle w:val="afff3"/>
        <w:framePr w:wrap="around"/>
        <w:rPr>
          <w:rtl/>
        </w:rPr>
      </w:pPr>
      <w:r>
        <w:rPr>
          <w:rFonts w:hint="cs"/>
          <w:rtl/>
        </w:rPr>
        <w:t>לג.</w:t>
      </w:r>
    </w:p>
    <w:p w:rsidR="00E403F0" w:rsidRDefault="00E403F0" w:rsidP="00E403F0">
      <w:pPr>
        <w:rPr>
          <w:rFonts w:ascii="FontbitDavid" w:hAnsi="FontbitDavid"/>
          <w:sz w:val="24"/>
          <w:rtl/>
        </w:rPr>
      </w:pPr>
      <w:r w:rsidRPr="00B078C3">
        <w:rPr>
          <w:rFonts w:ascii="FontbitDavid" w:hAnsi="FontbitDavid"/>
          <w:sz w:val="24"/>
          <w:rtl/>
        </w:rPr>
        <w:t xml:space="preserve">עליונו של זב </w:t>
      </w:r>
      <w:r>
        <w:rPr>
          <w:rFonts w:ascii="FontbitDavid" w:hAnsi="FontbitDavid" w:hint="cs"/>
          <w:sz w:val="24"/>
          <w:rtl/>
        </w:rPr>
        <w:t>שאינו מטמא אלא אוכלין ומשקין מ'</w:t>
      </w:r>
      <w:ins w:id="90431" w:author="Claude - סמנטי" w:date="2026-10-11T12:19:29Z">
        <w:r>
          <w:rPr>
            <w:rStyle w:val="afffff0"/>
            <w:rFonts w:ascii="FontbitDavid" w:hAnsi="FontbitDavid"/>
            <w:sz w:val="24"/>
            <w:rtl/>
          </w:rPr>
          <w:t xml:space="preserve">וְכָל הַנּוֹגֵעַ בְּכֹל אֲשֶׁר יִהְיֶה תַחְתָּיו יִטְמָא</w:t>
        </w:r>
      </w:ins>
      <w:del w:id="90432" w:author="Claude - סמנטי" w:date="2026-10-11T12:19:29Z">
        <w:r w:rsidRPr="00B078C3">
          <w:rPr>
            <w:rFonts w:ascii="FontbitDavid" w:hAnsi="FontbitDavid"/>
            <w:sz w:val="24"/>
            <w:rtl/>
          </w:rPr>
          <w:delText xml:space="preserve">וכל הנוגע בכל אשר יהיה תחתיו יטמא</w:delText>
        </w:r>
      </w:del>
      <w:r>
        <w:rPr>
          <w:rFonts w:ascii="FontbitDavid" w:hAnsi="FontbitDavid" w:hint="cs"/>
          <w:sz w:val="24"/>
          <w:rtl/>
        </w:rPr>
        <w:t>'</w:t>
      </w:r>
      <w:r w:rsidRPr="00B078C3">
        <w:rPr>
          <w:rFonts w:ascii="FontbitDavid" w:hAnsi="FontbitDavid"/>
          <w:sz w:val="24"/>
          <w:rtl/>
        </w:rPr>
        <w:t xml:space="preserve">, </w:t>
      </w:r>
    </w:p>
    <w:p w:rsidR="00E403F0" w:rsidRDefault="00E403F0" w:rsidP="00E403F0">
      <w:pPr>
        <w:rPr>
          <w:rFonts w:ascii="FontbitDavid" w:hAnsi="FontbitDavid"/>
          <w:sz w:val="24"/>
          <w:rtl/>
        </w:rPr>
      </w:pPr>
      <w:r>
        <w:rPr>
          <w:rFonts w:ascii="FontbitDavid" w:hAnsi="FontbitDavid" w:hint="cs"/>
          <w:sz w:val="24"/>
          <w:rtl/>
        </w:rPr>
        <w:t>ומהא ד'</w:t>
      </w:r>
      <w:r w:rsidRPr="00B078C3">
        <w:rPr>
          <w:rStyle w:val="afffff0"/>
          <w:rFonts w:ascii="FontbitDavid" w:hAnsi="FontbitDavid"/>
          <w:sz w:val="24"/>
          <w:rtl/>
        </w:rPr>
        <w:t>הנוגע בכל אשר יהיה הזב תחתיו</w:t>
      </w:r>
      <w:r>
        <w:rPr>
          <w:rFonts w:ascii="FontbitDavid" w:hAnsi="FontbitDavid" w:hint="cs"/>
          <w:sz w:val="24"/>
          <w:rtl/>
        </w:rPr>
        <w:t xml:space="preserve">' והיינו </w:t>
      </w:r>
      <w:r w:rsidRPr="00B078C3">
        <w:rPr>
          <w:rFonts w:ascii="FontbitDavid" w:hAnsi="FontbitDavid"/>
          <w:sz w:val="24"/>
          <w:rtl/>
        </w:rPr>
        <w:t>עליון של זב</w:t>
      </w:r>
      <w:r>
        <w:rPr>
          <w:rFonts w:ascii="FontbitDavid" w:hAnsi="FontbitDavid" w:hint="cs"/>
          <w:sz w:val="24"/>
          <w:rtl/>
        </w:rPr>
        <w:t xml:space="preserve">,</w:t>
      </w:r>
      <w:ins w:id="96863" w:author="מנוע מכני" w:date="2026-10-11T12:04:39Z">
        <w:r>
          <w:rPr>
            <w:rFonts w:ascii="FontbitDavid" w:hAnsi="FontbitDavid" w:hint="cs"/>
            <w:sz w:val="24"/>
            <w:rtl/>
          </w:rPr>
          <w:t xml:space="preserve"> </w:t>
        </w:r>
      </w:ins>
      <w:del w:id="96864"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p>
    <w:p w:rsidR="00E403F0" w:rsidRPr="00017C1D" w:rsidRDefault="00E403F0" w:rsidP="00E403F0">
      <w:pPr>
        <w:pStyle w:val="a3"/>
        <w:rPr>
          <w:spacing w:val="0"/>
          <w:rtl/>
        </w:rPr>
      </w:pPr>
      <w:r w:rsidRPr="00017C1D">
        <w:rPr>
          <w:spacing w:val="0"/>
          <w:rtl/>
        </w:rPr>
        <w:tab/>
        <w:t>נתקו הכתוב מטומאה חמורה והביאו לידי טומאה קלה, לומר לך שאינו מטמא אלא אוכלין ומשקין.</w:t>
      </w:r>
    </w:p>
    <w:p w:rsidR="00E403F0" w:rsidRPr="00B078C3" w:rsidRDefault="00E403F0" w:rsidP="00E403F0">
      <w:pPr>
        <w:rPr>
          <w:rFonts w:ascii="FontbitDavid" w:hAnsi="FontbitDavid"/>
          <w:sz w:val="24"/>
          <w:rtl/>
        </w:rPr>
      </w:pPr>
      <w:ins w:id="98359" w:author="מנוע מכני" w:date="2026-10-11T12:04:39Z">
        <w:r>
          <w:rPr>
            <w:rFonts w:ascii="FontbitDavid" w:hAnsi="FontbitDavid"/>
            <w:sz w:val="24"/>
            <w:rtl/>
          </w:rPr>
          <w:t xml:space="preserve">אמור</w:t>
        </w:r>
      </w:ins>
      <w:del w:id="98360"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נתקו הכתוב מטומאה חמורה - דלא מטמא אדם לטמא בגדים, אבל אדם או בגדים </w:t>
      </w:r>
      <w:ins w:id="90147" w:author="Claude - סמנטי" w:date="2026-10-11T12:19:29Z">
        <w:r>
          <w:rPr>
            <w:rFonts w:ascii="FontbitDavid" w:hAnsi="FontbitDavid"/>
            <w:sz w:val="24"/>
            <w:rtl/>
          </w:rPr>
          <w:t xml:space="preserve">להיטמא</w:t>
        </w:r>
      </w:ins>
      <w:del w:id="90148" w:author="Claude - סמנטי" w:date="2026-10-11T12:19:29Z">
        <w:r w:rsidRPr="00B078C3">
          <w:rPr>
            <w:rFonts w:ascii="FontbitDavid" w:hAnsi="FontbitDavid"/>
            <w:sz w:val="24"/>
            <w:rtl/>
          </w:rPr>
          <w:delText xml:space="preserve">ליטמא</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קרא </w:t>
      </w:r>
      <w:r>
        <w:rPr>
          <w:rFonts w:ascii="FontbitDavid" w:hAnsi="FontbitDavid" w:hint="cs"/>
          <w:sz w:val="24"/>
          <w:rtl/>
        </w:rPr>
        <w:t>'</w:t>
      </w:r>
      <w:ins w:id="90145" w:author="Claude - סמנטי" w:date="2026-10-11T12:19:29Z">
        <w:r>
          <w:rPr>
            <w:rStyle w:val="afffff0"/>
            <w:rFonts w:ascii="FontbitDavid" w:hAnsi="FontbitDavid"/>
            <w:sz w:val="24"/>
            <w:rtl/>
          </w:rPr>
          <w:t xml:space="preserve">יִטְמָא</w:t>
        </w:r>
      </w:ins>
      <w:del w:id="90146" w:author="Claude - סמנטי" w:date="2026-10-11T12:19:29Z">
        <w:r w:rsidRPr="00B078C3">
          <w:rPr>
            <w:rFonts w:ascii="FontbitDavid" w:hAnsi="FontbitDavid"/>
            <w:sz w:val="24"/>
            <w:rtl/>
          </w:rPr>
          <w:delText xml:space="preserve">יטמא</w:delText>
        </w:r>
      </w:del>
      <w:r>
        <w:rPr>
          <w:rFonts w:ascii="FontbitDavid" w:hAnsi="FontbitDavid" w:hint="cs"/>
          <w:sz w:val="24"/>
          <w:rtl/>
        </w:rPr>
        <w:t>'</w:t>
      </w:r>
      <w:r w:rsidRPr="00B078C3">
        <w:rPr>
          <w:rFonts w:ascii="FontbitDavid" w:hAnsi="FontbitDavid"/>
          <w:sz w:val="24"/>
          <w:rtl/>
        </w:rPr>
        <w:t xml:space="preserve"> - טומאה קלה משמע.</w:t>
      </w:r>
    </w:p>
    <w:p>
      <w:pPr>
        <w:pStyle w:val="afffff8"/>
        <w:rPr>
          <w:ins w:id="90397" w:author="קלוד" w:date="2026-10-11T12:23:38Z"/>
        </w:rPr>
      </w:pPr>
      <w:ins w:id="90398" w:author="קלוד" w:date="2026-10-11T12:23:38Z">
        <w:r>
          <w:rPr>
            <w:color w:val="7B3F00"/>
          </w:rPr>
          <w:t xml:space="preserve">תחתונו של בועל נדה - 'ותהי נדתה עליו' ו'וכל המשכב'</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ותחתונו של בועל נדה </w:t>
      </w:r>
      <w:r w:rsidRPr="00B078C3">
        <w:rPr>
          <w:rFonts w:ascii="FontbitDavid" w:hAnsi="FontbitDavid"/>
          <w:sz w:val="24"/>
          <w:rtl/>
        </w:rPr>
        <w:t xml:space="preserve">דתניא</w:t>
      </w:r>
      <w:r w:rsidRPr="00B078C3">
        <w:rPr>
          <w:rFonts w:ascii="FontbitDavid" w:hAnsi="FontbitDavid"/>
          <w:sz w:val="24"/>
          <w:rtl/>
        </w:rPr>
        <w:t xml:space="preserve"> </w:t>
      </w:r>
      <w:r>
        <w:rPr>
          <w:rFonts w:ascii="FontbitDavid" w:hAnsi="FontbitDavid" w:hint="cs"/>
          <w:sz w:val="24"/>
          <w:rtl/>
        </w:rPr>
        <w:t>'</w:t>
      </w:r>
      <w:ins w:id="90433" w:author="Claude - סמנטי" w:date="2026-10-11T12:19:29Z">
        <w:r>
          <w:rPr>
            <w:rStyle w:val="afffff0"/>
            <w:rFonts w:ascii="FontbitDavid" w:hAnsi="FontbitDavid"/>
            <w:sz w:val="24"/>
            <w:rtl/>
          </w:rPr>
          <w:t xml:space="preserve">וּתְהִי נִדָּתָהּ עָלָיו</w:t>
        </w:r>
      </w:ins>
      <w:del w:id="90434" w:author="Claude - סמנטי" w:date="2026-10-11T12:19:29Z">
        <w:r w:rsidRPr="00B078C3">
          <w:rPr>
            <w:rFonts w:ascii="FontbitDavid" w:hAnsi="FontbitDavid"/>
            <w:sz w:val="24"/>
            <w:rtl/>
          </w:rPr>
          <w:delText xml:space="preserve">ותהי נדתה עליו</w:delText>
        </w:r>
      </w:del>
      <w:r>
        <w:rPr>
          <w:rFonts w:ascii="FontbitDavid" w:hAnsi="FontbitDavid" w:hint="cs"/>
          <w:sz w:val="24"/>
          <w:rtl/>
        </w:rPr>
        <w:t>'</w:t>
      </w:r>
      <w:r w:rsidRPr="00B078C3">
        <w:rPr>
          <w:rFonts w:ascii="FontbitDavid" w:hAnsi="FontbitDavid"/>
          <w:sz w:val="24"/>
          <w:rtl/>
        </w:rPr>
        <w:t xml:space="preserve">, יכול יעלה לרגלה - </w:t>
      </w:r>
      <w:r w:rsidRPr="00B078C3">
        <w:rPr>
          <w:rFonts w:ascii="FontbitDavid" w:hAnsi="FontbitDavid"/>
          <w:sz w:val="24"/>
          <w:rtl/>
        </w:rPr>
        <w:t xml:space="preserve">ת"ל</w:t>
      </w:r>
      <w:r w:rsidRPr="00B078C3">
        <w:rPr>
          <w:rFonts w:ascii="FontbitDavid" w:hAnsi="FontbitDavid"/>
          <w:sz w:val="24"/>
          <w:rtl/>
        </w:rPr>
        <w:t xml:space="preserve"> יטמא ז' ימים.</w:t>
      </w:r>
    </w:p>
    <w:p w:rsidR="00E403F0" w:rsidRDefault="00E403F0" w:rsidP="00E403F0">
      <w:pPr>
        <w:rPr>
          <w:rFonts w:ascii="FontbitDavid" w:hAnsi="FontbitDavid"/>
          <w:sz w:val="24"/>
          <w:rtl/>
        </w:rPr>
      </w:pPr>
      <w:r w:rsidRPr="00B078C3">
        <w:rPr>
          <w:rFonts w:ascii="FontbitDavid" w:hAnsi="FontbitDavid"/>
          <w:sz w:val="24"/>
          <w:rtl/>
        </w:rPr>
        <w:t xml:space="preserve">ומה </w:t>
      </w:r>
      <w:r>
        <w:rPr>
          <w:rFonts w:ascii="FontbitDavid" w:hAnsi="FontbitDavid"/>
          <w:sz w:val="24"/>
          <w:rtl/>
        </w:rPr>
        <w:tab/>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hint="cs"/>
          <w:sz w:val="24"/>
          <w:rtl/>
        </w:rPr>
        <w:t>'</w:t>
      </w:r>
      <w:ins w:id="90435" w:author="Claude - סמנטי" w:date="2026-10-11T12:19:29Z">
        <w:r>
          <w:rPr>
            <w:rStyle w:val="afffff0"/>
            <w:rFonts w:ascii="FontbitDavid" w:hAnsi="FontbitDavid"/>
            <w:sz w:val="24"/>
            <w:rtl/>
          </w:rPr>
          <w:t xml:space="preserve">וּתְהִי נִדָּתָהּ עָלָיו</w:t>
        </w:r>
      </w:ins>
      <w:del w:id="90436" w:author="Claude - סמנטי" w:date="2026-10-11T12:19:29Z">
        <w:r w:rsidRPr="00B078C3">
          <w:rPr>
            <w:rFonts w:ascii="FontbitDavid" w:hAnsi="FontbitDavid"/>
            <w:sz w:val="24"/>
            <w:rtl/>
          </w:rPr>
          <w:delText xml:space="preserve">ותהי נדתה עליו</w:delText>
        </w:r>
      </w:del>
      <w:r>
        <w:rPr>
          <w:rFonts w:ascii="FontbitDavid" w:hAnsi="FontbitDavid" w:hint="cs"/>
          <w:sz w:val="24"/>
          <w:rtl/>
        </w:rPr>
        <w:t xml:space="preserve">'</w:t>
      </w:r>
      <w:ins w:id="96865" w:author="מנוע מכני" w:date="2026-10-11T12:04:39Z">
        <w:r>
          <w:rPr>
            <w:rFonts w:ascii="FontbitDavid" w:hAnsi="FontbitDavid" w:hint="cs"/>
            <w:sz w:val="24"/>
            <w:rtl/>
          </w:rPr>
          <w:t xml:space="preserve"> </w:t>
        </w:r>
      </w:ins>
      <w:del w:id="9686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שיכול </w:t>
      </w:r>
      <w:r w:rsidRPr="00B078C3">
        <w:rPr>
          <w:rFonts w:ascii="FontbitDavid" w:hAnsi="FontbitDavid"/>
          <w:sz w:val="24"/>
          <w:rtl/>
        </w:rPr>
        <w:t xml:space="preserve">לא</w:t>
      </w:r>
      <w:r w:rsidRPr="00B078C3">
        <w:rPr>
          <w:rFonts w:ascii="FontbitDavid" w:hAnsi="FontbitDavid"/>
          <w:sz w:val="24"/>
          <w:rtl/>
        </w:rPr>
        <w:t xml:space="preserve"> יטמא אדם וכלי חרס,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ab/>
        <w:t xml:space="preserve">ת"ל</w:t>
      </w:r>
      <w:r w:rsidRPr="00017C1D">
        <w:rPr>
          <w:rFonts w:ascii="FontbitDavid" w:hAnsi="FontbitDavid"/>
          <w:spacing w:val="-4"/>
          <w:sz w:val="24"/>
          <w:rtl/>
        </w:rPr>
        <w:tab/>
        <w:t xml:space="preserve"> - </w:t>
      </w:r>
      <w:r w:rsidRPr="00017C1D">
        <w:rPr>
          <w:rFonts w:ascii="FontbitDavid" w:hAnsi="FontbitDavid" w:hint="cs"/>
          <w:spacing w:val="-4"/>
          <w:sz w:val="24"/>
          <w:rtl/>
        </w:rPr>
        <w:t>'</w:t>
      </w:r>
      <w:ins w:id="90437" w:author="Claude - סמנטי" w:date="2026-10-11T12:19:29Z">
        <w:r>
          <w:rPr>
            <w:rStyle w:val="afffff0"/>
            <w:rFonts w:ascii="FontbitDavid" w:hAnsi="FontbitDavid"/>
            <w:spacing w:val="-4"/>
            <w:sz w:val="24"/>
            <w:rtl/>
          </w:rPr>
          <w:t xml:space="preserve">וּתְהִי נִדָּתָהּ עָלָיו</w:t>
        </w:r>
      </w:ins>
      <w:del w:id="90438" w:author="Claude - סמנטי" w:date="2026-10-11T12:19:29Z">
        <w:r w:rsidRPr="00017C1D">
          <w:rPr>
            <w:rFonts w:ascii="FontbitDavid" w:hAnsi="FontbitDavid"/>
            <w:spacing w:val="-4"/>
            <w:sz w:val="24"/>
            <w:rtl/>
          </w:rPr>
          <w:delText xml:space="preserve">ותהי נדתה עליו</w:delText>
        </w:r>
      </w:del>
      <w:r w:rsidRPr="00017C1D">
        <w:rPr>
          <w:rFonts w:ascii="FontbitDavid" w:hAnsi="FontbitDavid" w:hint="cs"/>
          <w:spacing w:val="-4"/>
          <w:sz w:val="24"/>
          <w:rtl/>
        </w:rPr>
        <w:t>'</w:t>
      </w:r>
      <w:r w:rsidRPr="00017C1D">
        <w:rPr>
          <w:rFonts w:ascii="FontbitDavid" w:hAnsi="FontbitDavid"/>
          <w:spacing w:val="-4"/>
          <w:sz w:val="24"/>
          <w:rtl/>
        </w:rPr>
        <w:t>, מה היא מטמאה אדם וכלי חרס - אף הוא מטמא אדם וכלי חרס.</w:t>
      </w:r>
    </w:p>
    <w:p w:rsidR="00E403F0" w:rsidRDefault="00E403F0" w:rsidP="00E403F0">
      <w:pPr>
        <w:rPr>
          <w:rFonts w:ascii="FontbitDavid" w:hAnsi="FontbitDavid"/>
          <w:sz w:val="24"/>
          <w:rtl/>
        </w:rPr>
      </w:pPr>
      <w:ins w:id="97433" w:author="מנוע מכני" w:date="2026-10-11T12:04:39Z">
        <w:r>
          <w:rPr>
            <w:rFonts w:ascii="FontbitDavid" w:hAnsi="FontbitDavid"/>
            <w:sz w:val="24"/>
            <w:rtl/>
          </w:rPr>
          <w:t xml:space="preserve">אם </w:t>
        </w:r>
      </w:ins>
      <w:del w:id="9743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מה היא - עושה משכב ומושב לטמא אדם לטמא בגדים, אף הוא עושה משכב ומושב לטמא אדם לטמא בגדים - </w:t>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hint="cs"/>
          <w:sz w:val="24"/>
          <w:rtl/>
        </w:rPr>
        <w:t>'</w:t>
      </w:r>
      <w:ins w:id="90439" w:author="Claude - סמנטי" w:date="2026-10-11T12:19:29Z">
        <w:r>
          <w:rPr>
            <w:rStyle w:val="afffff0"/>
            <w:rFonts w:ascii="FontbitDavid" w:hAnsi="FontbitDavid"/>
            <w:sz w:val="24"/>
            <w:rtl/>
          </w:rPr>
          <w:t xml:space="preserve">וְכָל הַמִּשְׁכָּב אֲשֶׁר יִשְׁכַּב עָלָיו יִטְמָא</w:t>
        </w:r>
      </w:ins>
      <w:del w:id="90440" w:author="Claude - סמנטי" w:date="2026-10-11T12:19:29Z">
        <w:r w:rsidRPr="00B078C3">
          <w:rPr>
            <w:rFonts w:ascii="FontbitDavid" w:hAnsi="FontbitDavid"/>
            <w:sz w:val="24"/>
            <w:rtl/>
          </w:rPr>
          <w:delText xml:space="preserve">וכל המשכב אשר ישכב עליו יטמא</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ומה </w:t>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hint="cs"/>
          <w:sz w:val="24"/>
          <w:rtl/>
        </w:rPr>
        <w:t>'</w:t>
      </w:r>
      <w:r w:rsidRPr="00B078C3">
        <w:rPr>
          <w:rStyle w:val="afffff0"/>
          <w:rFonts w:ascii="FontbitDavid" w:hAnsi="FontbitDavid"/>
          <w:sz w:val="24"/>
          <w:rtl/>
        </w:rPr>
        <w:t xml:space="preserve">וכל המשכב אשר וגו</w:t>
      </w:r>
      <w:r w:rsidRPr="00B078C3">
        <w:rPr>
          <w:rFonts w:ascii="FontbitDavid" w:hAnsi="FontbitDavid"/>
          <w:sz w:val="24"/>
          <w:rtl/>
        </w:rPr>
        <w:t xml:space="preserve">' - נתקו הכתוב מטומאה חמורה והביאו לידי טומאה קלה, לומר לך שאינו מטמא אלא אוכלין ומשקין.</w:t>
      </w:r>
    </w:p>
    <w:p>
      <w:pPr>
        <w:pStyle w:val="38"/>
        <w:rPr>
          <w:ins w:id="100037" w:author="מנוע מכני" w:date="2026-10-11T12:04:39Z"/>
        </w:rPr>
      </w:pPr>
      <w:ins w:id="98361" w:author="מנוע מכני" w:date="2026-10-11T12:04:39Z">
        <w:r>
          <w:t xml:space="preserve">מקשה</w:t>
        </w:r>
      </w:ins>
      <w:del w:id="98362" w:author="מנוע מכני" w:date="2026-10-11T12:04:39Z">
        <w:r w:rsidRPr="00B078C3">
          <w:delText xml:space="preserve">פריך</w:delText>
        </w:r>
      </w:del>
      <w:r w:rsidRPr="00B078C3">
        <w:t xml:space="preserve"> רב אחאי:</w:t>
      </w:r>
    </w:p>
    <w:p w:rsidR="00E403F0" w:rsidRDefault="00E403F0" w:rsidP="00E403F0">
      <w:pPr>
        <w:rPr>
          <w:rFonts w:ascii="FontbitDavid" w:hAnsi="FontbitDavid"/>
          <w:sz w:val="24"/>
          <w:rtl/>
        </w:rPr>
      </w:pPr>
      <w:del w:id="1000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אימא נתקו הכתוב מטומאה חמורה והביאו לטומאה קלה - דלא </w:t>
      </w:r>
      <w:ins w:id="90151" w:author="Claude - סמנטי" w:date="2026-10-11T12:19:29Z">
        <w:r>
          <w:rPr>
            <w:rFonts w:ascii="FontbitDavid" w:hAnsi="FontbitDavid"/>
            <w:sz w:val="24"/>
            <w:rtl/>
          </w:rPr>
          <w:t xml:space="preserve">להיטמא</w:t>
        </w:r>
      </w:ins>
      <w:del w:id="90152" w:author="Claude - סמנטי" w:date="2026-10-11T12:19:29Z">
        <w:r w:rsidRPr="00B078C3">
          <w:rPr>
            <w:rFonts w:ascii="FontbitDavid" w:hAnsi="FontbitDavid"/>
            <w:sz w:val="24"/>
            <w:rtl/>
          </w:rPr>
          <w:delText xml:space="preserve">ליטמא</w:delText>
        </w:r>
      </w:del>
      <w:r w:rsidRPr="00B078C3">
        <w:rPr>
          <w:rFonts w:ascii="FontbitDavid" w:hAnsi="FontbitDavid"/>
          <w:sz w:val="24"/>
          <w:rtl/>
        </w:rPr>
        <w:t xml:space="preserve"> אדם לטמויי בגדים, אבל אדם ובגדים </w:t>
      </w:r>
      <w:ins w:id="90149" w:author="Claude - סמנטי" w:date="2026-10-11T12:19:29Z">
        <w:r>
          <w:rPr>
            <w:rFonts w:ascii="FontbitDavid" w:hAnsi="FontbitDavid"/>
            <w:sz w:val="24"/>
            <w:rtl/>
          </w:rPr>
          <w:t xml:space="preserve">להיטמא</w:t>
        </w:r>
      </w:ins>
      <w:del w:id="90150" w:author="Claude - סמנטי" w:date="2026-10-11T12:19:29Z">
        <w:r>
          <w:rPr>
            <w:rFonts w:ascii="FontbitDavid" w:hAnsi="FontbitDavid"/>
            <w:sz w:val="24"/>
            <w:rtl/>
          </w:rPr>
          <w:delText xml:space="preserve">ליטמא</w:delText>
        </w:r>
      </w:del>
      <w:r>
        <w:rPr>
          <w:rFonts w:ascii="FontbitDavid" w:hAnsi="FontbitDavid"/>
          <w:sz w:val="24"/>
          <w:rtl/>
        </w:rPr>
        <w:t xml:space="preserve">! </w:t>
      </w:r>
    </w:p>
    <w:p>
      <w:pPr>
        <w:pStyle w:val="38"/>
        <w:rPr>
          <w:ins w:id="100039" w:author="מנוע מכני" w:date="2026-10-11T12:04:39Z"/>
        </w:rPr>
      </w:pPr>
      <w:r w:rsidRPr="004817B6">
        <w:t>א.</w:t>
      </w:r>
      <w:r>
        <w:t xml:space="preserve"> </w:t>
      </w:r>
      <w:ins w:id="91415" w:author="מנוע מכני" w:date="2026-10-11T12:04:39Z">
        <w:r>
          <w:t xml:space="preserve">א"ר</w:t>
        </w:r>
      </w:ins>
      <w:del w:id="91416" w:author="מנוע מכני" w:date="2026-10-11T12:04:39Z">
        <w:r>
          <w:delText xml:space="preserve">א</w:delText>
        </w:r>
        <w:r w:rsidRPr="00B078C3">
          <w:delText xml:space="preserve">''ר</w:delText>
        </w:r>
      </w:del>
      <w:r w:rsidRPr="00B078C3">
        <w:t xml:space="preserve"> אסי:</w:t>
      </w:r>
    </w:p>
    <w:p w:rsidR="00E403F0" w:rsidRPr="00B078C3" w:rsidRDefault="00E403F0" w:rsidP="00E403F0">
      <w:pPr>
        <w:rPr>
          <w:rFonts w:ascii="FontbitDavid" w:hAnsi="FontbitDavid"/>
          <w:sz w:val="24"/>
          <w:rtl/>
        </w:rPr>
      </w:pPr>
      <w:del w:id="1000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יטמא - טומאה קלה משמע.</w:t>
      </w:r>
    </w:p>
    <w:p>
      <w:pPr>
        <w:pStyle w:val="38"/>
        <w:rPr>
          <w:ins w:id="100041" w:author="מנוע מכני" w:date="2026-10-11T12:04:39Z"/>
        </w:rPr>
      </w:pPr>
      <w:r w:rsidRPr="00E87E21">
        <w:t xml:space="preserve">אימא:</w:t>
      </w:r>
    </w:p>
    <w:p w:rsidR="00E403F0" w:rsidRPr="00E87E21" w:rsidRDefault="00E403F0" w:rsidP="00E403F0">
      <w:pPr>
        <w:rPr>
          <w:rFonts w:ascii="FontbitDavid" w:hAnsi="FontbitDavid"/>
          <w:spacing w:val="-6"/>
          <w:sz w:val="24"/>
          <w:rtl/>
        </w:rPr>
      </w:pPr>
      <w:del w:id="100042" w:author="מנוע מכני" w:date="2026-10-11T12:04:39Z">
        <w:r w:rsidRPr="00E87E21">
          <w:rPr>
            <w:rFonts w:ascii="FontbitDavid" w:hAnsi="FontbitDavid"/>
            <w:spacing w:val="-6"/>
            <w:sz w:val="24"/>
            <w:rtl/>
          </w:rPr>
          <w:delText xml:space="preserve"> </w:delText>
        </w:r>
      </w:del>
      <w:r w:rsidRPr="00E87E21">
        <w:rPr>
          <w:rFonts w:ascii="FontbitDavid" w:hAnsi="FontbitDavid" w:hint="cs"/>
          <w:spacing w:val="-6"/>
          <w:sz w:val="24"/>
          <w:rtl/>
        </w:rPr>
        <w:t>'</w:t>
      </w:r>
      <w:ins w:id="90443" w:author="Claude - סמנטי" w:date="2026-10-11T12:19:29Z">
        <w:r>
          <w:rPr>
            <w:rStyle w:val="afffff0"/>
            <w:rFonts w:ascii="FontbitDavid" w:hAnsi="FontbitDavid"/>
            <w:spacing w:val="-6"/>
            <w:sz w:val="24"/>
            <w:rtl/>
          </w:rPr>
          <w:t xml:space="preserve">וּתְהִי נִדָּתָהּ עָלָיו</w:t>
        </w:r>
      </w:ins>
      <w:del w:id="90444" w:author="Claude - סמנטי" w:date="2026-10-11T12:19:29Z">
        <w:r w:rsidRPr="00E87E21">
          <w:rPr>
            <w:rFonts w:ascii="FontbitDavid" w:hAnsi="FontbitDavid"/>
            <w:spacing w:val="-6"/>
            <w:sz w:val="24"/>
            <w:rtl/>
          </w:rPr>
          <w:delText xml:space="preserve">ותהי נדתה עליו</w:delText>
        </w:r>
      </w:del>
      <w:r w:rsidRPr="00E87E21">
        <w:rPr>
          <w:rFonts w:ascii="FontbitDavid" w:hAnsi="FontbitDavid" w:hint="cs"/>
          <w:spacing w:val="-6"/>
          <w:sz w:val="24"/>
          <w:rtl/>
        </w:rPr>
        <w:t>'</w:t>
      </w:r>
      <w:r w:rsidRPr="00E87E21">
        <w:rPr>
          <w:rFonts w:ascii="FontbitDavid" w:hAnsi="FontbitDavid"/>
          <w:spacing w:val="-6"/>
          <w:sz w:val="24"/>
          <w:rtl/>
        </w:rPr>
        <w:t xml:space="preserve"> - כלל, </w:t>
      </w:r>
      <w:r w:rsidRPr="00E87E21">
        <w:rPr>
          <w:rFonts w:ascii="FontbitDavid" w:hAnsi="FontbitDavid" w:hint="cs"/>
          <w:spacing w:val="-6"/>
          <w:sz w:val="24"/>
          <w:rtl/>
        </w:rPr>
        <w:t>'</w:t>
      </w:r>
      <w:ins w:id="90441" w:author="Claude - סמנטי" w:date="2026-10-11T12:19:29Z">
        <w:r>
          <w:rPr>
            <w:rStyle w:val="afffff0"/>
            <w:rFonts w:ascii="FontbitDavid" w:hAnsi="FontbitDavid"/>
            <w:spacing w:val="-6"/>
            <w:sz w:val="24"/>
            <w:rtl/>
          </w:rPr>
          <w:t xml:space="preserve">וְכָל הַמִּשְׁכָּב</w:t>
        </w:r>
      </w:ins>
      <w:del w:id="90442" w:author="Claude - סמנטי" w:date="2026-10-11T12:19:29Z">
        <w:r w:rsidRPr="00E87E21">
          <w:rPr>
            <w:rFonts w:ascii="FontbitDavid" w:hAnsi="FontbitDavid"/>
            <w:spacing w:val="-6"/>
            <w:sz w:val="24"/>
            <w:rtl/>
          </w:rPr>
          <w:delText xml:space="preserve">וכל המשכב</w:delText>
        </w:r>
      </w:del>
      <w:r w:rsidRPr="00E87E21">
        <w:rPr>
          <w:rFonts w:ascii="FontbitDavid" w:hAnsi="FontbitDavid" w:hint="cs"/>
          <w:spacing w:val="-6"/>
          <w:sz w:val="24"/>
          <w:rtl/>
        </w:rPr>
        <w:t>'</w:t>
      </w:r>
      <w:r w:rsidRPr="00E87E21">
        <w:rPr>
          <w:rFonts w:ascii="FontbitDavid" w:hAnsi="FontbitDavid"/>
          <w:spacing w:val="-6"/>
          <w:sz w:val="24"/>
          <w:rtl/>
        </w:rPr>
        <w:t xml:space="preserve"> - פרט, </w:t>
      </w:r>
      <w:r w:rsidRPr="00E87E21">
        <w:rPr>
          <w:rFonts w:ascii="FontbitDavid" w:hAnsi="FontbitDavid" w:hint="cs"/>
          <w:spacing w:val="-6"/>
          <w:sz w:val="24"/>
          <w:rtl/>
        </w:rPr>
        <w:t>ו</w:t>
      </w:r>
      <w:r w:rsidRPr="00E87E21">
        <w:rPr>
          <w:rFonts w:ascii="FontbitDavid" w:hAnsi="FontbitDavid"/>
          <w:spacing w:val="-6"/>
          <w:sz w:val="24"/>
          <w:rtl/>
        </w:rPr>
        <w:t>אין בכלל אלא מה שבפרט:</w:t>
      </w:r>
      <w:r w:rsidRPr="00E87E21">
        <w:rPr>
          <w:rFonts w:ascii="FontbitDavid" w:hAnsi="FontbitDavid" w:hint="cs"/>
          <w:spacing w:val="-6"/>
          <w:sz w:val="24"/>
          <w:rtl/>
        </w:rPr>
        <w:t xml:space="preserve"> רק </w:t>
      </w:r>
      <w:r w:rsidRPr="00E87E21">
        <w:rPr>
          <w:rFonts w:ascii="FontbitDavid" w:hAnsi="FontbitDavid"/>
          <w:spacing w:val="-6"/>
          <w:sz w:val="24"/>
          <w:rtl/>
        </w:rPr>
        <w:t>משכב ומושב</w:t>
      </w:r>
    </w:p>
    <w:p>
      <w:pPr>
        <w:pStyle w:val="38"/>
        <w:rPr>
          <w:ins w:id="100043" w:author="מנוע מכני" w:date="2026-10-11T12:04:39Z"/>
        </w:rPr>
      </w:pPr>
      <w:r w:rsidRPr="004817B6">
        <w:t>ב.</w:t>
      </w:r>
      <w:r>
        <w:t xml:space="preserve"> </w:t>
      </w:r>
      <w:r w:rsidRPr="0048073C">
        <w:t>אביי</w:t>
      </w:r>
      <w:r w:rsidRPr="004817B6">
        <w:t xml:space="preserve">:</w:t>
      </w:r>
    </w:p>
    <w:p w:rsidR="00E403F0" w:rsidRDefault="00E403F0" w:rsidP="00E403F0">
      <w:pPr>
        <w:rPr>
          <w:rFonts w:ascii="FontbitDavid" w:hAnsi="FontbitDavid"/>
          <w:sz w:val="24"/>
          <w:rtl/>
        </w:rPr>
      </w:pPr>
      <w:del w:id="100044" w:author="מנוע מכני" w:date="2026-10-11T12:04:39Z">
        <w:r w:rsidRPr="004817B6">
          <w:rPr>
            <w:rFonts w:ascii="FontbitDavid" w:hAnsi="FontbitDavid"/>
            <w:sz w:val="24"/>
            <w:rtl/>
          </w:rPr>
          <w:delText xml:space="preserve"> </w:delText>
        </w:r>
      </w:del>
      <w:r w:rsidRPr="004817B6">
        <w:rPr>
          <w:rFonts w:ascii="FontbitDavid" w:hAnsi="FontbitDavid"/>
          <w:sz w:val="24"/>
          <w:rtl/>
        </w:rPr>
        <w:t xml:space="preserve">יטמא ז' ימים מפסיק הענין, הוי כלל ופרט המרוחקין זה מזה, וכל כלל ופרט המרוחקין זה מזה - אין דנין אותו בכלל ופרט.</w:t>
      </w:r>
    </w:p>
    <w:p>
      <w:pPr>
        <w:pStyle w:val="38"/>
        <w:rPr>
          <w:ins w:id="100045" w:author="מנוע מכני" w:date="2026-10-11T12:04:39Z"/>
        </w:rPr>
      </w:pPr>
      <w:r w:rsidRPr="004817B6">
        <w:t>ג.</w:t>
      </w:r>
      <w:r>
        <w:t xml:space="preserve"> </w:t>
      </w:r>
      <w:r w:rsidRPr="0048073C">
        <w:t>רבא</w:t>
      </w:r>
      <w:r w:rsidRPr="004817B6">
        <w:t xml:space="preserve">:</w:t>
      </w:r>
    </w:p>
    <w:p w:rsidR="00E403F0" w:rsidRPr="004817B6" w:rsidRDefault="00E403F0" w:rsidP="00E403F0">
      <w:pPr>
        <w:rPr>
          <w:rFonts w:ascii="FontbitDavid" w:hAnsi="FontbitDavid"/>
          <w:sz w:val="24"/>
          <w:rtl/>
        </w:rPr>
      </w:pPr>
      <w:del w:id="100046" w:author="מנוע מכני" w:date="2026-10-11T12:04:39Z">
        <w:r w:rsidRPr="004817B6">
          <w:rPr>
            <w:rFonts w:ascii="FontbitDavid" w:hAnsi="FontbitDavid"/>
            <w:sz w:val="24"/>
            <w:rtl/>
          </w:rPr>
          <w:delText xml:space="preserve"> </w:delText>
        </w:r>
      </w:del>
      <w:r w:rsidRPr="004817B6">
        <w:rPr>
          <w:rFonts w:ascii="FontbitDavid" w:hAnsi="FontbitDavid"/>
          <w:sz w:val="24"/>
          <w:rtl/>
        </w:rPr>
        <w:t xml:space="preserve">לעולם דנין, וכל - ריבויא הוא.</w:t>
      </w:r>
    </w:p>
    <w:p>
      <w:pPr>
        <w:pStyle w:val="38"/>
        <w:rPr>
          <w:ins w:id="100047" w:author="מנוע מכני" w:date="2026-10-11T12:04:39Z"/>
        </w:rPr>
      </w:pPr>
      <w:r>
        <w:tab/>
      </w:r>
      <w:r w:rsidRPr="004817B6">
        <w:t>מתקיף</w:t>
      </w:r>
      <w:r w:rsidRPr="00B078C3">
        <w:t xml:space="preserve"> רבי יעקב:</w:t>
      </w:r>
    </w:p>
    <w:p w:rsidR="00E403F0" w:rsidRDefault="00E403F0" w:rsidP="00E403F0">
      <w:pPr>
        <w:pStyle w:val="a3"/>
        <w:rPr>
          <w:rtl/>
        </w:rPr>
      </w:pPr>
      <w:del w:id="100048" w:author="מנוע מכני" w:date="2026-10-11T12:04:39Z">
        <w:r w:rsidRPr="00B078C3">
          <w:rPr>
            <w:rtl/>
          </w:rPr>
          <w:delText xml:space="preserve"> </w:delText>
        </w:r>
      </w:del>
      <w:r w:rsidRPr="00B078C3">
        <w:rPr>
          <w:rtl/>
        </w:rPr>
        <w:t xml:space="preserve">אימא כהיא</w:t>
      </w:r>
      <w:r>
        <w:rPr>
          <w:rFonts w:hint="cs"/>
          <w:rtl/>
        </w:rPr>
        <w:t xml:space="preserve"> ד</w:t>
      </w:r>
      <w:r w:rsidRPr="00B078C3">
        <w:rPr>
          <w:rtl/>
        </w:rPr>
        <w:t xml:space="preserve">לא חלקת בה בין מגעה למשכבה, לטמא אדם ולטמא </w:t>
      </w:r>
      <w:r w:rsidRPr="00E87E21">
        <w:rPr>
          <w:spacing w:val="-6"/>
          <w:rtl/>
        </w:rPr>
        <w:t xml:space="preserve">בגדים לחומרא, אף הוא - </w:t>
      </w:r>
      <w:r w:rsidRPr="00E87E21">
        <w:rPr>
          <w:spacing w:val="-6"/>
          <w:rtl/>
        </w:rPr>
        <w:t xml:space="preserve">לא</w:t>
      </w:r>
      <w:r w:rsidRPr="00E87E21">
        <w:rPr>
          <w:spacing w:val="-6"/>
          <w:rtl/>
        </w:rPr>
        <w:t xml:space="preserve"> תחלוק בו בין מגעו למשכבו לטמא אדם ולטמא בגדים לקולא! </w:t>
      </w:r>
    </w:p>
    <w:p>
      <w:pPr>
        <w:pStyle w:val="38"/>
        <w:rPr>
          <w:ins w:id="100049" w:author="מנוע מכני" w:date="2026-10-11T12:04:39Z"/>
        </w:rPr>
      </w:pPr>
      <w:r>
        <w:tab/>
      </w:r>
      <w:r>
        <w:t xml:space="preserve">וענהו </w:t>
      </w:r>
      <w:r w:rsidRPr="004817B6">
        <w:t>רבא</w:t>
      </w:r>
      <w:r w:rsidRPr="00B078C3">
        <w:t xml:space="preserve">:</w:t>
      </w:r>
    </w:p>
    <w:p w:rsidR="00E403F0" w:rsidRPr="00B078C3" w:rsidRDefault="00E403F0" w:rsidP="00E403F0">
      <w:pPr>
        <w:rPr>
          <w:rFonts w:ascii="FontbitDavid" w:hAnsi="FontbitDavid"/>
          <w:sz w:val="24"/>
          <w:rtl/>
        </w:rPr>
      </w:pPr>
      <w:del w:id="1000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עליו - להטעינו משמע.</w:t>
      </w:r>
    </w:p>
    <w:p w:rsidR="00E403F0" w:rsidRPr="00B078C3" w:rsidRDefault="00E403F0" w:rsidP="00E403F0">
      <w:pPr>
        <w:jc w:val="center"/>
        <w:rPr>
          <w:del w:id="90078" w:author="מנוע עיצוב" w:date="2026-10-11T12:09:26Z"/>
          <w:rFonts w:ascii="FontbitDavid" w:hAnsi="FontbitDavid"/>
          <w:sz w:val="24"/>
          <w:rtl/>
        </w:rPr>
      </w:pPr>
      <w:del w:id="90077"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092" w:author="קלוד" w:date="2026-10-11T09:07:21Z">
          <w:pPr>
            <w:pStyle w:val="affff1"/>
            <w:rPr>
              <w:rtl/>
            </w:rPr>
          </w:pPr>
        </w:pPrChange>
      </w:pPr>
      <w:ins w:id="9838" w:author="מספור קטעי משנה" w:date="2026-10-11T09:25:19Z">
        <w:r>
          <w:rPr>
            <w:rStyle w:val="MisparKeta"/>
          </w:rPr>
          <w:t xml:space="preserve">ב. </w:t>
        </w:r>
      </w:ins>
      <w:r w:rsidRPr="00B078C3">
        <w:rPr>
          <w:rtl/>
        </w:rPr>
        <w:t xml:space="preserve">מפני שהן בועלי נדות וכו': </w:t>
      </w:r>
    </w:p>
    <w:p>
      <w:pPr>
        <w:pStyle w:val="38"/>
        <w:rPr>
          <w:ins w:id="100051" w:author="מנוע מכני" w:date="2026-10-11T12:04:39Z"/>
        </w:rPr>
      </w:pPr>
      <w:r w:rsidRPr="00B078C3">
        <w:t xml:space="preserve">א"ר יצחק מגדלאה:</w:t>
      </w:r>
    </w:p>
    <w:p w:rsidR="00E403F0" w:rsidRPr="00B078C3" w:rsidRDefault="00E403F0" w:rsidP="00E403F0">
      <w:pPr>
        <w:rPr>
          <w:rFonts w:ascii="FontbitDavid" w:hAnsi="FontbitDavid"/>
          <w:sz w:val="24"/>
          <w:rtl/>
        </w:rPr>
      </w:pPr>
      <w:del w:id="10005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בנשואות שנו.</w:t>
      </w:r>
    </w:p>
    <w:p w:rsidR="00E403F0" w:rsidRPr="00B078C3" w:rsidRDefault="00E403F0" w:rsidP="00E403F0">
      <w:pPr>
        <w:jc w:val="center"/>
        <w:rPr>
          <w:del w:id="90080" w:author="מנוע עיצוב" w:date="2026-10-11T12:09:26Z"/>
          <w:rFonts w:ascii="FontbitDavid" w:hAnsi="FontbitDavid"/>
          <w:sz w:val="24"/>
          <w:rtl/>
        </w:rPr>
      </w:pPr>
      <w:del w:id="90079"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093" w:author="קלוד" w:date="2026-10-11T09:07:21Z">
          <w:pPr>
            <w:pStyle w:val="affff1"/>
            <w:rPr>
              <w:rtl/>
            </w:rPr>
          </w:pPr>
        </w:pPrChange>
      </w:pPr>
      <w:ins w:id="9839" w:author="מספור קטעי משנה" w:date="2026-10-11T09:25:19Z">
        <w:r>
          <w:rPr>
            <w:rStyle w:val="MisparKeta"/>
          </w:rPr>
          <w:t xml:space="preserve">ג. </w:t>
        </w:r>
      </w:ins>
      <w:r w:rsidRPr="00B078C3">
        <w:rPr>
          <w:rtl/>
        </w:rPr>
        <w:lastRenderedPageBreak/>
        <w:t>והן יושבות על דם וכו'</w:t>
      </w:r>
    </w:p>
    <w:p>
      <w:pPr>
        <w:pStyle w:val="38"/>
        <w:rPr>
          <w:ins w:id="100053" w:author="מנוע מכני" w:date="2026-10-11T12:04:39Z"/>
        </w:rPr>
      </w:pPr>
      <w:r w:rsidRPr="00B078C3">
        <w:t xml:space="preserve">תניא</w:t>
      </w:r>
      <w:r w:rsidRPr="00B078C3">
        <w:t xml:space="preserve">, אר"מ:</w:t>
      </w:r>
    </w:p>
    <w:p w:rsidR="00E403F0" w:rsidRPr="00B078C3" w:rsidRDefault="00E403F0" w:rsidP="00E403F0">
      <w:pPr>
        <w:rPr>
          <w:rFonts w:ascii="FontbitDavid" w:hAnsi="FontbitDavid"/>
          <w:sz w:val="24"/>
          <w:rtl/>
        </w:rPr>
      </w:pPr>
      <w:del w:id="10005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הן יושבות על כל דם</w:t>
      </w:r>
      <w:r>
        <w:rPr>
          <w:rFonts w:ascii="FontbitDavid" w:hAnsi="FontbitDavid"/>
          <w:sz w:val="24"/>
          <w:rtl/>
        </w:rPr>
        <w:t xml:space="preserve"> ודם - תקנה גדולה היא להן, אלא</w:t>
      </w:r>
      <w:ins w:id="96867" w:author="מנוע מכני" w:date="2026-10-11T12:04:39Z">
        <w:r>
          <w:rPr>
            <w:rFonts w:ascii="FontbitDavid" w:hAnsi="FontbitDavid"/>
            <w:sz w:val="24"/>
            <w:rtl/>
          </w:rPr>
          <w:t xml:space="preserve"> </w:t>
        </w:r>
      </w:ins>
      <w:del w:id="96868" w:author="מנוע מכני" w:date="2026-10-11T12:04:39Z">
        <w:r>
          <w:rPr>
            <w:rFonts w:ascii="FontbitDavid" w:hAnsi="FontbitDavid"/>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שרואות דם אדום ומשלימות אותו לדם ירוק.</w:t>
      </w:r>
    </w:p>
    <w:p w:rsidR="00E403F0" w:rsidRPr="00B078C3" w:rsidRDefault="00E403F0" w:rsidP="00E403F0">
      <w:pPr>
        <w:rPr>
          <w:rFonts w:ascii="FontbitDavid" w:hAnsi="FontbitDavid"/>
          <w:sz w:val="24"/>
          <w:rtl/>
        </w:rPr>
      </w:pPr>
      <w:r w:rsidRPr="00B078C3">
        <w:rPr>
          <w:rFonts w:ascii="FontbitDavid" w:hAnsi="FontbitDavid"/>
          <w:sz w:val="24"/>
          <w:rtl/>
        </w:rPr>
        <w:t>דבר אחר: יום שפוסקת בו סופרתו למנין שבעה.</w:t>
      </w:r>
    </w:p>
    <w:p>
      <w:pPr>
        <w:pStyle w:val="38"/>
        <w:rPr>
          <w:ins w:id="100056" w:author="מנוע מכני" w:date="2026-10-11T12:04:39Z"/>
        </w:rPr>
      </w:pPr>
      <w:del w:id="100055" w:author="מנוע מכני" w:date="2026-10-11T12:04:39Z">
        <w:r w:rsidRPr="00E744B3">
          <w:delText xml:space="preserve">•</w:delText>
        </w:r>
      </w:del>
      <w:r w:rsidRPr="00E744B3">
        <w:t xml:space="preserve"> </w:t>
      </w:r>
      <w:r w:rsidRPr="00B078C3">
        <w:t>מתקיף לה ר</w:t>
      </w:r>
      <w:r>
        <w:t xml:space="preserve">מ</w:t>
      </w:r>
      <w:ins w:id="91417" w:author="מנוע מכני" w:date="2026-10-11T12:04:39Z">
        <w:r>
          <w:t xml:space="preserve">ב"ח</w:t>
        </w:r>
      </w:ins>
      <w:del w:id="91418" w:author="מנוע מכני" w:date="2026-10-11T12:04:39Z">
        <w:r>
          <w:delText xml:space="preserve">ב''ח</w:delText>
        </w:r>
      </w:del>
      <w:r w:rsidRPr="00B078C3">
        <w:t xml:space="preserve">:</w:t>
      </w:r>
    </w:p>
    <w:p w:rsidR="00E403F0" w:rsidRDefault="00E403F0" w:rsidP="00E403F0">
      <w:pPr>
        <w:rPr>
          <w:rFonts w:ascii="FontbitDavid" w:hAnsi="FontbitDavid"/>
          <w:sz w:val="24"/>
          <w:rtl/>
        </w:rPr>
      </w:pPr>
      <w:del w:id="10005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ותספרנו, ואנן </w:t>
      </w:r>
      <w:ins w:id="94017" w:author="מנוע מכני" w:date="2026-10-11T12:04:39Z">
        <w:r>
          <w:rPr>
            <w:rFonts w:ascii="FontbitDavid" w:hAnsi="FontbitDavid"/>
            <w:sz w:val="24"/>
            <w:rtl/>
          </w:rPr>
          <w:t xml:space="preserve">גם</w:t>
        </w:r>
      </w:ins>
      <w:del w:id="9401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ניספריה, דקיי</w:t>
      </w:r>
      <w:ins w:id="91419" w:author="מנוע מכני" w:date="2026-10-11T12:04:39Z">
        <w:r>
          <w:rPr>
            <w:rFonts w:ascii="FontbitDavid" w:hAnsi="FontbitDavid" w:hint="cs"/>
            <w:sz w:val="24"/>
            <w:rtl/>
          </w:rPr>
          <w:t xml:space="preserve">מ"ל</w:t>
        </w:r>
      </w:ins>
      <w:del w:id="91420"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מק</w:t>
      </w:r>
      <w:r w:rsidRPr="00B078C3">
        <w:rPr>
          <w:rFonts w:ascii="FontbitDavid" w:hAnsi="FontbitDavid"/>
          <w:sz w:val="24"/>
          <w:rtl/>
        </w:rPr>
        <w:t xml:space="preserve">צת היום ככולו! </w:t>
      </w:r>
    </w:p>
    <w:p>
      <w:pPr>
        <w:pStyle w:val="38"/>
        <w:rPr>
          <w:ins w:id="100058"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100059" w:author="מנוע מכני" w:date="2026-10-11T12:04:39Z">
        <w:r w:rsidRPr="00B078C3">
          <w:rPr>
            <w:rFonts w:ascii="FontbitDavid" w:hAnsi="FontbitDavid"/>
            <w:sz w:val="24"/>
            <w:rtl/>
          </w:rPr>
          <w:delText xml:space="preserve"> </w:delText>
        </w:r>
      </w:del>
      <w:ins w:id="91421" w:author="מנוע מכני" w:date="2026-10-11T12:04:39Z">
        <w:r>
          <w:rPr>
            <w:rFonts w:ascii="FontbitDavid" w:hAnsi="FontbitDavid"/>
            <w:sz w:val="24"/>
            <w:rtl/>
          </w:rPr>
          <w:t xml:space="preserve">א"כ</w:t>
        </w:r>
      </w:ins>
      <w:del w:id="91422"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''כ</w:delText>
        </w:r>
      </w:del>
      <w:r>
        <w:rPr>
          <w:rFonts w:ascii="FontbitDavid" w:hAnsi="FontbitDavid" w:hint="cs"/>
          <w:sz w:val="24"/>
          <w:rtl/>
        </w:rPr>
        <w:t xml:space="preserve"> </w:t>
      </w:r>
      <w:r w:rsidRPr="00B078C3">
        <w:rPr>
          <w:rFonts w:ascii="FontbitDavid" w:hAnsi="FontbitDavid"/>
          <w:sz w:val="24"/>
          <w:rtl/>
        </w:rPr>
        <w:t xml:space="preserve">שכבת זרע דסתר בזיבה </w:t>
      </w:r>
      <w:ins w:id="98363" w:author="מנוע מכני" w:date="2026-10-11T12:04:39Z">
        <w:r>
          <w:rPr>
            <w:rFonts w:ascii="FontbitDavid" w:hAnsi="FontbitDavid"/>
            <w:sz w:val="24"/>
            <w:rtl/>
          </w:rPr>
          <w:t xml:space="preserve">איך</w:t>
        </w:r>
      </w:ins>
      <w:del w:id="98364"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משכחת לה? והא מקצת היום ככולו! </w:t>
      </w:r>
      <w:ins w:id="97435" w:author="מנוע מכני" w:date="2026-10-11T12:04:39Z">
        <w:r>
          <w:rPr>
            <w:rFonts w:ascii="FontbitDavid" w:hAnsi="FontbitDavid"/>
            <w:sz w:val="24"/>
            <w:rtl/>
          </w:rPr>
          <w:t xml:space="preserve">אם </w:t>
        </w:r>
      </w:ins>
      <w:del w:id="9743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דחזאי בפלגא דיומא - </w:t>
      </w:r>
      <w:r w:rsidRPr="00B078C3">
        <w:rPr>
          <w:rFonts w:ascii="FontbitDavid" w:hAnsi="FontbitDavid"/>
          <w:sz w:val="24"/>
          <w:rtl/>
        </w:rPr>
        <w:t xml:space="preserve">ה"נ</w:t>
      </w:r>
      <w:r w:rsidRPr="00B078C3">
        <w:rPr>
          <w:rFonts w:ascii="FontbitDavid" w:hAnsi="FontbitDavid"/>
          <w:sz w:val="24"/>
          <w:rtl/>
        </w:rPr>
        <w:t xml:space="preserve">, </w:t>
      </w:r>
      <w:ins w:id="94019" w:author="מנוע מכני" w:date="2026-10-11T12:04:39Z">
        <w:r>
          <w:rPr>
            <w:rFonts w:ascii="FontbitDavid" w:hAnsi="FontbitDavid"/>
            <w:sz w:val="24"/>
            <w:rtl/>
          </w:rPr>
          <w:t xml:space="preserve">כאן</w:t>
        </w:r>
      </w:ins>
      <w:del w:id="94020"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במאי </w:t>
      </w:r>
      <w:ins w:id="95529" w:author="מנוע מכני" w:date="2026-10-11T12:04:39Z">
        <w:r>
          <w:rPr>
            <w:rFonts w:ascii="FontbitDavid" w:hAnsi="FontbitDavid"/>
            <w:sz w:val="24"/>
            <w:rtl/>
          </w:rPr>
          <w:t xml:space="preserve">מדובר</w:t>
        </w:r>
      </w:ins>
      <w:del w:id="95530" w:author="מנוע מכני" w:date="2026-10-11T12:04:39Z">
        <w:r w:rsidRPr="00B078C3">
          <w:rPr>
            <w:rFonts w:ascii="FontbitDavid" w:hAnsi="FontbitDavid"/>
            <w:sz w:val="24"/>
            <w:rtl/>
          </w:rPr>
          <w:delText xml:space="preserve">עסקינן</w:delText>
        </w:r>
      </w:del>
      <w:r w:rsidRPr="00B078C3">
        <w:rPr>
          <w:rFonts w:ascii="FontbitDavid" w:hAnsi="FontbitDavid"/>
          <w:sz w:val="24"/>
          <w:rtl/>
        </w:rPr>
        <w:t xml:space="preserve"> - דחזאי סמוך לשקיעת החמה.</w:t>
      </w:r>
    </w:p>
    <w:p w:rsidR="00E403F0" w:rsidRDefault="00E403F0" w:rsidP="00E403F0">
      <w:pPr>
        <w:rPr>
          <w:rFonts w:ascii="FontbitDavid" w:hAnsi="FontbitDavid"/>
          <w:sz w:val="24"/>
          <w:rtl/>
        </w:rPr>
      </w:pPr>
      <w:r w:rsidRPr="00B078C3">
        <w:rPr>
          <w:rFonts w:ascii="FontbitDavid" w:hAnsi="FontbitDavid"/>
          <w:sz w:val="24"/>
          <w:rtl/>
        </w:rPr>
        <w:t xml:space="preserve">וליקום ולימא לקרא: כי כתיבא סמוך לשקיעת החמה כתיבא? אין, על כרחך שבקיה לקרא, </w:t>
      </w:r>
      <w:ins w:id="98365" w:author="מנוע מכני" w:date="2026-10-11T12:04:39Z">
        <w:ins w:id="90153" w:author="Claude - סמנטי" w:date="2026-10-11T12:19:29Z">
          <w:r>
            <w:rPr>
              <w:rFonts w:ascii="FontbitDavid" w:hAnsi="FontbitDavid"/>
              <w:sz w:val="24"/>
              <w:rtl/>
            </w:rPr>
            <w:t xml:space="preserve">שהוא</w:t>
          </w:r>
        </w:ins>
        <w:del w:id="90154" w:author="Claude - סמנטי" w:date="2026-10-11T12:19:29Z">
          <w:r>
            <w:rPr>
              <w:rFonts w:ascii="FontbitDavid" w:hAnsi="FontbitDavid"/>
              <w:sz w:val="24"/>
              <w:rtl/>
            </w:rPr>
            <w:delText xml:space="preserve">דהוא</w:delText>
          </w:r>
        </w:del>
      </w:ins>
      <w:del w:id="98366" w:author="מנוע מכני" w:date="2026-10-11T12:04:39Z">
        <w:r w:rsidRPr="00B078C3">
          <w:rPr>
            <w:rFonts w:ascii="FontbitDavid" w:hAnsi="FontbitDavid"/>
            <w:sz w:val="24"/>
            <w:rtl/>
          </w:rPr>
          <w:delText xml:space="preserve">דאיהו</w:delText>
        </w:r>
      </w:del>
      <w:r w:rsidRPr="00B078C3">
        <w:rPr>
          <w:rFonts w:ascii="FontbitDavid" w:hAnsi="FontbitDavid"/>
          <w:sz w:val="24"/>
          <w:rtl/>
        </w:rPr>
        <w:t xml:space="preserve"> דחיק ומוקי אנפשיה.</w:t>
      </w:r>
    </w:p>
    <w:p w:rsidR="00E403F0" w:rsidRPr="00B078C3" w:rsidRDefault="00E403F0" w:rsidP="00E403F0">
      <w:pPr>
        <w:pStyle w:val="afff3"/>
        <w:framePr w:wrap="around"/>
        <w:rPr>
          <w:rtl/>
        </w:rPr>
      </w:pPr>
      <w:r>
        <w:rPr>
          <w:rFonts w:hint="cs"/>
          <w:rtl/>
        </w:rPr>
        <w:t>לג:</w:t>
      </w:r>
    </w:p>
    <w:p>
      <w:pPr>
        <w:pStyle w:val="afffff8"/>
        <w:rPr>
          <w:ins w:id="90395" w:author="קלוד" w:date="2026-10-11T12:23:38Z"/>
        </w:rPr>
      </w:pPr>
      <w:ins w:id="90396" w:author="קלוד" w:date="2026-10-11T12:23:38Z">
        <w:r>
          <w:rPr>
            <w:color w:val="7B3F00"/>
          </w:rPr>
          <w:t xml:space="preserve">האם פולטת ש"ז סותרת ספירת זיבה?</w:t>
        </w:r>
      </w:ins>
    </w:p>
    <w:p>
      <w:pPr>
        <w:pStyle w:val="38"/>
        <w:rPr>
          <w:ins w:id="100061" w:author="מנוע מכני" w:date="2026-10-11T12:04:39Z"/>
        </w:rPr>
      </w:pPr>
      <w:del w:id="100060" w:author="מנוע מכני" w:date="2026-10-11T12:04:39Z">
        <w:r w:rsidRPr="00017C1D">
          <w:delText xml:space="preserve">•</w:delText>
        </w:r>
      </w:del>
      <w:r w:rsidRPr="00017C1D">
        <w:t xml:space="preserve"> </w:t>
      </w:r>
      <w:r w:rsidRPr="00017C1D">
        <w:t>בעי ר</w:t>
      </w:r>
      <w:ins w:id="91423" w:author="מנוע מכני" w:date="2026-10-11T12:04:39Z">
        <w:r>
          <w:t xml:space="preserve">ב"ח</w:t>
        </w:r>
      </w:ins>
      <w:del w:id="91424" w:author="מנוע מכני" w:date="2026-10-11T12:04:39Z">
        <w:r w:rsidRPr="00017C1D">
          <w:delText xml:space="preserve">ב''ח</w:delText>
        </w:r>
      </w:del>
      <w:r w:rsidRPr="00017C1D">
        <w:t xml:space="preserve">:</w:t>
      </w:r>
    </w:p>
    <w:p w:rsidR="00E403F0" w:rsidRPr="00017C1D" w:rsidRDefault="00E403F0" w:rsidP="00E403F0">
      <w:pPr>
        <w:pStyle w:val="a3"/>
        <w:rPr>
          <w:spacing w:val="-8"/>
          <w:rtl/>
        </w:rPr>
      </w:pPr>
      <w:del w:id="100062" w:author="מנוע מכני" w:date="2026-10-11T12:04:39Z">
        <w:r w:rsidRPr="00017C1D">
          <w:rPr>
            <w:spacing w:val="-8"/>
            <w:rtl/>
          </w:rPr>
          <w:delText xml:space="preserve"> </w:delText>
        </w:r>
      </w:del>
      <w:r w:rsidRPr="00017C1D">
        <w:rPr>
          <w:spacing w:val="-8"/>
          <w:rtl/>
        </w:rPr>
        <w:t xml:space="preserve">פולטת שכבת זרע מהו שתסתור בזיבה? רואה היתה וסותרת, </w:t>
      </w:r>
      <w:r w:rsidRPr="00017C1D">
        <w:rPr>
          <w:rFonts w:hint="cs"/>
          <w:b/>
          <w:bCs/>
          <w:spacing w:val="-8"/>
          <w:rtl/>
        </w:rPr>
        <w:t xml:space="preserve">א</w:t>
      </w:r>
      <w:ins w:id="91425" w:author="מנוע מכני" w:date="2026-10-11T12:04:39Z">
        <w:r>
          <w:rPr>
            <w:rFonts w:hint="cs"/>
            <w:b/>
            <w:bCs/>
            <w:spacing w:val="-8"/>
            <w:rtl/>
          </w:rPr>
          <w:t xml:space="preserve">ו"ד</w:t>
        </w:r>
      </w:ins>
      <w:del w:id="91426" w:author="מנוע מכני" w:date="2026-10-11T12:04:39Z">
        <w:r w:rsidRPr="00017C1D">
          <w:rPr>
            <w:rFonts w:hint="cs"/>
            <w:b/>
            <w:bCs/>
            <w:spacing w:val="-8"/>
            <w:rtl/>
          </w:rPr>
          <w:delText xml:space="preserve">ו''ד</w:delText>
        </w:r>
      </w:del>
      <w:r w:rsidRPr="00017C1D">
        <w:rPr>
          <w:spacing w:val="-8"/>
          <w:rtl/>
        </w:rPr>
        <w:t xml:space="preserve"> נוגעת היתה ולא סתרה? </w:t>
      </w:r>
    </w:p>
    <w:p>
      <w:pPr>
        <w:pStyle w:val="38"/>
        <w:rPr>
          <w:ins w:id="100063" w:author="מנוע מכני" w:date="2026-10-11T12:04:39Z"/>
        </w:rPr>
      </w:pPr>
      <w:r>
        <w:t>רבא</w:t>
      </w:r>
      <w:r w:rsidRPr="00B078C3">
        <w:t xml:space="preserve">:</w:t>
      </w:r>
    </w:p>
    <w:p w:rsidR="00E403F0" w:rsidRDefault="00E403F0" w:rsidP="00E403F0">
      <w:pPr>
        <w:rPr>
          <w:rFonts w:ascii="FontbitDavid" w:hAnsi="FontbitDavid"/>
          <w:sz w:val="24"/>
          <w:rtl/>
        </w:rPr>
      </w:pPr>
      <w:del w:id="1000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לפום חורפא שבשתא, נהי </w:t>
      </w:r>
      <w:ins w:id="94021" w:author="מנוע מכני" w:date="2026-10-11T12:04:39Z">
        <w:r>
          <w:rPr>
            <w:rFonts w:ascii="FontbitDavid" w:hAnsi="FontbitDavid"/>
            <w:sz w:val="24"/>
            <w:rtl/>
          </w:rPr>
          <w:t xml:space="preserve">גם</w:t>
        </w:r>
      </w:ins>
      <w:del w:id="9402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דסתרה, כמה תסתור? תסתור שבעה - דיה כבועלה, </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תסתור יום אחד - ואחר תטהר </w:t>
      </w:r>
      <w:r w:rsidRPr="00017C1D">
        <w:rPr>
          <w:rFonts w:ascii="FontbitDavid" w:hAnsi="FontbitDavid"/>
          <w:spacing w:val="-2"/>
          <w:sz w:val="24"/>
          <w:rtl/>
        </w:rPr>
        <w:t xml:space="preserve">אמר</w:t>
      </w:r>
      <w:r w:rsidRPr="00017C1D">
        <w:rPr>
          <w:rFonts w:ascii="FontbitDavid" w:hAnsi="FontbitDavid"/>
          <w:spacing w:val="-2"/>
          <w:sz w:val="24"/>
          <w:rtl/>
        </w:rPr>
        <w:t xml:space="preserve"> </w:t>
      </w:r>
      <w:ins w:id="95531" w:author="מנוע מכני" w:date="2026-10-11T12:04:39Z">
        <w:r>
          <w:rPr>
            <w:rFonts w:ascii="FontbitDavid" w:hAnsi="FontbitDavid"/>
            <w:spacing w:val="-2"/>
            <w:sz w:val="24"/>
            <w:rtl/>
          </w:rPr>
          <w:t xml:space="preserve">התורה</w:t>
        </w:r>
      </w:ins>
      <w:del w:id="95532" w:author="מנוע מכני" w:date="2026-10-11T12:04:39Z">
        <w:r w:rsidRPr="00017C1D">
          <w:rPr>
            <w:rFonts w:ascii="FontbitDavid" w:hAnsi="FontbitDavid"/>
            <w:spacing w:val="-2"/>
            <w:sz w:val="24"/>
            <w:rtl/>
          </w:rPr>
          <w:delText xml:space="preserve">רחמנא</w:delText>
        </w:r>
      </w:del>
      <w:r w:rsidRPr="00017C1D">
        <w:rPr>
          <w:rFonts w:ascii="FontbitDavid" w:hAnsi="FontbitDavid"/>
          <w:spacing w:val="-2"/>
          <w:sz w:val="24"/>
          <w:rtl/>
        </w:rPr>
        <w:t xml:space="preserve"> אחר - אחר לכולן, שלא תהא טומאה מפסקת ביניהם.</w:t>
      </w:r>
    </w:p>
    <w:p w:rsidR="00E403F0" w:rsidRDefault="00E403F0" w:rsidP="00E403F0">
      <w:pPr>
        <w:rPr>
          <w:rFonts w:ascii="FontbitDavid" w:hAnsi="FontbitDavid"/>
          <w:sz w:val="24"/>
          <w:rtl/>
        </w:rPr>
      </w:pPr>
      <w:r w:rsidRPr="00B078C3">
        <w:rPr>
          <w:rFonts w:ascii="FontbitDavid" w:hAnsi="FontbitDavid"/>
          <w:sz w:val="24"/>
          <w:rtl/>
        </w:rPr>
        <w:t xml:space="preserve">וליטעמיך, זב </w:t>
      </w:r>
      <w:ins w:id="97657" w:author="מנוע מכני" w:date="2026-10-11T12:04:39Z">
        <w:r>
          <w:rPr>
            <w:rFonts w:ascii="FontbitDavid" w:hAnsi="FontbitDavid"/>
            <w:sz w:val="24"/>
            <w:rtl/>
          </w:rPr>
          <w:t xml:space="preserve">גופו</w:t>
        </w:r>
      </w:ins>
      <w:del w:id="97658" w:author="מנוע מכני" w:date="2026-10-11T12:04:39Z">
        <w:r w:rsidRPr="00B078C3">
          <w:rPr>
            <w:rFonts w:ascii="FontbitDavid" w:hAnsi="FontbitDavid"/>
            <w:sz w:val="24"/>
            <w:rtl/>
          </w:rPr>
          <w:delText xml:space="preserve">גופיה</w:delText>
        </w:r>
      </w:del>
      <w:r w:rsidRPr="00B078C3">
        <w:rPr>
          <w:rFonts w:ascii="FontbitDavid" w:hAnsi="FontbitDavid"/>
          <w:sz w:val="24"/>
          <w:rtl/>
        </w:rPr>
        <w:t xml:space="preserve"> </w:t>
      </w:r>
      <w:ins w:id="98367" w:author="מנוע מכני" w:date="2026-10-11T12:04:39Z">
        <w:r>
          <w:rPr>
            <w:rFonts w:ascii="FontbitDavid" w:hAnsi="FontbitDavid"/>
            <w:sz w:val="24"/>
            <w:rtl/>
          </w:rPr>
          <w:t xml:space="preserve">איך</w:t>
        </w:r>
      </w:ins>
      <w:del w:id="98368"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סתר? לטהרתו </w:t>
      </w:r>
      <w:r w:rsidRPr="00B078C3">
        <w:rPr>
          <w:rFonts w:ascii="FontbitDavid" w:hAnsi="FontbitDavid"/>
          <w:sz w:val="24"/>
          <w:rtl/>
        </w:rPr>
        <w:t xml:space="preserve">אמר</w:t>
      </w:r>
      <w:r w:rsidRPr="00B078C3">
        <w:rPr>
          <w:rFonts w:ascii="FontbitDavid" w:hAnsi="FontbitDavid"/>
          <w:sz w:val="24"/>
          <w:rtl/>
        </w:rPr>
        <w:t xml:space="preserve"> </w:t>
      </w:r>
      <w:ins w:id="95533" w:author="מנוע מכני" w:date="2026-10-11T12:04:39Z">
        <w:r>
          <w:rPr>
            <w:rFonts w:ascii="FontbitDavid" w:hAnsi="FontbitDavid"/>
            <w:sz w:val="24"/>
            <w:rtl/>
          </w:rPr>
          <w:t xml:space="preserve">התורה</w:t>
        </w:r>
      </w:ins>
      <w:del w:id="95534"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שלא תהא טומאה מפסקת ביניהן! </w:t>
      </w:r>
    </w:p>
    <w:p>
      <w:pPr>
        <w:pStyle w:val="38"/>
        <w:rPr>
          <w:ins w:id="100065" w:author="מנוע מכני" w:date="2026-10-11T12:04:39Z"/>
        </w:rPr>
      </w:pPr>
      <w:r w:rsidRPr="00B078C3">
        <w:t xml:space="preserve">אלא</w:t>
      </w:r>
    </w:p>
    <w:p w:rsidR="00E403F0" w:rsidRPr="00B078C3" w:rsidRDefault="00E403F0" w:rsidP="00E403F0">
      <w:pPr>
        <w:rPr>
          <w:rFonts w:ascii="FontbitDavid" w:hAnsi="FontbitDavid"/>
          <w:sz w:val="24"/>
          <w:rtl/>
        </w:rPr>
      </w:pPr>
      <w:del w:id="100066" w:author="מנוע מכני" w:date="2026-10-11T12:04:39Z">
        <w:r w:rsidRPr="00B078C3">
          <w:rPr>
            <w:rFonts w:ascii="FontbitDavid" w:hAnsi="FontbitDavid"/>
            <w:sz w:val="24"/>
            <w:rtl/>
          </w:rPr>
          <w:delText xml:space="preserve"> </w:delText>
        </w:r>
      </w:del>
      <w:ins w:id="95535" w:author="מנוע מכני" w:date="2026-10-11T12:04:39Z">
        <w:r>
          <w:rPr>
            <w:rFonts w:ascii="FontbitDavid" w:hAnsi="FontbitDavid"/>
            <w:sz w:val="24"/>
            <w:rtl/>
          </w:rPr>
          <w:t xml:space="preserve">מה</w:t>
        </w:r>
      </w:ins>
      <w:del w:id="95536"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5537" w:author="מנוע מכני" w:date="2026-10-11T12:04:39Z">
        <w:r>
          <w:rPr>
            <w:rFonts w:ascii="FontbitDavid" w:hAnsi="FontbitDavid"/>
            <w:sz w:val="24"/>
            <w:rtl/>
          </w:rPr>
          <w:t xml:space="preserve">יש</w:t>
        </w:r>
      </w:ins>
      <w:del w:id="95538" w:author="מנוע מכני" w:date="2026-10-11T12:04:39Z">
        <w:r w:rsidRPr="00B078C3">
          <w:rPr>
            <w:rFonts w:ascii="FontbitDavid" w:hAnsi="FontbitDavid"/>
            <w:sz w:val="24"/>
            <w:rtl/>
          </w:rPr>
          <w:delText xml:space="preserve">אית</w:delText>
        </w:r>
      </w:del>
      <w:r w:rsidRPr="00B078C3">
        <w:rPr>
          <w:rFonts w:ascii="FontbitDavid" w:hAnsi="FontbitDavid"/>
          <w:sz w:val="24"/>
          <w:rtl/>
        </w:rPr>
        <w:t xml:space="preserve"> לך </w:t>
      </w:r>
      <w:ins w:id="98369" w:author="מנוע מכני" w:date="2026-10-11T12:04:39Z">
        <w:r>
          <w:rPr>
            <w:rFonts w:ascii="FontbitDavid" w:hAnsi="FontbitDavid"/>
            <w:sz w:val="24"/>
            <w:rtl/>
          </w:rPr>
          <w:t xml:space="preserve">לומר</w:t>
        </w:r>
      </w:ins>
      <w:del w:id="98370" w:author="מנוע מכני" w:date="2026-10-11T12:04:39Z">
        <w:r w:rsidRPr="00B078C3">
          <w:rPr>
            <w:rFonts w:ascii="FontbitDavid" w:hAnsi="FontbitDavid"/>
            <w:sz w:val="24"/>
            <w:rtl/>
          </w:rPr>
          <w:delText xml:space="preserve">למימר</w:delText>
        </w:r>
      </w:del>
      <w:r w:rsidRPr="00B078C3">
        <w:rPr>
          <w:rFonts w:ascii="FontbitDavid" w:hAnsi="FontbitDavid"/>
          <w:sz w:val="24"/>
          <w:rtl/>
        </w:rPr>
        <w:t xml:space="preserve"> - שלא תהא טומאת זיבה מפסקת ביניהן, </w:t>
      </w:r>
      <w:ins w:id="91427" w:author="מנוע מכני" w:date="2026-10-11T12:04:39Z">
        <w:r>
          <w:rPr>
            <w:rFonts w:ascii="FontbitDavid" w:hAnsi="FontbitDavid"/>
            <w:sz w:val="24"/>
            <w:rtl/>
          </w:rPr>
          <w:t xml:space="preserve">ה"נ</w:t>
        </w:r>
      </w:ins>
      <w:del w:id="91428"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''נ</w:delText>
        </w:r>
      </w:del>
      <w:r w:rsidRPr="00B078C3">
        <w:rPr>
          <w:rFonts w:ascii="FontbitDavid" w:hAnsi="FontbitDavid"/>
          <w:sz w:val="24"/>
          <w:rtl/>
        </w:rPr>
        <w:t>- שלא תהא טומאת זיבה מפסקת ביניהן.</w:t>
      </w:r>
    </w:p>
    <w:p w:rsidR="00E403F0" w:rsidRPr="00B078C3" w:rsidRDefault="00E403F0" w:rsidP="00E403F0">
      <w:pPr>
        <w:jc w:val="center"/>
        <w:rPr>
          <w:del w:id="90082" w:author="מנוע עיצוב" w:date="2026-10-11T12:09:26Z"/>
          <w:rFonts w:ascii="FontbitDavid" w:hAnsi="FontbitDavid"/>
          <w:sz w:val="24"/>
          <w:rtl/>
        </w:rPr>
      </w:pPr>
      <w:del w:id="9008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94" w:author="קלוד" w:date="2026-10-11T09:07:21Z">
          <w:pPr>
            <w:pStyle w:val="affff1"/>
            <w:rPr>
              <w:rtl/>
            </w:rPr>
          </w:pPr>
        </w:pPrChange>
      </w:pPr>
      <w:ins w:id="9840" w:author="מספור קטעי משנה" w:date="2026-10-11T09:25:19Z">
        <w:r>
          <w:rPr>
            <w:rStyle w:val="MisparKeta"/>
          </w:rPr>
          <w:t xml:space="preserve">א. </w:t>
        </w:r>
      </w:ins>
      <w:r w:rsidRPr="00B078C3">
        <w:rPr>
          <w:rtl/>
        </w:rPr>
        <w:t>ואין חייבין עליהן על ביאת מקדש וכו'.</w:t>
      </w:r>
    </w:p>
    <w:p>
      <w:pPr>
        <w:pStyle w:val="38"/>
        <w:rPr>
          <w:ins w:id="100067" w:author="מנוע מכני" w:date="2026-10-11T12:04:39Z"/>
        </w:rPr>
      </w:pPr>
      <w:ins w:id="91429" w:author="מנוע מכני" w:date="2026-10-11T12:04:39Z">
        <w:r>
          <w:t xml:space="preserve">ר"פ</w:t>
        </w:r>
      </w:ins>
      <w:del w:id="91430" w:author="מנוע מכני" w:date="2026-10-11T12:04:39Z">
        <w:r>
          <w:delText xml:space="preserve">ר''פ</w:delText>
        </w:r>
      </w:del>
      <w:r>
        <w:t xml:space="preserve"> </w:t>
      </w:r>
      <w:r>
        <w:t xml:space="preserve">הזדמן </w:t>
      </w:r>
      <w:r w:rsidRPr="00B078C3">
        <w:t xml:space="preserve">לתואך,</w:t>
      </w:r>
      <w:del w:id="101730"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068" w:author="מנוע מכני" w:date="2026-10-11T12:04:39Z">
        <w:r w:rsidRPr="00B078C3">
          <w:rPr>
            <w:rFonts w:ascii="FontbitDavid" w:hAnsi="FontbitDavid"/>
            <w:sz w:val="24"/>
            <w:rtl/>
          </w:rPr>
          <w:delText xml:space="preserve"> </w:delText>
        </w:r>
      </w:del>
      <w:ins w:id="97437" w:author="מנוע מכני" w:date="2026-10-11T12:04:39Z">
        <w:r>
          <w:rPr>
            <w:rFonts w:ascii="FontbitDavid" w:hAnsi="FontbitDavid"/>
            <w:sz w:val="24"/>
            <w:rtl/>
          </w:rPr>
          <w:t xml:space="preserve">אם </w:t>
        </w:r>
      </w:ins>
      <w:del w:id="97438" w:author="מנוע מכני" w:date="2026-10-11T12:04:39Z">
        <w:r w:rsidRPr="00B078C3">
          <w:rPr>
            <w:rFonts w:ascii="FontbitDavid" w:hAnsi="FontbitDavid"/>
            <w:sz w:val="24"/>
            <w:rtl/>
          </w:rPr>
          <w:delText xml:space="preserve">אי </w:delText>
        </w:r>
      </w:del>
      <w:r>
        <w:rPr>
          <w:rFonts w:ascii="FontbitDavid" w:hAnsi="FontbitDavid" w:hint="cs"/>
          <w:sz w:val="24"/>
          <w:rtl/>
        </w:rPr>
        <w:t xml:space="preserve">יש </w:t>
      </w:r>
      <w:ins w:id="91431" w:author="מנוע מכני" w:date="2026-10-11T12:04:39Z">
        <w:r>
          <w:rPr>
            <w:rFonts w:ascii="FontbitDavid" w:hAnsi="FontbitDavid" w:hint="cs"/>
            <w:sz w:val="24"/>
            <w:rtl/>
          </w:rPr>
          <w:t xml:space="preserve">ת"ח</w:t>
        </w:r>
      </w:ins>
      <w:del w:id="91432" w:author="מנוע מכני" w:date="2026-10-11T12:04:39Z">
        <w:r>
          <w:rPr>
            <w:rFonts w:ascii="FontbitDavid" w:hAnsi="FontbitDavid" w:hint="cs"/>
            <w:sz w:val="24"/>
            <w:rtl/>
          </w:rPr>
          <w:delText xml:space="preserve">ת''ח</w:delText>
        </w:r>
      </w:del>
      <w:r>
        <w:rPr>
          <w:rFonts w:ascii="FontbitDavid" w:hAnsi="FontbitDavid" w:hint="cs"/>
          <w:sz w:val="24"/>
          <w:rtl/>
        </w:rPr>
        <w:t xml:space="preserve"> כאן אלך ואקבל פניו.</w:t>
      </w:r>
    </w:p>
    <w:p>
      <w:pPr>
        <w:pStyle w:val="38"/>
        <w:rPr>
          <w:ins w:id="100069" w:author="מנוע מכני" w:date="2026-10-11T12:04:39Z"/>
        </w:rPr>
      </w:pPr>
      <w:r w:rsidRPr="00017C1D">
        <w:t>א</w:t>
      </w:r>
      <w:r w:rsidRPr="00017C1D">
        <w:t xml:space="preserve">"ל</w:t>
      </w:r>
      <w:r w:rsidRPr="00017C1D">
        <w:t xml:space="preserve"> </w:t>
      </w:r>
      <w:r w:rsidRPr="00017C1D">
        <w:t xml:space="preserve">ההיא </w:t>
      </w:r>
      <w:ins w:id="90155" w:author="Claude - סמנטי" w:date="2026-10-11T12:19:29Z">
        <w:r>
          <w:t xml:space="preserve">זקנה</w:t>
        </w:r>
      </w:ins>
      <w:del w:id="90156" w:author="Claude - סמנטי" w:date="2026-10-11T12:19:29Z">
        <w:r w:rsidRPr="00017C1D">
          <w:delText xml:space="preserve">סבתא</w:delText>
        </w:r>
      </w:del>
      <w:r w:rsidRPr="00017C1D">
        <w:t xml:space="preserve">:</w:t>
      </w:r>
    </w:p>
    <w:p w:rsidR="00E403F0" w:rsidRPr="00017C1D" w:rsidRDefault="00E403F0" w:rsidP="00E403F0">
      <w:pPr>
        <w:pStyle w:val="a3"/>
        <w:rPr>
          <w:spacing w:val="-8"/>
          <w:rtl/>
        </w:rPr>
      </w:pPr>
      <w:del w:id="100070" w:author="מנוע מכני" w:date="2026-10-11T12:04:39Z">
        <w:r w:rsidRPr="00017C1D">
          <w:rPr>
            <w:spacing w:val="-8"/>
            <w:rtl/>
          </w:rPr>
          <w:delText xml:space="preserve"> </w:delText>
        </w:r>
      </w:del>
      <w:ins w:id="94023" w:author="מנוע מכני" w:date="2026-10-11T12:04:39Z">
        <w:r>
          <w:rPr>
            <w:spacing w:val="-8"/>
            <w:rtl/>
          </w:rPr>
          <w:t xml:space="preserve">יש</w:t>
        </w:r>
      </w:ins>
      <w:del w:id="94024" w:author="מנוע מכני" w:date="2026-10-11T12:04:39Z">
        <w:r w:rsidRPr="00017C1D">
          <w:rPr>
            <w:spacing w:val="-8"/>
            <w:rtl/>
          </w:rPr>
          <w:delText xml:space="preserve">איכא</w:delText>
        </w:r>
      </w:del>
      <w:r w:rsidRPr="00017C1D">
        <w:rPr>
          <w:spacing w:val="-8"/>
          <w:rtl/>
        </w:rPr>
        <w:t xml:space="preserve"> </w:t>
      </w:r>
      <w:ins w:id="94025" w:author="מנוע מכני" w:date="2026-10-11T12:04:39Z">
        <w:r>
          <w:rPr>
            <w:spacing w:val="-8"/>
            <w:rtl/>
          </w:rPr>
          <w:t xml:space="preserve">כאן</w:t>
        </w:r>
      </w:ins>
      <w:del w:id="94026" w:author="מנוע מכני" w:date="2026-10-11T12:04:39Z">
        <w:r w:rsidRPr="00017C1D">
          <w:rPr>
            <w:spacing w:val="-8"/>
            <w:rtl/>
          </w:rPr>
          <w:delText xml:space="preserve">הכא</w:delText>
        </w:r>
      </w:del>
      <w:r w:rsidRPr="00017C1D">
        <w:rPr>
          <w:spacing w:val="-8"/>
          <w:rtl/>
        </w:rPr>
        <w:t xml:space="preserve"> צורבא מרבנן, </w:t>
      </w:r>
      <w:r w:rsidRPr="00017C1D">
        <w:rPr>
          <w:rStyle w:val="2fb"/>
          <w:spacing w:val="-8"/>
          <w:rtl/>
        </w:rPr>
        <w:t xml:space="preserve">ורב</w:t>
      </w:r>
      <w:r w:rsidRPr="00017C1D">
        <w:rPr>
          <w:spacing w:val="-8"/>
          <w:rtl/>
        </w:rPr>
        <w:t xml:space="preserve"> </w:t>
      </w:r>
      <w:r w:rsidRPr="00017C1D">
        <w:rPr>
          <w:rStyle w:val="2fb"/>
          <w:spacing w:val="-8"/>
          <w:rtl/>
        </w:rPr>
        <w:t xml:space="preserve">שמואל</w:t>
      </w:r>
      <w:r w:rsidRPr="00017C1D">
        <w:rPr>
          <w:spacing w:val="-8"/>
          <w:rtl/>
        </w:rPr>
        <w:t xml:space="preserve"> שמיה, ותני </w:t>
      </w:r>
      <w:ins w:id="97133" w:author="מנוע מכני" w:date="2026-10-11T12:04:39Z">
        <w:r>
          <w:rPr>
            <w:spacing w:val="-8"/>
            <w:rtl/>
          </w:rPr>
          <w:t xml:space="preserve">ברייתא</w:t>
        </w:r>
      </w:ins>
      <w:del w:id="97134" w:author="מנוע מכני" w:date="2026-10-11T12:04:39Z">
        <w:r w:rsidRPr="00017C1D">
          <w:rPr>
            <w:spacing w:val="-8"/>
            <w:rtl/>
          </w:rPr>
          <w:delText xml:space="preserve">מתניתא</w:delText>
        </w:r>
      </w:del>
      <w:r w:rsidRPr="00017C1D">
        <w:rPr>
          <w:spacing w:val="-8"/>
          <w:rtl/>
        </w:rPr>
        <w:t xml:space="preserve">, יהא רעוא דתהוי </w:t>
      </w:r>
      <w:ins w:id="95539" w:author="מנוע מכני" w:date="2026-10-11T12:04:39Z">
        <w:r>
          <w:rPr>
            <w:spacing w:val="-8"/>
            <w:rtl/>
          </w:rPr>
          <w:t xml:space="preserve">כמותו</w:t>
        </w:r>
      </w:ins>
      <w:del w:id="95540" w:author="מנוע מכני" w:date="2026-10-11T12:04:39Z">
        <w:r w:rsidRPr="00017C1D">
          <w:rPr>
            <w:spacing w:val="-8"/>
            <w:rtl/>
          </w:rPr>
          <w:delText xml:space="preserve">כוותיה</w:delText>
        </w:r>
      </w:del>
      <w:r w:rsidRPr="00017C1D">
        <w:rPr>
          <w:spacing w:val="-8"/>
          <w:rtl/>
        </w:rPr>
        <w:t xml:space="preserve">! </w:t>
      </w:r>
    </w:p>
    <w:p>
      <w:pPr>
        <w:pStyle w:val="38"/>
        <w:rPr>
          <w:ins w:id="100071" w:author="מנוע מכני" w:date="2026-10-11T12:04:39Z"/>
        </w:rPr>
      </w:pPr>
      <w:r w:rsidRPr="00B078C3">
        <w:t xml:space="preserve">אמר</w:t>
      </w:r>
      <w:r w:rsidRPr="00B078C3">
        <w:t xml:space="preserve">:</w:t>
      </w:r>
    </w:p>
    <w:p w:rsidR="00E403F0" w:rsidRPr="00B078C3" w:rsidRDefault="00E403F0" w:rsidP="00E403F0">
      <w:pPr>
        <w:rPr>
          <w:rFonts w:ascii="FontbitDavid" w:hAnsi="FontbitDavid"/>
          <w:sz w:val="24"/>
          <w:rtl/>
        </w:rPr>
      </w:pPr>
      <w:del w:id="10007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מדקמברכי לי בגוויה - </w:t>
      </w:r>
      <w:r w:rsidRPr="00B078C3">
        <w:rPr>
          <w:rFonts w:ascii="FontbitDavid" w:hAnsi="FontbitDavid"/>
          <w:sz w:val="24"/>
          <w:rtl/>
        </w:rPr>
        <w:t xml:space="preserve">ש"מ</w:t>
      </w:r>
      <w:r w:rsidRPr="00B078C3">
        <w:rPr>
          <w:rFonts w:ascii="FontbitDavid" w:hAnsi="FontbitDavid"/>
          <w:sz w:val="24"/>
          <w:rtl/>
        </w:rPr>
        <w:t xml:space="preserve"> ירא שמים הוא.</w:t>
      </w:r>
    </w:p>
    <w:p w:rsidR="00E403F0" w:rsidRDefault="00E403F0" w:rsidP="00E403F0">
      <w:pPr>
        <w:rPr>
          <w:rFonts w:ascii="FontbitDavid" w:hAnsi="FontbitDavid"/>
          <w:sz w:val="24"/>
          <w:rtl/>
        </w:rPr>
      </w:pPr>
      <w:r>
        <w:rPr>
          <w:rFonts w:ascii="FontbitDavid" w:hAnsi="FontbitDavid" w:hint="cs"/>
          <w:sz w:val="24"/>
          <w:rtl/>
        </w:rPr>
        <w:t>הלך אצלו</w:t>
      </w:r>
      <w:r>
        <w:rPr>
          <w:rFonts w:ascii="FontbitDavid" w:hAnsi="FontbitDavid"/>
          <w:sz w:val="24"/>
          <w:rtl/>
        </w:rPr>
        <w:t xml:space="preserve">, </w:t>
      </w:r>
      <w:r>
        <w:rPr>
          <w:rFonts w:ascii="FontbitDavid" w:hAnsi="FontbitDavid" w:hint="cs"/>
          <w:sz w:val="24"/>
          <w:rtl/>
        </w:rPr>
        <w:t xml:space="preserve">ושחט שור לכבודו של </w:t>
      </w:r>
      <w:ins w:id="91433" w:author="מנוע מכני" w:date="2026-10-11T12:04:39Z">
        <w:r>
          <w:rPr>
            <w:rStyle w:val="2fb"/>
            <w:rFonts w:ascii="FontbitDavid" w:hAnsi="FontbitDavid" w:hint="cs"/>
            <w:sz w:val="24"/>
            <w:rtl/>
          </w:rPr>
          <w:t xml:space="preserve">ר"פ</w:t>
        </w:r>
      </w:ins>
      <w:del w:id="91434" w:author="מנוע מכני" w:date="2026-10-11T12:04:39Z">
        <w:r>
          <w:rPr>
            <w:rFonts w:ascii="FontbitDavid" w:hAnsi="FontbitDavid" w:hint="cs"/>
            <w:sz w:val="24"/>
            <w:rtl/>
          </w:rPr>
          <w:delText xml:space="preserve">ר''פ</w:delText>
        </w:r>
      </w:del>
      <w:r>
        <w:rPr>
          <w:rFonts w:ascii="FontbitDavid" w:hAnsi="FontbitDavid" w:hint="cs"/>
          <w:sz w:val="24"/>
          <w:rtl/>
        </w:rPr>
        <w:t xml:space="preserve">,</w:t>
      </w:r>
      <w:r w:rsidRPr="00B078C3">
        <w:rPr>
          <w:rFonts w:ascii="FontbitDavid" w:hAnsi="FontbitDavid"/>
          <w:sz w:val="24"/>
          <w:rtl/>
        </w:rPr>
        <w:t xml:space="preserve"> </w:t>
      </w:r>
      <w:r>
        <w:rPr>
          <w:rFonts w:ascii="FontbitDavid" w:hAnsi="FontbitDavid" w:hint="cs"/>
          <w:sz w:val="24"/>
          <w:rtl/>
        </w:rPr>
        <w:t xml:space="preserve">והקשהו </w:t>
      </w:r>
      <w:r w:rsidRPr="00B078C3">
        <w:rPr>
          <w:rFonts w:ascii="FontbitDavid" w:hAnsi="FontbitDavid"/>
          <w:sz w:val="24"/>
          <w:rtl/>
        </w:rPr>
        <w:t xml:space="preserve">מתני' אהדדי, </w:t>
      </w:r>
    </w:p>
    <w:p>
      <w:pPr>
        <w:pStyle w:val="38"/>
        <w:rPr>
          <w:ins w:id="100073" w:author="מנוע מכני" w:date="2026-10-11T12:04:39Z"/>
        </w:rPr>
      </w:pPr>
      <w:r w:rsidRPr="00017C1D">
        <w:t xml:space="preserve">תנן</w:t>
      </w:r>
      <w:r w:rsidRPr="00017C1D">
        <w:t xml:space="preserve">:</w:t>
      </w:r>
    </w:p>
    <w:p w:rsidR="00E403F0" w:rsidRPr="00017C1D" w:rsidRDefault="00E403F0" w:rsidP="00E403F0">
      <w:pPr>
        <w:rPr>
          <w:rFonts w:ascii="FontbitDavid" w:hAnsi="FontbitDavid"/>
          <w:spacing w:val="-2"/>
          <w:sz w:val="24"/>
          <w:rtl/>
        </w:rPr>
      </w:pPr>
      <w:del w:id="100074"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אין חייבין עליהן על ביאת מקדש, ואין שורפין עליהן את התרומה, מפני שטומאתה ספק.</w:t>
      </w:r>
    </w:p>
    <w:p w:rsidR="00E403F0" w:rsidRDefault="00E403F0" w:rsidP="00E403F0">
      <w:pPr>
        <w:pStyle w:val="a3"/>
        <w:rPr>
          <w:rtl/>
        </w:rPr>
      </w:pPr>
      <w:ins w:id="97001" w:author="מנוע מכני" w:date="2026-10-11T12:04:39Z">
        <w:r>
          <w:rPr>
            <w:rtl/>
          </w:rPr>
          <w:t xml:space="preserve">ומשמע</w:t>
        </w:r>
        <w:r>
          <w:rPr>
            <w:rtl/>
          </w:rPr>
          <w:t xml:space="preserve"> ש</w:t>
        </w:r>
      </w:ins>
      <w:del w:id="97002" w:author="מנוע מכני" w:date="2026-10-11T12:04:39Z">
        <w:r>
          <w:rPr>
            <w:rtl/>
          </w:rPr>
          <w:delText xml:space="preserve">אלמא </w:delText>
        </w:r>
      </w:del>
      <w:r>
        <w:rPr>
          <w:rtl/>
        </w:rPr>
        <w:t xml:space="preserve">- מספ</w:t>
      </w:r>
      <w:r>
        <w:rPr>
          <w:rFonts w:hint="cs"/>
          <w:rtl/>
        </w:rPr>
        <w:t>ק</w:t>
      </w:r>
      <w:r w:rsidRPr="00B078C3">
        <w:rPr>
          <w:rtl/>
        </w:rPr>
        <w:t xml:space="preserve"> </w:t>
      </w:r>
      <w:r w:rsidRPr="00B078C3">
        <w:rPr>
          <w:rtl/>
        </w:rPr>
        <w:t xml:space="preserve">לא</w:t>
      </w:r>
      <w:r w:rsidRPr="00B078C3">
        <w:rPr>
          <w:rtl/>
        </w:rPr>
        <w:t xml:space="preserve"> </w:t>
      </w:r>
      <w:ins w:id="90157" w:author="Claude - סמנטי" w:date="2026-10-11T12:19:29Z">
        <w:r>
          <w:rPr>
            <w:rtl/>
          </w:rPr>
          <w:t xml:space="preserve">שורפים</w:t>
        </w:r>
      </w:ins>
      <w:del w:id="90158" w:author="Claude - סמנטי" w:date="2026-10-11T12:19:29Z">
        <w:r w:rsidRPr="00B078C3">
          <w:rPr>
            <w:rtl/>
          </w:rPr>
          <w:delText xml:space="preserve">שרפינן</w:delText>
        </w:r>
      </w:del>
      <w:r w:rsidRPr="00B078C3">
        <w:rPr>
          <w:rtl/>
        </w:rPr>
        <w:t xml:space="preserve"> תרומה, ורמינהי: על ששה ספקות שורפין את התרומה, על ספק בגדי עם הארץ! </w:t>
      </w:r>
    </w:p>
    <w:p>
      <w:pPr>
        <w:pStyle w:val="38"/>
        <w:rPr>
          <w:ins w:id="100076" w:author="מנוע מכני" w:date="2026-10-11T12:04:39Z"/>
        </w:rPr>
      </w:pPr>
      <w:ins w:id="91435" w:author="מנוע מכני" w:date="2026-10-11T12:04:39Z">
        <w:r>
          <w:t xml:space="preserve">א"ר</w:t>
        </w:r>
      </w:ins>
      <w:del w:id="91436" w:author="מנוע מכני" w:date="2026-10-11T12:04:39Z">
        <w:r>
          <w:delText xml:space="preserve">א''ר</w:delText>
        </w:r>
      </w:del>
      <w:r>
        <w:t xml:space="preserve"> פפא:</w:t>
      </w:r>
    </w:p>
    <w:p w:rsidR="00E403F0" w:rsidRPr="0048073C" w:rsidRDefault="00E403F0" w:rsidP="00E403F0">
      <w:pPr>
        <w:pStyle w:val="a2"/>
        <w:numPr>
          <w:ilvl w:val="0"/>
          <w:numId w:val="3"/>
        </w:numPr>
        <w:ind w:left="714" w:hanging="357"/>
        <w:rPr>
          <w:rtl/>
        </w:rPr>
      </w:pPr>
      <w:del w:id="100077" w:author="מנוע מכני" w:date="2026-10-11T12:04:39Z">
        <w:r>
          <w:rPr>
            <w:rtl/>
          </w:rPr>
          <w:delText xml:space="preserve"> </w:delText>
        </w:r>
      </w:del>
      <w:r>
        <w:rPr>
          <w:rtl/>
        </w:rPr>
        <w:t xml:space="preserve">יהא רעוא </w:t>
      </w:r>
      <w:r>
        <w:rPr>
          <w:rFonts w:hint="cs"/>
          <w:rtl/>
        </w:rPr>
        <w:t>שיאכל זה שור שלם</w:t>
      </w:r>
      <w:r w:rsidRPr="0048073C">
        <w:rPr>
          <w:rtl/>
        </w:rPr>
        <w:t xml:space="preserve">, </w:t>
      </w:r>
      <w:ins w:id="94027" w:author="מנוע מכני" w:date="2026-10-11T12:04:39Z">
        <w:r>
          <w:rPr>
            <w:rtl/>
          </w:rPr>
          <w:t xml:space="preserve">כאן</w:t>
        </w:r>
      </w:ins>
      <w:del w:id="94028" w:author="מנוע מכני" w:date="2026-10-11T12:04:39Z">
        <w:r w:rsidRPr="0048073C">
          <w:rPr>
            <w:rtl/>
          </w:rPr>
          <w:delText xml:space="preserve">הכא</w:delText>
        </w:r>
      </w:del>
      <w:r w:rsidRPr="0048073C">
        <w:rPr>
          <w:rtl/>
        </w:rPr>
        <w:t xml:space="preserve"> במאי </w:t>
      </w:r>
      <w:ins w:id="95541" w:author="מנוע מכני" w:date="2026-10-11T12:04:39Z">
        <w:r>
          <w:rPr>
            <w:rtl/>
          </w:rPr>
          <w:t xml:space="preserve">מדובר</w:t>
        </w:r>
      </w:ins>
      <w:del w:id="95542" w:author="מנוע מכני" w:date="2026-10-11T12:04:39Z">
        <w:r w:rsidRPr="0048073C">
          <w:rPr>
            <w:rtl/>
          </w:rPr>
          <w:delText xml:space="preserve">עסקינן</w:delText>
        </w:r>
      </w:del>
      <w:r w:rsidRPr="0048073C">
        <w:rPr>
          <w:rtl/>
        </w:rPr>
        <w:t xml:space="preserve"> בכותי חבר.</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ab/>
      </w:r>
      <w:r w:rsidRPr="00017C1D">
        <w:rPr>
          <w:rFonts w:ascii="FontbitDavid" w:hAnsi="FontbitDavid"/>
          <w:spacing w:val="-4"/>
          <w:sz w:val="24"/>
          <w:rtl/>
        </w:rPr>
        <w:tab/>
      </w:r>
      <w:r w:rsidRPr="00017C1D">
        <w:rPr>
          <w:rFonts w:ascii="FontbitDavid" w:hAnsi="FontbitDavid" w:hint="cs"/>
          <w:spacing w:val="-4"/>
          <w:sz w:val="24"/>
          <w:rtl/>
        </w:rPr>
        <w:t xml:space="preserve">והקשהו: </w:t>
      </w:r>
      <w:r w:rsidRPr="00017C1D">
        <w:rPr>
          <w:rFonts w:ascii="FontbitDavid" w:hAnsi="FontbitDavid"/>
          <w:spacing w:val="-4"/>
          <w:sz w:val="24"/>
          <w:rtl/>
        </w:rPr>
        <w:t xml:space="preserve">כותי חבר - בועל נדה משוית </w:t>
      </w:r>
      <w:ins w:id="95545" w:author="מנוע מכני" w:date="2026-10-11T12:04:39Z">
        <w:r>
          <w:rPr>
            <w:rFonts w:ascii="FontbitDavid" w:hAnsi="FontbitDavid"/>
            <w:spacing w:val="-4"/>
            <w:sz w:val="24"/>
            <w:rtl/>
          </w:rPr>
          <w:t xml:space="preserve">לו</w:t>
        </w:r>
      </w:ins>
      <w:del w:id="95546" w:author="מנוע מכני" w:date="2026-10-11T12:04:39Z">
        <w:r w:rsidRPr="00017C1D">
          <w:rPr>
            <w:rFonts w:ascii="FontbitDavid" w:hAnsi="FontbitDavid"/>
            <w:spacing w:val="-4"/>
            <w:sz w:val="24"/>
            <w:rtl/>
          </w:rPr>
          <w:delText xml:space="preserve">ליה</w:delText>
        </w:r>
      </w:del>
      <w:r w:rsidRPr="00017C1D">
        <w:rPr>
          <w:rFonts w:ascii="FontbitDavid" w:hAnsi="FontbitDavid"/>
          <w:spacing w:val="-4"/>
          <w:sz w:val="24"/>
          <w:rtl/>
        </w:rPr>
        <w:t xml:space="preserve">? שבקיה, </w:t>
      </w:r>
      <w:ins w:id="95547" w:author="מנוע מכני" w:date="2026-10-11T12:04:39Z">
        <w:r>
          <w:rPr>
            <w:rFonts w:ascii="FontbitDavid" w:hAnsi="FontbitDavid"/>
            <w:spacing w:val="-4"/>
            <w:sz w:val="24"/>
            <w:rtl/>
          </w:rPr>
          <w:t xml:space="preserve">ובא</w:t>
        </w:r>
      </w:ins>
      <w:del w:id="95548" w:author="מנוע מכני" w:date="2026-10-11T12:04:39Z">
        <w:r w:rsidRPr="00017C1D">
          <w:rPr>
            <w:rFonts w:ascii="FontbitDavid" w:hAnsi="FontbitDavid"/>
            <w:spacing w:val="-4"/>
            <w:sz w:val="24"/>
            <w:rtl/>
          </w:rPr>
          <w:delText xml:space="preserve">ואתא</w:delText>
        </w:r>
      </w:del>
      <w:r w:rsidRPr="00017C1D">
        <w:rPr>
          <w:rFonts w:ascii="FontbitDavid" w:hAnsi="FontbitDavid"/>
          <w:spacing w:val="-4"/>
          <w:sz w:val="24"/>
          <w:rtl/>
        </w:rPr>
        <w:t xml:space="preserve"> </w:t>
      </w:r>
      <w:ins w:id="95543" w:author="מנוע מכני" w:date="2026-10-11T12:04:39Z">
        <w:r>
          <w:rPr>
            <w:rFonts w:ascii="FontbitDavid" w:hAnsi="FontbitDavid"/>
            <w:spacing w:val="-4"/>
            <w:sz w:val="24"/>
            <w:rtl/>
          </w:rPr>
          <w:t xml:space="preserve">ללפניו</w:t>
        </w:r>
      </w:ins>
      <w:del w:id="95544" w:author="מנוע מכני" w:date="2026-10-11T12:04:39Z">
        <w:r w:rsidRPr="00017C1D">
          <w:rPr>
            <w:rFonts w:ascii="FontbitDavid" w:hAnsi="FontbitDavid"/>
            <w:spacing w:val="-4"/>
            <w:sz w:val="24"/>
            <w:rtl/>
          </w:rPr>
          <w:delText xml:space="preserve">לקמיה</w:delText>
        </w:r>
      </w:del>
      <w:r w:rsidRPr="00017C1D">
        <w:rPr>
          <w:rFonts w:ascii="FontbitDavid" w:hAnsi="FontbitDavid"/>
          <w:spacing w:val="-4"/>
          <w:sz w:val="24"/>
          <w:rtl/>
        </w:rPr>
        <w:t xml:space="preserve"> </w:t>
      </w:r>
      <w:r w:rsidRPr="00017C1D">
        <w:rPr>
          <w:rStyle w:val="2fb"/>
          <w:rFonts w:ascii="FontbitDavid" w:hAnsi="FontbitDavid"/>
          <w:spacing w:val="-4"/>
          <w:sz w:val="24"/>
          <w:rtl/>
        </w:rPr>
        <w:t xml:space="preserve">דרב שימי</w:t>
      </w:r>
      <w:r w:rsidRPr="00017C1D">
        <w:rPr>
          <w:rFonts w:ascii="FontbitDavid" w:hAnsi="FontbitDavid"/>
          <w:spacing w:val="-4"/>
          <w:sz w:val="24"/>
          <w:rtl/>
        </w:rPr>
        <w:t xml:space="preserve"> בר אשי.</w:t>
      </w:r>
    </w:p>
    <w:p>
      <w:pPr>
        <w:pStyle w:val="38"/>
        <w:rPr>
          <w:ins w:id="100078" w:author="מנוע מכני" w:date="2026-10-11T12:04:39Z"/>
        </w:rPr>
      </w:pPr>
      <w:ins w:id="91437" w:author="מנוע מכני" w:date="2026-10-11T12:04:39Z">
        <w:r>
          <w:t xml:space="preserve">א"ל</w:t>
        </w:r>
      </w:ins>
      <w:del w:id="91438" w:author="מנוע מכני" w:date="2026-10-11T12:04:39Z">
        <w:r w:rsidRPr="00017C1D">
          <w:delText xml:space="preserve">א</w:delText>
        </w:r>
        <w:r w:rsidRPr="00017C1D">
          <w:delText xml:space="preserve">''ל</w:delText>
        </w:r>
      </w:del>
      <w:r w:rsidRPr="00017C1D">
        <w:t xml:space="preserve">:</w:t>
      </w:r>
    </w:p>
    <w:p w:rsidR="00E403F0" w:rsidRPr="00017C1D" w:rsidRDefault="00E403F0" w:rsidP="00E403F0">
      <w:pPr>
        <w:rPr>
          <w:rFonts w:ascii="FontbitDavid" w:hAnsi="FontbitDavid"/>
          <w:spacing w:val="-4"/>
          <w:sz w:val="24"/>
          <w:rtl/>
        </w:rPr>
      </w:pPr>
      <w:del w:id="100079" w:author="מנוע מכני" w:date="2026-10-11T12:04:39Z">
        <w:r w:rsidRPr="00017C1D">
          <w:rPr>
            <w:rFonts w:ascii="FontbitDavid" w:hAnsi="FontbitDavid"/>
            <w:spacing w:val="-4"/>
            <w:sz w:val="24"/>
            <w:rtl/>
          </w:rPr>
          <w:delText xml:space="preserve"> </w:delText>
        </w:r>
      </w:del>
      <w:ins w:id="91439" w:author="מנוע מכני" w:date="2026-10-11T12:04:39Z">
        <w:r>
          <w:rPr>
            <w:rFonts w:ascii="FontbitDavid" w:hAnsi="FontbitDavid"/>
            <w:spacing w:val="-4"/>
            <w:sz w:val="24"/>
            <w:rtl/>
          </w:rPr>
          <w:t xml:space="preserve">מ"ט</w:t>
        </w:r>
      </w:ins>
      <w:del w:id="91440" w:author="מנוע מכני" w:date="2026-10-11T12:04:39Z">
        <w:r w:rsidRPr="00017C1D">
          <w:rPr>
            <w:rFonts w:ascii="FontbitDavid" w:hAnsi="FontbitDavid"/>
            <w:spacing w:val="-4"/>
            <w:sz w:val="24"/>
            <w:rtl/>
          </w:rPr>
          <w:delText xml:space="preserve">מ</w:delText>
        </w:r>
        <w:r w:rsidRPr="00017C1D">
          <w:rPr>
            <w:rFonts w:ascii="FontbitDavid" w:hAnsi="FontbitDavid" w:hint="cs"/>
            <w:spacing w:val="-4"/>
            <w:sz w:val="24"/>
            <w:rtl/>
          </w:rPr>
          <w:delText xml:space="preserve">''ט</w:delText>
        </w:r>
      </w:del>
      <w:r w:rsidRPr="00017C1D">
        <w:rPr>
          <w:rFonts w:ascii="FontbitDavid" w:hAnsi="FontbitDavid" w:hint="cs"/>
          <w:spacing w:val="-4"/>
          <w:sz w:val="24"/>
          <w:rtl/>
        </w:rPr>
        <w:t xml:space="preserve"> </w:t>
      </w:r>
      <w:r w:rsidRPr="00017C1D">
        <w:rPr>
          <w:rFonts w:ascii="FontbitDavid" w:hAnsi="FontbitDavid" w:hint="cs"/>
          <w:spacing w:val="-4"/>
          <w:sz w:val="24"/>
          <w:rtl/>
        </w:rPr>
        <w:t xml:space="preserve">לא</w:t>
      </w:r>
      <w:r w:rsidRPr="00017C1D">
        <w:rPr>
          <w:rFonts w:ascii="FontbitDavid" w:hAnsi="FontbitDavid" w:hint="cs"/>
          <w:spacing w:val="-4"/>
          <w:sz w:val="24"/>
          <w:rtl/>
        </w:rPr>
        <w:t xml:space="preserve"> </w:t>
      </w:r>
      <w:r w:rsidRPr="00017C1D">
        <w:rPr>
          <w:rFonts w:ascii="FontbitDavid" w:hAnsi="FontbitDavid"/>
          <w:spacing w:val="-4"/>
          <w:sz w:val="24"/>
          <w:rtl/>
        </w:rPr>
        <w:t xml:space="preserve">משנית </w:t>
      </w:r>
      <w:ins w:id="95549" w:author="מנוע מכני" w:date="2026-10-11T12:04:39Z">
        <w:r>
          <w:rPr>
            <w:rFonts w:ascii="FontbitDavid" w:hAnsi="FontbitDavid"/>
            <w:spacing w:val="-4"/>
            <w:sz w:val="24"/>
            <w:rtl/>
          </w:rPr>
          <w:t xml:space="preserve">לו</w:t>
        </w:r>
      </w:ins>
      <w:del w:id="95550" w:author="מנוע מכני" w:date="2026-10-11T12:04:39Z">
        <w:r w:rsidRPr="00017C1D">
          <w:rPr>
            <w:rFonts w:ascii="FontbitDavid" w:hAnsi="FontbitDavid"/>
            <w:spacing w:val="-4"/>
            <w:sz w:val="24"/>
            <w:rtl/>
          </w:rPr>
          <w:delText xml:space="preserve">ליה</w:delText>
        </w:r>
      </w:del>
      <w:ins w:id="96869" w:author="מנוע מכני" w:date="2026-10-11T12:04:39Z">
        <w:r>
          <w:rPr>
            <w:rFonts w:ascii="FontbitDavid" w:hAnsi="FontbitDavid"/>
            <w:spacing w:val="-4"/>
            <w:sz w:val="24"/>
            <w:rtl/>
          </w:rPr>
          <w:t xml:space="preserve">,</w:t>
        </w:r>
      </w:ins>
      <w:del w:id="96870" w:author="מנוע מכני" w:date="2026-10-11T12:04:39Z">
        <w:r w:rsidRPr="00017C1D">
          <w:rPr>
            <w:rFonts w:ascii="FontbitDavid" w:hAnsi="FontbitDavid"/>
            <w:spacing w:val="-4"/>
            <w:sz w:val="24"/>
            <w:rtl/>
          </w:rPr>
          <w:delText xml:space="preserve">;</w:delText>
        </w:r>
      </w:del>
      <w:r w:rsidRPr="00017C1D">
        <w:rPr>
          <w:rFonts w:ascii="FontbitDavid" w:hAnsi="FontbitDavid" w:hint="cs"/>
          <w:spacing w:val="-4"/>
          <w:sz w:val="24"/>
          <w:rtl/>
        </w:rPr>
        <w:t xml:space="preserve"> </w:t>
      </w:r>
      <w:r w:rsidRPr="00017C1D">
        <w:rPr>
          <w:rFonts w:ascii="FontbitDavid" w:hAnsi="FontbitDavid"/>
          <w:spacing w:val="-4"/>
          <w:sz w:val="24"/>
          <w:rtl/>
        </w:rPr>
        <w:t>בכותי שטבל ועלה, ודרס על בגדי חבר, ואזלו בגדי חבר ונגעו בתרומה.</w:t>
      </w:r>
    </w:p>
    <w:p w:rsidR="00E403F0" w:rsidRPr="00017C1D" w:rsidRDefault="00E403F0" w:rsidP="00E403F0">
      <w:pPr>
        <w:pStyle w:val="a3"/>
        <w:rPr>
          <w:spacing w:val="-8"/>
          <w:rtl/>
        </w:rPr>
      </w:pPr>
      <w:ins w:id="97439" w:author="מנוע מכני" w:date="2026-10-11T12:04:39Z">
        <w:r>
          <w:rPr>
            <w:spacing w:val="-8"/>
            <w:rtl/>
          </w:rPr>
          <w:t xml:space="preserve">דאם </w:t>
        </w:r>
      </w:ins>
      <w:del w:id="97440" w:author="מנוע מכני" w:date="2026-10-11T12:04:39Z">
        <w:r w:rsidRPr="00017C1D">
          <w:rPr>
            <w:spacing w:val="-8"/>
            <w:rtl/>
          </w:rPr>
          <w:delText xml:space="preserve">דאי </w:delText>
        </w:r>
      </w:del>
      <w:r w:rsidRPr="00017C1D">
        <w:rPr>
          <w:spacing w:val="-8"/>
          <w:rtl/>
        </w:rPr>
        <w:t xml:space="preserve">משום טומאת עם הארץ - הא טביל </w:t>
      </w:r>
      <w:ins w:id="95551" w:author="מנוע מכני" w:date="2026-10-11T12:04:39Z">
        <w:r>
          <w:rPr>
            <w:spacing w:val="-8"/>
            <w:rtl/>
          </w:rPr>
          <w:t xml:space="preserve">לו</w:t>
        </w:r>
      </w:ins>
      <w:del w:id="95552" w:author="מנוע מכני" w:date="2026-10-11T12:04:39Z">
        <w:r w:rsidRPr="00017C1D">
          <w:rPr>
            <w:spacing w:val="-8"/>
            <w:rtl/>
          </w:rPr>
          <w:delText xml:space="preserve">ליה</w:delText>
        </w:r>
      </w:del>
      <w:r w:rsidRPr="00017C1D">
        <w:rPr>
          <w:spacing w:val="-8"/>
          <w:rtl/>
        </w:rPr>
        <w:t xml:space="preserve">, </w:t>
      </w:r>
      <w:ins w:id="97441" w:author="מנוע מכני" w:date="2026-10-11T12:04:39Z">
        <w:r>
          <w:rPr>
            <w:spacing w:val="-8"/>
            <w:rtl/>
          </w:rPr>
          <w:t xml:space="preserve">ואם </w:t>
        </w:r>
      </w:ins>
      <w:del w:id="97442" w:author="מנוע מכני" w:date="2026-10-11T12:04:39Z">
        <w:r w:rsidRPr="00017C1D">
          <w:rPr>
            <w:spacing w:val="-8"/>
            <w:rtl/>
          </w:rPr>
          <w:delText xml:space="preserve">ואי </w:delText>
        </w:r>
      </w:del>
      <w:r w:rsidRPr="00017C1D">
        <w:rPr>
          <w:spacing w:val="-8"/>
          <w:rtl/>
        </w:rPr>
        <w:t xml:space="preserve">משום בועל נדה ספק בעל בקרוב ספק </w:t>
      </w:r>
      <w:r w:rsidRPr="00017C1D">
        <w:rPr>
          <w:spacing w:val="-8"/>
          <w:rtl/>
        </w:rPr>
        <w:t xml:space="preserve">לא</w:t>
      </w:r>
      <w:r w:rsidRPr="00017C1D">
        <w:rPr>
          <w:spacing w:val="-8"/>
          <w:rtl/>
        </w:rPr>
        <w:t xml:space="preserve"> בעל בקרוב, </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וא</w:t>
      </w:r>
      <w:ins w:id="91441" w:author="מנוע מכני" w:date="2026-10-11T12:04:39Z">
        <w:r>
          <w:rPr>
            <w:rFonts w:ascii="FontbitDavid" w:hAnsi="FontbitDavid" w:hint="cs"/>
            <w:spacing w:val="-2"/>
            <w:sz w:val="24"/>
            <w:rtl/>
          </w:rPr>
          <w:t xml:space="preserve">ת"ל</w:t>
        </w:r>
      </w:ins>
      <w:del w:id="91442" w:author="מנוע מכני" w:date="2026-10-11T12:04:39Z">
        <w:r w:rsidRPr="00017C1D">
          <w:rPr>
            <w:rFonts w:ascii="FontbitDavid" w:hAnsi="FontbitDavid" w:hint="cs"/>
            <w:spacing w:val="-2"/>
            <w:sz w:val="24"/>
            <w:rtl/>
          </w:rPr>
          <w:delText xml:space="preserve">ת''ל</w:delText>
        </w:r>
      </w:del>
      <w:r w:rsidRPr="00017C1D">
        <w:rPr>
          <w:rFonts w:ascii="FontbitDavid" w:hAnsi="FontbitDavid" w:hint="cs"/>
          <w:spacing w:val="-2"/>
          <w:sz w:val="24"/>
          <w:rtl/>
        </w:rPr>
        <w:t xml:space="preserve"> </w:t>
      </w:r>
      <w:r w:rsidRPr="00017C1D">
        <w:rPr>
          <w:rFonts w:ascii="FontbitDavid" w:hAnsi="FontbitDavid"/>
          <w:spacing w:val="-2"/>
          <w:sz w:val="24"/>
          <w:rtl/>
        </w:rPr>
        <w:t xml:space="preserve">בעל בקרוב ספק השלימתו ירוק ספק </w:t>
      </w:r>
      <w:r w:rsidRPr="00017C1D">
        <w:rPr>
          <w:rFonts w:ascii="FontbitDavid" w:hAnsi="FontbitDavid"/>
          <w:spacing w:val="-2"/>
          <w:sz w:val="24"/>
          <w:rtl/>
        </w:rPr>
        <w:t xml:space="preserve">לא</w:t>
      </w:r>
      <w:r w:rsidRPr="00017C1D">
        <w:rPr>
          <w:rFonts w:ascii="FontbitDavid" w:hAnsi="FontbitDavid"/>
          <w:spacing w:val="-2"/>
          <w:sz w:val="24"/>
          <w:rtl/>
        </w:rPr>
        <w:t xml:space="preserve"> השלימתו, הוי ספק ספיקא, </w:t>
      </w:r>
      <w:r w:rsidRPr="00017C1D">
        <w:rPr>
          <w:rFonts w:ascii="FontbitDavid" w:hAnsi="FontbitDavid" w:hint="cs"/>
          <w:spacing w:val="-2"/>
          <w:sz w:val="24"/>
          <w:rtl/>
        </w:rPr>
        <w:t>ו</w:t>
      </w:r>
      <w:r w:rsidRPr="00017C1D">
        <w:rPr>
          <w:rFonts w:ascii="FontbitDavid" w:hAnsi="FontbitDavid"/>
          <w:spacing w:val="-2"/>
          <w:sz w:val="24"/>
          <w:rtl/>
        </w:rPr>
        <w:t xml:space="preserve">לא </w:t>
      </w:r>
      <w:ins w:id="90159" w:author="Claude - סמנטי" w:date="2026-10-11T12:19:29Z">
        <w:r>
          <w:rPr>
            <w:rFonts w:ascii="FontbitDavid" w:hAnsi="FontbitDavid"/>
            <w:spacing w:val="-2"/>
            <w:sz w:val="24"/>
            <w:rtl/>
          </w:rPr>
          <w:t xml:space="preserve">שורפים</w:t>
        </w:r>
      </w:ins>
      <w:del w:id="90160" w:author="Claude - סמנטי" w:date="2026-10-11T12:19:29Z">
        <w:r w:rsidRPr="00017C1D">
          <w:rPr>
            <w:rFonts w:ascii="FontbitDavid" w:hAnsi="FontbitDavid"/>
            <w:spacing w:val="-2"/>
            <w:sz w:val="24"/>
            <w:rtl/>
          </w:rPr>
          <w:delText xml:space="preserve">שרפינן</w:delText>
        </w:r>
      </w:del>
      <w:r w:rsidRPr="00017C1D">
        <w:rPr>
          <w:rFonts w:ascii="FontbitDavid" w:hAnsi="FontbitDavid"/>
          <w:spacing w:val="-2"/>
          <w:sz w:val="24"/>
          <w:rtl/>
        </w:rPr>
        <w:t xml:space="preserve"> תרומה.</w:t>
      </w:r>
    </w:p>
    <w:p w:rsidR="00E403F0" w:rsidRPr="00B078C3" w:rsidRDefault="00E403F0" w:rsidP="00E403F0">
      <w:pPr>
        <w:rPr>
          <w:rFonts w:ascii="FontbitDavid" w:hAnsi="FontbitDavid"/>
          <w:sz w:val="24"/>
          <w:rtl/>
        </w:rPr>
      </w:pPr>
      <w:r w:rsidRPr="00B078C3">
        <w:rPr>
          <w:rFonts w:ascii="FontbitDavid" w:hAnsi="FontbitDavid"/>
          <w:sz w:val="24"/>
          <w:rtl/>
        </w:rPr>
        <w:t xml:space="preserve">ותיפוק </w:t>
      </w:r>
      <w:ins w:id="95553" w:author="מנוע מכני" w:date="2026-10-11T12:04:39Z">
        <w:r>
          <w:rPr>
            <w:rFonts w:ascii="FontbitDavid" w:hAnsi="FontbitDavid"/>
            <w:sz w:val="24"/>
            <w:rtl/>
          </w:rPr>
          <w:t xml:space="preserve">לו</w:t>
        </w:r>
      </w:ins>
      <w:del w:id="9555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משום בגדי עם הארץ, </w:t>
      </w:r>
      <w:r>
        <w:rPr>
          <w:rFonts w:ascii="FontbitDavid" w:hAnsi="FontbitDavid" w:hint="cs"/>
          <w:sz w:val="24"/>
          <w:rtl/>
        </w:rPr>
        <w:t>ד</w:t>
      </w:r>
      <w:r w:rsidRPr="00B078C3">
        <w:rPr>
          <w:rFonts w:ascii="FontbitDavid" w:hAnsi="FontbitDavid"/>
          <w:sz w:val="24"/>
          <w:rtl/>
        </w:rPr>
        <w:t xml:space="preserve">בגדי עם הארץ מדרס לפרושין! </w:t>
      </w:r>
      <w:r>
        <w:rPr>
          <w:rFonts w:ascii="FontbitDavid" w:hAnsi="FontbitDavid"/>
          <w:sz w:val="24"/>
          <w:rtl/>
        </w:rPr>
        <w:t>–</w:t>
      </w:r>
      <w:r>
        <w:rPr>
          <w:rFonts w:ascii="FontbitDavid" w:hAnsi="FontbitDavid" w:hint="cs"/>
          <w:sz w:val="24"/>
          <w:rtl/>
        </w:rPr>
        <w:t xml:space="preserve"> </w:t>
      </w:r>
      <w:ins w:id="91443" w:author="מנוע מכני" w:date="2026-10-11T12:04:39Z">
        <w:r>
          <w:rPr>
            <w:rFonts w:ascii="FontbitDavid" w:hAnsi="FontbitDavid"/>
            <w:sz w:val="24"/>
            <w:rtl/>
          </w:rPr>
          <w:t xml:space="preserve">א"ל</w:t>
        </w:r>
      </w:ins>
      <w:del w:id="91444"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''ל</w:delText>
        </w:r>
      </w:del>
      <w:r w:rsidRPr="00B078C3">
        <w:rPr>
          <w:rFonts w:ascii="FontbitDavid" w:hAnsi="FontbitDavid"/>
          <w:sz w:val="24"/>
          <w:rtl/>
        </w:rPr>
        <w:t>: בכותי ערום.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19" w:author="קלוד" w:date="2026-10-11T09:07:21Z"/>
        </w:rPr>
      </w:pPr>
      <w:ins w:id="20318" w:author="קלוד" w:date="2026-10-11T09:07:21Z">
        <w:r>
          <w:t xml:space="preserve">משנה ב</w:t>
        </w:r>
      </w:ins>
    </w:p>
    <w:p w:rsidR="00E403F0" w:rsidRPr="00D65BEC" w:rsidRDefault="00E403F0" w:rsidP="00E403F0">
      <w:pPr>
        <w:pStyle w:val="afff9"/>
        <w:rPr>
          <w:del w:id="20197" w:author="קלוד" w:date="2026-10-11T09:07:21Z"/>
          <w:rtl/>
        </w:rPr>
      </w:pPr>
      <w:del w:id="20196" w:author="קלוד" w:date="2026-10-11T09:07:21Z">
        <w:r w:rsidRPr="00D65BEC">
          <w:rPr>
            <w:rtl/>
          </w:rPr>
          <w:delText xml:space="preserve">מתני'.</w:delText>
        </w:r>
      </w:del>
    </w:p>
    <w:p w:rsidR="00E403F0" w:rsidRPr="00D65BEC" w:rsidRDefault="00E403F0" w:rsidP="00E403F0">
      <w:pPr>
        <w:pStyle w:val="afff9"/>
        <w:spacing w:before="120"/>
        <w:rPr>
          <w:rtl/>
        </w:rPr>
        <w:pPrChange w:id="90018" w:author="קלוד" w:date="2026-10-11T12:09:42Z">
          <w:pPr>
            <w:pStyle w:val="afff9"/>
          </w:pPr>
        </w:pPrChange>
      </w:pPr>
      <w:r w:rsidRPr="00D65BEC">
        <w:rPr>
          <w:rtl/>
        </w:rPr>
        <w:t xml:space="preserve">בנות צדוקין, בזמן שנהגו ללכת בדרכי אבותיהן - הרי הן ככותיות, </w:t>
      </w:r>
    </w:p>
    <w:p w:rsidR="00E403F0" w:rsidRPr="00D65BEC" w:rsidRDefault="00E403F0" w:rsidP="00E403F0">
      <w:pPr>
        <w:pStyle w:val="afff9"/>
        <w:rPr>
          <w:rtl/>
        </w:rPr>
      </w:pPr>
      <w:r w:rsidRPr="00D65BEC">
        <w:rPr>
          <w:rFonts w:hint="cs"/>
          <w:rtl/>
        </w:rPr>
        <w:t xml:space="preserve"> </w:t>
      </w:r>
      <w:r w:rsidRPr="00D65BEC">
        <w:rPr>
          <w:rtl/>
        </w:rPr>
        <w:tab/>
      </w:r>
      <w:r w:rsidRPr="00D65BEC">
        <w:rPr>
          <w:rFonts w:hint="cs"/>
          <w:rtl/>
        </w:rPr>
        <w:t xml:space="preserve"> </w:t>
      </w:r>
      <w:r w:rsidRPr="00D65BEC">
        <w:rPr>
          <w:rFonts w:hint="cs"/>
          <w:rtl/>
        </w:rPr>
        <w:tab/>
        <w:t xml:space="preserve">        </w:t>
      </w:r>
      <w:r w:rsidRPr="00D65BEC">
        <w:rPr>
          <w:rtl/>
        </w:rPr>
        <w:t>פרשו ללכת בדרכי ישראל - הרי הן כישראלית.</w:t>
      </w:r>
    </w:p>
    <w:p w:rsidR="00E403F0" w:rsidRPr="00D65BEC" w:rsidRDefault="00E403F0" w:rsidP="00E403F0">
      <w:pPr>
        <w:pStyle w:val="afff9"/>
        <w:rPr>
          <w:rtl/>
        </w:rPr>
      </w:pPr>
      <w:r>
        <w:rPr>
          <w:rStyle w:val="TanaimMishna"/>
          <w:rtl/>
          <w:rPrChange w:id="20016" w:author="קלוד" w:date="2026-10-11T09:07:21Z">
            <w:rPr>
              <w:rtl/>
            </w:rPr>
          </w:rPrChange>
        </w:rPr>
        <w:t xml:space="preserve">רבי יוסי</w:t>
      </w:r>
      <w:r>
        <w:rPr>
          <w:rtl/>
        </w:rPr>
        <w:t xml:space="preserve"> אומר</w:t>
      </w:r>
      <w:r>
        <w:rPr>
          <w:rStyle w:val="TanaimMishna"/>
          <w:rtl/>
          <w:rPrChange w:id="102887" w:author="Claude" w:date="2026-10-11T09:07:54Z">
            <w:rPr>
              <w:rtl/>
            </w:rPr>
          </w:rPrChange>
        </w:rPr>
        <w:t xml:space="preserve">:</w:t>
      </w:r>
      <w:r>
        <w:rPr>
          <w:rtl/>
        </w:rPr>
        <w:t xml:space="preserve"> לעולם הן כישראלית, עד שיפרשו ללכת בדרכי אבותיהן.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93" w:author="קלוד" w:date="2026-10-11T12:23:38Z"/>
        </w:rPr>
      </w:pPr>
      <w:ins w:id="90394" w:author="קלוד" w:date="2026-10-11T12:23:38Z">
        <w:r>
          <w:rPr>
            <w:color w:val="7B3F00"/>
          </w:rPr>
          <w:t xml:space="preserve">האם בנות צדוקין בסתמא ככותיות או כישראלית?</w:t>
        </w:r>
      </w:ins>
    </w:p>
    <w:p w:rsidR="00E403F0" w:rsidRDefault="00E403F0" w:rsidP="00E403F0">
      <w:pPr>
        <w:rPr>
          <w:rFonts w:ascii="FontbitDavid" w:hAnsi="FontbitDavid"/>
          <w:sz w:val="24"/>
          <w:rtl/>
        </w:rPr>
      </w:pPr>
      <w:r w:rsidRPr="00E744B3">
        <w:rPr>
          <w:rFonts w:ascii="FontbitDavid" w:hAnsi="FontbitDavid"/>
          <w:b/>
          <w:bCs/>
          <w:rtl/>
        </w:rPr>
        <w:t xml:space="preserve">• </w:t>
      </w:r>
      <w:r w:rsidRPr="00111789">
        <w:rPr>
          <w:rFonts w:ascii="FontbitDavid" w:hAnsi="FontbitDavid"/>
          <w:b/>
          <w:bCs/>
          <w:sz w:val="24"/>
          <w:rtl/>
        </w:rPr>
        <w:t>איבעיא</w:t>
      </w:r>
      <w:r w:rsidRPr="00B078C3">
        <w:rPr>
          <w:rFonts w:ascii="FontbitDavid" w:hAnsi="FontbitDavid"/>
          <w:sz w:val="24"/>
          <w:rtl/>
        </w:rPr>
        <w:t xml:space="preserve"> להו: סתמא </w:t>
      </w:r>
      <w:ins w:id="95555" w:author="מנוע מכני" w:date="2026-10-11T12:04:39Z">
        <w:r>
          <w:rPr>
            <w:rFonts w:ascii="FontbitDavid" w:hAnsi="FontbitDavid"/>
            <w:sz w:val="24"/>
            <w:rtl/>
          </w:rPr>
          <w:t xml:space="preserve">מה</w:t>
        </w:r>
      </w:ins>
      <w:del w:id="95556"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p>
    <w:p w:rsidR="00E403F0" w:rsidRPr="00017C1D" w:rsidRDefault="00E403F0" w:rsidP="00E403F0">
      <w:pPr>
        <w:rPr>
          <w:rFonts w:ascii="FontbitDavid" w:hAnsi="FontbitDavid"/>
          <w:spacing w:val="-2"/>
          <w:sz w:val="24"/>
          <w:rtl/>
        </w:rPr>
      </w:pPr>
      <w:ins w:id="91445" w:author="מנוע מכני" w:date="2026-10-11T12:04:39Z">
        <w:r>
          <w:rPr>
            <w:rFonts w:ascii="FontbitDavid" w:hAnsi="FontbitDavid" w:hint="cs"/>
            <w:spacing w:val="-2"/>
            <w:sz w:val="24"/>
            <w:rtl/>
          </w:rPr>
          <w:t xml:space="preserve">א"א</w:t>
        </w:r>
      </w:ins>
      <w:del w:id="91446" w:author="מנוע מכני" w:date="2026-10-11T12:04:39Z">
        <w:r w:rsidRPr="00017C1D">
          <w:rPr>
            <w:rFonts w:ascii="FontbitDavid" w:hAnsi="FontbitDavid" w:hint="cs"/>
            <w:spacing w:val="-2"/>
            <w:sz w:val="24"/>
            <w:rtl/>
          </w:rPr>
          <w:delText xml:space="preserve">א''א</w:delText>
        </w:r>
      </w:del>
      <w:r w:rsidRPr="00017C1D">
        <w:rPr>
          <w:rFonts w:ascii="FontbitDavid" w:hAnsi="FontbitDavid" w:hint="cs"/>
          <w:spacing w:val="-2"/>
          <w:sz w:val="24"/>
          <w:rtl/>
        </w:rPr>
        <w:t xml:space="preserve"> להוכיח מרישא דה אסתמא כישראלית דמסיפא יש לדקדק להיפך אלא מהך </w:t>
      </w:r>
      <w:ins w:id="94029" w:author="מנוע מכני" w:date="2026-10-11T12:04:39Z">
        <w:r>
          <w:rPr>
            <w:rFonts w:ascii="FontbitDavid" w:hAnsi="FontbitDavid" w:hint="cs"/>
            <w:spacing w:val="-2"/>
            <w:sz w:val="24"/>
            <w:rtl/>
          </w:rPr>
          <w:t xml:space="preserve">אין</w:t>
        </w:r>
      </w:ins>
      <w:del w:id="94030" w:author="מנוע מכני" w:date="2026-10-11T12:04:39Z">
        <w:r w:rsidRPr="00017C1D">
          <w:rPr>
            <w:rFonts w:ascii="FontbitDavid" w:hAnsi="FontbitDavid" w:hint="cs"/>
            <w:spacing w:val="-2"/>
            <w:sz w:val="24"/>
            <w:rtl/>
          </w:rPr>
          <w:delText xml:space="preserve">ליכא</w:delText>
        </w:r>
      </w:del>
      <w:r w:rsidRPr="00017C1D">
        <w:rPr>
          <w:rFonts w:ascii="FontbitDavid" w:hAnsi="FontbitDavid" w:hint="cs"/>
          <w:spacing w:val="-2"/>
          <w:sz w:val="24"/>
          <w:rtl/>
        </w:rPr>
        <w:t xml:space="preserve"> למשמע </w:t>
      </w:r>
    </w:p>
    <w:p>
      <w:pPr>
        <w:pStyle w:val="38"/>
        <w:rPr>
          <w:ins w:id="100081" w:author="מנוע מכני" w:date="2026-10-11T12:04:39Z"/>
        </w:rPr>
      </w:pPr>
      <w:del w:id="100080" w:author="מנוע מכני" w:date="2026-10-11T12:04:39Z">
        <w:r w:rsidRPr="00E744B3">
          <w:delText xml:space="preserve">•</w:delText>
        </w:r>
      </w:del>
      <w:r w:rsidRPr="00E744B3">
        <w:t xml:space="preserve"> </w:t>
      </w:r>
      <w:r w:rsidRPr="00B078C3">
        <w:t xml:space="preserve">ת"ש, </w:t>
      </w:r>
      <w:r w:rsidRPr="00B078C3">
        <w:t xml:space="preserve">דתנן</w:t>
      </w:r>
      <w:r w:rsidRPr="00B078C3">
        <w:t xml:space="preserve"> ר' יוסי</w:t>
      </w:r>
      <w:del w:id="101731"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08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לעולם הן כישראלית עד שיפרשו ללכת בדרכי אבותיהן, </w:t>
      </w:r>
    </w:p>
    <w:p>
      <w:pPr>
        <w:pStyle w:val="38"/>
        <w:rPr>
          <w:ins w:id="100083" w:author="מנוע מכני" w:date="2026-10-11T12:04:39Z"/>
        </w:rPr>
      </w:pPr>
      <w:r w:rsidRPr="00C32136">
        <w:t xml:space="preserve">מכלל דת"ק סבר:</w:t>
      </w:r>
    </w:p>
    <w:p w:rsidR="00E403F0" w:rsidRPr="00C32136" w:rsidRDefault="00E403F0" w:rsidP="00E403F0">
      <w:pPr>
        <w:pStyle w:val="a2"/>
        <w:numPr>
          <w:ilvl w:val="0"/>
          <w:numId w:val="3"/>
        </w:numPr>
        <w:ind w:left="714" w:hanging="357"/>
        <w:rPr>
          <w:b/>
          <w:bCs/>
          <w:rtl/>
        </w:rPr>
      </w:pPr>
      <w:del w:id="100084" w:author="מנוע מכני" w:date="2026-10-11T12:04:39Z">
        <w:r w:rsidRPr="00C32136">
          <w:rPr>
            <w:rtl/>
          </w:rPr>
          <w:delText xml:space="preserve"> </w:delText>
        </w:r>
      </w:del>
      <w:r w:rsidRPr="00C32136">
        <w:rPr>
          <w:rtl/>
        </w:rPr>
        <w:t xml:space="preserve">סתמא ככותיות, </w:t>
      </w:r>
      <w:r w:rsidRPr="00C32136">
        <w:rPr>
          <w:b/>
          <w:bCs/>
          <w:rtl/>
        </w:rPr>
        <w:t xml:space="preserve">ש"מ</w:t>
      </w:r>
      <w:r w:rsidRPr="00C32136">
        <w:rPr>
          <w:b/>
          <w:bCs/>
          <w:rtl/>
        </w:rPr>
        <w:t xml:space="preserve">.</w:t>
      </w:r>
    </w:p>
    <w:p>
      <w:pPr>
        <w:pStyle w:val="afffff8"/>
        <w:rPr>
          <w:ins w:id="90391" w:author="קלוד" w:date="2026-10-11T12:23:38Z"/>
        </w:rPr>
      </w:pPr>
      <w:ins w:id="90392" w:author="קלוד" w:date="2026-10-11T12:23:38Z">
        <w:r>
          <w:rPr>
            <w:color w:val="7B3F00"/>
          </w:rPr>
          <w:t xml:space="preserve">נשי צדוקים - מתיראות מן הפרושים ומראות דם לחכמים</w:t>
        </w:r>
      </w:ins>
    </w:p>
    <w:p>
      <w:pPr>
        <w:pStyle w:val="38"/>
        <w:rPr>
          <w:ins w:id="100086" w:author="מנוע מכני" w:date="2026-10-11T12:04:39Z"/>
        </w:rPr>
      </w:pPr>
      <w:del w:id="100085" w:author="מנוע מכני" w:date="2026-10-11T12:04:39Z">
        <w:r w:rsidRPr="00E744B3">
          <w:delText xml:space="preserve">•</w:delText>
        </w:r>
      </w:del>
      <w:r w:rsidRPr="00E744B3">
        <w:t xml:space="preserve"> </w:t>
      </w:r>
      <w:ins w:id="91447" w:author="מנוע מכני" w:date="2026-10-11T12:04:39Z">
        <w:r>
          <w:t xml:space="preserve">ת"ר</w:t>
        </w:r>
      </w:ins>
      <w:del w:id="91448" w:author="מנוע מכני" w:date="2026-10-11T12:04:39Z">
        <w:r w:rsidRPr="00B078C3">
          <w:delText xml:space="preserve">ת</w:delText>
        </w:r>
        <w:r>
          <w:delText xml:space="preserve">''ר</w:delText>
        </w:r>
      </w:del>
      <w:r w:rsidRPr="00B078C3">
        <w:t xml:space="preserve">:</w:t>
      </w:r>
    </w:p>
    <w:p w:rsidR="00E403F0" w:rsidRDefault="00E403F0" w:rsidP="00E403F0">
      <w:pPr>
        <w:rPr>
          <w:rFonts w:ascii="FontbitDavid" w:hAnsi="FontbitDavid"/>
          <w:sz w:val="24"/>
          <w:rtl/>
        </w:rPr>
      </w:pPr>
      <w:del w:id="1000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בצדוקי אחד שספר עם כהן גדול בשוק ונתזה צנורא מפיו ונפלה לכהן גדול על בגדיו, והוריקו פניו של כהן גדול וקדם אצל אשתו, </w:t>
      </w:r>
    </w:p>
    <w:p w:rsidR="00E403F0" w:rsidRPr="00B078C3" w:rsidRDefault="00E403F0" w:rsidP="00E403F0">
      <w:pPr>
        <w:rPr>
          <w:rFonts w:ascii="FontbitDavid" w:hAnsi="FontbitDavid"/>
          <w:sz w:val="24"/>
          <w:rtl/>
        </w:rPr>
      </w:pPr>
      <w:r>
        <w:rPr>
          <w:rFonts w:ascii="FontbitDavid" w:hAnsi="FontbitDavid"/>
          <w:b/>
          <w:bCs/>
          <w:rtl/>
        </w:rPr>
        <w:lastRenderedPageBreak/>
        <w:tab/>
      </w:r>
      <w:r w:rsidRPr="00B078C3">
        <w:rPr>
          <w:rFonts w:ascii="FontbitDavid" w:hAnsi="FontbitDavid"/>
          <w:sz w:val="24"/>
          <w:rtl/>
        </w:rPr>
        <w:t xml:space="preserve">אמרה לו: </w:t>
      </w:r>
      <w:ins w:id="96383" w:author="מנוע מכני" w:date="2026-10-11T12:04:39Z">
        <w:r>
          <w:rPr>
            <w:rFonts w:ascii="FontbitDavid" w:hAnsi="FontbitDavid"/>
            <w:sz w:val="24"/>
            <w:rtl/>
          </w:rPr>
          <w:t xml:space="preserve">אף</w:t>
        </w:r>
      </w:ins>
      <w:del w:id="96384"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ע"פ</w:delText>
        </w:r>
      </w:del>
      <w:ins w:id="91449" w:author="מנוע מכני" w:date="2026-10-11T12:04:39Z"/>
      <w:del w:id="91450" w:author="מנוע מכני" w:date="2026-10-11T12:04:39Z">
        <w:r>
          <w:rPr>
            <w:rFonts w:ascii="FontbitDavid" w:hAnsi="FontbitDavid" w:hint="cs"/>
            <w:sz w:val="24"/>
            <w:rtl/>
          </w:rPr>
          <w:delText xml:space="preserve">ע''פ</w:delText>
        </w:r>
      </w:del>
      <w:r>
        <w:rPr>
          <w:rFonts w:ascii="FontbitDavid" w:hAnsi="FontbitDavid" w:hint="cs"/>
          <w:sz w:val="24"/>
          <w:rtl/>
        </w:rPr>
        <w:t xml:space="preserve"> </w:t>
      </w:r>
      <w:r w:rsidRPr="00B078C3">
        <w:rPr>
          <w:rFonts w:ascii="FontbitDavid" w:hAnsi="FontbitDavid"/>
          <w:sz w:val="24"/>
          <w:rtl/>
        </w:rPr>
        <w:t>שנשי צדוקים הן - מתיראות מן הפרושים, ומראות דם לחכמים.</w:t>
      </w:r>
    </w:p>
    <w:p w:rsidR="00E403F0" w:rsidRPr="00B078C3" w:rsidRDefault="00E403F0" w:rsidP="00E403F0">
      <w:pPr>
        <w:rPr>
          <w:rFonts w:ascii="FontbitDavid" w:hAnsi="FontbitDavid"/>
          <w:sz w:val="24"/>
          <w:rtl/>
        </w:rPr>
      </w:pPr>
      <w:r w:rsidRPr="00E744B3">
        <w:rPr>
          <w:rFonts w:ascii="FontbitDavid" w:hAnsi="FontbitDavid"/>
          <w:b/>
          <w:bCs/>
          <w:rtl/>
        </w:rPr>
        <w:t xml:space="preserve">• </w:t>
      </w:r>
      <w:ins w:id="91451" w:author="מנוע מכני" w:date="2026-10-11T12:04:39Z">
        <w:r>
          <w:rPr>
            <w:rFonts w:ascii="FontbitDavid" w:hAnsi="FontbitDavid"/>
            <w:sz w:val="24"/>
            <w:rtl/>
          </w:rPr>
          <w:t xml:space="preserve">א"ר</w:t>
        </w:r>
      </w:ins>
      <w:del w:id="9145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 יוסי: בקיאין אנו בהן יותר מן הכל, והן מראות דם לחכמים, חוץ מאשה אחת שהיתה בשכונתינו, שלא הראת דם לחכמים ומתה.</w:t>
      </w:r>
    </w:p>
    <w:p w:rsidR="00E403F0" w:rsidRPr="00B078C3" w:rsidRDefault="00E403F0" w:rsidP="00E403F0">
      <w:pPr>
        <w:rPr>
          <w:rFonts w:ascii="FontbitDavid" w:hAnsi="FontbitDavid"/>
          <w:sz w:val="24"/>
          <w:rtl/>
        </w:rPr>
      </w:pPr>
      <w:r>
        <w:rPr>
          <w:rFonts w:ascii="FontbitDavid" w:hAnsi="FontbitDavid" w:hint="cs"/>
          <w:sz w:val="24"/>
          <w:rtl/>
        </w:rPr>
        <w:t xml:space="preserve">ולא רצה לטמא משום </w:t>
      </w:r>
      <w:r w:rsidRPr="00B078C3">
        <w:rPr>
          <w:rFonts w:ascii="FontbitDavid" w:hAnsi="FontbitDavid"/>
          <w:sz w:val="24"/>
          <w:rtl/>
        </w:rPr>
        <w:t xml:space="preserve">עם הארץ! </w:t>
      </w:r>
      <w:r>
        <w:rPr>
          <w:rFonts w:ascii="FontbitDavid" w:hAnsi="FontbitDavid" w:hint="cs"/>
          <w:sz w:val="24"/>
          <w:rtl/>
        </w:rPr>
        <w:t xml:space="preserve">- </w:t>
      </w:r>
      <w:r>
        <w:rPr>
          <w:rStyle w:val="2fb"/>
          <w:rFonts w:ascii="FontbitDavid" w:hAnsi="FontbitDavid" w:hint="cs"/>
          <w:sz w:val="24"/>
          <w:rtl/>
        </w:rPr>
        <w:t xml:space="preserve">כ</w:t>
      </w:r>
      <w:r w:rsidRPr="00B078C3">
        <w:rPr>
          <w:rStyle w:val="2fb"/>
          <w:rFonts w:ascii="FontbitDavid" w:hAnsi="FontbitDavid"/>
          <w:sz w:val="24"/>
          <w:rtl/>
        </w:rPr>
        <w:t xml:space="preserve">אביי</w:t>
      </w:r>
      <w:r w:rsidRPr="00B078C3">
        <w:rPr>
          <w:rFonts w:ascii="FontbitDavid" w:hAnsi="FontbitDavid"/>
          <w:sz w:val="24"/>
          <w:rtl/>
        </w:rPr>
        <w:t xml:space="preserve">: בצדוקי חבר.</w:t>
      </w:r>
    </w:p>
    <w:p w:rsidR="00E403F0" w:rsidRDefault="00E403F0" w:rsidP="00E403F0">
      <w:pPr>
        <w:pStyle w:val="afff3"/>
        <w:framePr w:wrap="around"/>
        <w:rPr>
          <w:rtl/>
        </w:rPr>
      </w:pPr>
      <w:r>
        <w:rPr>
          <w:rFonts w:hint="cs"/>
          <w:rtl/>
        </w:rPr>
        <w:t>לד.</w:t>
      </w:r>
    </w:p>
    <w:p>
      <w:pPr>
        <w:pStyle w:val="38"/>
        <w:rPr>
          <w:ins w:id="100088" w:author="מנוע מכני" w:date="2026-10-11T12:04:39Z"/>
        </w:rPr>
      </w:pPr>
      <w:r>
        <w:t>ודחאו רבא:</w:t>
      </w:r>
    </w:p>
    <w:p w:rsidR="00E403F0" w:rsidRDefault="00E403F0" w:rsidP="00E403F0">
      <w:pPr>
        <w:rPr>
          <w:rFonts w:ascii="FontbitDavid" w:hAnsi="FontbitDavid"/>
          <w:sz w:val="24"/>
          <w:rtl/>
        </w:rPr>
      </w:pPr>
      <w:del w:id="100089" w:author="מנוע מכני" w:date="2026-10-11T12:04:39Z">
        <w:r w:rsidRPr="00B078C3">
          <w:rPr>
            <w:rFonts w:ascii="FontbitDavid" w:hAnsi="FontbitDavid"/>
            <w:sz w:val="24"/>
            <w:rtl/>
          </w:rPr>
          <w:delText xml:space="preserve"> </w:delText>
        </w:r>
      </w:del>
      <w:r>
        <w:rPr>
          <w:rFonts w:ascii="FontbitDavid" w:hAnsi="FontbitDavid" w:hint="cs"/>
          <w:sz w:val="24"/>
          <w:rtl/>
        </w:rPr>
        <w:t>ד</w:t>
      </w:r>
      <w:r w:rsidRPr="00B078C3">
        <w:rPr>
          <w:rFonts w:ascii="FontbitDavid" w:hAnsi="FontbitDavid"/>
          <w:sz w:val="24"/>
          <w:rtl/>
        </w:rPr>
        <w:t xml:space="preserve">צדוקי חבר </w:t>
      </w:r>
      <w:r>
        <w:rPr>
          <w:rFonts w:ascii="FontbitDavid" w:hAnsi="FontbitDavid" w:hint="cs"/>
          <w:sz w:val="24"/>
          <w:rtl/>
        </w:rPr>
        <w:t xml:space="preserve">עדיין אינו </w:t>
      </w:r>
      <w:r w:rsidRPr="00B078C3">
        <w:rPr>
          <w:rFonts w:ascii="FontbitDavid" w:hAnsi="FontbitDavid"/>
          <w:sz w:val="24"/>
          <w:rtl/>
        </w:rPr>
        <w:t xml:space="preserve">בועל נדה </w:t>
      </w:r>
    </w:p>
    <w:p>
      <w:pPr>
        <w:pStyle w:val="38"/>
        <w:rPr>
          <w:ins w:id="100090" w:author="מנוע מכני" w:date="2026-10-11T12:04:39Z"/>
        </w:rPr>
      </w:pPr>
      <w:r w:rsidRPr="00C32136">
        <w:t>אלא רבא</w:t>
      </w:r>
      <w:r w:rsidRPr="00C32136">
        <w:t xml:space="preserve">:</w:t>
      </w:r>
    </w:p>
    <w:p w:rsidR="00E403F0" w:rsidRPr="00C32136" w:rsidRDefault="00E403F0" w:rsidP="00E403F0">
      <w:pPr>
        <w:pStyle w:val="a2"/>
        <w:numPr>
          <w:ilvl w:val="0"/>
          <w:numId w:val="3"/>
        </w:numPr>
        <w:ind w:left="714" w:hanging="357"/>
        <w:rPr>
          <w:rtl/>
        </w:rPr>
      </w:pPr>
      <w:del w:id="100091" w:author="מנוע מכני" w:date="2026-10-11T12:04:39Z">
        <w:r w:rsidRPr="00C32136">
          <w:rPr>
            <w:rtl/>
          </w:rPr>
          <w:delText xml:space="preserve"> </w:delText>
        </w:r>
      </w:del>
      <w:r w:rsidRPr="00C32136">
        <w:rPr>
          <w:rtl/>
        </w:rPr>
        <w:t xml:space="preserve">רגל היה וטומאת עם הארץ ברגל - כטהרה שוינהו רבנן, ד</w:t>
      </w:r>
      <w:r w:rsidRPr="00C32136">
        <w:rPr>
          <w:rFonts w:hint="cs"/>
          <w:rtl/>
        </w:rPr>
        <w:t>'</w:t>
      </w:r>
      <w:r>
        <w:rPr>
          <w:rStyle w:val="afffff0"/>
          <w:rtl/>
          <w:rPrChange w:id="9033" w:author="מנוע פסוקים" w:date="2026-10-11T09:23:42Z">
            <w:rPr>
              <w:rtl/>
            </w:rPr>
          </w:rPrChange>
        </w:rPr>
        <w:t xml:space="preserve">ויאסף כל איש ישראל אל העיר כאיש אחד חברים</w:t>
      </w:r>
      <w:r>
        <w:rPr>
          <w:rtl/>
        </w:rPr>
        <w:t xml:space="preserve"> הכתוב עשאן כולן חברים</w:t>
      </w:r>
      <w:r w:rsidRPr="00C32136">
        <w:rPr>
          <w:rFonts w:hint="cs"/>
          <w:rtl/>
        </w:rPr>
        <w:t>'</w:t>
      </w:r>
      <w:r w:rsidRPr="00C32136">
        <w:rPr>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21" w:author="קלוד" w:date="2026-10-11T09:07:21Z"/>
        </w:rPr>
      </w:pPr>
      <w:ins w:id="20320" w:author="קלוד" w:date="2026-10-11T09:07:21Z">
        <w:r>
          <w:t xml:space="preserve">משנה ג</w:t>
        </w:r>
      </w:ins>
    </w:p>
    <w:p w:rsidR="00E403F0" w:rsidRPr="00D65BEC" w:rsidRDefault="00E403F0" w:rsidP="00E403F0">
      <w:pPr>
        <w:pStyle w:val="afff9"/>
        <w:rPr>
          <w:del w:id="20199" w:author="קלוד" w:date="2026-10-11T09:07:21Z"/>
          <w:rtl/>
        </w:rPr>
      </w:pPr>
      <w:del w:id="20198" w:author="קלוד" w:date="2026-10-11T09:07:21Z">
        <w:r w:rsidRPr="00D65BEC">
          <w:rPr>
            <w:rtl/>
          </w:rPr>
          <w:delText xml:space="preserve">מתני'.</w:delText>
        </w:r>
      </w:del>
    </w:p>
    <w:p w:rsidR="00E403F0" w:rsidRPr="00D65BEC" w:rsidRDefault="00E403F0" w:rsidP="00E403F0">
      <w:pPr>
        <w:pStyle w:val="afff9"/>
        <w:spacing w:before="120"/>
        <w:rPr>
          <w:rtl/>
        </w:rPr>
        <w:pPrChange w:id="90019" w:author="קלוד" w:date="2026-10-11T12:09:42Z">
          <w:pPr>
            <w:pStyle w:val="afff9"/>
          </w:pPr>
        </w:pPrChange>
      </w:pPr>
      <w:r w:rsidRPr="00D65BEC">
        <w:rPr>
          <w:rtl/>
        </w:rPr>
        <w:t xml:space="preserve">דם עובדת כוכבים ודם טהרה של מצורעת, </w:t>
      </w:r>
    </w:p>
    <w:p w:rsidR="00E403F0" w:rsidRPr="00D65BEC" w:rsidRDefault="00E403F0" w:rsidP="00E403F0">
      <w:pPr>
        <w:pStyle w:val="afff9"/>
        <w:rPr>
          <w:rtl/>
        </w:rPr>
      </w:pPr>
      <w:r>
        <w:rPr>
          <w:rtl/>
        </w:rPr>
        <w:t xml:space="preserve">	ב"ש מטהרים ו</w:t>
      </w:r>
      <w:r>
        <w:rPr>
          <w:rStyle w:val="TanaimMishna"/>
          <w:rtl/>
          <w:rPrChange w:id="20017" w:author="קלוד" w:date="2026-10-11T09:07:21Z">
            <w:rPr>
              <w:rtl/>
            </w:rPr>
          </w:rPrChange>
        </w:rPr>
        <w:t xml:space="preserve">בית הלל</w:t>
      </w:r>
      <w:r>
        <w:rPr>
          <w:rtl/>
        </w:rPr>
        <w:t xml:space="preserve"> אומרים</w:t>
      </w:r>
      <w:r>
        <w:rPr>
          <w:rStyle w:val="TanaimMishna"/>
          <w:rtl/>
          <w:rPrChange w:id="102888" w:author="Claude" w:date="2026-10-11T09:07:54Z">
            <w:rPr>
              <w:rtl/>
            </w:rPr>
          </w:rPrChange>
        </w:rPr>
        <w:t xml:space="preserve">:</w:t>
      </w:r>
      <w:r>
        <w:rPr>
          <w:rtl/>
        </w:rPr>
        <w:t xml:space="preserve"> כרוקה וכמימי רגליה.</w:t>
      </w:r>
    </w:p>
    <w:p w:rsidR="00E403F0" w:rsidRPr="00D65BEC" w:rsidRDefault="00E403F0" w:rsidP="00E403F0">
      <w:pPr>
        <w:pStyle w:val="afff9"/>
        <w:rPr>
          <w:rtl/>
        </w:rPr>
      </w:pPr>
      <w:r w:rsidRPr="00D65BEC">
        <w:rPr>
          <w:rtl/>
        </w:rPr>
        <w:t xml:space="preserve">דם היולדת שלא טבלה, </w:t>
      </w:r>
    </w:p>
    <w:p w:rsidR="00E403F0" w:rsidRPr="00D65BEC" w:rsidRDefault="00E403F0" w:rsidP="00E403F0">
      <w:pPr>
        <w:pStyle w:val="afff9"/>
        <w:rPr>
          <w:rtl/>
        </w:rPr>
      </w:pPr>
      <w:r w:rsidRPr="00D65BEC">
        <w:rPr>
          <w:rtl/>
        </w:rPr>
        <w:tab/>
        <w:t>ב"ש אומרים: כרוקה וכמימי רגליה, וב"ה אומרים: מטמא לח ויבש.</w:t>
      </w:r>
    </w:p>
    <w:p w:rsidR="00E403F0" w:rsidRPr="00D65BEC" w:rsidRDefault="00E403F0" w:rsidP="00E403F0">
      <w:pPr>
        <w:pStyle w:val="afff9"/>
        <w:rPr>
          <w:rtl/>
        </w:rPr>
      </w:pPr>
      <w:r w:rsidRPr="00D65BEC">
        <w:rPr>
          <w:rtl/>
        </w:rPr>
        <w:t>ומודים ביולדת בזוב - שהיא מטמאה לח ויבש.</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89" w:author="קלוד" w:date="2026-10-11T12:23:38Z"/>
        </w:rPr>
      </w:pPr>
      <w:ins w:id="90390" w:author="קלוד" w:date="2026-10-11T12:23:38Z">
        <w:r>
          <w:rPr>
            <w:color w:val="7B3F00"/>
          </w:rPr>
          <w:t xml:space="preserve">דם עובדת כוכבים - גזרו שיהיו כזבין לכל דבריהם</w:t>
        </w:r>
      </w:ins>
    </w:p>
    <w:p w:rsidR="00E403F0" w:rsidRDefault="00E403F0" w:rsidP="00E403F0">
      <w:pPr>
        <w:rPr>
          <w:rFonts w:ascii="FontbitDavid" w:hAnsi="FontbitDavid"/>
          <w:sz w:val="24"/>
          <w:rtl/>
        </w:rPr>
      </w:pPr>
      <w:r>
        <w:rPr>
          <w:rFonts w:ascii="FontbitDavid" w:hAnsi="FontbitDavid" w:hint="cs"/>
          <w:sz w:val="24"/>
          <w:rtl/>
        </w:rPr>
        <w:t>וטעמא: '</w:t>
      </w:r>
      <w:ins w:id="90445" w:author="Claude - סמנטי" w:date="2026-10-11T12:19:29Z">
        <w:r>
          <w:rPr>
            <w:rStyle w:val="afffff0"/>
            <w:rFonts w:ascii="FontbitDavid" w:hAnsi="FontbitDavid"/>
            <w:sz w:val="24"/>
            <w:rtl/>
          </w:rPr>
          <w:t xml:space="preserve">בְּנֵי יִשְׂרָאֵל</w:t>
        </w:r>
      </w:ins>
      <w:del w:id="90446" w:author="Claude - סמנטי" w:date="2026-10-11T12:19:29Z">
        <w:r w:rsidRPr="00B078C3">
          <w:rPr>
            <w:rFonts w:ascii="FontbitDavid" w:hAnsi="FontbitDavid"/>
            <w:sz w:val="24"/>
            <w:rtl/>
          </w:rPr>
          <w:delText xml:space="preserve">בני ישראל</w:delText>
        </w:r>
      </w:del>
      <w:r>
        <w:rPr>
          <w:rFonts w:ascii="FontbitDavid" w:hAnsi="FontbitDavid" w:hint="cs"/>
          <w:sz w:val="24"/>
          <w:rtl/>
        </w:rPr>
        <w:t>'</w:t>
      </w:r>
      <w:r>
        <w:rPr>
          <w:rFonts w:ascii="FontbitDavid" w:hAnsi="FontbitDavid"/>
          <w:sz w:val="24"/>
          <w:rtl/>
        </w:rPr>
        <w:t xml:space="preserve"> מטמאין בזיבה </w:t>
      </w:r>
      <w:r w:rsidRPr="00B078C3">
        <w:rPr>
          <w:rFonts w:ascii="FontbitDavid" w:hAnsi="FontbitDavid"/>
          <w:sz w:val="24"/>
          <w:rtl/>
        </w:rPr>
        <w:t>ואין הע</w:t>
      </w:r>
      <w:r>
        <w:rPr>
          <w:rFonts w:ascii="FontbitDavid" w:hAnsi="FontbitDavid" w:hint="cs"/>
          <w:sz w:val="24"/>
          <w:rtl/>
        </w:rPr>
        <w:t xml:space="preserve">כ</w:t>
      </w:r>
      <w:ins w:id="91453" w:author="מנוע מכני" w:date="2026-10-11T12:04:39Z">
        <w:r>
          <w:rPr>
            <w:rFonts w:ascii="FontbitDavid" w:hAnsi="FontbitDavid" w:hint="cs"/>
            <w:sz w:val="24"/>
            <w:rtl/>
          </w:rPr>
          <w:t xml:space="preserve">ו"ם</w:t>
        </w:r>
      </w:ins>
      <w:del w:id="91454" w:author="מנוע מכני" w:date="2026-10-11T12:04:39Z">
        <w:r>
          <w:rPr>
            <w:rFonts w:ascii="FontbitDavid" w:hAnsi="FontbitDavid" w:hint="cs"/>
            <w:sz w:val="24"/>
            <w:rtl/>
          </w:rPr>
          <w:delText xml:space="preserve">ו''ם</w:delText>
        </w:r>
      </w:del>
      <w:r>
        <w:rPr>
          <w:rFonts w:ascii="FontbitDavid" w:hAnsi="FontbitDavid" w:hint="cs"/>
          <w:sz w:val="24"/>
          <w:rtl/>
        </w:rPr>
        <w:t xml:space="preserve"> </w:t>
      </w:r>
      <w:r w:rsidRPr="00B078C3">
        <w:rPr>
          <w:rFonts w:ascii="FontbitDavid" w:hAnsi="FontbitDavid"/>
          <w:sz w:val="24"/>
          <w:rtl/>
        </w:rPr>
        <w:t xml:space="preserve">מטמאין בזיבה, אבל גזרו עליהן שיהו כזבין לכל דבריהם! </w:t>
      </w:r>
    </w:p>
    <w:p w:rsidR="00E403F0" w:rsidRDefault="00E403F0" w:rsidP="00E403F0">
      <w:pPr>
        <w:pStyle w:val="a2"/>
        <w:numPr>
          <w:ilvl w:val="0"/>
          <w:numId w:val="3"/>
        </w:numPr>
        <w:ind w:left="714" w:hanging="357"/>
      </w:pPr>
      <w:r w:rsidRPr="00AE642B">
        <w:rPr>
          <w:rtl/>
        </w:rPr>
        <w:t xml:space="preserve">ב"ש</w:t>
      </w:r>
      <w:r w:rsidRPr="00AE642B">
        <w:rPr>
          <w:rtl/>
        </w:rPr>
        <w:t xml:space="preserve"> </w:t>
      </w:r>
      <w:r>
        <w:rPr>
          <w:rFonts w:hint="cs"/>
          <w:rtl/>
        </w:rPr>
        <w:t xml:space="preserve">דאיך נעשה </w:t>
      </w:r>
      <w:ins w:id="97443" w:author="מנוע מכני" w:date="2026-10-11T12:04:39Z">
        <w:r>
          <w:rPr>
            <w:rFonts w:hint="cs"/>
            <w:rtl/>
          </w:rPr>
          <w:t xml:space="preserve">אם </w:t>
        </w:r>
      </w:ins>
      <w:del w:id="97444" w:author="מנוע מכני" w:date="2026-10-11T12:04:39Z">
        <w:r>
          <w:rPr>
            <w:rFonts w:hint="cs"/>
            <w:rtl/>
          </w:rPr>
          <w:delText xml:space="preserve">אי</w:delText>
        </w:r>
        <w:r w:rsidRPr="00AE642B">
          <w:rPr>
            <w:rtl/>
          </w:rPr>
          <w:delText xml:space="preserve"> </w:delText>
        </w:r>
      </w:del>
      <w:r w:rsidRPr="00AE642B">
        <w:rPr>
          <w:rtl/>
        </w:rPr>
        <w:t xml:space="preserve">ליטמא לח ויבש עשיתו כשל תורה, ליטמי לח ולא ליטמי יבש חלקת בשל תורה</w:t>
      </w:r>
      <w:r>
        <w:rPr>
          <w:rFonts w:hint="cs"/>
          <w:rtl/>
        </w:rPr>
        <w:t xml:space="preserve"> </w:t>
      </w:r>
      <w:ins w:id="91455" w:author="מנוע מכני" w:date="2026-10-11T12:04:39Z">
        <w:r>
          <w:rPr>
            <w:rFonts w:hint="cs"/>
            <w:rtl/>
          </w:rPr>
          <w:t xml:space="preserve">א"ה</w:t>
        </w:r>
      </w:ins>
      <w:del w:id="91456" w:author="מנוע מכני" w:date="2026-10-11T12:04:39Z">
        <w:r w:rsidRPr="00AE642B">
          <w:rPr>
            <w:rFonts w:hint="cs"/>
            <w:rtl/>
          </w:rPr>
          <w:delText xml:space="preserve">א''ה</w:delText>
        </w:r>
      </w:del>
      <w:r w:rsidRPr="00AE642B">
        <w:rPr>
          <w:rtl/>
        </w:rPr>
        <w:t xml:space="preserve"> רוקה ומימי רגליה </w:t>
      </w:r>
      <w:ins w:id="94031" w:author="מנוע מכני" w:date="2026-10-11T12:04:39Z">
        <w:r>
          <w:rPr>
            <w:rtl/>
          </w:rPr>
          <w:t xml:space="preserve">גם</w:t>
        </w:r>
      </w:ins>
      <w:del w:id="94032" w:author="מנוע מכני" w:date="2026-10-11T12:04:39Z">
        <w:r w:rsidRPr="00AE642B">
          <w:rPr>
            <w:rtl/>
          </w:rPr>
          <w:delText xml:space="preserve">נמי</w:delText>
        </w:r>
      </w:del>
      <w:r w:rsidRPr="00AE642B">
        <w:rPr>
          <w:rtl/>
        </w:rPr>
        <w:t xml:space="preserve">! </w:t>
      </w:r>
    </w:p>
    <w:p w:rsidR="00E403F0" w:rsidRPr="00AE642B" w:rsidRDefault="00E403F0" w:rsidP="00E403F0">
      <w:pPr>
        <w:pStyle w:val="a2"/>
        <w:numPr>
          <w:ilvl w:val="0"/>
          <w:numId w:val="3"/>
        </w:numPr>
        <w:ind w:left="714" w:hanging="357"/>
        <w:rPr>
          <w:rtl/>
        </w:rPr>
      </w:pPr>
      <w:r>
        <w:rPr>
          <w:rFonts w:hint="cs"/>
          <w:rtl/>
        </w:rPr>
        <w:t>ד</w:t>
      </w:r>
      <w:r w:rsidRPr="00AE642B">
        <w:rPr>
          <w:rtl/>
        </w:rPr>
        <w:t>כיון דעבדינן היכרא בדמה מידע ידיע דרוקה ומימי רגליה דרבנן.</w:t>
      </w:r>
    </w:p>
    <w:p w:rsidR="00E403F0" w:rsidRPr="00AE58C6" w:rsidRDefault="00E403F0" w:rsidP="00E403F0">
      <w:pPr>
        <w:rPr>
          <w:rFonts w:ascii="FontbitDavid" w:hAnsi="FontbitDavid"/>
          <w:sz w:val="24"/>
          <w:rtl/>
        </w:rPr>
      </w:pPr>
      <w:r w:rsidRPr="00B078C3">
        <w:rPr>
          <w:rFonts w:ascii="FontbitDavid" w:hAnsi="FontbitDavid"/>
          <w:sz w:val="24"/>
          <w:rtl/>
        </w:rPr>
        <w:t>ו</w:t>
      </w:r>
      <w:r>
        <w:rPr>
          <w:rFonts w:ascii="FontbitDavid" w:hAnsi="FontbitDavid"/>
          <w:sz w:val="24"/>
          <w:rtl/>
        </w:rPr>
        <w:t>ל</w:t>
      </w:r>
      <w:r>
        <w:rPr>
          <w:rFonts w:ascii="FontbitDavid" w:hAnsi="FontbitDavid" w:hint="cs"/>
          <w:sz w:val="24"/>
          <w:rtl/>
        </w:rPr>
        <w:t xml:space="preserve">א עבדי' </w:t>
      </w:r>
      <w:ins w:id="95557" w:author="מנוע מכני" w:date="2026-10-11T12:04:39Z">
        <w:r>
          <w:rPr>
            <w:rFonts w:ascii="FontbitDavid" w:hAnsi="FontbitDavid" w:hint="cs"/>
            <w:sz w:val="24"/>
            <w:rtl/>
          </w:rPr>
          <w:t xml:space="preserve">כך</w:t>
        </w:r>
      </w:ins>
      <w:del w:id="95558" w:author="מנוע מכני" w:date="2026-10-11T12:04:39Z">
        <w:r>
          <w:rPr>
            <w:rFonts w:ascii="FontbitDavid" w:hAnsi="FontbitDavid" w:hint="cs"/>
            <w:sz w:val="24"/>
            <w:rtl/>
          </w:rPr>
          <w:delText xml:space="preserve">הכי</w:delText>
        </w:r>
      </w:del>
      <w:r>
        <w:rPr>
          <w:rFonts w:ascii="FontbitDavid" w:hAnsi="FontbitDavid" w:hint="cs"/>
          <w:sz w:val="24"/>
          <w:rtl/>
        </w:rPr>
        <w:t xml:space="preserve"> דה</w:t>
      </w:r>
      <w:r w:rsidRPr="00B078C3">
        <w:rPr>
          <w:rFonts w:ascii="FontbitDavid" w:hAnsi="FontbitDavid"/>
          <w:sz w:val="24"/>
          <w:rtl/>
        </w:rPr>
        <w:t>יכרא ברוקה ומימי רגלי</w:t>
      </w:r>
      <w:r>
        <w:rPr>
          <w:rFonts w:ascii="FontbitDavid" w:hAnsi="FontbitDavid"/>
          <w:sz w:val="24"/>
          <w:rtl/>
        </w:rPr>
        <w:t>ה</w:t>
      </w:r>
      <w:r w:rsidRPr="00AE58C6">
        <w:rPr>
          <w:rFonts w:ascii="FontbitDavid" w:hAnsi="FontbitDavid"/>
          <w:sz w:val="24"/>
          <w:rtl/>
        </w:rPr>
        <w:t xml:space="preserve"> דשכיחי </w:t>
      </w:r>
      <w:r>
        <w:rPr>
          <w:rFonts w:ascii="FontbitDavid" w:hAnsi="FontbitDavid"/>
          <w:sz w:val="24"/>
          <w:rtl/>
        </w:rPr>
        <w:t xml:space="preserve">- גזרו רבנן, </w:t>
      </w:r>
      <w:r>
        <w:rPr>
          <w:rFonts w:ascii="FontbitDavid" w:hAnsi="FontbitDavid" w:hint="cs"/>
          <w:sz w:val="24"/>
          <w:rtl/>
        </w:rPr>
        <w:t>ו</w:t>
      </w:r>
      <w:r>
        <w:rPr>
          <w:rFonts w:ascii="FontbitDavid" w:hAnsi="FontbitDavid"/>
          <w:sz w:val="24"/>
          <w:rtl/>
        </w:rPr>
        <w:t xml:space="preserve">מה דלא שכיחא </w:t>
      </w:r>
      <w:r>
        <w:rPr>
          <w:rFonts w:ascii="FontbitDavid" w:hAnsi="FontbitDavid"/>
          <w:sz w:val="24"/>
          <w:rtl/>
        </w:rPr>
        <w:t xml:space="preserve">לא</w:t>
      </w:r>
      <w:r>
        <w:rPr>
          <w:rFonts w:ascii="FontbitDavid" w:hAnsi="FontbitDavid"/>
          <w:sz w:val="24"/>
          <w:rtl/>
        </w:rPr>
        <w:t xml:space="preserve"> גזרו ב</w:t>
      </w:r>
      <w:r w:rsidRPr="00AE58C6">
        <w:rPr>
          <w:rFonts w:ascii="FontbitDavid" w:hAnsi="FontbitDavid"/>
          <w:sz w:val="24"/>
          <w:rtl/>
        </w:rPr>
        <w:t>ה רבנן.</w:t>
      </w:r>
    </w:p>
    <w:p w:rsidR="00E403F0" w:rsidRDefault="00E403F0" w:rsidP="00E403F0">
      <w:pPr>
        <w:rPr>
          <w:rFonts w:ascii="FontbitDavid" w:hAnsi="FontbitDavid"/>
          <w:sz w:val="24"/>
          <w:rtl/>
        </w:rPr>
      </w:pPr>
    </w:p>
    <w:p>
      <w:pPr>
        <w:pStyle w:val="38"/>
        <w:rPr>
          <w:ins w:id="100093" w:author="מנוע מכני" w:date="2026-10-11T12:04:39Z"/>
        </w:rPr>
      </w:pPr>
      <w:del w:id="100092" w:author="מנוע מכני" w:date="2026-10-11T12:04:39Z">
        <w:r w:rsidRPr="00E744B3">
          <w:delText xml:space="preserve">•</w:delText>
        </w:r>
      </w:del>
      <w:r w:rsidRPr="00E744B3">
        <w:t xml:space="preserve"> </w:t>
      </w:r>
      <w:r>
        <w:t>רבא</w:t>
      </w:r>
      <w:r w:rsidRPr="00B078C3">
        <w:t xml:space="preserve">:</w:t>
      </w:r>
    </w:p>
    <w:p w:rsidR="00E403F0" w:rsidRPr="00B078C3" w:rsidRDefault="00E403F0" w:rsidP="00E403F0">
      <w:pPr>
        <w:rPr>
          <w:rFonts w:ascii="FontbitDavid" w:hAnsi="FontbitDavid"/>
          <w:sz w:val="24"/>
          <w:rtl/>
        </w:rPr>
      </w:pPr>
      <w:del w:id="1000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זובו טמא - </w:t>
      </w:r>
      <w:ins w:id="93107" w:author="מנוע מכני" w:date="2026-10-11T12:04:39Z">
        <w:r>
          <w:rPr>
            <w:rFonts w:ascii="FontbitDavid" w:hAnsi="FontbitDavid"/>
            <w:sz w:val="24"/>
            <w:rtl/>
          </w:rPr>
          <w:t xml:space="preserve">אפי'</w:t>
        </w:r>
      </w:ins>
      <w:del w:id="9310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לב"ש, קריו טהור - </w:t>
      </w:r>
      <w:ins w:id="93109" w:author="מנוע מכני" w:date="2026-10-11T12:04:39Z">
        <w:r>
          <w:rPr>
            <w:rFonts w:ascii="FontbitDavid" w:hAnsi="FontbitDavid"/>
            <w:sz w:val="24"/>
            <w:rtl/>
          </w:rPr>
          <w:t xml:space="preserve">אפי'</w:t>
        </w:r>
      </w:ins>
      <w:del w:id="93110"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לב"ה.</w:t>
      </w:r>
    </w:p>
    <w:p w:rsidR="00E403F0" w:rsidRDefault="00E403F0" w:rsidP="00E403F0">
      <w:pPr>
        <w:rPr>
          <w:rFonts w:ascii="FontbitDavid" w:hAnsi="FontbitDavid"/>
          <w:sz w:val="24"/>
          <w:rtl/>
        </w:rPr>
      </w:pPr>
      <w:r w:rsidRPr="00B078C3">
        <w:rPr>
          <w:rFonts w:ascii="FontbitDavid" w:hAnsi="FontbitDavid"/>
          <w:sz w:val="24"/>
          <w:rtl/>
        </w:rPr>
        <w:t xml:space="preserve">זובו טמא </w:t>
      </w:r>
      <w:ins w:id="93111" w:author="מנוע מכני" w:date="2026-10-11T12:04:39Z">
        <w:r>
          <w:rPr>
            <w:rFonts w:ascii="FontbitDavid" w:hAnsi="FontbitDavid"/>
            <w:sz w:val="24"/>
            <w:rtl/>
          </w:rPr>
          <w:t xml:space="preserve">אפי'</w:t>
        </w:r>
      </w:ins>
      <w:del w:id="93112"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לב"ש - </w:t>
      </w:r>
      <w:ins w:id="94035" w:author="מנוע מכני" w:date="2026-10-11T12:04:39Z">
        <w:r>
          <w:rPr>
            <w:rFonts w:ascii="FontbitDavid" w:hAnsi="FontbitDavid"/>
            <w:sz w:val="24"/>
            <w:rtl/>
          </w:rPr>
          <w:t xml:space="preserve">שהרי</w:t>
        </w:r>
      </w:ins>
      <w:del w:id="94036" w:author="מנוע מכני" w:date="2026-10-11T12:04:39Z">
        <w:r w:rsidRPr="00B078C3">
          <w:rPr>
            <w:rFonts w:ascii="FontbitDavid" w:hAnsi="FontbitDavid"/>
            <w:sz w:val="24"/>
            <w:rtl/>
          </w:rPr>
          <w:delText xml:space="preserve">דהא</w:delText>
        </w:r>
      </w:del>
      <w:r w:rsidRPr="00B078C3">
        <w:rPr>
          <w:rFonts w:ascii="FontbitDavid" w:hAnsi="FontbitDavid"/>
          <w:sz w:val="24"/>
          <w:rtl/>
        </w:rPr>
        <w:t xml:space="preserve"> </w:t>
      </w:r>
      <w:ins w:id="94033" w:author="מנוע מכני" w:date="2026-10-11T12:04:39Z">
        <w:r>
          <w:rPr>
            <w:rFonts w:ascii="FontbitDavid" w:hAnsi="FontbitDavid"/>
            <w:sz w:val="24"/>
            <w:rtl/>
          </w:rPr>
          <w:t xml:space="preserve">יש</w:t>
        </w:r>
      </w:ins>
      <w:del w:id="94034"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למעבד היכרא בקריו, </w:t>
      </w:r>
    </w:p>
    <w:p w:rsidR="00E403F0" w:rsidRPr="00B078C3" w:rsidRDefault="00E403F0" w:rsidP="00E403F0">
      <w:pPr>
        <w:rPr>
          <w:rFonts w:ascii="FontbitDavid" w:hAnsi="FontbitDavid"/>
          <w:sz w:val="24"/>
          <w:rtl/>
        </w:rPr>
      </w:pPr>
      <w:r w:rsidRPr="00B078C3">
        <w:rPr>
          <w:rFonts w:ascii="FontbitDavid" w:hAnsi="FontbitDavid"/>
          <w:sz w:val="24"/>
          <w:rtl/>
        </w:rPr>
        <w:t xml:space="preserve">קריו טהור אפי' לב"ה - עבוד </w:t>
      </w:r>
      <w:ins w:id="95561" w:author="מנוע מכני" w:date="2026-10-11T12:04:39Z">
        <w:r>
          <w:rPr>
            <w:rFonts w:ascii="FontbitDavid" w:hAnsi="FontbitDavid"/>
            <w:sz w:val="24"/>
            <w:rtl/>
          </w:rPr>
          <w:t xml:space="preserve">בו</w:t>
        </w:r>
      </w:ins>
      <w:del w:id="95562" w:author="מנוע מכני" w:date="2026-10-11T12:04:39Z">
        <w:r w:rsidRPr="00B078C3">
          <w:rPr>
            <w:rFonts w:ascii="FontbitDavid" w:hAnsi="FontbitDavid"/>
            <w:sz w:val="24"/>
            <w:rtl/>
          </w:rPr>
          <w:delText xml:space="preserve">ביה</w:delText>
        </w:r>
      </w:del>
      <w:r w:rsidRPr="00B078C3">
        <w:rPr>
          <w:rFonts w:ascii="FontbitDavid" w:hAnsi="FontbitDavid"/>
          <w:sz w:val="24"/>
          <w:rtl/>
        </w:rPr>
        <w:t xml:space="preserve"> רבנן היכרא, כי </w:t>
      </w:r>
      <w:ins w:id="98371" w:author="מנוע מכני" w:date="2026-10-11T12:04:39Z">
        <w:r>
          <w:rPr>
            <w:rFonts w:ascii="FontbitDavid" w:hAnsi="FontbitDavid"/>
            <w:sz w:val="24"/>
            <w:rtl/>
          </w:rPr>
          <w:t xml:space="preserve">איך</w:t>
        </w:r>
      </w:ins>
      <w:del w:id="98372"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דלא לשרוף </w:t>
      </w:r>
      <w:ins w:id="95559" w:author="מנוע מכני" w:date="2026-10-11T12:04:39Z">
        <w:r>
          <w:rPr>
            <w:rFonts w:ascii="FontbitDavid" w:hAnsi="FontbitDavid"/>
            <w:sz w:val="24"/>
            <w:rtl/>
          </w:rPr>
          <w:t xml:space="preserve">עליו</w:t>
        </w:r>
      </w:ins>
      <w:del w:id="9556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תרומה וקדשים.</w:t>
      </w:r>
    </w:p>
    <w:p w:rsidR="00E403F0" w:rsidRPr="00B078C3" w:rsidRDefault="00E403F0" w:rsidP="00E403F0">
      <w:pPr>
        <w:rPr>
          <w:rFonts w:ascii="FontbitDavid" w:hAnsi="FontbitDavid"/>
          <w:sz w:val="24"/>
          <w:rtl/>
        </w:rPr>
      </w:pPr>
      <w:r>
        <w:rPr>
          <w:rFonts w:ascii="FontbitDavid" w:hAnsi="FontbitDavid" w:hint="cs"/>
          <w:sz w:val="24"/>
          <w:rtl/>
        </w:rPr>
        <w:t>ואין בזה היכר ד</w:t>
      </w:r>
      <w:r>
        <w:rPr>
          <w:rFonts w:ascii="FontbitDavid" w:hAnsi="FontbitDavid"/>
          <w:sz w:val="24"/>
          <w:rtl/>
        </w:rPr>
        <w:t>זובו דלא תלי במעשה</w:t>
      </w:r>
      <w:r w:rsidRPr="00B078C3">
        <w:rPr>
          <w:rFonts w:ascii="FontbitDavid" w:hAnsi="FontbitDavid"/>
          <w:sz w:val="24"/>
          <w:rtl/>
        </w:rPr>
        <w:t xml:space="preserve"> </w:t>
      </w:r>
      <w:r>
        <w:rPr>
          <w:rFonts w:ascii="FontbitDavid" w:hAnsi="FontbitDavid"/>
          <w:sz w:val="24"/>
          <w:rtl/>
        </w:rPr>
        <w:t xml:space="preserve">גזרו </w:t>
      </w:r>
      <w:ins w:id="95563" w:author="מנוע מכני" w:date="2026-10-11T12:04:39Z">
        <w:r>
          <w:rPr>
            <w:rFonts w:ascii="FontbitDavid" w:hAnsi="FontbitDavid"/>
            <w:sz w:val="24"/>
            <w:rtl/>
          </w:rPr>
          <w:t xml:space="preserve">בו</w:t>
        </w:r>
      </w:ins>
      <w:del w:id="95564" w:author="מנוע מכני" w:date="2026-10-11T12:04:39Z">
        <w:r>
          <w:rPr>
            <w:rFonts w:ascii="FontbitDavid" w:hAnsi="FontbitDavid"/>
            <w:sz w:val="24"/>
            <w:rtl/>
          </w:rPr>
          <w:delText xml:space="preserve">ביה</w:delText>
        </w:r>
      </w:del>
      <w:r>
        <w:rPr>
          <w:rFonts w:ascii="FontbitDavid" w:hAnsi="FontbitDavid"/>
          <w:sz w:val="24"/>
          <w:rtl/>
        </w:rPr>
        <w:t xml:space="preserve"> רבנן, קריו דתלי במעשה</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גזרו </w:t>
      </w:r>
      <w:ins w:id="95565" w:author="מנוע מכני" w:date="2026-10-11T12:04:39Z">
        <w:r>
          <w:rPr>
            <w:rFonts w:ascii="FontbitDavid" w:hAnsi="FontbitDavid"/>
            <w:sz w:val="24"/>
            <w:rtl/>
          </w:rPr>
          <w:t xml:space="preserve">בו</w:t>
        </w:r>
      </w:ins>
      <w:del w:id="95566" w:author="מנוע מכני" w:date="2026-10-11T12:04:39Z">
        <w:r w:rsidRPr="00B078C3">
          <w:rPr>
            <w:rFonts w:ascii="FontbitDavid" w:hAnsi="FontbitDavid"/>
            <w:sz w:val="24"/>
            <w:rtl/>
          </w:rPr>
          <w:delText xml:space="preserve">ביה</w:delText>
        </w:r>
      </w:del>
      <w:r w:rsidRPr="00B078C3">
        <w:rPr>
          <w:rFonts w:ascii="FontbitDavid" w:hAnsi="FontbitDavid"/>
          <w:sz w:val="24"/>
          <w:rtl/>
        </w:rPr>
        <w:t xml:space="preserve"> רבנן.</w:t>
      </w:r>
    </w:p>
    <w:p>
      <w:pPr>
        <w:pStyle w:val="38"/>
        <w:rPr>
          <w:ins w:id="100095" w:author="מנוע מכני" w:date="2026-10-11T12:04:39Z"/>
        </w:rPr>
      </w:pPr>
      <w:r w:rsidRPr="00B078C3">
        <w:t xml:space="preserve">לימא מסייע </w:t>
      </w:r>
      <w:ins w:id="95567" w:author="מנוע מכני" w:date="2026-10-11T12:04:39Z">
        <w:r>
          <w:t xml:space="preserve">לו</w:t>
        </w:r>
      </w:ins>
      <w:del w:id="95568"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1000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עובד</w:t>
      </w:r>
      <w:r>
        <w:rPr>
          <w:rFonts w:ascii="FontbitDavid" w:hAnsi="FontbitDavid"/>
          <w:sz w:val="24"/>
          <w:rtl/>
        </w:rPr>
        <w:t>ת כוכבים שפלטה שכבת זרע מישראל</w:t>
      </w:r>
      <w:r w:rsidRPr="00B078C3">
        <w:rPr>
          <w:rFonts w:ascii="FontbitDavid" w:hAnsi="FontbitDavid"/>
          <w:sz w:val="24"/>
          <w:rtl/>
        </w:rPr>
        <w:t xml:space="preserve"> טמאה, ובת ישרא</w:t>
      </w:r>
      <w:r>
        <w:rPr>
          <w:rFonts w:ascii="FontbitDavid" w:hAnsi="FontbitDavid"/>
          <w:sz w:val="24"/>
          <w:rtl/>
        </w:rPr>
        <w:t>ל שפלטה שכבת זרע מן הע</w:t>
      </w:r>
      <w:r>
        <w:rPr>
          <w:rFonts w:ascii="FontbitDavid" w:hAnsi="FontbitDavid" w:hint="cs"/>
          <w:sz w:val="24"/>
          <w:rtl/>
        </w:rPr>
        <w:t xml:space="preserve">כ</w:t>
      </w:r>
      <w:ins w:id="91457" w:author="מנוע מכני" w:date="2026-10-11T12:04:39Z">
        <w:r>
          <w:rPr>
            <w:rFonts w:ascii="FontbitDavid" w:hAnsi="FontbitDavid" w:hint="cs"/>
            <w:sz w:val="24"/>
            <w:rtl/>
          </w:rPr>
          <w:t xml:space="preserve">ו"ם</w:t>
        </w:r>
      </w:ins>
      <w:del w:id="91458" w:author="מנוע מכני" w:date="2026-10-11T12:04:39Z">
        <w:r>
          <w:rPr>
            <w:rFonts w:ascii="FontbitDavid" w:hAnsi="FontbitDavid" w:hint="cs"/>
            <w:sz w:val="24"/>
            <w:rtl/>
          </w:rPr>
          <w:delText xml:space="preserve">ו''ם</w:delText>
        </w:r>
      </w:del>
      <w:r w:rsidRPr="00B078C3">
        <w:rPr>
          <w:rFonts w:ascii="FontbitDavid" w:hAnsi="FontbitDavid"/>
          <w:sz w:val="24"/>
          <w:rtl/>
        </w:rPr>
        <w:t xml:space="preserve"> - טהורה.</w:t>
      </w:r>
    </w:p>
    <w:p w:rsidR="00E403F0" w:rsidRPr="00B078C3" w:rsidRDefault="00E403F0" w:rsidP="00E403F0">
      <w:pPr>
        <w:rPr>
          <w:rFonts w:ascii="FontbitDavid" w:hAnsi="FontbitDavid"/>
          <w:sz w:val="24"/>
          <w:rtl/>
        </w:rPr>
      </w:pPr>
      <w:ins w:id="95569" w:author="מנוע מכני" w:date="2026-10-11T12:04:39Z">
        <w:r>
          <w:rPr>
            <w:rFonts w:ascii="FontbitDavid" w:hAnsi="FontbitDavid"/>
            <w:sz w:val="24"/>
            <w:rtl/>
          </w:rPr>
          <w:t xml:space="preserve">מה</w:t>
        </w:r>
      </w:ins>
      <w:del w:id="9557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4037" w:author="מנוע מכני" w:date="2026-10-11T12:04:39Z">
        <w:r>
          <w:rPr>
            <w:rFonts w:ascii="FontbitDavid" w:hAnsi="FontbitDavid"/>
            <w:sz w:val="24"/>
            <w:rtl/>
          </w:rPr>
          <w:t xml:space="preserve">לא</w:t>
        </w:r>
      </w:ins>
      <w:del w:id="9403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טהורה גמורה? </w:t>
      </w:r>
      <w:r w:rsidRPr="00B078C3">
        <w:rPr>
          <w:rFonts w:ascii="FontbitDavid" w:hAnsi="FontbitDavid"/>
          <w:sz w:val="24"/>
          <w:rtl/>
        </w:rPr>
        <w:t xml:space="preserve">לא</w:t>
      </w:r>
      <w:r w:rsidRPr="00B078C3">
        <w:rPr>
          <w:rFonts w:ascii="FontbitDavid" w:hAnsi="FontbitDavid"/>
          <w:sz w:val="24"/>
          <w:rtl/>
        </w:rPr>
        <w:t xml:space="preserve">, טהורה - מדאורייתא, טמאה - מדרבנן.</w:t>
      </w:r>
    </w:p>
    <w:p w:rsidR="00E403F0" w:rsidRDefault="00E403F0" w:rsidP="00E403F0">
      <w:pPr>
        <w:pStyle w:val="afff3"/>
        <w:framePr w:wrap="around"/>
        <w:rPr>
          <w:rtl/>
        </w:rPr>
      </w:pPr>
      <w:r>
        <w:rPr>
          <w:rFonts w:hint="cs"/>
          <w:rtl/>
        </w:rPr>
        <w:t>לד:</w:t>
      </w:r>
    </w:p>
    <w:p>
      <w:pPr>
        <w:pStyle w:val="38"/>
        <w:rPr>
          <w:ins w:id="100098" w:author="מנוע מכני" w:date="2026-10-11T12:04:39Z"/>
        </w:rPr>
      </w:pPr>
      <w:del w:id="100097" w:author="מנוע מכני" w:date="2026-10-11T12:04:39Z">
        <w:r w:rsidRPr="00E744B3">
          <w:delText xml:space="preserve">•</w:delText>
        </w:r>
      </w:del>
      <w:r w:rsidRPr="00E744B3">
        <w:t xml:space="preserve"> </w:t>
      </w:r>
      <w:r w:rsidRPr="00B078C3">
        <w:t xml:space="preserve">ת"ש, נמצאת</w:t>
      </w:r>
      <w:del w:id="101732"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0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שכבת זרע של ישראל - טמאה בכל מקום, ואפי' במעי </w:t>
      </w:r>
      <w:ins w:id="98119" w:author="מנוע מכני" w:date="2026-10-11T12:04:39Z">
        <w:r>
          <w:rPr>
            <w:rFonts w:ascii="FontbitDavid" w:hAnsi="FontbitDavid"/>
            <w:sz w:val="24"/>
            <w:rtl/>
          </w:rPr>
          <w:t xml:space="preserve">נכרי</w:t>
        </w:r>
      </w:ins>
      <w:del w:id="98120" w:author="מנוע מכני" w:date="2026-10-11T12:04:39Z">
        <w:r w:rsidRPr="00B078C3">
          <w:rPr>
            <w:rFonts w:ascii="FontbitDavid" w:hAnsi="FontbitDavid"/>
            <w:sz w:val="24"/>
            <w:rtl/>
          </w:rPr>
          <w:delText xml:space="preserve">ע</w:delText>
        </w:r>
        <w:r>
          <w:rPr>
            <w:rFonts w:ascii="FontbitDavid" w:hAnsi="FontbitDavid" w:hint="cs"/>
            <w:sz w:val="24"/>
            <w:rtl/>
          </w:rPr>
          <w:delText xml:space="preserve">כ</w:delText>
        </w:r>
        <w:r>
          <w:rPr>
            <w:rFonts w:ascii="FontbitDavid" w:hAnsi="FontbitDavid" w:hint="cs"/>
            <w:sz w:val="24"/>
            <w:rtl/>
          </w:rPr>
          <w:delText xml:space="preserve">ו"ם</w:delText>
        </w:r>
      </w:del>
      <w:ins w:id="91459" w:author="מנוע מכני" w:date="2026-10-11T12:04:39Z"/>
      <w:del w:id="91460" w:author="מנוע מכני" w:date="2026-10-11T12:04:39Z">
        <w:r>
          <w:rPr>
            <w:rFonts w:ascii="FontbitDavid" w:hAnsi="FontbitDavid" w:hint="cs"/>
            <w:sz w:val="24"/>
            <w:rtl/>
          </w:rPr>
          <w:delText xml:space="preserve">ו''ם</w:delText>
        </w:r>
      </w:del>
      <w:r w:rsidRPr="00B078C3">
        <w:rPr>
          <w:rFonts w:ascii="FontbitDavid" w:hAnsi="FontbitDavid"/>
          <w:sz w:val="24"/>
          <w:rtl/>
        </w:rPr>
        <w:t xml:space="preserve">, ושל </w:t>
      </w:r>
      <w:ins w:id="98121" w:author="מנוע מכני" w:date="2026-10-11T12:04:39Z">
        <w:r>
          <w:rPr>
            <w:rFonts w:ascii="FontbitDavid" w:hAnsi="FontbitDavid"/>
            <w:sz w:val="24"/>
            <w:rtl/>
          </w:rPr>
          <w:t xml:space="preserve">נכרי</w:t>
        </w:r>
      </w:ins>
      <w:del w:id="98122" w:author="מנוע מכני" w:date="2026-10-11T12:04:39Z">
        <w:r w:rsidRPr="00B078C3">
          <w:rPr>
            <w:rFonts w:ascii="FontbitDavid" w:hAnsi="FontbitDavid"/>
            <w:sz w:val="24"/>
            <w:rtl/>
          </w:rPr>
          <w:delText xml:space="preserve">ע</w:delText>
        </w:r>
        <w:r>
          <w:rPr>
            <w:rFonts w:ascii="FontbitDavid" w:hAnsi="FontbitDavid" w:hint="cs"/>
            <w:sz w:val="24"/>
            <w:rtl/>
          </w:rPr>
          <w:delText xml:space="preserve">כ</w:delText>
        </w:r>
        <w:r>
          <w:rPr>
            <w:rFonts w:ascii="FontbitDavid" w:hAnsi="FontbitDavid" w:hint="cs"/>
            <w:sz w:val="24"/>
            <w:rtl/>
          </w:rPr>
          <w:delText xml:space="preserve">ו"ם</w:delText>
        </w:r>
      </w:del>
      <w:ins w:id="91461" w:author="מנוע מכני" w:date="2026-10-11T12:04:39Z"/>
      <w:del w:id="91462" w:author="מנוע מכני" w:date="2026-10-11T12:04:39Z">
        <w:r>
          <w:rPr>
            <w:rFonts w:ascii="FontbitDavid" w:hAnsi="FontbitDavid" w:hint="cs"/>
            <w:sz w:val="24"/>
            <w:rtl/>
          </w:rPr>
          <w:delText xml:space="preserve">ו''ם</w:delText>
        </w:r>
      </w:del>
      <w:r>
        <w:rPr>
          <w:rFonts w:ascii="FontbitDavid" w:hAnsi="FontbitDavid" w:hint="cs"/>
          <w:sz w:val="24"/>
          <w:rtl/>
        </w:rPr>
        <w:t xml:space="preserve"> </w:t>
      </w:r>
      <w:r w:rsidRPr="00B078C3">
        <w:rPr>
          <w:rFonts w:ascii="FontbitDavid" w:hAnsi="FontbitDavid"/>
          <w:sz w:val="24"/>
          <w:rtl/>
        </w:rPr>
        <w:t>- טהור' בכל מקום ואפי' במעי ישראלית, חוץ ממי רגלים שבה.</w:t>
      </w:r>
    </w:p>
    <w:p w:rsidR="00E403F0" w:rsidRDefault="00E403F0" w:rsidP="00E403F0">
      <w:pPr>
        <w:rPr>
          <w:rFonts w:ascii="FontbitDavid" w:hAnsi="FontbitDavid"/>
          <w:sz w:val="24"/>
          <w:rtl/>
        </w:rPr>
      </w:pPr>
      <w:r w:rsidRPr="00B078C3">
        <w:rPr>
          <w:rFonts w:ascii="FontbitDavid" w:hAnsi="FontbitDavid"/>
          <w:sz w:val="24"/>
          <w:rtl/>
        </w:rPr>
        <w:t xml:space="preserve">וכי </w:t>
      </w:r>
      <w:ins w:id="97997" w:author="מנוע מכני" w:date="2026-10-11T12:04:39Z">
        <w:r>
          <w:rPr>
            <w:rFonts w:ascii="FontbitDavid" w:hAnsi="FontbitDavid"/>
            <w:sz w:val="24"/>
            <w:rtl/>
          </w:rPr>
          <w:t xml:space="preserve">תאמר</w:t>
        </w:r>
      </w:ins>
      <w:del w:id="97998" w:author="מנוע מכני" w:date="2026-10-11T12:04:39Z">
        <w:r w:rsidRPr="00B078C3">
          <w:rPr>
            <w:rFonts w:ascii="FontbitDavid" w:hAnsi="FontbitDavid"/>
            <w:sz w:val="24"/>
            <w:rtl/>
          </w:rPr>
          <w:delText xml:space="preserve">תימא</w:delText>
        </w:r>
      </w:del>
      <w:r w:rsidRPr="00B078C3">
        <w:rPr>
          <w:rFonts w:ascii="FontbitDavid" w:hAnsi="FontbitDavid"/>
          <w:sz w:val="24"/>
          <w:rtl/>
        </w:rPr>
        <w:t xml:space="preserve"> </w:t>
      </w:r>
      <w:r w:rsidRPr="00B078C3">
        <w:rPr>
          <w:rFonts w:ascii="FontbitDavid" w:hAnsi="FontbitDavid"/>
          <w:sz w:val="24"/>
          <w:rtl/>
        </w:rPr>
        <w:t xml:space="preserve">ה"נ</w:t>
      </w:r>
      <w:r w:rsidRPr="00B078C3">
        <w:rPr>
          <w:rFonts w:ascii="FontbitDavid" w:hAnsi="FontbitDavid"/>
          <w:sz w:val="24"/>
          <w:rtl/>
        </w:rPr>
        <w:t xml:space="preserve"> טהור' - מדאוריית', אבל טמאה מדרבנן, אטו מי רגליה מדאורייתא מי מטמאו? </w:t>
      </w:r>
    </w:p>
    <w:p>
      <w:pPr>
        <w:pStyle w:val="38"/>
        <w:rPr>
          <w:ins w:id="100100" w:author="מנוע מכני" w:date="2026-10-11T12:04:39Z"/>
        </w:rPr>
      </w:pPr>
      <w:r w:rsidRPr="008371F9">
        <w:t xml:space="preserve">אלא </w:t>
      </w:r>
      <w:r w:rsidRPr="008371F9">
        <w:t xml:space="preserve">ש"מ</w:t>
      </w:r>
      <w:r w:rsidRPr="008371F9">
        <w:t xml:space="preserve">:</w:t>
      </w:r>
    </w:p>
    <w:p w:rsidR="00E403F0" w:rsidRPr="008371F9" w:rsidRDefault="00E403F0" w:rsidP="00E403F0">
      <w:pPr>
        <w:rPr>
          <w:rFonts w:ascii="FontbitDavid" w:hAnsi="FontbitDavid"/>
          <w:b/>
          <w:bCs/>
          <w:sz w:val="24"/>
          <w:rtl/>
        </w:rPr>
      </w:pPr>
      <w:del w:id="100101" w:author="מנוע מכני" w:date="2026-10-11T12:04:39Z">
        <w:r w:rsidRPr="008371F9">
          <w:rPr>
            <w:rFonts w:ascii="FontbitDavid" w:hAnsi="FontbitDavid"/>
            <w:b/>
            <w:bCs/>
            <w:sz w:val="24"/>
            <w:rtl/>
          </w:rPr>
          <w:delText xml:space="preserve"> </w:delText>
        </w:r>
      </w:del>
      <w:r w:rsidRPr="008371F9">
        <w:rPr>
          <w:rFonts w:ascii="FontbitDavid" w:hAnsi="FontbitDavid"/>
          <w:b/>
          <w:bCs/>
          <w:sz w:val="24"/>
          <w:rtl/>
        </w:rPr>
        <w:t xml:space="preserve">טהורה </w:t>
      </w:r>
      <w:ins w:id="93113" w:author="מנוע מכני" w:date="2026-10-11T12:04:39Z">
        <w:r>
          <w:rPr>
            <w:rFonts w:ascii="FontbitDavid" w:hAnsi="FontbitDavid"/>
            <w:b/>
            <w:bCs/>
            <w:sz w:val="24"/>
            <w:rtl/>
          </w:rPr>
          <w:t xml:space="preserve">אפי'</w:t>
        </w:r>
      </w:ins>
      <w:del w:id="93114" w:author="מנוע מכני" w:date="2026-10-11T12:04:39Z">
        <w:r w:rsidRPr="008371F9">
          <w:rPr>
            <w:rFonts w:ascii="FontbitDavid" w:hAnsi="FontbitDavid"/>
            <w:b/>
            <w:bCs/>
            <w:sz w:val="24"/>
            <w:rtl/>
          </w:rPr>
          <w:delText xml:space="preserve">אפילו</w:delText>
        </w:r>
      </w:del>
      <w:r w:rsidRPr="008371F9">
        <w:rPr>
          <w:rFonts w:ascii="FontbitDavid" w:hAnsi="FontbitDavid"/>
          <w:b/>
          <w:bCs/>
          <w:sz w:val="24"/>
          <w:rtl/>
        </w:rPr>
        <w:t xml:space="preserve"> מדרבנן, </w:t>
      </w:r>
      <w:r w:rsidRPr="008371F9">
        <w:rPr>
          <w:rFonts w:ascii="FontbitDavid" w:hAnsi="FontbitDavid"/>
          <w:b/>
          <w:bCs/>
          <w:sz w:val="24"/>
          <w:rtl/>
        </w:rPr>
        <w:t xml:space="preserve">ש"מ</w:t>
      </w:r>
      <w:r w:rsidRPr="008371F9">
        <w:rPr>
          <w:rFonts w:ascii="FontbitDavid" w:hAnsi="FontbitDavid"/>
          <w:b/>
          <w:bCs/>
          <w:sz w:val="24"/>
          <w:rtl/>
        </w:rPr>
        <w:t xml:space="preserve">.</w:t>
      </w:r>
    </w:p>
    <w:p w:rsidR="00E403F0" w:rsidRDefault="00E403F0" w:rsidP="00E403F0">
      <w:pPr>
        <w:rPr>
          <w:rFonts w:ascii="FontbitDavid" w:hAnsi="FontbitDavid"/>
          <w:sz w:val="24"/>
          <w:rtl/>
        </w:rPr>
      </w:pPr>
    </w:p>
    <w:p>
      <w:pPr>
        <w:pStyle w:val="afffff8"/>
        <w:rPr>
          <w:ins w:id="90387" w:author="קלוד" w:date="2026-10-11T12:23:38Z"/>
        </w:rPr>
      </w:pPr>
      <w:ins w:id="90388" w:author="קלוד" w:date="2026-10-11T12:23:38Z">
        <w:r>
          <w:rPr>
            <w:color w:val="7B3F00"/>
          </w:rPr>
          <w:t xml:space="preserve">ש"ז של ישראל במעי עובדת כוכבים - האם מסריח לאחר ג'?</w:t>
        </w:r>
      </w:ins>
    </w:p>
    <w:p>
      <w:pPr>
        <w:pStyle w:val="38"/>
        <w:rPr>
          <w:ins w:id="100103" w:author="מנוע מכני" w:date="2026-10-11T12:04:39Z"/>
        </w:rPr>
      </w:pPr>
      <w:del w:id="100102" w:author="מנוע מכני" w:date="2026-10-11T12:04:39Z">
        <w:r w:rsidRPr="00E744B3">
          <w:delText xml:space="preserve">•</w:delText>
        </w:r>
      </w:del>
      <w:r w:rsidRPr="00E744B3">
        <w:t xml:space="preserve"> </w:t>
      </w:r>
      <w:r w:rsidRPr="00B078C3">
        <w:t xml:space="preserve">אמר</w:t>
      </w:r>
      <w:r w:rsidRPr="00B078C3">
        <w:t xml:space="preserve"> מר:</w:t>
      </w:r>
    </w:p>
    <w:p w:rsidR="00E403F0" w:rsidRDefault="00E403F0" w:rsidP="00E403F0">
      <w:pPr>
        <w:rPr>
          <w:rFonts w:ascii="FontbitDavid" w:hAnsi="FontbitDavid"/>
          <w:sz w:val="24"/>
          <w:rtl/>
        </w:rPr>
      </w:pPr>
      <w:del w:id="1001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שכבת זרע של ישראל - טמאה בכ"מ, אפי' במעי עובדת כוכבים,</w:t>
      </w:r>
      <w:ins w:id="96871" w:author="מנוע מכני" w:date="2026-10-11T12:04:39Z">
        <w:r>
          <w:rPr>
            <w:rFonts w:ascii="FontbitDavid" w:hAnsi="FontbitDavid"/>
            <w:sz w:val="24"/>
            <w:rtl/>
          </w:rPr>
          <w:t xml:space="preserve"> </w:t>
        </w:r>
      </w:ins>
      <w:del w:id="96872" w:author="מנוע מכני" w:date="2026-10-11T12:04:39Z">
        <w:r w:rsidRPr="00B078C3">
          <w:rPr>
            <w:rFonts w:ascii="FontbitDavid" w:hAnsi="FontbitDavid"/>
            <w:sz w:val="24"/>
            <w:rtl/>
          </w:rPr>
          <w:delText xml:space="preserve">  </w:delText>
        </w:r>
      </w:del>
    </w:p>
    <w:p>
      <w:pPr>
        <w:pStyle w:val="38"/>
        <w:rPr>
          <w:ins w:id="100105" w:author="מנוע מכני" w:date="2026-10-11T12:04:39Z"/>
        </w:rPr>
      </w:pPr>
      <w:r>
        <w:t xml:space="preserve">תפשוט </w:t>
      </w:r>
      <w:r>
        <w:t xml:space="preserve">דבעי </w:t>
      </w:r>
      <w:ins w:id="91463" w:author="מנוע מכני" w:date="2026-10-11T12:04:39Z">
        <w:r>
          <w:t xml:space="preserve">ר"פ</w:t>
        </w:r>
      </w:ins>
      <w:del w:id="91464" w:author="מנוע מכני" w:date="2026-10-11T12:04:39Z">
        <w:r>
          <w:delText xml:space="preserve">ר</w:delText>
        </w:r>
        <w:r>
          <w:delText xml:space="preserve">''פ</w:delText>
        </w:r>
      </w:del>
      <w:r w:rsidRPr="00B078C3">
        <w:t xml:space="preserve">:</w:t>
      </w:r>
    </w:p>
    <w:p w:rsidR="00E403F0" w:rsidRDefault="00E403F0" w:rsidP="00E403F0">
      <w:pPr>
        <w:rPr>
          <w:rFonts w:ascii="FontbitDavid" w:hAnsi="FontbitDavid"/>
          <w:sz w:val="24"/>
          <w:rtl/>
        </w:rPr>
      </w:pPr>
      <w:del w:id="10010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שכבת זרע של ישראל במעי עובדת כוכבים מהו</w:t>
      </w:r>
      <w:r>
        <w:rPr>
          <w:rFonts w:ascii="FontbitDavid" w:hAnsi="FontbitDavid" w:hint="cs"/>
          <w:sz w:val="24"/>
          <w:rtl/>
        </w:rPr>
        <w:t>,</w:t>
      </w:r>
    </w:p>
    <w:p w:rsidR="00E403F0" w:rsidRDefault="00E403F0" w:rsidP="00E403F0">
      <w:pPr>
        <w:rPr>
          <w:rFonts w:ascii="FontbitDavid" w:hAnsi="FontbitDavid"/>
          <w:sz w:val="24"/>
          <w:rtl/>
        </w:rPr>
      </w:pPr>
      <w:r w:rsidRPr="00B078C3">
        <w:rPr>
          <w:rFonts w:ascii="FontbitDavid" w:hAnsi="FontbitDavid"/>
          <w:sz w:val="24"/>
          <w:rtl/>
        </w:rPr>
        <w:t xml:space="preserve">בתוך ג' - </w:t>
      </w:r>
      <w:ins w:id="97445" w:author="מנוע מכני" w:date="2026-10-11T12:04:39Z">
        <w:r>
          <w:rPr>
            <w:rFonts w:ascii="FontbitDavid" w:hAnsi="FontbitDavid"/>
            <w:sz w:val="24"/>
            <w:rtl/>
          </w:rPr>
          <w:t xml:space="preserve">לא</w:t>
        </w:r>
        <w:r>
          <w:rPr>
            <w:rFonts w:ascii="FontbitDavid" w:hAnsi="FontbitDavid"/>
            <w:sz w:val="24"/>
            <w:rtl/>
          </w:rPr>
          <w:t xml:space="preserve"> צריך</w:t>
        </w:r>
      </w:ins>
      <w:del w:id="97446" w:author="מנוע מכני" w:date="2026-10-11T12:04:39Z">
        <w:r w:rsidRPr="00B078C3">
          <w:rPr>
            <w:rFonts w:ascii="FontbitDavid" w:hAnsi="FontbitDavid"/>
            <w:sz w:val="24"/>
            <w:rtl/>
          </w:rPr>
          <w:delText xml:space="preserve">לא </w:delText>
        </w:r>
        <w:r>
          <w:rPr>
            <w:rFonts w:ascii="FontbitDavid" w:hAnsi="FontbitDavid" w:hint="cs"/>
            <w:sz w:val="24"/>
            <w:rtl/>
          </w:rPr>
          <w:delText xml:space="preserve">בעי</w:delText>
        </w:r>
      </w:del>
      <w:r>
        <w:rPr>
          <w:rFonts w:ascii="FontbitDavid" w:hAnsi="FontbitDavid" w:hint="cs"/>
          <w:sz w:val="24"/>
          <w:rtl/>
        </w:rPr>
        <w:t xml:space="preserve"> </w:t>
      </w:r>
      <w:r>
        <w:rPr>
          <w:rStyle w:val="2fb"/>
          <w:rFonts w:ascii="FontbitDavid" w:hAnsi="FontbitDavid" w:hint="cs"/>
          <w:sz w:val="24"/>
          <w:rtl/>
        </w:rPr>
        <w:t xml:space="preserve">ל</w:t>
      </w:r>
      <w:ins w:id="91465" w:author="מנוע מכני" w:date="2026-10-11T12:04:39Z">
        <w:r>
          <w:rPr>
            <w:rStyle w:val="2fb"/>
            <w:rFonts w:ascii="FontbitDavid" w:hAnsi="FontbitDavid" w:hint="cs"/>
            <w:sz w:val="24"/>
            <w:rtl/>
          </w:rPr>
          <w:t xml:space="preserve">ר"פ</w:t>
        </w:r>
      </w:ins>
      <w:del w:id="91466" w:author="מנוע מכני" w:date="2026-10-11T12:04:39Z">
        <w:r>
          <w:rPr>
            <w:rFonts w:ascii="FontbitDavid" w:hAnsi="FontbitDavid" w:hint="cs"/>
            <w:sz w:val="24"/>
            <w:rtl/>
          </w:rPr>
          <w:delText xml:space="preserve">ר''פ</w:delText>
        </w:r>
      </w:del>
      <w:r>
        <w:rPr>
          <w:rFonts w:ascii="FontbitDavid" w:hAnsi="FontbitDavid" w:hint="cs"/>
          <w:sz w:val="24"/>
          <w:rtl/>
        </w:rPr>
        <w:t xml:space="preserve">, ובעי לאחר ג' </w:t>
      </w:r>
      <w:r w:rsidRPr="00B078C3">
        <w:rPr>
          <w:rFonts w:ascii="FontbitDavid" w:hAnsi="FontbitDavid"/>
          <w:sz w:val="24"/>
          <w:rtl/>
        </w:rPr>
        <w:t xml:space="preserve">ישראל דדייגי במצות - חביל </w:t>
      </w:r>
      <w:ins w:id="90161" w:author="Claude - סמנטי" w:date="2026-10-11T12:19:29Z">
        <w:r>
          <w:rPr>
            <w:rFonts w:ascii="FontbitDavid" w:hAnsi="FontbitDavid"/>
            <w:sz w:val="24"/>
            <w:rtl/>
          </w:rPr>
          <w:t xml:space="preserve">גופם</w:t>
        </w:r>
      </w:ins>
      <w:del w:id="90162" w:author="Claude - סמנטי" w:date="2026-10-11T12:19:29Z">
        <w:r w:rsidRPr="00B078C3">
          <w:rPr>
            <w:rFonts w:ascii="FontbitDavid" w:hAnsi="FontbitDavid"/>
            <w:sz w:val="24"/>
            <w:rtl/>
          </w:rPr>
          <w:delText xml:space="preserve">גופייהו</w:delText>
        </w:r>
      </w:del>
      <w:r w:rsidRPr="00B078C3">
        <w:rPr>
          <w:rFonts w:ascii="FontbitDavid" w:hAnsi="FontbitDavid"/>
          <w:sz w:val="24"/>
          <w:rtl/>
        </w:rPr>
        <w:t xml:space="preserve"> ומסריח, </w:t>
      </w:r>
    </w:p>
    <w:p w:rsidR="00E403F0" w:rsidRDefault="00E403F0" w:rsidP="00E403F0">
      <w:pPr>
        <w:rPr>
          <w:rFonts w:ascii="FontbitDavid" w:hAnsi="FontbitDavid"/>
          <w:b/>
          <w:bCs/>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ins w:id="98123" w:author="מנוע מכני" w:date="2026-10-11T12:04:39Z">
        <w:r>
          <w:rPr>
            <w:rFonts w:ascii="FontbitDavid" w:hAnsi="FontbitDavid"/>
            <w:sz w:val="24"/>
            <w:rtl/>
          </w:rPr>
          <w:t xml:space="preserve">נכרי</w:t>
        </w:r>
      </w:ins>
      <w:del w:id="98124" w:author="מנוע מכני" w:date="2026-10-11T12:04:39Z">
        <w:r w:rsidRPr="00B078C3">
          <w:rPr>
            <w:rFonts w:ascii="FontbitDavid" w:hAnsi="FontbitDavid"/>
            <w:sz w:val="24"/>
            <w:rtl/>
          </w:rPr>
          <w:delText xml:space="preserve">ע</w:delText>
        </w:r>
        <w:r>
          <w:rPr>
            <w:rFonts w:ascii="FontbitDavid" w:hAnsi="FontbitDavid" w:hint="cs"/>
            <w:sz w:val="24"/>
            <w:rtl/>
          </w:rPr>
          <w:delText xml:space="preserve">כ</w:delText>
        </w:r>
        <w:r>
          <w:rPr>
            <w:rFonts w:ascii="FontbitDavid" w:hAnsi="FontbitDavid" w:hint="cs"/>
            <w:sz w:val="24"/>
            <w:rtl/>
          </w:rPr>
          <w:delText xml:space="preserve">ו"ם</w:delText>
        </w:r>
      </w:del>
      <w:ins w:id="91467" w:author="מנוע מכני" w:date="2026-10-11T12:04:39Z"/>
      <w:del w:id="91468" w:author="מנוע מכני" w:date="2026-10-11T12:04:39Z">
        <w:r>
          <w:rPr>
            <w:rFonts w:ascii="FontbitDavid" w:hAnsi="FontbitDavid" w:hint="cs"/>
            <w:sz w:val="24"/>
            <w:rtl/>
          </w:rPr>
          <w:delText xml:space="preserve">ו''ם</w:delText>
        </w:r>
      </w:del>
      <w:r w:rsidRPr="00B078C3">
        <w:rPr>
          <w:rFonts w:ascii="FontbitDavid" w:hAnsi="FontbitDavid"/>
          <w:sz w:val="24"/>
          <w:rtl/>
        </w:rPr>
        <w:t xml:space="preserve"> דלא דייגי במצות - </w:t>
      </w:r>
      <w:r w:rsidRPr="00B078C3">
        <w:rPr>
          <w:rFonts w:ascii="FontbitDavid" w:hAnsi="FontbitDavid"/>
          <w:sz w:val="24"/>
          <w:rtl/>
        </w:rPr>
        <w:t xml:space="preserve">לא</w:t>
      </w:r>
      <w:r w:rsidRPr="00B078C3">
        <w:rPr>
          <w:rFonts w:ascii="FontbitDavid" w:hAnsi="FontbitDavid"/>
          <w:sz w:val="24"/>
          <w:rtl/>
        </w:rPr>
        <w:t xml:space="preserve"> חביל </w:t>
      </w:r>
      <w:ins w:id="90163" w:author="Claude - סמנטי" w:date="2026-10-11T12:19:29Z">
        <w:r>
          <w:rPr>
            <w:rFonts w:ascii="FontbitDavid" w:hAnsi="FontbitDavid"/>
            <w:sz w:val="24"/>
            <w:rtl/>
          </w:rPr>
          <w:t xml:space="preserve">גופם</w:t>
        </w:r>
      </w:ins>
      <w:del w:id="90164" w:author="Claude - סמנטי" w:date="2026-10-11T12:19:29Z">
        <w:r w:rsidRPr="00B078C3">
          <w:rPr>
            <w:rFonts w:ascii="FontbitDavid" w:hAnsi="FontbitDavid"/>
            <w:sz w:val="24"/>
            <w:rtl/>
          </w:rPr>
          <w:delText xml:space="preserve">גופייהו</w:delText>
        </w:r>
      </w:del>
      <w:r w:rsidRPr="00B078C3">
        <w:rPr>
          <w:rFonts w:ascii="FontbitDavid" w:hAnsi="FontbitDavid"/>
          <w:sz w:val="24"/>
          <w:rtl/>
        </w:rPr>
        <w:t xml:space="preserve"> ולא מסריח, </w:t>
      </w:r>
    </w:p>
    <w:p>
      <w:pPr>
        <w:pStyle w:val="38"/>
        <w:rPr>
          <w:ins w:id="100107" w:author="מנוע מכני" w:date="2026-10-11T12:04:39Z"/>
        </w:rPr>
      </w:pPr>
      <w:r>
        <w:tab/>
      </w:r>
      <w:r>
        <w:tab/>
      </w:r>
      <w:r>
        <w:tab/>
      </w:r>
      <w:r>
        <w:tab/>
      </w:r>
      <w:r w:rsidRPr="0048073C">
        <w:t>או"ד</w:t>
      </w:r>
      <w:r w:rsidRPr="00B078C3">
        <w:t xml:space="preserve">:</w:t>
      </w:r>
    </w:p>
    <w:p w:rsidR="00E403F0" w:rsidRPr="00B078C3" w:rsidRDefault="00E403F0" w:rsidP="00E403F0">
      <w:pPr>
        <w:rPr>
          <w:rFonts w:ascii="FontbitDavid" w:hAnsi="FontbitDavid"/>
          <w:sz w:val="24"/>
          <w:rtl/>
        </w:rPr>
      </w:pPr>
      <w:del w:id="1001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כיון דאכלי שקצים ורמשים חביל </w:t>
      </w:r>
      <w:ins w:id="90165" w:author="Claude - סמנטי" w:date="2026-10-11T12:19:29Z">
        <w:r>
          <w:rPr>
            <w:rFonts w:ascii="FontbitDavid" w:hAnsi="FontbitDavid"/>
            <w:sz w:val="24"/>
            <w:rtl/>
          </w:rPr>
          <w:t xml:space="preserve">גופם</w:t>
        </w:r>
      </w:ins>
      <w:del w:id="90166" w:author="Claude - סמנטי" w:date="2026-10-11T12:19:29Z">
        <w:r w:rsidRPr="00B078C3">
          <w:rPr>
            <w:rFonts w:ascii="FontbitDavid" w:hAnsi="FontbitDavid"/>
            <w:sz w:val="24"/>
            <w:rtl/>
          </w:rPr>
          <w:delText xml:space="preserve">גופייהו</w:delText>
        </w:r>
      </w:del>
      <w:r w:rsidRPr="00B078C3">
        <w:rPr>
          <w:rFonts w:ascii="FontbitDavid" w:hAnsi="FontbitDavid"/>
          <w:sz w:val="24"/>
          <w:rtl/>
        </w:rPr>
        <w:t xml:space="preserve">, ומסריח? </w:t>
      </w:r>
      <w:r w:rsidRPr="00111789">
        <w:rPr>
          <w:rFonts w:ascii="FontbitDavid" w:hAnsi="FontbitDavid"/>
          <w:b/>
          <w:bCs/>
          <w:sz w:val="24"/>
          <w:rtl/>
        </w:rPr>
        <w:t>תיקו</w:t>
      </w:r>
      <w:r w:rsidRPr="00B078C3">
        <w:rPr>
          <w:rFonts w:ascii="FontbitDavid" w:hAnsi="FontbitDavid"/>
          <w:sz w:val="24"/>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lastRenderedPageBreak/>
        <w:t>• • •</w:t>
      </w:r>
    </w:p>
    <w:p>
      <w:pPr>
        <w:pStyle w:val="afffff8"/>
        <w:rPr>
          <w:ins w:id="90385" w:author="קלוד" w:date="2026-10-11T12:23:38Z"/>
        </w:rPr>
      </w:pPr>
      <w:ins w:id="90386" w:author="קלוד" w:date="2026-10-11T12:23:38Z">
        <w:r>
          <w:rPr>
            <w:color w:val="7B3F00"/>
          </w:rPr>
          <w:t xml:space="preserve">דם טהרה של מצורעת - טעם ב"ה מ'לזכר' ו'לנקבה'</w:t>
        </w:r>
      </w:ins>
    </w:p>
    <w:p w:rsidR="00E403F0" w:rsidRPr="008371F9" w:rsidRDefault="00E403F0" w:rsidP="00E403F0">
      <w:pPr>
        <w:rPr>
          <w:rFonts w:ascii="FontbitDavid" w:hAnsi="FontbitDavid"/>
          <w:b/>
          <w:bCs/>
          <w:sz w:val="24"/>
          <w:rtl/>
        </w:rPr>
      </w:pPr>
      <w:r w:rsidRPr="008371F9">
        <w:rPr>
          <w:rFonts w:ascii="FontbitDavid" w:hAnsi="FontbitDavid"/>
          <w:b/>
          <w:bCs/>
          <w:sz w:val="24"/>
          <w:rtl/>
        </w:rPr>
        <w:t xml:space="preserve">דם טהרה של מצורעת </w:t>
      </w:r>
      <w:r w:rsidRPr="008371F9">
        <w:rPr>
          <w:rFonts w:ascii="FontbitDavid" w:hAnsi="FontbitDavid"/>
          <w:b/>
          <w:bCs/>
          <w:sz w:val="24"/>
          <w:rtl/>
        </w:rPr>
        <w:t xml:space="preserve">ב"ש</w:t>
      </w:r>
      <w:r w:rsidRPr="008371F9">
        <w:rPr>
          <w:rFonts w:ascii="FontbitDavid" w:hAnsi="FontbitDavid"/>
          <w:b/>
          <w:bCs/>
          <w:sz w:val="24"/>
          <w:rtl/>
        </w:rPr>
        <w:t xml:space="preserve"> כו': </w:t>
      </w:r>
    </w:p>
    <w:p>
      <w:pPr>
        <w:pStyle w:val="38"/>
        <w:rPr>
          <w:ins w:id="100109" w:author="מנוע מכני" w:date="2026-10-11T12:04:39Z"/>
        </w:rPr>
      </w:pPr>
      <w:r w:rsidRPr="00135880">
        <w:t>טעמא</w:t>
      </w:r>
      <w:r w:rsidRPr="00B078C3">
        <w:t xml:space="preserve"> </w:t>
      </w:r>
      <w:r w:rsidRPr="00135880">
        <w:t>דב</w:t>
      </w:r>
      <w:r w:rsidRPr="00B078C3">
        <w:t xml:space="preserve">"ה?</w:t>
      </w:r>
      <w:ins w:id="96873" w:author="מנוע מכני" w:date="2026-10-11T12:04:39Z">
        <w:r>
          <w:t xml:space="preserve"> </w:t>
        </w:r>
      </w:ins>
      <w:del w:id="96874" w:author="מנוע מכני" w:date="2026-10-11T12:04:39Z">
        <w:r w:rsidRPr="00B078C3">
          <w:delText xml:space="preserve"> </w:delText>
        </w:r>
        <w:r>
          <w:delText xml:space="preserve"> </w:delText>
        </w:r>
      </w:del>
      <w:r>
        <w:t xml:space="preserve">אר</w:t>
      </w:r>
      <w:ins w:id="91469" w:author="מנוע מכני" w:date="2026-10-11T12:04:39Z">
        <w:r>
          <w:t xml:space="preserve">י"צ</w:t>
        </w:r>
      </w:ins>
      <w:del w:id="91470" w:author="מנוע מכני" w:date="2026-10-11T12:04:39Z">
        <w:r>
          <w:delText xml:space="preserve">י''צ</w:delText>
        </w:r>
      </w:del>
      <w:r w:rsidRPr="00B078C3">
        <w:t xml:space="preserve">:</w:t>
      </w:r>
    </w:p>
    <w:p w:rsidR="00E403F0" w:rsidRDefault="00E403F0" w:rsidP="00E403F0">
      <w:pPr>
        <w:rPr>
          <w:rFonts w:ascii="FontbitDavid" w:hAnsi="FontbitDavid"/>
          <w:sz w:val="24"/>
          <w:rtl/>
        </w:rPr>
      </w:pPr>
      <w:del w:id="1001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לזכר - לרבות מצורע למעינותיו,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ולנקבה - לרבות מצורעת למעינותיה</w:t>
      </w:r>
      <w:r>
        <w:rPr>
          <w:rFonts w:ascii="FontbitDavid" w:hAnsi="FontbitDavid" w:hint="cs"/>
          <w:sz w:val="24"/>
          <w:rtl/>
        </w:rPr>
        <w:t xml:space="preserve"> לטמא דם טהרה שלה </w:t>
      </w:r>
    </w:p>
    <w:p w:rsidR="00E403F0" w:rsidRPr="00B078C3" w:rsidRDefault="00E403F0" w:rsidP="00E403F0">
      <w:pPr>
        <w:rPr>
          <w:rFonts w:ascii="FontbitDavid" w:hAnsi="FontbitDavid"/>
          <w:sz w:val="24"/>
          <w:rtl/>
        </w:rPr>
      </w:pPr>
      <w:r w:rsidRPr="00135880">
        <w:rPr>
          <w:rFonts w:ascii="FontbitDavid" w:hAnsi="FontbitDavid"/>
          <w:b/>
          <w:bCs/>
          <w:sz w:val="24"/>
          <w:rtl/>
        </w:rPr>
        <w:t>וב</w:t>
      </w:r>
      <w:r w:rsidRPr="00B078C3">
        <w:rPr>
          <w:rFonts w:ascii="FontbitDavid" w:hAnsi="FontbitDavid"/>
          <w:sz w:val="24"/>
          <w:rtl/>
        </w:rPr>
        <w:t xml:space="preserve">"ש - נקבה מזכר </w:t>
      </w:r>
      <w:r w:rsidRPr="00B078C3">
        <w:rPr>
          <w:rFonts w:ascii="FontbitDavid" w:hAnsi="FontbitDavid"/>
          <w:sz w:val="24"/>
          <w:rtl/>
        </w:rPr>
        <w:t xml:space="preserve">לא</w:t>
      </w:r>
      <w:r w:rsidRPr="00B078C3">
        <w:rPr>
          <w:rFonts w:ascii="FontbitDavid" w:hAnsi="FontbitDavid"/>
          <w:sz w:val="24"/>
          <w:rtl/>
        </w:rPr>
        <w:t xml:space="preserve"> </w:t>
      </w:r>
      <w:ins w:id="98373" w:author="מנוע מכני" w:date="2026-10-11T12:04:39Z">
        <w:r>
          <w:rPr>
            <w:rFonts w:ascii="FontbitDavid" w:hAnsi="FontbitDavid"/>
            <w:sz w:val="24"/>
            <w:rtl/>
          </w:rPr>
          <w:t xml:space="preserve">באה</w:t>
        </w:r>
      </w:ins>
      <w:del w:id="98374" w:author="מנוע מכני" w:date="2026-10-11T12:04:39Z">
        <w:r w:rsidRPr="00B078C3">
          <w:rPr>
            <w:rFonts w:ascii="FontbitDavid" w:hAnsi="FontbitDavid"/>
            <w:sz w:val="24"/>
            <w:rtl/>
          </w:rPr>
          <w:delText xml:space="preserve">אתיא</w:delText>
        </w:r>
      </w:del>
      <w:r w:rsidRPr="00B078C3">
        <w:rPr>
          <w:rFonts w:ascii="FontbitDavid" w:hAnsi="FontbitDavid"/>
          <w:sz w:val="24"/>
          <w:rtl/>
        </w:rPr>
        <w:t xml:space="preserve">, </w:t>
      </w:r>
      <w:ins w:id="94039" w:author="מנוע מכני" w:date="2026-10-11T12:04:39Z">
        <w:r>
          <w:rPr>
            <w:rFonts w:ascii="FontbitDavid" w:hAnsi="FontbitDavid"/>
            <w:sz w:val="24"/>
            <w:rtl/>
          </w:rPr>
          <w:t xml:space="preserve">דיש</w:t>
        </w:r>
      </w:ins>
      <w:del w:id="94040"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w:t>
      </w:r>
      <w:ins w:id="98607" w:author="מנוע מכני" w:date="2026-10-11T12:04:39Z">
        <w:r>
          <w:rPr>
            <w:rFonts w:ascii="FontbitDavid" w:hAnsi="FontbitDavid"/>
            <w:sz w:val="24"/>
            <w:rtl/>
          </w:rPr>
          <w:t xml:space="preserve">להקשות</w:t>
        </w:r>
      </w:ins>
      <w:del w:id="98608" w:author="מנוע מכני" w:date="2026-10-11T12:04:39Z">
        <w:r w:rsidRPr="00B078C3">
          <w:rPr>
            <w:rFonts w:ascii="FontbitDavid" w:hAnsi="FontbitDavid"/>
            <w:sz w:val="24"/>
            <w:rtl/>
          </w:rPr>
          <w:delText xml:space="preserve">למיפרך</w:delText>
        </w:r>
      </w:del>
      <w:r w:rsidRPr="00B078C3">
        <w:rPr>
          <w:rFonts w:ascii="FontbitDavid" w:hAnsi="FontbitDavid"/>
          <w:sz w:val="24"/>
          <w:rtl/>
        </w:rPr>
        <w:t xml:space="preserve">: מה לזכר שכן טעון פריעה ופרימה, ואסור בתשמיש המטה, תאמר בנקבה - דלא.</w:t>
      </w:r>
    </w:p>
    <w:p w:rsidR="00E403F0" w:rsidRDefault="00E403F0" w:rsidP="00E403F0">
      <w:pPr>
        <w:rPr>
          <w:rFonts w:ascii="FontbitDavid" w:hAnsi="FontbitDavid"/>
          <w:sz w:val="24"/>
          <w:rtl/>
        </w:rPr>
      </w:pPr>
      <w:r w:rsidRPr="00135880">
        <w:rPr>
          <w:rFonts w:ascii="FontbitDavid" w:hAnsi="FontbitDavid"/>
          <w:b/>
          <w:bCs/>
          <w:sz w:val="24"/>
          <w:rtl/>
        </w:rPr>
        <w:t>וב</w:t>
      </w:r>
      <w:r w:rsidRPr="00B078C3">
        <w:rPr>
          <w:rFonts w:ascii="FontbitDavid" w:hAnsi="FontbitDavid"/>
          <w:sz w:val="24"/>
          <w:rtl/>
        </w:rPr>
        <w:t xml:space="preserve">"ה</w:t>
      </w:r>
      <w:r w:rsidRPr="00B078C3">
        <w:rPr>
          <w:rFonts w:ascii="FontbitDavid" w:hAnsi="FontbitDavid"/>
          <w:sz w:val="24"/>
          <w:rtl/>
        </w:rPr>
        <w:t xml:space="preserve"> - לכתוב </w:t>
      </w:r>
      <w:ins w:id="95571" w:author="מנוע מכני" w:date="2026-10-11T12:04:39Z">
        <w:r>
          <w:rPr>
            <w:rFonts w:ascii="FontbitDavid" w:hAnsi="FontbitDavid"/>
            <w:sz w:val="24"/>
            <w:rtl/>
          </w:rPr>
          <w:t xml:space="preserve">התורה</w:t>
        </w:r>
      </w:ins>
      <w:del w:id="9557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בנקבה </w:t>
      </w:r>
      <w:ins w:id="97447" w:author="מנוע מכני" w:date="2026-10-11T12:04:39Z">
        <w:r>
          <w:rPr>
            <w:rFonts w:ascii="FontbitDavid" w:hAnsi="FontbitDavid"/>
            <w:sz w:val="24"/>
            <w:rtl/>
          </w:rPr>
          <w:t xml:space="preserve">ולא צריך</w:t>
        </w:r>
      </w:ins>
      <w:del w:id="97448" w:author="מנוע מכני" w:date="2026-10-11T12:04:39Z">
        <w:r w:rsidRPr="00B078C3">
          <w:rPr>
            <w:rFonts w:ascii="FontbitDavid" w:hAnsi="FontbitDavid"/>
            <w:sz w:val="24"/>
            <w:rtl/>
          </w:rPr>
          <w:delText xml:space="preserve">ולא בעי</w:delText>
        </w:r>
      </w:del>
      <w:r w:rsidRPr="00B078C3">
        <w:rPr>
          <w:rFonts w:ascii="FontbitDavid" w:hAnsi="FontbitDavid"/>
          <w:sz w:val="24"/>
          <w:rtl/>
        </w:rPr>
        <w:t xml:space="preserve"> זכר, </w:t>
      </w:r>
      <w:ins w:id="98375" w:author="מנוע מכני" w:date="2026-10-11T12:04:39Z">
        <w:r>
          <w:rPr>
            <w:rFonts w:ascii="FontbitDavid" w:hAnsi="FontbitDavid"/>
            <w:sz w:val="24"/>
            <w:rtl/>
          </w:rPr>
          <w:t xml:space="preserve">ואני</w:t>
        </w:r>
      </w:ins>
      <w:del w:id="98376" w:author="מנוע מכני" w:date="2026-10-11T12:04:39Z">
        <w:r w:rsidRPr="00B078C3">
          <w:rPr>
            <w:rFonts w:ascii="FontbitDavid" w:hAnsi="FontbitDavid"/>
            <w:sz w:val="24"/>
            <w:rtl/>
          </w:rPr>
          <w:delText xml:space="preserve">ואנא</w:delText>
        </w:r>
      </w:del>
      <w:r w:rsidRPr="00B078C3">
        <w:rPr>
          <w:rFonts w:ascii="FontbitDavid" w:hAnsi="FontbitDavid"/>
          <w:sz w:val="24"/>
          <w:rtl/>
        </w:rPr>
        <w:t xml:space="preserve"> אמינא - ומה נקבה שאינה טעונה פריעה ופרימה, ואינה אסורה בתשמיש המטה - </w:t>
      </w:r>
      <w:r w:rsidRPr="00B078C3">
        <w:rPr>
          <w:rStyle w:val="2fb"/>
          <w:rFonts w:ascii="FontbitDavid" w:hAnsi="FontbitDavid"/>
          <w:sz w:val="24"/>
          <w:rtl/>
        </w:rPr>
        <w:t xml:space="preserve">רבי</w:t>
      </w:r>
      <w:r w:rsidRPr="00B078C3">
        <w:rPr>
          <w:rFonts w:ascii="FontbitDavid" w:hAnsi="FontbitDavid"/>
          <w:sz w:val="24"/>
          <w:rtl/>
        </w:rPr>
        <w:t xml:space="preserve"> </w:t>
      </w:r>
      <w:ins w:id="95573" w:author="מנוע מכני" w:date="2026-10-11T12:04:39Z">
        <w:r>
          <w:rPr>
            <w:rFonts w:ascii="FontbitDavid" w:hAnsi="FontbitDavid"/>
            <w:sz w:val="24"/>
            <w:rtl/>
          </w:rPr>
          <w:t xml:space="preserve">התורה</w:t>
        </w:r>
      </w:ins>
      <w:del w:id="95574"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מעינותיה, </w:t>
      </w:r>
      <w:ins w:id="91471" w:author="מנוע מכני" w:date="2026-10-11T12:04:39Z">
        <w:r>
          <w:rPr>
            <w:rFonts w:ascii="FontbitDavid" w:hAnsi="FontbitDavid" w:hint="cs"/>
            <w:sz w:val="24"/>
            <w:rtl/>
          </w:rPr>
          <w:t xml:space="preserve">כ"ש</w:t>
        </w:r>
      </w:ins>
      <w:del w:id="91472" w:author="מנוע מכני" w:date="2026-10-11T12:04:39Z">
        <w:r>
          <w:rPr>
            <w:rFonts w:ascii="FontbitDavid" w:hAnsi="FontbitDavid" w:hint="cs"/>
            <w:sz w:val="24"/>
            <w:rtl/>
          </w:rPr>
          <w:delText xml:space="preserve">כ''ש</w:delText>
        </w:r>
      </w:del>
      <w:r>
        <w:rPr>
          <w:rFonts w:ascii="FontbitDavid" w:hAnsi="FontbitDavid" w:hint="cs"/>
          <w:sz w:val="24"/>
          <w:rtl/>
        </w:rPr>
        <w:t xml:space="preserve"> </w:t>
      </w:r>
      <w:r w:rsidRPr="00B078C3">
        <w:rPr>
          <w:rFonts w:ascii="FontbitDavid" w:hAnsi="FontbitDavid"/>
          <w:sz w:val="24"/>
          <w:rtl/>
        </w:rPr>
        <w:t xml:space="preserve">זכר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אם אינו ענין ל</w:t>
      </w:r>
      <w:r>
        <w:rPr>
          <w:rFonts w:ascii="FontbitDavid" w:hAnsi="FontbitDavid"/>
          <w:sz w:val="24"/>
          <w:rtl/>
        </w:rPr>
        <w:t xml:space="preserve">זכר </w:t>
      </w:r>
      <w:r w:rsidRPr="00B078C3">
        <w:rPr>
          <w:rFonts w:ascii="FontbitDavid" w:hAnsi="FontbitDavid"/>
          <w:sz w:val="24"/>
          <w:rtl/>
        </w:rPr>
        <w:t>תנהו ענין לנקבה, ואם אינו ענין למעינותיה - תנהו ענין לדמה, לטמא דם טהרה שלה.</w:t>
      </w:r>
    </w:p>
    <w:p w:rsidR="00E403F0" w:rsidRPr="00B078C3" w:rsidRDefault="00E403F0" w:rsidP="00E403F0">
      <w:pPr>
        <w:pStyle w:val="a3"/>
        <w:rPr>
          <w:rtl/>
        </w:rPr>
      </w:pPr>
      <w:r w:rsidRPr="00135880">
        <w:rPr>
          <w:b/>
          <w:bCs/>
          <w:rtl/>
        </w:rPr>
        <w:t>וב</w:t>
      </w:r>
      <w:r w:rsidRPr="00B078C3">
        <w:rPr>
          <w:rtl/>
        </w:rPr>
        <w:t xml:space="preserve">"ש - זכר מנקבה </w:t>
      </w:r>
      <w:r w:rsidRPr="00B078C3">
        <w:rPr>
          <w:rtl/>
        </w:rPr>
        <w:t xml:space="preserve">לא</w:t>
      </w:r>
      <w:r w:rsidRPr="00B078C3">
        <w:rPr>
          <w:rtl/>
        </w:rPr>
        <w:t xml:space="preserve"> </w:t>
      </w:r>
      <w:ins w:id="98377" w:author="מנוע מכני" w:date="2026-10-11T12:04:39Z">
        <w:r>
          <w:rPr>
            <w:rtl/>
          </w:rPr>
          <w:t xml:space="preserve">באה</w:t>
        </w:r>
      </w:ins>
      <w:del w:id="98378" w:author="מנוע מכני" w:date="2026-10-11T12:04:39Z">
        <w:r w:rsidRPr="00B078C3">
          <w:rPr>
            <w:rtl/>
          </w:rPr>
          <w:delText xml:space="preserve">אתיא</w:delText>
        </w:r>
      </w:del>
      <w:r w:rsidRPr="00B078C3">
        <w:rPr>
          <w:rtl/>
        </w:rPr>
        <w:t xml:space="preserve">, ד</w:t>
      </w:r>
      <w:r>
        <w:rPr>
          <w:rFonts w:hint="cs"/>
          <w:rtl/>
        </w:rPr>
        <w:t xml:space="preserve">יש לפרוך </w:t>
      </w:r>
      <w:r w:rsidRPr="00B078C3">
        <w:rPr>
          <w:rtl/>
        </w:rPr>
        <w:t>מה לנקבה - שכן מטמאה מאונס, תאמר בזכר דלא.</w:t>
      </w:r>
    </w:p>
    <w:p w:rsidR="00E403F0" w:rsidRDefault="00E403F0" w:rsidP="00E403F0">
      <w:pPr>
        <w:rPr>
          <w:rFonts w:ascii="FontbitDavid" w:hAnsi="FontbitDavid"/>
          <w:sz w:val="24"/>
          <w:rtl/>
        </w:rPr>
      </w:pPr>
      <w:r w:rsidRPr="00135880">
        <w:rPr>
          <w:rFonts w:ascii="FontbitDavid" w:hAnsi="FontbitDavid"/>
          <w:b/>
          <w:bCs/>
          <w:sz w:val="24"/>
          <w:rtl/>
        </w:rPr>
        <w:t>וב</w:t>
      </w:r>
      <w:r w:rsidRPr="00B078C3">
        <w:rPr>
          <w:rFonts w:ascii="FontbitDavid" w:hAnsi="FontbitDavid"/>
          <w:sz w:val="24"/>
          <w:rtl/>
        </w:rPr>
        <w:t xml:space="preserve">"ה</w:t>
      </w:r>
      <w:r w:rsidRPr="00B078C3">
        <w:rPr>
          <w:rFonts w:ascii="FontbitDavid" w:hAnsi="FontbitDavid"/>
          <w:sz w:val="24"/>
          <w:rtl/>
        </w:rPr>
        <w:t xml:space="preserve"> - קיימי במצורע ופרכי </w:t>
      </w:r>
      <w:ins w:id="95575" w:author="מנוע מכני" w:date="2026-10-11T12:04:39Z">
        <w:r>
          <w:rPr>
            <w:rFonts w:ascii="FontbitDavid" w:hAnsi="FontbitDavid"/>
            <w:sz w:val="24"/>
            <w:rtl/>
          </w:rPr>
          <w:t xml:space="preserve">דברים</w:t>
        </w:r>
      </w:ins>
      <w:del w:id="95576" w:author="מנוע מכני" w:date="2026-10-11T12:04:39Z">
        <w:r w:rsidRPr="00B078C3">
          <w:rPr>
            <w:rFonts w:ascii="FontbitDavid" w:hAnsi="FontbitDavid"/>
            <w:sz w:val="24"/>
            <w:rtl/>
          </w:rPr>
          <w:delText xml:space="preserve">מילי</w:delText>
        </w:r>
      </w:del>
      <w:r w:rsidRPr="00B078C3">
        <w:rPr>
          <w:rFonts w:ascii="FontbitDavid" w:hAnsi="FontbitDavid"/>
          <w:sz w:val="24"/>
          <w:rtl/>
        </w:rPr>
        <w:t xml:space="preserve"> דזב? </w:t>
      </w:r>
    </w:p>
    <w:p w:rsidR="00E403F0" w:rsidRPr="00B078C3" w:rsidRDefault="00E403F0" w:rsidP="00E403F0">
      <w:pPr>
        <w:rPr>
          <w:rFonts w:ascii="FontbitDavid" w:hAnsi="FontbitDavid"/>
          <w:sz w:val="24"/>
          <w:rtl/>
        </w:rPr>
      </w:pPr>
      <w:r w:rsidRPr="00135880">
        <w:rPr>
          <w:rFonts w:ascii="FontbitDavid" w:hAnsi="FontbitDavid"/>
          <w:b/>
          <w:bCs/>
          <w:sz w:val="24"/>
          <w:rtl/>
        </w:rPr>
        <w:t>וב</w:t>
      </w:r>
      <w:r w:rsidRPr="00B078C3">
        <w:rPr>
          <w:rFonts w:ascii="FontbitDavid" w:hAnsi="FontbitDavid"/>
          <w:sz w:val="24"/>
          <w:rtl/>
        </w:rPr>
        <w:t>"ש - שום טומאה פרכי.</w:t>
      </w:r>
    </w:p>
    <w:p>
      <w:pPr>
        <w:pStyle w:val="38"/>
        <w:rPr>
          <w:ins w:id="100111" w:author="מנוע מכני" w:date="2026-10-11T12:04:39Z"/>
        </w:rPr>
      </w:pPr>
      <w:r w:rsidRPr="00135880">
        <w:t xml:space="preserve">וא</w:t>
      </w:r>
      <w:ins w:id="91473" w:author="מנוע מכני" w:date="2026-10-11T12:04:39Z">
        <w:r>
          <w:t xml:space="preserve">ב"א</w:t>
        </w:r>
      </w:ins>
      <w:del w:id="91474" w:author="מנוע מכני" w:date="2026-10-11T12:04:39Z">
        <w:r w:rsidRPr="00135880">
          <w:delText xml:space="preserve">ב''א</w:delText>
        </w:r>
      </w:del>
      <w:r>
        <w:t>-</w:t>
      </w:r>
      <w:r w:rsidRPr="00B078C3">
        <w:t xml:space="preserve"> </w:t>
      </w:r>
      <w:ins w:id="94041" w:author="מנוע מכני" w:date="2026-10-11T12:04:39Z">
        <w:r>
          <w:t xml:space="preserve">אמרו</w:t>
        </w:r>
      </w:ins>
      <w:del w:id="94042" w:author="מנוע מכני" w:date="2026-10-11T12:04:39Z">
        <w:r w:rsidRPr="00B078C3">
          <w:delText xml:space="preserve">אמרי</w:delText>
        </w:r>
      </w:del>
      <w:r w:rsidRPr="00B078C3">
        <w:t xml:space="preserve"> לך </w:t>
      </w:r>
      <w:r w:rsidRPr="00B078C3">
        <w:t xml:space="preserve">ב"ש</w:t>
      </w:r>
      <w:r w:rsidRPr="00B078C3">
        <w:t xml:space="preserve">:</w:t>
      </w:r>
    </w:p>
    <w:p w:rsidR="00E403F0" w:rsidRPr="00B078C3" w:rsidRDefault="00E403F0" w:rsidP="00E403F0">
      <w:pPr>
        <w:rPr>
          <w:rFonts w:ascii="FontbitDavid" w:hAnsi="FontbitDavid"/>
          <w:sz w:val="24"/>
          <w:rtl/>
        </w:rPr>
      </w:pPr>
      <w:del w:id="100112" w:author="מנוע מכני" w:date="2026-10-11T12:04:39Z">
        <w:r w:rsidRPr="00B078C3">
          <w:rPr>
            <w:rFonts w:ascii="FontbitDavid" w:hAnsi="FontbitDavid"/>
            <w:sz w:val="24"/>
            <w:rtl/>
          </w:rPr>
          <w:delText xml:space="preserve"> </w:delText>
        </w:r>
      </w:del>
      <w:ins w:id="95579" w:author="מנוע מכני" w:date="2026-10-11T12:04:39Z">
        <w:r>
          <w:rPr>
            <w:rFonts w:ascii="FontbitDavid" w:hAnsi="FontbitDavid"/>
            <w:sz w:val="24"/>
            <w:rtl/>
          </w:rPr>
          <w:t xml:space="preserve">זה</w:t>
        </w:r>
      </w:ins>
      <w:del w:id="9558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לזכר </w:t>
      </w:r>
      <w:ins w:id="98379" w:author="מנוע מכני" w:date="2026-10-11T12:04:39Z">
        <w:r>
          <w:rPr>
            <w:rFonts w:ascii="FontbitDavid" w:hAnsi="FontbitDavid"/>
            <w:sz w:val="24"/>
            <w:rtl/>
          </w:rPr>
          <w:t xml:space="preserve">צריך</w:t>
        </w:r>
      </w:ins>
      <w:del w:id="98380" w:author="מנוע מכני" w:date="2026-10-11T12:04:39Z">
        <w:r w:rsidRPr="00B078C3">
          <w:rPr>
            <w:rFonts w:ascii="FontbitDavid" w:hAnsi="FontbitDavid"/>
            <w:sz w:val="24"/>
            <w:rtl/>
          </w:rPr>
          <w:delText xml:space="preserve">מיבעי</w:delText>
        </w:r>
      </w:del>
      <w:r w:rsidRPr="00B078C3">
        <w:rPr>
          <w:rFonts w:ascii="FontbitDavid" w:hAnsi="FontbitDavid"/>
          <w:sz w:val="24"/>
          <w:rtl/>
        </w:rPr>
        <w:t xml:space="preserve"> </w:t>
      </w:r>
      <w:ins w:id="95577" w:author="מנוע מכני" w:date="2026-10-11T12:04:39Z">
        <w:r>
          <w:rPr>
            <w:rFonts w:ascii="FontbitDavid" w:hAnsi="FontbitDavid"/>
            <w:sz w:val="24"/>
            <w:rtl/>
          </w:rPr>
          <w:t xml:space="preserve">לו</w:t>
        </w:r>
      </w:ins>
      <w:del w:id="9557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לזכר - כל שהוא זכר, בין גדול בין קטן.</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hint="cs"/>
          <w:sz w:val="24"/>
          <w:rtl/>
        </w:rPr>
        <w:t xml:space="preserve">ו</w:t>
      </w:r>
      <w:ins w:id="91475" w:author="מנוע מכני" w:date="2026-10-11T12:04:39Z">
        <w:r>
          <w:rPr>
            <w:rFonts w:ascii="FontbitDavid" w:hAnsi="FontbitDavid" w:hint="cs"/>
            <w:sz w:val="24"/>
            <w:rtl/>
          </w:rPr>
          <w:t xml:space="preserve">ב"ה</w:t>
        </w:r>
      </w:ins>
      <w:del w:id="91476" w:author="מנוע מכני" w:date="2026-10-11T12:04:39Z">
        <w:r>
          <w:rPr>
            <w:rFonts w:ascii="FontbitDavid" w:hAnsi="FontbitDavid" w:hint="cs"/>
            <w:sz w:val="24"/>
            <w:rtl/>
          </w:rPr>
          <w:delText xml:space="preserve">ב''ה</w:delText>
        </w:r>
      </w:del>
      <w:r w:rsidRPr="00B078C3">
        <w:rPr>
          <w:rFonts w:ascii="FontbitDavid" w:hAnsi="FontbitDavid"/>
          <w:sz w:val="24"/>
          <w:rtl/>
        </w:rPr>
        <w:t xml:space="preserve"> - נפקא </w:t>
      </w:r>
      <w:ins w:id="97037" w:author="מנוע מכני" w:date="2026-10-11T12:04:39Z">
        <w:r>
          <w:rPr>
            <w:rFonts w:ascii="FontbitDavid" w:hAnsi="FontbitDavid"/>
            <w:sz w:val="24"/>
            <w:rtl/>
          </w:rPr>
          <w:t xml:space="preserve">להם</w:t>
        </w:r>
      </w:ins>
      <w:del w:id="97038"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מזאת תורת הזב - בין גדול בין קטן.</w:t>
      </w:r>
    </w:p>
    <w:p w:rsidR="00E403F0" w:rsidRDefault="00E403F0" w:rsidP="00E403F0">
      <w:pPr>
        <w:rPr>
          <w:rFonts w:ascii="FontbitDavid" w:hAnsi="FontbitDavid"/>
          <w:sz w:val="24"/>
          <w:rtl/>
        </w:rPr>
      </w:pPr>
    </w:p>
    <w:p>
      <w:pPr>
        <w:pStyle w:val="afffff8"/>
        <w:rPr>
          <w:ins w:id="90383" w:author="קלוד" w:date="2026-10-11T12:23:38Z"/>
        </w:rPr>
      </w:pPr>
      <w:ins w:id="90384" w:author="קלוד" w:date="2026-10-11T12:23:38Z">
        <w:r>
          <w:rPr>
            <w:color w:val="7B3F00"/>
          </w:rPr>
          <w:t xml:space="preserve">ראייה ראשונה של זב קטן - האם מטמאה במגע?</w:t>
        </w:r>
      </w:ins>
    </w:p>
    <w:p w:rsidR="00E403F0" w:rsidRDefault="00E403F0" w:rsidP="00E403F0">
      <w:pPr>
        <w:rPr>
          <w:rFonts w:ascii="FontbitDavid" w:hAnsi="FontbitDavid"/>
          <w:sz w:val="24"/>
          <w:rtl/>
        </w:rPr>
      </w:pPr>
      <w:ins w:id="91477" w:author="מנוע מכני" w:date="2026-10-11T12:04:39Z">
        <w:r>
          <w:rPr>
            <w:rFonts w:ascii="FontbitDavid" w:hAnsi="FontbitDavid"/>
            <w:sz w:val="24"/>
            <w:rtl/>
          </w:rPr>
          <w:t xml:space="preserve">א"ר</w:t>
        </w:r>
      </w:ins>
      <w:del w:id="91478"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יוסף, כי פשיט </w:t>
      </w:r>
      <w:r w:rsidRPr="00B078C3">
        <w:rPr>
          <w:rStyle w:val="2fb"/>
          <w:rFonts w:ascii="FontbitDavid" w:hAnsi="FontbitDavid"/>
          <w:sz w:val="24"/>
          <w:rtl/>
        </w:rPr>
        <w:t xml:space="preserve">ר</w:t>
      </w:r>
      <w:r>
        <w:rPr>
          <w:rStyle w:val="2fb"/>
          <w:rFonts w:ascii="FontbitDavid" w:hAnsi="FontbitDavid" w:hint="cs"/>
          <w:sz w:val="24"/>
          <w:rtl/>
        </w:rPr>
        <w:t xml:space="preserve">ש</w:t>
      </w:r>
      <w:ins w:id="91479" w:author="מנוע מכני" w:date="2026-10-11T12:04:39Z">
        <w:r>
          <w:rPr>
            <w:rStyle w:val="2fb"/>
            <w:rFonts w:ascii="FontbitDavid" w:hAnsi="FontbitDavid" w:hint="cs"/>
            <w:sz w:val="24"/>
            <w:rtl/>
          </w:rPr>
          <w:t xml:space="preserve">ב"ל</w:t>
        </w:r>
      </w:ins>
      <w:del w:id="91480" w:author="מנוע מכני" w:date="2026-10-11T12:04:39Z">
        <w:r>
          <w:rPr>
            <w:rFonts w:ascii="FontbitDavid" w:hAnsi="FontbitDavid" w:hint="cs"/>
            <w:sz w:val="24"/>
            <w:rtl/>
          </w:rPr>
          <w:delText xml:space="preserve">ב''ל</w:delText>
        </w:r>
      </w:del>
      <w:r>
        <w:rPr>
          <w:rFonts w:ascii="FontbitDavid" w:hAnsi="FontbitDavid" w:hint="cs"/>
          <w:sz w:val="24"/>
          <w:rtl/>
        </w:rPr>
        <w:t xml:space="preserve"> </w:t>
      </w:r>
      <w:r w:rsidRPr="00B078C3">
        <w:rPr>
          <w:rFonts w:ascii="FontbitDavid" w:hAnsi="FontbitDavid"/>
          <w:sz w:val="24"/>
          <w:rtl/>
        </w:rPr>
        <w:t xml:space="preserve">בזב, בעי </w:t>
      </w:r>
      <w:ins w:id="95581" w:author="מנוע מכני" w:date="2026-10-11T12:04:39Z">
        <w:r>
          <w:rPr>
            <w:rFonts w:ascii="FontbitDavid" w:hAnsi="FontbitDavid"/>
            <w:sz w:val="24"/>
            <w:rtl/>
          </w:rPr>
          <w:t xml:space="preserve">כך</w:t>
        </w:r>
      </w:ins>
      <w:del w:id="95582"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ראייה ראשונה של זב קטן, מהו שתטמא במגע? </w:t>
      </w:r>
    </w:p>
    <w:p w:rsidR="00E403F0" w:rsidRPr="00017C1D" w:rsidRDefault="00E403F0" w:rsidP="00E403F0">
      <w:pPr>
        <w:pStyle w:val="a3"/>
        <w:rPr>
          <w:spacing w:val="-8"/>
          <w:rtl/>
        </w:rPr>
      </w:pPr>
      <w:r w:rsidRPr="00017C1D">
        <w:rPr>
          <w:rFonts w:hint="cs"/>
          <w:spacing w:val="-8"/>
          <w:rtl/>
        </w:rPr>
        <w:t>'</w:t>
      </w:r>
      <w:ins w:id="90447" w:author="Claude - סמנטי" w:date="2026-10-11T12:19:29Z">
        <w:r>
          <w:rPr>
            <w:rStyle w:val="afffff0"/>
            <w:spacing w:val="-8"/>
            <w:rtl/>
          </w:rPr>
          <w:t xml:space="preserve">זֹאת תּוֹרַת הַזָּב וַאֲשֶׁר תֵּצֵא מִמֶּנּוּ שִׁכְבַת זֶרַע</w:t>
        </w:r>
      </w:ins>
      <w:del w:id="90448" w:author="Claude - סמנטי" w:date="2026-10-11T12:19:29Z">
        <w:r w:rsidRPr="00017C1D">
          <w:rPr>
            <w:spacing w:val="-8"/>
            <w:rtl/>
          </w:rPr>
          <w:delText xml:space="preserve">זאת תורת הזב ואשר תצא ממנו שכבת זרע</w:delText>
        </w:r>
      </w:del>
      <w:r w:rsidRPr="00017C1D">
        <w:rPr>
          <w:rFonts w:hint="cs"/>
          <w:spacing w:val="-8"/>
          <w:rtl/>
        </w:rPr>
        <w:t>'</w:t>
      </w:r>
      <w:r w:rsidRPr="00017C1D">
        <w:rPr>
          <w:spacing w:val="-8"/>
          <w:rtl/>
        </w:rPr>
        <w:t xml:space="preserve"> כל ששכבת זרע שלו מטמא ראייה ראשונה שלו מטמאה, </w:t>
      </w:r>
    </w:p>
    <w:p w:rsidR="00E403F0" w:rsidRDefault="00E403F0" w:rsidP="00E403F0">
      <w:pPr>
        <w:rPr>
          <w:rFonts w:ascii="FontbitDavid" w:hAnsi="FontbitDavid"/>
          <w:sz w:val="24"/>
          <w:rtl/>
        </w:rPr>
      </w:pPr>
      <w:r>
        <w:rPr>
          <w:rFonts w:ascii="FontbitDavid" w:hAnsi="FontbitDavid"/>
          <w:sz w:val="24"/>
          <w:rtl/>
        </w:rPr>
        <w:tab/>
      </w:r>
      <w:ins w:id="95583" w:author="מנוע מכני" w:date="2026-10-11T12:04:39Z">
        <w:r>
          <w:rPr>
            <w:rFonts w:ascii="FontbitDavid" w:hAnsi="FontbitDavid"/>
            <w:sz w:val="24"/>
            <w:rtl/>
          </w:rPr>
          <w:t xml:space="preserve">וזה</w:t>
        </w:r>
      </w:ins>
      <w:del w:id="95584" w:author="מנוע מכני" w:date="2026-10-11T12:04:39Z">
        <w:r w:rsidRPr="00B078C3">
          <w:rPr>
            <w:rFonts w:ascii="FontbitDavid" w:hAnsi="FontbitDavid"/>
            <w:sz w:val="24"/>
            <w:rtl/>
          </w:rPr>
          <w:delText xml:space="preserve">והאי</w:delText>
        </w:r>
      </w:del>
      <w:r w:rsidRPr="00B078C3">
        <w:rPr>
          <w:rFonts w:ascii="FontbitDavid" w:hAnsi="FontbitDavid"/>
          <w:sz w:val="24"/>
          <w:rtl/>
        </w:rPr>
        <w:t xml:space="preserve"> - כיון דשכבת זרע שלו </w:t>
      </w:r>
      <w:r w:rsidRPr="00B078C3">
        <w:rPr>
          <w:rFonts w:ascii="FontbitDavid" w:hAnsi="FontbitDavid"/>
          <w:sz w:val="24"/>
          <w:rtl/>
        </w:rPr>
        <w:t xml:space="preserve">לא</w:t>
      </w:r>
      <w:r w:rsidRPr="00B078C3">
        <w:rPr>
          <w:rFonts w:ascii="FontbitDavid" w:hAnsi="FontbitDavid"/>
          <w:sz w:val="24"/>
          <w:rtl/>
        </w:rPr>
        <w:t xml:space="preserve"> מטמאה - ראייה ראשונה </w:t>
      </w:r>
      <w:ins w:id="94043" w:author="מנוע מכני" w:date="2026-10-11T12:04:39Z">
        <w:r>
          <w:rPr>
            <w:rFonts w:ascii="FontbitDavid" w:hAnsi="FontbitDavid"/>
            <w:sz w:val="24"/>
            <w:rtl/>
          </w:rPr>
          <w:t xml:space="preserve">גם</w:t>
        </w:r>
      </w:ins>
      <w:del w:id="9404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תטמא, </w:t>
      </w:r>
    </w:p>
    <w:p>
      <w:pPr>
        <w:pStyle w:val="38"/>
        <w:rPr>
          <w:ins w:id="100113" w:author="מנוע מכני" w:date="2026-10-11T12:04:39Z"/>
        </w:rPr>
      </w:pPr>
      <w:r>
        <w:tab/>
      </w:r>
      <w:r w:rsidRPr="0048073C">
        <w:t>או"ד</w:t>
      </w:r>
      <w:r w:rsidRPr="00B078C3">
        <w:t xml:space="preserve">:</w:t>
      </w:r>
    </w:p>
    <w:p w:rsidR="00E403F0" w:rsidRDefault="00E403F0" w:rsidP="00E403F0">
      <w:pPr>
        <w:rPr>
          <w:rFonts w:ascii="FontbitDavid" w:hAnsi="FontbitDavid"/>
          <w:sz w:val="24"/>
          <w:rtl/>
        </w:rPr>
      </w:pPr>
      <w:del w:id="1001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כיון דאילו </w:t>
      </w:r>
      <w:ins w:id="98381" w:author="מנוע מכני" w:date="2026-10-11T12:04:39Z">
        <w:r>
          <w:rPr>
            <w:rFonts w:ascii="FontbitDavid" w:hAnsi="FontbitDavid"/>
            <w:sz w:val="24"/>
            <w:rtl/>
          </w:rPr>
          <w:t xml:space="preserve">הוא</w:t>
        </w:r>
      </w:ins>
      <w:del w:id="98382" w:author="מנוע מכני" w:date="2026-10-11T12:04:39Z">
        <w:r w:rsidRPr="00B078C3">
          <w:rPr>
            <w:rFonts w:ascii="FontbitDavid" w:hAnsi="FontbitDavid"/>
            <w:sz w:val="24"/>
            <w:rtl/>
          </w:rPr>
          <w:delText xml:space="preserve">איהו</w:delText>
        </w:r>
      </w:del>
      <w:r w:rsidRPr="00B078C3">
        <w:rPr>
          <w:rFonts w:ascii="FontbitDavid" w:hAnsi="FontbitDavid"/>
          <w:sz w:val="24"/>
          <w:rtl/>
        </w:rPr>
        <w:t xml:space="preserve"> חזי תרתי - מצטרפא, מטמיא? </w:t>
      </w:r>
    </w:p>
    <w:p>
      <w:pPr>
        <w:pStyle w:val="38"/>
        <w:rPr>
          <w:ins w:id="100116" w:author="מנוע מכני" w:date="2026-10-11T12:04:39Z"/>
        </w:rPr>
      </w:pPr>
      <w:del w:id="100115" w:author="מנוע מכני" w:date="2026-10-11T12:04:39Z">
        <w:r w:rsidRPr="00E744B3">
          <w:delText xml:space="preserve">•</w:delText>
        </w:r>
      </w:del>
      <w:r w:rsidRPr="00E744B3">
        <w:t xml:space="preserve"> </w:t>
      </w:r>
      <w:r>
        <w:t>רבא</w:t>
      </w:r>
      <w:r>
        <w:t xml:space="preserve">:</w:t>
      </w:r>
    </w:p>
    <w:p w:rsidR="00E403F0" w:rsidRDefault="00E403F0" w:rsidP="00E403F0">
      <w:pPr>
        <w:rPr>
          <w:rFonts w:ascii="FontbitDavid" w:hAnsi="FontbitDavid"/>
          <w:sz w:val="24"/>
          <w:rtl/>
        </w:rPr>
      </w:pPr>
      <w:del w:id="100117" w:author="מנוע מכני" w:date="2026-10-11T12:04:39Z">
        <w:r>
          <w:rPr>
            <w:rFonts w:ascii="FontbitDavid" w:hAnsi="FontbitDavid"/>
            <w:sz w:val="24"/>
            <w:rtl/>
          </w:rPr>
          <w:delText xml:space="preserve"> </w:delText>
        </w:r>
      </w:del>
      <w:r>
        <w:rPr>
          <w:rFonts w:ascii="FontbitDavid" w:hAnsi="FontbitDavid"/>
          <w:sz w:val="24"/>
          <w:rtl/>
        </w:rPr>
        <w:t xml:space="preserve">ת"ש זאת תורת הזב</w:t>
      </w:r>
      <w:r w:rsidRPr="00B078C3">
        <w:rPr>
          <w:rFonts w:ascii="FontbitDavid" w:hAnsi="FontbitDavid"/>
          <w:sz w:val="24"/>
          <w:rtl/>
        </w:rPr>
        <w:t xml:space="preserve"> בין גדול בין קטן, מה גדול - ראייה ראשונה שלו מטמא, אף קטן ראייה ראשונה </w:t>
      </w:r>
      <w:ins w:id="94045" w:author="מנוע מכני" w:date="2026-10-11T12:04:39Z">
        <w:r>
          <w:rPr>
            <w:rFonts w:ascii="FontbitDavid" w:hAnsi="FontbitDavid"/>
            <w:sz w:val="24"/>
            <w:rtl/>
          </w:rPr>
          <w:t xml:space="preserve">גם</w:t>
        </w:r>
      </w:ins>
      <w:del w:id="9404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מטמא.</w:t>
      </w:r>
    </w:p>
    <w:p w:rsidR="00E403F0" w:rsidRPr="00B078C3" w:rsidRDefault="00E403F0" w:rsidP="00E403F0">
      <w:pPr>
        <w:rPr>
          <w:rFonts w:ascii="FontbitDavid" w:hAnsi="FontbitDavid"/>
          <w:sz w:val="24"/>
          <w:rtl/>
        </w:rPr>
      </w:pPr>
    </w:p>
    <w:p>
      <w:pPr>
        <w:pStyle w:val="afffff8"/>
        <w:rPr>
          <w:ins w:id="90381" w:author="קלוד" w:date="2026-10-11T12:23:38Z"/>
        </w:rPr>
      </w:pPr>
      <w:ins w:id="90382" w:author="קלוד" w:date="2026-10-11T12:23:38Z">
        <w:r>
          <w:rPr>
            <w:color w:val="7B3F00"/>
          </w:rPr>
          <w:t xml:space="preserve">האם ראייה ראשונה של מצורע מטמאה במשא?</w:t>
        </w:r>
      </w:ins>
    </w:p>
    <w:p>
      <w:pPr>
        <w:pStyle w:val="38"/>
        <w:rPr>
          <w:ins w:id="100119" w:author="מנוע מכני" w:date="2026-10-11T12:04:39Z"/>
        </w:rPr>
      </w:pPr>
      <w:del w:id="100118" w:author="מנוע מכני" w:date="2026-10-11T12:04:39Z">
        <w:r w:rsidRPr="002B4E05">
          <w:delText xml:space="preserve">•</w:delText>
        </w:r>
      </w:del>
      <w:r w:rsidRPr="002B4E05">
        <w:t xml:space="preserve"> </w:t>
      </w:r>
      <w:r w:rsidRPr="002B4E05">
        <w:t xml:space="preserve">בעי רב יוסף:</w:t>
      </w:r>
    </w:p>
    <w:p w:rsidR="00E403F0" w:rsidRPr="002B4E05" w:rsidRDefault="00E403F0" w:rsidP="00E403F0">
      <w:pPr>
        <w:rPr>
          <w:rFonts w:ascii="FontbitDavid" w:hAnsi="FontbitDavid"/>
          <w:b/>
          <w:bCs/>
          <w:spacing w:val="-2"/>
          <w:sz w:val="24"/>
          <w:rtl/>
        </w:rPr>
      </w:pPr>
      <w:del w:id="100120" w:author="מנוע מכני" w:date="2026-10-11T12:04:39Z">
        <w:r w:rsidRPr="002B4E05">
          <w:rPr>
            <w:rFonts w:ascii="FontbitDavid" w:hAnsi="FontbitDavid"/>
            <w:spacing w:val="-2"/>
            <w:sz w:val="24"/>
            <w:rtl/>
          </w:rPr>
          <w:delText xml:space="preserve"> </w:delText>
        </w:r>
      </w:del>
      <w:r w:rsidRPr="002B4E05">
        <w:rPr>
          <w:rFonts w:ascii="FontbitDavid" w:hAnsi="FontbitDavid"/>
          <w:spacing w:val="-2"/>
          <w:sz w:val="24"/>
          <w:rtl/>
        </w:rPr>
        <w:t xml:space="preserve">ראייה ראשונה של מצורע מהו שתטמא במשא? מקום זיבה מעין הוא - ומטמא, </w:t>
      </w:r>
    </w:p>
    <w:p>
      <w:pPr>
        <w:pStyle w:val="38"/>
        <w:rPr>
          <w:ins w:id="100121" w:author="מנוע מכני" w:date="2026-10-11T12:04:39Z"/>
        </w:rPr>
      </w:pPr>
      <w:r w:rsidRPr="0048073C">
        <w:t>או"ד</w:t>
      </w:r>
      <w:r w:rsidRPr="00B078C3">
        <w:t xml:space="preserve"> </w:t>
      </w:r>
      <w:ins w:id="94047" w:author="מנוע מכני" w:date="2026-10-11T12:04:39Z">
        <w:r>
          <w:t xml:space="preserve">לא</w:t>
        </w:r>
      </w:ins>
      <w:del w:id="94048" w:author="מנוע מכני" w:date="2026-10-11T12:04:39Z">
        <w:r w:rsidRPr="00B078C3">
          <w:delText xml:space="preserve">לאו</w:delText>
        </w:r>
      </w:del>
      <w:r w:rsidRPr="00B078C3">
        <w:t xml:space="preserve"> מעין הוא? </w:t>
      </w:r>
      <w:r>
        <w:t>רבא</w:t>
      </w:r>
      <w:r w:rsidRPr="00B078C3">
        <w:t xml:space="preserve">:</w:t>
      </w:r>
    </w:p>
    <w:p w:rsidR="00E403F0" w:rsidRPr="00B078C3" w:rsidRDefault="00E403F0" w:rsidP="00E403F0">
      <w:pPr>
        <w:rPr>
          <w:rFonts w:ascii="FontbitDavid" w:hAnsi="FontbitDavid"/>
          <w:sz w:val="24"/>
          <w:rtl/>
        </w:rPr>
      </w:pPr>
      <w:del w:id="10012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ת"ש, זובו טמא הוא - לימד על הזוב שהוא טמא.</w:t>
      </w:r>
    </w:p>
    <w:p w:rsidR="00E403F0" w:rsidRDefault="00E403F0" w:rsidP="00E403F0">
      <w:pPr>
        <w:pStyle w:val="afff3"/>
        <w:framePr w:wrap="around"/>
        <w:rPr>
          <w:rtl/>
        </w:rPr>
      </w:pPr>
      <w:r>
        <w:rPr>
          <w:rFonts w:hint="cs"/>
          <w:rtl/>
        </w:rPr>
        <w:t>לה.</w:t>
      </w:r>
    </w:p>
    <w:p w:rsidR="00E403F0" w:rsidRPr="00B078C3" w:rsidRDefault="00E403F0" w:rsidP="00E403F0">
      <w:pPr>
        <w:rPr>
          <w:rFonts w:ascii="FontbitDavid" w:hAnsi="FontbitDavid"/>
          <w:sz w:val="24"/>
          <w:rtl/>
        </w:rPr>
      </w:pPr>
      <w:r w:rsidRPr="00B078C3">
        <w:rPr>
          <w:rFonts w:ascii="FontbitDavid" w:hAnsi="FontbitDavid"/>
          <w:sz w:val="24"/>
          <w:rtl/>
        </w:rPr>
        <w:t xml:space="preserve">במאי? אילימא בזב גרידא - לאחרים גורם טומאה, לעצמו </w:t>
      </w:r>
      <w:r w:rsidRPr="00B078C3">
        <w:rPr>
          <w:rFonts w:ascii="FontbitDavid" w:hAnsi="FontbitDavid"/>
          <w:sz w:val="24"/>
          <w:rtl/>
        </w:rPr>
        <w:t xml:space="preserve">לא</w:t>
      </w:r>
      <w:r w:rsidRPr="00B078C3">
        <w:rPr>
          <w:rFonts w:ascii="FontbitDavid" w:hAnsi="FontbitDavid"/>
          <w:sz w:val="24"/>
          <w:rtl/>
        </w:rPr>
        <w:t xml:space="preserve"> </w:t>
      </w:r>
      <w:ins w:id="93115" w:author="מנוע מכני" w:date="2026-10-11T12:04:39Z">
        <w:r>
          <w:rPr>
            <w:rFonts w:ascii="FontbitDavid" w:hAnsi="FontbitDavid"/>
            <w:sz w:val="24"/>
            <w:rtl/>
          </w:rPr>
          <w:t xml:space="preserve">כ"ש</w:t>
        </w:r>
      </w:ins>
      <w:del w:id="93116" w:author="מנוע מכני" w:date="2026-10-11T12:04:39Z">
        <w:r w:rsidRPr="00B078C3">
          <w:rPr>
            <w:rFonts w:ascii="FontbitDavid" w:hAnsi="FontbitDavid"/>
            <w:sz w:val="24"/>
            <w:rtl/>
          </w:rPr>
          <w:delText xml:space="preserve">כל שכן</w:delText>
        </w:r>
      </w:del>
      <w:r w:rsidRPr="00B078C3">
        <w:rPr>
          <w:rFonts w:ascii="FontbitDavid" w:hAnsi="FontbitDavid"/>
          <w:sz w:val="24"/>
          <w:rtl/>
        </w:rPr>
        <w:t xml:space="preserve">? אלא פשיטא - בזב מצורע, ומדאיצטריך קרא לרבויי בראייה שניה </w:t>
      </w:r>
      <w:r>
        <w:rPr>
          <w:rFonts w:ascii="FontbitDavid" w:hAnsi="FontbitDavid"/>
          <w:sz w:val="24"/>
          <w:rtl/>
        </w:rPr>
        <w:t>–</w:t>
      </w:r>
      <w:r w:rsidRPr="00B078C3">
        <w:rPr>
          <w:rFonts w:ascii="FontbitDavid" w:hAnsi="FontbitDavid"/>
          <w:sz w:val="24"/>
          <w:rtl/>
        </w:rPr>
        <w:t xml:space="preserve"> </w:t>
      </w:r>
      <w:ins w:id="91481" w:author="מנוע מכני" w:date="2026-10-11T12:04:39Z">
        <w:r>
          <w:rPr>
            <w:rFonts w:ascii="FontbitDavid" w:hAnsi="FontbitDavid"/>
            <w:sz w:val="24"/>
            <w:rtl/>
          </w:rPr>
          <w:t xml:space="preserve">ש"מ</w:t>
        </w:r>
      </w:ins>
      <w:del w:id="91482" w:author="מנוע מכני" w:date="2026-10-11T12:04:39Z">
        <w:r w:rsidRPr="00B078C3">
          <w:rPr>
            <w:rFonts w:ascii="FontbitDavid" w:hAnsi="FontbitDavid"/>
            <w:sz w:val="24"/>
            <w:rtl/>
          </w:rPr>
          <w:delText xml:space="preserve">ש</w:delText>
        </w:r>
        <w:r>
          <w:rPr>
            <w:rFonts w:ascii="FontbitDavid" w:hAnsi="FontbitDavid" w:hint="cs"/>
            <w:sz w:val="24"/>
            <w:rtl/>
          </w:rPr>
          <w:delText xml:space="preserve">''מ</w:delText>
        </w:r>
      </w:del>
      <w:r w:rsidRPr="00B078C3">
        <w:rPr>
          <w:rFonts w:ascii="FontbitDavid" w:hAnsi="FontbitDavid"/>
          <w:sz w:val="24"/>
          <w:rtl/>
        </w:rPr>
        <w:t xml:space="preserve">: מקום זיבה </w:t>
      </w:r>
      <w:ins w:id="94049" w:author="מנוע מכני" w:date="2026-10-11T12:04:39Z">
        <w:r>
          <w:rPr>
            <w:rFonts w:ascii="FontbitDavid" w:hAnsi="FontbitDavid"/>
            <w:sz w:val="24"/>
            <w:rtl/>
          </w:rPr>
          <w:t xml:space="preserve">לא</w:t>
        </w:r>
      </w:ins>
      <w:del w:id="94050"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מעין הוא.</w:t>
      </w:r>
    </w:p>
    <w:p>
      <w:pPr>
        <w:pStyle w:val="38"/>
        <w:rPr>
          <w:ins w:id="100123" w:author="מנוע מכני" w:date="2026-10-11T12:04:39Z"/>
        </w:rPr>
      </w:pPr>
      <w:ins w:id="91483" w:author="מנוע מכני" w:date="2026-10-11T12:04:39Z">
        <w:r>
          <w:t xml:space="preserve">א"ל</w:t>
        </w:r>
      </w:ins>
      <w:del w:id="91484" w:author="מנוע מכני" w:date="2026-10-11T12:04:39Z">
        <w:r w:rsidRPr="00B078C3">
          <w:delText xml:space="preserve">א</w:delText>
        </w:r>
        <w:r>
          <w:delText xml:space="preserve">''ל</w:delText>
        </w:r>
      </w:del>
      <w:r>
        <w:t xml:space="preserve"> </w:t>
      </w:r>
      <w:ins w:id="91485" w:author="מנוע מכני" w:date="2026-10-11T12:04:39Z">
        <w:r>
          <w:t xml:space="preserve">ר"י</w:t>
        </w:r>
      </w:ins>
      <w:del w:id="91486" w:author="מנוע מכני" w:date="2026-10-11T12:04:39Z">
        <w:r>
          <w:delText xml:space="preserve">ר''י</w:delText>
        </w:r>
      </w:del>
      <w:r>
        <w:t xml:space="preserve"> </w:t>
      </w:r>
      <w:r w:rsidRPr="00B078C3">
        <w:t xml:space="preserve">מדסקרתא לרבא:</w:t>
      </w:r>
    </w:p>
    <w:p w:rsidR="00E403F0" w:rsidRDefault="00E403F0" w:rsidP="00E403F0">
      <w:pPr>
        <w:rPr>
          <w:rFonts w:ascii="FontbitDavid" w:hAnsi="FontbitDavid"/>
          <w:sz w:val="24"/>
          <w:rtl/>
        </w:rPr>
      </w:pPr>
      <w:del w:id="100124" w:author="מנוע מכני" w:date="2026-10-11T12:04:39Z">
        <w:r w:rsidRPr="00B078C3">
          <w:rPr>
            <w:rFonts w:ascii="FontbitDavid" w:hAnsi="FontbitDavid"/>
            <w:sz w:val="24"/>
            <w:rtl/>
          </w:rPr>
          <w:delText xml:space="preserve"> </w:delText>
        </w:r>
      </w:del>
      <w:ins w:id="95587" w:author="מנוע מכני" w:date="2026-10-11T12:04:39Z">
        <w:r>
          <w:rPr>
            <w:rFonts w:ascii="FontbitDavid" w:hAnsi="FontbitDavid"/>
            <w:sz w:val="24"/>
            <w:rtl/>
          </w:rPr>
          <w:t xml:space="preserve">ממה</w:t>
        </w:r>
      </w:ins>
      <w:del w:id="95588" w:author="מנוע מכני" w:date="2026-10-11T12:04:39Z">
        <w:r w:rsidRPr="00B078C3">
          <w:rPr>
            <w:rFonts w:ascii="FontbitDavid" w:hAnsi="FontbitDavid"/>
            <w:sz w:val="24"/>
            <w:rtl/>
          </w:rPr>
          <w:delText xml:space="preserve">ממאי</w:delText>
        </w:r>
      </w:del>
      <w:r w:rsidRPr="00B078C3">
        <w:rPr>
          <w:rFonts w:ascii="FontbitDavid" w:hAnsi="FontbitDavid"/>
          <w:sz w:val="24"/>
          <w:rtl/>
        </w:rPr>
        <w:t xml:space="preserve">? </w:t>
      </w:r>
      <w:ins w:id="95585" w:author="מנוע מכני" w:date="2026-10-11T12:04:39Z">
        <w:r>
          <w:rPr>
            <w:rFonts w:ascii="FontbitDavid" w:hAnsi="FontbitDavid"/>
            <w:sz w:val="24"/>
            <w:rtl/>
          </w:rPr>
          <w:t xml:space="preserve">שמא</w:t>
        </w:r>
      </w:ins>
      <w:del w:id="95586" w:author="מנוע מכני" w:date="2026-10-11T12:04:39Z">
        <w:r w:rsidRPr="00B078C3">
          <w:rPr>
            <w:rFonts w:ascii="FontbitDavid" w:hAnsi="FontbitDavid"/>
            <w:sz w:val="24"/>
            <w:rtl/>
          </w:rPr>
          <w:delText xml:space="preserve">דילמא</w:delText>
        </w:r>
      </w:del>
      <w:r w:rsidRPr="00B078C3">
        <w:rPr>
          <w:rFonts w:ascii="FontbitDavid" w:hAnsi="FontbitDavid"/>
          <w:sz w:val="24"/>
          <w:rtl/>
        </w:rPr>
        <w:t xml:space="preserve"> לעולם אימא לך - בזב גרידא, </w:t>
      </w:r>
      <w:ins w:id="97135" w:author="מנוע מכני" w:date="2026-10-11T12:04:39Z">
        <w:r>
          <w:rPr>
            <w:rFonts w:ascii="FontbitDavid" w:hAnsi="FontbitDavid"/>
            <w:sz w:val="24"/>
            <w:rtl/>
          </w:rPr>
          <w:t xml:space="preserve">ודאתה אומר</w:t>
        </w:r>
      </w:ins>
      <w:del w:id="97136" w:author="מנוע מכני" w:date="2026-10-11T12:04:39Z">
        <w:r w:rsidRPr="00B078C3">
          <w:rPr>
            <w:rFonts w:ascii="FontbitDavid" w:hAnsi="FontbitDavid"/>
            <w:sz w:val="24"/>
            <w:rtl/>
          </w:rPr>
          <w:delText xml:space="preserve">ודקאמרת</w:delText>
        </w:r>
      </w:del>
      <w:r w:rsidRPr="00B078C3">
        <w:rPr>
          <w:rFonts w:ascii="FontbitDavid" w:hAnsi="FontbitDavid"/>
          <w:sz w:val="24"/>
          <w:rtl/>
        </w:rPr>
        <w:t xml:space="preserve"> לאחרים גורם טומאה </w:t>
      </w:r>
      <w:ins w:id="91487" w:author="מנוע מכני" w:date="2026-10-11T12:04:39Z">
        <w:r>
          <w:rPr>
            <w:rFonts w:ascii="FontbitDavid" w:hAnsi="FontbitDavid" w:hint="cs"/>
            <w:sz w:val="24"/>
            <w:rtl/>
          </w:rPr>
          <w:t xml:space="preserve">כ"ש</w:t>
        </w:r>
      </w:ins>
      <w:del w:id="91488" w:author="מנוע מכני" w:date="2026-10-11T12:04:39Z">
        <w:r>
          <w:rPr>
            <w:rFonts w:ascii="FontbitDavid" w:hAnsi="FontbitDavid" w:hint="cs"/>
            <w:sz w:val="24"/>
            <w:rtl/>
          </w:rPr>
          <w:delText xml:space="preserve">כ''ש</w:delText>
        </w:r>
      </w:del>
      <w:r>
        <w:rPr>
          <w:rFonts w:ascii="FontbitDavid" w:hAnsi="FontbitDavid" w:hint="cs"/>
          <w:sz w:val="24"/>
          <w:rtl/>
        </w:rPr>
        <w:t xml:space="preserve"> </w:t>
      </w:r>
      <w:r w:rsidRPr="00B078C3">
        <w:rPr>
          <w:rFonts w:ascii="FontbitDavid" w:hAnsi="FontbitDavid"/>
          <w:sz w:val="24"/>
          <w:rtl/>
        </w:rPr>
        <w:t xml:space="preserve">לעצמו - שעיר המשתלח יוכיח, שגורם טומאה לאחרים - והוא עצמו טהור! </w:t>
      </w:r>
    </w:p>
    <w:p>
      <w:pPr>
        <w:pStyle w:val="38"/>
        <w:rPr>
          <w:ins w:id="100125" w:author="מנוע מכני" w:date="2026-10-11T12:04:39Z"/>
        </w:rPr>
      </w:pPr>
      <w:r>
        <w:tab/>
      </w:r>
      <w:del w:id="101733" w:author="מנוע מכני" w:date="2026-10-11T12:04:39Z">
        <w:r w:rsidRPr="00B078C3">
          <w:delText xml:space="preserve">אמר </w:delText>
        </w:r>
      </w:del>
      <w:r w:rsidRPr="00B078C3">
        <w:t xml:space="preserve">אביי:</w:t>
      </w:r>
    </w:p>
    <w:p w:rsidR="00E403F0" w:rsidRDefault="00E403F0" w:rsidP="00E403F0">
      <w:pPr>
        <w:rPr>
          <w:rFonts w:ascii="FontbitDavid" w:hAnsi="FontbitDavid"/>
          <w:sz w:val="24"/>
          <w:rtl/>
        </w:rPr>
      </w:pPr>
      <w:del w:id="100126" w:author="מנוע מכני" w:date="2026-10-11T12:04:39Z">
        <w:r w:rsidRPr="00B078C3">
          <w:rPr>
            <w:rFonts w:ascii="FontbitDavid" w:hAnsi="FontbitDavid"/>
            <w:sz w:val="24"/>
            <w:rtl/>
          </w:rPr>
          <w:delText xml:space="preserve"> </w:delText>
        </w:r>
      </w:del>
      <w:ins w:id="95595" w:author="מנוע מכני" w:date="2026-10-11T12:04:39Z">
        <w:r>
          <w:rPr>
            <w:rFonts w:ascii="FontbitDavid" w:hAnsi="FontbitDavid"/>
            <w:sz w:val="24"/>
            <w:rtl/>
          </w:rPr>
          <w:t xml:space="preserve">מה</w:t>
        </w:r>
      </w:ins>
      <w:del w:id="95596"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תבעי </w:t>
      </w:r>
      <w:ins w:id="95589" w:author="מנוע מכני" w:date="2026-10-11T12:04:39Z">
        <w:r>
          <w:rPr>
            <w:rFonts w:ascii="FontbitDavid" w:hAnsi="FontbitDavid"/>
            <w:sz w:val="24"/>
            <w:rtl/>
          </w:rPr>
          <w:t xml:space="preserve">לו</w:t>
        </w:r>
      </w:ins>
      <w:del w:id="9559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והא הוא דאמר </w:t>
      </w:r>
      <w:r>
        <w:rPr>
          <w:rFonts w:ascii="FontbitDavid" w:hAnsi="FontbitDavid" w:hint="cs"/>
          <w:sz w:val="24"/>
          <w:rtl/>
        </w:rPr>
        <w:t>'</w:t>
      </w:r>
      <w:ins w:id="90449" w:author="Claude - סמנטי" w:date="2026-10-11T12:19:29Z">
        <w:r>
          <w:rPr>
            <w:rStyle w:val="afffff0"/>
            <w:rFonts w:ascii="FontbitDavid" w:hAnsi="FontbitDavid"/>
            <w:sz w:val="24"/>
            <w:rtl/>
          </w:rPr>
          <w:t xml:space="preserve">זֹאת תּוֹרַת הַזָּב</w:t>
        </w:r>
      </w:ins>
      <w:del w:id="90450" w:author="Claude - סמנטי" w:date="2026-10-11T12:19:29Z">
        <w:r w:rsidRPr="00B078C3">
          <w:rPr>
            <w:rFonts w:ascii="FontbitDavid" w:hAnsi="FontbitDavid"/>
            <w:sz w:val="24"/>
            <w:rtl/>
          </w:rPr>
          <w:delText xml:space="preserve">זאת תורת הזב</w:delText>
        </w:r>
      </w:del>
      <w:r>
        <w:rPr>
          <w:rFonts w:ascii="FontbitDavid" w:hAnsi="FontbitDavid" w:hint="cs"/>
          <w:sz w:val="24"/>
          <w:rtl/>
        </w:rPr>
        <w:t>'</w:t>
      </w:r>
      <w:r w:rsidRPr="00B078C3">
        <w:rPr>
          <w:rFonts w:ascii="FontbitDavid" w:hAnsi="FontbitDavid"/>
          <w:sz w:val="24"/>
          <w:rtl/>
        </w:rPr>
        <w:t xml:space="preserve"> - בין גדול </w:t>
      </w:r>
      <w:r>
        <w:rPr>
          <w:rFonts w:ascii="FontbitDavid" w:hAnsi="FontbitDavid"/>
          <w:sz w:val="24"/>
          <w:rtl/>
        </w:rPr>
        <w:t xml:space="preserve">בין קטן, וכיון </w:t>
      </w:r>
      <w:r w:rsidRPr="00027215">
        <w:rPr>
          <w:rFonts w:ascii="FontbitDavid" w:hAnsi="FontbitDavid"/>
          <w:sz w:val="24"/>
          <w:rtl/>
        </w:rPr>
        <w:t xml:space="preserve">דנפקא </w:t>
      </w:r>
      <w:ins w:id="95591" w:author="מנוע מכני" w:date="2026-10-11T12:04:39Z">
        <w:r>
          <w:rPr>
            <w:rFonts w:ascii="FontbitDavid" w:hAnsi="FontbitDavid"/>
            <w:sz w:val="24"/>
            <w:rtl/>
          </w:rPr>
          <w:t xml:space="preserve">לו</w:t>
        </w:r>
      </w:ins>
      <w:del w:id="95592" w:author="מנוע מכני" w:date="2026-10-11T12:04:39Z">
        <w:r w:rsidRPr="00027215">
          <w:rPr>
            <w:rFonts w:ascii="FontbitDavid" w:hAnsi="FontbitDavid"/>
            <w:sz w:val="24"/>
            <w:rtl/>
          </w:rPr>
          <w:delText xml:space="preserve">ליה</w:delText>
        </w:r>
      </w:del>
      <w:r w:rsidRPr="00027215">
        <w:rPr>
          <w:rFonts w:ascii="FontbitDavid" w:hAnsi="FontbitDavid"/>
          <w:sz w:val="24"/>
          <w:rtl/>
        </w:rPr>
        <w:t xml:space="preserve"> </w:t>
      </w:r>
      <w:ins w:id="94051" w:author="מנוע מכני" w:date="2026-10-11T12:04:39Z">
        <w:r>
          <w:rPr>
            <w:rFonts w:ascii="FontbitDavid" w:hAnsi="FontbitDavid"/>
            <w:sz w:val="24"/>
            <w:rtl/>
          </w:rPr>
          <w:t xml:space="preserve">משם</w:t>
        </w:r>
      </w:ins>
      <w:del w:id="94052" w:author="מנוע מכני" w:date="2026-10-11T12:04:39Z">
        <w:r w:rsidRPr="00027215">
          <w:rPr>
            <w:rFonts w:ascii="FontbitDavid" w:hAnsi="FontbitDavid"/>
            <w:sz w:val="24"/>
            <w:rtl/>
          </w:rPr>
          <w:delText xml:space="preserve">מהתם</w:delText>
        </w:r>
      </w:del>
      <w:r w:rsidRPr="00027215">
        <w:rPr>
          <w:rFonts w:ascii="FontbitDavid" w:hAnsi="FontbitDavid"/>
          <w:sz w:val="24"/>
          <w:rtl/>
        </w:rPr>
        <w:t xml:space="preserve"> אייתר </w:t>
      </w:r>
      <w:ins w:id="95593" w:author="מנוע מכני" w:date="2026-10-11T12:04:39Z">
        <w:r>
          <w:rPr>
            <w:rFonts w:ascii="FontbitDavid" w:hAnsi="FontbitDavid"/>
            <w:sz w:val="24"/>
            <w:rtl/>
          </w:rPr>
          <w:t xml:space="preserve">לו</w:t>
        </w:r>
      </w:ins>
      <w:del w:id="95594" w:author="מנוע מכני" w:date="2026-10-11T12:04:39Z">
        <w:r w:rsidRPr="00027215">
          <w:rPr>
            <w:rFonts w:ascii="FontbitDavid" w:hAnsi="FontbitDavid"/>
            <w:sz w:val="24"/>
            <w:rtl/>
          </w:rPr>
          <w:delText xml:space="preserve">ליה</w:delText>
        </w:r>
      </w:del>
      <w:r w:rsidRPr="00027215">
        <w:rPr>
          <w:rFonts w:ascii="FontbitDavid" w:hAnsi="FontbitDavid"/>
          <w:sz w:val="24"/>
          <w:rtl/>
        </w:rPr>
        <w:t xml:space="preserve"> לזכר - לרבות מצורע למעינותיו, נקבה - לרבות מצורעת למעינותיה, </w:t>
      </w:r>
    </w:p>
    <w:p w:rsidR="00E403F0" w:rsidRPr="00017C1D" w:rsidRDefault="00E403F0" w:rsidP="00E403F0">
      <w:pPr>
        <w:pStyle w:val="a3"/>
        <w:rPr>
          <w:spacing w:val="0"/>
          <w:rtl/>
        </w:rPr>
      </w:pPr>
      <w:r w:rsidRPr="00017C1D">
        <w:rPr>
          <w:spacing w:val="0"/>
          <w:rtl/>
        </w:rPr>
        <w:tab/>
        <w:t xml:space="preserve">ואקשיה </w:t>
      </w:r>
      <w:ins w:id="95597" w:author="מנוע מכני" w:date="2026-10-11T12:04:39Z">
        <w:r>
          <w:rPr>
            <w:spacing w:val="0"/>
            <w:rtl/>
          </w:rPr>
          <w:t xml:space="preserve">התורה</w:t>
        </w:r>
      </w:ins>
      <w:del w:id="95598" w:author="מנוע מכני" w:date="2026-10-11T12:04:39Z">
        <w:r w:rsidRPr="00017C1D">
          <w:rPr>
            <w:spacing w:val="0"/>
            <w:rtl/>
          </w:rPr>
          <w:tab/>
          <w:delText xml:space="preserve">רחמנא</w:delText>
        </w:r>
      </w:del>
      <w:r w:rsidRPr="00017C1D">
        <w:rPr>
          <w:spacing w:val="0"/>
          <w:rtl/>
        </w:rPr>
        <w:tab/>
        <w:t xml:space="preserve"> מצורע לזב גמור, </w:t>
      </w:r>
      <w:r w:rsidRPr="00017C1D">
        <w:rPr>
          <w:rFonts w:hint="cs"/>
          <w:spacing w:val="0"/>
          <w:rtl/>
        </w:rPr>
        <w:t>ש</w:t>
      </w:r>
      <w:r w:rsidRPr="00017C1D">
        <w:rPr>
          <w:spacing w:val="0"/>
          <w:rtl/>
        </w:rPr>
        <w:t>מטמא במשא, אף ראייה ראשונה של מצורע מטמא במשא.</w:t>
      </w:r>
    </w:p>
    <w:p w:rsidR="00E403F0" w:rsidRDefault="00E403F0" w:rsidP="00E403F0">
      <w:pPr>
        <w:rPr>
          <w:rFonts w:ascii="FontbitDavid" w:hAnsi="FontbitDavid"/>
          <w:sz w:val="24"/>
          <w:rtl/>
        </w:rPr>
      </w:pPr>
    </w:p>
    <w:p>
      <w:pPr>
        <w:pStyle w:val="afffff8"/>
        <w:rPr>
          <w:ins w:id="90379" w:author="קלוד" w:date="2026-10-11T12:23:38Z"/>
        </w:rPr>
      </w:pPr>
      <w:ins w:id="90380" w:author="קלוד" w:date="2026-10-11T12:23:38Z">
        <w:r>
          <w:rPr>
            <w:color w:val="7B3F00"/>
          </w:rPr>
          <w:t xml:space="preserve">ראייה ראשונה של זב - מטמאה באונס כש"ז</w:t>
        </w:r>
      </w:ins>
    </w:p>
    <w:p>
      <w:pPr>
        <w:pStyle w:val="38"/>
        <w:rPr>
          <w:ins w:id="100128" w:author="מנוע מכני" w:date="2026-10-11T12:04:39Z"/>
        </w:rPr>
      </w:pPr>
      <w:del w:id="100127" w:author="מנוע מכני" w:date="2026-10-11T12:04:39Z">
        <w:r w:rsidRPr="00E744B3">
          <w:delText xml:space="preserve">•</w:delText>
        </w:r>
      </w:del>
      <w:r w:rsidRPr="00E744B3">
        <w:t xml:space="preserve"> </w:t>
      </w:r>
      <w:r w:rsidRPr="00B078C3">
        <w:t>א</w:t>
      </w:r>
      <w:ins w:id="91489" w:author="מנוע מכני" w:date="2026-10-11T12:04:39Z">
        <w:r>
          <w:t xml:space="preserve">ר"ה</w:t>
        </w:r>
      </w:ins>
      <w:del w:id="91490"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1001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ראייה ראשונה של זב מטמאה באונס, </w:t>
      </w:r>
      <w:r>
        <w:rPr>
          <w:rFonts w:ascii="FontbitDavid" w:hAnsi="FontbitDavid" w:hint="cs"/>
          <w:sz w:val="24"/>
          <w:rtl/>
        </w:rPr>
        <w:t>ד'</w:t>
      </w:r>
      <w:ins w:id="90451" w:author="Claude - סמנטי" w:date="2026-10-11T12:19:29Z">
        <w:r>
          <w:rPr>
            <w:rStyle w:val="afffff0"/>
            <w:rFonts w:ascii="FontbitDavid" w:hAnsi="FontbitDavid"/>
            <w:sz w:val="24"/>
            <w:rtl/>
          </w:rPr>
          <w:t xml:space="preserve">זֹאת תּוֹרַת הַזָּב וַאֲשֶׁר תֵּצֵא מִמֶּנּוּ שִׁכְבַת זֶרַע</w:t>
        </w:r>
      </w:ins>
      <w:del w:id="90452" w:author="Claude - סמנטי" w:date="2026-10-11T12:19:29Z">
        <w:r w:rsidRPr="00B078C3">
          <w:rPr>
            <w:rFonts w:ascii="FontbitDavid" w:hAnsi="FontbitDavid"/>
            <w:sz w:val="24"/>
            <w:rtl/>
          </w:rPr>
          <w:delText xml:space="preserve">זאת תורת הזב ואשר תצא ממנו שכבת זרע</w:delText>
        </w:r>
      </w:del>
      <w:r>
        <w:rPr>
          <w:rFonts w:ascii="FontbitDavid" w:hAnsi="FontbitDavid" w:hint="cs"/>
          <w:sz w:val="24"/>
          <w:rtl/>
        </w:rPr>
        <w:t>'</w:t>
      </w:r>
      <w:r w:rsidRPr="00B078C3">
        <w:rPr>
          <w:rFonts w:ascii="FontbitDavid" w:hAnsi="FontbitDavid"/>
          <w:sz w:val="24"/>
          <w:rtl/>
        </w:rPr>
        <w:t>, מה שכבת זרע - מטמא באונס, אף ראייה ראשונה של זב - מטמאה באונס.</w:t>
      </w:r>
    </w:p>
    <w:p>
      <w:pPr>
        <w:pStyle w:val="38"/>
        <w:rPr>
          <w:ins w:id="100131" w:author="מנוע מכני" w:date="2026-10-11T12:04:39Z"/>
        </w:rPr>
      </w:pPr>
      <w:del w:id="100130" w:author="מנוע מכני" w:date="2026-10-11T12:04:39Z">
        <w:r w:rsidRPr="00E744B3">
          <w:delText xml:space="preserve">•</w:delText>
        </w:r>
      </w:del>
      <w:r w:rsidRPr="00E744B3">
        <w:t xml:space="preserve"> </w:t>
      </w:r>
      <w:ins w:id="91491" w:author="מנוע מכני" w:date="2026-10-11T12:04:39Z">
        <w:r>
          <w:t xml:space="preserve">ת"ש</w:t>
        </w:r>
      </w:ins>
      <w:del w:id="91492" w:author="מנוע מכני" w:date="2026-10-11T12:04:39Z">
        <w:r>
          <w:delText xml:space="preserve">ת</w:delText>
        </w:r>
        <w:r>
          <w:delText xml:space="preserve">''ש</w:delText>
        </w:r>
      </w:del>
      <w:r w:rsidRPr="00B078C3">
        <w:t xml:space="preserve">:</w:t>
      </w:r>
    </w:p>
    <w:p w:rsidR="00E403F0" w:rsidRPr="00B078C3" w:rsidRDefault="00E403F0" w:rsidP="00E403F0">
      <w:pPr>
        <w:rPr>
          <w:rFonts w:ascii="FontbitDavid" w:hAnsi="FontbitDavid"/>
          <w:sz w:val="24"/>
          <w:rtl/>
        </w:rPr>
      </w:pPr>
      <w:del w:id="1001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ראה ראייה ראשונה - בודקין אותו </w:t>
      </w:r>
      <w:ins w:id="95599" w:author="מנוע מכני" w:date="2026-10-11T12:04:39Z">
        <w:r>
          <w:rPr>
            <w:rFonts w:ascii="FontbitDavid" w:hAnsi="FontbitDavid"/>
            <w:sz w:val="24"/>
            <w:rtl/>
          </w:rPr>
          <w:t xml:space="preserve">מה</w:t>
        </w:r>
      </w:ins>
      <w:del w:id="9560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4053" w:author="מנוע מכני" w:date="2026-10-11T12:04:39Z">
        <w:r>
          <w:rPr>
            <w:rFonts w:ascii="FontbitDavid" w:hAnsi="FontbitDavid"/>
            <w:sz w:val="24"/>
            <w:rtl/>
          </w:rPr>
          <w:t xml:space="preserve">לא</w:t>
        </w:r>
      </w:ins>
      <w:del w:id="9405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לטומאה? </w:t>
      </w:r>
      <w:r w:rsidRPr="00B078C3">
        <w:rPr>
          <w:rFonts w:ascii="FontbitDavid" w:hAnsi="FontbitDavid"/>
          <w:sz w:val="24"/>
          <w:rtl/>
        </w:rPr>
        <w:t xml:space="preserve">לא</w:t>
      </w:r>
      <w:r w:rsidRPr="00B078C3">
        <w:rPr>
          <w:rFonts w:ascii="FontbitDavid" w:hAnsi="FontbitDavid"/>
          <w:sz w:val="24"/>
          <w:rtl/>
        </w:rPr>
        <w:t xml:space="preserve">, לקרבן.</w:t>
      </w:r>
    </w:p>
    <w:p>
      <w:pPr>
        <w:pStyle w:val="38"/>
        <w:rPr>
          <w:ins w:id="100134" w:author="מנוע מכני" w:date="2026-10-11T12:04:39Z"/>
        </w:rPr>
      </w:pPr>
      <w:del w:id="100133" w:author="מנוע מכני" w:date="2026-10-11T12:04:39Z">
        <w:r w:rsidRPr="00E744B3">
          <w:delText xml:space="preserve">•</w:delText>
        </w:r>
      </w:del>
      <w:r w:rsidRPr="00E744B3">
        <w:t xml:space="preserve"> </w:t>
      </w:r>
      <w:r w:rsidRPr="00B078C3">
        <w:t xml:space="preserve">ת"ש:</w:t>
      </w:r>
    </w:p>
    <w:p w:rsidR="00E403F0" w:rsidRDefault="00E403F0" w:rsidP="00E403F0">
      <w:pPr>
        <w:rPr>
          <w:rFonts w:ascii="FontbitDavid" w:hAnsi="FontbitDavid"/>
          <w:sz w:val="24"/>
          <w:rtl/>
        </w:rPr>
      </w:pPr>
      <w:del w:id="1001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בשניה בודקין אותו </w:t>
      </w:r>
      <w:ins w:id="95601" w:author="מנוע מכני" w:date="2026-10-11T12:04:39Z">
        <w:r>
          <w:rPr>
            <w:rFonts w:ascii="FontbitDavid" w:hAnsi="FontbitDavid"/>
            <w:sz w:val="24"/>
            <w:rtl/>
          </w:rPr>
          <w:t xml:space="preserve">למה</w:t>
        </w:r>
      </w:ins>
      <w:del w:id="95602" w:author="מנוע מכני" w:date="2026-10-11T12:04:39Z">
        <w:r w:rsidRPr="00B078C3">
          <w:rPr>
            <w:rFonts w:ascii="FontbitDavid" w:hAnsi="FontbitDavid"/>
            <w:sz w:val="24"/>
            <w:rtl/>
          </w:rPr>
          <w:delText xml:space="preserve">למאי</w:delText>
        </w:r>
      </w:del>
      <w:r w:rsidRPr="00B078C3">
        <w:rPr>
          <w:rFonts w:ascii="FontbitDavid" w:hAnsi="FontbitDavid"/>
          <w:sz w:val="24"/>
          <w:rtl/>
        </w:rPr>
        <w:t xml:space="preserve">? אילימא לקרבן, אבל לטומאה </w:t>
      </w:r>
      <w:r w:rsidRPr="00B078C3">
        <w:rPr>
          <w:rFonts w:ascii="FontbitDavid" w:hAnsi="FontbitDavid"/>
          <w:sz w:val="24"/>
          <w:rtl/>
        </w:rPr>
        <w:t xml:space="preserve">לא</w:t>
      </w:r>
      <w:r w:rsidRPr="00B078C3">
        <w:rPr>
          <w:rFonts w:ascii="FontbitDavid" w:hAnsi="FontbitDavid"/>
          <w:sz w:val="24"/>
          <w:rtl/>
        </w:rPr>
        <w:t xml:space="preserve"> אקרי כאן מבשרו - ולא מחמת אונסו, אלא </w:t>
      </w:r>
      <w:ins w:id="94057" w:author="מנוע מכני" w:date="2026-10-11T12:04:39Z">
        <w:r>
          <w:rPr>
            <w:rFonts w:ascii="FontbitDavid" w:hAnsi="FontbitDavid"/>
            <w:sz w:val="24"/>
            <w:rtl/>
          </w:rPr>
          <w:t xml:space="preserve">לא</w:t>
        </w:r>
      </w:ins>
      <w:del w:id="9405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לטומאה, ומדסיפא לטומאה - רישא </w:t>
      </w:r>
      <w:ins w:id="94055" w:author="מנוע מכני" w:date="2026-10-11T12:04:39Z">
        <w:r>
          <w:rPr>
            <w:rFonts w:ascii="FontbitDavid" w:hAnsi="FontbitDavid"/>
            <w:sz w:val="24"/>
            <w:rtl/>
          </w:rPr>
          <w:t xml:space="preserve">גם</w:t>
        </w:r>
      </w:ins>
      <w:del w:id="9405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לטומאה!</w:t>
      </w:r>
    </w:p>
    <w:p>
      <w:pPr>
        <w:pStyle w:val="38"/>
        <w:rPr>
          <w:ins w:id="100136" w:author="מנוע מכני" w:date="2026-10-11T12:04:39Z"/>
        </w:rPr>
      </w:pPr>
      <w:r>
        <w:tab/>
      </w:r>
      <w:r>
        <w:t xml:space="preserve">ודחי' </w:t>
      </w:r>
      <w:ins w:id="95603" w:author="מנוע מכני" w:date="2026-10-11T12:04:39Z">
        <w:r>
          <w:t xml:space="preserve">כלום</w:t>
        </w:r>
      </w:ins>
      <w:del w:id="95604" w:author="מנוע מכני" w:date="2026-10-11T12:04:39Z">
        <w:r w:rsidRPr="00B078C3">
          <w:delText xml:space="preserve">מידי</w:delText>
        </w:r>
      </w:del>
      <w:r w:rsidRPr="00B078C3">
        <w:t xml:space="preserve"> איריא?</w:t>
      </w:r>
    </w:p>
    <w:p w:rsidR="00E403F0" w:rsidRPr="00B078C3" w:rsidRDefault="00E403F0" w:rsidP="00E403F0">
      <w:pPr>
        <w:rPr>
          <w:rFonts w:ascii="FontbitDavid" w:hAnsi="FontbitDavid"/>
          <w:sz w:val="24"/>
          <w:rtl/>
        </w:rPr>
      </w:pPr>
      <w:del w:id="10013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 - </w:t>
      </w:r>
      <w:ins w:id="98383" w:author="מנוע מכני" w:date="2026-10-11T12:04:39Z">
        <w:r>
          <w:rPr>
            <w:rFonts w:ascii="FontbitDavid" w:hAnsi="FontbitDavid"/>
            <w:sz w:val="24"/>
            <w:rtl/>
          </w:rPr>
          <w:t xml:space="preserve">כדישנו</w:t>
        </w:r>
      </w:ins>
      <w:del w:id="98384" w:author="מנוע מכני" w:date="2026-10-11T12:04:39Z">
        <w:r w:rsidRPr="00B078C3">
          <w:rPr>
            <w:rFonts w:ascii="FontbitDavid" w:hAnsi="FontbitDavid"/>
            <w:sz w:val="24"/>
            <w:rtl/>
          </w:rPr>
          <w:delText xml:space="preserve">כדאיתא</w:delText>
        </w:r>
      </w:del>
      <w:r w:rsidRPr="00B078C3">
        <w:rPr>
          <w:rFonts w:ascii="FontbitDavid" w:hAnsi="FontbitDavid"/>
          <w:sz w:val="24"/>
          <w:rtl/>
        </w:rPr>
        <w:t xml:space="preserve">, והא - </w:t>
      </w:r>
      <w:ins w:id="98385" w:author="מנוע מכני" w:date="2026-10-11T12:04:39Z">
        <w:r>
          <w:rPr>
            <w:rFonts w:ascii="FontbitDavid" w:hAnsi="FontbitDavid"/>
            <w:sz w:val="24"/>
            <w:rtl/>
          </w:rPr>
          <w:t xml:space="preserve">כדישנו</w:t>
        </w:r>
      </w:ins>
      <w:del w:id="98386" w:author="מנוע מכני" w:date="2026-10-11T12:04:39Z">
        <w:r w:rsidRPr="00B078C3">
          <w:rPr>
            <w:rFonts w:ascii="FontbitDavid" w:hAnsi="FontbitDavid"/>
            <w:sz w:val="24"/>
            <w:rtl/>
          </w:rPr>
          <w:delText xml:space="preserve">כדאיתא</w:delText>
        </w:r>
      </w:del>
      <w:r w:rsidRPr="00B078C3">
        <w:rPr>
          <w:rFonts w:ascii="FontbitDavid" w:hAnsi="FontbitDavid"/>
          <w:sz w:val="24"/>
          <w:rtl/>
        </w:rPr>
        <w:t xml:space="preserve">.</w:t>
      </w:r>
    </w:p>
    <w:p>
      <w:pPr>
        <w:pStyle w:val="38"/>
        <w:rPr>
          <w:ins w:id="100139" w:author="מנוע מכני" w:date="2026-10-11T12:04:39Z"/>
        </w:rPr>
      </w:pPr>
      <w:del w:id="100138" w:author="מנוע מכני" w:date="2026-10-11T12:04:39Z">
        <w:r w:rsidRPr="00E744B3">
          <w:lastRenderedPageBreak/>
          <w:delText xml:space="preserve">•</w:delText>
        </w:r>
      </w:del>
      <w:r w:rsidRPr="00E744B3">
        <w:lastRenderedPageBreak/>
        <w:t xml:space="preserve"> </w:t>
      </w:r>
      <w:ins w:id="91493" w:author="מנוע מכני" w:date="2026-10-11T12:04:39Z">
        <w:r>
          <w:t xml:space="preserve">ת"ש</w:t>
        </w:r>
      </w:ins>
      <w:del w:id="91494" w:author="מנוע מכני" w:date="2026-10-11T12:04:39Z">
        <w:r>
          <w:delText xml:space="preserve">ת''ש</w:delText>
        </w:r>
      </w:del>
      <w:r w:rsidRPr="00B078C3">
        <w:t xml:space="preserve"> </w:t>
      </w:r>
      <w:ins w:id="91495" w:author="מנוע מכני" w:date="2026-10-11T12:04:39Z">
        <w:r>
          <w:t xml:space="preserve">ר"א</w:t>
        </w:r>
      </w:ins>
      <w:del w:id="91496" w:author="מנוע מכני" w:date="2026-10-11T12:04:39Z">
        <w:r w:rsidRPr="00B078C3">
          <w:delText xml:space="preserve">ר</w:delText>
        </w:r>
        <w:r>
          <w:delText xml:space="preserve">''א</w:delText>
        </w:r>
      </w:del>
      <w:r w:rsidRPr="00B078C3">
        <w:t xml:space="preserve">:</w:t>
      </w:r>
    </w:p>
    <w:p w:rsidR="00E403F0" w:rsidRDefault="00E403F0" w:rsidP="00E403F0">
      <w:pPr>
        <w:rPr>
          <w:rFonts w:ascii="FontbitDavid" w:hAnsi="FontbitDavid"/>
          <w:sz w:val="24"/>
          <w:rtl/>
        </w:rPr>
      </w:pPr>
      <w:del w:id="1001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בשלישי בודקין אותו מפני הקרבן, מכלל דתנא </w:t>
      </w:r>
      <w:ins w:id="97137" w:author="מנוע מכני" w:date="2026-10-11T12:04:39Z">
        <w:r>
          <w:rPr>
            <w:rFonts w:ascii="FontbitDavid" w:hAnsi="FontbitDavid"/>
            <w:sz w:val="24"/>
            <w:rtl/>
          </w:rPr>
          <w:t xml:space="preserve">ראשון</w:t>
        </w:r>
      </w:ins>
      <w:del w:id="97138" w:author="מנוע מכני" w:date="2026-10-11T12:04:39Z">
        <w:r w:rsidRPr="00B078C3">
          <w:rPr>
            <w:rFonts w:ascii="FontbitDavid" w:hAnsi="FontbitDavid"/>
            <w:sz w:val="24"/>
            <w:rtl/>
          </w:rPr>
          <w:delText xml:space="preserve">קמא</w:delText>
        </w:r>
      </w:del>
      <w:r w:rsidRPr="00B078C3">
        <w:rPr>
          <w:rFonts w:ascii="FontbitDavid" w:hAnsi="FontbitDavid"/>
          <w:sz w:val="24"/>
          <w:rtl/>
        </w:rPr>
        <w:t xml:space="preserve"> - מפני הטומאה </w:t>
      </w:r>
      <w:ins w:id="95605" w:author="מנוע מכני" w:date="2026-10-11T12:04:39Z">
        <w:r>
          <w:rPr>
            <w:rFonts w:ascii="FontbitDavid" w:hAnsi="FontbitDavid"/>
            <w:sz w:val="24"/>
            <w:rtl/>
          </w:rPr>
          <w:t xml:space="preserve">אומר</w:t>
        </w:r>
      </w:ins>
      <w:del w:id="95606"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p>
    <w:p>
      <w:pPr>
        <w:pStyle w:val="38"/>
        <w:rPr>
          <w:ins w:id="101609" w:author="מנוע מכני" w:date="2026-10-11T12:04:39Z"/>
        </w:rPr>
      </w:pPr>
      <w:r w:rsidRPr="00470C29">
        <w:t xml:space="preserve">לא</w:t>
      </w:r>
      <w:r w:rsidRPr="00470C29">
        <w:t xml:space="preserve">,</w:t>
      </w:r>
    </w:p>
    <w:p w:rsidR="00E403F0" w:rsidRPr="00470C29" w:rsidRDefault="00E403F0" w:rsidP="00E403F0">
      <w:pPr>
        <w:pStyle w:val="a2"/>
        <w:numPr>
          <w:ilvl w:val="0"/>
          <w:numId w:val="3"/>
        </w:numPr>
        <w:ind w:left="714" w:hanging="357"/>
        <w:rPr>
          <w:rtl/>
        </w:rPr>
      </w:pPr>
      <w:del w:id="101610" w:author="מנוע מכני" w:date="2026-10-11T12:04:39Z">
        <w:r w:rsidRPr="00470C29">
          <w:rPr>
            <w:rtl/>
          </w:rPr>
          <w:delText xml:space="preserve"> </w:delText>
        </w:r>
      </w:del>
      <w:r w:rsidRPr="00470C29">
        <w:rPr>
          <w:rtl/>
        </w:rPr>
        <w:t xml:space="preserve">דכ</w:t>
      </w:r>
      <w:ins w:id="91497" w:author="מנוע מכני" w:date="2026-10-11T12:04:39Z">
        <w:r>
          <w:rPr>
            <w:rtl/>
          </w:rPr>
          <w:t xml:space="preserve">ו"ע</w:t>
        </w:r>
      </w:ins>
      <w:del w:id="91498" w:author="מנוע מכני" w:date="2026-10-11T12:04:39Z">
        <w:r w:rsidRPr="00470C29">
          <w:rPr>
            <w:rtl/>
          </w:rPr>
          <w:delText xml:space="preserve">ו</w:delText>
        </w:r>
        <w:r>
          <w:rPr>
            <w:rFonts w:hint="cs"/>
            <w:rtl/>
          </w:rPr>
          <w:delText xml:space="preserve">''ע</w:delText>
        </w:r>
      </w:del>
      <w:ins w:id="96875" w:author="מנוע מכני" w:date="2026-10-11T12:04:39Z">
        <w:r>
          <w:rPr>
            <w:rFonts w:hint="cs"/>
            <w:rtl/>
          </w:rPr>
          <w:t xml:space="preserve"> </w:t>
        </w:r>
      </w:ins>
      <w:del w:id="96876" w:author="מנוע מכני" w:date="2026-10-11T12:04:39Z">
        <w:r>
          <w:rPr>
            <w:rFonts w:hint="cs"/>
            <w:rtl/>
          </w:rPr>
          <w:delText xml:space="preserve"> </w:delText>
        </w:r>
        <w:r w:rsidRPr="00470C29">
          <w:rPr>
            <w:rtl/>
          </w:rPr>
          <w:delText xml:space="preserve"> </w:delText>
        </w:r>
      </w:del>
      <w:r w:rsidRPr="00470C29">
        <w:rPr>
          <w:rtl/>
        </w:rPr>
        <w:t xml:space="preserve">לקרבן, </w:t>
      </w:r>
      <w:ins w:id="94061" w:author="מנוע מכני" w:date="2026-10-11T12:04:39Z">
        <w:r>
          <w:rPr>
            <w:rtl/>
          </w:rPr>
          <w:t xml:space="preserve">וכאן</w:t>
        </w:r>
      </w:ins>
      <w:del w:id="94062" w:author="מנוע מכני" w:date="2026-10-11T12:04:39Z">
        <w:r w:rsidRPr="00470C29">
          <w:rPr>
            <w:rtl/>
          </w:rPr>
          <w:delText xml:space="preserve">והכא</w:delText>
        </w:r>
      </w:del>
      <w:r w:rsidRPr="00470C29">
        <w:rPr>
          <w:rtl/>
        </w:rPr>
        <w:t xml:space="preserve"> באתים </w:t>
      </w:r>
      <w:ins w:id="94059" w:author="מנוע מכני" w:date="2026-10-11T12:04:39Z">
        <w:r>
          <w:rPr>
            <w:rFonts w:hint="cs"/>
            <w:rtl/>
          </w:rPr>
          <w:t xml:space="preserve">חלקו</w:t>
        </w:r>
      </w:ins>
      <w:del w:id="94060" w:author="מנוע מכני" w:date="2026-10-11T12:04:39Z">
        <w:r>
          <w:rPr>
            <w:rFonts w:hint="cs"/>
            <w:rtl/>
          </w:rPr>
          <w:delText xml:space="preserve">פליגי</w:delText>
        </w:r>
      </w:del>
      <w:r w:rsidRPr="00470C29">
        <w:rPr>
          <w:rtl/>
        </w:rPr>
        <w:t xml:space="preserve">, רבנן </w:t>
      </w:r>
      <w:r w:rsidRPr="00470C29">
        <w:rPr>
          <w:rtl/>
        </w:rPr>
        <w:t xml:space="preserve">לא</w:t>
      </w:r>
      <w:r w:rsidRPr="00470C29">
        <w:rPr>
          <w:rtl/>
        </w:rPr>
        <w:t xml:space="preserve"> דרשי אתים, </w:t>
      </w:r>
      <w:ins w:id="93117" w:author="מנוע מכני" w:date="2026-10-11T12:04:39Z">
        <w:r>
          <w:rPr>
            <w:rStyle w:val="2fb"/>
            <w:rtl/>
          </w:rPr>
          <w:t xml:space="preserve">ור"א</w:t>
        </w:r>
      </w:ins>
      <w:del w:id="93118" w:author="מנוע מכני" w:date="2026-10-11T12:04:39Z">
        <w:r w:rsidRPr="00470C29">
          <w:rPr>
            <w:rtl/>
          </w:rPr>
          <w:delText xml:space="preserve">ורבי אליעזר</w:delText>
        </w:r>
      </w:del>
      <w:r w:rsidRPr="00470C29">
        <w:rPr>
          <w:rtl/>
        </w:rPr>
        <w:t xml:space="preserve"> דריש אתים.</w:t>
      </w:r>
    </w:p>
    <w:p>
      <w:pPr>
        <w:pStyle w:val="38"/>
        <w:rPr>
          <w:ins w:id="100141" w:author="מנוע מכני" w:date="2026-10-11T12:04:39Z"/>
        </w:rPr>
      </w:pPr>
      <w:r w:rsidRPr="00C8459D">
        <w:t>רבנן</w:t>
      </w:r>
      <w:r w:rsidRPr="00B078C3">
        <w:t xml:space="preserve"> </w:t>
      </w:r>
      <w:r w:rsidRPr="00B078C3">
        <w:t xml:space="preserve">לא</w:t>
      </w:r>
      <w:r w:rsidRPr="00B078C3">
        <w:t xml:space="preserve"> דרשי אתים:</w:t>
      </w:r>
    </w:p>
    <w:p w:rsidR="00E403F0" w:rsidRPr="00B078C3" w:rsidRDefault="00E403F0" w:rsidP="00E403F0">
      <w:pPr>
        <w:rPr>
          <w:rFonts w:ascii="FontbitDavid" w:hAnsi="FontbitDavid"/>
          <w:sz w:val="24"/>
          <w:rtl/>
        </w:rPr>
      </w:pPr>
      <w:del w:id="10014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הזב - </w:t>
      </w:r>
      <w:ins w:id="95609" w:author="מנוע מכני" w:date="2026-10-11T12:04:39Z">
        <w:r>
          <w:rPr>
            <w:rFonts w:ascii="FontbitDavid" w:hAnsi="FontbitDavid"/>
            <w:sz w:val="24"/>
            <w:rtl/>
          </w:rPr>
          <w:t xml:space="preserve">אחת</w:t>
        </w:r>
      </w:ins>
      <w:del w:id="95610"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זובו - תרתי, לזכר - בשלישי אקשיה </w:t>
      </w:r>
      <w:ins w:id="95607" w:author="מנוע מכני" w:date="2026-10-11T12:04:39Z">
        <w:r>
          <w:rPr>
            <w:rFonts w:ascii="FontbitDavid" w:hAnsi="FontbitDavid"/>
            <w:sz w:val="24"/>
            <w:rtl/>
          </w:rPr>
          <w:t xml:space="preserve">התורה</w:t>
        </w:r>
      </w:ins>
      <w:del w:id="95608"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לנקבה.</w:t>
      </w:r>
    </w:p>
    <w:p>
      <w:pPr>
        <w:pStyle w:val="38"/>
        <w:rPr>
          <w:ins w:id="100143" w:author="מנוע מכני" w:date="2026-10-11T12:04:39Z"/>
        </w:rPr>
      </w:pPr>
      <w:del w:id="92866" w:author="מנוע מכני" w:date="2026-10-11T12:04:39Z">
        <w:r>
          <w:delText xml:space="preserve">     </w:delText>
        </w:r>
      </w:del>
      <w:r w:rsidRPr="00C8459D">
        <w:t xml:space="preserve">ו</w:t>
      </w:r>
      <w:ins w:id="91499" w:author="מנוע מכני" w:date="2026-10-11T12:04:39Z">
        <w:r>
          <w:t xml:space="preserve">ר"א</w:t>
        </w:r>
      </w:ins>
      <w:del w:id="91500" w:author="מנוע מכני" w:date="2026-10-11T12:04:39Z">
        <w:r w:rsidRPr="00C8459D">
          <w:delText xml:space="preserve">ר</w:delText>
        </w:r>
        <w:r w:rsidRPr="00C8459D">
          <w:delText xml:space="preserve">''א</w:delText>
        </w:r>
      </w:del>
      <w:r w:rsidRPr="00B078C3">
        <w:t xml:space="preserve"> דריש אתים:</w:t>
      </w:r>
    </w:p>
    <w:p w:rsidR="00E403F0" w:rsidRPr="00B078C3" w:rsidRDefault="00E403F0" w:rsidP="00E403F0">
      <w:pPr>
        <w:rPr>
          <w:rFonts w:ascii="FontbitDavid" w:hAnsi="FontbitDavid"/>
          <w:sz w:val="24"/>
          <w:rtl/>
        </w:rPr>
      </w:pPr>
      <w:del w:id="1001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הזב - </w:t>
      </w:r>
      <w:ins w:id="95613" w:author="מנוע מכני" w:date="2026-10-11T12:04:39Z">
        <w:r>
          <w:rPr>
            <w:rFonts w:ascii="FontbitDavid" w:hAnsi="FontbitDavid"/>
            <w:sz w:val="24"/>
            <w:rtl/>
          </w:rPr>
          <w:t xml:space="preserve">אחת</w:t>
        </w:r>
      </w:ins>
      <w:del w:id="95614"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את - תרתי, זובו - תלת, ברביעי אקשיה </w:t>
      </w:r>
      <w:ins w:id="95611" w:author="מנוע מכני" w:date="2026-10-11T12:04:39Z">
        <w:r>
          <w:rPr>
            <w:rFonts w:ascii="FontbitDavid" w:hAnsi="FontbitDavid"/>
            <w:sz w:val="24"/>
            <w:rtl/>
          </w:rPr>
          <w:t xml:space="preserve">התורה</w:t>
        </w:r>
      </w:ins>
      <w:del w:id="9561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לנקבה.</w:t>
      </w:r>
    </w:p>
    <w:p>
      <w:pPr>
        <w:pStyle w:val="38"/>
        <w:rPr>
          <w:ins w:id="100146" w:author="מנוע מכני" w:date="2026-10-11T12:04:39Z"/>
        </w:rPr>
      </w:pPr>
      <w:del w:id="100145" w:author="מנוע מכני" w:date="2026-10-11T12:04:39Z">
        <w:r w:rsidRPr="00E744B3">
          <w:delText xml:space="preserve">•</w:delText>
        </w:r>
      </w:del>
      <w:r w:rsidRPr="00E744B3">
        <w:t xml:space="preserve"> </w:t>
      </w:r>
      <w:ins w:id="91501" w:author="מנוע מכני" w:date="2026-10-11T12:04:39Z">
        <w:r>
          <w:t xml:space="preserve">ת"ש</w:t>
        </w:r>
      </w:ins>
      <w:del w:id="91502" w:author="מנוע מכני" w:date="2026-10-11T12:04:39Z">
        <w:r>
          <w:delText xml:space="preserve">ת''ש</w:delText>
        </w:r>
      </w:del>
      <w:r w:rsidRPr="00B078C3">
        <w:t xml:space="preserve"> ר</w:t>
      </w:r>
      <w:ins w:id="91503" w:author="מנוע מכני" w:date="2026-10-11T12:04:39Z">
        <w:r>
          <w:t xml:space="preserve">י"צ</w:t>
        </w:r>
      </w:ins>
      <w:del w:id="91504" w:author="מנוע מכני" w:date="2026-10-11T12:04:39Z">
        <w:r>
          <w:delText xml:space="preserve">י''צ</w:delText>
        </w:r>
      </w:del>
      <w:del w:id="101734" w:author="מנוע מכני" w:date="2026-10-11T12:04:39Z">
        <w:r>
          <w:delText xml:space="preserve"> </w:delText>
        </w:r>
        <w:r w:rsidRPr="00B078C3">
          <w:delText xml:space="preserve">אומר</w:delText>
        </w:r>
      </w:del>
      <w:r w:rsidRPr="00B078C3">
        <w:t xml:space="preserve">:</w:t>
      </w:r>
    </w:p>
    <w:p w:rsidR="00E403F0" w:rsidRDefault="00E403F0" w:rsidP="00E403F0">
      <w:pPr>
        <w:rPr>
          <w:rFonts w:ascii="FontbitDavid" w:hAnsi="FontbitDavid"/>
          <w:sz w:val="24"/>
          <w:rtl/>
        </w:rPr>
      </w:pPr>
      <w:del w:id="10014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והלא זב בכלל בעל קרי היה, ולמה יצא - להקל עליו ולהחמיר עליו, להקל עליו - שאין מטמא באונס, ולהחמיר עליו - שהוא עושה משכב ומושב.</w:t>
      </w:r>
    </w:p>
    <w:p w:rsidR="00E403F0" w:rsidRPr="00B078C3" w:rsidRDefault="00E403F0" w:rsidP="00E403F0">
      <w:pPr>
        <w:pStyle w:val="afff3"/>
        <w:framePr w:wrap="around"/>
        <w:rPr>
          <w:rtl/>
        </w:rPr>
      </w:pPr>
      <w:r>
        <w:rPr>
          <w:rFonts w:hint="cs"/>
          <w:rtl/>
        </w:rPr>
        <w:t>לה:</w:t>
      </w:r>
    </w:p>
    <w:p w:rsidR="00E403F0" w:rsidRDefault="00E403F0" w:rsidP="00E403F0">
      <w:pPr>
        <w:rPr>
          <w:rFonts w:ascii="FontbitDavid" w:hAnsi="FontbitDavid"/>
          <w:sz w:val="24"/>
          <w:rtl/>
        </w:rPr>
      </w:pPr>
      <w:r>
        <w:rPr>
          <w:rFonts w:ascii="FontbitDavid" w:hAnsi="FontbitDavid"/>
          <w:sz w:val="24"/>
          <w:rtl/>
        </w:rPr>
        <w:tab/>
      </w:r>
      <w:ins w:id="90167" w:author="Claude - סמנטי" w:date="2026-10-11T12:19:29Z">
        <w:r>
          <w:rPr>
            <w:rFonts w:ascii="FontbitDavid" w:hAnsi="FontbitDavid"/>
            <w:sz w:val="24"/>
            <w:rtl/>
          </w:rPr>
          <w:t xml:space="preserve">מתי</w:t>
        </w:r>
      </w:ins>
      <w:del w:id="90168" w:author="Claude - סמנטי" w:date="2026-10-11T12:19:29Z">
        <w:r w:rsidRPr="00B078C3">
          <w:rPr>
            <w:rFonts w:ascii="FontbitDavid" w:hAnsi="FontbitDavid"/>
            <w:sz w:val="24"/>
            <w:rtl/>
          </w:rPr>
          <w:delText xml:space="preserve">אימת</w:delText>
        </w:r>
      </w:del>
      <w:r w:rsidRPr="00B078C3">
        <w:rPr>
          <w:rFonts w:ascii="FontbitDavid" w:hAnsi="FontbitDavid"/>
          <w:sz w:val="24"/>
          <w:rtl/>
        </w:rPr>
        <w:t xml:space="preserve">? אילימא בראייה שניה - </w:t>
      </w:r>
      <w:ins w:id="94063" w:author="מנוע מכני" w:date="2026-10-11T12:04:39Z">
        <w:r>
          <w:rPr>
            <w:rFonts w:ascii="FontbitDavid" w:hAnsi="FontbitDavid"/>
            <w:sz w:val="24"/>
            <w:rtl/>
          </w:rPr>
          <w:t xml:space="preserve">מקום</w:t>
        </w:r>
      </w:ins>
      <w:del w:id="94064"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w:t>
      </w:r>
      <w:ins w:id="97755" w:author="מנוע מכני" w:date="2026-10-11T12:04:39Z">
        <w:r>
          <w:rPr>
            <w:rFonts w:ascii="FontbitDavid" w:hAnsi="FontbitDavid"/>
            <w:sz w:val="24"/>
            <w:rtl/>
          </w:rPr>
          <w:t xml:space="preserve">היה</w:t>
        </w:r>
      </w:ins>
      <w:del w:id="97756"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בכלל בעל קרי? </w:t>
      </w:r>
    </w:p>
    <w:p>
      <w:pPr>
        <w:pStyle w:val="38"/>
        <w:rPr>
          <w:ins w:id="100148" w:author="מנוע מכני" w:date="2026-10-11T12:04:39Z"/>
        </w:rPr>
      </w:pPr>
      <w:r>
        <w:tab/>
      </w:r>
      <w:r w:rsidRPr="00B078C3">
        <w:t xml:space="preserve">אלא</w:t>
      </w:r>
    </w:p>
    <w:p w:rsidR="00E403F0" w:rsidRDefault="00E403F0" w:rsidP="00E403F0">
      <w:pPr>
        <w:rPr>
          <w:rFonts w:ascii="FontbitDavid" w:hAnsi="FontbitDavid"/>
          <w:sz w:val="24"/>
          <w:rtl/>
        </w:rPr>
      </w:pPr>
      <w:del w:id="10014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פשיטא - בראייה ראשונה, וקתני להקל עליו שאינו מטמא באונס! </w:t>
      </w:r>
    </w:p>
    <w:p w:rsidR="00E403F0" w:rsidRDefault="00E403F0" w:rsidP="00E403F0">
      <w:pPr>
        <w:rPr>
          <w:rFonts w:ascii="FontbitDavid" w:hAnsi="FontbitDavid"/>
          <w:sz w:val="24"/>
          <w:rtl/>
        </w:rPr>
      </w:pPr>
      <w:r w:rsidRPr="00B078C3">
        <w:rPr>
          <w:rFonts w:ascii="FontbitDavid" w:hAnsi="FontbitDavid"/>
          <w:sz w:val="24"/>
          <w:rtl/>
        </w:rPr>
        <w:t xml:space="preserve">ותסברא להחמיר עליו שהוא עושה משכב ומושב, בראייה ראשונה בר משכב ומושב הוא? </w:t>
      </w:r>
    </w:p>
    <w:p>
      <w:pPr>
        <w:pStyle w:val="38"/>
        <w:rPr>
          <w:ins w:id="100150" w:author="מנוע מכני" w:date="2026-10-11T12:04:39Z"/>
        </w:rPr>
      </w:pPr>
      <w:r w:rsidRPr="00B078C3">
        <w:t xml:space="preserve">אלא </w:t>
      </w:r>
      <w:ins w:id="91505" w:author="מנוע מכני" w:date="2026-10-11T12:04:39Z">
        <w:r>
          <w:t xml:space="preserve">ה"ק</w:t>
        </w:r>
      </w:ins>
      <w:del w:id="91506" w:author="מנוע מכני" w:date="2026-10-11T12:04:39Z">
        <w:r w:rsidRPr="00B078C3">
          <w:delText xml:space="preserve">ה</w:delText>
        </w:r>
        <w:r>
          <w:delText xml:space="preserve">''ק</w:delText>
        </w:r>
      </w:del>
      <w:r w:rsidRPr="00B078C3">
        <w:t xml:space="preserve"> ר</w:t>
      </w:r>
      <w:ins w:id="91507" w:author="מנוע מכני" w:date="2026-10-11T12:04:39Z">
        <w:r>
          <w:t xml:space="preserve">י"צ</w:t>
        </w:r>
      </w:ins>
      <w:del w:id="91508" w:author="מנוע מכני" w:date="2026-10-11T12:04:39Z">
        <w:r>
          <w:delText xml:space="preserve">י''צ</w:delText>
        </w:r>
      </w:del>
      <w:r w:rsidRPr="00B078C3">
        <w:t xml:space="preserve">:</w:t>
      </w:r>
    </w:p>
    <w:p w:rsidR="00E403F0" w:rsidRDefault="00E403F0" w:rsidP="00E403F0">
      <w:pPr>
        <w:rPr>
          <w:rFonts w:ascii="FontbitDavid" w:hAnsi="FontbitDavid"/>
          <w:sz w:val="24"/>
          <w:rtl/>
        </w:rPr>
      </w:pPr>
      <w:del w:id="1001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והלא זב בכלל בעל קרי היה בראייה ראשונה,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ולמה יצא בראייה שנייה להקל עליו - שאינו מטמא באונס, ולהחמיר עליו - שהוא עושה משכב ומושב.</w:t>
      </w:r>
    </w:p>
    <w:p>
      <w:pPr>
        <w:pStyle w:val="afffff8"/>
        <w:rPr>
          <w:ins w:id="90377" w:author="קלוד" w:date="2026-10-11T12:23:38Z"/>
        </w:rPr>
      </w:pPr>
      <w:ins w:id="90378" w:author="קלוד" w:date="2026-10-11T12:23:38Z">
        <w:r>
          <w:rPr>
            <w:color w:val="7B3F00"/>
          </w:rPr>
          <w:t xml:space="preserve">זוב ושכבת זרע - סימניהם כמי בצק וכלובן ביצה</w:t>
        </w:r>
      </w:ins>
    </w:p>
    <w:p>
      <w:pPr>
        <w:pStyle w:val="38"/>
        <w:rPr>
          <w:ins w:id="100153" w:author="מנוע מכני" w:date="2026-10-11T12:04:39Z"/>
        </w:rPr>
      </w:pPr>
      <w:del w:id="100152" w:author="מנוע מכני" w:date="2026-10-11T12:04:39Z">
        <w:r w:rsidRPr="00E744B3">
          <w:delText xml:space="preserve">•</w:delText>
        </w:r>
      </w:del>
      <w:r w:rsidRPr="00E744B3">
        <w:t xml:space="preserve"> </w:t>
      </w:r>
      <w:ins w:id="91509" w:author="מנוע מכני" w:date="2026-10-11T12:04:39Z">
        <w:r>
          <w:t xml:space="preserve">ר"ה</w:t>
        </w:r>
      </w:ins>
      <w:del w:id="91510"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10015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זוב דומה למי בצק של שעורים, זוב בא מבשר המת, שכבת זרע בא מבשר החי.</w:t>
      </w:r>
    </w:p>
    <w:p w:rsidR="00E403F0" w:rsidRPr="00B078C3" w:rsidRDefault="00E403F0" w:rsidP="00E403F0">
      <w:pPr>
        <w:pStyle w:val="a3"/>
        <w:rPr>
          <w:rtl/>
        </w:rPr>
      </w:pPr>
      <w:r>
        <w:rPr>
          <w:rtl/>
        </w:rPr>
        <w:tab/>
      </w:r>
      <w:del w:id="92867" w:author="מנוע מכני" w:date="2026-10-11T12:04:39Z">
        <w:r>
          <w:rPr>
            <w:rFonts w:hint="cs"/>
            <w:rtl/>
          </w:rPr>
          <w:delText xml:space="preserve">  </w:delText>
        </w:r>
      </w:del>
      <w:r w:rsidRPr="00B078C3">
        <w:rPr>
          <w:rtl/>
        </w:rPr>
        <w:t>זוב דיהה, ודומה ללובן ביצה המוזרת, שכבת זרע - קשורה, ודומה ללובן ביצה שאינה מוזרת.</w:t>
      </w:r>
    </w:p>
    <w:p w:rsidR="00E403F0" w:rsidRPr="00B078C3" w:rsidRDefault="00E403F0" w:rsidP="00E403F0">
      <w:pPr>
        <w:jc w:val="center"/>
        <w:rPr>
          <w:del w:id="90084" w:author="מנוע עיצוב" w:date="2026-10-11T12:09:26Z"/>
          <w:rFonts w:ascii="FontbitDavid" w:hAnsi="FontbitDavid"/>
          <w:sz w:val="24"/>
          <w:rtl/>
        </w:rPr>
      </w:pPr>
      <w:del w:id="9008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95" w:author="קלוד" w:date="2026-10-11T09:07:21Z">
          <w:pPr>
            <w:pStyle w:val="affff1"/>
            <w:rPr>
              <w:rtl/>
            </w:rPr>
          </w:pPr>
        </w:pPrChange>
      </w:pPr>
      <w:ins w:id="9841" w:author="מספור קטעי משנה" w:date="2026-10-11T09:25:19Z">
        <w:r>
          <w:rPr>
            <w:rStyle w:val="MisparKeta"/>
          </w:rPr>
          <w:t xml:space="preserve">ב. </w:t>
        </w:r>
      </w:ins>
      <w:r w:rsidRPr="00B078C3">
        <w:rPr>
          <w:rtl/>
        </w:rPr>
        <w:t>דם היולדת שלא טבלה וכו'.</w:t>
      </w:r>
    </w:p>
    <w:p>
      <w:pPr>
        <w:pStyle w:val="38"/>
        <w:rPr>
          <w:ins w:id="100155" w:author="מנוע מכני" w:date="2026-10-11T12:04:39Z"/>
        </w:rPr>
      </w:pPr>
      <w:r w:rsidRPr="00B078C3">
        <w:t xml:space="preserve">תניא</w:t>
      </w:r>
      <w:r w:rsidRPr="00B078C3">
        <w:t xml:space="preserve">, אמרו להן </w:t>
      </w:r>
      <w:ins w:id="91511" w:author="מנוע מכני" w:date="2026-10-11T12:04:39Z">
        <w:r>
          <w:t xml:space="preserve">ב"ה</w:t>
        </w:r>
      </w:ins>
      <w:del w:id="91512" w:author="מנוע מכני" w:date="2026-10-11T12:04:39Z">
        <w:r w:rsidRPr="00B078C3">
          <w:delText xml:space="preserve">ב</w:delText>
        </w:r>
        <w:r>
          <w:delText xml:space="preserve">''ה</w:delText>
        </w:r>
      </w:del>
      <w:r>
        <w:t xml:space="preserve"> ל</w:t>
      </w:r>
      <w:ins w:id="91513" w:author="מנוע מכני" w:date="2026-10-11T12:04:39Z">
        <w:r>
          <w:t xml:space="preserve">ב"ש</w:t>
        </w:r>
      </w:ins>
      <w:del w:id="91514" w:author="מנוע מכני" w:date="2026-10-11T12:04:39Z">
        <w:r>
          <w:delText xml:space="preserve">ב''ש</w:delText>
        </w:r>
      </w:del>
      <w:r w:rsidRPr="00B078C3">
        <w:t xml:space="preserve">:</w:t>
      </w:r>
    </w:p>
    <w:p w:rsidR="00E403F0" w:rsidRDefault="00E403F0" w:rsidP="00E403F0">
      <w:pPr>
        <w:rPr>
          <w:rFonts w:ascii="FontbitDavid" w:hAnsi="FontbitDavid"/>
          <w:sz w:val="24"/>
          <w:rtl/>
        </w:rPr>
      </w:pPr>
      <w:del w:id="100156" w:author="מנוע מכני" w:date="2026-10-11T12:04:39Z">
        <w:r w:rsidRPr="00B078C3">
          <w:rPr>
            <w:rFonts w:ascii="FontbitDavid" w:hAnsi="FontbitDavid"/>
            <w:sz w:val="24"/>
            <w:rtl/>
          </w:rPr>
          <w:delText xml:space="preserve"> </w:delText>
        </w:r>
      </w:del>
      <w:ins w:id="97449" w:author="מנוע מכני" w:date="2026-10-11T12:04:39Z">
        <w:r>
          <w:rPr>
            <w:rFonts w:ascii="FontbitDavid" w:hAnsi="FontbitDavid"/>
            <w:sz w:val="24"/>
            <w:rtl/>
          </w:rPr>
          <w:t xml:space="preserve">אם </w:t>
        </w:r>
      </w:ins>
      <w:del w:id="9745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אתם מודים בנדה שלא טבלה וראתה דם, שהיא טמאה? </w:t>
      </w:r>
    </w:p>
    <w:p>
      <w:pPr>
        <w:pStyle w:val="38"/>
        <w:rPr>
          <w:ins w:id="100157" w:author="מנוע מכני" w:date="2026-10-11T12:04:39Z"/>
        </w:rPr>
      </w:pPr>
      <w:r w:rsidRPr="00B078C3">
        <w:t xml:space="preserve">אמרו להם </w:t>
      </w:r>
      <w:ins w:id="91515" w:author="מנוע מכני" w:date="2026-10-11T12:04:39Z">
        <w:r>
          <w:t xml:space="preserve">ב"ש</w:t>
        </w:r>
      </w:ins>
      <w:del w:id="91516" w:author="מנוע מכני" w:date="2026-10-11T12:04:39Z">
        <w:r w:rsidRPr="00B078C3">
          <w:delText xml:space="preserve">ב</w:delText>
        </w:r>
        <w:r>
          <w:delText xml:space="preserve">''ש</w:delText>
        </w:r>
      </w:del>
      <w:r w:rsidRPr="00B078C3">
        <w:t xml:space="preserve">:</w:t>
      </w:r>
    </w:p>
    <w:p w:rsidR="00E403F0" w:rsidRPr="00B078C3" w:rsidRDefault="00E403F0" w:rsidP="00E403F0">
      <w:pPr>
        <w:rPr>
          <w:rFonts w:ascii="FontbitDavid" w:hAnsi="FontbitDavid"/>
          <w:sz w:val="24"/>
          <w:rtl/>
        </w:rPr>
      </w:pPr>
      <w:del w:id="1001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אם אמרתם בנדה - </w:t>
      </w:r>
      <w:ins w:id="93119" w:author="מנוע מכני" w:date="2026-10-11T12:04:39Z">
        <w:r>
          <w:rPr>
            <w:rFonts w:ascii="FontbitDavid" w:hAnsi="FontbitDavid"/>
            <w:sz w:val="24"/>
            <w:rtl/>
          </w:rPr>
          <w:t xml:space="preserve">שאפי'</w:t>
        </w:r>
      </w:ins>
      <w:del w:id="93120" w:author="מנוע מכני" w:date="2026-10-11T12:04:39Z">
        <w:r w:rsidRPr="00B078C3">
          <w:rPr>
            <w:rFonts w:ascii="FontbitDavid" w:hAnsi="FontbitDavid"/>
            <w:sz w:val="24"/>
            <w:rtl/>
          </w:rPr>
          <w:delText xml:space="preserve">שאפילו</w:delText>
        </w:r>
      </w:del>
      <w:r>
        <w:rPr>
          <w:rFonts w:ascii="FontbitDavid" w:hAnsi="FontbitDavid"/>
          <w:sz w:val="24"/>
          <w:rtl/>
        </w:rPr>
        <w:t xml:space="preserve"> טבלה וראתה טמאה, תאמרו ביולדת</w:t>
      </w:r>
      <w:r w:rsidRPr="00B078C3">
        <w:rPr>
          <w:rFonts w:ascii="FontbitDavid" w:hAnsi="FontbitDavid"/>
          <w:sz w:val="24"/>
          <w:rtl/>
        </w:rPr>
        <w:t xml:space="preserve"> שאם טבלה וראתה שהיא טהורה.</w:t>
      </w:r>
    </w:p>
    <w:p>
      <w:pPr>
        <w:pStyle w:val="38"/>
        <w:rPr>
          <w:ins w:id="100159" w:author="מנוע מכני" w:date="2026-10-11T12:04:39Z"/>
        </w:rPr>
      </w:pPr>
      <w:r w:rsidRPr="00017C1D">
        <w:t xml:space="preserve">אמרו להם:</w:t>
      </w:r>
    </w:p>
    <w:p w:rsidR="00E403F0" w:rsidRPr="00017C1D" w:rsidRDefault="00E403F0" w:rsidP="00E403F0">
      <w:pPr>
        <w:pStyle w:val="a3"/>
        <w:rPr>
          <w:spacing w:val="0"/>
          <w:rtl/>
        </w:rPr>
      </w:pPr>
      <w:del w:id="100160" w:author="מנוע מכני" w:date="2026-10-11T12:04:39Z">
        <w:r w:rsidRPr="00017C1D">
          <w:rPr>
            <w:spacing w:val="0"/>
            <w:rtl/>
          </w:rPr>
          <w:delText xml:space="preserve"> </w:delText>
        </w:r>
      </w:del>
      <w:r w:rsidRPr="00017C1D">
        <w:rPr>
          <w:spacing w:val="0"/>
          <w:rtl/>
        </w:rPr>
        <w:t xml:space="preserve">יולדת בזוב תוכיח, שאם טבלה וראתה לאחר ימי ספירה טהורה, </w:t>
      </w:r>
      <w:r w:rsidRPr="00017C1D">
        <w:rPr>
          <w:spacing w:val="0"/>
          <w:rtl/>
        </w:rPr>
        <w:t xml:space="preserve">לא</w:t>
      </w:r>
      <w:r w:rsidRPr="00017C1D">
        <w:rPr>
          <w:spacing w:val="0"/>
          <w:rtl/>
        </w:rPr>
        <w:t xml:space="preserve"> טבלה וראתה טמאה! </w:t>
      </w:r>
    </w:p>
    <w:p>
      <w:pPr>
        <w:pStyle w:val="38"/>
        <w:rPr>
          <w:ins w:id="100161" w:author="מנוע מכני" w:date="2026-10-11T12:04:39Z"/>
        </w:rPr>
      </w:pPr>
      <w:r w:rsidRPr="00B078C3">
        <w:t xml:space="preserve">אמרו להם:</w:t>
      </w:r>
    </w:p>
    <w:p w:rsidR="00E403F0" w:rsidRPr="00B078C3" w:rsidRDefault="00E403F0" w:rsidP="00E403F0">
      <w:pPr>
        <w:rPr>
          <w:rFonts w:ascii="FontbitDavid" w:hAnsi="FontbitDavid"/>
          <w:sz w:val="24"/>
          <w:rtl/>
        </w:rPr>
      </w:pPr>
      <w:del w:id="10016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הוא הדין, והיא התשובה.</w:t>
      </w:r>
    </w:p>
    <w:p w:rsidR="00E403F0" w:rsidRDefault="00E403F0" w:rsidP="00E403F0">
      <w:pPr>
        <w:rPr>
          <w:rFonts w:ascii="FontbitDavid" w:hAnsi="FontbitDavid"/>
          <w:sz w:val="24"/>
          <w:rtl/>
        </w:rPr>
      </w:pPr>
      <w:ins w:id="90169" w:author="Claude - סמנטי" w:date="2026-10-11T12:19:29Z">
        <w:r>
          <w:rPr>
            <w:rFonts w:ascii="FontbitDavid" w:hAnsi="FontbitDavid"/>
            <w:sz w:val="24"/>
            <w:rtl/>
          </w:rPr>
          <w:t xml:space="preserve">לומר</w:t>
        </w:r>
      </w:ins>
      <w:del w:id="90170" w:author="Claude - סמנטי" w:date="2026-10-11T12:19:29Z">
        <w:r w:rsidRPr="00B078C3">
          <w:rPr>
            <w:rFonts w:ascii="FontbitDavid" w:hAnsi="FontbitDavid"/>
            <w:sz w:val="24"/>
            <w:rtl/>
          </w:rPr>
          <w:delText xml:space="preserve">למימרא</w:delText>
        </w:r>
      </w:del>
      <w:r w:rsidRPr="00B078C3">
        <w:rPr>
          <w:rFonts w:ascii="FontbitDavid" w:hAnsi="FontbitDavid"/>
          <w:sz w:val="24"/>
          <w:rtl/>
        </w:rPr>
        <w:t xml:space="preserve"> </w:t>
      </w:r>
      <w:ins w:id="94065" w:author="מנוע מכני" w:date="2026-10-11T12:04:39Z">
        <w:r>
          <w:rPr>
            <w:rFonts w:ascii="FontbitDavid" w:hAnsi="FontbitDavid"/>
            <w:sz w:val="24"/>
            <w:rtl/>
          </w:rPr>
          <w:t xml:space="preserve">דחלקו</w:t>
        </w:r>
      </w:ins>
      <w:del w:id="94066" w:author="מנוע מכני" w:date="2026-10-11T12:04:39Z">
        <w:r w:rsidRPr="00B078C3">
          <w:rPr>
            <w:rFonts w:ascii="FontbitDavid" w:hAnsi="FontbitDavid"/>
            <w:sz w:val="24"/>
            <w:rtl/>
          </w:rPr>
          <w:delText xml:space="preserve">דפליגי</w:delText>
        </w:r>
      </w:del>
      <w:r w:rsidRPr="00B078C3">
        <w:rPr>
          <w:rFonts w:ascii="FontbitDavid" w:hAnsi="FontbitDavid"/>
          <w:sz w:val="24"/>
          <w:rtl/>
        </w:rPr>
        <w:t xml:space="preserve">? והתנן: ומודים ביולדת בזוב שהיא מטמאה לח ויבש! </w:t>
      </w:r>
    </w:p>
    <w:p>
      <w:pPr>
        <w:pStyle w:val="38"/>
        <w:rPr>
          <w:ins w:id="101611" w:author="מנוע מכני" w:date="2026-10-11T12:04:39Z"/>
        </w:rPr>
      </w:pPr>
      <w:r w:rsidRPr="0094523E">
        <w:t xml:space="preserve">לא</w:t>
      </w:r>
      <w:r w:rsidRPr="0094523E">
        <w:t xml:space="preserve"> </w:t>
      </w:r>
      <w:ins w:id="97139" w:author="מנוע מכני" w:date="2026-10-11T12:04:39Z">
        <w:r>
          <w:t xml:space="preserve">קשה</w:t>
        </w:r>
      </w:ins>
      <w:del w:id="97140" w:author="מנוע מכני" w:date="2026-10-11T12:04:39Z">
        <w:r w:rsidRPr="0094523E">
          <w:delText xml:space="preserve">קשיא</w:delText>
        </w:r>
      </w:del>
      <w:r w:rsidRPr="0094523E">
        <w:t xml:space="preserve">,</w:t>
      </w:r>
    </w:p>
    <w:p w:rsidR="00E403F0" w:rsidRPr="0094523E" w:rsidRDefault="00E403F0" w:rsidP="00E403F0">
      <w:pPr>
        <w:pStyle w:val="a2"/>
        <w:numPr>
          <w:ilvl w:val="0"/>
          <w:numId w:val="3"/>
        </w:numPr>
        <w:ind w:left="714" w:hanging="357"/>
        <w:rPr>
          <w:rtl/>
        </w:rPr>
      </w:pPr>
      <w:del w:id="101612" w:author="מנוע מכני" w:date="2026-10-11T12:04:39Z">
        <w:r w:rsidRPr="0094523E">
          <w:rPr>
            <w:rtl/>
          </w:rPr>
          <w:delText xml:space="preserve"> </w:delText>
        </w:r>
      </w:del>
      <w:r w:rsidRPr="0094523E">
        <w:rPr>
          <w:rtl/>
        </w:rPr>
        <w:t xml:space="preserve">כאן - שספרה, כאן - שלא ספרה.</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והתניא יולדת בזוב שספרה ולא טבלה וראתה הלכו בית </w:t>
      </w:r>
      <w:ins w:id="95615" w:author="מנוע מכני" w:date="2026-10-11T12:04:39Z">
        <w:r>
          <w:rPr>
            <w:rFonts w:ascii="FontbitDavid" w:hAnsi="FontbitDavid"/>
            <w:sz w:val="24"/>
            <w:rtl/>
          </w:rPr>
          <w:t xml:space="preserve">שמה</w:t>
        </w:r>
      </w:ins>
      <w:del w:id="95616" w:author="מנוע מכני" w:date="2026-10-11T12:04:39Z">
        <w:r w:rsidRPr="00B078C3">
          <w:rPr>
            <w:rFonts w:ascii="FontbitDavid" w:hAnsi="FontbitDavid"/>
            <w:sz w:val="24"/>
            <w:rtl/>
          </w:rPr>
          <w:delText xml:space="preserve">שמאי</w:delText>
        </w:r>
      </w:del>
      <w:r w:rsidRPr="00B078C3">
        <w:rPr>
          <w:rFonts w:ascii="FontbitDavid" w:hAnsi="FontbitDavid"/>
          <w:sz w:val="24"/>
          <w:rtl/>
        </w:rPr>
        <w:t xml:space="preserve"> לשיטתן </w:t>
      </w:r>
      <w:r w:rsidRPr="00B078C3">
        <w:rPr>
          <w:rFonts w:ascii="FontbitDavid" w:hAnsi="FontbitDavid"/>
          <w:sz w:val="24"/>
          <w:rtl/>
        </w:rPr>
        <w:t xml:space="preserve">וב"ה</w:t>
      </w:r>
      <w:r w:rsidRPr="00B078C3">
        <w:rPr>
          <w:rFonts w:ascii="FontbitDavid" w:hAnsi="FontbitDavid"/>
          <w:sz w:val="24"/>
          <w:rtl/>
        </w:rPr>
        <w:t xml:space="preserve"> לשיטתן.</w:t>
      </w:r>
    </w:p>
    <w:p>
      <w:pPr>
        <w:pStyle w:val="afffff8"/>
        <w:rPr>
          <w:ins w:id="90375" w:author="קלוד" w:date="2026-10-11T12:23:38Z"/>
        </w:rPr>
      </w:pPr>
      <w:ins w:id="90376" w:author="קלוד" w:date="2026-10-11T12:23:38Z">
        <w:r>
          <w:rPr>
            <w:color w:val="7B3F00"/>
          </w:rPr>
          <w:t xml:space="preserve">דם טוהר של יולדת - מעין אחד או שני מעינות</w:t>
        </w:r>
      </w:ins>
    </w:p>
    <w:p>
      <w:pPr>
        <w:pStyle w:val="38"/>
        <w:rPr>
          <w:ins w:id="100164" w:author="מנוע מכני" w:date="2026-10-11T12:04:39Z"/>
        </w:rPr>
      </w:pPr>
      <w:del w:id="100163" w:author="מנוע מכני" w:date="2026-10-11T12:04:39Z">
        <w:r w:rsidRPr="00E744B3">
          <w:delText xml:space="preserve">•</w:delText>
        </w:r>
      </w:del>
      <w:r w:rsidRPr="00E744B3">
        <w:t xml:space="preserve"> </w:t>
      </w:r>
      <w:r w:rsidRPr="00B078C3">
        <w:t xml:space="preserve">איתמר,</w:t>
      </w:r>
      <w:ins w:id="96877" w:author="מנוע מכני" w:date="2026-10-11T12:04:39Z">
        <w:r>
          <w:t xml:space="preserve"> </w:t>
        </w:r>
      </w:ins>
      <w:del w:id="96878" w:author="מנוע מכני" w:date="2026-10-11T12:04:39Z">
        <w:r w:rsidRPr="00B078C3">
          <w:delText xml:space="preserve"> </w:delText>
        </w:r>
        <w:r>
          <w:delText xml:space="preserve"> </w:delText>
        </w:r>
      </w:del>
      <w:r w:rsidRPr="00B078C3">
        <w:t xml:space="preserve">רב</w:t>
      </w:r>
      <w:del w:id="101735"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1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מעין אחד הוא, התורה טמאתו והתורה טהרתו.</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ab/>
      </w:r>
      <w:r w:rsidRPr="00017C1D">
        <w:rPr>
          <w:rFonts w:ascii="FontbitDavid" w:hAnsi="FontbitDavid"/>
          <w:spacing w:val="-4"/>
          <w:sz w:val="24"/>
          <w:rtl/>
        </w:rPr>
        <w:tab/>
        <w:t xml:space="preserve">ולוי </w:t>
      </w:r>
      <w:r w:rsidRPr="00017C1D">
        <w:rPr>
          <w:rFonts w:ascii="FontbitDavid" w:hAnsi="FontbitDavid"/>
          <w:spacing w:val="-4"/>
          <w:sz w:val="24"/>
          <w:rtl/>
        </w:rPr>
        <w:tab/>
        <w:t xml:space="preserve">אמר</w:t>
      </w:r>
      <w:del w:id="102889" w:author="Claude" w:date="2026-10-11T09:07:54Z">
        <w:r>
          <w:rPr>
            <w:rFonts w:ascii="FontbitDavid" w:hAnsi="FontbitDavid"/>
            <w:spacing w:val="-4"/>
            <w:sz w:val="24"/>
            <w:rtl/>
          </w:rPr>
          <w:delText xml:space="preserve">	</w:delText>
        </w:r>
      </w:del>
      <w:r>
        <w:rPr>
          <w:rFonts w:ascii="FontbitDavid" w:hAnsi="FontbitDavid"/>
          <w:spacing w:val="-4"/>
          <w:sz w:val="24"/>
          <w:rtl/>
        </w:rPr>
        <w:t xml:space="preserve">: שני מעינות הם, נסתם הטמא - נפתח הטהור, נסתם הטהור - נפתח הטמא.</w:t>
      </w:r>
    </w:p>
    <w:p w:rsidR="00E403F0" w:rsidRDefault="00E403F0" w:rsidP="00E403F0">
      <w:pPr>
        <w:rPr>
          <w:rFonts w:ascii="FontbitDavid" w:hAnsi="FontbitDavid"/>
          <w:sz w:val="24"/>
          <w:rtl/>
        </w:rPr>
      </w:pPr>
      <w:ins w:id="94067" w:author="מנוע מכני" w:date="2026-10-11T12:04:39Z">
        <w:r>
          <w:rPr>
            <w:rFonts w:ascii="FontbitDavid" w:hAnsi="FontbitDavid"/>
            <w:sz w:val="24"/>
            <w:rtl/>
          </w:rPr>
          <w:t xml:space="preserve">יש</w:t>
        </w:r>
      </w:ins>
      <w:del w:id="94068"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171" w:author="Claude - סמנטי" w:date="2026-10-11T12:19:29Z">
        <w:r>
          <w:rPr>
            <w:rFonts w:ascii="FontbitDavid" w:hAnsi="FontbitDavid"/>
            <w:sz w:val="24"/>
            <w:rtl/>
          </w:rPr>
          <w:t xml:space="preserve">ביניהם</w:t>
        </w:r>
      </w:ins>
      <w:del w:id="90172"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שופעת מתוך שבעה לאחר שבעה, ומתוך </w:t>
      </w:r>
      <w:ins w:id="91517" w:author="מנוע מכני" w:date="2026-10-11T12:04:39Z">
        <w:r>
          <w:rPr>
            <w:rFonts w:ascii="FontbitDavid" w:hAnsi="FontbitDavid" w:hint="cs"/>
            <w:sz w:val="24"/>
            <w:rtl/>
          </w:rPr>
          <w:t xml:space="preserve">י"ד</w:t>
        </w:r>
      </w:ins>
      <w:del w:id="91518" w:author="מנוע מכני" w:date="2026-10-11T12:04:39Z">
        <w:r>
          <w:rPr>
            <w:rFonts w:ascii="FontbitDavid" w:hAnsi="FontbitDavid" w:hint="cs"/>
            <w:sz w:val="24"/>
            <w:rtl/>
          </w:rPr>
          <w:delText xml:space="preserve">י''ד</w:delText>
        </w:r>
      </w:del>
      <w:r>
        <w:rPr>
          <w:rFonts w:ascii="FontbitDavid" w:hAnsi="FontbitDavid" w:hint="cs"/>
          <w:sz w:val="24"/>
          <w:rtl/>
        </w:rPr>
        <w:t xml:space="preserve"> לאחר </w:t>
      </w:r>
      <w:ins w:id="91519" w:author="מנוע מכני" w:date="2026-10-11T12:04:39Z">
        <w:r>
          <w:rPr>
            <w:rFonts w:ascii="FontbitDavid" w:hAnsi="FontbitDavid" w:hint="cs"/>
            <w:sz w:val="24"/>
            <w:rtl/>
          </w:rPr>
          <w:t xml:space="preserve">י"ד</w:t>
        </w:r>
      </w:ins>
      <w:del w:id="91520" w:author="מנוע מכני" w:date="2026-10-11T12:04:39Z">
        <w:r>
          <w:rPr>
            <w:rFonts w:ascii="FontbitDavid" w:hAnsi="FontbitDavid" w:hint="cs"/>
            <w:sz w:val="24"/>
            <w:rtl/>
          </w:rPr>
          <w:delText xml:space="preserve">י''ד</w:delText>
        </w:r>
      </w:del>
      <w:r w:rsidRPr="00B078C3">
        <w:rPr>
          <w:rFonts w:ascii="FontbitDavid" w:hAnsi="FontbitDavid"/>
          <w:sz w:val="24"/>
          <w:rtl/>
        </w:rPr>
        <w:t xml:space="preserve">, ומתוך ארבעים לאחר ארבעים, ומתוך שמנים לאחר שמנים, </w:t>
      </w:r>
    </w:p>
    <w:p w:rsidR="00E403F0" w:rsidRPr="00B078C3" w:rsidRDefault="00E403F0" w:rsidP="00E403F0">
      <w:pPr>
        <w:rPr>
          <w:rFonts w:ascii="FontbitDavid" w:hAnsi="FontbitDavid"/>
          <w:sz w:val="24"/>
          <w:rtl/>
        </w:rPr>
      </w:pPr>
      <w:r>
        <w:rPr>
          <w:rFonts w:ascii="FontbitDavid" w:hAnsi="FontbitDavid"/>
          <w:sz w:val="24"/>
          <w:rtl/>
        </w:rPr>
        <w:tab/>
      </w:r>
      <w:r w:rsidRPr="00B078C3">
        <w:rPr>
          <w:rStyle w:val="2fb"/>
          <w:rFonts w:ascii="FontbitDavid" w:hAnsi="FontbitDavid"/>
          <w:sz w:val="24"/>
          <w:rtl/>
        </w:rPr>
        <w:t>לרב</w:t>
      </w:r>
      <w:r>
        <w:rPr>
          <w:rFonts w:ascii="FontbitDavid" w:hAnsi="FontbitDavid" w:hint="cs"/>
          <w:sz w:val="24"/>
          <w:rtl/>
        </w:rPr>
        <w:t xml:space="preserve"> </w:t>
      </w:r>
      <w:r w:rsidRPr="00B078C3">
        <w:rPr>
          <w:rFonts w:ascii="FontbitDavid" w:hAnsi="FontbitDavid"/>
          <w:sz w:val="24"/>
          <w:rtl/>
        </w:rPr>
        <w:t>רישא לקולא וסיפא לחומרא, ללוי רישא לחומרא וסיפא לקולא.</w:t>
      </w:r>
    </w:p>
    <w:p w:rsidR="00E403F0" w:rsidRPr="00017C1D" w:rsidRDefault="00E403F0" w:rsidP="00E403F0">
      <w:pPr>
        <w:pStyle w:val="a3"/>
        <w:rPr>
          <w:spacing w:val="-8"/>
          <w:rtl/>
        </w:rPr>
      </w:pPr>
      <w:r w:rsidRPr="00017C1D">
        <w:rPr>
          <w:b/>
          <w:bCs/>
          <w:spacing w:val="-8"/>
          <w:rtl/>
        </w:rPr>
        <w:t xml:space="preserve">• </w:t>
      </w:r>
      <w:r w:rsidRPr="00017C1D">
        <w:rPr>
          <w:spacing w:val="-8"/>
          <w:rtl/>
        </w:rPr>
        <w:t xml:space="preserve">מיתיבי דם היולדת שלא טבלה, </w:t>
      </w:r>
      <w:ins w:id="91521" w:author="מנוע מכני" w:date="2026-10-11T12:04:39Z">
        <w:r>
          <w:rPr>
            <w:spacing w:val="-8"/>
            <w:rtl/>
          </w:rPr>
          <w:t xml:space="preserve">ב"ש</w:t>
        </w:r>
      </w:ins>
      <w:del w:id="91522" w:author="מנוע מכני" w:date="2026-10-11T12:04:39Z">
        <w:r w:rsidRPr="00017C1D">
          <w:rPr>
            <w:spacing w:val="-8"/>
            <w:rtl/>
          </w:rPr>
          <w:delText xml:space="preserve">ב</w:delText>
        </w:r>
        <w:r w:rsidRPr="00017C1D">
          <w:rPr>
            <w:rFonts w:hint="cs"/>
            <w:spacing w:val="-8"/>
            <w:rtl/>
          </w:rPr>
          <w:delText xml:space="preserve">''ש</w:delText>
        </w:r>
      </w:del>
      <w:r w:rsidRPr="00017C1D">
        <w:rPr>
          <w:spacing w:val="-8"/>
          <w:rtl/>
        </w:rPr>
        <w:t xml:space="preserve"> אומרים: כרוקה וכמימי רגליה, </w:t>
      </w:r>
      <w:r w:rsidRPr="00017C1D">
        <w:rPr>
          <w:spacing w:val="-8"/>
          <w:rtl/>
        </w:rPr>
        <w:t xml:space="preserve">וב"ה</w:t>
      </w:r>
      <w:r w:rsidRPr="00017C1D">
        <w:rPr>
          <w:spacing w:val="-8"/>
          <w:rtl/>
        </w:rPr>
        <w:t xml:space="preserve"> אומרים: מטמא לח ויבש.</w:t>
      </w:r>
    </w:p>
    <w:p w:rsidR="00E403F0" w:rsidRDefault="00E403F0" w:rsidP="00E403F0">
      <w:pPr>
        <w:rPr>
          <w:rFonts w:ascii="FontbitDavid" w:hAnsi="FontbitDavid"/>
          <w:sz w:val="24"/>
          <w:rtl/>
        </w:rPr>
      </w:pPr>
      <w:r w:rsidRPr="00B078C3">
        <w:rPr>
          <w:rFonts w:ascii="FontbitDavid" w:hAnsi="FontbitDavid"/>
          <w:sz w:val="24"/>
          <w:rtl/>
        </w:rPr>
        <w:t>ק</w:t>
      </w:r>
      <w:ins w:id="91523" w:author="מנוע מכני" w:date="2026-10-11T12:04:39Z">
        <w:r>
          <w:rPr>
            <w:rFonts w:ascii="FontbitDavid" w:hAnsi="FontbitDavid" w:hint="cs"/>
            <w:sz w:val="24"/>
            <w:rtl/>
          </w:rPr>
          <w:t xml:space="preserve">ס"ד</w:t>
        </w:r>
      </w:ins>
      <w:del w:id="91524" w:author="מנוע מכני" w:date="2026-10-11T12:04:39Z">
        <w:r>
          <w:rPr>
            <w:rFonts w:ascii="FontbitDavid" w:hAnsi="FontbitDavid" w:hint="cs"/>
            <w:sz w:val="24"/>
            <w:rtl/>
          </w:rPr>
          <w:delText xml:space="preserve">ס''ד</w:delText>
        </w:r>
      </w:del>
      <w:r>
        <w:rPr>
          <w:rFonts w:ascii="FontbitDavid" w:hAnsi="FontbitDavid" w:hint="cs"/>
          <w:sz w:val="24"/>
          <w:rtl/>
        </w:rPr>
        <w:t xml:space="preserve"> </w:t>
      </w:r>
      <w:r w:rsidRPr="00B078C3">
        <w:rPr>
          <w:rFonts w:ascii="FontbitDavid" w:hAnsi="FontbitDavid"/>
          <w:sz w:val="24"/>
          <w:rtl/>
        </w:rPr>
        <w:t xml:space="preserve">דפסקה, </w:t>
      </w:r>
      <w:r w:rsidRPr="00B078C3">
        <w:rPr>
          <w:rStyle w:val="2fb"/>
          <w:rFonts w:ascii="FontbitDavid" w:hAnsi="FontbitDavid"/>
          <w:sz w:val="24"/>
          <w:rtl/>
        </w:rPr>
        <w:t xml:space="preserve">לרב</w:t>
      </w:r>
      <w:r w:rsidRPr="00B078C3">
        <w:rPr>
          <w:rFonts w:ascii="FontbitDavid" w:hAnsi="FontbitDavid"/>
          <w:sz w:val="24"/>
          <w:rtl/>
        </w:rPr>
        <w:t xml:space="preserve"> דאמר מעין אחד הוא - משום </w:t>
      </w:r>
      <w:ins w:id="95617" w:author="מנוע מכני" w:date="2026-10-11T12:04:39Z">
        <w:r>
          <w:rPr>
            <w:rFonts w:ascii="FontbitDavid" w:hAnsi="FontbitDavid"/>
            <w:sz w:val="24"/>
            <w:rtl/>
          </w:rPr>
          <w:t xml:space="preserve">כך</w:t>
        </w:r>
      </w:ins>
      <w:del w:id="95618"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מטמא לח ויבש, </w:t>
      </w:r>
    </w:p>
    <w:p w:rsidR="00E403F0" w:rsidRDefault="00E403F0" w:rsidP="00E403F0">
      <w:pPr>
        <w:rPr>
          <w:rFonts w:ascii="FontbitDavid" w:hAnsi="FontbitDavid"/>
          <w:sz w:val="24"/>
          <w:rtl/>
        </w:rPr>
      </w:pPr>
      <w:r w:rsidRPr="00B078C3">
        <w:rPr>
          <w:rFonts w:ascii="FontbitDavid" w:hAnsi="FontbitDavid"/>
          <w:sz w:val="24"/>
          <w:rtl/>
        </w:rPr>
        <w:t>ללוי</w:t>
      </w:r>
      <w:r>
        <w:rPr>
          <w:rFonts w:ascii="FontbitDavid" w:hAnsi="FontbitDavid" w:hint="cs"/>
          <w:sz w:val="24"/>
          <w:rtl/>
        </w:rPr>
        <w:t xml:space="preserve"> ד</w:t>
      </w:r>
      <w:r w:rsidRPr="00B078C3">
        <w:rPr>
          <w:rFonts w:ascii="FontbitDavid" w:hAnsi="FontbitDavid"/>
          <w:sz w:val="24"/>
          <w:rtl/>
        </w:rPr>
        <w:t xml:space="preserve">שני מעינות הן מטמא לח ויבש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 xml:space="preserve">מיירי </w:t>
      </w:r>
      <w:r w:rsidRPr="00B078C3">
        <w:rPr>
          <w:rFonts w:ascii="FontbitDavid" w:hAnsi="FontbitDavid"/>
          <w:sz w:val="24"/>
          <w:rtl/>
        </w:rPr>
        <w:t>בשופעת.</w:t>
      </w:r>
      <w:r>
        <w:rPr>
          <w:rFonts w:ascii="FontbitDavid" w:hAnsi="FontbitDavid" w:hint="cs"/>
          <w:sz w:val="24"/>
          <w:rtl/>
        </w:rPr>
        <w:t xml:space="preserve"> ו</w:t>
      </w:r>
      <w:ins w:id="91525" w:author="מנוע מכני" w:date="2026-10-11T12:04:39Z">
        <w:r>
          <w:rPr>
            <w:rFonts w:ascii="FontbitDavid" w:hAnsi="FontbitDavid" w:hint="cs"/>
            <w:sz w:val="24"/>
            <w:rtl/>
          </w:rPr>
          <w:t xml:space="preserve">ב"ש</w:t>
        </w:r>
      </w:ins>
      <w:del w:id="91526" w:author="מנוע מכני" w:date="2026-10-11T12:04:39Z">
        <w:r>
          <w:rPr>
            <w:rFonts w:ascii="FontbitDavid" w:hAnsi="FontbitDavid" w:hint="cs"/>
            <w:sz w:val="24"/>
            <w:rtl/>
          </w:rPr>
          <w:delText xml:space="preserve">ב''ש</w:delText>
        </w:r>
      </w:del>
      <w:r>
        <w:rPr>
          <w:rFonts w:ascii="FontbitDavid" w:hAnsi="FontbitDavid" w:hint="cs"/>
          <w:sz w:val="24"/>
          <w:rtl/>
        </w:rPr>
        <w:t xml:space="preserve"> סברי דמעיין אחד הוא </w:t>
      </w:r>
    </w:p>
    <w:p w:rsidR="00E403F0" w:rsidRDefault="00E403F0" w:rsidP="00E403F0">
      <w:pPr>
        <w:rPr>
          <w:rFonts w:ascii="FontbitDavid" w:hAnsi="FontbitDavid"/>
          <w:sz w:val="24"/>
          <w:rtl/>
        </w:rPr>
      </w:pPr>
      <w:r w:rsidRPr="00B078C3">
        <w:rPr>
          <w:rFonts w:ascii="FontbitDavid" w:hAnsi="FontbitDavid"/>
          <w:sz w:val="24"/>
          <w:rtl/>
        </w:rPr>
        <w:t xml:space="preserve">ללוי - היינו </w:t>
      </w:r>
      <w:ins w:id="94069" w:author="מנוע מכני" w:date="2026-10-11T12:04:39Z">
        <w:r>
          <w:rPr>
            <w:rFonts w:ascii="FontbitDavid" w:hAnsi="FontbitDavid"/>
            <w:sz w:val="24"/>
            <w:rtl/>
          </w:rPr>
          <w:t xml:space="preserve">דיש</w:t>
        </w:r>
      </w:ins>
      <w:del w:id="94070"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בין </w:t>
      </w:r>
      <w:r w:rsidRPr="00B078C3">
        <w:rPr>
          <w:rFonts w:ascii="FontbitDavid" w:hAnsi="FontbitDavid"/>
          <w:sz w:val="24"/>
          <w:rtl/>
        </w:rPr>
        <w:t xml:space="preserve">ב"ש</w:t>
      </w:r>
      <w:r w:rsidRPr="00B078C3">
        <w:rPr>
          <w:rFonts w:ascii="FontbitDavid" w:hAnsi="FontbitDavid"/>
          <w:sz w:val="24"/>
          <w:rtl/>
        </w:rPr>
        <w:t xml:space="preserve"> </w:t>
      </w:r>
      <w:r w:rsidRPr="00B078C3">
        <w:rPr>
          <w:rFonts w:ascii="FontbitDavid" w:hAnsi="FontbitDavid"/>
          <w:sz w:val="24"/>
          <w:rtl/>
        </w:rPr>
        <w:t xml:space="preserve">וב"ה</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Style w:val="2fb"/>
          <w:rFonts w:ascii="FontbitDavid" w:hAnsi="FontbitDavid" w:hint="cs"/>
          <w:sz w:val="24"/>
          <w:rtl/>
        </w:rPr>
        <w:t xml:space="preserve">לרב</w:t>
      </w:r>
      <w:r>
        <w:rPr>
          <w:rFonts w:ascii="FontbitDavid" w:hAnsi="FontbitDavid" w:hint="cs"/>
          <w:sz w:val="24"/>
          <w:rtl/>
        </w:rPr>
        <w:t xml:space="preserve"> </w:t>
      </w:r>
      <w:ins w:id="94071" w:author="מנוע מכני" w:date="2026-10-11T12:04:39Z">
        <w:r>
          <w:rPr>
            <w:rFonts w:ascii="FontbitDavid" w:hAnsi="FontbitDavid"/>
            <w:sz w:val="24"/>
            <w:rtl/>
          </w:rPr>
          <w:t xml:space="preserve">יש</w:t>
        </w:r>
      </w:ins>
      <w:del w:id="94072"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173" w:author="Claude - סמנטי" w:date="2026-10-11T12:19:29Z">
        <w:r>
          <w:rPr>
            <w:rFonts w:ascii="FontbitDavid" w:hAnsi="FontbitDavid"/>
            <w:sz w:val="24"/>
            <w:rtl/>
          </w:rPr>
          <w:t xml:space="preserve">ביניהם</w:t>
        </w:r>
      </w:ins>
      <w:del w:id="90174"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יומי וטבילה, ד</w:t>
      </w:r>
      <w:ins w:id="91527" w:author="מנוע מכני" w:date="2026-10-11T12:04:39Z">
        <w:r>
          <w:rPr>
            <w:rFonts w:ascii="FontbitDavid" w:hAnsi="FontbitDavid"/>
            <w:sz w:val="24"/>
            <w:rtl/>
          </w:rPr>
          <w:t xml:space="preserve">ב"ש</w:t>
        </w:r>
      </w:ins>
      <w:del w:id="91528" w:author="מנוע מכני" w:date="2026-10-11T12:04:39Z">
        <w:r w:rsidRPr="00B078C3">
          <w:rPr>
            <w:rFonts w:ascii="FontbitDavid" w:hAnsi="FontbitDavid"/>
            <w:sz w:val="24"/>
            <w:rtl/>
          </w:rPr>
          <w:delText xml:space="preserve">ב</w:delText>
        </w:r>
        <w:r>
          <w:rPr>
            <w:rFonts w:ascii="FontbitDavid" w:hAnsi="FontbitDavid" w:hint="cs"/>
            <w:sz w:val="24"/>
            <w:rtl/>
          </w:rPr>
          <w:delText xml:space="preserve">''ש</w:delText>
        </w:r>
      </w:del>
      <w:r w:rsidRPr="00B078C3">
        <w:rPr>
          <w:rFonts w:ascii="FontbitDavid" w:hAnsi="FontbitDavid"/>
          <w:sz w:val="24"/>
          <w:rtl/>
        </w:rPr>
        <w:t xml:space="preserve"> סברי ביומי תלה </w:t>
      </w:r>
      <w:ins w:id="95619" w:author="מנוע מכני" w:date="2026-10-11T12:04:39Z">
        <w:r>
          <w:rPr>
            <w:rFonts w:ascii="FontbitDavid" w:hAnsi="FontbitDavid"/>
            <w:sz w:val="24"/>
            <w:rtl/>
          </w:rPr>
          <w:t xml:space="preserve">התורה</w:t>
        </w:r>
      </w:ins>
      <w:del w:id="95620"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w:t>
      </w:r>
      <w:r w:rsidRPr="00B078C3">
        <w:rPr>
          <w:rFonts w:ascii="FontbitDavid" w:hAnsi="FontbitDavid"/>
          <w:sz w:val="24"/>
          <w:rtl/>
        </w:rPr>
        <w:t xml:space="preserve">וב"ה</w:t>
      </w:r>
      <w:r w:rsidRPr="00B078C3">
        <w:rPr>
          <w:rFonts w:ascii="FontbitDavid" w:hAnsi="FontbitDavid"/>
          <w:sz w:val="24"/>
          <w:rtl/>
        </w:rPr>
        <w:t xml:space="preserve"> סברי ביומי וטבילה.</w:t>
      </w:r>
    </w:p>
    <w:p>
      <w:pPr>
        <w:pStyle w:val="38"/>
        <w:rPr>
          <w:ins w:id="100167" w:author="מנוע מכני" w:date="2026-10-11T12:04:39Z"/>
        </w:rPr>
      </w:pPr>
      <w:del w:id="100166" w:author="מנוע מכני" w:date="2026-10-11T12:04:39Z">
        <w:r w:rsidRPr="00E744B3">
          <w:delText xml:space="preserve">•</w:delText>
        </w:r>
      </w:del>
      <w:r w:rsidRPr="00E744B3">
        <w:t xml:space="preserve"> </w:t>
      </w:r>
      <w:r w:rsidRPr="00B078C3">
        <w:t xml:space="preserve">ת"ש:</w:t>
      </w:r>
    </w:p>
    <w:p w:rsidR="00E403F0" w:rsidRPr="00B078C3" w:rsidRDefault="00E403F0" w:rsidP="00E403F0">
      <w:pPr>
        <w:rPr>
          <w:rFonts w:ascii="FontbitDavid" w:hAnsi="FontbitDavid"/>
          <w:sz w:val="24"/>
          <w:rtl/>
        </w:rPr>
      </w:pPr>
      <w:del w:id="1001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ומודים ביולדת בזוב שהיא מטמאה לח ויבש.</w:t>
      </w:r>
    </w:p>
    <w:p w:rsidR="00E403F0" w:rsidRDefault="00E403F0" w:rsidP="00E403F0">
      <w:pPr>
        <w:rPr>
          <w:rFonts w:ascii="FontbitDavid" w:hAnsi="FontbitDavid"/>
          <w:sz w:val="24"/>
          <w:rtl/>
        </w:rPr>
      </w:pPr>
      <w:r w:rsidRPr="00B078C3">
        <w:rPr>
          <w:rFonts w:ascii="FontbitDavid" w:hAnsi="FontbitDavid"/>
          <w:sz w:val="24"/>
          <w:rtl/>
        </w:rPr>
        <w:t xml:space="preserve">ס"ד</w:t>
      </w:r>
      <w:r w:rsidRPr="00B078C3">
        <w:rPr>
          <w:rFonts w:ascii="FontbitDavid" w:hAnsi="FontbitDavid"/>
          <w:sz w:val="24"/>
          <w:rtl/>
        </w:rPr>
        <w:t xml:space="preserve"> </w:t>
      </w:r>
      <w:ins w:id="91529" w:author="מנוע מכני" w:date="2026-10-11T12:04:39Z">
        <w:r>
          <w:rPr>
            <w:rFonts w:ascii="FontbitDavid" w:hAnsi="FontbitDavid"/>
            <w:sz w:val="24"/>
            <w:rtl/>
          </w:rPr>
          <w:t xml:space="preserve">ה"נ</w:t>
        </w:r>
      </w:ins>
      <w:del w:id="91530"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''נ</w:delText>
        </w:r>
      </w:del>
      <w:r w:rsidRPr="00B078C3">
        <w:rPr>
          <w:rFonts w:ascii="FontbitDavid" w:hAnsi="FontbitDavid"/>
          <w:sz w:val="24"/>
          <w:rtl/>
        </w:rPr>
        <w:t xml:space="preserve"> דפסקה, </w:t>
      </w:r>
      <w:r w:rsidRPr="00B078C3">
        <w:rPr>
          <w:rStyle w:val="2fb"/>
          <w:rFonts w:ascii="FontbitDavid" w:hAnsi="FontbitDavid"/>
          <w:sz w:val="24"/>
          <w:rtl/>
        </w:rPr>
        <w:t xml:space="preserve">לרב</w:t>
      </w:r>
      <w:r w:rsidRPr="00B078C3">
        <w:rPr>
          <w:rFonts w:ascii="FontbitDavid" w:hAnsi="FontbitDavid"/>
          <w:sz w:val="24"/>
          <w:rtl/>
        </w:rPr>
        <w:t xml:space="preserve"> דמעין א</w:t>
      </w:r>
      <w:r>
        <w:rPr>
          <w:rFonts w:ascii="FontbitDavid" w:hAnsi="FontbitDavid"/>
          <w:sz w:val="24"/>
          <w:rtl/>
        </w:rPr>
        <w:t xml:space="preserve">חד הוא - משום </w:t>
      </w:r>
      <w:ins w:id="95621" w:author="מנוע מכני" w:date="2026-10-11T12:04:39Z">
        <w:r>
          <w:rPr>
            <w:rFonts w:ascii="FontbitDavid" w:hAnsi="FontbitDavid"/>
            <w:sz w:val="24"/>
            <w:rtl/>
          </w:rPr>
          <w:t xml:space="preserve">כך</w:t>
        </w:r>
      </w:ins>
      <w:del w:id="95622" w:author="מנוע מכני" w:date="2026-10-11T12:04:39Z">
        <w:r>
          <w:rPr>
            <w:rFonts w:ascii="FontbitDavid" w:hAnsi="FontbitDavid"/>
            <w:sz w:val="24"/>
            <w:rtl/>
          </w:rPr>
          <w:delText xml:space="preserve">הכי</w:delText>
        </w:r>
      </w:del>
      <w:r>
        <w:rPr>
          <w:rFonts w:ascii="FontbitDavid" w:hAnsi="FontbitDavid"/>
          <w:sz w:val="24"/>
          <w:rtl/>
        </w:rPr>
        <w:t xml:space="preserve"> מטמא לח ויבש,</w:t>
      </w:r>
      <w:r>
        <w:rPr>
          <w:rFonts w:ascii="FontbitDavid" w:hAnsi="FontbitDavid" w:hint="cs"/>
          <w:sz w:val="24"/>
          <w:rtl/>
        </w:rPr>
        <w:t xml:space="preserve">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ללוי דשני מעינות הן, מטמא לח ויבש</w:t>
      </w:r>
      <w:r>
        <w:rPr>
          <w:rFonts w:ascii="FontbitDavid" w:hAnsi="FontbitDavid" w:hint="cs"/>
          <w:sz w:val="24"/>
          <w:rtl/>
        </w:rPr>
        <w:t xml:space="preserve">- </w:t>
      </w:r>
      <w:ins w:id="91531" w:author="מנוע מכני" w:date="2026-10-11T12:04:39Z">
        <w:r>
          <w:rPr>
            <w:rFonts w:ascii="FontbitDavid" w:hAnsi="FontbitDavid" w:hint="cs"/>
            <w:sz w:val="24"/>
            <w:rtl/>
          </w:rPr>
          <w:t xml:space="preserve">ה"נ</w:t>
        </w:r>
      </w:ins>
      <w:del w:id="91532" w:author="מנוע מכני" w:date="2026-10-11T12:04:39Z">
        <w:r>
          <w:rPr>
            <w:rFonts w:ascii="FontbitDavid" w:hAnsi="FontbitDavid" w:hint="cs"/>
            <w:sz w:val="24"/>
            <w:rtl/>
          </w:rPr>
          <w:delText xml:space="preserve">ה''נ</w:delText>
        </w:r>
      </w:del>
      <w:ins w:id="96879" w:author="מנוע מכני" w:date="2026-10-11T12:04:39Z">
        <w:r>
          <w:rPr>
            <w:rFonts w:ascii="FontbitDavid" w:hAnsi="FontbitDavid" w:hint="cs"/>
            <w:sz w:val="24"/>
            <w:rtl/>
          </w:rPr>
          <w:t xml:space="preserve"> </w:t>
        </w:r>
      </w:ins>
      <w:del w:id="9688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בשופעת.</w:t>
      </w:r>
    </w:p>
    <w:p>
      <w:pPr>
        <w:pStyle w:val="38"/>
        <w:rPr>
          <w:ins w:id="101613" w:author="מנוע מכני" w:date="2026-10-11T12:04:39Z"/>
        </w:rPr>
      </w:pPr>
      <w:r w:rsidRPr="00B078C3">
        <w:t xml:space="preserve">לב"ש </w:t>
      </w:r>
      <w:ins w:id="98387" w:author="מנוע מכני" w:date="2026-10-11T12:04:39Z">
        <w:r>
          <w:t xml:space="preserve">הוצרך</w:t>
        </w:r>
      </w:ins>
      <w:del w:id="98388" w:author="מנוע מכני" w:date="2026-10-11T12:04:39Z">
        <w:r w:rsidRPr="00B078C3">
          <w:delText xml:space="preserve">איצטריך</w:delText>
        </w:r>
      </w:del>
      <w:r w:rsidRPr="00B078C3">
        <w:t xml:space="preserve">,</w:t>
      </w:r>
    </w:p>
    <w:p w:rsidR="00E403F0" w:rsidRDefault="00E403F0" w:rsidP="00E403F0">
      <w:pPr>
        <w:rPr>
          <w:rFonts w:ascii="FontbitDavid" w:hAnsi="FontbitDavid"/>
          <w:sz w:val="24"/>
          <w:rtl/>
        </w:rPr>
      </w:pPr>
      <w:del w:id="101614" w:author="מנוע מכני" w:date="2026-10-11T12:04:39Z">
        <w:r w:rsidRPr="00B078C3">
          <w:rPr>
            <w:rFonts w:ascii="FontbitDavid" w:hAnsi="FontbitDavid"/>
            <w:sz w:val="24"/>
            <w:rtl/>
          </w:rPr>
          <w:delText xml:space="preserve"> </w:delText>
        </w:r>
      </w:del>
      <w:ins w:id="96385" w:author="מנוע מכני" w:date="2026-10-11T12:04:39Z">
        <w:r>
          <w:rPr>
            <w:rFonts w:ascii="FontbitDavid" w:hAnsi="FontbitDavid"/>
            <w:sz w:val="24"/>
            <w:rtl/>
          </w:rPr>
          <w:t xml:space="preserve">אף</w:t>
        </w:r>
      </w:ins>
      <w:del w:id="96386"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ע"ג</w:delText>
        </w:r>
      </w:del>
      <w:ins w:id="91533" w:author="מנוע מכני" w:date="2026-10-11T12:04:39Z"/>
      <w:del w:id="91534" w:author="מנוע מכני" w:date="2026-10-11T12:04:39Z">
        <w:r>
          <w:rPr>
            <w:rFonts w:ascii="FontbitDavid" w:hAnsi="FontbitDavid" w:hint="cs"/>
            <w:sz w:val="24"/>
            <w:rtl/>
          </w:rPr>
          <w:delText xml:space="preserve">ע''ג</w:delText>
        </w:r>
      </w:del>
      <w:r>
        <w:rPr>
          <w:rFonts w:ascii="FontbitDavid" w:hAnsi="FontbitDavid" w:hint="cs"/>
          <w:sz w:val="24"/>
          <w:rtl/>
        </w:rPr>
        <w:t xml:space="preserve"> </w:t>
      </w:r>
      <w:ins w:id="98389" w:author="מנוע מכני" w:date="2026-10-11T12:04:39Z">
        <w:r>
          <w:rPr>
            <w:rFonts w:ascii="FontbitDavid" w:hAnsi="FontbitDavid"/>
            <w:sz w:val="24"/>
            <w:rtl/>
          </w:rPr>
          <w:t xml:space="preserve">דאומרים</w:t>
        </w:r>
      </w:ins>
      <w:del w:id="98390" w:author="מנוע מכני" w:date="2026-10-11T12:04:39Z">
        <w:r w:rsidRPr="00B078C3">
          <w:rPr>
            <w:rFonts w:ascii="FontbitDavid" w:hAnsi="FontbitDavid"/>
            <w:sz w:val="24"/>
            <w:rtl/>
          </w:rPr>
          <w:delText xml:space="preserve">דקאמרי</w:delText>
        </w:r>
      </w:del>
      <w:r w:rsidRPr="00B078C3">
        <w:rPr>
          <w:rFonts w:ascii="FontbitDavid" w:hAnsi="FontbitDavid"/>
          <w:sz w:val="24"/>
          <w:rtl/>
        </w:rPr>
        <w:t xml:space="preserve"> </w:t>
      </w:r>
      <w:ins w:id="91535" w:author="מנוע מכני" w:date="2026-10-11T12:04:39Z">
        <w:r>
          <w:rPr>
            <w:rFonts w:ascii="FontbitDavid" w:hAnsi="FontbitDavid"/>
            <w:sz w:val="24"/>
            <w:rtl/>
          </w:rPr>
          <w:t xml:space="preserve">ב"ש</w:t>
        </w:r>
      </w:ins>
      <w:del w:id="91536" w:author="מנוע מכני" w:date="2026-10-11T12:04:39Z">
        <w:r w:rsidRPr="00B078C3">
          <w:rPr>
            <w:rFonts w:ascii="FontbitDavid" w:hAnsi="FontbitDavid"/>
            <w:sz w:val="24"/>
            <w:rtl/>
          </w:rPr>
          <w:delText xml:space="preserve">ב</w:delText>
        </w:r>
        <w:r>
          <w:rPr>
            <w:rFonts w:ascii="FontbitDavid" w:hAnsi="FontbitDavid" w:hint="cs"/>
            <w:sz w:val="24"/>
            <w:rtl/>
          </w:rPr>
          <w:delText xml:space="preserve">''ש</w:delText>
        </w:r>
      </w:del>
      <w:r w:rsidRPr="00B078C3">
        <w:rPr>
          <w:rFonts w:ascii="FontbitDavid" w:hAnsi="FontbitDavid"/>
          <w:sz w:val="24"/>
          <w:rtl/>
        </w:rPr>
        <w:t xml:space="preserve"> מעין אחד הוא וביומי תלה </w:t>
      </w:r>
      <w:ins w:id="95623" w:author="מנוע מכני" w:date="2026-10-11T12:04:39Z">
        <w:r>
          <w:rPr>
            <w:rFonts w:ascii="FontbitDavid" w:hAnsi="FontbitDavid"/>
            <w:sz w:val="24"/>
            <w:rtl/>
          </w:rPr>
          <w:t xml:space="preserve">התורה</w:t>
        </w:r>
      </w:ins>
      <w:del w:id="95624"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sz w:val="24"/>
          <w:rtl/>
        </w:rPr>
        <w:tab/>
      </w:r>
      <w:ins w:id="91537" w:author="מנוע מכני" w:date="2026-10-11T12:04:39Z">
        <w:r>
          <w:rPr>
            <w:rFonts w:ascii="FontbitDavid" w:hAnsi="FontbitDavid"/>
            <w:sz w:val="24"/>
            <w:rtl/>
          </w:rPr>
          <w:t xml:space="preserve">ה"מ</w:t>
        </w:r>
      </w:ins>
      <w:del w:id="91538"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''מ</w:delText>
        </w:r>
      </w:del>
      <w:r>
        <w:rPr>
          <w:rFonts w:ascii="FontbitDavid" w:hAnsi="FontbitDavid" w:hint="cs"/>
          <w:sz w:val="24"/>
          <w:rtl/>
        </w:rPr>
        <w:t xml:space="preserve"> </w:t>
      </w:r>
      <w:r w:rsidRPr="00B078C3">
        <w:rPr>
          <w:rFonts w:ascii="FontbitDavid" w:hAnsi="FontbitDavid"/>
          <w:sz w:val="24"/>
          <w:rtl/>
        </w:rPr>
        <w:t xml:space="preserve">- ביולדת </w:t>
      </w:r>
      <w:ins w:id="90175" w:author="Claude - סמנטי" w:date="2026-10-11T12:19:29Z">
        <w:r>
          <w:rPr>
            <w:rFonts w:ascii="FontbitDavid" w:hAnsi="FontbitDavid"/>
            <w:sz w:val="24"/>
            <w:rtl/>
          </w:rPr>
          <w:t xml:space="preserve">בלבד</w:t>
        </w:r>
      </w:ins>
      <w:del w:id="90176" w:author="Claude - סמנטי" w:date="2026-10-11T12:19:29Z">
        <w:r w:rsidRPr="00B078C3">
          <w:rPr>
            <w:rFonts w:ascii="FontbitDavid" w:hAnsi="FontbitDavid"/>
            <w:sz w:val="24"/>
            <w:rtl/>
          </w:rPr>
          <w:delText xml:space="preserve">גרידתא</w:delText>
        </w:r>
      </w:del>
      <w:r w:rsidRPr="00B078C3">
        <w:rPr>
          <w:rFonts w:ascii="FontbitDavid" w:hAnsi="FontbitDavid"/>
          <w:sz w:val="24"/>
          <w:rtl/>
        </w:rPr>
        <w:t xml:space="preserve">, דשלימו </w:t>
      </w:r>
      <w:ins w:id="97039" w:author="מנוע מכני" w:date="2026-10-11T12:04:39Z">
        <w:r>
          <w:rPr>
            <w:rFonts w:ascii="FontbitDavid" w:hAnsi="FontbitDavid"/>
            <w:sz w:val="24"/>
            <w:rtl/>
          </w:rPr>
          <w:t xml:space="preserve">להם</w:t>
        </w:r>
      </w:ins>
      <w:del w:id="97040"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יומי, אבל יולדת בזוב דבעי ספירה - </w:t>
      </w:r>
      <w:r w:rsidRPr="00B078C3">
        <w:rPr>
          <w:rFonts w:ascii="FontbitDavid" w:hAnsi="FontbitDavid"/>
          <w:sz w:val="24"/>
          <w:rtl/>
        </w:rPr>
        <w:t xml:space="preserve">לא</w:t>
      </w:r>
      <w:r w:rsidRPr="00B078C3">
        <w:rPr>
          <w:rFonts w:ascii="FontbitDavid" w:hAnsi="FontbitDavid"/>
          <w:sz w:val="24"/>
          <w:rtl/>
        </w:rPr>
        <w:t xml:space="preserve">.</w:t>
      </w:r>
    </w:p>
    <w:p>
      <w:pPr>
        <w:pStyle w:val="38"/>
        <w:rPr>
          <w:ins w:id="100170" w:author="מנוע מכני" w:date="2026-10-11T12:04:39Z"/>
        </w:rPr>
      </w:pPr>
      <w:del w:id="100169" w:author="מנוע מכני" w:date="2026-10-11T12:04:39Z">
        <w:r w:rsidRPr="00E744B3">
          <w:delText xml:space="preserve">•</w:delText>
        </w:r>
      </w:del>
      <w:r w:rsidRPr="00E744B3">
        <w:t xml:space="preserve"> </w:t>
      </w:r>
      <w:ins w:id="91539" w:author="מנוע מכני" w:date="2026-10-11T12:04:39Z">
        <w:r>
          <w:t xml:space="preserve">ת"ש</w:t>
        </w:r>
      </w:ins>
      <w:del w:id="91540" w:author="מנוע מכני" w:date="2026-10-11T12:04:39Z">
        <w:r>
          <w:delText xml:space="preserve">ת''ש</w:delText>
        </w:r>
      </w:del>
      <w:r w:rsidRPr="00B078C3">
        <w:t xml:space="preserve">:</w:t>
      </w:r>
    </w:p>
    <w:p w:rsidR="00E403F0" w:rsidRDefault="00E403F0" w:rsidP="00E403F0">
      <w:pPr>
        <w:rPr>
          <w:rFonts w:ascii="FontbitDavid" w:hAnsi="FontbitDavid"/>
          <w:sz w:val="24"/>
          <w:rtl/>
        </w:rPr>
      </w:pPr>
      <w:del w:id="100171"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455" w:author="Claude - סמנטי" w:date="2026-10-11T12:19:29Z">
        <w:r>
          <w:rPr>
            <w:rStyle w:val="afffff0"/>
            <w:rFonts w:ascii="FontbitDavid" w:hAnsi="FontbitDavid"/>
            <w:sz w:val="24"/>
            <w:rtl/>
          </w:rPr>
          <w:t xml:space="preserve">דְּוֹתָהּ תִּטְמָא</w:t>
        </w:r>
      </w:ins>
      <w:del w:id="90456" w:author="Claude - סמנטי" w:date="2026-10-11T12:19:29Z">
        <w:r w:rsidRPr="00B078C3">
          <w:rPr>
            <w:rFonts w:ascii="FontbitDavid" w:hAnsi="FontbitDavid"/>
            <w:sz w:val="24"/>
            <w:rtl/>
          </w:rPr>
          <w:delText xml:space="preserve">דותה תטמא</w:delText>
        </w:r>
      </w:del>
      <w:r>
        <w:rPr>
          <w:rFonts w:ascii="FontbitDavid" w:hAnsi="FontbitDavid" w:hint="cs"/>
          <w:sz w:val="24"/>
          <w:rtl/>
        </w:rPr>
        <w:t>'</w:t>
      </w:r>
      <w:r w:rsidRPr="00B078C3">
        <w:rPr>
          <w:rFonts w:ascii="FontbitDavid" w:hAnsi="FontbitDavid"/>
          <w:sz w:val="24"/>
          <w:rtl/>
        </w:rPr>
        <w:t xml:space="preserve"> - לרבות את בועלה, </w:t>
      </w:r>
      <w:r>
        <w:rPr>
          <w:rFonts w:ascii="FontbitDavid" w:hAnsi="FontbitDavid" w:hint="cs"/>
          <w:sz w:val="24"/>
          <w:rtl/>
        </w:rPr>
        <w:t>'</w:t>
      </w:r>
      <w:ins w:id="90453" w:author="Claude - סמנטי" w:date="2026-10-11T12:19:29Z">
        <w:r>
          <w:rPr>
            <w:rStyle w:val="afffff0"/>
            <w:rFonts w:ascii="FontbitDavid" w:hAnsi="FontbitDavid"/>
            <w:sz w:val="24"/>
            <w:rtl/>
          </w:rPr>
          <w:t xml:space="preserve">דְּוֹתָהּ תִּטְמָא</w:t>
        </w:r>
      </w:ins>
      <w:del w:id="90454" w:author="Claude - סמנטי" w:date="2026-10-11T12:19:29Z">
        <w:r w:rsidRPr="00B078C3">
          <w:rPr>
            <w:rFonts w:ascii="FontbitDavid" w:hAnsi="FontbitDavid"/>
            <w:sz w:val="24"/>
            <w:rtl/>
          </w:rPr>
          <w:delText xml:space="preserve">דותה תטמא</w:delText>
        </w:r>
      </w:del>
      <w:r>
        <w:rPr>
          <w:rFonts w:ascii="FontbitDavid" w:hAnsi="FontbitDavid" w:hint="cs"/>
          <w:sz w:val="24"/>
          <w:rtl/>
        </w:rPr>
        <w:t>'</w:t>
      </w:r>
      <w:r w:rsidRPr="00B078C3">
        <w:rPr>
          <w:rFonts w:ascii="FontbitDavid" w:hAnsi="FontbitDavid"/>
          <w:sz w:val="24"/>
          <w:rtl/>
        </w:rPr>
        <w:t xml:space="preserve"> - לרבות הלילות, </w:t>
      </w:r>
    </w:p>
    <w:p w:rsidR="00E403F0" w:rsidRPr="00B078C3" w:rsidRDefault="00E403F0" w:rsidP="00E403F0">
      <w:pPr>
        <w:rPr>
          <w:rFonts w:ascii="FontbitDavid" w:hAnsi="FontbitDavid"/>
          <w:sz w:val="24"/>
          <w:rtl/>
        </w:rPr>
      </w:pPr>
      <w:r>
        <w:rPr>
          <w:rFonts w:ascii="FontbitDavid" w:hAnsi="FontbitDavid"/>
          <w:sz w:val="24"/>
          <w:rtl/>
        </w:rPr>
        <w:lastRenderedPageBreak/>
        <w:tab/>
      </w:r>
      <w:r>
        <w:rPr>
          <w:rFonts w:ascii="FontbitDavid" w:hAnsi="FontbitDavid" w:hint="cs"/>
          <w:sz w:val="24"/>
          <w:rtl/>
        </w:rPr>
        <w:t>'</w:t>
      </w:r>
      <w:ins w:id="90457" w:author="Claude - סמנטי" w:date="2026-10-11T12:19:29Z">
        <w:r>
          <w:rPr>
            <w:rStyle w:val="afffff0"/>
            <w:rFonts w:ascii="FontbitDavid" w:hAnsi="FontbitDavid"/>
            <w:sz w:val="24"/>
            <w:rtl/>
          </w:rPr>
          <w:t xml:space="preserve">דְּוֹתָהּ תִּטְמָא</w:t>
        </w:r>
      </w:ins>
      <w:del w:id="90458" w:author="Claude - סמנטי" w:date="2026-10-11T12:19:29Z">
        <w:r w:rsidRPr="00B078C3">
          <w:rPr>
            <w:rFonts w:ascii="FontbitDavid" w:hAnsi="FontbitDavid"/>
            <w:sz w:val="24"/>
            <w:rtl/>
          </w:rPr>
          <w:delText xml:space="preserve">דותה תטמא</w:delText>
        </w:r>
      </w:del>
      <w:r>
        <w:rPr>
          <w:rFonts w:ascii="FontbitDavid" w:hAnsi="FontbitDavid" w:hint="cs"/>
          <w:sz w:val="24"/>
          <w:rtl/>
        </w:rPr>
        <w:t>'</w:t>
      </w:r>
      <w:r w:rsidRPr="00B078C3">
        <w:rPr>
          <w:rFonts w:ascii="FontbitDavid" w:hAnsi="FontbitDavid"/>
          <w:sz w:val="24"/>
          <w:rtl/>
        </w:rPr>
        <w:t xml:space="preserve"> - לרבות היולדת בזוב שצריכה שתשב שבעה ימים נקיים.</w:t>
      </w:r>
    </w:p>
    <w:p w:rsidR="00E403F0" w:rsidRDefault="00E403F0" w:rsidP="00E403F0">
      <w:pPr>
        <w:pStyle w:val="afff3"/>
        <w:framePr w:wrap="around"/>
        <w:rPr>
          <w:rtl/>
        </w:rPr>
      </w:pPr>
      <w:r>
        <w:rPr>
          <w:rFonts w:hint="cs"/>
          <w:rtl/>
        </w:rPr>
        <w:t>לו.</w:t>
      </w:r>
    </w:p>
    <w:p w:rsidR="00E403F0" w:rsidRDefault="00E403F0" w:rsidP="00E403F0">
      <w:pPr>
        <w:rPr>
          <w:rFonts w:ascii="FontbitDavid" w:hAnsi="FontbitDavid"/>
          <w:sz w:val="24"/>
          <w:rtl/>
        </w:rPr>
      </w:pPr>
      <w:r w:rsidRPr="00B078C3">
        <w:rPr>
          <w:rStyle w:val="2fb"/>
          <w:rFonts w:ascii="FontbitDavid" w:hAnsi="FontbitDavid"/>
          <w:sz w:val="24"/>
          <w:rtl/>
        </w:rPr>
        <w:t xml:space="preserve">לרב</w:t>
      </w:r>
      <w:r w:rsidRPr="00B078C3">
        <w:rPr>
          <w:rFonts w:ascii="FontbitDavid" w:hAnsi="FontbitDavid"/>
          <w:sz w:val="24"/>
          <w:rtl/>
        </w:rPr>
        <w:t xml:space="preserve"> דאמר מעין אחד הוא </w:t>
      </w:r>
      <w:r>
        <w:rPr>
          <w:rFonts w:ascii="FontbitDavid" w:hAnsi="FontbitDavid"/>
          <w:sz w:val="24"/>
          <w:rtl/>
        </w:rPr>
        <w:t>–</w:t>
      </w:r>
      <w:r w:rsidRPr="00B078C3">
        <w:rPr>
          <w:rFonts w:ascii="FontbitDavid" w:hAnsi="FontbitDavid"/>
          <w:sz w:val="24"/>
          <w:rtl/>
        </w:rPr>
        <w:t xml:space="preserve"> מ</w:t>
      </w:r>
      <w:ins w:id="91541" w:author="מנוע מכני" w:date="2026-10-11T12:04:39Z">
        <w:r>
          <w:rPr>
            <w:rFonts w:ascii="FontbitDavid" w:hAnsi="FontbitDavid"/>
            <w:sz w:val="24"/>
            <w:rtl/>
          </w:rPr>
          <w:t xml:space="preserve">ש"ה</w:t>
        </w:r>
      </w:ins>
      <w:del w:id="91542" w:author="מנוע מכני" w:date="2026-10-11T12:04:39Z">
        <w:r w:rsidRPr="00B078C3">
          <w:rPr>
            <w:rFonts w:ascii="FontbitDavid" w:hAnsi="FontbitDavid"/>
            <w:sz w:val="24"/>
            <w:rtl/>
          </w:rPr>
          <w:delText xml:space="preserve">ש</w:delText>
        </w:r>
        <w:r>
          <w:rPr>
            <w:rFonts w:ascii="FontbitDavid" w:hAnsi="FontbitDavid" w:hint="cs"/>
            <w:sz w:val="24"/>
            <w:rtl/>
          </w:rPr>
          <w:delText xml:space="preserve">''ה</w:delText>
        </w:r>
      </w:del>
      <w:r>
        <w:rPr>
          <w:rFonts w:ascii="FontbitDavid" w:hAnsi="FontbitDavid" w:hint="cs"/>
          <w:sz w:val="24"/>
          <w:rtl/>
        </w:rPr>
        <w:t xml:space="preserve"> </w:t>
      </w:r>
      <w:r w:rsidRPr="00B078C3">
        <w:rPr>
          <w:rFonts w:ascii="FontbitDavid" w:hAnsi="FontbitDavid"/>
          <w:sz w:val="24"/>
          <w:rtl/>
        </w:rPr>
        <w:t xml:space="preserve">בעיא שבעה ימים נקיים, </w:t>
      </w:r>
    </w:p>
    <w:p w:rsidR="00E403F0" w:rsidRPr="00B078C3" w:rsidRDefault="00E403F0" w:rsidP="00E403F0">
      <w:pPr>
        <w:rPr>
          <w:rFonts w:ascii="FontbitDavid" w:hAnsi="FontbitDavid"/>
          <w:sz w:val="24"/>
          <w:rtl/>
        </w:rPr>
      </w:pPr>
      <w:r w:rsidRPr="00B078C3">
        <w:rPr>
          <w:rFonts w:ascii="FontbitDavid" w:hAnsi="FontbitDavid"/>
          <w:sz w:val="24"/>
          <w:rtl/>
        </w:rPr>
        <w:t xml:space="preserve">ללוי דשני מעינות הן, </w:t>
      </w:r>
      <w:r>
        <w:rPr>
          <w:rFonts w:ascii="FontbitDavid" w:hAnsi="FontbitDavid" w:hint="cs"/>
          <w:sz w:val="24"/>
          <w:rtl/>
        </w:rPr>
        <w:t xml:space="preserve">- </w:t>
      </w:r>
      <w:ins w:id="91543" w:author="מנוע מכני" w:date="2026-10-11T12:04:39Z">
        <w:r>
          <w:rPr>
            <w:rFonts w:ascii="FontbitDavid" w:hAnsi="FontbitDavid" w:hint="cs"/>
            <w:sz w:val="24"/>
            <w:rtl/>
          </w:rPr>
          <w:t xml:space="preserve">ה"ק</w:t>
        </w:r>
      </w:ins>
      <w:del w:id="91544" w:author="מנוע מכני" w:date="2026-10-11T12:04:39Z">
        <w:r>
          <w:rPr>
            <w:rFonts w:ascii="FontbitDavid" w:hAnsi="FontbitDavid" w:hint="cs"/>
            <w:sz w:val="24"/>
            <w:rtl/>
          </w:rPr>
          <w:delText xml:space="preserve">ה''ק</w:delText>
        </w:r>
      </w:del>
      <w:r w:rsidRPr="00B078C3">
        <w:rPr>
          <w:rFonts w:ascii="FontbitDavid" w:hAnsi="FontbitDavid"/>
          <w:sz w:val="24"/>
          <w:rtl/>
        </w:rPr>
        <w:t>: צריכה שתפסוק משהו, שיעלו לה לשבעה נקיים.</w:t>
      </w:r>
    </w:p>
    <w:p>
      <w:pPr>
        <w:pStyle w:val="38"/>
        <w:rPr>
          <w:ins w:id="100173" w:author="מנוע מכני" w:date="2026-10-11T12:04:39Z"/>
        </w:rPr>
      </w:pPr>
      <w:del w:id="100172" w:author="מנוע מכני" w:date="2026-10-11T12:04:39Z">
        <w:r w:rsidRPr="00E744B3">
          <w:delText xml:space="preserve">•</w:delText>
        </w:r>
      </w:del>
      <w:r w:rsidRPr="00E744B3">
        <w:t xml:space="preserve"> </w:t>
      </w:r>
      <w:r w:rsidRPr="00B078C3">
        <w:t xml:space="preserve">ת"ש:</w:t>
      </w:r>
    </w:p>
    <w:p w:rsidR="00E403F0" w:rsidRPr="00B078C3" w:rsidRDefault="00E403F0" w:rsidP="00E403F0">
      <w:pPr>
        <w:rPr>
          <w:rFonts w:ascii="FontbitDavid" w:hAnsi="FontbitDavid"/>
          <w:sz w:val="24"/>
          <w:rtl/>
        </w:rPr>
      </w:pPr>
      <w:del w:id="10017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ימי עיבורה עולים לה לימי מניקותה, וימי מניקותה עולים לה לימי עיבורה.</w:t>
      </w:r>
    </w:p>
    <w:p w:rsidR="00E403F0" w:rsidRPr="00B078C3" w:rsidRDefault="00E403F0" w:rsidP="00E403F0">
      <w:pPr>
        <w:rPr>
          <w:rFonts w:ascii="FontbitDavid" w:hAnsi="FontbitDavid"/>
          <w:sz w:val="24"/>
          <w:rtl/>
        </w:rPr>
      </w:pPr>
      <w:r w:rsidRPr="00B078C3">
        <w:rPr>
          <w:rFonts w:ascii="FontbitDavid" w:hAnsi="FontbitDavid"/>
          <w:sz w:val="24"/>
          <w:rtl/>
        </w:rPr>
        <w:t>כיצד, הפסיקה שתים בימי עיבורה ואחת בימי מניקותה, שתים בימי מניקותה ואחת בימי עיבורה, אחת ומחצה בימי עיבורה ואחת ומחצה בימי מניקותה - עולין לה לג' עונות.</w:t>
      </w:r>
    </w:p>
    <w:p w:rsidR="00E403F0" w:rsidRDefault="00E403F0" w:rsidP="00E403F0">
      <w:pPr>
        <w:rPr>
          <w:rFonts w:ascii="FontbitDavid" w:hAnsi="FontbitDavid"/>
          <w:sz w:val="24"/>
          <w:rtl/>
        </w:rPr>
      </w:pPr>
      <w:r>
        <w:rPr>
          <w:rStyle w:val="2fb"/>
          <w:rFonts w:ascii="FontbitDavid" w:hAnsi="FontbitDavid"/>
          <w:sz w:val="24"/>
          <w:rtl/>
        </w:rPr>
        <w:t xml:space="preserve">לרב</w:t>
      </w:r>
      <w:r>
        <w:rPr>
          <w:rFonts w:ascii="FontbitDavid" w:hAnsi="FontbitDavid"/>
          <w:sz w:val="24"/>
          <w:rtl/>
        </w:rPr>
        <w:t xml:space="preserve"> ד</w:t>
      </w:r>
      <w:r w:rsidRPr="00B078C3">
        <w:rPr>
          <w:rFonts w:ascii="FontbitDavid" w:hAnsi="FontbitDavid"/>
          <w:sz w:val="24"/>
          <w:rtl/>
        </w:rPr>
        <w:t xml:space="preserve">מעין אחד הוא </w:t>
      </w:r>
      <w:r>
        <w:rPr>
          <w:rFonts w:ascii="FontbitDavid" w:hAnsi="FontbitDavid"/>
          <w:sz w:val="24"/>
          <w:rtl/>
        </w:rPr>
        <w:t>–</w:t>
      </w:r>
      <w:r w:rsidRPr="00B078C3">
        <w:rPr>
          <w:rFonts w:ascii="FontbitDavid" w:hAnsi="FontbitDavid"/>
          <w:sz w:val="24"/>
          <w:rtl/>
        </w:rPr>
        <w:t xml:space="preserve"> מ</w:t>
      </w:r>
      <w:ins w:id="91545" w:author="מנוע מכני" w:date="2026-10-11T12:04:39Z">
        <w:r>
          <w:rPr>
            <w:rFonts w:ascii="FontbitDavid" w:hAnsi="FontbitDavid"/>
            <w:sz w:val="24"/>
            <w:rtl/>
          </w:rPr>
          <w:t xml:space="preserve">ש"ה</w:t>
        </w:r>
      </w:ins>
      <w:del w:id="91546" w:author="מנוע מכני" w:date="2026-10-11T12:04:39Z">
        <w:r w:rsidRPr="00B078C3">
          <w:rPr>
            <w:rFonts w:ascii="FontbitDavid" w:hAnsi="FontbitDavid"/>
            <w:sz w:val="24"/>
            <w:rtl/>
          </w:rPr>
          <w:delText xml:space="preserve">ש</w:delText>
        </w:r>
        <w:r>
          <w:rPr>
            <w:rFonts w:ascii="FontbitDavid" w:hAnsi="FontbitDavid" w:hint="cs"/>
            <w:sz w:val="24"/>
            <w:rtl/>
          </w:rPr>
          <w:delText xml:space="preserve">''ה</w:delText>
        </w:r>
      </w:del>
      <w:r w:rsidRPr="00B078C3">
        <w:rPr>
          <w:rFonts w:ascii="FontbitDavid" w:hAnsi="FontbitDavid"/>
          <w:sz w:val="24"/>
          <w:rtl/>
        </w:rPr>
        <w:t xml:space="preserve"> בעי הפסק שלש עונות, </w:t>
      </w:r>
      <w:r>
        <w:rPr>
          <w:rFonts w:ascii="FontbitDavid" w:hAnsi="FontbitDavid" w:hint="cs"/>
          <w:sz w:val="24"/>
          <w:rtl/>
        </w:rPr>
        <w:t>ו</w:t>
      </w:r>
      <w:r w:rsidRPr="00B078C3">
        <w:rPr>
          <w:rFonts w:ascii="FontbitDavid" w:hAnsi="FontbitDavid"/>
          <w:sz w:val="24"/>
          <w:rtl/>
        </w:rPr>
        <w:t>ללוי דשני מעינות הן</w:t>
      </w:r>
      <w:r>
        <w:rPr>
          <w:rFonts w:ascii="FontbitDavid" w:hAnsi="FontbitDavid" w:hint="cs"/>
          <w:sz w:val="24"/>
          <w:rtl/>
        </w:rPr>
        <w:t xml:space="preserve"> </w:t>
      </w:r>
    </w:p>
    <w:p>
      <w:pPr>
        <w:pStyle w:val="38"/>
        <w:rPr>
          <w:ins w:id="100175" w:author="מנוע מכני" w:date="2026-10-11T12:04:39Z"/>
        </w:rPr>
      </w:pPr>
      <w:r>
        <w:tab/>
      </w:r>
      <w:ins w:id="91547" w:author="מנוע מכני" w:date="2026-10-11T12:04:39Z">
        <w:r>
          <w:t xml:space="preserve">ה"ק</w:t>
        </w:r>
      </w:ins>
      <w:del w:id="91548" w:author="מנוע מכני" w:date="2026-10-11T12:04:39Z">
        <w:r>
          <w:delText xml:space="preserve">ה''ק</w:delText>
        </w:r>
      </w:del>
      <w:r>
        <w:t xml:space="preserve">:</w:t>
      </w:r>
    </w:p>
    <w:p w:rsidR="00E403F0" w:rsidRPr="00B078C3" w:rsidRDefault="00E403F0" w:rsidP="00E403F0">
      <w:pPr>
        <w:rPr>
          <w:rFonts w:ascii="FontbitDavid" w:hAnsi="FontbitDavid"/>
          <w:sz w:val="24"/>
          <w:rtl/>
        </w:rPr>
      </w:pPr>
      <w:del w:id="10017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צריכה שתפסוק משהו, כדי שיעלו לה לשלש עונות.</w:t>
      </w:r>
    </w:p>
    <w:p>
      <w:pPr>
        <w:pStyle w:val="38"/>
        <w:rPr>
          <w:ins w:id="100178" w:author="מנוע מכני" w:date="2026-10-11T12:04:39Z"/>
        </w:rPr>
      </w:pPr>
      <w:del w:id="100177" w:author="מנוע מכני" w:date="2026-10-11T12:04:39Z">
        <w:r w:rsidRPr="00E744B3">
          <w:delText xml:space="preserve">•</w:delText>
        </w:r>
      </w:del>
      <w:r w:rsidRPr="00E744B3">
        <w:t xml:space="preserve"> </w:t>
      </w:r>
      <w:r w:rsidRPr="00B078C3">
        <w:t xml:space="preserve">ת"ש:</w:t>
      </w:r>
    </w:p>
    <w:p w:rsidR="00E403F0" w:rsidRPr="00B078C3" w:rsidRDefault="00E403F0" w:rsidP="00E403F0">
      <w:pPr>
        <w:rPr>
          <w:rFonts w:ascii="FontbitDavid" w:hAnsi="FontbitDavid"/>
          <w:sz w:val="24"/>
          <w:rtl/>
        </w:rPr>
      </w:pPr>
      <w:del w:id="1001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ושוין ברואה אחר דם טוהר שדיה שעתה.</w:t>
      </w:r>
    </w:p>
    <w:p w:rsidR="00E403F0" w:rsidRDefault="00E403F0" w:rsidP="00E403F0">
      <w:pPr>
        <w:rPr>
          <w:rFonts w:ascii="FontbitDavid" w:hAnsi="FontbitDavid"/>
          <w:sz w:val="24"/>
          <w:rtl/>
        </w:rPr>
      </w:pPr>
      <w:r>
        <w:rPr>
          <w:rFonts w:ascii="FontbitDavid" w:hAnsi="FontbitDavid"/>
          <w:sz w:val="24"/>
          <w:rtl/>
        </w:rPr>
        <w:tab/>
      </w:r>
      <w:r w:rsidRPr="003B0A13">
        <w:rPr>
          <w:rFonts w:ascii="FontbitDavid" w:hAnsi="FontbitDavid"/>
          <w:b/>
          <w:bCs/>
          <w:sz w:val="24"/>
          <w:rtl/>
        </w:rPr>
        <w:t>ללוי</w:t>
      </w:r>
      <w:r w:rsidRPr="00B078C3">
        <w:rPr>
          <w:rFonts w:ascii="FontbitDavid" w:hAnsi="FontbitDavid"/>
          <w:sz w:val="24"/>
          <w:rtl/>
        </w:rPr>
        <w:t xml:space="preserve"> דשני מעינות הן מ</w:t>
      </w:r>
      <w:ins w:id="91549" w:author="מנוע מכני" w:date="2026-10-11T12:04:39Z">
        <w:r>
          <w:rPr>
            <w:rFonts w:ascii="FontbitDavid" w:hAnsi="FontbitDavid"/>
            <w:sz w:val="24"/>
            <w:rtl/>
          </w:rPr>
          <w:t xml:space="preserve">ש"ה</w:t>
        </w:r>
      </w:ins>
      <w:del w:id="91550" w:author="מנוע מכני" w:date="2026-10-11T12:04:39Z">
        <w:r w:rsidRPr="00B078C3">
          <w:rPr>
            <w:rFonts w:ascii="FontbitDavid" w:hAnsi="FontbitDavid"/>
            <w:sz w:val="24"/>
            <w:rtl/>
          </w:rPr>
          <w:delText xml:space="preserve">ש</w:delText>
        </w:r>
        <w:r>
          <w:rPr>
            <w:rFonts w:ascii="FontbitDavid" w:hAnsi="FontbitDavid" w:hint="cs"/>
            <w:sz w:val="24"/>
            <w:rtl/>
          </w:rPr>
          <w:delText xml:space="preserve">''ה</w:delText>
        </w:r>
      </w:del>
      <w:r>
        <w:rPr>
          <w:rFonts w:ascii="FontbitDavid" w:hAnsi="FontbitDavid" w:hint="cs"/>
          <w:sz w:val="24"/>
          <w:rtl/>
        </w:rPr>
        <w:t xml:space="preserve"> </w:t>
      </w:r>
      <w:r w:rsidRPr="00B078C3">
        <w:rPr>
          <w:rFonts w:ascii="FontbitDavid" w:hAnsi="FontbitDavid"/>
          <w:sz w:val="24"/>
          <w:rtl/>
        </w:rPr>
        <w:t xml:space="preserve">דיה שעתה, </w:t>
      </w:r>
    </w:p>
    <w:p w:rsidR="00E403F0" w:rsidRPr="00B078C3" w:rsidRDefault="00E403F0" w:rsidP="00E403F0">
      <w:pPr>
        <w:rPr>
          <w:rFonts w:ascii="FontbitDavid" w:hAnsi="FontbitDavid"/>
          <w:sz w:val="24"/>
          <w:rtl/>
        </w:rPr>
      </w:pPr>
      <w:r>
        <w:rPr>
          <w:rFonts w:ascii="FontbitDavid" w:hAnsi="FontbitDavid"/>
          <w:sz w:val="24"/>
          <w:rtl/>
        </w:rPr>
        <w:tab/>
      </w:r>
      <w:r w:rsidRPr="003B0A13">
        <w:rPr>
          <w:rStyle w:val="2fb"/>
          <w:rFonts w:ascii="FontbitDavid" w:hAnsi="FontbitDavid" w:hint="cs"/>
          <w:b/>
          <w:bCs/>
          <w:sz w:val="24"/>
          <w:rtl/>
        </w:rPr>
        <w:t>ו</w:t>
      </w:r>
      <w:r w:rsidRPr="003B0A13">
        <w:rPr>
          <w:rStyle w:val="2fb"/>
          <w:rFonts w:ascii="FontbitDavid" w:hAnsi="FontbitDavid"/>
          <w:b/>
          <w:bCs/>
          <w:sz w:val="24"/>
          <w:rtl/>
        </w:rPr>
        <w:t>לרב</w:t>
      </w:r>
      <w:r w:rsidRPr="00B078C3">
        <w:rPr>
          <w:rFonts w:ascii="FontbitDavid" w:hAnsi="FontbitDavid"/>
          <w:sz w:val="24"/>
          <w:rtl/>
        </w:rPr>
        <w:t xml:space="preserve"> דאמר מעין אחד הוא </w:t>
      </w:r>
      <w:ins w:id="95625" w:author="מנוע מכני" w:date="2026-10-11T12:04:39Z">
        <w:r>
          <w:rPr>
            <w:rFonts w:ascii="FontbitDavid" w:hAnsi="FontbitDavid"/>
            <w:sz w:val="24"/>
            <w:rtl/>
          </w:rPr>
          <w:t xml:space="preserve">למה</w:t>
        </w:r>
      </w:ins>
      <w:del w:id="95626" w:author="מנוע מכני" w:date="2026-10-11T12:04:39Z">
        <w:r w:rsidRPr="00B078C3">
          <w:rPr>
            <w:rFonts w:ascii="FontbitDavid" w:hAnsi="FontbitDavid"/>
            <w:sz w:val="24"/>
            <w:rtl/>
          </w:rPr>
          <w:delText xml:space="preserve">אמאי</w:delText>
        </w:r>
      </w:del>
      <w:r w:rsidRPr="00B078C3">
        <w:rPr>
          <w:rFonts w:ascii="FontbitDavid" w:hAnsi="FontbitDavid"/>
          <w:sz w:val="24"/>
          <w:rtl/>
        </w:rPr>
        <w:t xml:space="preserve"> דיה שעתה? תטמא מעת לעת! </w:t>
      </w:r>
      <w:ins w:id="94073" w:author="מנוע מכני" w:date="2026-10-11T12:04:39Z">
        <w:r>
          <w:rPr>
            <w:rFonts w:ascii="FontbitDavid" w:hAnsi="FontbitDavid"/>
            <w:sz w:val="24"/>
            <w:rtl/>
          </w:rPr>
          <w:t xml:space="preserve">דאין</w:t>
        </w:r>
      </w:ins>
      <w:del w:id="94074" w:author="מנוע מכני" w:date="2026-10-11T12:04:39Z">
        <w:r w:rsidRPr="00B078C3">
          <w:rPr>
            <w:rFonts w:ascii="FontbitDavid" w:hAnsi="FontbitDavid"/>
            <w:sz w:val="24"/>
            <w:rtl/>
          </w:rPr>
          <w:delText xml:space="preserve">דליכא</w:delText>
        </w:r>
      </w:del>
      <w:r w:rsidRPr="00B078C3">
        <w:rPr>
          <w:rFonts w:ascii="FontbitDavid" w:hAnsi="FontbitDavid"/>
          <w:sz w:val="24"/>
          <w:rtl/>
        </w:rPr>
        <w:t xml:space="preserve"> שהות.</w:t>
      </w:r>
    </w:p>
    <w:p w:rsidR="00E403F0" w:rsidRPr="00B078C3" w:rsidRDefault="00E403F0" w:rsidP="00E403F0">
      <w:pPr>
        <w:rPr>
          <w:rFonts w:ascii="FontbitDavid" w:hAnsi="FontbitDavid"/>
          <w:sz w:val="24"/>
          <w:rtl/>
        </w:rPr>
      </w:pPr>
      <w:r w:rsidRPr="00B078C3">
        <w:rPr>
          <w:rFonts w:ascii="FontbitDavid" w:hAnsi="FontbitDavid"/>
          <w:sz w:val="24"/>
          <w:rtl/>
        </w:rPr>
        <w:t xml:space="preserve">ותטמא מפקידה לפקידה! כיון דמעת לעת </w:t>
      </w:r>
      <w:ins w:id="94075" w:author="מנוע מכני" w:date="2026-10-11T12:04:39Z">
        <w:r>
          <w:rPr>
            <w:rFonts w:ascii="FontbitDavid" w:hAnsi="FontbitDavid"/>
            <w:sz w:val="24"/>
            <w:rtl/>
          </w:rPr>
          <w:t xml:space="preserve">אין</w:t>
        </w:r>
      </w:ins>
      <w:del w:id="94076"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 מפקידה לפקידה </w:t>
      </w:r>
      <w:ins w:id="94077" w:author="מנוע מכני" w:date="2026-10-11T12:04:39Z">
        <w:r>
          <w:rPr>
            <w:rFonts w:ascii="FontbitDavid" w:hAnsi="FontbitDavid"/>
            <w:sz w:val="24"/>
            <w:rtl/>
          </w:rPr>
          <w:t xml:space="preserve">גם</w:t>
        </w:r>
      </w:ins>
      <w:del w:id="9407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גזרו בה רבנן.</w:t>
      </w:r>
    </w:p>
    <w:p>
      <w:pPr>
        <w:pStyle w:val="38"/>
        <w:rPr>
          <w:ins w:id="100181" w:author="מנוע מכני" w:date="2026-10-11T12:04:39Z"/>
        </w:rPr>
      </w:pPr>
      <w:del w:id="100180" w:author="מנוע מכני" w:date="2026-10-11T12:04:39Z">
        <w:r w:rsidRPr="00E744B3">
          <w:delText xml:space="preserve">•</w:delText>
        </w:r>
      </w:del>
      <w:r w:rsidRPr="00E744B3">
        <w:t xml:space="preserve"> </w:t>
      </w:r>
      <w:ins w:id="91551" w:author="מנוע מכני" w:date="2026-10-11T12:04:39Z">
        <w:r>
          <w:t xml:space="preserve">ת"ש</w:t>
        </w:r>
      </w:ins>
      <w:del w:id="91552" w:author="מנוע מכני" w:date="2026-10-11T12:04:39Z">
        <w:r>
          <w:delText xml:space="preserve">ת</w:delText>
        </w:r>
        <w:r>
          <w:delText xml:space="preserve">''ש</w:delText>
        </w:r>
      </w:del>
      <w:r w:rsidRPr="00B078C3">
        <w:t xml:space="preserve">:</w:t>
      </w:r>
    </w:p>
    <w:p w:rsidR="00E403F0" w:rsidRPr="00B078C3" w:rsidRDefault="00E403F0" w:rsidP="00E403F0">
      <w:pPr>
        <w:rPr>
          <w:rFonts w:ascii="FontbitDavid" w:hAnsi="FontbitDavid"/>
          <w:sz w:val="24"/>
          <w:rtl/>
        </w:rPr>
      </w:pPr>
      <w:del w:id="10018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יולדת בזוב שספרה ולא טבלה וראתה, הלכו </w:t>
      </w:r>
      <w:r w:rsidRPr="00B078C3">
        <w:rPr>
          <w:rFonts w:ascii="FontbitDavid" w:hAnsi="FontbitDavid"/>
          <w:sz w:val="24"/>
          <w:rtl/>
        </w:rPr>
        <w:t xml:space="preserve">ב"ש</w:t>
      </w:r>
      <w:r w:rsidRPr="00B078C3">
        <w:rPr>
          <w:rFonts w:ascii="FontbitDavid" w:hAnsi="FontbitDavid"/>
          <w:sz w:val="24"/>
          <w:rtl/>
        </w:rPr>
        <w:t xml:space="preserve"> לשיטתן ובית הלל לשיטתן.</w:t>
      </w:r>
    </w:p>
    <w:p w:rsidR="00E403F0" w:rsidRPr="00017C1D" w:rsidRDefault="00E403F0" w:rsidP="00E403F0">
      <w:pPr>
        <w:pStyle w:val="a3"/>
        <w:rPr>
          <w:spacing w:val="-6"/>
          <w:rtl/>
        </w:rPr>
      </w:pPr>
      <w:r w:rsidRPr="00017C1D">
        <w:rPr>
          <w:rStyle w:val="2fb"/>
          <w:spacing w:val="-6"/>
          <w:rtl/>
        </w:rPr>
        <w:t xml:space="preserve">לרב</w:t>
      </w:r>
      <w:r w:rsidRPr="00017C1D">
        <w:rPr>
          <w:spacing w:val="-6"/>
          <w:rtl/>
        </w:rPr>
        <w:t xml:space="preserve"> ד</w:t>
      </w:r>
      <w:r w:rsidRPr="00017C1D">
        <w:rPr>
          <w:rFonts w:hint="cs"/>
          <w:spacing w:val="-6"/>
          <w:rtl/>
        </w:rPr>
        <w:t>מע</w:t>
      </w:r>
      <w:r w:rsidRPr="00017C1D">
        <w:rPr>
          <w:spacing w:val="-6"/>
          <w:rtl/>
        </w:rPr>
        <w:t xml:space="preserve">ין אחד הוא מ</w:t>
      </w:r>
      <w:ins w:id="91553" w:author="מנוע מכני" w:date="2026-10-11T12:04:39Z">
        <w:r>
          <w:rPr>
            <w:spacing w:val="-6"/>
            <w:rtl/>
          </w:rPr>
          <w:t xml:space="preserve">ש"ה</w:t>
        </w:r>
      </w:ins>
      <w:del w:id="91554" w:author="מנוע מכני" w:date="2026-10-11T12:04:39Z">
        <w:r w:rsidRPr="00017C1D">
          <w:rPr>
            <w:spacing w:val="-6"/>
            <w:rtl/>
          </w:rPr>
          <w:delText xml:space="preserve">ש</w:delText>
        </w:r>
        <w:r w:rsidRPr="00017C1D">
          <w:rPr>
            <w:rFonts w:hint="cs"/>
            <w:spacing w:val="-6"/>
            <w:rtl/>
          </w:rPr>
          <w:delText xml:space="preserve">''ה</w:delText>
        </w:r>
      </w:del>
      <w:r w:rsidRPr="00017C1D">
        <w:rPr>
          <w:rFonts w:hint="cs"/>
          <w:spacing w:val="-6"/>
          <w:rtl/>
        </w:rPr>
        <w:t xml:space="preserve"> </w:t>
      </w:r>
      <w:r w:rsidRPr="00017C1D">
        <w:rPr>
          <w:spacing w:val="-6"/>
          <w:rtl/>
        </w:rPr>
        <w:t xml:space="preserve">מטמא לח ויבש, אלא ללוי דאמר שני מעינות הן </w:t>
      </w:r>
      <w:ins w:id="95627" w:author="מנוע מכני" w:date="2026-10-11T12:04:39Z">
        <w:r>
          <w:rPr>
            <w:spacing w:val="-6"/>
            <w:rtl/>
          </w:rPr>
          <w:t xml:space="preserve">למה</w:t>
        </w:r>
      </w:ins>
      <w:del w:id="95628" w:author="מנוע מכני" w:date="2026-10-11T12:04:39Z">
        <w:r w:rsidRPr="00017C1D">
          <w:rPr>
            <w:spacing w:val="-6"/>
            <w:rtl/>
          </w:rPr>
          <w:delText xml:space="preserve">אמאי</w:delText>
        </w:r>
      </w:del>
      <w:r w:rsidRPr="00017C1D">
        <w:rPr>
          <w:spacing w:val="-6"/>
          <w:rtl/>
        </w:rPr>
        <w:t xml:space="preserve"> מטמא לח ויבש? </w:t>
      </w:r>
    </w:p>
    <w:p>
      <w:pPr>
        <w:pStyle w:val="38"/>
        <w:rPr>
          <w:ins w:id="100183" w:author="מנוע מכני" w:date="2026-10-11T12:04:39Z"/>
        </w:rPr>
      </w:pPr>
      <w:r w:rsidRPr="003B0A13">
        <w:t xml:space="preserve">אמר</w:t>
      </w:r>
      <w:r w:rsidRPr="003B0A13">
        <w:t xml:space="preserve"> לך לוי:</w:t>
      </w:r>
    </w:p>
    <w:p w:rsidR="00E403F0" w:rsidRPr="003B0A13" w:rsidRDefault="00E403F0" w:rsidP="00E403F0">
      <w:pPr>
        <w:pStyle w:val="a2"/>
        <w:numPr>
          <w:ilvl w:val="0"/>
          <w:numId w:val="8"/>
        </w:numPr>
        <w:rPr>
          <w:rtl/>
        </w:rPr>
      </w:pPr>
      <w:del w:id="100184" w:author="מנוע מכני" w:date="2026-10-11T12:04:39Z">
        <w:r w:rsidRPr="003B0A13">
          <w:rPr>
            <w:rtl/>
          </w:rPr>
          <w:delText xml:space="preserve"> </w:delText>
        </w:r>
      </w:del>
      <w:ins w:id="98391" w:author="מנוע מכני" w:date="2026-10-11T12:04:39Z">
        <w:r>
          <w:rPr>
            <w:rtl/>
          </w:rPr>
          <w:t xml:space="preserve">אני</w:t>
        </w:r>
      </w:ins>
      <w:del w:id="98392" w:author="מנוע מכני" w:date="2026-10-11T12:04:39Z">
        <w:r w:rsidRPr="003B0A13">
          <w:rPr>
            <w:rtl/>
          </w:rPr>
          <w:delText xml:space="preserve">אנא</w:delText>
        </w:r>
      </w:del>
      <w:r w:rsidRPr="003B0A13">
        <w:rPr>
          <w:rtl/>
        </w:rPr>
        <w:t xml:space="preserve"> </w:t>
      </w:r>
      <w:ins w:id="94079" w:author="מנוע מכני" w:date="2026-10-11T12:04:39Z">
        <w:r>
          <w:rPr>
            <w:rtl/>
          </w:rPr>
          <w:t xml:space="preserve">דאמרו</w:t>
        </w:r>
      </w:ins>
      <w:del w:id="94080" w:author="מנוע מכני" w:date="2026-10-11T12:04:39Z">
        <w:r w:rsidRPr="003B0A13">
          <w:rPr>
            <w:rtl/>
          </w:rPr>
          <w:delText xml:space="preserve">דאמרי</w:delText>
        </w:r>
      </w:del>
      <w:r w:rsidRPr="003B0A13">
        <w:rPr>
          <w:rtl/>
        </w:rPr>
        <w:t xml:space="preserve"> כתנא דשוין.</w:t>
      </w:r>
    </w:p>
    <w:p w:rsidR="00E403F0" w:rsidRPr="003B0A13" w:rsidRDefault="00E403F0" w:rsidP="00E403F0">
      <w:pPr>
        <w:pStyle w:val="a2"/>
        <w:numPr>
          <w:ilvl w:val="0"/>
          <w:numId w:val="8"/>
        </w:numPr>
        <w:rPr>
          <w:rtl/>
        </w:rPr>
      </w:pPr>
      <w:r w:rsidRPr="003B0A13">
        <w:rPr>
          <w:rtl/>
        </w:rPr>
        <w:t xml:space="preserve">וא</w:t>
      </w:r>
      <w:ins w:id="91555" w:author="מנוע מכני" w:date="2026-10-11T12:04:39Z">
        <w:r>
          <w:rPr>
            <w:rtl/>
          </w:rPr>
          <w:t xml:space="preserve">ב"א</w:t>
        </w:r>
      </w:ins>
      <w:del w:id="91556" w:author="מנוע מכני" w:date="2026-10-11T12:04:39Z">
        <w:r w:rsidRPr="003B0A13">
          <w:rPr>
            <w:rtl/>
          </w:rPr>
          <w:delText xml:space="preserve">ב''א</w:delText>
        </w:r>
      </w:del>
      <w:r w:rsidRPr="003B0A13">
        <w:rPr>
          <w:rtl/>
        </w:rPr>
        <w:t xml:space="preserve">: בשופעת.</w:t>
      </w:r>
    </w:p>
    <w:p w:rsidR="00E403F0" w:rsidRDefault="00E403F0" w:rsidP="00E403F0">
      <w:pPr>
        <w:rPr>
          <w:rFonts w:ascii="FontbitDavid" w:hAnsi="FontbitDavid"/>
          <w:sz w:val="24"/>
          <w:rtl/>
        </w:rPr>
      </w:pPr>
      <w:r w:rsidRPr="00B078C3">
        <w:rPr>
          <w:rFonts w:ascii="FontbitDavid" w:hAnsi="FontbitDavid"/>
          <w:sz w:val="24"/>
          <w:rtl/>
        </w:rPr>
        <w:t xml:space="preserve">והא ספרה קתני! </w:t>
      </w:r>
      <w:ins w:id="94081" w:author="מנוע מכני" w:date="2026-10-11T12:04:39Z">
        <w:r>
          <w:rPr>
            <w:rFonts w:ascii="FontbitDavid" w:hAnsi="FontbitDavid"/>
            <w:sz w:val="24"/>
            <w:rtl/>
          </w:rPr>
          <w:t xml:space="preserve">כאן</w:t>
        </w:r>
      </w:ins>
      <w:del w:id="94082"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ביולדת נקבה בזוב </w:t>
      </w:r>
      <w:ins w:id="95629" w:author="מנוע מכני" w:date="2026-10-11T12:04:39Z">
        <w:r>
          <w:rPr>
            <w:rFonts w:ascii="FontbitDavid" w:hAnsi="FontbitDavid"/>
            <w:sz w:val="24"/>
            <w:rtl/>
          </w:rPr>
          <w:t xml:space="preserve">מדובר</w:t>
        </w:r>
      </w:ins>
      <w:del w:id="95630" w:author="מנוע מכני" w:date="2026-10-11T12:04:39Z">
        <w:r w:rsidRPr="00B078C3">
          <w:rPr>
            <w:rFonts w:ascii="FontbitDavid" w:hAnsi="FontbitDavid"/>
            <w:sz w:val="24"/>
            <w:rtl/>
          </w:rPr>
          <w:delText xml:space="preserve">עסקינן</w:delText>
        </w:r>
      </w:del>
      <w:r w:rsidRPr="00B078C3">
        <w:rPr>
          <w:rFonts w:ascii="FontbitDavid" w:hAnsi="FontbitDavid"/>
          <w:sz w:val="24"/>
          <w:rtl/>
        </w:rPr>
        <w:t xml:space="preserve">, דשבוע </w:t>
      </w:r>
      <w:ins w:id="97141" w:author="מנוע מכני" w:date="2026-10-11T12:04:39Z">
        <w:r>
          <w:rPr>
            <w:rFonts w:ascii="FontbitDavid" w:hAnsi="FontbitDavid"/>
            <w:sz w:val="24"/>
            <w:rtl/>
          </w:rPr>
          <w:t xml:space="preserve">ראשון</w:t>
        </w:r>
      </w:ins>
      <w:del w:id="97142" w:author="מנוע מכני" w:date="2026-10-11T12:04:39Z">
        <w:r w:rsidRPr="00B078C3">
          <w:rPr>
            <w:rFonts w:ascii="FontbitDavid" w:hAnsi="FontbitDavid"/>
            <w:sz w:val="24"/>
            <w:rtl/>
          </w:rPr>
          <w:delText xml:space="preserve">קמא</w:delText>
        </w:r>
      </w:del>
      <w:r w:rsidRPr="00B078C3">
        <w:rPr>
          <w:rFonts w:ascii="FontbitDavid" w:hAnsi="FontbitDavid"/>
          <w:sz w:val="24"/>
          <w:rtl/>
        </w:rPr>
        <w:t xml:space="preserve"> פסקה, שבוע בתרא </w:t>
      </w:r>
      <w:r w:rsidRPr="00B078C3">
        <w:rPr>
          <w:rFonts w:ascii="FontbitDavid" w:hAnsi="FontbitDavid"/>
          <w:sz w:val="24"/>
          <w:rtl/>
        </w:rPr>
        <w:t xml:space="preserve">לא</w:t>
      </w:r>
      <w:r w:rsidRPr="00B078C3">
        <w:rPr>
          <w:rFonts w:ascii="FontbitDavid" w:hAnsi="FontbitDavid"/>
          <w:sz w:val="24"/>
          <w:rtl/>
        </w:rPr>
        <w:t xml:space="preserve"> פסקה, </w:t>
      </w:r>
    </w:p>
    <w:p w:rsidR="00E403F0" w:rsidRPr="00B078C3" w:rsidRDefault="00E403F0" w:rsidP="00E403F0">
      <w:pPr>
        <w:rPr>
          <w:rFonts w:ascii="FontbitDavid" w:hAnsi="FontbitDavid"/>
          <w:sz w:val="24"/>
          <w:rtl/>
        </w:rPr>
      </w:pPr>
      <w:ins w:id="94083" w:author="מנוע מכני" w:date="2026-10-11T12:04:39Z">
        <w:r>
          <w:rPr>
            <w:rFonts w:ascii="FontbitDavid" w:hAnsi="FontbitDavid"/>
            <w:sz w:val="24"/>
            <w:rtl/>
          </w:rPr>
          <w:t xml:space="preserve">וסבר</w:t>
        </w:r>
      </w:ins>
      <w:del w:id="94084" w:author="מנוע מכני" w:date="2026-10-11T12:04:39Z">
        <w:r w:rsidRPr="00B078C3">
          <w:rPr>
            <w:rFonts w:ascii="FontbitDavid" w:hAnsi="FontbitDavid"/>
            <w:sz w:val="24"/>
            <w:rtl/>
          </w:rPr>
          <w:delText xml:space="preserve">וקסבר</w:delText>
        </w:r>
      </w:del>
      <w:r w:rsidRPr="00B078C3">
        <w:rPr>
          <w:rFonts w:ascii="FontbitDavid" w:hAnsi="FontbitDavid"/>
          <w:sz w:val="24"/>
          <w:rtl/>
        </w:rPr>
        <w:t xml:space="preserve">: ימי לידתה שאין רואה בהן - עולין לה לספירת זיבתה.</w:t>
      </w:r>
    </w:p>
    <w:p w:rsidR="00E403F0" w:rsidRDefault="00E403F0" w:rsidP="00E403F0">
      <w:pPr>
        <w:rPr>
          <w:rFonts w:ascii="FontbitDavid" w:hAnsi="FontbitDavid"/>
          <w:sz w:val="24"/>
          <w:rtl/>
        </w:rPr>
      </w:pPr>
    </w:p>
    <w:p>
      <w:pPr>
        <w:pStyle w:val="afffff8"/>
        <w:rPr>
          <w:ins w:id="90373" w:author="קלוד" w:date="2026-10-11T12:23:38Z"/>
        </w:rPr>
      </w:pPr>
      <w:ins w:id="90374" w:author="קלוד" w:date="2026-10-11T12:23:38Z">
        <w:r>
          <w:rPr>
            <w:color w:val="7B3F00"/>
          </w:rPr>
          <w:t xml:space="preserve">הלכה כרב ביולדת בזוב - בין לקולא בין לחומרא</w:t>
        </w:r>
      </w:ins>
    </w:p>
    <w:p w:rsidR="00E403F0" w:rsidRPr="00B078C3" w:rsidRDefault="00E403F0" w:rsidP="00E403F0">
      <w:pPr>
        <w:rPr>
          <w:rFonts w:ascii="FontbitDavid" w:hAnsi="FontbitDavid"/>
          <w:sz w:val="24"/>
          <w:rtl/>
        </w:rPr>
      </w:pPr>
      <w:ins w:id="91557" w:author="מנוע מכני" w:date="2026-10-11T12:04:39Z">
        <w:del w:id="101843" w:author="מנוע מכני" w:date="2026-10-11T12:04:39Z">
          <w:r>
            <w:rPr>
              <w:rFonts w:ascii="FontbitDavid" w:hAnsi="FontbitDavid" w:hint="cs"/>
              <w:sz w:val="24"/>
              <w:rtl/>
            </w:rPr>
            <w:delText xml:space="preserve">א"ל</w:delText>
          </w:r>
          <w:r>
            <w:rPr>
              <w:rFonts w:ascii="FontbitDavid" w:hAnsi="FontbitDavid" w:hint="cs"/>
              <w:sz w:val="24"/>
              <w:rtl/>
            </w:rPr>
            <w:delText xml:space="preserve"> </w:delText>
          </w:r>
        </w:del>
      </w:ins>
      <w:del w:id="91558" w:author="מנוע מכני" w:date="2026-10-11T12:04:39Z">
        <w:r>
          <w:rPr>
            <w:rFonts w:ascii="FontbitDavid" w:hAnsi="FontbitDavid" w:hint="cs"/>
            <w:sz w:val="24"/>
            <w:rtl/>
          </w:rPr>
          <w:delText xml:space="preserve">א''ל</w:delText>
        </w:r>
      </w:del>
      <w:ins w:id="96881" w:author="מנוע מכני" w:date="2026-10-11T12:04:39Z"/>
      <w:del w:id="96882"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Style w:val="2fb"/>
          <w:rFonts w:ascii="FontbitDavid" w:hAnsi="FontbitDavid"/>
          <w:sz w:val="24"/>
          <w:rtl/>
        </w:rPr>
        <w:t xml:space="preserve">רבינא</w:t>
      </w:r>
      <w:r w:rsidRPr="00B078C3">
        <w:rPr>
          <w:rFonts w:ascii="FontbitDavid" w:hAnsi="FontbitDavid"/>
          <w:sz w:val="24"/>
          <w:rtl/>
        </w:rPr>
        <w:t xml:space="preserve"> </w:t>
      </w:r>
      <w:r w:rsidRPr="00B078C3">
        <w:rPr>
          <w:rStyle w:val="2fb"/>
          <w:rFonts w:ascii="FontbitDavid" w:hAnsi="FontbitDavid"/>
          <w:sz w:val="24"/>
          <w:rtl/>
        </w:rPr>
        <w:t xml:space="preserve">לרב אשי</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7999" w:author="מנוע מכני" w:date="2026-10-11T12:04:39Z">
        <w:r>
          <w:rPr>
            <w:rFonts w:ascii="FontbitDavid" w:hAnsi="FontbitDavid"/>
            <w:sz w:val="24"/>
            <w:rtl/>
          </w:rPr>
          <w:t xml:space="preserve">לנו</w:t>
        </w:r>
      </w:ins>
      <w:del w:id="98000"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w:t>
      </w:r>
      <w:r w:rsidRPr="00B078C3">
        <w:rPr>
          <w:rStyle w:val="2fb"/>
          <w:rFonts w:ascii="FontbitDavid" w:hAnsi="FontbitDavid"/>
          <w:sz w:val="24"/>
          <w:rtl/>
        </w:rPr>
        <w:t xml:space="preserve">רב שמן</w:t>
      </w:r>
      <w:r w:rsidRPr="00B078C3">
        <w:rPr>
          <w:rFonts w:ascii="FontbitDavid" w:hAnsi="FontbitDavid"/>
          <w:sz w:val="24"/>
          <w:rtl/>
        </w:rPr>
        <w:t xml:space="preserve"> מסכרא, אקלע </w:t>
      </w:r>
      <w:ins w:id="91559" w:author="מנוע מכני" w:date="2026-10-11T12:04:39Z">
        <w:r>
          <w:rPr>
            <w:rStyle w:val="2fb"/>
            <w:rFonts w:ascii="FontbitDavid" w:hAnsi="FontbitDavid"/>
            <w:sz w:val="24"/>
            <w:rtl/>
          </w:rPr>
          <w:t xml:space="preserve">מ"ז</w:t>
        </w:r>
      </w:ins>
      <w:del w:id="91560" w:author="מנוע מכני" w:date="2026-10-11T12:04:39Z">
        <w:r w:rsidRPr="00B078C3">
          <w:rPr>
            <w:rFonts w:ascii="FontbitDavid" w:hAnsi="FontbitDavid"/>
            <w:sz w:val="24"/>
            <w:rtl/>
          </w:rPr>
          <w:delText xml:space="preserve">מ</w:delText>
        </w:r>
        <w:r>
          <w:rPr>
            <w:rFonts w:ascii="FontbitDavid" w:hAnsi="FontbitDavid" w:hint="cs"/>
            <w:sz w:val="24"/>
            <w:rtl/>
          </w:rPr>
          <w:delText xml:space="preserve">''ז</w:delText>
        </w:r>
      </w:del>
      <w:r w:rsidRPr="00B078C3">
        <w:rPr>
          <w:rFonts w:ascii="FontbitDavid" w:hAnsi="FontbitDavid"/>
          <w:sz w:val="24"/>
          <w:rtl/>
        </w:rPr>
        <w:t xml:space="preserve"> לאתרין ודרש: הילכתא </w:t>
      </w:r>
      <w:ins w:id="95631" w:author="מנוע מכני" w:date="2026-10-11T12:04:39Z">
        <w:r>
          <w:rPr>
            <w:rFonts w:ascii="FontbitDavid" w:hAnsi="FontbitDavid"/>
            <w:sz w:val="24"/>
            <w:rtl/>
          </w:rPr>
          <w:t xml:space="preserve">כמותו</w:t>
        </w:r>
      </w:ins>
      <w:del w:id="95632" w:author="מנוע מכני" w:date="2026-10-11T12:04:39Z">
        <w:r w:rsidRPr="00B078C3">
          <w:rPr>
            <w:rFonts w:ascii="FontbitDavid" w:hAnsi="FontbitDavid"/>
            <w:sz w:val="24"/>
            <w:rtl/>
          </w:rPr>
          <w:delText xml:space="preserve">כוותיה</w:delText>
        </w:r>
      </w:del>
      <w:r w:rsidRPr="00B078C3">
        <w:rPr>
          <w:rFonts w:ascii="FontbitDavid" w:hAnsi="FontbitDavid"/>
          <w:sz w:val="24"/>
          <w:rtl/>
        </w:rPr>
        <w:t xml:space="preserve"> </w:t>
      </w:r>
      <w:r w:rsidRPr="00B078C3">
        <w:rPr>
          <w:rStyle w:val="2fb"/>
          <w:rFonts w:ascii="FontbitDavid" w:hAnsi="FontbitDavid"/>
          <w:sz w:val="24"/>
          <w:rtl/>
        </w:rPr>
        <w:t xml:space="preserve">דרב</w:t>
      </w:r>
      <w:r w:rsidRPr="00B078C3">
        <w:rPr>
          <w:rFonts w:ascii="FontbitDavid" w:hAnsi="FontbitDavid"/>
          <w:sz w:val="24"/>
          <w:rtl/>
        </w:rPr>
        <w:t xml:space="preserve"> לחומרא, ו</w:t>
      </w:r>
      <w:r w:rsidRPr="0038037E">
        <w:rPr>
          <w:rFonts w:ascii="FontbitDavid" w:hAnsi="FontbitDavid"/>
          <w:b/>
          <w:bCs/>
          <w:sz w:val="24"/>
          <w:rtl/>
        </w:rPr>
        <w:t>הלכתא</w:t>
      </w:r>
      <w:r w:rsidRPr="00B078C3">
        <w:rPr>
          <w:rFonts w:ascii="FontbitDavid" w:hAnsi="FontbitDavid"/>
          <w:sz w:val="24"/>
          <w:rtl/>
        </w:rPr>
        <w:t xml:space="preserve"> </w:t>
      </w:r>
      <w:ins w:id="95633" w:author="מנוע מכני" w:date="2026-10-11T12:04:39Z">
        <w:r>
          <w:rPr>
            <w:rFonts w:ascii="FontbitDavid" w:hAnsi="FontbitDavid"/>
            <w:sz w:val="24"/>
            <w:rtl/>
          </w:rPr>
          <w:t xml:space="preserve">כמותו</w:t>
        </w:r>
      </w:ins>
      <w:del w:id="95634" w:author="מנוע מכני" w:date="2026-10-11T12:04:39Z">
        <w:r w:rsidRPr="00B078C3">
          <w:rPr>
            <w:rFonts w:ascii="FontbitDavid" w:hAnsi="FontbitDavid"/>
            <w:sz w:val="24"/>
            <w:rtl/>
          </w:rPr>
          <w:delText xml:space="preserve">כוותיה</w:delText>
        </w:r>
      </w:del>
      <w:r w:rsidRPr="00B078C3">
        <w:rPr>
          <w:rFonts w:ascii="FontbitDavid" w:hAnsi="FontbitDavid"/>
          <w:sz w:val="24"/>
          <w:rtl/>
        </w:rPr>
        <w:t xml:space="preserve"> דלוי לחומרא.</w:t>
      </w:r>
    </w:p>
    <w:p>
      <w:pPr>
        <w:pStyle w:val="38"/>
        <w:rPr>
          <w:ins w:id="100185" w:author="מנוע מכני" w:date="2026-10-11T12:04:39Z"/>
        </w:rPr>
      </w:pPr>
      <w:r w:rsidRPr="00B078C3">
        <w:t xml:space="preserve">רב אשי</w:t>
      </w:r>
      <w:del w:id="10173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18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הלכתא </w:t>
      </w:r>
      <w:ins w:id="95635" w:author="מנוע מכני" w:date="2026-10-11T12:04:39Z">
        <w:r>
          <w:rPr>
            <w:rFonts w:ascii="FontbitDavid" w:hAnsi="FontbitDavid"/>
            <w:sz w:val="24"/>
            <w:rtl/>
          </w:rPr>
          <w:t xml:space="preserve">כמותו</w:t>
        </w:r>
      </w:ins>
      <w:del w:id="95636" w:author="מנוע מכני" w:date="2026-10-11T12:04:39Z">
        <w:r w:rsidRPr="00B078C3">
          <w:rPr>
            <w:rFonts w:ascii="FontbitDavid" w:hAnsi="FontbitDavid"/>
            <w:sz w:val="24"/>
            <w:rtl/>
          </w:rPr>
          <w:delText xml:space="preserve">כוותיה</w:delText>
        </w:r>
      </w:del>
      <w:r w:rsidRPr="00B078C3">
        <w:rPr>
          <w:rFonts w:ascii="FontbitDavid" w:hAnsi="FontbitDavid"/>
          <w:sz w:val="24"/>
          <w:rtl/>
        </w:rPr>
        <w:t xml:space="preserve"> </w:t>
      </w:r>
      <w:r w:rsidRPr="00B078C3">
        <w:rPr>
          <w:rStyle w:val="2fb"/>
          <w:rFonts w:ascii="FontbitDavid" w:hAnsi="FontbitDavid"/>
          <w:sz w:val="24"/>
          <w:rtl/>
        </w:rPr>
        <w:t xml:space="preserve">דרב</w:t>
      </w:r>
      <w:r w:rsidRPr="00B078C3">
        <w:rPr>
          <w:rFonts w:ascii="FontbitDavid" w:hAnsi="FontbitDavid"/>
          <w:sz w:val="24"/>
          <w:rtl/>
        </w:rPr>
        <w:t xml:space="preserve">, בין לקולא בין לחומרא.</w:t>
      </w:r>
    </w:p>
    <w:p>
      <w:pPr>
        <w:pStyle w:val="38"/>
        <w:rPr>
          <w:ins w:id="100187" w:author="מנוע מכני" w:date="2026-10-11T12:04:39Z"/>
        </w:rPr>
      </w:pPr>
      <w:r w:rsidRPr="00B078C3">
        <w:t xml:space="preserve">דריש מרימר:</w:t>
      </w:r>
    </w:p>
    <w:p w:rsidR="00E403F0" w:rsidRPr="00B078C3" w:rsidRDefault="00E403F0" w:rsidP="00E403F0">
      <w:pPr>
        <w:rPr>
          <w:rFonts w:ascii="FontbitDavid" w:hAnsi="FontbitDavid"/>
          <w:sz w:val="24"/>
          <w:rtl/>
        </w:rPr>
      </w:pPr>
      <w:del w:id="100188" w:author="מנוע מכני" w:date="2026-10-11T12:04:39Z">
        <w:r w:rsidRPr="00B078C3">
          <w:rPr>
            <w:rFonts w:ascii="FontbitDavid" w:hAnsi="FontbitDavid"/>
            <w:sz w:val="24"/>
            <w:rtl/>
          </w:rPr>
          <w:delText xml:space="preserve"> </w:delText>
        </w:r>
      </w:del>
      <w:r w:rsidRPr="0038037E">
        <w:rPr>
          <w:rFonts w:ascii="FontbitDavid" w:hAnsi="FontbitDavid"/>
          <w:b/>
          <w:bCs/>
          <w:sz w:val="24"/>
          <w:rtl/>
        </w:rPr>
        <w:t>הלכתא</w:t>
      </w:r>
      <w:r w:rsidRPr="00B078C3">
        <w:rPr>
          <w:rFonts w:ascii="FontbitDavid" w:hAnsi="FontbitDavid"/>
          <w:sz w:val="24"/>
          <w:rtl/>
        </w:rPr>
        <w:t xml:space="preserve"> </w:t>
      </w:r>
      <w:ins w:id="95637" w:author="מנוע מכני" w:date="2026-10-11T12:04:39Z">
        <w:r>
          <w:rPr>
            <w:rFonts w:ascii="FontbitDavid" w:hAnsi="FontbitDavid"/>
            <w:sz w:val="24"/>
            <w:rtl/>
          </w:rPr>
          <w:t xml:space="preserve">כמותו</w:t>
        </w:r>
      </w:ins>
      <w:del w:id="95638" w:author="מנוע מכני" w:date="2026-10-11T12:04:39Z">
        <w:r w:rsidRPr="00B078C3">
          <w:rPr>
            <w:rFonts w:ascii="FontbitDavid" w:hAnsi="FontbitDavid"/>
            <w:sz w:val="24"/>
            <w:rtl/>
          </w:rPr>
          <w:delText xml:space="preserve">כוותיה</w:delText>
        </w:r>
      </w:del>
      <w:r w:rsidRPr="00B078C3">
        <w:rPr>
          <w:rFonts w:ascii="FontbitDavid" w:hAnsi="FontbitDavid"/>
          <w:sz w:val="24"/>
          <w:rtl/>
        </w:rPr>
        <w:t xml:space="preserve"> </w:t>
      </w:r>
      <w:r w:rsidRPr="00B078C3">
        <w:rPr>
          <w:rStyle w:val="2fb"/>
          <w:rFonts w:ascii="FontbitDavid" w:hAnsi="FontbitDavid"/>
          <w:sz w:val="24"/>
          <w:rtl/>
        </w:rPr>
        <w:t xml:space="preserve">דרב</w:t>
      </w:r>
      <w:r w:rsidRPr="00B078C3">
        <w:rPr>
          <w:rFonts w:ascii="FontbitDavid" w:hAnsi="FontbitDavid"/>
          <w:sz w:val="24"/>
          <w:rtl/>
        </w:rPr>
        <w:t xml:space="preserve">, בין לקולא בין לחומרא.</w:t>
      </w:r>
    </w:p>
    <w:p w:rsidR="00E403F0" w:rsidRPr="003B0A13" w:rsidRDefault="00E403F0" w:rsidP="00E403F0">
      <w:pPr>
        <w:rPr>
          <w:rFonts w:ascii="FontbitDavid" w:hAnsi="FontbitDavid"/>
          <w:b/>
          <w:bCs/>
          <w:sz w:val="24"/>
          <w:rtl/>
        </w:rPr>
      </w:pPr>
      <w:r w:rsidRPr="003B0A13">
        <w:rPr>
          <w:rFonts w:ascii="FontbitDavid" w:hAnsi="FontbitDavid"/>
          <w:b/>
          <w:bCs/>
          <w:sz w:val="24"/>
          <w:rtl/>
        </w:rPr>
        <w:t xml:space="preserve">והלכתא </w:t>
      </w:r>
      <w:ins w:id="95639" w:author="מנוע מכני" w:date="2026-10-11T12:04:39Z">
        <w:r>
          <w:rPr>
            <w:rFonts w:ascii="FontbitDavid" w:hAnsi="FontbitDavid"/>
            <w:b/>
            <w:bCs/>
            <w:sz w:val="24"/>
            <w:rtl/>
          </w:rPr>
          <w:t xml:space="preserve">כמותו</w:t>
        </w:r>
      </w:ins>
      <w:del w:id="95640" w:author="מנוע מכני" w:date="2026-10-11T12:04:39Z">
        <w:r w:rsidRPr="003B0A13">
          <w:rPr>
            <w:rFonts w:ascii="FontbitDavid" w:hAnsi="FontbitDavid"/>
            <w:b/>
            <w:bCs/>
            <w:sz w:val="24"/>
            <w:rtl/>
          </w:rPr>
          <w:delText xml:space="preserve">כוותיה</w:delText>
        </w:r>
      </w:del>
      <w:r w:rsidRPr="003B0A13">
        <w:rPr>
          <w:rFonts w:ascii="FontbitDavid" w:hAnsi="FontbitDavid"/>
          <w:b/>
          <w:bCs/>
          <w:sz w:val="24"/>
          <w:rtl/>
        </w:rPr>
        <w:t xml:space="preserve"> </w:t>
      </w:r>
      <w:r w:rsidRPr="003B0A13">
        <w:rPr>
          <w:rStyle w:val="2fb"/>
          <w:rFonts w:ascii="FontbitDavid" w:hAnsi="FontbitDavid"/>
          <w:b/>
          <w:bCs/>
          <w:sz w:val="24"/>
          <w:rtl/>
        </w:rPr>
        <w:t xml:space="preserve">דרב</w:t>
      </w:r>
      <w:r w:rsidRPr="003B0A13">
        <w:rPr>
          <w:rFonts w:ascii="FontbitDavid" w:hAnsi="FontbitDavid"/>
          <w:b/>
          <w:bCs/>
          <w:sz w:val="24"/>
          <w:rtl/>
        </w:rPr>
        <w:t xml:space="preserve"> בין לקולא בין לחומרא.</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לו:</w:t>
      </w:r>
    </w:p>
    <w:p>
      <w:pPr>
        <w:pStyle w:val="MishnaBatzad"/>
        <w:rPr>
          <w:ins w:id="20323" w:author="קלוד" w:date="2026-10-11T09:07:21Z"/>
        </w:rPr>
      </w:pPr>
      <w:ins w:id="20322" w:author="קלוד" w:date="2026-10-11T09:07:21Z">
        <w:r>
          <w:t xml:space="preserve">משנה ד</w:t>
        </w:r>
      </w:ins>
    </w:p>
    <w:p w:rsidR="00E403F0" w:rsidRPr="00D65BEC" w:rsidRDefault="00E403F0" w:rsidP="00E403F0">
      <w:pPr>
        <w:pStyle w:val="afff9"/>
        <w:rPr>
          <w:del w:id="20201" w:author="קלוד" w:date="2026-10-11T09:07:21Z"/>
          <w:rtl/>
        </w:rPr>
      </w:pPr>
      <w:del w:id="20200" w:author="קלוד" w:date="2026-10-11T09:07:21Z">
        <w:r w:rsidRPr="00D65BEC">
          <w:rPr>
            <w:rtl/>
          </w:rPr>
          <w:delText xml:space="preserve">מתני'.</w:delText>
        </w:r>
      </w:del>
    </w:p>
    <w:p w:rsidR="00E403F0" w:rsidRPr="00D65BEC" w:rsidRDefault="00E403F0" w:rsidP="00E403F0">
      <w:pPr>
        <w:pStyle w:val="afff9"/>
        <w:spacing w:before="120"/>
        <w:rPr>
          <w:rtl/>
        </w:rPr>
        <w:pPrChange w:id="90020" w:author="קלוד" w:date="2026-10-11T12:09:42Z">
          <w:pPr>
            <w:pStyle w:val="afff9"/>
          </w:pPr>
        </w:pPrChange>
      </w:pPr>
      <w:r w:rsidRPr="00D65BEC">
        <w:rPr>
          <w:rtl/>
        </w:rPr>
        <w:t xml:space="preserve">המקשה נדה, קשתה שלשה ימים בתוך י"א יום, ושפתה מעת לעת וילדה </w:t>
      </w:r>
    </w:p>
    <w:p w:rsidR="00E403F0" w:rsidRPr="00D65BEC" w:rsidRDefault="00E403F0" w:rsidP="00E403F0">
      <w:pPr>
        <w:pStyle w:val="afff9"/>
        <w:rPr>
          <w:rtl/>
        </w:rPr>
      </w:pPr>
      <w:r>
        <w:rPr>
          <w:rtl/>
        </w:rPr>
        <w:t xml:space="preserve">הרי זו יולדת בזוב דברי </w:t>
      </w:r>
      <w:r>
        <w:rPr>
          <w:rStyle w:val="TanaimMishna"/>
          <w:rtl/>
          <w:rPrChange w:id="20018" w:author="קלוד" w:date="2026-10-11T09:07:21Z">
            <w:rPr>
              <w:rtl/>
            </w:rPr>
          </w:rPrChange>
        </w:rPr>
        <w:t xml:space="preserve">רבי אליעזר</w:t>
      </w:r>
      <w:r>
        <w:rPr>
          <w:rtl/>
        </w:rPr>
        <w:t xml:space="preserve">, </w:t>
      </w:r>
    </w:p>
    <w:p w:rsidR="00E403F0" w:rsidRPr="00D65BEC" w:rsidRDefault="00E403F0" w:rsidP="00E403F0">
      <w:pPr>
        <w:pStyle w:val="afff9"/>
        <w:rPr>
          <w:rtl/>
        </w:rPr>
      </w:pPr>
      <w:r>
        <w:rPr>
          <w:rStyle w:val="TanaimMishna"/>
          <w:rtl/>
          <w:rPrChange w:id="20019" w:author="קלוד" w:date="2026-10-11T09:07:21Z">
            <w:rPr>
              <w:rtl/>
            </w:rPr>
          </w:rPrChange>
        </w:rPr>
        <w:t xml:space="preserve">רבי יהושע</w:t>
      </w:r>
      <w:r>
        <w:rPr>
          <w:rtl/>
        </w:rPr>
        <w:t xml:space="preserve"> אומר</w:t>
      </w:r>
      <w:r>
        <w:rPr>
          <w:rStyle w:val="TanaimMishna"/>
          <w:rtl/>
          <w:rPrChange w:id="102890" w:author="Claude" w:date="2026-10-11T09:07:54Z">
            <w:rPr>
              <w:rtl/>
            </w:rPr>
          </w:rPrChange>
        </w:rPr>
        <w:t xml:space="preserve">:</w:t>
      </w:r>
      <w:r>
        <w:rPr>
          <w:rtl/>
        </w:rPr>
        <w:t xml:space="preserve"> לילה ויום, כלילי שבת ויומו.</w:t>
      </w:r>
    </w:p>
    <w:p w:rsidR="00E403F0" w:rsidRPr="00D65BEC" w:rsidRDefault="00E403F0" w:rsidP="00E403F0">
      <w:pPr>
        <w:pStyle w:val="afff9"/>
        <w:rPr>
          <w:rtl/>
        </w:rPr>
      </w:pPr>
      <w:r w:rsidRPr="00D65BEC">
        <w:rPr>
          <w:rtl/>
        </w:rPr>
        <w:t>ששפתה מן הצער, ולא מן הדם.</w:t>
      </w:r>
    </w:p>
    <w:p w:rsidR="00E403F0" w:rsidRPr="00D65BEC" w:rsidRDefault="00E403F0" w:rsidP="00E403F0">
      <w:pPr>
        <w:pStyle w:val="afff9"/>
        <w:rPr>
          <w:rtl/>
        </w:rPr>
      </w:pPr>
      <w:r>
        <w:rPr>
          <w:rtl/>
        </w:rPr>
        <w:t xml:space="preserve">כמה היא קישויה? </w:t>
      </w:r>
      <w:r>
        <w:rPr>
          <w:rStyle w:val="TanaimMishna"/>
          <w:rtl/>
          <w:rPrChange w:id="102891" w:author="Claude" w:date="2026-10-11T09:07:54Z">
            <w:rPr>
              <w:rtl/>
            </w:rPr>
          </w:rPrChange>
        </w:rPr>
        <w:t xml:space="preserve">ר' מאיר</w:t>
      </w:r>
      <w:r>
        <w:rPr>
          <w:rtl/>
        </w:rPr>
        <w:t xml:space="preserve"> אומר</w:t>
      </w:r>
      <w:r>
        <w:rPr>
          <w:rStyle w:val="TanaimMishna"/>
          <w:rtl/>
          <w:rPrChange w:id="102892" w:author="Claude" w:date="2026-10-11T09:07:54Z">
            <w:rPr>
              <w:rtl/>
            </w:rPr>
          </w:rPrChange>
        </w:rPr>
        <w:t xml:space="preserve">:</w:t>
      </w:r>
      <w:r>
        <w:rPr>
          <w:rtl/>
        </w:rPr>
        <w:t xml:space="preserve"> אפילו ארבעים וחמשים יום, </w:t>
      </w:r>
    </w:p>
    <w:p w:rsidR="00E403F0" w:rsidRPr="00D65BEC" w:rsidRDefault="00E403F0" w:rsidP="00E403F0">
      <w:pPr>
        <w:pStyle w:val="afff9"/>
        <w:rPr>
          <w:rtl/>
        </w:rPr>
      </w:pPr>
      <w:r w:rsidRPr="00D65BEC">
        <w:rPr>
          <w:rtl/>
        </w:rPr>
        <w:tab/>
      </w:r>
      <w:r w:rsidRPr="00D65BEC">
        <w:rPr>
          <w:rtl/>
        </w:rPr>
        <w:tab/>
      </w:r>
      <w:r w:rsidRPr="00D65BEC">
        <w:rPr>
          <w:rtl/>
        </w:rPr>
        <w:tab/>
      </w:r>
      <w:r>
        <w:rPr>
          <w:rtl/>
        </w:rPr>
        <w:t xml:space="preserve">	</w:t>
      </w:r>
      <w:r>
        <w:rPr>
          <w:rStyle w:val="TanaimMishna"/>
          <w:rtl/>
          <w:rPrChange w:id="20020" w:author="קלוד" w:date="2026-10-11T09:07:21Z">
            <w:rPr>
              <w:rtl/>
            </w:rPr>
          </w:rPrChange>
        </w:rPr>
        <w:t xml:space="preserve">רבי יהודה</w:t>
      </w:r>
      <w:r>
        <w:rPr>
          <w:rtl/>
        </w:rPr>
        <w:t xml:space="preserve"> אומר</w:t>
      </w:r>
      <w:r>
        <w:rPr>
          <w:rStyle w:val="TanaimMishna"/>
          <w:rtl/>
          <w:rPrChange w:id="102893" w:author="Claude" w:date="2026-10-11T09:07:54Z">
            <w:rPr>
              <w:rtl/>
            </w:rPr>
          </w:rPrChange>
        </w:rPr>
        <w:t xml:space="preserve">:</w:t>
      </w:r>
      <w:r>
        <w:rPr>
          <w:rtl/>
        </w:rPr>
        <w:t xml:space="preserve"> דיה חדשה, </w:t>
      </w:r>
    </w:p>
    <w:p w:rsidR="00E403F0" w:rsidRPr="00D65BEC" w:rsidRDefault="00E403F0" w:rsidP="00E403F0">
      <w:pPr>
        <w:pStyle w:val="afff9"/>
        <w:rPr>
          <w:rtl/>
        </w:rPr>
      </w:pPr>
      <w:r w:rsidRPr="00D65BEC">
        <w:rPr>
          <w:rtl/>
        </w:rPr>
        <w:tab/>
      </w:r>
      <w:r>
        <w:rPr>
          <w:rtl/>
        </w:rPr>
        <w:t xml:space="preserve">	</w:t>
      </w:r>
      <w:r>
        <w:rPr>
          <w:rStyle w:val="TanaimMishna"/>
          <w:rtl/>
          <w:rPrChange w:id="102895" w:author="Claude" w:date="2026-10-11T09:07:54Z">
            <w:rPr>
              <w:rtl/>
            </w:rPr>
          </w:rPrChange>
        </w:rPr>
        <w:t xml:space="preserve">ר' יוסי</w:t>
      </w:r>
      <w:r>
        <w:rPr>
          <w:rtl/>
        </w:rPr>
        <w:t xml:space="preserve"> ו</w:t>
      </w:r>
      <w:r>
        <w:rPr>
          <w:rStyle w:val="TanaimMishna"/>
          <w:rtl/>
          <w:rPrChange w:id="102894" w:author="Claude" w:date="2026-10-11T09:07:54Z">
            <w:rPr>
              <w:rtl/>
            </w:rPr>
          </w:rPrChange>
        </w:rPr>
        <w:t xml:space="preserve">ר' שמעון</w:t>
      </w:r>
      <w:r>
        <w:rPr>
          <w:rtl/>
        </w:rPr>
        <w:t xml:space="preserve"> אומרים</w:t>
      </w:r>
      <w:r>
        <w:rPr>
          <w:rStyle w:val="TanaimMishna"/>
          <w:rtl/>
          <w:rPrChange w:id="102896" w:author="Claude" w:date="2026-10-11T09:07:54Z">
            <w:rPr>
              <w:rtl/>
            </w:rPr>
          </w:rPrChange>
        </w:rPr>
        <w:t xml:space="preserve">:</w:t>
      </w:r>
      <w:r>
        <w:rPr>
          <w:rtl/>
        </w:rPr>
        <w:t xml:space="preserve"> אין קישוי יותר משתי שבתות.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71" w:author="קלוד" w:date="2026-10-11T12:23:38Z"/>
        </w:rPr>
      </w:pPr>
      <w:ins w:id="90372" w:author="קלוד" w:date="2026-10-11T12:23:38Z">
        <w:r>
          <w:rPr>
            <w:color w:val="7B3F00"/>
          </w:rPr>
          <w:t xml:space="preserve">המקשה נדה - בימי נדה נדה ובימי זיבה טהורה</w:t>
        </w:r>
      </w:ins>
    </w:p>
    <w:p w:rsidR="00E403F0" w:rsidRDefault="00E403F0" w:rsidP="00E403F0">
      <w:pPr>
        <w:rPr>
          <w:rFonts w:ascii="FontbitDavid" w:hAnsi="FontbitDavid"/>
          <w:sz w:val="24"/>
          <w:rtl/>
        </w:rPr>
      </w:pPr>
      <w:r w:rsidRPr="00B078C3">
        <w:rPr>
          <w:rFonts w:ascii="FontbitDavid" w:hAnsi="FontbitDavid"/>
          <w:sz w:val="24"/>
          <w:rtl/>
        </w:rPr>
        <w:t xml:space="preserve">אטו כל המקשה נדה היא? </w:t>
      </w:r>
    </w:p>
    <w:p>
      <w:pPr>
        <w:pStyle w:val="38"/>
        <w:rPr>
          <w:ins w:id="100189" w:author="מנוע מכני" w:date="2026-10-11T12:04:39Z"/>
        </w:rPr>
      </w:pPr>
      <w:r w:rsidRPr="00017C1D">
        <w:t>רב</w:t>
      </w:r>
      <w:r w:rsidRPr="00017C1D">
        <w:t xml:space="preserve">:</w:t>
      </w:r>
    </w:p>
    <w:p w:rsidR="00E403F0" w:rsidRPr="00017C1D" w:rsidRDefault="00E403F0" w:rsidP="00E403F0">
      <w:pPr>
        <w:rPr>
          <w:rFonts w:ascii="FontbitDavid" w:hAnsi="FontbitDavid"/>
          <w:spacing w:val="-4"/>
          <w:sz w:val="24"/>
          <w:rtl/>
        </w:rPr>
      </w:pPr>
      <w:del w:id="100190"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נדה ליומא, </w:t>
      </w:r>
      <w:r w:rsidRPr="00017C1D">
        <w:rPr>
          <w:rFonts w:ascii="FontbitDavid" w:hAnsi="FontbitDavid"/>
          <w:spacing w:val="-4"/>
          <w:sz w:val="24"/>
          <w:rtl/>
        </w:rPr>
        <w:tab/>
      </w:r>
      <w:r w:rsidRPr="00017C1D">
        <w:rPr>
          <w:rStyle w:val="2fb"/>
          <w:rFonts w:ascii="FontbitDavid" w:hAnsi="FontbitDavid"/>
          <w:b/>
          <w:bCs/>
          <w:spacing w:val="-4"/>
          <w:sz w:val="24"/>
          <w:rtl/>
        </w:rPr>
        <w:t>ושמואל</w:t>
      </w:r>
      <w:r w:rsidRPr="00017C1D">
        <w:rPr>
          <w:rFonts w:ascii="FontbitDavid" w:hAnsi="FontbitDavid"/>
          <w:spacing w:val="-4"/>
          <w:sz w:val="24"/>
          <w:rtl/>
        </w:rPr>
        <w:t xml:space="preserve"> </w:t>
      </w:r>
      <w:r w:rsidRPr="00017C1D">
        <w:rPr>
          <w:rFonts w:ascii="FontbitDavid" w:hAnsi="FontbitDavid"/>
          <w:spacing w:val="-4"/>
          <w:sz w:val="24"/>
          <w:rtl/>
        </w:rPr>
        <w:t xml:space="preserve">אמר</w:t>
      </w:r>
      <w:r w:rsidRPr="00017C1D">
        <w:rPr>
          <w:rFonts w:ascii="FontbitDavid" w:hAnsi="FontbitDavid"/>
          <w:spacing w:val="-4"/>
          <w:sz w:val="24"/>
          <w:rtl/>
        </w:rPr>
        <w:t xml:space="preserve">: </w:t>
      </w:r>
      <w:ins w:id="95641" w:author="מנוע מכני" w:date="2026-10-11T12:04:39Z">
        <w:r>
          <w:rPr>
            <w:rFonts w:ascii="FontbitDavid" w:hAnsi="FontbitDavid"/>
            <w:spacing w:val="-4"/>
            <w:sz w:val="24"/>
            <w:rtl/>
          </w:rPr>
          <w:t xml:space="preserve">חוששים</w:t>
        </w:r>
      </w:ins>
      <w:del w:id="95642" w:author="מנוע מכני" w:date="2026-10-11T12:04:39Z">
        <w:r w:rsidRPr="00017C1D">
          <w:rPr>
            <w:rFonts w:ascii="FontbitDavid" w:hAnsi="FontbitDavid"/>
            <w:spacing w:val="-4"/>
            <w:sz w:val="24"/>
            <w:rtl/>
          </w:rPr>
          <w:delText xml:space="preserve">חיישינן</w:delText>
        </w:r>
      </w:del>
      <w:r w:rsidRPr="00017C1D">
        <w:rPr>
          <w:rFonts w:ascii="FontbitDavid" w:hAnsi="FontbitDavid"/>
          <w:spacing w:val="-4"/>
          <w:sz w:val="24"/>
          <w:rtl/>
        </w:rPr>
        <w:t xml:space="preserve"> שמא תשפה, </w:t>
      </w:r>
      <w:r w:rsidRPr="00017C1D">
        <w:rPr>
          <w:rFonts w:ascii="FontbitDavid" w:hAnsi="FontbitDavid"/>
          <w:spacing w:val="-4"/>
          <w:sz w:val="24"/>
          <w:rtl/>
        </w:rPr>
        <w:tab/>
      </w:r>
      <w:r w:rsidRPr="00017C1D">
        <w:rPr>
          <w:rStyle w:val="2fb"/>
          <w:rFonts w:ascii="FontbitDavid" w:hAnsi="FontbitDavid"/>
          <w:b/>
          <w:bCs/>
          <w:spacing w:val="-4"/>
          <w:sz w:val="24"/>
          <w:rtl/>
        </w:rPr>
        <w:t>ור</w:t>
      </w:r>
      <w:ins w:id="91561" w:author="מנוע מכני" w:date="2026-10-11T12:04:39Z">
        <w:r>
          <w:rPr>
            <w:rStyle w:val="2fb"/>
            <w:rFonts w:ascii="FontbitDavid" w:hAnsi="FontbitDavid" w:hint="cs"/>
            <w:b/>
            <w:bCs/>
            <w:spacing w:val="-4"/>
            <w:sz w:val="24"/>
            <w:rtl/>
          </w:rPr>
          <w:t xml:space="preserve">י"צ</w:t>
        </w:r>
      </w:ins>
      <w:del w:id="91562" w:author="מנוע מכני" w:date="2026-10-11T12:04:39Z">
        <w:r w:rsidRPr="00017C1D">
          <w:rPr>
            <w:rFonts w:ascii="FontbitDavid" w:hAnsi="FontbitDavid" w:hint="cs"/>
            <w:b/>
            <w:bCs/>
            <w:spacing w:val="-4"/>
            <w:sz w:val="24"/>
            <w:rtl/>
          </w:rPr>
          <w:delText xml:space="preserve">י''צ</w:delText>
        </w:r>
      </w:del>
      <w:r w:rsidRPr="00017C1D">
        <w:rPr>
          <w:rFonts w:ascii="FontbitDavid" w:hAnsi="FontbitDavid"/>
          <w:spacing w:val="-4"/>
          <w:sz w:val="24"/>
          <w:rtl/>
        </w:rPr>
        <w:t>: המקשה אינה כלום.</w:t>
      </w:r>
    </w:p>
    <w:p w:rsidR="00E403F0" w:rsidRDefault="00E403F0" w:rsidP="00E403F0">
      <w:pPr>
        <w:rPr>
          <w:rFonts w:ascii="FontbitDavid" w:hAnsi="FontbitDavid"/>
          <w:sz w:val="24"/>
          <w:rtl/>
        </w:rPr>
      </w:pPr>
      <w:r w:rsidRPr="00B078C3">
        <w:rPr>
          <w:rFonts w:ascii="FontbitDavid" w:hAnsi="FontbitDavid"/>
          <w:sz w:val="24"/>
          <w:rtl/>
        </w:rPr>
        <w:t xml:space="preserve">והקתני המקשה נדה! </w:t>
      </w:r>
    </w:p>
    <w:p>
      <w:pPr>
        <w:pStyle w:val="38"/>
        <w:rPr>
          <w:ins w:id="100191" w:author="מנוע מכני" w:date="2026-10-11T12:04:39Z"/>
        </w:rPr>
      </w:pPr>
      <w:r>
        <w:t>רבא</w:t>
      </w:r>
      <w:r w:rsidRPr="00B078C3">
        <w:t xml:space="preserve">:</w:t>
      </w:r>
    </w:p>
    <w:p w:rsidR="00E403F0" w:rsidRDefault="00E403F0" w:rsidP="00E403F0">
      <w:pPr>
        <w:rPr>
          <w:rFonts w:ascii="FontbitDavid" w:hAnsi="FontbitDavid"/>
          <w:sz w:val="24"/>
          <w:rtl/>
        </w:rPr>
      </w:pPr>
      <w:del w:id="1001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בימי נדה </w:t>
      </w:r>
      <w:r>
        <w:rPr>
          <w:rFonts w:ascii="FontbitDavid" w:hAnsi="FontbitDavid"/>
          <w:sz w:val="24"/>
          <w:rtl/>
        </w:rPr>
        <w:t>–</w:t>
      </w:r>
      <w:r w:rsidRPr="00B078C3">
        <w:rPr>
          <w:rFonts w:ascii="FontbitDavid" w:hAnsi="FontbitDavid"/>
          <w:sz w:val="24"/>
          <w:rtl/>
        </w:rPr>
        <w:t xml:space="preserve"> נדה, בימי זיבה - טהורה, </w:t>
      </w:r>
    </w:p>
    <w:p w:rsidR="00E403F0" w:rsidRPr="00B078C3" w:rsidRDefault="00E403F0" w:rsidP="00E403F0">
      <w:pPr>
        <w:rPr>
          <w:rFonts w:ascii="FontbitDavid" w:hAnsi="FontbitDavid"/>
          <w:sz w:val="24"/>
          <w:rtl/>
        </w:rPr>
      </w:pPr>
      <w:r>
        <w:rPr>
          <w:rFonts w:ascii="FontbitDavid" w:hAnsi="FontbitDavid"/>
          <w:sz w:val="24"/>
          <w:rtl/>
        </w:rPr>
        <w:t>ו</w:t>
      </w:r>
      <w:r>
        <w:rPr>
          <w:rFonts w:ascii="FontbitDavid" w:hAnsi="FontbitDavid" w:hint="cs"/>
          <w:sz w:val="24"/>
          <w:rtl/>
        </w:rPr>
        <w:t>כד</w:t>
      </w:r>
      <w:r w:rsidRPr="00B078C3">
        <w:rPr>
          <w:rFonts w:ascii="FontbitDavid" w:hAnsi="FontbitDavid"/>
          <w:sz w:val="24"/>
          <w:rtl/>
        </w:rPr>
        <w:t>תניא, המקשה בימי נדה - נדה, בימי זיבה</w:t>
      </w:r>
      <w:r>
        <w:rPr>
          <w:rFonts w:ascii="FontbitDavid" w:hAnsi="FontbitDavid" w:hint="cs"/>
          <w:sz w:val="24"/>
          <w:rtl/>
        </w:rPr>
        <w:t xml:space="preserve">[בתוך </w:t>
      </w:r>
      <w:ins w:id="91563" w:author="מנוע מכני" w:date="2026-10-11T12:04:39Z">
        <w:r>
          <w:rPr>
            <w:rFonts w:ascii="FontbitDavid" w:hAnsi="FontbitDavid" w:hint="cs"/>
            <w:sz w:val="24"/>
            <w:rtl/>
          </w:rPr>
          <w:t xml:space="preserve">י"א</w:t>
        </w:r>
      </w:ins>
      <w:del w:id="91564" w:author="מנוע מכני" w:date="2026-10-11T12:04:39Z">
        <w:r>
          <w:rPr>
            <w:rFonts w:ascii="FontbitDavid" w:hAnsi="FontbitDavid" w:hint="cs"/>
            <w:sz w:val="24"/>
            <w:rtl/>
          </w:rPr>
          <w:delText xml:space="preserve">י''א</w:delText>
        </w:r>
      </w:del>
      <w:r>
        <w:rPr>
          <w:rFonts w:ascii="FontbitDavid" w:hAnsi="FontbitDavid" w:hint="cs"/>
          <w:sz w:val="24"/>
          <w:rtl/>
        </w:rPr>
        <w:t xml:space="preserve"> ימי זיבה]</w:t>
      </w:r>
      <w:r w:rsidRPr="00B078C3">
        <w:rPr>
          <w:rFonts w:ascii="FontbitDavid" w:hAnsi="FontbitDavid"/>
          <w:sz w:val="24"/>
          <w:rtl/>
        </w:rPr>
        <w:t xml:space="preserve"> - טהורה.</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כיצד, קשתה יום אחד ושפתה שנים, או שקשתה שנים ושפתה יום אחד, או ששפתה וקשתה וחזרה ושפתה - הרי זו יולדת בזוב.</w:t>
      </w:r>
    </w:p>
    <w:p w:rsidR="00E403F0" w:rsidRPr="00B078C3" w:rsidRDefault="00E403F0" w:rsidP="00E403F0">
      <w:pPr>
        <w:rPr>
          <w:rFonts w:ascii="FontbitDavid" w:hAnsi="FontbitDavid"/>
          <w:sz w:val="24"/>
          <w:rtl/>
        </w:rPr>
      </w:pPr>
      <w:r>
        <w:rPr>
          <w:rFonts w:ascii="FontbitDavid" w:hAnsi="FontbitDavid"/>
          <w:sz w:val="24"/>
          <w:rtl/>
        </w:rPr>
        <w:lastRenderedPageBreak/>
        <w:tab/>
      </w:r>
      <w:r w:rsidRPr="00B078C3">
        <w:rPr>
          <w:rFonts w:ascii="FontbitDavid" w:hAnsi="FontbitDavid"/>
          <w:sz w:val="24"/>
          <w:rtl/>
        </w:rPr>
        <w:t>אבל שפתה יום אחד וקשתה שנים, או ששפתה שנים וקשתה יום אחד, או שקשתה ושפתה וחזרה וקשתה - אין זו יולדת בזוב.</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ab/>
        <w:t xml:space="preserve">כללו של דבר: </w:t>
      </w:r>
      <w:r w:rsidRPr="00017C1D">
        <w:rPr>
          <w:rFonts w:ascii="FontbitDavid" w:hAnsi="FontbitDavid"/>
          <w:b/>
          <w:bCs/>
          <w:spacing w:val="-4"/>
          <w:sz w:val="24"/>
          <w:rtl/>
        </w:rPr>
        <w:t>קושי</w:t>
      </w:r>
      <w:r w:rsidRPr="00017C1D">
        <w:rPr>
          <w:rFonts w:ascii="FontbitDavid" w:hAnsi="FontbitDavid"/>
          <w:spacing w:val="-4"/>
          <w:sz w:val="24"/>
          <w:rtl/>
        </w:rPr>
        <w:t xml:space="preserve"> סמוך ללידה אין זו יולדת בזוב, </w:t>
      </w:r>
      <w:r w:rsidRPr="00017C1D">
        <w:rPr>
          <w:rFonts w:ascii="FontbitDavid" w:hAnsi="FontbitDavid"/>
          <w:b/>
          <w:bCs/>
          <w:spacing w:val="-4"/>
          <w:sz w:val="24"/>
          <w:rtl/>
        </w:rPr>
        <w:t>שופי</w:t>
      </w:r>
      <w:r w:rsidRPr="00017C1D">
        <w:rPr>
          <w:rFonts w:ascii="FontbitDavid" w:hAnsi="FontbitDavid"/>
          <w:spacing w:val="-4"/>
          <w:sz w:val="24"/>
          <w:rtl/>
        </w:rPr>
        <w:t xml:space="preserve"> סמוך ללידה הרי זו יולדת בזוב.</w:t>
      </w:r>
    </w:p>
    <w:p w:rsidR="00E403F0" w:rsidRDefault="00E403F0" w:rsidP="00E403F0">
      <w:pPr>
        <w:rPr>
          <w:rFonts w:ascii="FontbitDavid" w:hAnsi="FontbitDavid"/>
          <w:sz w:val="24"/>
          <w:rtl/>
        </w:rPr>
      </w:pPr>
    </w:p>
    <w:p w:rsidR="00E403F0" w:rsidRPr="00017C1D" w:rsidRDefault="00E403F0" w:rsidP="00E403F0">
      <w:pPr>
        <w:pStyle w:val="a3"/>
        <w:rPr>
          <w:spacing w:val="-8"/>
          <w:rtl/>
        </w:rPr>
      </w:pPr>
      <w:r w:rsidRPr="00017C1D">
        <w:rPr>
          <w:spacing w:val="-8"/>
          <w:rtl/>
        </w:rPr>
        <w:t xml:space="preserve">חנניא בן אחי </w:t>
      </w:r>
      <w:r w:rsidRPr="00017C1D">
        <w:rPr>
          <w:rStyle w:val="2fb"/>
          <w:rFonts w:hint="cs"/>
          <w:spacing w:val="-8"/>
          <w:rtl/>
        </w:rPr>
        <w:t xml:space="preserve">רי</w:t>
      </w:r>
      <w:ins w:id="91565" w:author="מנוע מכני" w:date="2026-10-11T12:04:39Z">
        <w:r>
          <w:rPr>
            <w:rStyle w:val="2fb"/>
            <w:rFonts w:hint="cs"/>
            <w:spacing w:val="-8"/>
            <w:rtl/>
          </w:rPr>
          <w:t xml:space="preserve">ה"ש</w:t>
        </w:r>
      </w:ins>
      <w:del w:id="91566" w:author="מנוע מכני" w:date="2026-10-11T12:04:39Z">
        <w:r w:rsidRPr="00017C1D">
          <w:rPr>
            <w:rFonts w:hint="cs"/>
            <w:spacing w:val="-8"/>
            <w:rtl/>
          </w:rPr>
          <w:delText xml:space="preserve">ה''ש</w:delText>
        </w:r>
      </w:del>
      <w:r w:rsidRPr="00017C1D">
        <w:rPr>
          <w:spacing w:val="-8"/>
          <w:rtl/>
        </w:rPr>
        <w:t xml:space="preserve">: כל שחל קישויה בשלישי שלה, </w:t>
      </w:r>
      <w:ins w:id="93121" w:author="מנוע מכני" w:date="2026-10-11T12:04:39Z">
        <w:r>
          <w:rPr>
            <w:spacing w:val="-8"/>
            <w:rtl/>
          </w:rPr>
          <w:t xml:space="preserve">אפי'</w:t>
        </w:r>
      </w:ins>
      <w:del w:id="93122" w:author="מנוע מכני" w:date="2026-10-11T12:04:39Z">
        <w:r w:rsidRPr="00017C1D">
          <w:rPr>
            <w:spacing w:val="-8"/>
            <w:rtl/>
          </w:rPr>
          <w:delText xml:space="preserve">אפילו</w:delText>
        </w:r>
      </w:del>
      <w:r w:rsidRPr="00017C1D">
        <w:rPr>
          <w:spacing w:val="-8"/>
          <w:rtl/>
        </w:rPr>
        <w:t xml:space="preserve"> כל היום כולו בשופי אין זו יולדת בזוב.</w:t>
      </w:r>
    </w:p>
    <w:p w:rsidR="00E403F0" w:rsidRPr="00B078C3" w:rsidRDefault="00E403F0" w:rsidP="00E403F0">
      <w:pPr>
        <w:rPr>
          <w:rFonts w:ascii="FontbitDavid" w:hAnsi="FontbitDavid"/>
          <w:sz w:val="24"/>
          <w:rtl/>
        </w:rPr>
      </w:pPr>
      <w:r w:rsidRPr="00B078C3">
        <w:rPr>
          <w:rFonts w:ascii="FontbitDavid" w:hAnsi="FontbitDavid"/>
          <w:sz w:val="24"/>
          <w:rtl/>
        </w:rPr>
        <w:t>כללו של דבר לאתויי דחנניא.</w:t>
      </w:r>
    </w:p>
    <w:p>
      <w:pPr>
        <w:pStyle w:val="afffff8"/>
        <w:rPr>
          <w:ins w:id="90369" w:author="קלוד" w:date="2026-10-11T12:23:38Z"/>
        </w:rPr>
      </w:pPr>
      <w:ins w:id="90370" w:author="קלוד" w:date="2026-10-11T12:23:38Z">
        <w:r>
          <w:rPr>
            <w:color w:val="7B3F00"/>
          </w:rPr>
          <w:t xml:space="preserve">דם קושי - 'דמה' מחמת עצמה ולא מחמת ולד</w:t>
        </w:r>
      </w:ins>
    </w:p>
    <w:p>
      <w:pPr>
        <w:pStyle w:val="38"/>
        <w:rPr>
          <w:ins w:id="100193" w:author="מנוע מכני" w:date="2026-10-11T12:04:39Z"/>
        </w:rPr>
      </w:pPr>
      <w:r>
        <w:t>מ</w:t>
      </w:r>
      <w:r>
        <w:t>ד</w:t>
      </w:r>
      <w:r w:rsidRPr="0038037E">
        <w:t>ת"ר</w:t>
      </w:r>
      <w:r>
        <w:t xml:space="preserve">:</w:t>
      </w:r>
    </w:p>
    <w:p w:rsidR="00E403F0" w:rsidRDefault="00E403F0" w:rsidP="00E403F0">
      <w:pPr>
        <w:rPr>
          <w:rFonts w:ascii="FontbitDavid" w:hAnsi="FontbitDavid"/>
          <w:sz w:val="24"/>
          <w:rtl/>
        </w:rPr>
      </w:pPr>
      <w:del w:id="100194" w:author="מנוע מכני" w:date="2026-10-11T12:04:39Z">
        <w:r>
          <w:rPr>
            <w:rFonts w:ascii="FontbitDavid" w:hAnsi="FontbitDavid"/>
            <w:sz w:val="24"/>
            <w:rtl/>
          </w:rPr>
          <w:delText xml:space="preserve"> </w:delText>
        </w:r>
      </w:del>
      <w:r>
        <w:rPr>
          <w:rFonts w:ascii="FontbitDavid" w:hAnsi="FontbitDavid" w:hint="cs"/>
          <w:sz w:val="24"/>
          <w:rtl/>
        </w:rPr>
        <w:t>'</w:t>
      </w:r>
      <w:ins w:id="90459" w:author="Claude - סמנטי" w:date="2026-10-11T12:19:29Z">
        <w:r>
          <w:rPr>
            <w:rStyle w:val="afffff0"/>
            <w:rFonts w:ascii="FontbitDavid" w:hAnsi="FontbitDavid"/>
            <w:sz w:val="24"/>
            <w:rtl/>
          </w:rPr>
          <w:t xml:space="preserve">דָּמָהּ</w:t>
        </w:r>
      </w:ins>
      <w:del w:id="90460" w:author="Claude - סמנטי" w:date="2026-10-11T12:19:29Z">
        <w:r>
          <w:rPr>
            <w:rFonts w:ascii="FontbitDavid" w:hAnsi="FontbitDavid"/>
            <w:sz w:val="24"/>
            <w:rtl/>
          </w:rPr>
          <w:delText xml:space="preserve">דמה</w:delText>
        </w:r>
      </w:del>
      <w:r>
        <w:rPr>
          <w:rFonts w:ascii="FontbitDavid" w:hAnsi="FontbitDavid" w:hint="cs"/>
          <w:sz w:val="24"/>
          <w:rtl/>
        </w:rPr>
        <w:t>'</w:t>
      </w:r>
      <w:r>
        <w:rPr>
          <w:rFonts w:ascii="FontbitDavid" w:hAnsi="FontbitDavid"/>
          <w:sz w:val="24"/>
          <w:rtl/>
        </w:rPr>
        <w:t xml:space="preserve"> </w:t>
      </w:r>
      <w:r>
        <w:rPr>
          <w:rFonts w:ascii="FontbitDavid" w:hAnsi="FontbitDavid" w:hint="cs"/>
          <w:sz w:val="24"/>
          <w:rtl/>
        </w:rPr>
        <w:t xml:space="preserve">- </w:t>
      </w:r>
      <w:r w:rsidRPr="00B078C3">
        <w:rPr>
          <w:rFonts w:ascii="FontbitDavid" w:hAnsi="FontbitDavid"/>
          <w:sz w:val="24"/>
          <w:rtl/>
        </w:rPr>
        <w:t xml:space="preserve">מחמת עצמה ולא מחמת ולד,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hint="cs"/>
          <w:sz w:val="24"/>
          <w:rtl/>
        </w:rPr>
        <w:t>'</w:t>
      </w:r>
      <w:ins w:id="90461" w:author="Claude - סמנטי" w:date="2026-10-11T12:19:29Z">
        <w:r>
          <w:rPr>
            <w:rStyle w:val="afffff0"/>
            <w:rFonts w:ascii="FontbitDavid" w:hAnsi="FontbitDavid"/>
            <w:sz w:val="24"/>
            <w:rtl/>
          </w:rPr>
          <w:t xml:space="preserve">וְאִשָּׁה כִּי יָזוּב זוֹב דָּמָהּ</w:t>
        </w:r>
      </w:ins>
      <w:del w:id="90462" w:author="Claude - סמנטי" w:date="2026-10-11T12:19:29Z">
        <w:r w:rsidRPr="00B078C3">
          <w:rPr>
            <w:rFonts w:ascii="FontbitDavid" w:hAnsi="FontbitDavid"/>
            <w:sz w:val="24"/>
            <w:rtl/>
          </w:rPr>
          <w:delText xml:space="preserve">ואשה כי יזוב זוב דמה</w:delText>
        </w:r>
      </w:del>
      <w:r>
        <w:rPr>
          <w:rFonts w:ascii="FontbitDavid" w:hAnsi="FontbitDavid" w:hint="cs"/>
          <w:sz w:val="24"/>
          <w:rtl/>
        </w:rPr>
        <w:t>'</w:t>
      </w:r>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 xml:space="preserve">הרי אונס אמור </w:t>
      </w:r>
    </w:p>
    <w:p w:rsidR="00E403F0" w:rsidRPr="00B078C3" w:rsidRDefault="00E403F0" w:rsidP="00E403F0">
      <w:pPr>
        <w:rPr>
          <w:rFonts w:ascii="FontbitDavid" w:hAnsi="FontbitDavid"/>
          <w:sz w:val="24"/>
          <w:rtl/>
        </w:rPr>
      </w:pPr>
      <w:r>
        <w:rPr>
          <w:rFonts w:ascii="FontbitDavid" w:hAnsi="FontbitDavid"/>
          <w:sz w:val="24"/>
          <w:rtl/>
        </w:rPr>
        <w:t xml:space="preserve">מטהר אני בולד </w:t>
      </w:r>
      <w:r w:rsidRPr="00B078C3">
        <w:rPr>
          <w:rFonts w:ascii="FontbitDavid" w:hAnsi="FontbitDavid"/>
          <w:sz w:val="24"/>
          <w:rtl/>
        </w:rPr>
        <w:t>שיש טהרה אחריו, ומטמא אני באונס - שאין טהרה אחריו.</w:t>
      </w:r>
    </w:p>
    <w:p>
      <w:pPr>
        <w:pStyle w:val="38"/>
        <w:rPr>
          <w:ins w:id="100195" w:author="מנוע מכני" w:date="2026-10-11T12:04:39Z"/>
        </w:rPr>
      </w:pPr>
      <w:r>
        <w:t xml:space="preserve">ולא אמרי'</w:t>
      </w:r>
    </w:p>
    <w:p w:rsidR="00E403F0" w:rsidRDefault="00E403F0" w:rsidP="00E403F0">
      <w:pPr>
        <w:rPr>
          <w:rFonts w:ascii="FontbitDavid" w:hAnsi="FontbitDavid"/>
          <w:sz w:val="24"/>
          <w:rtl/>
        </w:rPr>
      </w:pPr>
      <w:del w:id="100196" w:author="מנוע מכני" w:date="2026-10-11T12:04:39Z">
        <w:r>
          <w:rPr>
            <w:rFonts w:ascii="FontbitDavid" w:hAnsi="FontbitDavid" w:hint="cs"/>
            <w:sz w:val="24"/>
            <w:rtl/>
          </w:rPr>
          <w:delText xml:space="preserve"> </w:delText>
        </w:r>
      </w:del>
      <w:r>
        <w:rPr>
          <w:rFonts w:ascii="FontbitDavid" w:hAnsi="FontbitDavid" w:hint="cs"/>
          <w:sz w:val="24"/>
          <w:rtl/>
        </w:rPr>
        <w:t xml:space="preserve">לטהר באונס שכן אונס בזב טהור </w:t>
      </w:r>
      <w:ins w:id="90177" w:author="Claude - סמנטי" w:date="2026-10-11T12:19:29Z">
        <w:r>
          <w:rPr>
            <w:rFonts w:ascii="FontbitDavid" w:hAnsi="FontbitDavid" w:hint="cs"/>
            <w:sz w:val="24"/>
            <w:rtl/>
          </w:rPr>
          <w:t xml:space="preserve">שעומדים</w:t>
        </w:r>
      </w:ins>
      <w:del w:id="90178" w:author="Claude - סמנטי" w:date="2026-10-11T12:19:29Z">
        <w:r>
          <w:rPr>
            <w:rFonts w:ascii="FontbitDavid" w:hAnsi="FontbitDavid" w:hint="cs"/>
            <w:sz w:val="24"/>
            <w:rtl/>
          </w:rPr>
          <w:delText xml:space="preserve">דקיימינן</w:delText>
        </w:r>
      </w:del>
      <w:r>
        <w:rPr>
          <w:rFonts w:ascii="FontbitDavid" w:hAnsi="FontbitDavid" w:hint="cs"/>
          <w:sz w:val="24"/>
          <w:rtl/>
        </w:rPr>
        <w:t xml:space="preserve"> באשה, ואונס באשה </w:t>
      </w:r>
      <w:r>
        <w:rPr>
          <w:rFonts w:ascii="FontbitDavid" w:hAnsi="FontbitDavid" w:hint="cs"/>
          <w:sz w:val="24"/>
          <w:rtl/>
        </w:rPr>
        <w:t xml:space="preserve">לא</w:t>
      </w:r>
      <w:r>
        <w:rPr>
          <w:rFonts w:ascii="FontbitDavid" w:hAnsi="FontbitDavid" w:hint="cs"/>
          <w:sz w:val="24"/>
          <w:rtl/>
        </w:rPr>
        <w:t xml:space="preserve"> אשכחן </w:t>
      </w:r>
    </w:p>
    <w:p>
      <w:pPr>
        <w:pStyle w:val="38"/>
        <w:rPr>
          <w:ins w:id="100197" w:author="מנוע מכני" w:date="2026-10-11T12:04:39Z"/>
        </w:rPr>
      </w:pPr>
      <w:r w:rsidRPr="00B078C3">
        <w:t xml:space="preserve">וא</w:t>
      </w:r>
      <w:ins w:id="91567" w:author="מנוע מכני" w:date="2026-10-11T12:04:39Z">
        <w:r>
          <w:t xml:space="preserve">ב"א</w:t>
        </w:r>
      </w:ins>
      <w:del w:id="91568" w:author="מנוע מכני" w:date="2026-10-11T12:04:39Z">
        <w:r w:rsidRPr="00B078C3">
          <w:delText xml:space="preserve">ב''א</w:delText>
        </w:r>
      </w:del>
      <w:r w:rsidRPr="00B078C3">
        <w:t xml:space="preserve">:</w:t>
      </w:r>
    </w:p>
    <w:p w:rsidR="00E403F0" w:rsidRDefault="00E403F0" w:rsidP="00E403F0">
      <w:pPr>
        <w:rPr>
          <w:rFonts w:ascii="FontbitDavid" w:hAnsi="FontbitDavid"/>
          <w:sz w:val="24"/>
          <w:rtl/>
        </w:rPr>
      </w:pPr>
      <w:del w:id="100198"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לטהר באונס ולטמא בולד </w:t>
      </w:r>
      <w:r>
        <w:rPr>
          <w:rFonts w:ascii="FontbitDavid" w:hAnsi="FontbitDavid"/>
          <w:sz w:val="24"/>
          <w:rtl/>
        </w:rPr>
        <w:t>–</w:t>
      </w:r>
      <w:r>
        <w:rPr>
          <w:rFonts w:ascii="FontbitDavid" w:hAnsi="FontbitDavid" w:hint="cs"/>
          <w:sz w:val="24"/>
          <w:rtl/>
        </w:rPr>
        <w:t xml:space="preserve"> אין לך אונס גדול מזה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hint="cs"/>
          <w:sz w:val="24"/>
          <w:rtl/>
        </w:rPr>
        <w:t>אבל בנדה '</w:t>
      </w:r>
      <w:ins w:id="90463" w:author="Claude - סמנטי" w:date="2026-10-11T12:19:29Z">
        <w:r>
          <w:rPr>
            <w:rStyle w:val="afffff0"/>
            <w:rFonts w:ascii="FontbitDavid" w:hAnsi="FontbitDavid"/>
            <w:sz w:val="24"/>
            <w:rtl/>
          </w:rPr>
          <w:t xml:space="preserve">זוֹבָהּ</w:t>
        </w:r>
      </w:ins>
      <w:del w:id="90464" w:author="Claude - סמנטי" w:date="2026-10-11T12:19:29Z">
        <w:r w:rsidRPr="00B078C3">
          <w:rPr>
            <w:rFonts w:ascii="FontbitDavid" w:hAnsi="FontbitDavid"/>
            <w:sz w:val="24"/>
            <w:rtl/>
          </w:rPr>
          <w:delText xml:space="preserve">זובה</w:delText>
        </w:r>
      </w:del>
      <w:r>
        <w:rPr>
          <w:rFonts w:ascii="FontbitDavid" w:hAnsi="FontbitDavid" w:hint="cs"/>
          <w:sz w:val="24"/>
          <w:rtl/>
        </w:rPr>
        <w:t>'</w:t>
      </w:r>
      <w:r w:rsidRPr="00B078C3">
        <w:rPr>
          <w:rFonts w:ascii="FontbitDavid" w:hAnsi="FontbitDavid"/>
          <w:sz w:val="24"/>
          <w:rtl/>
        </w:rPr>
        <w:t xml:space="preserve"> - מחמת עצמה ולא מחמת ולד,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hint="cs"/>
          <w:sz w:val="24"/>
          <w:rtl/>
        </w:rPr>
        <w:t>'</w:t>
      </w:r>
      <w:ins w:id="90465" w:author="Claude - סמנטי" w:date="2026-10-11T12:19:29Z">
        <w:r>
          <w:rPr>
            <w:rStyle w:val="afffff0"/>
            <w:rFonts w:ascii="FontbitDavid" w:hAnsi="FontbitDavid"/>
            <w:sz w:val="24"/>
            <w:rtl/>
          </w:rPr>
          <w:t xml:space="preserve">וְאִשָּׁה כִּי תִהְיֶה זָבָה</w:t>
        </w:r>
      </w:ins>
      <w:del w:id="90466" w:author="Claude - סמנטי" w:date="2026-10-11T12:19:29Z">
        <w:r w:rsidRPr="00B078C3">
          <w:rPr>
            <w:rFonts w:ascii="FontbitDavid" w:hAnsi="FontbitDavid"/>
            <w:sz w:val="24"/>
            <w:rtl/>
          </w:rPr>
          <w:delText xml:space="preserve">ואשה כי תהיה זבה</w:delText>
        </w:r>
      </w:del>
      <w:r>
        <w:rPr>
          <w:rFonts w:ascii="FontbitDavid" w:hAnsi="FontbitDavid" w:hint="cs"/>
          <w:sz w:val="24"/>
          <w:rtl/>
        </w:rPr>
        <w:t>'</w:t>
      </w:r>
      <w:r w:rsidRPr="00B078C3">
        <w:rPr>
          <w:rFonts w:ascii="FontbitDavid" w:hAnsi="FontbitDavid"/>
          <w:sz w:val="24"/>
          <w:rtl/>
        </w:rPr>
        <w:t xml:space="preserve"> - הרי אונס אמור, </w:t>
      </w:r>
    </w:p>
    <w:p w:rsidR="00E403F0" w:rsidRDefault="00E403F0" w:rsidP="00E403F0">
      <w:pPr>
        <w:rPr>
          <w:rFonts w:ascii="FontbitDavid" w:hAnsi="FontbitDavid"/>
          <w:sz w:val="24"/>
          <w:rtl/>
        </w:rPr>
      </w:pPr>
    </w:p>
    <w:p>
      <w:pPr>
        <w:pStyle w:val="afffff8"/>
        <w:rPr>
          <w:ins w:id="90367" w:author="קלוד" w:date="2026-10-11T12:23:38Z"/>
        </w:rPr>
      </w:pPr>
      <w:ins w:id="90368" w:author="קלוד" w:date="2026-10-11T12:23:38Z">
        <w:r>
          <w:rPr>
            <w:color w:val="7B3F00"/>
          </w:rPr>
          <w:t xml:space="preserve">קושי בימי זיבה - 'תשב' מרבה ישיבה אחרת</w:t>
        </w:r>
      </w:ins>
    </w:p>
    <w:p>
      <w:pPr>
        <w:pStyle w:val="38"/>
        <w:rPr>
          <w:ins w:id="100200" w:author="מנוע מכני" w:date="2026-10-11T12:04:39Z"/>
        </w:rPr>
      </w:pPr>
      <w:del w:id="100199" w:author="מנוע מכני" w:date="2026-10-11T12:04:39Z">
        <w:r w:rsidRPr="00E744B3">
          <w:delText xml:space="preserve">•</w:delText>
        </w:r>
      </w:del>
      <w:r w:rsidRPr="00E744B3">
        <w:t xml:space="preserve"> </w:t>
      </w:r>
      <w:r w:rsidRPr="005F2E05">
        <w:t xml:space="preserve">א</w:t>
      </w:r>
      <w:ins w:id="91569" w:author="מנוע מכני" w:date="2026-10-11T12:04:39Z">
        <w:r>
          <w:t xml:space="preserve">ר"ל</w:t>
        </w:r>
      </w:ins>
      <w:del w:id="91570" w:author="מנוע מכני" w:date="2026-10-11T12:04:39Z">
        <w:r w:rsidRPr="005F2E05">
          <w:delText xml:space="preserve">ר''ל</w:delText>
        </w:r>
      </w:del>
      <w:r w:rsidRPr="00B078C3">
        <w:t xml:space="preserve">:</w:t>
      </w:r>
    </w:p>
    <w:p w:rsidR="00E403F0" w:rsidRPr="00B078C3" w:rsidRDefault="00E403F0" w:rsidP="00E403F0">
      <w:pPr>
        <w:rPr>
          <w:rFonts w:ascii="FontbitDavid" w:hAnsi="FontbitDavid"/>
          <w:sz w:val="24"/>
          <w:rtl/>
        </w:rPr>
      </w:pPr>
      <w:del w:id="100201"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467" w:author="Claude - סמנטי" w:date="2026-10-11T12:19:29Z">
        <w:r>
          <w:rPr>
            <w:rStyle w:val="afffff0"/>
            <w:rFonts w:ascii="FontbitDavid" w:hAnsi="FontbitDavid"/>
            <w:sz w:val="24"/>
            <w:rtl/>
          </w:rPr>
          <w:t xml:space="preserve">תֵּשֵׁב</w:t>
        </w:r>
      </w:ins>
      <w:del w:id="90468" w:author="Claude - סמנטי" w:date="2026-10-11T12:19:29Z">
        <w:r w:rsidRPr="00B078C3">
          <w:rPr>
            <w:rFonts w:ascii="FontbitDavid" w:hAnsi="FontbitDavid"/>
            <w:sz w:val="24"/>
            <w:rtl/>
          </w:rPr>
          <w:delText xml:space="preserve">תשב</w:delText>
        </w:r>
      </w:del>
      <w:r>
        <w:rPr>
          <w:rFonts w:ascii="FontbitDavid" w:hAnsi="FontbitDavid" w:hint="cs"/>
          <w:sz w:val="24"/>
          <w:rtl/>
        </w:rPr>
        <w:t>'</w:t>
      </w:r>
      <w:r w:rsidRPr="00B078C3">
        <w:rPr>
          <w:rFonts w:ascii="FontbitDavid" w:hAnsi="FontbitDavid"/>
          <w:sz w:val="24"/>
          <w:rtl/>
        </w:rPr>
        <w:t xml:space="preserve"> - יש לך ישיבה אחרת שהיא כזו, ואיזו זו - זו </w:t>
      </w:r>
      <w:r w:rsidRPr="005F2E05">
        <w:rPr>
          <w:rFonts w:ascii="FontbitDavid" w:hAnsi="FontbitDavid"/>
          <w:b/>
          <w:bCs/>
          <w:sz w:val="24"/>
          <w:rtl/>
        </w:rPr>
        <w:t>קושי</w:t>
      </w:r>
      <w:r w:rsidRPr="00B078C3">
        <w:rPr>
          <w:rFonts w:ascii="FontbitDavid" w:hAnsi="FontbitDavid"/>
          <w:sz w:val="24"/>
          <w:rtl/>
        </w:rPr>
        <w:t xml:space="preserve"> </w:t>
      </w:r>
      <w:r w:rsidRPr="005F2E05">
        <w:rPr>
          <w:rFonts w:ascii="FontbitDavid" w:hAnsi="FontbitDavid"/>
          <w:b/>
          <w:bCs/>
          <w:sz w:val="24"/>
          <w:rtl/>
        </w:rPr>
        <w:t>בימי</w:t>
      </w:r>
      <w:r w:rsidRPr="00B078C3">
        <w:rPr>
          <w:rFonts w:ascii="FontbitDavid" w:hAnsi="FontbitDavid"/>
          <w:sz w:val="24"/>
          <w:rtl/>
        </w:rPr>
        <w:t xml:space="preserve"> </w:t>
      </w:r>
      <w:r w:rsidRPr="005F2E05">
        <w:rPr>
          <w:rFonts w:ascii="FontbitDavid" w:hAnsi="FontbitDavid"/>
          <w:b/>
          <w:bCs/>
          <w:sz w:val="24"/>
          <w:rtl/>
        </w:rPr>
        <w:t>זיבה</w:t>
      </w:r>
      <w:r w:rsidRPr="00B078C3">
        <w:rPr>
          <w:rFonts w:ascii="FontbitDavid" w:hAnsi="FontbitDavid"/>
          <w:sz w:val="24"/>
          <w:rtl/>
        </w:rPr>
        <w:t>.</w:t>
      </w:r>
    </w:p>
    <w:p>
      <w:pPr>
        <w:pStyle w:val="38"/>
        <w:rPr>
          <w:ins w:id="100202" w:author="מנוע מכני" w:date="2026-10-11T12:04:39Z"/>
        </w:rPr>
      </w:pPr>
      <w:r w:rsidRPr="005F2E05">
        <w:t>אבוה</w:t>
      </w:r>
      <w:r>
        <w:t xml:space="preserve"> </w:t>
      </w:r>
      <w:r w:rsidRPr="005F2E05">
        <w:t>דשמואל</w:t>
      </w:r>
      <w:r>
        <w:t xml:space="preserve">:</w:t>
      </w:r>
    </w:p>
    <w:p w:rsidR="00E403F0" w:rsidRDefault="00E403F0" w:rsidP="00E403F0">
      <w:pPr>
        <w:rPr>
          <w:rFonts w:ascii="FontbitDavid" w:hAnsi="FontbitDavid"/>
          <w:sz w:val="24"/>
          <w:rtl/>
        </w:rPr>
      </w:pPr>
      <w:del w:id="100203"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ואימא: זו קושי בימי </w:t>
      </w:r>
      <w:r w:rsidRPr="005F2E05">
        <w:rPr>
          <w:rFonts w:ascii="FontbitDavid" w:hAnsi="FontbitDavid"/>
          <w:b/>
          <w:bCs/>
          <w:sz w:val="24"/>
          <w:rtl/>
        </w:rPr>
        <w:t>נדה</w:t>
      </w:r>
      <w:r w:rsidRPr="00B078C3">
        <w:rPr>
          <w:rFonts w:ascii="FontbitDavid" w:hAnsi="FontbitDavid"/>
          <w:sz w:val="24"/>
          <w:rtl/>
        </w:rPr>
        <w:t xml:space="preserve">! </w:t>
      </w:r>
    </w:p>
    <w:p>
      <w:pPr>
        <w:pStyle w:val="38"/>
        <w:rPr>
          <w:ins w:id="100204" w:author="מנוע מכני" w:date="2026-10-11T12:04:39Z"/>
        </w:rPr>
      </w:pPr>
      <w:r w:rsidRPr="00E87E21">
        <w:tab/>
      </w:r>
      <w:r w:rsidRPr="00E87E21">
        <w:t>אלא</w:t>
      </w:r>
    </w:p>
    <w:p w:rsidR="00E403F0" w:rsidRPr="00E87E21" w:rsidRDefault="00E403F0" w:rsidP="00E403F0">
      <w:pPr>
        <w:rPr>
          <w:rFonts w:ascii="FontbitDavid" w:hAnsi="FontbitDavid"/>
          <w:spacing w:val="-4"/>
          <w:sz w:val="24"/>
          <w:rtl/>
        </w:rPr>
      </w:pPr>
      <w:del w:id="100205" w:author="מנוע מכני" w:date="2026-10-11T12:04:39Z">
        <w:r w:rsidRPr="00E87E21">
          <w:rPr>
            <w:rFonts w:ascii="FontbitDavid" w:hAnsi="FontbitDavid"/>
            <w:spacing w:val="-4"/>
            <w:sz w:val="24"/>
            <w:rtl/>
          </w:rPr>
          <w:delText xml:space="preserve"> </w:delText>
        </w:r>
      </w:del>
      <w:r w:rsidRPr="00E87E21">
        <w:rPr>
          <w:rFonts w:ascii="FontbitDavid" w:hAnsi="FontbitDavid" w:hint="cs"/>
          <w:spacing w:val="-4"/>
          <w:sz w:val="24"/>
          <w:rtl/>
        </w:rPr>
        <w:t>'</w:t>
      </w:r>
      <w:ins w:id="90469" w:author="Claude - סמנטי" w:date="2026-10-11T12:19:29Z">
        <w:r>
          <w:rPr>
            <w:rStyle w:val="afffff0"/>
            <w:rFonts w:ascii="FontbitDavid" w:hAnsi="FontbitDavid"/>
            <w:spacing w:val="-4"/>
            <w:sz w:val="24"/>
            <w:rtl/>
          </w:rPr>
          <w:t xml:space="preserve">וְטָמְאָה שְׁבוּעַיִם כְּנִדָּתָהּ</w:t>
        </w:r>
      </w:ins>
      <w:del w:id="90470" w:author="Claude - סמנטי" w:date="2026-10-11T12:19:29Z">
        <w:r w:rsidRPr="00E87E21">
          <w:rPr>
            <w:rFonts w:ascii="FontbitDavid" w:hAnsi="FontbitDavid"/>
            <w:spacing w:val="-4"/>
            <w:sz w:val="24"/>
            <w:rtl/>
          </w:rPr>
          <w:delText xml:space="preserve">וטמאה שבועים כנדתה</w:delText>
        </w:r>
      </w:del>
      <w:r w:rsidRPr="00E87E21">
        <w:rPr>
          <w:rFonts w:ascii="FontbitDavid" w:hAnsi="FontbitDavid" w:hint="cs"/>
          <w:spacing w:val="-4"/>
          <w:sz w:val="24"/>
          <w:rtl/>
        </w:rPr>
        <w:t>'</w:t>
      </w:r>
      <w:r w:rsidRPr="00E87E21">
        <w:rPr>
          <w:rFonts w:ascii="FontbitDavid" w:hAnsi="FontbitDavid"/>
          <w:spacing w:val="-4"/>
          <w:sz w:val="24"/>
          <w:rtl/>
        </w:rPr>
        <w:t xml:space="preserve"> - ולא כזיבתה, מכלל דזיבתה טהור, </w:t>
      </w:r>
      <w:r w:rsidRPr="00E87E21">
        <w:rPr>
          <w:rFonts w:ascii="FontbitDavid" w:hAnsi="FontbitDavid" w:hint="cs"/>
          <w:spacing w:val="-4"/>
          <w:sz w:val="24"/>
          <w:rtl/>
        </w:rPr>
        <w:t>והיינו</w:t>
      </w:r>
      <w:r w:rsidRPr="00E87E21">
        <w:rPr>
          <w:rFonts w:ascii="FontbitDavid" w:hAnsi="FontbitDavid"/>
          <w:spacing w:val="-4"/>
          <w:sz w:val="24"/>
          <w:rtl/>
        </w:rPr>
        <w:t xml:space="preserve"> קושי בימי זיבה.</w:t>
      </w:r>
    </w:p>
    <w:p w:rsidR="00E403F0" w:rsidRPr="00B078C3" w:rsidRDefault="00E403F0" w:rsidP="00E403F0">
      <w:pPr>
        <w:rPr>
          <w:rFonts w:ascii="FontbitDavid" w:hAnsi="FontbitDavid"/>
          <w:sz w:val="24"/>
          <w:rtl/>
        </w:rPr>
      </w:pPr>
      <w:r>
        <w:rPr>
          <w:rFonts w:ascii="FontbitDavid" w:hAnsi="FontbitDavid"/>
          <w:sz w:val="24"/>
          <w:rtl/>
        </w:rPr>
        <w:tab/>
      </w:r>
      <w:ins w:id="95643" w:author="מנוע מכני" w:date="2026-10-11T12:04:39Z">
        <w:r>
          <w:rPr>
            <w:rFonts w:ascii="FontbitDavid" w:hAnsi="FontbitDavid"/>
            <w:b/>
            <w:bCs/>
            <w:sz w:val="24"/>
            <w:rtl/>
          </w:rPr>
          <w:t xml:space="preserve">ועכשיו</w:t>
        </w:r>
      </w:ins>
      <w:del w:id="95644" w:author="מנוע מכני" w:date="2026-10-11T12:04:39Z">
        <w:r w:rsidRPr="005F2E05">
          <w:rPr>
            <w:rFonts w:ascii="FontbitDavid" w:hAnsi="FontbitDavid"/>
            <w:b/>
            <w:bCs/>
            <w:sz w:val="24"/>
            <w:rtl/>
          </w:rPr>
          <w:delText xml:space="preserve">והשתא</w:delText>
        </w:r>
      </w:del>
      <w:r w:rsidRPr="00B078C3">
        <w:rPr>
          <w:rFonts w:ascii="FontbitDavid" w:hAnsi="FontbitDavid"/>
          <w:sz w:val="24"/>
          <w:rtl/>
        </w:rPr>
        <w:t xml:space="preserve"> ד</w:t>
      </w:r>
      <w:r>
        <w:rPr>
          <w:rFonts w:ascii="FontbitDavid" w:hAnsi="FontbitDavid" w:hint="cs"/>
          <w:sz w:val="24"/>
          <w:rtl/>
        </w:rPr>
        <w:t>'</w:t>
      </w:r>
      <w:ins w:id="90181" w:author="Claude - סמנטי" w:date="2026-10-11T12:19:29Z">
        <w:r>
          <w:rPr>
            <w:rStyle w:val="afffff0"/>
            <w:rFonts w:ascii="FontbitDavid" w:hAnsi="FontbitDavid"/>
            <w:sz w:val="24"/>
            <w:rtl/>
          </w:rPr>
          <w:t xml:space="preserve">וְטָמְאָה שְׁבוּעַיִם כְּנִדָּתָהּ</w:t>
        </w:r>
      </w:ins>
      <w:del w:id="90182" w:author="Claude - סמנטי" w:date="2026-10-11T12:19:29Z">
        <w:r w:rsidRPr="00B078C3">
          <w:rPr>
            <w:rFonts w:ascii="FontbitDavid" w:hAnsi="FontbitDavid"/>
            <w:sz w:val="24"/>
            <w:rtl/>
          </w:rPr>
          <w:delText xml:space="preserve">וטמאה שבועים כנדתה</w:delText>
        </w:r>
      </w:del>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w:t>
      </w:r>
      <w:ins w:id="90179" w:author="Claude - סמנטי" w:date="2026-10-11T12:19:29Z">
        <w:r>
          <w:rPr>
            <w:rStyle w:val="afffff0"/>
            <w:rFonts w:ascii="FontbitDavid" w:hAnsi="FontbitDavid"/>
            <w:sz w:val="24"/>
            <w:rtl/>
          </w:rPr>
          <w:t xml:space="preserve">דָּמָהּ</w:t>
        </w:r>
      </w:ins>
      <w:del w:id="90180" w:author="Claude - סמנטי" w:date="2026-10-11T12:19:29Z">
        <w:r w:rsidRPr="00B078C3">
          <w:rPr>
            <w:rFonts w:ascii="FontbitDavid" w:hAnsi="FontbitDavid"/>
            <w:sz w:val="24"/>
            <w:rtl/>
          </w:rPr>
          <w:delText xml:space="preserve">דמה</w:delText>
        </w:r>
      </w:del>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 xml:space="preserve">דה</w:t>
      </w:r>
      <w:ins w:id="91571" w:author="מנוע מכני" w:date="2026-10-11T12:04:39Z">
        <w:r>
          <w:rPr>
            <w:rFonts w:ascii="FontbitDavid" w:hAnsi="FontbitDavid" w:hint="cs"/>
            <w:sz w:val="24"/>
            <w:rtl/>
          </w:rPr>
          <w:t xml:space="preserve">ו"א</w:t>
        </w:r>
      </w:ins>
      <w:del w:id="91572" w:author="מנוע מכני" w:date="2026-10-11T12:04:39Z">
        <w:r>
          <w:rPr>
            <w:rFonts w:ascii="FontbitDavid" w:hAnsi="FontbitDavid" w:hint="cs"/>
            <w:sz w:val="24"/>
            <w:rtl/>
          </w:rPr>
          <w:delText xml:space="preserve">ו''א</w:delText>
        </w:r>
      </w:del>
      <w:r>
        <w:rPr>
          <w:rFonts w:ascii="FontbitDavid" w:hAnsi="FontbitDavid" w:hint="cs"/>
          <w:sz w:val="24"/>
          <w:rtl/>
        </w:rPr>
        <w:t xml:space="preserve"> כ</w:t>
      </w:r>
      <w:r w:rsidRPr="00B078C3">
        <w:rPr>
          <w:rFonts w:ascii="FontbitDavid" w:hAnsi="FontbitDavid"/>
          <w:sz w:val="24"/>
          <w:rtl/>
        </w:rPr>
        <w:t xml:space="preserve">נדתה ולא כזיבתה, </w:t>
      </w:r>
      <w:ins w:id="93123" w:author="מנוע מכני" w:date="2026-10-11T12:04:39Z">
        <w:r>
          <w:rPr>
            <w:rFonts w:ascii="FontbitDavid" w:hAnsi="FontbitDavid"/>
            <w:sz w:val="24"/>
            <w:rtl/>
          </w:rPr>
          <w:t xml:space="preserve">ואפי'</w:t>
        </w:r>
      </w:ins>
      <w:del w:id="93124"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בשופי - </w:t>
      </w:r>
      <w:r w:rsidRPr="00B078C3">
        <w:rPr>
          <w:rFonts w:ascii="FontbitDavid" w:hAnsi="FontbitDavid"/>
          <w:sz w:val="24"/>
          <w:rtl/>
        </w:rPr>
        <w:t xml:space="preserve">קמ"ל</w:t>
      </w:r>
      <w:r w:rsidRPr="00B078C3">
        <w:rPr>
          <w:rFonts w:ascii="FontbitDavid" w:hAnsi="FontbitDavid"/>
          <w:sz w:val="24"/>
          <w:rtl/>
        </w:rPr>
        <w:t xml:space="preserve">.</w:t>
      </w:r>
    </w:p>
    <w:p w:rsidR="00E403F0" w:rsidRDefault="00E403F0" w:rsidP="00E403F0">
      <w:pPr>
        <w:rPr>
          <w:rFonts w:ascii="FontbitDavid" w:hAnsi="FontbitDavid"/>
          <w:sz w:val="24"/>
          <w:rtl/>
        </w:rPr>
      </w:pPr>
    </w:p>
    <w:p>
      <w:pPr>
        <w:pStyle w:val="afffff8"/>
        <w:rPr>
          <w:ins w:id="90365" w:author="קלוד" w:date="2026-10-11T12:23:38Z"/>
        </w:rPr>
      </w:pPr>
      <w:ins w:id="90366" w:author="קלוד" w:date="2026-10-11T12:23:38Z">
        <w:r>
          <w:rPr>
            <w:color w:val="7B3F00"/>
          </w:rPr>
          <w:t xml:space="preserve">שילא בר אבינא ורב אסי - נידוי על הנהגה כרב</w:t>
        </w:r>
      </w:ins>
    </w:p>
    <w:p w:rsidR="00E403F0" w:rsidRPr="00E87E21" w:rsidRDefault="00E403F0" w:rsidP="00E403F0">
      <w:pPr>
        <w:rPr>
          <w:rFonts w:ascii="FontbitDavid" w:hAnsi="FontbitDavid"/>
          <w:spacing w:val="-4"/>
          <w:sz w:val="24"/>
          <w:rtl/>
        </w:rPr>
      </w:pPr>
      <w:r w:rsidRPr="00E87E21">
        <w:rPr>
          <w:rFonts w:ascii="FontbitDavid" w:hAnsi="FontbitDavid"/>
          <w:spacing w:val="-4"/>
          <w:sz w:val="24"/>
          <w:rtl/>
        </w:rPr>
        <w:t xml:space="preserve">שילא בר אבינא </w:t>
      </w:r>
      <w:r w:rsidRPr="00E87E21">
        <w:rPr>
          <w:rFonts w:ascii="FontbitDavid" w:hAnsi="FontbitDavid" w:hint="cs"/>
          <w:spacing w:val="-4"/>
          <w:sz w:val="24"/>
          <w:rtl/>
        </w:rPr>
        <w:t xml:space="preserve">נהג </w:t>
      </w:r>
      <w:r w:rsidRPr="00E87E21">
        <w:rPr>
          <w:rStyle w:val="2fb"/>
          <w:rFonts w:ascii="FontbitDavid" w:hAnsi="FontbitDavid" w:hint="cs"/>
          <w:spacing w:val="-4"/>
          <w:sz w:val="24"/>
          <w:rtl/>
        </w:rPr>
        <w:t xml:space="preserve">כרב</w:t>
      </w:r>
      <w:r w:rsidRPr="00E87E21">
        <w:rPr>
          <w:rFonts w:ascii="FontbitDavid" w:hAnsi="FontbitDavid" w:hint="cs"/>
          <w:spacing w:val="-4"/>
          <w:sz w:val="24"/>
          <w:rtl/>
        </w:rPr>
        <w:t xml:space="preserve"> וכשנפטר </w:t>
      </w:r>
      <w:r w:rsidRPr="00E87E21">
        <w:rPr>
          <w:rStyle w:val="2fb"/>
          <w:rFonts w:ascii="FontbitDavid" w:hAnsi="FontbitDavid" w:hint="cs"/>
          <w:spacing w:val="-4"/>
          <w:sz w:val="24"/>
          <w:rtl/>
        </w:rPr>
        <w:t xml:space="preserve">רב</w:t>
      </w:r>
      <w:r w:rsidRPr="00E87E21">
        <w:rPr>
          <w:rFonts w:ascii="FontbitDavid" w:hAnsi="FontbitDavid" w:hint="cs"/>
          <w:spacing w:val="-4"/>
          <w:sz w:val="24"/>
          <w:rtl/>
        </w:rPr>
        <w:t xml:space="preserve"> </w:t>
      </w:r>
      <w:r w:rsidRPr="00E87E21">
        <w:rPr>
          <w:rFonts w:ascii="FontbitDavid" w:hAnsi="FontbitDavid"/>
          <w:spacing w:val="-4"/>
          <w:sz w:val="24"/>
          <w:rtl/>
        </w:rPr>
        <w:t xml:space="preserve">א"ל</w:t>
      </w:r>
      <w:r w:rsidRPr="00E87E21">
        <w:rPr>
          <w:rFonts w:ascii="FontbitDavid" w:hAnsi="FontbitDavid"/>
          <w:spacing w:val="-4"/>
          <w:sz w:val="24"/>
          <w:rtl/>
        </w:rPr>
        <w:t xml:space="preserve"> </w:t>
      </w:r>
      <w:r w:rsidRPr="00E87E21">
        <w:rPr>
          <w:rStyle w:val="2fb"/>
          <w:rFonts w:ascii="FontbitDavid" w:hAnsi="FontbitDavid"/>
          <w:spacing w:val="-4"/>
          <w:sz w:val="24"/>
          <w:rtl/>
        </w:rPr>
        <w:t xml:space="preserve">לרב אסי</w:t>
      </w:r>
      <w:r w:rsidRPr="00E87E21">
        <w:rPr>
          <w:rFonts w:ascii="FontbitDavid" w:hAnsi="FontbitDavid"/>
          <w:spacing w:val="-4"/>
          <w:sz w:val="24"/>
          <w:rtl/>
        </w:rPr>
        <w:t xml:space="preserve">: </w:t>
      </w:r>
      <w:ins w:id="98001" w:author="מנוע מכני" w:date="2026-10-11T12:04:39Z">
        <w:r>
          <w:rPr>
            <w:rFonts w:ascii="FontbitDavid" w:hAnsi="FontbitDavid"/>
            <w:spacing w:val="-4"/>
            <w:sz w:val="24"/>
            <w:rtl/>
          </w:rPr>
          <w:t xml:space="preserve">לך</w:t>
        </w:r>
      </w:ins>
      <w:del w:id="98002" w:author="מנוע מכני" w:date="2026-10-11T12:04:39Z">
        <w:r w:rsidRPr="00E87E21">
          <w:rPr>
            <w:rFonts w:ascii="FontbitDavid" w:hAnsi="FontbitDavid"/>
            <w:spacing w:val="-4"/>
            <w:sz w:val="24"/>
            <w:rtl/>
          </w:rPr>
          <w:delText xml:space="preserve">זיל</w:delText>
        </w:r>
      </w:del>
      <w:r w:rsidRPr="00E87E21">
        <w:rPr>
          <w:rFonts w:ascii="FontbitDavid" w:hAnsi="FontbitDavid"/>
          <w:spacing w:val="-4"/>
          <w:sz w:val="24"/>
          <w:rtl/>
        </w:rPr>
        <w:t xml:space="preserve"> צנעיה, </w:t>
      </w:r>
      <w:ins w:id="97451" w:author="מנוע מכני" w:date="2026-10-11T12:04:39Z">
        <w:r>
          <w:rPr>
            <w:rFonts w:ascii="FontbitDavid" w:hAnsi="FontbitDavid"/>
            <w:spacing w:val="-4"/>
            <w:sz w:val="24"/>
            <w:rtl/>
          </w:rPr>
          <w:t xml:space="preserve">ואם </w:t>
        </w:r>
      </w:ins>
      <w:del w:id="97452" w:author="מנוע מכני" w:date="2026-10-11T12:04:39Z">
        <w:r w:rsidRPr="00E87E21">
          <w:rPr>
            <w:rFonts w:ascii="FontbitDavid" w:hAnsi="FontbitDavid"/>
            <w:spacing w:val="-4"/>
            <w:sz w:val="24"/>
            <w:rtl/>
          </w:rPr>
          <w:delText xml:space="preserve">ואי </w:delText>
        </w:r>
      </w:del>
      <w:r w:rsidRPr="00E87E21">
        <w:rPr>
          <w:rFonts w:ascii="FontbitDavid" w:hAnsi="FontbitDavid"/>
          <w:spacing w:val="-4"/>
          <w:sz w:val="24"/>
          <w:rtl/>
        </w:rPr>
        <w:t xml:space="preserve">לא</w:t>
      </w:r>
      <w:r w:rsidRPr="00E87E21">
        <w:rPr>
          <w:rFonts w:ascii="FontbitDavid" w:hAnsi="FontbitDavid"/>
          <w:spacing w:val="-4"/>
          <w:sz w:val="24"/>
          <w:rtl/>
        </w:rPr>
        <w:t xml:space="preserve"> ציית – גרייה</w:t>
      </w:r>
      <w:r w:rsidRPr="00E87E21">
        <w:rPr>
          <w:rFonts w:ascii="FontbitDavid" w:hAnsi="FontbitDavid" w:hint="cs"/>
          <w:spacing w:val="-4"/>
          <w:sz w:val="24"/>
          <w:rtl/>
        </w:rPr>
        <w:t>[גרור אותו</w:t>
      </w:r>
      <w:r w:rsidRPr="00E87E21">
        <w:rPr>
          <w:rFonts w:ascii="FontbitDavid" w:hAnsi="FontbitDavid"/>
          <w:spacing w:val="-4"/>
          <w:sz w:val="24"/>
          <w:rtl/>
        </w:rPr>
        <w:t>.</w:t>
      </w:r>
      <w:r w:rsidRPr="00E87E21">
        <w:rPr>
          <w:rFonts w:ascii="FontbitDavid" w:hAnsi="FontbitDavid" w:hint="cs"/>
          <w:spacing w:val="-4"/>
          <w:sz w:val="24"/>
          <w:rtl/>
        </w:rPr>
        <w:t>]</w:t>
      </w:r>
    </w:p>
    <w:p w:rsidR="00E403F0" w:rsidRPr="00B078C3" w:rsidRDefault="00E403F0" w:rsidP="00E403F0">
      <w:pPr>
        <w:rPr>
          <w:rFonts w:ascii="FontbitDavid" w:hAnsi="FontbitDavid"/>
          <w:sz w:val="24"/>
          <w:rtl/>
        </w:rPr>
      </w:pPr>
      <w:r w:rsidRPr="00B078C3">
        <w:rPr>
          <w:rFonts w:ascii="FontbitDavid" w:hAnsi="FontbitDavid"/>
          <w:sz w:val="24"/>
          <w:rtl/>
        </w:rPr>
        <w:t xml:space="preserve">הוא סבר גדייה </w:t>
      </w:r>
      <w:r>
        <w:rPr>
          <w:rFonts w:ascii="FontbitDavid" w:hAnsi="FontbitDavid" w:hint="cs"/>
          <w:sz w:val="24"/>
          <w:rtl/>
        </w:rPr>
        <w:t xml:space="preserve">[כרותו] </w:t>
      </w:r>
      <w:r w:rsidRPr="00B078C3">
        <w:rPr>
          <w:rFonts w:ascii="FontbitDavid" w:hAnsi="FontbitDavid"/>
          <w:sz w:val="24"/>
          <w:rtl/>
        </w:rPr>
        <w:t xml:space="preserve">א"ל</w:t>
      </w:r>
      <w:r w:rsidRPr="00B078C3">
        <w:rPr>
          <w:rFonts w:ascii="FontbitDavid" w:hAnsi="FontbitDavid"/>
          <w:sz w:val="24"/>
          <w:rtl/>
        </w:rPr>
        <w:t xml:space="preserve">.</w:t>
      </w:r>
    </w:p>
    <w:p>
      <w:pPr>
        <w:pStyle w:val="38"/>
        <w:rPr>
          <w:ins w:id="100206" w:author="מנוע מכני" w:date="2026-10-11T12:04:39Z"/>
        </w:rPr>
      </w:pPr>
      <w:r>
        <w:t xml:space="preserve">אחר שנפטר רב </w:t>
      </w:r>
      <w:r w:rsidRPr="00B078C3">
        <w:t xml:space="preserve">א"ל</w:t>
      </w:r>
      <w:r w:rsidRPr="00B078C3">
        <w:t xml:space="preserve">:</w:t>
      </w:r>
    </w:p>
    <w:p w:rsidR="00E403F0" w:rsidRPr="00B078C3" w:rsidRDefault="00E403F0" w:rsidP="00E403F0">
      <w:pPr>
        <w:rPr>
          <w:rFonts w:ascii="FontbitDavid" w:hAnsi="FontbitDavid"/>
          <w:sz w:val="24"/>
          <w:rtl/>
        </w:rPr>
      </w:pPr>
      <w:del w:id="10020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הדר בך! דהדר </w:t>
      </w:r>
      <w:ins w:id="95645" w:author="מנוע מכני" w:date="2026-10-11T12:04:39Z">
        <w:r>
          <w:rPr>
            <w:rFonts w:ascii="FontbitDavid" w:hAnsi="FontbitDavid"/>
            <w:sz w:val="24"/>
            <w:rtl/>
          </w:rPr>
          <w:t xml:space="preserve">בו</w:t>
        </w:r>
      </w:ins>
      <w:del w:id="95646" w:author="מנוע מכני" w:date="2026-10-11T12:04:39Z">
        <w:r w:rsidRPr="00B078C3">
          <w:rPr>
            <w:rFonts w:ascii="FontbitDavid" w:hAnsi="FontbitDavid"/>
            <w:sz w:val="24"/>
            <w:rtl/>
          </w:rPr>
          <w:delText xml:space="preserve">ביה</w:delText>
        </w:r>
      </w:del>
      <w:r w:rsidRPr="00B078C3">
        <w:rPr>
          <w:rFonts w:ascii="FontbitDavid" w:hAnsi="FontbitDavid"/>
          <w:sz w:val="24"/>
          <w:rtl/>
        </w:rPr>
        <w:t xml:space="preserve"> </w:t>
      </w:r>
      <w:r w:rsidRPr="00B078C3">
        <w:rPr>
          <w:rStyle w:val="2fb"/>
          <w:rFonts w:ascii="FontbitDavid" w:hAnsi="FontbitDavid"/>
          <w:sz w:val="24"/>
          <w:rtl/>
        </w:rPr>
        <w:t xml:space="preserve">רב</w:t>
      </w:r>
      <w:r w:rsidRPr="00B078C3">
        <w:rPr>
          <w:rFonts w:ascii="FontbitDavid" w:hAnsi="FontbitDavid"/>
          <w:sz w:val="24"/>
          <w:rtl/>
        </w:rPr>
        <w:t xml:space="preserve">.</w:t>
      </w:r>
    </w:p>
    <w:p>
      <w:pPr>
        <w:pStyle w:val="38"/>
        <w:rPr>
          <w:ins w:id="100208" w:author="מנוע מכני" w:date="2026-10-11T12:04:39Z"/>
        </w:rPr>
      </w:pPr>
      <w:r w:rsidRPr="00B078C3">
        <w:t xml:space="preserve">א"ל</w:t>
      </w:r>
      <w:r w:rsidRPr="00B078C3">
        <w:t xml:space="preserve">:</w:t>
      </w:r>
    </w:p>
    <w:p w:rsidR="00E403F0" w:rsidRPr="00B078C3" w:rsidRDefault="00E403F0" w:rsidP="00E403F0">
      <w:pPr>
        <w:rPr>
          <w:rFonts w:ascii="FontbitDavid" w:hAnsi="FontbitDavid"/>
          <w:sz w:val="24"/>
          <w:rtl/>
        </w:rPr>
      </w:pPr>
      <w:del w:id="1002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w:t>
      </w:r>
      <w:r>
        <w:rPr>
          <w:rFonts w:ascii="FontbitDavid" w:hAnsi="FontbitDavid" w:hint="cs"/>
          <w:sz w:val="24"/>
          <w:rtl/>
        </w:rPr>
        <w:t xml:space="preserve">היה חוזר בו היה אומר לי. </w:t>
      </w:r>
      <w:r w:rsidRPr="00B078C3">
        <w:rPr>
          <w:rFonts w:ascii="FontbitDavid" w:hAnsi="FontbitDavid"/>
          <w:sz w:val="24"/>
          <w:rtl/>
        </w:rPr>
        <w:t xml:space="preserve">לא</w:t>
      </w:r>
      <w:r w:rsidRPr="00B078C3">
        <w:rPr>
          <w:rFonts w:ascii="FontbitDavid" w:hAnsi="FontbitDavid"/>
          <w:sz w:val="24"/>
          <w:rtl/>
        </w:rPr>
        <w:t xml:space="preserve"> ציית </w:t>
      </w:r>
      <w:r>
        <w:rPr>
          <w:rFonts w:ascii="FontbitDavid" w:hAnsi="FontbitDavid" w:hint="cs"/>
          <w:sz w:val="24"/>
          <w:rtl/>
        </w:rPr>
        <w:t xml:space="preserve">לו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ונידהו.</w:t>
      </w:r>
    </w:p>
    <w:p>
      <w:pPr>
        <w:pStyle w:val="38"/>
        <w:rPr>
          <w:ins w:id="100210" w:author="מנוע מכני" w:date="2026-10-11T12:04:39Z"/>
        </w:rPr>
      </w:pPr>
      <w:r w:rsidRPr="00B078C3">
        <w:t xml:space="preserve">א"ל</w:t>
      </w:r>
      <w:r w:rsidRPr="00B078C3">
        <w:t xml:space="preserve">:</w:t>
      </w:r>
    </w:p>
    <w:p w:rsidR="00E403F0" w:rsidRDefault="00E403F0" w:rsidP="00E403F0">
      <w:pPr>
        <w:rPr>
          <w:rFonts w:ascii="FontbitDavid" w:hAnsi="FontbitDavid"/>
          <w:sz w:val="24"/>
          <w:rtl/>
        </w:rPr>
      </w:pPr>
      <w:del w:id="10021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w:t>
      </w:r>
      <w:r>
        <w:rPr>
          <w:rFonts w:ascii="FontbitDavid" w:hAnsi="FontbitDavid" w:hint="cs"/>
          <w:sz w:val="24"/>
          <w:rtl/>
        </w:rPr>
        <w:t>כי אינך מפחד להכוות בגחלתי</w:t>
      </w:r>
      <w:r w:rsidRPr="00B078C3">
        <w:rPr>
          <w:rFonts w:ascii="FontbitDavid" w:hAnsi="FontbitDavid"/>
          <w:sz w:val="24"/>
          <w:rtl/>
        </w:rPr>
        <w:t xml:space="preserve">? </w:t>
      </w:r>
    </w:p>
    <w:p>
      <w:pPr>
        <w:pStyle w:val="38"/>
        <w:rPr>
          <w:ins w:id="100212" w:author="מנוע מכני" w:date="2026-10-11T12:04:39Z"/>
        </w:rPr>
      </w:pPr>
      <w:r w:rsidRPr="00B078C3">
        <w:t xml:space="preserve">א"ל</w:t>
      </w:r>
      <w:r w:rsidRPr="00B078C3">
        <w:t xml:space="preserve">:</w:t>
      </w:r>
    </w:p>
    <w:p w:rsidR="00E403F0" w:rsidRPr="00B078C3" w:rsidRDefault="00E403F0" w:rsidP="00E403F0">
      <w:pPr>
        <w:rPr>
          <w:rFonts w:ascii="FontbitDavid" w:hAnsi="FontbitDavid"/>
          <w:sz w:val="24"/>
          <w:rtl/>
        </w:rPr>
      </w:pPr>
      <w:del w:id="100213" w:author="מנוע מכני" w:date="2026-10-11T12:04:39Z">
        <w:r w:rsidRPr="00B078C3">
          <w:rPr>
            <w:rFonts w:ascii="FontbitDavid" w:hAnsi="FontbitDavid"/>
            <w:sz w:val="24"/>
            <w:rtl/>
          </w:rPr>
          <w:delText xml:space="preserve"> </w:delText>
        </w:r>
      </w:del>
      <w:ins w:id="98393" w:author="מנוע מכני" w:date="2026-10-11T12:04:39Z">
        <w:r>
          <w:rPr>
            <w:rFonts w:ascii="FontbitDavid" w:hAnsi="FontbitDavid"/>
            <w:sz w:val="24"/>
            <w:rtl/>
          </w:rPr>
          <w:t xml:space="preserve">אני</w:t>
        </w:r>
      </w:ins>
      <w:del w:id="98394" w:author="מנוע מכני" w:date="2026-10-11T12:04:39Z">
        <w:r w:rsidRPr="00B078C3">
          <w:rPr>
            <w:rFonts w:ascii="FontbitDavid" w:hAnsi="FontbitDavid"/>
            <w:sz w:val="24"/>
            <w:rtl/>
          </w:rPr>
          <w:delText xml:space="preserve">אנא</w:delText>
        </w:r>
      </w:del>
      <w:r w:rsidRPr="00B078C3">
        <w:rPr>
          <w:rFonts w:ascii="FontbitDavid" w:hAnsi="FontbitDavid"/>
          <w:sz w:val="24"/>
          <w:rtl/>
        </w:rPr>
        <w:t xml:space="preserve"> איסי בן יהודה, </w:t>
      </w:r>
      <w:ins w:id="90187" w:author="Claude - סמנטי" w:date="2026-10-11T12:19:29Z">
        <w:r>
          <w:rPr>
            <w:rFonts w:ascii="FontbitDavid" w:hAnsi="FontbitDavid"/>
            <w:sz w:val="24"/>
            <w:rtl/>
          </w:rPr>
          <w:t xml:space="preserve">שהוא</w:t>
        </w:r>
      </w:ins>
      <w:del w:id="90188" w:author="Claude - סמנטי" w:date="2026-10-11T12:19:29Z">
        <w:r w:rsidRPr="00B078C3">
          <w:rPr>
            <w:rFonts w:ascii="FontbitDavid" w:hAnsi="FontbitDavid"/>
            <w:sz w:val="24"/>
            <w:rtl/>
          </w:rPr>
          <w:delText xml:space="preserve">דהוא</w:delText>
        </w:r>
      </w:del>
      <w:r w:rsidRPr="00B078C3">
        <w:rPr>
          <w:rFonts w:ascii="FontbitDavid" w:hAnsi="FontbitDavid"/>
          <w:sz w:val="24"/>
          <w:rtl/>
        </w:rPr>
        <w:t xml:space="preserve"> איסי בן גור אריה, </w:t>
      </w:r>
      <w:ins w:id="90185" w:author="Claude - סמנטי" w:date="2026-10-11T12:19:29Z">
        <w:r>
          <w:rPr>
            <w:rFonts w:ascii="FontbitDavid" w:hAnsi="FontbitDavid"/>
            <w:sz w:val="24"/>
            <w:rtl/>
          </w:rPr>
          <w:t xml:space="preserve">שהוא</w:t>
        </w:r>
      </w:ins>
      <w:del w:id="90186" w:author="Claude - סמנטי" w:date="2026-10-11T12:19:29Z">
        <w:r w:rsidRPr="00B078C3">
          <w:rPr>
            <w:rFonts w:ascii="FontbitDavid" w:hAnsi="FontbitDavid"/>
            <w:sz w:val="24"/>
            <w:rtl/>
          </w:rPr>
          <w:delText xml:space="preserve">דהוא</w:delText>
        </w:r>
      </w:del>
      <w:r w:rsidRPr="00B078C3">
        <w:rPr>
          <w:rFonts w:ascii="FontbitDavid" w:hAnsi="FontbitDavid"/>
          <w:sz w:val="24"/>
          <w:rtl/>
        </w:rPr>
        <w:t xml:space="preserve"> איסי בן גמליאל, </w:t>
      </w:r>
      <w:ins w:id="90183" w:author="Claude - סמנטי" w:date="2026-10-11T12:19:29Z">
        <w:r>
          <w:rPr>
            <w:rFonts w:ascii="FontbitDavid" w:hAnsi="FontbitDavid"/>
            <w:sz w:val="24"/>
            <w:rtl/>
          </w:rPr>
          <w:t xml:space="preserve">שהוא</w:t>
        </w:r>
      </w:ins>
      <w:del w:id="90184" w:author="Claude - סמנטי" w:date="2026-10-11T12:19:29Z">
        <w:r w:rsidRPr="00B078C3">
          <w:rPr>
            <w:rFonts w:ascii="FontbitDavid" w:hAnsi="FontbitDavid"/>
            <w:sz w:val="24"/>
            <w:rtl/>
          </w:rPr>
          <w:delText xml:space="preserve">דהוא</w:delText>
        </w:r>
      </w:del>
      <w:r w:rsidRPr="00B078C3">
        <w:rPr>
          <w:rFonts w:ascii="FontbitDavid" w:hAnsi="FontbitDavid"/>
          <w:sz w:val="24"/>
          <w:rtl/>
        </w:rPr>
        <w:t xml:space="preserve"> איסי בן מהללאל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'מכתש נחושת' שלא שולט בו רקב</w:t>
      </w:r>
      <w:r w:rsidRPr="00B078C3">
        <w:rPr>
          <w:rFonts w:ascii="FontbitDavid" w:hAnsi="FontbitDavid"/>
          <w:sz w:val="24"/>
          <w:rtl/>
        </w:rPr>
        <w:t>.</w:t>
      </w:r>
    </w:p>
    <w:p>
      <w:pPr>
        <w:pStyle w:val="38"/>
        <w:rPr>
          <w:ins w:id="100214" w:author="מנוע מכני" w:date="2026-10-11T12:04:39Z"/>
        </w:rPr>
      </w:pPr>
      <w:r w:rsidRPr="00B078C3">
        <w:t xml:space="preserve">א"ל</w:t>
      </w:r>
      <w:r w:rsidRPr="00B078C3">
        <w:t xml:space="preserve">:</w:t>
      </w:r>
    </w:p>
    <w:p w:rsidR="00E403F0" w:rsidRDefault="00E403F0" w:rsidP="00E403F0">
      <w:pPr>
        <w:rPr>
          <w:rFonts w:ascii="FontbitDavid" w:hAnsi="FontbitDavid"/>
          <w:sz w:val="24"/>
          <w:rtl/>
        </w:rPr>
      </w:pPr>
      <w:del w:id="100215" w:author="מנוע מכני" w:date="2026-10-11T12:04:39Z">
        <w:r w:rsidRPr="00B078C3">
          <w:rPr>
            <w:rFonts w:ascii="FontbitDavid" w:hAnsi="FontbitDavid"/>
            <w:sz w:val="24"/>
            <w:rtl/>
          </w:rPr>
          <w:delText xml:space="preserve"> </w:delText>
        </w:r>
      </w:del>
      <w:ins w:id="98395" w:author="מנוע מכני" w:date="2026-10-11T12:04:39Z">
        <w:r>
          <w:rPr>
            <w:rFonts w:ascii="FontbitDavid" w:hAnsi="FontbitDavid"/>
            <w:sz w:val="24"/>
            <w:rtl/>
          </w:rPr>
          <w:t xml:space="preserve">ואני</w:t>
        </w:r>
      </w:ins>
      <w:del w:id="98396" w:author="מנוע מכני" w:date="2026-10-11T12:04:39Z">
        <w:r w:rsidRPr="00B078C3">
          <w:rPr>
            <w:rFonts w:ascii="FontbitDavid" w:hAnsi="FontbitDavid"/>
            <w:sz w:val="24"/>
            <w:rtl/>
          </w:rPr>
          <w:delText xml:space="preserve">ואנא</w:delText>
        </w:r>
      </w:del>
      <w:r w:rsidRPr="00B078C3">
        <w:rPr>
          <w:rFonts w:ascii="FontbitDavid" w:hAnsi="FontbitDavid"/>
          <w:sz w:val="24"/>
          <w:rtl/>
        </w:rPr>
        <w:t xml:space="preserve"> שילא בר אבינא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 xml:space="preserve">'עלי של ברזל' השובר 'מכתש נחושת' </w:t>
      </w:r>
    </w:p>
    <w:p w:rsidR="00E403F0" w:rsidRPr="00E87E21" w:rsidRDefault="00E403F0" w:rsidP="00E403F0">
      <w:pPr>
        <w:rPr>
          <w:rFonts w:ascii="FontbitDavid" w:hAnsi="FontbitDavid"/>
          <w:spacing w:val="-4"/>
          <w:sz w:val="24"/>
          <w:rtl/>
        </w:rPr>
      </w:pPr>
      <w:r w:rsidRPr="00E87E21">
        <w:rPr>
          <w:rFonts w:ascii="FontbitDavid" w:hAnsi="FontbitDavid"/>
          <w:spacing w:val="-4"/>
          <w:sz w:val="24"/>
          <w:rtl/>
        </w:rPr>
        <w:t xml:space="preserve">חלש </w:t>
      </w:r>
      <w:r w:rsidRPr="00E87E21">
        <w:rPr>
          <w:rStyle w:val="2fb"/>
          <w:rFonts w:ascii="FontbitDavid" w:hAnsi="FontbitDavid"/>
          <w:spacing w:val="-4"/>
          <w:sz w:val="24"/>
          <w:rtl/>
        </w:rPr>
        <w:t xml:space="preserve">רב אסי</w:t>
      </w:r>
      <w:r w:rsidRPr="00E87E21">
        <w:rPr>
          <w:rFonts w:ascii="FontbitDavid" w:hAnsi="FontbitDavid"/>
          <w:spacing w:val="-4"/>
          <w:sz w:val="24"/>
          <w:rtl/>
        </w:rPr>
        <w:t xml:space="preserve">, עיילוה בחמימי אפקוה מקרירי, עיילוה בקרירי אפקוה מחמימי, נח נפשיה </w:t>
      </w:r>
      <w:r w:rsidRPr="00E87E21">
        <w:rPr>
          <w:rStyle w:val="2fb"/>
          <w:rFonts w:ascii="FontbitDavid" w:hAnsi="FontbitDavid"/>
          <w:spacing w:val="-4"/>
          <w:sz w:val="24"/>
          <w:rtl/>
        </w:rPr>
        <w:t xml:space="preserve">דרב אסי</w:t>
      </w:r>
      <w:r w:rsidRPr="00E87E21">
        <w:rPr>
          <w:rFonts w:ascii="FontbitDavid" w:hAnsi="FontbitDavid"/>
          <w:spacing w:val="-4"/>
          <w:sz w:val="24"/>
          <w:rtl/>
        </w:rPr>
        <w:t xml:space="preserve">.</w:t>
      </w:r>
    </w:p>
    <w:p w:rsidR="00E403F0" w:rsidRDefault="00E403F0" w:rsidP="00E403F0">
      <w:pPr>
        <w:pStyle w:val="afff3"/>
        <w:framePr w:wrap="around"/>
        <w:rPr>
          <w:rtl/>
        </w:rPr>
      </w:pPr>
      <w:r>
        <w:rPr>
          <w:rFonts w:hint="cs"/>
          <w:rtl/>
        </w:rPr>
        <w:t>לז.</w:t>
      </w:r>
    </w:p>
    <w:p w:rsidR="00E403F0" w:rsidRDefault="00E403F0" w:rsidP="00E403F0">
      <w:pPr>
        <w:rPr>
          <w:rFonts w:ascii="FontbitDavid" w:hAnsi="FontbitDavid"/>
          <w:sz w:val="24"/>
          <w:rtl/>
        </w:rPr>
      </w:pPr>
      <w:r>
        <w:rPr>
          <w:rFonts w:ascii="FontbitDavid" w:hAnsi="FontbitDavid" w:hint="cs"/>
          <w:sz w:val="24"/>
          <w:rtl/>
        </w:rPr>
        <w:t xml:space="preserve">הלך שילא </w:t>
      </w:r>
      <w:r>
        <w:rPr>
          <w:rFonts w:ascii="FontbitDavid" w:hAnsi="FontbitDavid" w:hint="cs"/>
          <w:sz w:val="24"/>
          <w:rtl/>
        </w:rPr>
        <w:t xml:space="preserve">אמר</w:t>
      </w:r>
      <w:r>
        <w:rPr>
          <w:rFonts w:ascii="FontbitDavid" w:hAnsi="FontbitDavid" w:hint="cs"/>
          <w:sz w:val="24"/>
          <w:rtl/>
        </w:rPr>
        <w:t xml:space="preserve"> לאשתו הכיני לי תכריכין שלא ילשין עליו בפני </w:t>
      </w:r>
      <w:r>
        <w:rPr>
          <w:rStyle w:val="2fb"/>
          <w:rFonts w:ascii="FontbitDavid" w:hAnsi="FontbitDavid" w:hint="cs"/>
          <w:sz w:val="24"/>
          <w:rtl/>
        </w:rPr>
        <w:t xml:space="preserve">רב</w:t>
      </w:r>
      <w:r>
        <w:rPr>
          <w:rFonts w:ascii="FontbitDavid" w:hAnsi="FontbitDavid" w:hint="cs"/>
          <w:sz w:val="24"/>
          <w:rtl/>
        </w:rPr>
        <w:t xml:space="preserve"> </w:t>
      </w:r>
    </w:p>
    <w:p w:rsidR="00E403F0" w:rsidRDefault="00E403F0" w:rsidP="00E403F0">
      <w:pPr>
        <w:rPr>
          <w:rFonts w:ascii="FontbitDavid" w:hAnsi="FontbitDavid"/>
          <w:sz w:val="24"/>
          <w:rtl/>
        </w:rPr>
      </w:pPr>
      <w:r>
        <w:rPr>
          <w:rFonts w:ascii="FontbitDavid" w:hAnsi="FontbitDavid" w:hint="cs"/>
          <w:sz w:val="24"/>
          <w:rtl/>
        </w:rPr>
        <w:t xml:space="preserve">הכינה לו תכריכין ונפטר, וראו שפורח הדס שהניחו על מיטתו ממיה למיטה </w:t>
      </w:r>
    </w:p>
    <w:p w:rsidR="00E403F0" w:rsidRDefault="00E403F0" w:rsidP="00E403F0">
      <w:pPr>
        <w:rPr>
          <w:rFonts w:ascii="FontbitDavid" w:hAnsi="FontbitDavid"/>
          <w:sz w:val="24"/>
          <w:rtl/>
        </w:rPr>
      </w:pPr>
      <w:r>
        <w:rPr>
          <w:rFonts w:ascii="FontbitDavid" w:hAnsi="FontbitDavid" w:hint="cs"/>
          <w:sz w:val="24"/>
          <w:rtl/>
        </w:rPr>
        <w:t xml:space="preserve">אמרו </w:t>
      </w:r>
      <w:ins w:id="91573" w:author="מנוע מכני" w:date="2026-10-11T12:04:39Z">
        <w:r>
          <w:rPr>
            <w:rFonts w:ascii="FontbitDavid" w:hAnsi="FontbitDavid" w:hint="cs"/>
            <w:sz w:val="24"/>
            <w:rtl/>
          </w:rPr>
          <w:t xml:space="preserve">ש"מ</w:t>
        </w:r>
      </w:ins>
      <w:del w:id="91574" w:author="מנוע מכני" w:date="2026-10-11T12:04:39Z">
        <w:r>
          <w:rPr>
            <w:rFonts w:ascii="FontbitDavid" w:hAnsi="FontbitDavid" w:hint="cs"/>
            <w:sz w:val="24"/>
            <w:rtl/>
          </w:rPr>
          <w:delText xml:space="preserve">ש''מ</w:delText>
        </w:r>
      </w:del>
      <w:r>
        <w:rPr>
          <w:rFonts w:ascii="FontbitDavid" w:hAnsi="FontbitDavid" w:hint="cs"/>
          <w:sz w:val="24"/>
          <w:rtl/>
        </w:rPr>
        <w:t xml:space="preserve"> נתפייסו רבנן בינהם </w:t>
      </w:r>
    </w:p>
    <w:p w:rsidR="00E403F0" w:rsidRDefault="00E403F0" w:rsidP="00E403F0">
      <w:pPr>
        <w:rPr>
          <w:rFonts w:ascii="FontbitDavid" w:hAnsi="FontbitDavid"/>
          <w:sz w:val="24"/>
          <w:rtl/>
        </w:rPr>
      </w:pPr>
    </w:p>
    <w:p>
      <w:pPr>
        <w:pStyle w:val="afffff8"/>
        <w:rPr>
          <w:ins w:id="90363" w:author="קלוד" w:date="2026-10-11T12:23:38Z"/>
        </w:rPr>
      </w:pPr>
      <w:ins w:id="90364" w:author="קלוד" w:date="2026-10-11T12:23:38Z">
        <w:r>
          <w:rPr>
            <w:color w:val="7B3F00"/>
          </w:rPr>
          <w:t xml:space="preserve">האם קושי סותר בזיבה?</w:t>
        </w:r>
      </w:ins>
    </w:p>
    <w:p>
      <w:pPr>
        <w:pStyle w:val="38"/>
        <w:rPr>
          <w:ins w:id="100216" w:author="מנוע מכני" w:date="2026-10-11T12:04:39Z"/>
        </w:rPr>
      </w:pPr>
      <w:r w:rsidRPr="004A217F">
        <w:t xml:space="preserve">בעי רבא:</w:t>
      </w:r>
    </w:p>
    <w:p w:rsidR="00E403F0" w:rsidRPr="004A217F" w:rsidRDefault="00E403F0" w:rsidP="00E403F0">
      <w:pPr>
        <w:rPr>
          <w:rFonts w:ascii="FontbitDavid" w:hAnsi="FontbitDavid"/>
          <w:b/>
          <w:bCs/>
          <w:sz w:val="24"/>
          <w:rtl/>
        </w:rPr>
      </w:pPr>
      <w:del w:id="100217" w:author="מנוע מכני" w:date="2026-10-11T12:04:39Z">
        <w:r w:rsidRPr="004A217F">
          <w:rPr>
            <w:rFonts w:ascii="FontbitDavid" w:hAnsi="FontbitDavid"/>
            <w:b/>
            <w:bCs/>
            <w:sz w:val="24"/>
            <w:rtl/>
          </w:rPr>
          <w:delText xml:space="preserve"> </w:delText>
        </w:r>
      </w:del>
      <w:r w:rsidRPr="004A217F">
        <w:rPr>
          <w:rFonts w:ascii="FontbitDavid" w:hAnsi="FontbitDavid"/>
          <w:b/>
          <w:bCs/>
          <w:sz w:val="24"/>
          <w:rtl/>
        </w:rPr>
        <w:t xml:space="preserve">קושי מהו שתסתור בזיבה? דבר המטמא סותר - </w:t>
      </w:r>
      <w:ins w:id="95647" w:author="מנוע מכני" w:date="2026-10-11T12:04:39Z">
        <w:r>
          <w:rPr>
            <w:rFonts w:ascii="FontbitDavid" w:hAnsi="FontbitDavid"/>
            <w:b/>
            <w:bCs/>
            <w:sz w:val="24"/>
            <w:rtl/>
          </w:rPr>
          <w:t xml:space="preserve">וזה</w:t>
        </w:r>
      </w:ins>
      <w:del w:id="95648" w:author="מנוע מכני" w:date="2026-10-11T12:04:39Z">
        <w:r w:rsidRPr="004A217F">
          <w:rPr>
            <w:rFonts w:ascii="FontbitDavid" w:hAnsi="FontbitDavid"/>
            <w:b/>
            <w:bCs/>
            <w:sz w:val="24"/>
            <w:rtl/>
          </w:rPr>
          <w:delText xml:space="preserve">והאי</w:delText>
        </w:r>
      </w:del>
      <w:r w:rsidRPr="004A217F">
        <w:rPr>
          <w:rFonts w:ascii="FontbitDavid" w:hAnsi="FontbitDavid"/>
          <w:b/>
          <w:bCs/>
          <w:sz w:val="24"/>
          <w:rtl/>
        </w:rPr>
        <w:t xml:space="preserve"> </w:t>
      </w:r>
      <w:ins w:id="94085" w:author="מנוע מכני" w:date="2026-10-11T12:04:39Z">
        <w:r>
          <w:rPr>
            <w:rFonts w:ascii="FontbitDavid" w:hAnsi="FontbitDavid"/>
            <w:b/>
            <w:bCs/>
            <w:sz w:val="24"/>
            <w:rtl/>
          </w:rPr>
          <w:t xml:space="preserve">גם</w:t>
        </w:r>
      </w:ins>
      <w:del w:id="94086" w:author="מנוע מכני" w:date="2026-10-11T12:04:39Z">
        <w:r w:rsidRPr="004A217F">
          <w:rPr>
            <w:rFonts w:ascii="FontbitDavid" w:hAnsi="FontbitDavid"/>
            <w:b/>
            <w:bCs/>
            <w:sz w:val="24"/>
            <w:rtl/>
          </w:rPr>
          <w:delText xml:space="preserve">נמי</w:delText>
        </w:r>
      </w:del>
      <w:r w:rsidRPr="004A217F">
        <w:rPr>
          <w:rFonts w:ascii="FontbitDavid" w:hAnsi="FontbitDavid"/>
          <w:b/>
          <w:bCs/>
          <w:sz w:val="24"/>
          <w:rtl/>
        </w:rPr>
        <w:t xml:space="preserve"> מטמא כימי נדה הוא, </w:t>
      </w:r>
    </w:p>
    <w:p>
      <w:pPr>
        <w:pStyle w:val="38"/>
        <w:rPr>
          <w:ins w:id="100218" w:author="מנוע מכני" w:date="2026-10-11T12:04:39Z"/>
        </w:rPr>
      </w:pPr>
      <w:r w:rsidRPr="004A217F">
        <w:t xml:space="preserve">או"ד</w:t>
      </w:r>
      <w:r w:rsidRPr="004A217F">
        <w:t xml:space="preserve">:</w:t>
      </w:r>
    </w:p>
    <w:p w:rsidR="00E403F0" w:rsidRPr="004A217F" w:rsidRDefault="00E403F0" w:rsidP="00E403F0">
      <w:pPr>
        <w:rPr>
          <w:rFonts w:ascii="FontbitDavid" w:hAnsi="FontbitDavid"/>
          <w:b/>
          <w:bCs/>
          <w:sz w:val="24"/>
          <w:rtl/>
        </w:rPr>
      </w:pPr>
      <w:del w:id="100219" w:author="מנוע מכני" w:date="2026-10-11T12:04:39Z">
        <w:r w:rsidRPr="004A217F">
          <w:rPr>
            <w:rFonts w:ascii="FontbitDavid" w:hAnsi="FontbitDavid"/>
            <w:b/>
            <w:bCs/>
            <w:sz w:val="24"/>
            <w:rtl/>
          </w:rPr>
          <w:delText xml:space="preserve"> </w:delText>
        </w:r>
      </w:del>
      <w:r w:rsidRPr="004A217F">
        <w:rPr>
          <w:rFonts w:ascii="FontbitDavid" w:hAnsi="FontbitDavid"/>
          <w:b/>
          <w:bCs/>
          <w:sz w:val="24"/>
          <w:rtl/>
        </w:rPr>
        <w:t xml:space="preserve">דבר הגורם - סותר, </w:t>
      </w:r>
      <w:ins w:id="95649" w:author="מנוע מכני" w:date="2026-10-11T12:04:39Z">
        <w:r>
          <w:rPr>
            <w:rFonts w:ascii="FontbitDavid" w:hAnsi="FontbitDavid"/>
            <w:b/>
            <w:bCs/>
            <w:sz w:val="24"/>
            <w:rtl/>
          </w:rPr>
          <w:t xml:space="preserve">וזה</w:t>
        </w:r>
      </w:ins>
      <w:del w:id="95650" w:author="מנוע מכני" w:date="2026-10-11T12:04:39Z">
        <w:r w:rsidRPr="004A217F">
          <w:rPr>
            <w:rFonts w:ascii="FontbitDavid" w:hAnsi="FontbitDavid"/>
            <w:b/>
            <w:bCs/>
            <w:sz w:val="24"/>
            <w:rtl/>
          </w:rPr>
          <w:delText xml:space="preserve">והאי</w:delText>
        </w:r>
      </w:del>
      <w:r w:rsidRPr="004A217F">
        <w:rPr>
          <w:rFonts w:ascii="FontbitDavid" w:hAnsi="FontbitDavid"/>
          <w:b/>
          <w:bCs/>
          <w:sz w:val="24"/>
          <w:rtl/>
        </w:rPr>
        <w:t xml:space="preserve"> - </w:t>
      </w:r>
      <w:ins w:id="94087" w:author="מנוע מכני" w:date="2026-10-11T12:04:39Z">
        <w:r>
          <w:rPr>
            <w:rFonts w:ascii="FontbitDavid" w:hAnsi="FontbitDavid"/>
            <w:b/>
            <w:bCs/>
            <w:sz w:val="24"/>
            <w:rtl/>
          </w:rPr>
          <w:t xml:space="preserve">לא</w:t>
        </w:r>
      </w:ins>
      <w:del w:id="94088" w:author="מנוע מכני" w:date="2026-10-11T12:04:39Z">
        <w:r w:rsidRPr="004A217F">
          <w:rPr>
            <w:rFonts w:ascii="FontbitDavid" w:hAnsi="FontbitDavid"/>
            <w:b/>
            <w:bCs/>
            <w:sz w:val="24"/>
            <w:rtl/>
          </w:rPr>
          <w:delText xml:space="preserve">לאו</w:delText>
        </w:r>
      </w:del>
      <w:r w:rsidRPr="004A217F">
        <w:rPr>
          <w:rFonts w:ascii="FontbitDavid" w:hAnsi="FontbitDavid"/>
          <w:b/>
          <w:bCs/>
          <w:sz w:val="24"/>
          <w:rtl/>
        </w:rPr>
        <w:t xml:space="preserve"> גורם הוא? </w:t>
      </w:r>
    </w:p>
    <w:p>
      <w:pPr>
        <w:pStyle w:val="38"/>
        <w:rPr>
          <w:ins w:id="100220" w:author="מנוע מכני" w:date="2026-10-11T12:04:39Z"/>
        </w:rPr>
      </w:pPr>
      <w:r w:rsidRPr="00B078C3">
        <w:t xml:space="preserve">א"ל</w:t>
      </w:r>
      <w:r w:rsidRPr="00B078C3">
        <w:t xml:space="preserve"> אביי:</w:t>
      </w:r>
    </w:p>
    <w:p w:rsidR="00E403F0" w:rsidRDefault="00E403F0" w:rsidP="00E403F0">
      <w:pPr>
        <w:rPr>
          <w:rFonts w:ascii="FontbitDavid" w:hAnsi="FontbitDavid"/>
          <w:sz w:val="24"/>
          <w:rtl/>
        </w:rPr>
      </w:pPr>
      <w:del w:id="1002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אונס בזיבה יוכיח, שאינו גורם - וסותר! </w:t>
      </w:r>
    </w:p>
    <w:p>
      <w:pPr>
        <w:pStyle w:val="38"/>
        <w:rPr>
          <w:ins w:id="100222" w:author="מנוע מכני" w:date="2026-10-11T12:04:39Z"/>
        </w:rPr>
      </w:pPr>
      <w:r w:rsidRPr="00B078C3">
        <w:t xml:space="preserve">אמר</w:t>
      </w:r>
      <w:r w:rsidRPr="00B078C3">
        <w:t xml:space="preserve"> </w:t>
      </w:r>
      <w:ins w:id="95651" w:author="מנוע מכני" w:date="2026-10-11T12:04:39Z">
        <w:r>
          <w:t xml:space="preserve">לו</w:t>
        </w:r>
      </w:ins>
      <w:del w:id="95652" w:author="מנוע מכני" w:date="2026-10-11T12:04:39Z">
        <w:r w:rsidRPr="00B078C3">
          <w:delText xml:space="preserve">ליה</w:delText>
        </w:r>
      </w:del>
      <w:r>
        <w:t xml:space="preserve">:</w:t>
      </w:r>
    </w:p>
    <w:p w:rsidR="00E403F0" w:rsidRPr="00B078C3" w:rsidRDefault="00E403F0" w:rsidP="00E403F0">
      <w:pPr>
        <w:rPr>
          <w:rFonts w:ascii="FontbitDavid" w:hAnsi="FontbitDavid"/>
          <w:sz w:val="24"/>
          <w:rtl/>
        </w:rPr>
      </w:pPr>
      <w:del w:id="100223" w:author="מנוע מכני" w:date="2026-10-11T12:04:39Z">
        <w:r>
          <w:rPr>
            <w:rFonts w:ascii="FontbitDavid" w:hAnsi="FontbitDavid"/>
            <w:sz w:val="24"/>
            <w:rtl/>
          </w:rPr>
          <w:delText xml:space="preserve"> </w:delText>
        </w:r>
      </w:del>
      <w:r>
        <w:rPr>
          <w:rFonts w:ascii="FontbitDavid" w:hAnsi="FontbitDavid"/>
          <w:sz w:val="24"/>
          <w:rtl/>
        </w:rPr>
        <w:t xml:space="preserve">לאיי, </w:t>
      </w:r>
      <w:ins w:id="95653" w:author="מנוע מכני" w:date="2026-10-11T12:04:39Z">
        <w:r>
          <w:rPr>
            <w:rFonts w:ascii="FontbitDavid" w:hAnsi="FontbitDavid"/>
            <w:sz w:val="24"/>
            <w:rtl/>
          </w:rPr>
          <w:t xml:space="preserve">זה</w:t>
        </w:r>
      </w:ins>
      <w:del w:id="95654" w:author="מנוע מכני" w:date="2026-10-11T12:04:39Z">
        <w:r>
          <w:rPr>
            <w:rFonts w:ascii="FontbitDavid" w:hAnsi="FontbitDavid"/>
            <w:sz w:val="24"/>
            <w:rtl/>
          </w:rPr>
          <w:delText xml:space="preserve">האי</w:delText>
        </w:r>
      </w:del>
      <w:r>
        <w:rPr>
          <w:rFonts w:ascii="FontbitDavid" w:hAnsi="FontbitDavid"/>
          <w:sz w:val="24"/>
          <w:rtl/>
        </w:rPr>
        <w:t xml:space="preserve"> </w:t>
      </w:r>
      <w:ins w:id="94089" w:author="מנוע מכני" w:date="2026-10-11T12:04:39Z">
        <w:r>
          <w:rPr>
            <w:rFonts w:ascii="FontbitDavid" w:hAnsi="FontbitDavid"/>
            <w:sz w:val="24"/>
            <w:rtl/>
          </w:rPr>
          <w:t xml:space="preserve">גם</w:t>
        </w:r>
      </w:ins>
      <w:del w:id="94090" w:author="מנוע מכני" w:date="2026-10-11T12:04:39Z">
        <w:r>
          <w:rPr>
            <w:rFonts w:ascii="FontbitDavid" w:hAnsi="FontbitDavid"/>
            <w:sz w:val="24"/>
            <w:rtl/>
          </w:rPr>
          <w:delText xml:space="preserve">נמי</w:delText>
        </w:r>
      </w:del>
      <w:r>
        <w:rPr>
          <w:rFonts w:ascii="FontbitDavid" w:hAnsi="FontbitDavid"/>
          <w:sz w:val="24"/>
          <w:rtl/>
        </w:rPr>
        <w:t xml:space="preserve"> גורם הוא, </w:t>
      </w:r>
      <w:r>
        <w:rPr>
          <w:rFonts w:ascii="FontbitDavid" w:hAnsi="FontbitDavid"/>
          <w:sz w:val="24"/>
          <w:rtl/>
        </w:rPr>
        <w:t xml:space="preserve">דתנן</w:t>
      </w:r>
      <w:r>
        <w:rPr>
          <w:rFonts w:ascii="FontbitDavid" w:hAnsi="FontbitDavid" w:hint="cs"/>
          <w:sz w:val="24"/>
          <w:rtl/>
        </w:rPr>
        <w:t xml:space="preserve"> </w:t>
      </w:r>
      <w:r w:rsidRPr="00B078C3">
        <w:rPr>
          <w:rFonts w:ascii="FontbitDavid" w:hAnsi="FontbitDavid"/>
          <w:sz w:val="24"/>
          <w:rtl/>
        </w:rPr>
        <w:t>ראה ראייה ראשונה - בודקין אותו, שניה - בודקין אותו, שלישית - אין בודקין אותו.</w:t>
      </w:r>
    </w:p>
    <w:p w:rsidR="00E403F0" w:rsidRPr="00017C1D" w:rsidRDefault="00E403F0" w:rsidP="00E403F0">
      <w:pPr>
        <w:rPr>
          <w:rFonts w:ascii="FontbitDavid" w:hAnsi="FontbitDavid"/>
          <w:spacing w:val="-2"/>
          <w:sz w:val="24"/>
          <w:rtl/>
        </w:rPr>
      </w:pPr>
      <w:r w:rsidRPr="00017C1D">
        <w:rPr>
          <w:rStyle w:val="2fb"/>
          <w:rFonts w:ascii="FontbitDavid" w:hAnsi="FontbitDavid"/>
          <w:spacing w:val="-2"/>
          <w:sz w:val="24"/>
          <w:rtl/>
        </w:rPr>
        <w:t xml:space="preserve">ול</w:t>
      </w:r>
      <w:ins w:id="91575" w:author="מנוע מכני" w:date="2026-10-11T12:04:39Z">
        <w:r>
          <w:rPr>
            <w:rStyle w:val="2fb"/>
            <w:rFonts w:ascii="FontbitDavid" w:hAnsi="FontbitDavid"/>
            <w:spacing w:val="-2"/>
            <w:sz w:val="24"/>
            <w:rtl/>
          </w:rPr>
          <w:t xml:space="preserve">ר"א</w:t>
        </w:r>
      </w:ins>
      <w:del w:id="91576" w:author="מנוע מכני" w:date="2026-10-11T12:04:39Z">
        <w:r w:rsidRPr="00017C1D">
          <w:rPr>
            <w:rFonts w:ascii="FontbitDavid" w:hAnsi="FontbitDavid"/>
            <w:spacing w:val="-2"/>
            <w:sz w:val="24"/>
            <w:rtl/>
          </w:rPr>
          <w:delText xml:space="preserve">ר</w:delText>
        </w:r>
        <w:r w:rsidRPr="00017C1D">
          <w:rPr>
            <w:rFonts w:ascii="FontbitDavid" w:hAnsi="FontbitDavid" w:hint="cs"/>
            <w:spacing w:val="-2"/>
            <w:sz w:val="24"/>
            <w:rtl/>
          </w:rPr>
          <w:delText xml:space="preserve">''א</w:delText>
        </w:r>
      </w:del>
      <w:r w:rsidRPr="00017C1D">
        <w:rPr>
          <w:rFonts w:ascii="FontbitDavid" w:hAnsi="FontbitDavid"/>
          <w:spacing w:val="-2"/>
          <w:sz w:val="24"/>
          <w:rtl/>
        </w:rPr>
        <w:t xml:space="preserve">, דאמר אף בשלישי' בודקין אותו, </w:t>
      </w:r>
      <w:r w:rsidRPr="00017C1D">
        <w:rPr>
          <w:rFonts w:ascii="FontbitDavid" w:hAnsi="FontbitDavid"/>
          <w:spacing w:val="-2"/>
          <w:sz w:val="24"/>
          <w:rtl/>
        </w:rPr>
        <w:t xml:space="preserve">ה"נ</w:t>
      </w:r>
      <w:r w:rsidRPr="00017C1D">
        <w:rPr>
          <w:rFonts w:ascii="FontbitDavid" w:hAnsi="FontbitDavid"/>
          <w:spacing w:val="-2"/>
          <w:sz w:val="24"/>
          <w:rtl/>
        </w:rPr>
        <w:t xml:space="preserve"> כיון דלא גרים </w:t>
      </w:r>
      <w:r w:rsidRPr="00017C1D">
        <w:rPr>
          <w:rFonts w:ascii="FontbitDavid" w:hAnsi="FontbitDavid"/>
          <w:spacing w:val="-2"/>
          <w:sz w:val="24"/>
          <w:rtl/>
        </w:rPr>
        <w:t xml:space="preserve">לא</w:t>
      </w:r>
      <w:r w:rsidRPr="00017C1D">
        <w:rPr>
          <w:rFonts w:ascii="FontbitDavid" w:hAnsi="FontbitDavid"/>
          <w:spacing w:val="-2"/>
          <w:sz w:val="24"/>
          <w:rtl/>
        </w:rPr>
        <w:t xml:space="preserve"> סתר? </w:t>
      </w:r>
      <w:r w:rsidRPr="00017C1D">
        <w:rPr>
          <w:rFonts w:ascii="FontbitDavid" w:hAnsi="FontbitDavid"/>
          <w:spacing w:val="-2"/>
          <w:sz w:val="24"/>
          <w:rtl/>
        </w:rPr>
        <w:t xml:space="preserve">א</w:t>
      </w:r>
      <w:r w:rsidRPr="00017C1D">
        <w:rPr>
          <w:rFonts w:ascii="FontbitDavid" w:hAnsi="FontbitDavid" w:hint="cs"/>
          <w:spacing w:val="-2"/>
          <w:sz w:val="24"/>
          <w:rtl/>
        </w:rPr>
        <w:t>"ל</w:t>
      </w:r>
      <w:r w:rsidRPr="00017C1D">
        <w:rPr>
          <w:rFonts w:ascii="FontbitDavid" w:hAnsi="FontbitDavid"/>
          <w:spacing w:val="-2"/>
          <w:sz w:val="24"/>
          <w:rtl/>
        </w:rPr>
        <w:t xml:space="preserve">: </w:t>
      </w:r>
      <w:ins w:id="93125" w:author="מנוע מכני" w:date="2026-10-11T12:04:39Z">
        <w:r>
          <w:rPr>
            <w:rStyle w:val="2fb"/>
            <w:rFonts w:ascii="FontbitDavid" w:hAnsi="FontbitDavid"/>
            <w:spacing w:val="-2"/>
            <w:sz w:val="24"/>
            <w:rtl/>
          </w:rPr>
          <w:t xml:space="preserve">לר"א</w:t>
        </w:r>
      </w:ins>
      <w:del w:id="93126" w:author="מנוע מכני" w:date="2026-10-11T12:04:39Z">
        <w:r w:rsidRPr="00017C1D">
          <w:rPr>
            <w:rFonts w:ascii="FontbitDavid" w:hAnsi="FontbitDavid"/>
            <w:spacing w:val="-2"/>
            <w:sz w:val="24"/>
            <w:rtl/>
          </w:rPr>
          <w:delText xml:space="preserve">לרבי אליעזר</w:delText>
        </w:r>
      </w:del>
      <w:r w:rsidRPr="00017C1D">
        <w:rPr>
          <w:rFonts w:ascii="FontbitDavid" w:hAnsi="FontbitDavid"/>
          <w:spacing w:val="-2"/>
          <w:sz w:val="24"/>
          <w:rtl/>
        </w:rPr>
        <w:t xml:space="preserve"> - </w:t>
      </w:r>
      <w:r w:rsidRPr="00017C1D">
        <w:rPr>
          <w:rFonts w:ascii="FontbitDavid" w:hAnsi="FontbitDavid"/>
          <w:spacing w:val="-2"/>
          <w:sz w:val="24"/>
          <w:rtl/>
        </w:rPr>
        <w:t xml:space="preserve">ה"נ</w:t>
      </w:r>
      <w:r w:rsidRPr="00017C1D">
        <w:rPr>
          <w:rFonts w:ascii="FontbitDavid" w:hAnsi="FontbitDavid"/>
          <w:spacing w:val="-2"/>
          <w:sz w:val="24"/>
          <w:rtl/>
        </w:rPr>
        <w:t xml:space="preserve">.</w:t>
      </w:r>
    </w:p>
    <w:p w:rsidR="00E403F0" w:rsidRDefault="00E403F0" w:rsidP="00E403F0">
      <w:pPr>
        <w:rPr>
          <w:rFonts w:ascii="FontbitDavid" w:hAnsi="FontbitDavid"/>
          <w:sz w:val="24"/>
          <w:rtl/>
        </w:rPr>
      </w:pPr>
    </w:p>
    <w:p>
      <w:pPr>
        <w:pStyle w:val="38"/>
        <w:rPr>
          <w:ins w:id="100224" w:author="מנוע מכני" w:date="2026-10-11T12:04:39Z"/>
        </w:rPr>
      </w:pPr>
      <w:r w:rsidRPr="00017C1D">
        <w:t>ת"ש,</w:t>
      </w:r>
      <w:r w:rsidRPr="00017C1D">
        <w:t xml:space="preserve"> </w:t>
      </w:r>
      <w:ins w:id="93127" w:author="מנוע מכני" w:date="2026-10-11T12:04:39Z">
        <w:r>
          <w:t xml:space="preserve">ר"א</w:t>
        </w:r>
      </w:ins>
      <w:del w:id="93128" w:author="מנוע מכני" w:date="2026-10-11T12:04:39Z">
        <w:r w:rsidRPr="00017C1D">
          <w:delText xml:space="preserve">רבי אליעזר</w:delText>
        </w:r>
      </w:del>
      <w:del w:id="101737" w:author="מנוע מכני" w:date="2026-10-11T12:04:39Z">
        <w:r w:rsidRPr="00017C1D">
          <w:delText xml:space="preserve"> אומר</w:delText>
        </w:r>
      </w:del>
      <w:r w:rsidRPr="00017C1D">
        <w:t xml:space="preserve">:</w:t>
      </w:r>
    </w:p>
    <w:p w:rsidR="00E403F0" w:rsidRPr="00017C1D" w:rsidRDefault="00E403F0" w:rsidP="00E403F0">
      <w:pPr>
        <w:rPr>
          <w:rFonts w:ascii="FontbitDavid" w:hAnsi="FontbitDavid"/>
          <w:spacing w:val="-6"/>
          <w:sz w:val="24"/>
          <w:rtl/>
        </w:rPr>
      </w:pPr>
      <w:del w:id="100225"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אף בשלישית בודקין אותו, ברביעית אין בודקין אותו.</w:t>
      </w:r>
      <w:r w:rsidRPr="00017C1D">
        <w:rPr>
          <w:rFonts w:ascii="FontbitDavid" w:hAnsi="FontbitDavid" w:hint="cs"/>
          <w:spacing w:val="-6"/>
          <w:sz w:val="24"/>
          <w:rtl/>
        </w:rPr>
        <w:t xml:space="preserve"> </w:t>
      </w:r>
      <w:ins w:id="95655" w:author="מנוע מכני" w:date="2026-10-11T12:04:39Z">
        <w:r>
          <w:rPr>
            <w:rFonts w:ascii="FontbitDavid" w:hAnsi="FontbitDavid"/>
            <w:spacing w:val="-6"/>
            <w:sz w:val="24"/>
            <w:rtl/>
          </w:rPr>
          <w:t xml:space="preserve">מה</w:t>
        </w:r>
      </w:ins>
      <w:del w:id="95656" w:author="מנוע מכני" w:date="2026-10-11T12:04:39Z">
        <w:r w:rsidRPr="00017C1D">
          <w:rPr>
            <w:rFonts w:ascii="FontbitDavid" w:hAnsi="FontbitDavid"/>
            <w:spacing w:val="-6"/>
            <w:sz w:val="24"/>
            <w:rtl/>
          </w:rPr>
          <w:delText xml:space="preserve">מאי</w:delText>
        </w:r>
      </w:del>
      <w:r w:rsidRPr="00017C1D">
        <w:rPr>
          <w:rFonts w:ascii="FontbitDavid" w:hAnsi="FontbitDavid"/>
          <w:spacing w:val="-6"/>
          <w:sz w:val="24"/>
          <w:rtl/>
        </w:rPr>
        <w:t xml:space="preserve"> </w:t>
      </w:r>
      <w:ins w:id="94091" w:author="מנוע מכני" w:date="2026-10-11T12:04:39Z">
        <w:r>
          <w:rPr>
            <w:rFonts w:ascii="FontbitDavid" w:hAnsi="FontbitDavid"/>
            <w:spacing w:val="-6"/>
            <w:sz w:val="24"/>
            <w:rtl/>
          </w:rPr>
          <w:t xml:space="preserve">לא</w:t>
        </w:r>
      </w:ins>
      <w:del w:id="94092" w:author="מנוע מכני" w:date="2026-10-11T12:04:39Z">
        <w:r w:rsidRPr="00017C1D">
          <w:rPr>
            <w:rFonts w:ascii="FontbitDavid" w:hAnsi="FontbitDavid"/>
            <w:spacing w:val="-6"/>
            <w:sz w:val="24"/>
            <w:rtl/>
          </w:rPr>
          <w:delText xml:space="preserve">לאו</w:delText>
        </w:r>
      </w:del>
      <w:r w:rsidRPr="00017C1D">
        <w:rPr>
          <w:rFonts w:ascii="FontbitDavid" w:hAnsi="FontbitDavid"/>
          <w:spacing w:val="-6"/>
          <w:sz w:val="24"/>
          <w:rtl/>
        </w:rPr>
        <w:t xml:space="preserve"> - לסתירה? </w:t>
      </w:r>
    </w:p>
    <w:p>
      <w:pPr>
        <w:pStyle w:val="38"/>
        <w:rPr>
          <w:ins w:id="100226" w:author="מנוע מכני" w:date="2026-10-11T12:04:39Z"/>
        </w:rPr>
      </w:pPr>
      <w:r>
        <w:t xml:space="preserve">ודחי'</w:t>
      </w:r>
    </w:p>
    <w:p w:rsidR="00E403F0" w:rsidRPr="00B078C3" w:rsidRDefault="00E403F0" w:rsidP="00E403F0">
      <w:pPr>
        <w:pStyle w:val="a2"/>
        <w:numPr>
          <w:ilvl w:val="0"/>
          <w:numId w:val="3"/>
        </w:numPr>
        <w:ind w:left="714" w:hanging="357"/>
        <w:rPr>
          <w:rtl/>
        </w:rPr>
      </w:pPr>
      <w:del w:id="100227" w:author="מנוע מכני" w:date="2026-10-11T12:04:39Z">
        <w:r>
          <w:rPr>
            <w:rFonts w:hint="cs"/>
            <w:b/>
            <w:bCs/>
            <w:rtl/>
          </w:rPr>
          <w:delText xml:space="preserve"> </w:delText>
        </w:r>
      </w:del>
      <w:r w:rsidRPr="00B078C3">
        <w:rPr>
          <w:rtl/>
        </w:rPr>
        <w:t xml:space="preserve">לא</w:t>
      </w:r>
      <w:r w:rsidRPr="00B078C3">
        <w:rPr>
          <w:rtl/>
        </w:rPr>
        <w:t xml:space="preserve">, לטמויה לההיא טיפה במשא.</w:t>
      </w:r>
    </w:p>
    <w:p>
      <w:pPr>
        <w:pStyle w:val="38"/>
        <w:rPr>
          <w:ins w:id="100228" w:author="מנוע מכני" w:date="2026-10-11T12:04:39Z"/>
        </w:rPr>
      </w:pPr>
      <w:r w:rsidRPr="00017C1D">
        <w:lastRenderedPageBreak/>
        <w:t xml:space="preserve">ת"ש </w:t>
      </w:r>
      <w:r w:rsidRPr="00017C1D">
        <w:t xml:space="preserve">בשלישית, </w:t>
      </w:r>
      <w:ins w:id="93129" w:author="מנוע מכני" w:date="2026-10-11T12:04:39Z">
        <w:r>
          <w:t xml:space="preserve">ר"א</w:t>
        </w:r>
      </w:ins>
      <w:del w:id="93130" w:author="מנוע מכני" w:date="2026-10-11T12:04:39Z">
        <w:r w:rsidRPr="00017C1D">
          <w:delText xml:space="preserve">רבי אליעזר</w:delText>
        </w:r>
      </w:del>
      <w:del w:id="101738" w:author="מנוע מכני" w:date="2026-10-11T12:04:39Z">
        <w:r w:rsidRPr="00017C1D">
          <w:delText xml:space="preserve"> אומר</w:delText>
        </w:r>
      </w:del>
      <w:r w:rsidRPr="00017C1D">
        <w:t xml:space="preserve">:</w:t>
      </w:r>
    </w:p>
    <w:p w:rsidR="00E403F0" w:rsidRPr="00017C1D" w:rsidRDefault="00E403F0" w:rsidP="00E403F0">
      <w:pPr>
        <w:pStyle w:val="a3"/>
        <w:rPr>
          <w:spacing w:val="-8"/>
          <w:rtl/>
        </w:rPr>
      </w:pPr>
      <w:del w:id="100229" w:author="מנוע מכני" w:date="2026-10-11T12:04:39Z">
        <w:r w:rsidRPr="00017C1D">
          <w:rPr>
            <w:spacing w:val="-8"/>
            <w:rtl/>
          </w:rPr>
          <w:delText xml:space="preserve"> </w:delText>
        </w:r>
      </w:del>
      <w:r w:rsidRPr="00017C1D">
        <w:rPr>
          <w:spacing w:val="-8"/>
          <w:rtl/>
        </w:rPr>
        <w:t xml:space="preserve">בודקין אותו, ברביעית אין בודקין אותו, לקרבן אמרתי ולא לסתירה! </w:t>
      </w:r>
    </w:p>
    <w:p>
      <w:pPr>
        <w:pStyle w:val="38"/>
        <w:rPr>
          <w:ins w:id="100230" w:author="מנוע מכני" w:date="2026-10-11T12:04:39Z"/>
        </w:rPr>
      </w:pPr>
      <w:r w:rsidRPr="004A217F">
        <w:t xml:space="preserve">אלא:</w:t>
      </w:r>
    </w:p>
    <w:p w:rsidR="00E403F0" w:rsidRPr="004A217F" w:rsidRDefault="00E403F0" w:rsidP="00E403F0">
      <w:pPr>
        <w:rPr>
          <w:rFonts w:ascii="FontbitDavid" w:hAnsi="FontbitDavid"/>
          <w:b/>
          <w:bCs/>
          <w:sz w:val="24"/>
          <w:rtl/>
        </w:rPr>
      </w:pPr>
      <w:del w:id="100231" w:author="מנוע מכני" w:date="2026-10-11T12:04:39Z">
        <w:r w:rsidRPr="004A217F">
          <w:rPr>
            <w:rFonts w:ascii="FontbitDavid" w:hAnsi="FontbitDavid"/>
            <w:b/>
            <w:bCs/>
            <w:sz w:val="24"/>
            <w:rtl/>
          </w:rPr>
          <w:delText xml:space="preserve"> </w:delText>
        </w:r>
      </w:del>
      <w:r w:rsidRPr="004A217F">
        <w:rPr>
          <w:rStyle w:val="2fb"/>
          <w:rFonts w:ascii="FontbitDavid" w:hAnsi="FontbitDavid"/>
          <w:b/>
          <w:bCs/>
          <w:sz w:val="24"/>
          <w:rtl/>
        </w:rPr>
        <w:t xml:space="preserve">לר"א</w:t>
      </w:r>
      <w:r w:rsidRPr="004A217F">
        <w:rPr>
          <w:rFonts w:ascii="FontbitDavid" w:hAnsi="FontbitDavid"/>
          <w:b/>
          <w:bCs/>
          <w:sz w:val="24"/>
          <w:rtl/>
        </w:rPr>
        <w:t xml:space="preserve"> - תפשוט דדבר שאינו גורם - סותר, </w:t>
      </w:r>
    </w:p>
    <w:p w:rsidR="00E403F0" w:rsidRDefault="00E403F0" w:rsidP="00E403F0">
      <w:pPr>
        <w:rPr>
          <w:rFonts w:ascii="FontbitDavid" w:hAnsi="FontbitDavid"/>
          <w:sz w:val="24"/>
          <w:rtl/>
        </w:rPr>
      </w:pPr>
      <w:r w:rsidRPr="004A217F">
        <w:rPr>
          <w:rFonts w:ascii="FontbitDavid" w:hAnsi="FontbitDavid"/>
          <w:b/>
          <w:bCs/>
          <w:sz w:val="24"/>
          <w:rtl/>
        </w:rPr>
        <w:t xml:space="preserve">לרבנן </w:t>
      </w:r>
      <w:ins w:id="95657" w:author="מנוע מכני" w:date="2026-10-11T12:04:39Z">
        <w:r>
          <w:rPr>
            <w:rFonts w:ascii="FontbitDavid" w:hAnsi="FontbitDavid"/>
            <w:b/>
            <w:bCs/>
            <w:sz w:val="24"/>
            <w:rtl/>
          </w:rPr>
          <w:t xml:space="preserve">מה</w:t>
        </w:r>
      </w:ins>
      <w:del w:id="95658" w:author="מנוע מכני" w:date="2026-10-11T12:04:39Z">
        <w:r w:rsidRPr="004A217F">
          <w:rPr>
            <w:rFonts w:ascii="FontbitDavid" w:hAnsi="FontbitDavid"/>
            <w:b/>
            <w:bCs/>
            <w:sz w:val="24"/>
            <w:rtl/>
          </w:rPr>
          <w:delText xml:space="preserve">מאי</w:delText>
        </w:r>
      </w:del>
      <w:r w:rsidRPr="004A217F">
        <w:rPr>
          <w:rFonts w:ascii="FontbitDavid" w:hAnsi="FontbitDavid"/>
          <w:b/>
          <w:bCs/>
          <w:sz w:val="24"/>
          <w:rtl/>
        </w:rPr>
        <w:t xml:space="preserve">?</w:t>
      </w:r>
      <w:r w:rsidRPr="00B078C3">
        <w:rPr>
          <w:rFonts w:ascii="FontbitDavid" w:hAnsi="FontbitDavid"/>
          <w:sz w:val="24"/>
          <w:rtl/>
        </w:rPr>
        <w:t xml:space="preserve"> </w:t>
      </w:r>
    </w:p>
    <w:p>
      <w:pPr>
        <w:pStyle w:val="38"/>
        <w:rPr>
          <w:ins w:id="100232" w:author="מנוע מכני" w:date="2026-10-11T12:04:39Z"/>
        </w:rPr>
      </w:pPr>
      <w:r w:rsidRPr="00B078C3">
        <w:t xml:space="preserve">ת"ש, דתני אבוה דרבי אבין:</w:t>
      </w:r>
    </w:p>
    <w:p w:rsidR="00E403F0" w:rsidRPr="00B078C3" w:rsidRDefault="00E403F0" w:rsidP="00E403F0">
      <w:pPr>
        <w:rPr>
          <w:rFonts w:ascii="FontbitDavid" w:hAnsi="FontbitDavid"/>
          <w:sz w:val="24"/>
          <w:rtl/>
        </w:rPr>
      </w:pPr>
      <w:del w:id="1002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מה גרם לו זובו - שבעה, לפי</w:t>
      </w:r>
      <w:r>
        <w:rPr>
          <w:rFonts w:ascii="FontbitDavid" w:hAnsi="FontbitDavid"/>
          <w:sz w:val="24"/>
          <w:rtl/>
        </w:rPr>
        <w:t xml:space="preserve">כך - סותר שבעה, מה גרם לו קריו יום אחד, לפיכך </w:t>
      </w:r>
      <w:r w:rsidRPr="00B078C3">
        <w:rPr>
          <w:rFonts w:ascii="FontbitDavid" w:hAnsi="FontbitDavid"/>
          <w:sz w:val="24"/>
          <w:rtl/>
        </w:rPr>
        <w:t>סותר יום אחד.</w:t>
      </w:r>
    </w:p>
    <w:p w:rsidR="00E403F0" w:rsidRDefault="00E403F0" w:rsidP="00E403F0">
      <w:pPr>
        <w:rPr>
          <w:rFonts w:ascii="FontbitDavid" w:hAnsi="FontbitDavid"/>
          <w:sz w:val="24"/>
          <w:rtl/>
        </w:rPr>
      </w:pPr>
      <w:r>
        <w:rPr>
          <w:rFonts w:ascii="FontbitDavid" w:hAnsi="FontbitDavid"/>
          <w:sz w:val="24"/>
          <w:rtl/>
        </w:rPr>
        <w:t>שבעה</w:t>
      </w:r>
      <w:r>
        <w:rPr>
          <w:rFonts w:ascii="FontbitDavid" w:hAnsi="FontbitDavid" w:hint="cs"/>
          <w:sz w:val="24"/>
          <w:rtl/>
        </w:rPr>
        <w:t xml:space="preserve">- </w:t>
      </w:r>
      <w:ins w:id="94093" w:author="מנוע מכני" w:date="2026-10-11T12:04:39Z">
        <w:r>
          <w:rPr>
            <w:rFonts w:ascii="FontbitDavid" w:hAnsi="FontbitDavid" w:hint="cs"/>
            <w:sz w:val="24"/>
            <w:rtl/>
          </w:rPr>
          <w:t xml:space="preserve">לא</w:t>
        </w:r>
      </w:ins>
      <w:del w:id="94094"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דמטמא שבעה </w:t>
      </w:r>
      <w:r w:rsidRPr="00B078C3">
        <w:rPr>
          <w:rFonts w:ascii="FontbitDavid" w:hAnsi="FontbitDavid"/>
          <w:sz w:val="24"/>
          <w:rtl/>
        </w:rPr>
        <w:t xml:space="preserve">אילימא דמטמא שבעה - </w:t>
      </w:r>
      <w:ins w:id="95661" w:author="מנוע מכני" w:date="2026-10-11T12:04:39Z">
        <w:r>
          <w:rPr>
            <w:rFonts w:ascii="FontbitDavid" w:hAnsi="FontbitDavid"/>
            <w:sz w:val="24"/>
            <w:rtl/>
          </w:rPr>
          <w:t xml:space="preserve">זה</w:t>
        </w:r>
      </w:ins>
      <w:del w:id="95662"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מה זובו טמא שבעה מבעי </w:t>
      </w:r>
      <w:ins w:id="95659" w:author="מנוע מכני" w:date="2026-10-11T12:04:39Z">
        <w:r>
          <w:rPr>
            <w:rFonts w:ascii="FontbitDavid" w:hAnsi="FontbitDavid"/>
            <w:sz w:val="24"/>
            <w:rtl/>
          </w:rPr>
          <w:t xml:space="preserve">לו</w:t>
        </w:r>
      </w:ins>
      <w:del w:id="9566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p>
    <w:p>
      <w:pPr>
        <w:pStyle w:val="38"/>
        <w:rPr>
          <w:ins w:id="100234" w:author="מנוע מכני" w:date="2026-10-11T12:04:39Z"/>
        </w:rPr>
      </w:pPr>
      <w:r w:rsidRPr="00B078C3">
        <w:t xml:space="preserve">אלא </w:t>
      </w:r>
      <w:ins w:id="94095" w:author="מנוע מכני" w:date="2026-10-11T12:04:39Z">
        <w:r>
          <w:t xml:space="preserve">לא</w:t>
        </w:r>
      </w:ins>
      <w:del w:id="94096" w:author="מנוע מכני" w:date="2026-10-11T12:04:39Z">
        <w:r w:rsidRPr="00B078C3">
          <w:delText xml:space="preserve">לאו</w:delText>
        </w:r>
      </w:del>
      <w:r w:rsidRPr="00B078C3">
        <w:t xml:space="preserve">:</w:t>
      </w:r>
    </w:p>
    <w:p w:rsidR="00E403F0" w:rsidRPr="00B078C3" w:rsidRDefault="00E403F0" w:rsidP="00E403F0">
      <w:pPr>
        <w:rPr>
          <w:rFonts w:ascii="FontbitDavid" w:hAnsi="FontbitDavid"/>
          <w:sz w:val="24"/>
          <w:rtl/>
        </w:rPr>
      </w:pPr>
      <w:del w:id="1002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דבר הגורם - סותר, דבר שאינו גורם - אינו סותר, </w:t>
      </w:r>
      <w:r w:rsidRPr="004A217F">
        <w:rPr>
          <w:rFonts w:ascii="FontbitDavid" w:hAnsi="FontbitDavid"/>
          <w:b/>
          <w:bCs/>
          <w:sz w:val="24"/>
          <w:rtl/>
        </w:rPr>
        <w:t xml:space="preserve">ש"מ</w:t>
      </w:r>
      <w:r w:rsidRPr="004A217F">
        <w:rPr>
          <w:rFonts w:ascii="FontbitDavid" w:hAnsi="FontbitDavid"/>
          <w:b/>
          <w:bCs/>
          <w:sz w:val="24"/>
          <w:rtl/>
        </w:rPr>
        <w:t xml:space="preserve">,</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r w:rsidRPr="00B078C3">
        <w:rPr>
          <w:rStyle w:val="2fb"/>
          <w:rFonts w:ascii="FontbitDavid" w:hAnsi="FontbitDavid"/>
          <w:sz w:val="24"/>
          <w:rtl/>
        </w:rPr>
        <w:t xml:space="preserve">אביי</w:t>
      </w:r>
      <w:r w:rsidRPr="00B078C3">
        <w:rPr>
          <w:rFonts w:ascii="FontbitDavid" w:hAnsi="FontbitDavid"/>
          <w:sz w:val="24"/>
          <w:rtl/>
        </w:rPr>
        <w:t xml:space="preserve">: נקטינן, אין קושי סותר בזיבה.</w:t>
      </w:r>
    </w:p>
    <w:p w:rsidR="00E403F0" w:rsidRPr="00B078C3" w:rsidRDefault="00E403F0" w:rsidP="00E403F0">
      <w:pPr>
        <w:rPr>
          <w:rFonts w:ascii="FontbitDavid" w:hAnsi="FontbitDavid"/>
          <w:sz w:val="24"/>
          <w:rtl/>
        </w:rPr>
      </w:pPr>
      <w:ins w:id="97453" w:author="מנוע מכני" w:date="2026-10-11T12:04:39Z">
        <w:r>
          <w:rPr>
            <w:rFonts w:ascii="FontbitDavid" w:hAnsi="FontbitDavid"/>
            <w:sz w:val="24"/>
            <w:rtl/>
          </w:rPr>
          <w:t xml:space="preserve">ואם </w:t>
        </w:r>
      </w:ins>
      <w:del w:id="97454"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משכחת תנא דאמר סותר - ההוא </w:t>
      </w:r>
      <w:r w:rsidRPr="00B078C3">
        <w:rPr>
          <w:rStyle w:val="2fb"/>
          <w:rFonts w:ascii="FontbitDavid" w:hAnsi="FontbitDavid"/>
          <w:sz w:val="24"/>
          <w:rtl/>
        </w:rPr>
        <w:t xml:space="preserve">ר"א</w:t>
      </w:r>
      <w:r w:rsidRPr="00B078C3">
        <w:rPr>
          <w:rFonts w:ascii="FontbitDavid" w:hAnsi="FontbitDavid"/>
          <w:sz w:val="24"/>
          <w:rtl/>
        </w:rPr>
        <w:t xml:space="preserve"> היא.</w:t>
      </w:r>
    </w:p>
    <w:p>
      <w:pPr>
        <w:pStyle w:val="afffff8"/>
        <w:rPr>
          <w:ins w:id="90361" w:author="קלוד" w:date="2026-10-11T12:23:38Z"/>
        </w:rPr>
      </w:pPr>
      <w:ins w:id="90362" w:author="קלוד" w:date="2026-10-11T12:23:38Z">
        <w:r>
          <w:rPr>
            <w:color w:val="7B3F00"/>
          </w:rPr>
          <w:t xml:space="preserve">לידה בזיבה - אינה סותרת, והאם עולה לספירה?</w:t>
        </w:r>
      </w:ins>
    </w:p>
    <w:p>
      <w:pPr>
        <w:pStyle w:val="38"/>
        <w:rPr>
          <w:ins w:id="100236" w:author="מנוע מכני" w:date="2026-10-11T12:04:39Z"/>
        </w:rPr>
      </w:pPr>
      <w:r w:rsidRPr="00B078C3">
        <w:t xml:space="preserve">תניא</w:t>
      </w:r>
      <w:r w:rsidRPr="00B078C3">
        <w:t xml:space="preserve">, רבי מרינוס</w:t>
      </w:r>
      <w:del w:id="101739"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23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לידה סותרת בזיבה.</w:t>
      </w:r>
    </w:p>
    <w:p>
      <w:pPr>
        <w:pStyle w:val="38"/>
        <w:rPr>
          <w:ins w:id="100238" w:author="מנוע מכני" w:date="2026-10-11T12:04:39Z"/>
        </w:rPr>
      </w:pPr>
      <w:r w:rsidRPr="002B4E05">
        <w:t xml:space="preserve">איבעיא להו:</w:t>
      </w:r>
    </w:p>
    <w:p w:rsidR="00E403F0" w:rsidRPr="002B4E05" w:rsidRDefault="00E403F0" w:rsidP="00E403F0">
      <w:pPr>
        <w:rPr>
          <w:rFonts w:ascii="FontbitDavid" w:hAnsi="FontbitDavid"/>
          <w:spacing w:val="-2"/>
          <w:sz w:val="24"/>
          <w:rtl/>
        </w:rPr>
      </w:pPr>
      <w:del w:id="100239" w:author="מנוע מכני" w:date="2026-10-11T12:04:39Z">
        <w:r w:rsidRPr="002B4E05">
          <w:rPr>
            <w:rFonts w:ascii="FontbitDavid" w:hAnsi="FontbitDavid"/>
            <w:b/>
            <w:bCs/>
            <w:spacing w:val="-2"/>
            <w:sz w:val="24"/>
            <w:rtl/>
          </w:rPr>
          <w:delText xml:space="preserve"> </w:delText>
        </w:r>
      </w:del>
      <w:r w:rsidRPr="002B4E05">
        <w:rPr>
          <w:rFonts w:ascii="FontbitDavid" w:hAnsi="FontbitDavid"/>
          <w:b/>
          <w:bCs/>
          <w:spacing w:val="-2"/>
          <w:sz w:val="24"/>
          <w:rtl/>
        </w:rPr>
        <w:t xml:space="preserve">מהו שתעלה?</w:t>
      </w:r>
      <w:r w:rsidRPr="002B4E05">
        <w:rPr>
          <w:rFonts w:ascii="FontbitDavid" w:hAnsi="FontbitDavid"/>
          <w:spacing w:val="-2"/>
          <w:sz w:val="24"/>
          <w:rtl/>
        </w:rPr>
        <w:t xml:space="preserve"> </w:t>
      </w:r>
      <w:r w:rsidRPr="002B4E05">
        <w:rPr>
          <w:rStyle w:val="2fb"/>
          <w:rFonts w:ascii="FontbitDavid" w:hAnsi="FontbitDavid"/>
          <w:spacing w:val="-2"/>
          <w:sz w:val="24"/>
          <w:rtl/>
        </w:rPr>
        <w:t xml:space="preserve">אביי</w:t>
      </w:r>
      <w:r w:rsidRPr="002B4E05">
        <w:rPr>
          <w:rFonts w:ascii="FontbitDavid" w:hAnsi="FontbitDavid"/>
          <w:spacing w:val="-2"/>
          <w:sz w:val="24"/>
          <w:rtl/>
        </w:rPr>
        <w:t xml:space="preserve"> </w:t>
      </w:r>
      <w:r w:rsidRPr="002B4E05">
        <w:rPr>
          <w:rFonts w:ascii="FontbitDavid" w:hAnsi="FontbitDavid"/>
          <w:spacing w:val="-2"/>
          <w:sz w:val="24"/>
          <w:rtl/>
        </w:rPr>
        <w:t xml:space="preserve">אמר</w:t>
      </w:r>
      <w:r w:rsidRPr="002B4E05">
        <w:rPr>
          <w:rFonts w:ascii="FontbitDavid" w:hAnsi="FontbitDavid"/>
          <w:spacing w:val="-2"/>
          <w:sz w:val="24"/>
          <w:rtl/>
        </w:rPr>
        <w:t xml:space="preserve">: אינה סותרת ואינה עולה, </w:t>
      </w:r>
      <w:r w:rsidRPr="002B4E05">
        <w:rPr>
          <w:rStyle w:val="2fb"/>
          <w:rFonts w:ascii="FontbitDavid" w:hAnsi="FontbitDavid"/>
          <w:spacing w:val="-2"/>
          <w:sz w:val="24"/>
          <w:rtl/>
        </w:rPr>
        <w:t xml:space="preserve">רבא</w:t>
      </w:r>
      <w:r w:rsidRPr="002B4E05">
        <w:rPr>
          <w:rFonts w:ascii="FontbitDavid" w:hAnsi="FontbitDavid"/>
          <w:spacing w:val="-2"/>
          <w:sz w:val="24"/>
          <w:rtl/>
        </w:rPr>
        <w:t xml:space="preserve"> </w:t>
      </w:r>
      <w:r w:rsidRPr="002B4E05">
        <w:rPr>
          <w:rFonts w:ascii="FontbitDavid" w:hAnsi="FontbitDavid"/>
          <w:spacing w:val="-2"/>
          <w:sz w:val="24"/>
          <w:rtl/>
        </w:rPr>
        <w:t xml:space="preserve">אמר</w:t>
      </w:r>
      <w:r w:rsidRPr="002B4E05">
        <w:rPr>
          <w:rFonts w:ascii="FontbitDavid" w:hAnsi="FontbitDavid"/>
          <w:spacing w:val="-2"/>
          <w:sz w:val="24"/>
          <w:rtl/>
        </w:rPr>
        <w:t xml:space="preserve">: אינה סותרת ועולה.</w:t>
      </w:r>
    </w:p>
    <w:p w:rsidR="00E403F0" w:rsidRPr="00B078C3" w:rsidRDefault="00E403F0" w:rsidP="00E403F0">
      <w:pPr>
        <w:rPr>
          <w:rFonts w:ascii="FontbitDavid" w:hAnsi="FontbitDavid"/>
          <w:sz w:val="24"/>
          <w:rtl/>
        </w:rPr>
      </w:pPr>
      <w:ins w:id="91577" w:author="מנוע מכני" w:date="2026-10-11T12:04:39Z">
        <w:r>
          <w:rPr>
            <w:rFonts w:ascii="FontbitDavid" w:hAnsi="FontbitDavid"/>
            <w:sz w:val="24"/>
            <w:rtl/>
          </w:rPr>
          <w:t xml:space="preserve">א"ר</w:t>
        </w:r>
      </w:ins>
      <w:del w:id="91578"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מ</w:t>
      </w:r>
      <w:r>
        <w:rPr>
          <w:rFonts w:ascii="FontbitDavid" w:hAnsi="FontbitDavid" w:hint="cs"/>
          <w:sz w:val="24"/>
          <w:rtl/>
        </w:rPr>
        <w:t>ד</w:t>
      </w:r>
      <w:r w:rsidRPr="00B078C3">
        <w:rPr>
          <w:rFonts w:ascii="FontbitDavid" w:hAnsi="FontbitDavid"/>
          <w:sz w:val="24"/>
          <w:rtl/>
        </w:rPr>
        <w:t xml:space="preserve">תניא </w:t>
      </w:r>
      <w:r>
        <w:rPr>
          <w:rFonts w:ascii="FontbitDavid" w:hAnsi="FontbitDavid" w:hint="cs"/>
          <w:sz w:val="24"/>
          <w:rtl/>
        </w:rPr>
        <w:t>'</w:t>
      </w:r>
      <w:ins w:id="90471" w:author="Claude - סמנטי" w:date="2026-10-11T12:19:29Z">
        <w:r>
          <w:rPr>
            <w:rStyle w:val="afffff0"/>
            <w:rFonts w:ascii="FontbitDavid" w:hAnsi="FontbitDavid"/>
            <w:sz w:val="24"/>
            <w:rtl/>
          </w:rPr>
          <w:t xml:space="preserve">וְאַחַר תִּטְהָר</w:t>
        </w:r>
      </w:ins>
      <w:del w:id="90472" w:author="Claude - סמנטי" w:date="2026-10-11T12:19:29Z">
        <w:r w:rsidRPr="00B078C3">
          <w:rPr>
            <w:rFonts w:ascii="FontbitDavid" w:hAnsi="FontbitDavid"/>
            <w:sz w:val="24"/>
            <w:rtl/>
          </w:rPr>
          <w:delText xml:space="preserve">ואחר תטהר</w:delText>
        </w:r>
      </w:del>
      <w:r>
        <w:rPr>
          <w:rFonts w:ascii="FontbitDavid" w:hAnsi="FontbitDavid" w:hint="cs"/>
          <w:sz w:val="24"/>
          <w:rtl/>
        </w:rPr>
        <w:t>'</w:t>
      </w:r>
      <w:r w:rsidRPr="00B078C3">
        <w:rPr>
          <w:rFonts w:ascii="FontbitDavid" w:hAnsi="FontbitDavid"/>
          <w:sz w:val="24"/>
          <w:rtl/>
        </w:rPr>
        <w:t xml:space="preserve"> - אחר אחר לכולן, שלא תהא טומאה מפסקת ביניהם.</w:t>
      </w:r>
    </w:p>
    <w:p w:rsidR="00E403F0" w:rsidRDefault="00E403F0" w:rsidP="00E403F0">
      <w:pPr>
        <w:rPr>
          <w:rFonts w:ascii="FontbitDavid" w:hAnsi="FontbitDavid"/>
          <w:sz w:val="24"/>
          <w:rtl/>
        </w:rPr>
      </w:pPr>
      <w:ins w:id="97455" w:author="מנוע מכני" w:date="2026-10-11T12:04:39Z">
        <w:r>
          <w:rPr>
            <w:rFonts w:ascii="FontbitDavid" w:hAnsi="FontbitDavid"/>
            <w:sz w:val="24"/>
            <w:rtl/>
          </w:rPr>
          <w:t xml:space="preserve">אם </w:t>
        </w:r>
      </w:ins>
      <w:del w:id="9745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עולה - היינו דלא מפסקת טומאה, אלא </w:t>
      </w:r>
      <w:ins w:id="97457" w:author="מנוע מכני" w:date="2026-10-11T12:04:39Z">
        <w:r>
          <w:rPr>
            <w:rFonts w:ascii="FontbitDavid" w:hAnsi="FontbitDavid"/>
            <w:sz w:val="24"/>
            <w:rtl/>
          </w:rPr>
          <w:t xml:space="preserve">אם </w:t>
        </w:r>
      </w:ins>
      <w:del w:id="97458"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אינה עולה - אפסיק </w:t>
      </w:r>
      <w:ins w:id="95663" w:author="מנוע מכני" w:date="2026-10-11T12:04:39Z">
        <w:r>
          <w:rPr>
            <w:rFonts w:ascii="FontbitDavid" w:hAnsi="FontbitDavid"/>
            <w:sz w:val="24"/>
            <w:rtl/>
          </w:rPr>
          <w:t xml:space="preserve">לו</w:t>
        </w:r>
      </w:ins>
      <w:del w:id="9566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לידה! </w:t>
      </w:r>
    </w:p>
    <w:p>
      <w:pPr>
        <w:pStyle w:val="38"/>
        <w:rPr>
          <w:ins w:id="100240" w:author="מנוע מכני" w:date="2026-10-11T12:04:39Z"/>
        </w:rPr>
      </w:pPr>
      <w:r w:rsidRPr="00B078C3">
        <w:t xml:space="preserve">ואביי </w:t>
      </w:r>
      <w:r w:rsidRPr="00B078C3">
        <w:t xml:space="preserve">אמר</w:t>
      </w:r>
      <w:r w:rsidRPr="00B078C3">
        <w:t xml:space="preserve"> לך:</w:t>
      </w:r>
    </w:p>
    <w:p w:rsidR="00E403F0" w:rsidRPr="00B078C3" w:rsidRDefault="00E403F0" w:rsidP="00E403F0">
      <w:pPr>
        <w:rPr>
          <w:rFonts w:ascii="FontbitDavid" w:hAnsi="FontbitDavid"/>
          <w:sz w:val="24"/>
          <w:rtl/>
        </w:rPr>
      </w:pPr>
      <w:del w:id="10024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שלא תהא טומאת זיבה מפסקת ביניהם.</w:t>
      </w:r>
    </w:p>
    <w:p w:rsidR="00E403F0" w:rsidRPr="00B078C3" w:rsidRDefault="00E403F0" w:rsidP="00E403F0">
      <w:pPr>
        <w:rPr>
          <w:rFonts w:ascii="FontbitDavid" w:hAnsi="FontbitDavid"/>
          <w:sz w:val="24"/>
          <w:rtl/>
        </w:rPr>
      </w:pPr>
      <w:r w:rsidRPr="00E744B3">
        <w:rPr>
          <w:rFonts w:ascii="FontbitDavid" w:hAnsi="FontbitDavid"/>
          <w:b/>
          <w:bCs/>
          <w:rtl/>
        </w:rPr>
        <w:t xml:space="preserve">• </w:t>
      </w:r>
      <w:ins w:id="91579" w:author="מנוע מכני" w:date="2026-10-11T12:04:39Z">
        <w:r>
          <w:rPr>
            <w:rFonts w:ascii="FontbitDavid" w:hAnsi="FontbitDavid"/>
            <w:sz w:val="24"/>
            <w:rtl/>
          </w:rPr>
          <w:t xml:space="preserve">א"ר</w:t>
        </w:r>
      </w:ins>
      <w:del w:id="91580"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מ</w:t>
      </w:r>
      <w:r>
        <w:rPr>
          <w:rFonts w:ascii="FontbitDavid" w:hAnsi="FontbitDavid" w:hint="cs"/>
          <w:sz w:val="24"/>
          <w:rtl/>
        </w:rPr>
        <w:t>ד</w:t>
      </w:r>
      <w:r w:rsidRPr="00B078C3">
        <w:rPr>
          <w:rFonts w:ascii="FontbitDavid" w:hAnsi="FontbitDavid"/>
          <w:sz w:val="24"/>
          <w:rtl/>
        </w:rPr>
        <w:t>תניא מזובה, מזובה - ולא מנגעה, מזובה - ולא מלידתה.</w:t>
      </w:r>
    </w:p>
    <w:p>
      <w:pPr>
        <w:pStyle w:val="38"/>
        <w:rPr>
          <w:ins w:id="100242" w:author="מנוע מכני" w:date="2026-10-11T12:04:39Z"/>
        </w:rPr>
      </w:pPr>
      <w:r w:rsidRPr="00B078C3">
        <w:t xml:space="preserve">ואביי </w:t>
      </w:r>
      <w:r w:rsidRPr="00B078C3">
        <w:t xml:space="preserve">אמר</w:t>
      </w:r>
      <w:r w:rsidRPr="00B078C3">
        <w:t xml:space="preserve"> לך:</w:t>
      </w:r>
    </w:p>
    <w:p w:rsidR="00E403F0" w:rsidRDefault="00E403F0" w:rsidP="00E403F0">
      <w:pPr>
        <w:rPr>
          <w:rFonts w:ascii="FontbitDavid" w:hAnsi="FontbitDavid"/>
          <w:sz w:val="24"/>
          <w:rtl/>
        </w:rPr>
      </w:pPr>
      <w:del w:id="1002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תני </w:t>
      </w:r>
      <w:ins w:id="95665" w:author="מנוע מכני" w:date="2026-10-11T12:04:39Z">
        <w:r>
          <w:rPr>
            <w:rFonts w:ascii="FontbitDavid" w:hAnsi="FontbitDavid"/>
            <w:sz w:val="24"/>
            <w:rtl/>
          </w:rPr>
          <w:t xml:space="preserve">אחת</w:t>
        </w:r>
      </w:ins>
      <w:del w:id="95666"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מזובה ולא מנגעה, ולא תתני ולא מלידתה, </w:t>
      </w:r>
    </w:p>
    <w:p>
      <w:pPr>
        <w:pStyle w:val="38"/>
        <w:rPr>
          <w:ins w:id="100244" w:author="מנוע מכני" w:date="2026-10-11T12:04:39Z"/>
        </w:rPr>
      </w:pPr>
      <w:r w:rsidRPr="002B4E05">
        <w:t xml:space="preserve">ורבא - </w:t>
      </w:r>
      <w:ins w:id="95671" w:author="מנוע מכני" w:date="2026-10-11T12:04:39Z">
        <w:r>
          <w:t xml:space="preserve">זה</w:t>
        </w:r>
      </w:ins>
      <w:del w:id="95672" w:author="מנוע מכני" w:date="2026-10-11T12:04:39Z">
        <w:r w:rsidRPr="002B4E05">
          <w:delText xml:space="preserve">האי</w:delText>
        </w:r>
      </w:del>
      <w:r w:rsidRPr="002B4E05">
        <w:t xml:space="preserve"> </w:t>
      </w:r>
      <w:ins w:id="95669" w:author="מנוע מכני" w:date="2026-10-11T12:04:39Z">
        <w:r>
          <w:t xml:space="preserve">מה</w:t>
        </w:r>
      </w:ins>
      <w:del w:id="95670" w:author="מנוע מכני" w:date="2026-10-11T12:04:39Z">
        <w:r w:rsidRPr="002B4E05">
          <w:delText xml:space="preserve">מאי</w:delText>
        </w:r>
      </w:del>
      <w:r w:rsidRPr="002B4E05">
        <w:t xml:space="preserve">?</w:t>
      </w:r>
    </w:p>
    <w:p w:rsidR="00E403F0" w:rsidRPr="002B4E05" w:rsidRDefault="00E403F0" w:rsidP="00E403F0">
      <w:pPr>
        <w:rPr>
          <w:rFonts w:ascii="FontbitDavid" w:hAnsi="FontbitDavid"/>
          <w:spacing w:val="-2"/>
          <w:sz w:val="24"/>
          <w:rtl/>
        </w:rPr>
      </w:pPr>
      <w:del w:id="100245" w:author="מנוע מכני" w:date="2026-10-11T12:04:39Z">
        <w:r w:rsidRPr="002B4E05">
          <w:rPr>
            <w:rFonts w:ascii="FontbitDavid" w:hAnsi="FontbitDavid"/>
            <w:spacing w:val="-2"/>
            <w:sz w:val="24"/>
            <w:rtl/>
          </w:rPr>
          <w:delText xml:space="preserve"> </w:delText>
        </w:r>
      </w:del>
      <w:r w:rsidRPr="002B4E05">
        <w:rPr>
          <w:rFonts w:ascii="FontbitDavid" w:hAnsi="FontbitDavid" w:hint="cs"/>
          <w:spacing w:val="-2"/>
          <w:sz w:val="24"/>
          <w:rtl/>
        </w:rPr>
        <w:t xml:space="preserve">א</w:t>
      </w:r>
      <w:ins w:id="91581" w:author="מנוע מכני" w:date="2026-10-11T12:04:39Z">
        <w:r>
          <w:rPr>
            <w:rFonts w:ascii="FontbitDavid" w:hAnsi="FontbitDavid" w:hint="cs"/>
            <w:spacing w:val="-2"/>
            <w:sz w:val="24"/>
            <w:rtl/>
          </w:rPr>
          <w:t xml:space="preserve">א"ב</w:t>
        </w:r>
      </w:ins>
      <w:del w:id="91582" w:author="מנוע מכני" w:date="2026-10-11T12:04:39Z">
        <w:r w:rsidRPr="002B4E05">
          <w:rPr>
            <w:rFonts w:ascii="FontbitDavid" w:hAnsi="FontbitDavid" w:hint="cs"/>
            <w:spacing w:val="-2"/>
            <w:sz w:val="24"/>
            <w:rtl/>
          </w:rPr>
          <w:delText xml:space="preserve">א''ב</w:delText>
        </w:r>
      </w:del>
      <w:r w:rsidRPr="002B4E05">
        <w:rPr>
          <w:rFonts w:ascii="FontbitDavid" w:hAnsi="FontbitDavid"/>
          <w:spacing w:val="-2"/>
          <w:sz w:val="24"/>
          <w:rtl/>
        </w:rPr>
        <w:t xml:space="preserve"> מזובה ולא מלידתה, איידי דאצטריך </w:t>
      </w:r>
      <w:ins w:id="95667" w:author="מנוע מכני" w:date="2026-10-11T12:04:39Z">
        <w:r>
          <w:rPr>
            <w:rFonts w:ascii="FontbitDavid" w:hAnsi="FontbitDavid"/>
            <w:spacing w:val="-2"/>
            <w:sz w:val="24"/>
            <w:rtl/>
          </w:rPr>
          <w:t xml:space="preserve">לו</w:t>
        </w:r>
      </w:ins>
      <w:del w:id="95668" w:author="מנוע מכני" w:date="2026-10-11T12:04:39Z">
        <w:r w:rsidRPr="002B4E05">
          <w:rPr>
            <w:rFonts w:ascii="FontbitDavid" w:hAnsi="FontbitDavid"/>
            <w:spacing w:val="-2"/>
            <w:sz w:val="24"/>
            <w:rtl/>
          </w:rPr>
          <w:delText xml:space="preserve">ליה</w:delText>
        </w:r>
      </w:del>
      <w:r w:rsidRPr="002B4E05">
        <w:rPr>
          <w:rFonts w:ascii="FontbitDavid" w:hAnsi="FontbitDavid"/>
          <w:spacing w:val="-2"/>
          <w:sz w:val="24"/>
          <w:rtl/>
        </w:rPr>
        <w:t xml:space="preserve"> לידה - תנא נגעה אטו לידה, </w:t>
      </w:r>
    </w:p>
    <w:p>
      <w:pPr>
        <w:pStyle w:val="38"/>
        <w:rPr>
          <w:ins w:id="100246" w:author="מנוע מכני" w:date="2026-10-11T12:04:39Z"/>
        </w:rPr>
      </w:pPr>
      <w:r w:rsidRPr="00B078C3">
        <w:t xml:space="preserve">אלא</w:t>
      </w:r>
    </w:p>
    <w:p w:rsidR="00E403F0" w:rsidRDefault="00E403F0" w:rsidP="00E403F0">
      <w:pPr>
        <w:rPr>
          <w:rFonts w:ascii="FontbitDavid" w:hAnsi="FontbitDavid"/>
          <w:sz w:val="24"/>
          <w:rtl/>
        </w:rPr>
      </w:pPr>
      <w:del w:id="100247" w:author="מנוע מכני" w:date="2026-10-11T12:04:39Z">
        <w:r w:rsidRPr="00B078C3">
          <w:rPr>
            <w:rFonts w:ascii="FontbitDavid" w:hAnsi="FontbitDavid"/>
            <w:sz w:val="24"/>
            <w:rtl/>
          </w:rPr>
          <w:delText xml:space="preserve"> </w:delText>
        </w:r>
      </w:del>
      <w:ins w:id="97459" w:author="מנוע מכני" w:date="2026-10-11T12:04:39Z">
        <w:r>
          <w:rPr>
            <w:rFonts w:ascii="FontbitDavid" w:hAnsi="FontbitDavid"/>
            <w:sz w:val="24"/>
            <w:rtl/>
          </w:rPr>
          <w:t xml:space="preserve">אם </w:t>
        </w:r>
      </w:ins>
      <w:del w:id="9746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מזובה ולא מנגעה - </w:t>
      </w:r>
      <w:ins w:id="95673" w:author="מנוע מכני" w:date="2026-10-11T12:04:39Z">
        <w:r>
          <w:rPr>
            <w:rFonts w:ascii="FontbitDavid" w:hAnsi="FontbitDavid"/>
            <w:sz w:val="24"/>
            <w:rtl/>
          </w:rPr>
          <w:t xml:space="preserve">זה</w:t>
        </w:r>
      </w:ins>
      <w:del w:id="95674"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מ</w:t>
      </w:r>
      <w:r>
        <w:rPr>
          <w:rFonts w:ascii="FontbitDavid" w:hAnsi="FontbitDavid" w:hint="cs"/>
          <w:sz w:val="24"/>
          <w:rtl/>
        </w:rPr>
        <w:t>'</w:t>
      </w:r>
      <w:ins w:id="90473" w:author="Claude - סמנטי" w:date="2026-10-11T12:19:29Z">
        <w:r>
          <w:rPr>
            <w:rStyle w:val="afffff0"/>
            <w:rFonts w:ascii="FontbitDavid" w:hAnsi="FontbitDavid"/>
            <w:sz w:val="24"/>
            <w:rtl/>
          </w:rPr>
          <w:t xml:space="preserve">וְכִי יִטְהַר הַזָּב מִזּוֹבוֹ</w:t>
        </w:r>
      </w:ins>
      <w:del w:id="90474" w:author="Claude - סמנטי" w:date="2026-10-11T12:19:29Z">
        <w:r w:rsidRPr="00B078C3">
          <w:rPr>
            <w:rFonts w:ascii="FontbitDavid" w:hAnsi="FontbitDavid"/>
            <w:sz w:val="24"/>
            <w:rtl/>
          </w:rPr>
          <w:delText xml:space="preserve">וכי יטהר הזב מזובו</w:delText>
        </w:r>
      </w:del>
      <w:r>
        <w:rPr>
          <w:rFonts w:ascii="FontbitDavid" w:hAnsi="FontbitDavid" w:hint="cs"/>
          <w:sz w:val="24"/>
          <w:rtl/>
        </w:rPr>
        <w:t>'</w:t>
      </w:r>
      <w:r w:rsidRPr="00B078C3">
        <w:rPr>
          <w:rFonts w:ascii="FontbitDavid" w:hAnsi="FontbitDavid"/>
          <w:sz w:val="24"/>
          <w:rtl/>
        </w:rPr>
        <w:t xml:space="preserve"> נפקא - מזובו ולא מנגעו! </w:t>
      </w:r>
    </w:p>
    <w:p w:rsidR="00E403F0" w:rsidRDefault="00E403F0" w:rsidP="00E403F0">
      <w:pPr>
        <w:rPr>
          <w:rFonts w:ascii="FontbitDavid" w:hAnsi="FontbitDavid"/>
          <w:sz w:val="24"/>
          <w:rtl/>
        </w:rPr>
      </w:pPr>
      <w:r w:rsidRPr="00B078C3">
        <w:rPr>
          <w:rStyle w:val="2fb"/>
          <w:rFonts w:ascii="FontbitDavid" w:hAnsi="FontbitDavid"/>
          <w:sz w:val="24"/>
          <w:rtl/>
        </w:rPr>
        <w:t xml:space="preserve">ואביי</w:t>
      </w:r>
      <w:r w:rsidRPr="00B078C3">
        <w:rPr>
          <w:rFonts w:ascii="FontbitDavid" w:hAnsi="FontbitDavid"/>
          <w:sz w:val="24"/>
          <w:rtl/>
        </w:rPr>
        <w:t xml:space="preserve"> - חד בזב וחד בזבה, </w:t>
      </w:r>
    </w:p>
    <w:p w:rsidR="00E403F0" w:rsidRDefault="00E403F0" w:rsidP="00E403F0">
      <w:pPr>
        <w:pStyle w:val="afff3"/>
        <w:framePr w:wrap="around"/>
        <w:rPr>
          <w:rtl/>
        </w:rPr>
      </w:pPr>
      <w:r>
        <w:rPr>
          <w:rFonts w:hint="cs"/>
          <w:rtl/>
        </w:rPr>
        <w:t xml:space="preserve">לז: </w:t>
      </w:r>
    </w:p>
    <w:p>
      <w:pPr>
        <w:pStyle w:val="38"/>
        <w:rPr>
          <w:ins w:id="100248" w:author="מנוע מכני" w:date="2026-10-11T12:04:39Z"/>
        </w:rPr>
      </w:pPr>
      <w:r>
        <w:t xml:space="preserve">וצריכי</w:t>
      </w:r>
    </w:p>
    <w:p w:rsidR="00E403F0" w:rsidRPr="00B078C3" w:rsidRDefault="00E403F0" w:rsidP="00E403F0">
      <w:pPr>
        <w:rPr>
          <w:rFonts w:ascii="FontbitDavid" w:hAnsi="FontbitDavid"/>
          <w:sz w:val="24"/>
          <w:rtl/>
        </w:rPr>
      </w:pPr>
      <w:del w:id="100249" w:author="מנוע מכני" w:date="2026-10-11T12:04:39Z">
        <w:r>
          <w:rPr>
            <w:rFonts w:ascii="FontbitDavid" w:hAnsi="FontbitDavid" w:hint="cs"/>
            <w:sz w:val="24"/>
            <w:rtl/>
          </w:rPr>
          <w:delText xml:space="preserve"> </w:delText>
        </w:r>
      </w:del>
      <w:ins w:id="97461" w:author="מנוע מכני" w:date="2026-10-11T12:04:39Z">
        <w:r>
          <w:rPr>
            <w:rFonts w:ascii="FontbitDavid" w:hAnsi="FontbitDavid"/>
            <w:sz w:val="24"/>
            <w:rtl/>
          </w:rPr>
          <w:t xml:space="preserve">דאם </w:t>
        </w:r>
      </w:ins>
      <w:del w:id="97462" w:author="מנוע מכני" w:date="2026-10-11T12:04:39Z">
        <w:r w:rsidRPr="00B078C3">
          <w:rPr>
            <w:rFonts w:ascii="FontbitDavid" w:hAnsi="FontbitDavid"/>
            <w:sz w:val="24"/>
            <w:rtl/>
          </w:rPr>
          <w:delText xml:space="preserve">דאי </w:delText>
        </w:r>
      </w:del>
      <w:r w:rsidRPr="00B078C3">
        <w:rPr>
          <w:rFonts w:ascii="FontbitDavid" w:hAnsi="FontbitDavid"/>
          <w:sz w:val="24"/>
          <w:rtl/>
        </w:rPr>
        <w:t xml:space="preserve">כתב </w:t>
      </w:r>
      <w:ins w:id="95675" w:author="מנוע מכני" w:date="2026-10-11T12:04:39Z">
        <w:r>
          <w:rPr>
            <w:rFonts w:ascii="FontbitDavid" w:hAnsi="FontbitDavid"/>
            <w:sz w:val="24"/>
            <w:rtl/>
          </w:rPr>
          <w:t xml:space="preserve">התורה</w:t>
        </w:r>
      </w:ins>
      <w:del w:id="95676" w:author="מנוע מכני" w:date="2026-10-11T12:04:39Z">
        <w:r w:rsidRPr="00B078C3">
          <w:rPr>
            <w:rFonts w:ascii="FontbitDavid" w:hAnsi="FontbitDavid"/>
            <w:sz w:val="24"/>
            <w:rtl/>
          </w:rPr>
          <w:delText xml:space="preserve">רחמנא</w:delText>
        </w:r>
      </w:del>
      <w:ins w:id="96883" w:author="מנוע מכני" w:date="2026-10-11T12:04:39Z">
        <w:r>
          <w:rPr>
            <w:rFonts w:ascii="FontbitDavid" w:hAnsi="FontbitDavid"/>
            <w:sz w:val="24"/>
            <w:rtl/>
          </w:rPr>
          <w:t xml:space="preserve"> </w:t>
        </w:r>
      </w:ins>
      <w:del w:id="96884" w:author="מנוע מכני" w:date="2026-10-11T12:04:39Z">
        <w:r w:rsidRPr="00B078C3">
          <w:rPr>
            <w:rFonts w:ascii="FontbitDavid" w:hAnsi="FontbitDavid"/>
            <w:sz w:val="24"/>
            <w:rtl/>
          </w:rPr>
          <w:delText xml:space="preserve"> </w:delText>
        </w:r>
        <w:r>
          <w:rPr>
            <w:rFonts w:ascii="FontbitDavid" w:hAnsi="FontbitDavid"/>
            <w:sz w:val="24"/>
            <w:rtl/>
          </w:rPr>
          <w:delText xml:space="preserve"> </w:delText>
        </w:r>
      </w:del>
      <w:r>
        <w:rPr>
          <w:rFonts w:ascii="FontbitDavid" w:hAnsi="FontbitDavid"/>
          <w:sz w:val="24"/>
          <w:rtl/>
        </w:rPr>
        <w:t xml:space="preserve">בזב </w:t>
      </w:r>
      <w:r w:rsidRPr="00B078C3">
        <w:rPr>
          <w:rFonts w:ascii="FontbitDavid" w:hAnsi="FontbitDavid"/>
          <w:sz w:val="24"/>
          <w:rtl/>
        </w:rPr>
        <w:t>משום דלא מטמא באונס,</w:t>
      </w:r>
      <w:r>
        <w:rPr>
          <w:rFonts w:ascii="FontbitDavid" w:hAnsi="FontbitDavid"/>
          <w:sz w:val="24"/>
          <w:rtl/>
        </w:rPr>
        <w:t xml:space="preserve"> אבל זבה דמטמיא באונס - אימא </w:t>
      </w:r>
      <w:r>
        <w:rPr>
          <w:rFonts w:ascii="FontbitDavid" w:hAnsi="FontbitDavid"/>
          <w:sz w:val="24"/>
          <w:rtl/>
        </w:rPr>
        <w:t xml:space="preserve">לא</w:t>
      </w:r>
      <w:r>
        <w:rPr>
          <w:rFonts w:ascii="FontbitDavid" w:hAnsi="FontbitDavid" w:hint="cs"/>
          <w:sz w:val="24"/>
          <w:rtl/>
        </w:rPr>
        <w:t>.</w:t>
      </w:r>
    </w:p>
    <w:p w:rsidR="00E403F0" w:rsidRPr="00B078C3" w:rsidRDefault="00E403F0" w:rsidP="00E403F0">
      <w:pPr>
        <w:rPr>
          <w:rFonts w:ascii="FontbitDavid" w:hAnsi="FontbitDavid"/>
          <w:sz w:val="24"/>
          <w:rtl/>
        </w:rPr>
      </w:pPr>
      <w:ins w:id="97463" w:author="מנוע מכני" w:date="2026-10-11T12:04:39Z">
        <w:r>
          <w:rPr>
            <w:rFonts w:ascii="FontbitDavid" w:hAnsi="FontbitDavid"/>
            <w:sz w:val="24"/>
            <w:rtl/>
          </w:rPr>
          <w:t xml:space="preserve">ואם </w:t>
        </w:r>
      </w:ins>
      <w:del w:id="97464" w:author="מנוע מכני" w:date="2026-10-11T12:04:39Z">
        <w:r>
          <w:rPr>
            <w:rFonts w:ascii="FontbitDavid" w:hAnsi="FontbitDavid"/>
            <w:sz w:val="24"/>
            <w:rtl/>
          </w:rPr>
          <w:delText xml:space="preserve">ואי </w:delText>
        </w:r>
      </w:del>
      <w:r>
        <w:rPr>
          <w:rFonts w:ascii="FontbitDavid" w:hAnsi="FontbitDavid"/>
          <w:sz w:val="24"/>
          <w:rtl/>
        </w:rPr>
        <w:t xml:space="preserve">כתב </w:t>
      </w:r>
      <w:ins w:id="95677" w:author="מנוע מכני" w:date="2026-10-11T12:04:39Z">
        <w:r>
          <w:rPr>
            <w:rFonts w:ascii="FontbitDavid" w:hAnsi="FontbitDavid"/>
            <w:sz w:val="24"/>
            <w:rtl/>
          </w:rPr>
          <w:t xml:space="preserve">התורה</w:t>
        </w:r>
      </w:ins>
      <w:del w:id="95678" w:author="מנוע מכני" w:date="2026-10-11T12:04:39Z">
        <w:r>
          <w:rPr>
            <w:rFonts w:ascii="FontbitDavid" w:hAnsi="FontbitDavid"/>
            <w:sz w:val="24"/>
            <w:rtl/>
          </w:rPr>
          <w:delText xml:space="preserve">רחמנא</w:delText>
        </w:r>
      </w:del>
      <w:r>
        <w:rPr>
          <w:rFonts w:ascii="FontbitDavid" w:hAnsi="FontbitDavid"/>
          <w:sz w:val="24"/>
          <w:rtl/>
        </w:rPr>
        <w:t xml:space="preserve"> בזבה</w:t>
      </w:r>
      <w:r w:rsidRPr="00B078C3">
        <w:rPr>
          <w:rFonts w:ascii="FontbitDavid" w:hAnsi="FontbitDavid"/>
          <w:sz w:val="24"/>
          <w:rtl/>
        </w:rPr>
        <w:t xml:space="preserve"> משום דלא מטמיא בראיות כבימים, אבל זב דמטמא בראיות כבימים - אימא </w:t>
      </w:r>
      <w:r w:rsidRPr="00B078C3">
        <w:rPr>
          <w:rFonts w:ascii="FontbitDavid" w:hAnsi="FontbitDavid"/>
          <w:sz w:val="24"/>
          <w:rtl/>
        </w:rPr>
        <w:t xml:space="preserve">לא</w:t>
      </w:r>
      <w:r w:rsidRPr="00B078C3">
        <w:rPr>
          <w:rFonts w:ascii="FontbitDavid" w:hAnsi="FontbitDavid"/>
          <w:sz w:val="24"/>
          <w:rtl/>
        </w:rPr>
        <w:t xml:space="preserve">, צריכא.</w:t>
      </w:r>
    </w:p>
    <w:p>
      <w:pPr>
        <w:pStyle w:val="38"/>
        <w:rPr>
          <w:ins w:id="100250" w:author="מנוע מכני" w:date="2026-10-11T12:04:39Z"/>
        </w:rPr>
      </w:pPr>
      <w:del w:id="101740" w:author="מנוע מכני" w:date="2026-10-11T12:04:39Z">
        <w:r w:rsidRPr="00017C1D">
          <w:delText xml:space="preserve">אמר </w:delText>
        </w:r>
      </w:del>
      <w:r w:rsidRPr="00017C1D">
        <w:t xml:space="preserve">אביי:</w:t>
      </w:r>
    </w:p>
    <w:p w:rsidR="00E403F0" w:rsidRPr="00017C1D" w:rsidRDefault="00E403F0" w:rsidP="00E403F0">
      <w:pPr>
        <w:rPr>
          <w:rFonts w:ascii="FontbitDavid" w:hAnsi="FontbitDavid"/>
          <w:spacing w:val="-4"/>
          <w:sz w:val="24"/>
          <w:rtl/>
        </w:rPr>
      </w:pPr>
      <w:del w:id="100251" w:author="מנוע מכני" w:date="2026-10-11T12:04:39Z">
        <w:r w:rsidRPr="00017C1D">
          <w:rPr>
            <w:rFonts w:ascii="FontbitDavid" w:hAnsi="FontbitDavid"/>
            <w:spacing w:val="-4"/>
            <w:sz w:val="24"/>
            <w:rtl/>
          </w:rPr>
          <w:delText xml:space="preserve"> </w:delText>
        </w:r>
      </w:del>
      <w:ins w:id="97143" w:author="מנוע מכני" w:date="2026-10-11T12:04:39Z">
        <w:r>
          <w:rPr>
            <w:rFonts w:ascii="FontbitDavid" w:hAnsi="FontbitDavid"/>
            <w:spacing w:val="-4"/>
            <w:sz w:val="24"/>
            <w:rtl/>
          </w:rPr>
          <w:t xml:space="preserve">מנין</w:t>
        </w:r>
      </w:ins>
      <w:del w:id="97144" w:author="מנוע מכני" w:date="2026-10-11T12:04:39Z">
        <w:r w:rsidRPr="00017C1D">
          <w:rPr>
            <w:rFonts w:ascii="FontbitDavid" w:hAnsi="FontbitDavid"/>
            <w:spacing w:val="-4"/>
            <w:sz w:val="24"/>
            <w:rtl/>
          </w:rPr>
          <w:delText xml:space="preserve">מנא</w:delText>
        </w:r>
      </w:del>
      <w:r w:rsidRPr="00017C1D">
        <w:rPr>
          <w:rFonts w:ascii="FontbitDavid" w:hAnsi="FontbitDavid"/>
          <w:spacing w:val="-4"/>
          <w:sz w:val="24"/>
          <w:rtl/>
        </w:rPr>
        <w:t xml:space="preserve"> אמינא לה </w:t>
      </w:r>
      <w:r w:rsidRPr="00017C1D">
        <w:rPr>
          <w:rFonts w:ascii="FontbitDavid" w:hAnsi="FontbitDavid"/>
          <w:spacing w:val="-4"/>
          <w:sz w:val="24"/>
          <w:rtl/>
        </w:rPr>
        <w:t xml:space="preserve">דתניא</w:t>
      </w:r>
      <w:r w:rsidRPr="00017C1D">
        <w:rPr>
          <w:rFonts w:ascii="FontbitDavid" w:hAnsi="FontbitDavid"/>
          <w:spacing w:val="-4"/>
          <w:sz w:val="24"/>
          <w:rtl/>
        </w:rPr>
        <w:t xml:space="preserve"> </w:t>
      </w:r>
      <w:r w:rsidRPr="00017C1D">
        <w:rPr>
          <w:rFonts w:ascii="FontbitDavid" w:hAnsi="FontbitDavid" w:hint="cs"/>
          <w:spacing w:val="-4"/>
          <w:sz w:val="24"/>
          <w:rtl/>
        </w:rPr>
        <w:t>'</w:t>
      </w:r>
      <w:ins w:id="90475" w:author="Claude - סמנטי" w:date="2026-10-11T12:19:29Z">
        <w:r>
          <w:rPr>
            <w:rStyle w:val="afffff0"/>
            <w:rFonts w:ascii="FontbitDavid" w:hAnsi="FontbitDavid"/>
            <w:spacing w:val="-4"/>
            <w:sz w:val="24"/>
            <w:rtl/>
          </w:rPr>
          <w:t xml:space="preserve">דְּוֹתָהּ תִּטְמָא</w:t>
        </w:r>
      </w:ins>
      <w:del w:id="90476" w:author="Claude - סמנטי" w:date="2026-10-11T12:19:29Z">
        <w:r w:rsidRPr="00017C1D">
          <w:rPr>
            <w:rFonts w:ascii="FontbitDavid" w:hAnsi="FontbitDavid"/>
            <w:spacing w:val="-4"/>
            <w:sz w:val="24"/>
            <w:rtl/>
          </w:rPr>
          <w:delText xml:space="preserve">דותה תטמא</w:delText>
        </w:r>
      </w:del>
      <w:r w:rsidRPr="00017C1D">
        <w:rPr>
          <w:rFonts w:ascii="FontbitDavid" w:hAnsi="FontbitDavid" w:hint="cs"/>
          <w:spacing w:val="-4"/>
          <w:sz w:val="24"/>
          <w:rtl/>
        </w:rPr>
        <w:t>'</w:t>
      </w:r>
      <w:r w:rsidRPr="00017C1D">
        <w:rPr>
          <w:rFonts w:ascii="FontbitDavid" w:hAnsi="FontbitDavid"/>
          <w:spacing w:val="-4"/>
          <w:sz w:val="24"/>
          <w:rtl/>
        </w:rPr>
        <w:t xml:space="preserve"> לרבות את בועלה דותה תטמא</w:t>
      </w:r>
      <w:ins w:id="96885" w:author="מנוע מכני" w:date="2026-10-11T12:04:39Z">
        <w:r>
          <w:rPr>
            <w:rFonts w:ascii="FontbitDavid" w:hAnsi="FontbitDavid"/>
            <w:spacing w:val="-4"/>
            <w:sz w:val="24"/>
            <w:rtl/>
          </w:rPr>
          <w:t xml:space="preserve"> </w:t>
        </w:r>
      </w:ins>
      <w:del w:id="96886"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לרבות את הלילות.</w:t>
      </w:r>
    </w:p>
    <w:p w:rsidR="00E403F0" w:rsidRPr="00B078C3" w:rsidRDefault="00E403F0" w:rsidP="00E403F0">
      <w:pPr>
        <w:rPr>
          <w:rFonts w:ascii="FontbitDavid" w:hAnsi="FontbitDavid"/>
          <w:sz w:val="24"/>
          <w:rtl/>
        </w:rPr>
      </w:pPr>
      <w:r>
        <w:rPr>
          <w:rFonts w:ascii="FontbitDavid" w:hAnsi="FontbitDavid" w:hint="cs"/>
          <w:sz w:val="24"/>
          <w:rtl/>
        </w:rPr>
        <w:t>'</w:t>
      </w:r>
      <w:ins w:id="90477" w:author="Claude - סמנטי" w:date="2026-10-11T12:19:29Z">
        <w:r>
          <w:rPr>
            <w:rStyle w:val="afffff0"/>
            <w:rFonts w:ascii="FontbitDavid" w:hAnsi="FontbitDavid"/>
            <w:sz w:val="24"/>
            <w:rtl/>
          </w:rPr>
          <w:t xml:space="preserve">דְּוֹתָהּ תִּטְמָא</w:t>
        </w:r>
      </w:ins>
      <w:del w:id="90478" w:author="Claude - סמנטי" w:date="2026-10-11T12:19:29Z">
        <w:r w:rsidRPr="00B078C3">
          <w:rPr>
            <w:rFonts w:ascii="FontbitDavid" w:hAnsi="FontbitDavid"/>
            <w:sz w:val="24"/>
            <w:rtl/>
          </w:rPr>
          <w:delText xml:space="preserve">דותה תטמא</w:delText>
        </w:r>
      </w:del>
      <w:r>
        <w:rPr>
          <w:rFonts w:ascii="FontbitDavid" w:hAnsi="FontbitDavid" w:hint="cs"/>
          <w:sz w:val="24"/>
          <w:rtl/>
        </w:rPr>
        <w:t>'</w:t>
      </w:r>
      <w:r w:rsidRPr="00B078C3">
        <w:rPr>
          <w:rFonts w:ascii="FontbitDavid" w:hAnsi="FontbitDavid"/>
          <w:sz w:val="24"/>
          <w:rtl/>
        </w:rPr>
        <w:t xml:space="preserve"> - לרבות את היולדת בזוב שצריכה שתשב שבעה נקיים.</w:t>
      </w:r>
    </w:p>
    <w:p w:rsidR="00E403F0" w:rsidRPr="00B078C3" w:rsidRDefault="00E403F0" w:rsidP="00E403F0">
      <w:pPr>
        <w:rPr>
          <w:rFonts w:ascii="FontbitDavid" w:hAnsi="FontbitDavid"/>
          <w:sz w:val="24"/>
          <w:rtl/>
        </w:rPr>
      </w:pPr>
      <w:ins w:id="95679" w:author="מנוע מכני" w:date="2026-10-11T12:04:39Z">
        <w:r>
          <w:rPr>
            <w:rFonts w:ascii="FontbitDavid" w:hAnsi="FontbitDavid"/>
            <w:sz w:val="24"/>
            <w:rtl/>
          </w:rPr>
          <w:t xml:space="preserve">מה</w:t>
        </w:r>
      </w:ins>
      <w:del w:id="9568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4097" w:author="מנוע מכני" w:date="2026-10-11T12:04:39Z">
        <w:r>
          <w:rPr>
            <w:rFonts w:ascii="FontbitDavid" w:hAnsi="FontbitDavid"/>
            <w:sz w:val="24"/>
            <w:rtl/>
          </w:rPr>
          <w:t xml:space="preserve">לא</w:t>
        </w:r>
      </w:ins>
      <w:del w:id="9409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נקיים מלידה? </w:t>
      </w:r>
      <w:r w:rsidRPr="00B078C3">
        <w:rPr>
          <w:rFonts w:ascii="FontbitDavid" w:hAnsi="FontbitDavid"/>
          <w:sz w:val="24"/>
          <w:rtl/>
        </w:rPr>
        <w:t xml:space="preserve">לא</w:t>
      </w:r>
      <w:r w:rsidRPr="00B078C3">
        <w:rPr>
          <w:rFonts w:ascii="FontbitDavid" w:hAnsi="FontbitDavid"/>
          <w:sz w:val="24"/>
          <w:rtl/>
        </w:rPr>
        <w:t xml:space="preserve">, מדם.</w:t>
      </w:r>
    </w:p>
    <w:p w:rsidR="00E403F0" w:rsidRDefault="00E403F0" w:rsidP="00E403F0">
      <w:pPr>
        <w:rPr>
          <w:rFonts w:ascii="FontbitDavid" w:hAnsi="FontbitDavid"/>
          <w:sz w:val="24"/>
          <w:rtl/>
        </w:rPr>
      </w:pPr>
    </w:p>
    <w:p>
      <w:pPr>
        <w:pStyle w:val="38"/>
        <w:rPr>
          <w:ins w:id="100252" w:author="מנוע מכני" w:date="2026-10-11T12:04:39Z"/>
        </w:rPr>
      </w:pPr>
      <w:r>
        <w:t xml:space="preserve">ואמר אביי:</w:t>
      </w:r>
    </w:p>
    <w:p w:rsidR="00E403F0" w:rsidRPr="00B078C3" w:rsidRDefault="00E403F0" w:rsidP="00E403F0">
      <w:pPr>
        <w:rPr>
          <w:rFonts w:ascii="FontbitDavid" w:hAnsi="FontbitDavid"/>
          <w:sz w:val="24"/>
          <w:rtl/>
        </w:rPr>
      </w:pPr>
      <w:del w:id="100253" w:author="מנוע מכני" w:date="2026-10-11T12:04:39Z">
        <w:r>
          <w:rPr>
            <w:rFonts w:ascii="FontbitDavid" w:hAnsi="FontbitDavid"/>
            <w:sz w:val="24"/>
            <w:rtl/>
          </w:rPr>
          <w:delText xml:space="preserve"> </w:delText>
        </w:r>
      </w:del>
      <w:ins w:id="97145" w:author="מנוע מכני" w:date="2026-10-11T12:04:39Z">
        <w:r>
          <w:rPr>
            <w:rFonts w:ascii="FontbitDavid" w:hAnsi="FontbitDavid"/>
            <w:sz w:val="24"/>
            <w:rtl/>
          </w:rPr>
          <w:t xml:space="preserve">מנין</w:t>
        </w:r>
      </w:ins>
      <w:del w:id="97146" w:author="מנוע מכני" w:date="2026-10-11T12:04:39Z">
        <w:r>
          <w:rPr>
            <w:rFonts w:ascii="FontbitDavid" w:hAnsi="FontbitDavid"/>
            <w:sz w:val="24"/>
            <w:rtl/>
          </w:rPr>
          <w:delText xml:space="preserve">מנא</w:delText>
        </w:r>
      </w:del>
      <w:r>
        <w:rPr>
          <w:rFonts w:ascii="FontbitDavid" w:hAnsi="FontbitDavid"/>
          <w:sz w:val="24"/>
          <w:rtl/>
        </w:rPr>
        <w:t xml:space="preserve"> אמינא לה </w:t>
      </w:r>
      <w:r w:rsidRPr="00B078C3">
        <w:rPr>
          <w:rFonts w:ascii="FontbitDavid" w:hAnsi="FontbitDavid"/>
          <w:sz w:val="24"/>
          <w:rtl/>
        </w:rPr>
        <w:t xml:space="preserve">דתניא</w:t>
      </w:r>
      <w:r w:rsidRPr="00B078C3">
        <w:rPr>
          <w:rFonts w:ascii="FontbitDavid" w:hAnsi="FontbitDavid"/>
          <w:sz w:val="24"/>
          <w:rtl/>
        </w:rPr>
        <w:t xml:space="preserve"> כימי נדתה כך ימי לידתה, מה ימי נדתה - אין ראוין לזיבה ואין ספירת שבעה עולה מהן, אף ימי לידתה שאין ראוין לזיבה אין ספירת שבעה עולה מהן.</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ורבא</w:t>
      </w:r>
      <w:r w:rsidRPr="00B078C3">
        <w:rPr>
          <w:rFonts w:ascii="FontbitDavid" w:hAnsi="FontbitDavid"/>
          <w:sz w:val="24"/>
          <w:rtl/>
        </w:rPr>
        <w:t xml:space="preserve"> - הא מני </w:t>
      </w:r>
      <w:r>
        <w:rPr>
          <w:rFonts w:ascii="FontbitDavid" w:hAnsi="FontbitDavid"/>
          <w:sz w:val="24"/>
          <w:rtl/>
        </w:rPr>
        <w:t>–</w:t>
      </w:r>
      <w:r w:rsidRPr="00B078C3">
        <w:rPr>
          <w:rFonts w:ascii="FontbitDavid" w:hAnsi="FontbitDavid"/>
          <w:sz w:val="24"/>
          <w:rtl/>
        </w:rPr>
        <w:t xml:space="preserve"> </w:t>
      </w:r>
      <w:ins w:id="91583" w:author="מנוע מכני" w:date="2026-10-11T12:04:39Z">
        <w:r>
          <w:rPr>
            <w:rStyle w:val="2fb"/>
            <w:rFonts w:ascii="FontbitDavid" w:hAnsi="FontbitDavid" w:hint="cs"/>
            <w:sz w:val="24"/>
            <w:rtl/>
          </w:rPr>
          <w:t xml:space="preserve">ר"א</w:t>
        </w:r>
      </w:ins>
      <w:del w:id="91584" w:author="מנוע מכני" w:date="2026-10-11T12:04:39Z">
        <w:r>
          <w:rPr>
            <w:rFonts w:ascii="FontbitDavid" w:hAnsi="FontbitDavid" w:hint="cs"/>
            <w:sz w:val="24"/>
            <w:rtl/>
          </w:rPr>
          <w:delText xml:space="preserve">ר''א</w:delText>
        </w:r>
      </w:del>
      <w:r w:rsidRPr="00B078C3">
        <w:rPr>
          <w:rFonts w:ascii="FontbitDavid" w:hAnsi="FontbitDavid"/>
          <w:sz w:val="24"/>
          <w:rtl/>
        </w:rPr>
        <w:t xml:space="preserve"> היא, דאמר מסתר </w:t>
      </w:r>
      <w:ins w:id="94099" w:author="מנוע מכני" w:date="2026-10-11T12:04:39Z">
        <w:r>
          <w:rPr>
            <w:rFonts w:ascii="FontbitDavid" w:hAnsi="FontbitDavid"/>
            <w:sz w:val="24"/>
            <w:rtl/>
          </w:rPr>
          <w:t xml:space="preserve">גם</w:t>
        </w:r>
      </w:ins>
      <w:del w:id="9410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סתרה.</w:t>
      </w:r>
    </w:p>
    <w:p w:rsidR="00E403F0" w:rsidRDefault="00E403F0" w:rsidP="00E403F0">
      <w:pPr>
        <w:rPr>
          <w:rFonts w:ascii="FontbitDavid" w:hAnsi="FontbitDavid"/>
          <w:sz w:val="24"/>
          <w:rtl/>
        </w:rPr>
      </w:pPr>
      <w:r w:rsidRPr="00B078C3">
        <w:rPr>
          <w:rFonts w:ascii="FontbitDavid" w:hAnsi="FontbitDavid"/>
          <w:sz w:val="24"/>
          <w:rtl/>
        </w:rPr>
        <w:t xml:space="preserve">וכי דנין אפשר משאי אפשר? </w:t>
      </w:r>
    </w:p>
    <w:p>
      <w:pPr>
        <w:pStyle w:val="38"/>
        <w:rPr>
          <w:ins w:id="100254" w:author="מנוע מכני" w:date="2026-10-11T12:04:39Z"/>
        </w:rPr>
      </w:pPr>
      <w:ins w:id="91585" w:author="מנוע מכני" w:date="2026-10-11T12:04:39Z">
        <w:r>
          <w:t xml:space="preserve">א"ר</w:t>
        </w:r>
      </w:ins>
      <w:del w:id="91586" w:author="מנוע מכני" w:date="2026-10-11T12:04:39Z">
        <w:r w:rsidRPr="00B078C3">
          <w:delText xml:space="preserve">א''ר</w:delText>
        </w:r>
      </w:del>
      <w:r w:rsidRPr="00B078C3">
        <w:t xml:space="preserve"> אחדבוי בר אמי:</w:t>
      </w:r>
    </w:p>
    <w:p w:rsidR="00E403F0" w:rsidRPr="00B078C3" w:rsidRDefault="00E403F0" w:rsidP="00E403F0">
      <w:pPr>
        <w:rPr>
          <w:rFonts w:ascii="FontbitDavid" w:hAnsi="FontbitDavid"/>
          <w:sz w:val="24"/>
          <w:rtl/>
        </w:rPr>
      </w:pPr>
      <w:del w:id="100255"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ר' אליעזר</w:t>
      </w:r>
      <w:r w:rsidRPr="00B078C3">
        <w:rPr>
          <w:rFonts w:ascii="FontbitDavid" w:hAnsi="FontbitDavid"/>
          <w:sz w:val="24"/>
          <w:rtl/>
        </w:rPr>
        <w:t xml:space="preserve"> היא, דאמר דנין אפשר משאי אפשר.</w:t>
      </w:r>
    </w:p>
    <w:p>
      <w:pPr>
        <w:pStyle w:val="38"/>
        <w:rPr>
          <w:ins w:id="100256" w:author="מנוע מכני" w:date="2026-10-11T12:04:39Z"/>
        </w:rPr>
      </w:pPr>
      <w:r w:rsidRPr="00B078C3">
        <w:t xml:space="preserve">ורב ששת</w:t>
      </w:r>
      <w:del w:id="101741"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25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על כרחך הקישן הכתוב.</w:t>
      </w:r>
    </w:p>
    <w:p>
      <w:pPr>
        <w:pStyle w:val="38"/>
        <w:rPr>
          <w:ins w:id="100258" w:author="מנוע מכני" w:date="2026-10-11T12:04:39Z"/>
        </w:rPr>
      </w:pPr>
      <w:ins w:id="91587" w:author="מנוע מכני" w:date="2026-10-11T12:04:39Z">
        <w:r>
          <w:t xml:space="preserve">א"ד</w:t>
        </w:r>
      </w:ins>
      <w:del w:id="91588" w:author="מנוע מכני" w:date="2026-10-11T12:04:39Z">
        <w:r w:rsidRPr="00017C1D">
          <w:delText xml:space="preserve">א''ד</w:delText>
        </w:r>
      </w:del>
      <w:r w:rsidRPr="00017C1D">
        <w:t xml:space="preserve"> מ</w:t>
      </w:r>
      <w:ins w:id="91589" w:author="מנוע מכני" w:date="2026-10-11T12:04:39Z">
        <w:r>
          <w:t xml:space="preserve">ר"ש</w:t>
        </w:r>
      </w:ins>
      <w:del w:id="91590" w:author="מנוע מכני" w:date="2026-10-11T12:04:39Z">
        <w:r w:rsidRPr="00017C1D">
          <w:delText xml:space="preserve">ר''ש</w:delText>
        </w:r>
      </w:del>
      <w:r w:rsidRPr="00017C1D">
        <w:t xml:space="preserve">:</w:t>
      </w:r>
    </w:p>
    <w:p w:rsidR="00E403F0" w:rsidRPr="00017C1D" w:rsidRDefault="00E403F0" w:rsidP="00E403F0">
      <w:pPr>
        <w:rPr>
          <w:rFonts w:ascii="FontbitDavid" w:hAnsi="FontbitDavid"/>
          <w:spacing w:val="-2"/>
          <w:sz w:val="24"/>
          <w:rtl/>
        </w:rPr>
      </w:pPr>
      <w:del w:id="100259" w:author="מנוע מכני" w:date="2026-10-11T12:04:39Z">
        <w:r w:rsidRPr="00017C1D">
          <w:rPr>
            <w:rFonts w:ascii="FontbitDavid" w:hAnsi="FontbitDavid"/>
            <w:spacing w:val="-2"/>
            <w:sz w:val="24"/>
            <w:rtl/>
          </w:rPr>
          <w:delText xml:space="preserve"> </w:delText>
        </w:r>
      </w:del>
      <w:ins w:id="91591" w:author="מנוע מכני" w:date="2026-10-11T12:04:39Z">
        <w:r>
          <w:rPr>
            <w:rStyle w:val="2fb"/>
            <w:rFonts w:ascii="FontbitDavid" w:hAnsi="FontbitDavid"/>
            <w:spacing w:val="-2"/>
            <w:sz w:val="24"/>
            <w:rtl/>
          </w:rPr>
          <w:t xml:space="preserve">ר"א</w:t>
        </w:r>
      </w:ins>
      <w:del w:id="91592" w:author="מנוע מכני" w:date="2026-10-11T12:04:39Z">
        <w:r w:rsidRPr="00017C1D">
          <w:rPr>
            <w:rFonts w:ascii="FontbitDavid" w:hAnsi="FontbitDavid"/>
            <w:spacing w:val="-2"/>
            <w:sz w:val="24"/>
            <w:rtl/>
          </w:rPr>
          <w:delText xml:space="preserve">ר</w:delText>
        </w:r>
        <w:r w:rsidRPr="00017C1D">
          <w:rPr>
            <w:rFonts w:ascii="FontbitDavid" w:hAnsi="FontbitDavid" w:hint="cs"/>
            <w:spacing w:val="-2"/>
            <w:sz w:val="24"/>
            <w:rtl/>
          </w:rPr>
          <w:delText xml:space="preserve">''א</w:delText>
        </w:r>
      </w:del>
      <w:r w:rsidRPr="00017C1D">
        <w:rPr>
          <w:rFonts w:ascii="FontbitDavid" w:hAnsi="FontbitDavid"/>
          <w:spacing w:val="-2"/>
          <w:sz w:val="24"/>
          <w:rtl/>
        </w:rPr>
        <w:t xml:space="preserve"> היא, דאמר דנין אפשר משאי אפשר, </w:t>
      </w:r>
      <w:ins w:id="93131" w:author="מנוע מכני" w:date="2026-10-11T12:04:39Z">
        <w:r>
          <w:rPr>
            <w:rStyle w:val="2fb"/>
            <w:rFonts w:ascii="FontbitDavid" w:hAnsi="FontbitDavid"/>
            <w:spacing w:val="-2"/>
            <w:sz w:val="24"/>
            <w:rtl/>
          </w:rPr>
          <w:t xml:space="preserve">ור"פ</w:t>
        </w:r>
      </w:ins>
      <w:del w:id="93132" w:author="מנוע מכני" w:date="2026-10-11T12:04:39Z">
        <w:r w:rsidRPr="00017C1D">
          <w:rPr>
            <w:rFonts w:ascii="FontbitDavid" w:hAnsi="FontbitDavid"/>
            <w:spacing w:val="-2"/>
            <w:sz w:val="24"/>
            <w:rtl/>
          </w:rPr>
          <w:delText xml:space="preserve">ורב פפא</w:delText>
        </w:r>
      </w:del>
      <w:r w:rsidRPr="00017C1D">
        <w:rPr>
          <w:rFonts w:ascii="FontbitDavid" w:hAnsi="FontbitDavid"/>
          <w:spacing w:val="-2"/>
          <w:sz w:val="24"/>
          <w:rtl/>
        </w:rPr>
        <w:t xml:space="preserve"> </w:t>
      </w:r>
      <w:r w:rsidRPr="00017C1D">
        <w:rPr>
          <w:rFonts w:ascii="FontbitDavid" w:hAnsi="FontbitDavid"/>
          <w:spacing w:val="-2"/>
          <w:sz w:val="24"/>
          <w:rtl/>
        </w:rPr>
        <w:t xml:space="preserve">אמר</w:t>
      </w:r>
      <w:r w:rsidRPr="00017C1D">
        <w:rPr>
          <w:rFonts w:ascii="FontbitDavid" w:hAnsi="FontbitDavid"/>
          <w:spacing w:val="-2"/>
          <w:sz w:val="24"/>
          <w:rtl/>
        </w:rPr>
        <w:t xml:space="preserve">: על כרחך הקישן הכתוב.</w:t>
      </w:r>
    </w:p>
    <w:p w:rsidR="00E403F0" w:rsidRPr="00B078C3" w:rsidRDefault="00E403F0" w:rsidP="00E403F0">
      <w:pPr>
        <w:jc w:val="center"/>
        <w:rPr>
          <w:del w:id="90086" w:author="מנוע עיצוב" w:date="2026-10-11T12:09:26Z"/>
          <w:rFonts w:ascii="FontbitDavid" w:hAnsi="FontbitDavid"/>
          <w:sz w:val="24"/>
          <w:rtl/>
        </w:rPr>
      </w:pPr>
      <w:del w:id="9008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96" w:author="קלוד" w:date="2026-10-11T09:07:21Z">
          <w:pPr>
            <w:pStyle w:val="affff1"/>
            <w:rPr>
              <w:rtl/>
            </w:rPr>
          </w:pPr>
        </w:pPrChange>
      </w:pPr>
      <w:ins w:id="9842" w:author="מספור קטעי משנה" w:date="2026-10-11T09:25:19Z">
        <w:r>
          <w:rPr>
            <w:rStyle w:val="MisparKeta"/>
          </w:rPr>
          <w:t xml:space="preserve">א. </w:t>
        </w:r>
      </w:ins>
      <w:r w:rsidRPr="00B078C3">
        <w:rPr>
          <w:rtl/>
        </w:rPr>
        <w:t>קשתה שלשה ימים וכו'.</w:t>
      </w:r>
    </w:p>
    <w:p>
      <w:pPr>
        <w:pStyle w:val="38"/>
        <w:rPr>
          <w:ins w:id="100260" w:author="מנוע מכני" w:date="2026-10-11T12:04:39Z"/>
        </w:rPr>
      </w:pPr>
      <w:r w:rsidRPr="00111789">
        <w:t>איבעיא</w:t>
      </w:r>
      <w:r w:rsidRPr="00B078C3">
        <w:t xml:space="preserve"> להו:</w:t>
      </w:r>
    </w:p>
    <w:p w:rsidR="00E403F0" w:rsidRPr="00B078C3" w:rsidRDefault="00E403F0" w:rsidP="00E403F0">
      <w:pPr>
        <w:rPr>
          <w:rFonts w:ascii="FontbitDavid" w:hAnsi="FontbitDavid"/>
          <w:sz w:val="24"/>
          <w:rtl/>
        </w:rPr>
      </w:pPr>
      <w:del w:id="10026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שפתה מזה ומזה מהו? </w:t>
      </w:r>
      <w:r w:rsidRPr="00B078C3">
        <w:rPr>
          <w:rStyle w:val="2fb"/>
          <w:rFonts w:ascii="FontbitDavid" w:hAnsi="FontbitDavid"/>
          <w:sz w:val="24"/>
          <w:rtl/>
        </w:rPr>
        <w:t xml:space="preserve">רב חסדא</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טמאה, </w:t>
      </w:r>
      <w:ins w:id="93133" w:author="מנוע מכני" w:date="2026-10-11T12:04:39Z">
        <w:r>
          <w:rPr>
            <w:rStyle w:val="2fb"/>
            <w:rFonts w:ascii="FontbitDavid" w:hAnsi="FontbitDavid"/>
            <w:sz w:val="24"/>
            <w:rtl/>
          </w:rPr>
          <w:t xml:space="preserve">ר"ח</w:t>
        </w:r>
      </w:ins>
      <w:del w:id="93134" w:author="מנוע מכני" w:date="2026-10-11T12:04:39Z">
        <w:r w:rsidRPr="00B078C3">
          <w:rPr>
            <w:rFonts w:ascii="FontbitDavid" w:hAnsi="FontbitDavid"/>
            <w:sz w:val="24"/>
            <w:rtl/>
          </w:rPr>
          <w:delText xml:space="preserve">רבי חנינא</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טהורה.</w:t>
      </w:r>
    </w:p>
    <w:p>
      <w:pPr>
        <w:pStyle w:val="38"/>
        <w:rPr>
          <w:ins w:id="100262" w:author="מנוע מכני" w:date="2026-10-11T12:04:39Z"/>
        </w:rPr>
      </w:pPr>
      <w:r w:rsidRPr="00B078C3">
        <w:t xml:space="preserve">א"ר חנינא:</w:t>
      </w:r>
    </w:p>
    <w:p w:rsidR="00E403F0" w:rsidRPr="00B078C3" w:rsidRDefault="00E403F0" w:rsidP="00E403F0">
      <w:pPr>
        <w:rPr>
          <w:rFonts w:ascii="FontbitDavid" w:hAnsi="FontbitDavid"/>
          <w:sz w:val="24"/>
          <w:rtl/>
        </w:rPr>
      </w:pPr>
      <w:del w:id="10026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משל למלך שיצא וחיילותיו לפניו, בידוע שחיילותיו של מלך הן.</w:t>
      </w:r>
    </w:p>
    <w:p>
      <w:pPr>
        <w:pStyle w:val="38"/>
        <w:rPr>
          <w:ins w:id="100264" w:author="מנוע מכני" w:date="2026-10-11T12:04:39Z"/>
        </w:rPr>
      </w:pPr>
      <w:r w:rsidRPr="00B078C3">
        <w:t xml:space="preserve">ורב חסדא</w:t>
      </w:r>
      <w:del w:id="101742"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265" w:author="מנוע מכני" w:date="2026-10-11T12:04:39Z">
        <w:r w:rsidRPr="00B078C3">
          <w:rPr>
            <w:rFonts w:ascii="FontbitDavid" w:hAnsi="FontbitDavid"/>
            <w:sz w:val="24"/>
            <w:rtl/>
          </w:rPr>
          <w:delText xml:space="preserve"> </w:delText>
        </w:r>
      </w:del>
      <w:ins w:id="93135" w:author="מנוע מכני" w:date="2026-10-11T12:04:39Z">
        <w:r>
          <w:rPr>
            <w:rFonts w:ascii="FontbitDavid" w:hAnsi="FontbitDavid"/>
            <w:sz w:val="24"/>
            <w:rtl/>
          </w:rPr>
          <w:t xml:space="preserve">כ"ש</w:t>
        </w:r>
      </w:ins>
      <w:del w:id="93136" w:author="מנוע מכני" w:date="2026-10-11T12:04:39Z">
        <w:r w:rsidRPr="00B078C3">
          <w:rPr>
            <w:rFonts w:ascii="FontbitDavid" w:hAnsi="FontbitDavid"/>
            <w:sz w:val="24"/>
            <w:rtl/>
          </w:rPr>
          <w:delText xml:space="preserve">כל שכן</w:delText>
        </w:r>
      </w:del>
      <w:r w:rsidRPr="00B078C3">
        <w:rPr>
          <w:rFonts w:ascii="FontbitDavid" w:hAnsi="FontbitDavid"/>
          <w:sz w:val="24"/>
          <w:rtl/>
        </w:rPr>
        <w:t xml:space="preserve"> דבעי נפיש חיילות </w:t>
      </w:r>
      <w:ins w:id="98397" w:author="מנוע מכני" w:date="2026-10-11T12:04:39Z">
        <w:r>
          <w:rPr>
            <w:rFonts w:ascii="FontbitDavid" w:hAnsi="FontbitDavid"/>
            <w:sz w:val="24"/>
            <w:rtl/>
          </w:rPr>
          <w:t xml:space="preserve">יותר</w:t>
        </w:r>
      </w:ins>
      <w:del w:id="98398" w:author="מנוע מכני" w:date="2026-10-11T12:04:39Z">
        <w:r w:rsidRPr="00B078C3">
          <w:rPr>
            <w:rFonts w:ascii="FontbitDavid" w:hAnsi="FontbitDavid"/>
            <w:sz w:val="24"/>
            <w:rtl/>
          </w:rPr>
          <w:delText xml:space="preserve">טפי</w:delText>
        </w:r>
      </w:del>
      <w:r w:rsidRPr="00B078C3">
        <w:rPr>
          <w:rFonts w:ascii="FontbitDavid" w:hAnsi="FontbitDavid"/>
          <w:sz w:val="24"/>
          <w:rtl/>
        </w:rPr>
        <w:t xml:space="preserve">.</w:t>
      </w:r>
    </w:p>
    <w:p>
      <w:pPr>
        <w:pStyle w:val="38"/>
        <w:rPr>
          <w:ins w:id="100266" w:author="מנוע מכני" w:date="2026-10-11T12:04:39Z"/>
        </w:rPr>
      </w:pPr>
      <w:r w:rsidRPr="00B078C3">
        <w:t xml:space="preserve">תנן</w:t>
      </w:r>
      <w:r w:rsidRPr="00B078C3">
        <w:t xml:space="preserve">, רבי יהושע</w:t>
      </w:r>
      <w:del w:id="101743"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2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לילה ויום כלילי שבת ויומו, ששפתה מן הצער ולא מן הדם.</w:t>
      </w:r>
    </w:p>
    <w:p w:rsidR="00E403F0" w:rsidRPr="00B078C3" w:rsidRDefault="00E403F0" w:rsidP="00E403F0">
      <w:pPr>
        <w:rPr>
          <w:rFonts w:ascii="FontbitDavid" w:hAnsi="FontbitDavid"/>
          <w:sz w:val="24"/>
          <w:rtl/>
        </w:rPr>
      </w:pPr>
      <w:r w:rsidRPr="00B078C3">
        <w:rPr>
          <w:rFonts w:ascii="FontbitDavid" w:hAnsi="FontbitDavid"/>
          <w:sz w:val="24"/>
          <w:rtl/>
        </w:rPr>
        <w:t>טעמא - דמן הצער ולא מן הדם, הא מזה ומזה - טהורה.</w:t>
      </w:r>
    </w:p>
    <w:p>
      <w:pPr>
        <w:pStyle w:val="38"/>
        <w:rPr>
          <w:ins w:id="100268" w:author="מנוע מכני" w:date="2026-10-11T12:04:39Z"/>
        </w:rPr>
      </w:pPr>
      <w:r w:rsidRPr="00817F41">
        <w:lastRenderedPageBreak/>
        <w:t>תיובתא דרב חסדא</w:t>
      </w:r>
      <w:r w:rsidRPr="00B078C3">
        <w:t xml:space="preserve">?</w:t>
      </w:r>
    </w:p>
    <w:p w:rsidR="00E403F0" w:rsidRPr="00B078C3" w:rsidRDefault="00E403F0" w:rsidP="00E403F0">
      <w:pPr>
        <w:rPr>
          <w:rFonts w:ascii="FontbitDavid" w:hAnsi="FontbitDavid"/>
          <w:sz w:val="24"/>
          <w:rtl/>
        </w:rPr>
      </w:pPr>
      <w:del w:id="10026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אמר</w:t>
      </w:r>
      <w:r w:rsidRPr="00B078C3">
        <w:rPr>
          <w:rFonts w:ascii="FontbitDavid" w:hAnsi="FontbitDavid"/>
          <w:sz w:val="24"/>
          <w:rtl/>
        </w:rPr>
        <w:t xml:space="preserve"> לך </w:t>
      </w:r>
      <w:r w:rsidRPr="00B078C3">
        <w:rPr>
          <w:rStyle w:val="2fb"/>
          <w:rFonts w:ascii="FontbitDavid" w:hAnsi="FontbitDavid"/>
          <w:sz w:val="24"/>
          <w:rtl/>
        </w:rPr>
        <w:t xml:space="preserve">רב חסדא</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מבעיא מזה ומזה - דטמאה, דפסקי </w:t>
      </w:r>
      <w:ins w:id="97041" w:author="מנוע מכני" w:date="2026-10-11T12:04:39Z">
        <w:r>
          <w:rPr>
            <w:rFonts w:ascii="FontbitDavid" w:hAnsi="FontbitDavid"/>
            <w:sz w:val="24"/>
            <w:rtl/>
          </w:rPr>
          <w:t xml:space="preserve">להם</w:t>
        </w:r>
      </w:ins>
      <w:del w:id="97042"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חיילות לגמרי, אבל מן הצער ולא מן הדם, </w:t>
      </w:r>
      <w:ins w:id="98399" w:author="מנוע מכני" w:date="2026-10-11T12:04:39Z">
        <w:r>
          <w:rPr>
            <w:rFonts w:ascii="FontbitDavid" w:hAnsi="FontbitDavid"/>
            <w:sz w:val="24"/>
            <w:rtl/>
          </w:rPr>
          <w:t xml:space="preserve">אמור</w:t>
        </w:r>
      </w:ins>
      <w:del w:id="98400"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כי </w:t>
      </w:r>
      <w:ins w:id="98401" w:author="מנוע מכני" w:date="2026-10-11T12:04:39Z">
        <w:r>
          <w:rPr>
            <w:rFonts w:ascii="FontbitDavid" w:hAnsi="FontbitDavid"/>
            <w:sz w:val="24"/>
            <w:rtl/>
          </w:rPr>
          <w:t xml:space="preserve">איך</w:t>
        </w:r>
      </w:ins>
      <w:del w:id="98402"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דמדם </w:t>
      </w:r>
      <w:r w:rsidRPr="00B078C3">
        <w:rPr>
          <w:rFonts w:ascii="FontbitDavid" w:hAnsi="FontbitDavid"/>
          <w:sz w:val="24"/>
          <w:rtl/>
        </w:rPr>
        <w:t xml:space="preserve">לא</w:t>
      </w:r>
      <w:r w:rsidRPr="00B078C3">
        <w:rPr>
          <w:rFonts w:ascii="FontbitDavid" w:hAnsi="FontbitDavid"/>
          <w:sz w:val="24"/>
          <w:rtl/>
        </w:rPr>
        <w:t xml:space="preserve"> פסקה - מקושי </w:t>
      </w:r>
      <w:ins w:id="94101" w:author="מנוע מכני" w:date="2026-10-11T12:04:39Z">
        <w:r>
          <w:rPr>
            <w:rFonts w:ascii="FontbitDavid" w:hAnsi="FontbitDavid"/>
            <w:sz w:val="24"/>
            <w:rtl/>
          </w:rPr>
          <w:t xml:space="preserve">גם</w:t>
        </w:r>
      </w:ins>
      <w:del w:id="9410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פסקה, והא - תונבא </w:t>
      </w:r>
      <w:ins w:id="95681" w:author="מנוע מכני" w:date="2026-10-11T12:04:39Z">
        <w:r>
          <w:rPr>
            <w:rFonts w:ascii="FontbitDavid" w:hAnsi="FontbitDavid"/>
            <w:sz w:val="24"/>
            <w:rtl/>
          </w:rPr>
          <w:t xml:space="preserve">סתם</w:t>
        </w:r>
      </w:ins>
      <w:del w:id="95682" w:author="מנוע מכני" w:date="2026-10-11T12:04:39Z">
        <w:r w:rsidRPr="00B078C3">
          <w:rPr>
            <w:rFonts w:ascii="FontbitDavid" w:hAnsi="FontbitDavid"/>
            <w:sz w:val="24"/>
            <w:rtl/>
          </w:rPr>
          <w:delText xml:space="preserve">בעלמא</w:delText>
        </w:r>
      </w:del>
      <w:r w:rsidRPr="00B078C3">
        <w:rPr>
          <w:rFonts w:ascii="FontbitDavid" w:hAnsi="FontbitDavid"/>
          <w:sz w:val="24"/>
          <w:rtl/>
        </w:rPr>
        <w:t xml:space="preserve"> הוא דנקט לה, </w:t>
      </w:r>
      <w:r w:rsidRPr="00B078C3">
        <w:rPr>
          <w:rFonts w:ascii="FontbitDavid" w:hAnsi="FontbitDavid"/>
          <w:sz w:val="24"/>
          <w:rtl/>
        </w:rPr>
        <w:t xml:space="preserve">קמ"ל</w:t>
      </w:r>
      <w:r w:rsidRPr="00B078C3">
        <w:rPr>
          <w:rFonts w:ascii="FontbitDavid" w:hAnsi="FontbitDavid"/>
          <w:sz w:val="24"/>
          <w:rtl/>
        </w:rPr>
        <w:t xml:space="preserve">.</w:t>
      </w:r>
    </w:p>
    <w:p w:rsidR="00E403F0" w:rsidRDefault="00E403F0" w:rsidP="00E403F0">
      <w:pPr>
        <w:rPr>
          <w:rFonts w:ascii="FontbitDavid" w:hAnsi="FontbitDavid"/>
          <w:sz w:val="24"/>
          <w:rtl/>
        </w:rPr>
      </w:pPr>
    </w:p>
    <w:p>
      <w:pPr>
        <w:pStyle w:val="afffff8"/>
        <w:rPr>
          <w:ins w:id="90359" w:author="קלוד" w:date="2026-10-11T12:23:38Z"/>
        </w:rPr>
      </w:pPr>
      <w:ins w:id="90360" w:author="קלוד" w:date="2026-10-11T12:23:38Z">
        <w:r>
          <w:rPr>
            <w:color w:val="7B3F00"/>
          </w:rPr>
          <w:t xml:space="preserve">קשתה שלשה ושפתה מעת לעת - למה צריך שלשה?</w:t>
        </w:r>
      </w:ins>
    </w:p>
    <w:p>
      <w:pPr>
        <w:pStyle w:val="38"/>
        <w:rPr>
          <w:ins w:id="100270" w:author="מנוע מכני" w:date="2026-10-11T12:04:39Z"/>
        </w:rPr>
      </w:pPr>
      <w:r w:rsidRPr="00B078C3">
        <w:t xml:space="preserve">תנן</w:t>
      </w:r>
      <w:r w:rsidRPr="00B078C3">
        <w:t xml:space="preserve">:</w:t>
      </w:r>
    </w:p>
    <w:p w:rsidR="00E403F0" w:rsidRPr="00B078C3" w:rsidRDefault="00E403F0" w:rsidP="00E403F0">
      <w:pPr>
        <w:rPr>
          <w:rFonts w:ascii="FontbitDavid" w:hAnsi="FontbitDavid"/>
          <w:sz w:val="24"/>
          <w:rtl/>
        </w:rPr>
      </w:pPr>
      <w:del w:id="10027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קשתה שלשה ימים בתוך אחד עשר יום, ושפתה מעת לעת וילדה - הרי זו יולדת בזוב.</w:t>
      </w:r>
    </w:p>
    <w:p w:rsidR="00E403F0" w:rsidRDefault="00E403F0" w:rsidP="00E403F0">
      <w:pPr>
        <w:rPr>
          <w:rFonts w:ascii="FontbitDavid" w:hAnsi="FontbitDavid"/>
          <w:sz w:val="24"/>
          <w:rtl/>
        </w:rPr>
      </w:pPr>
      <w:ins w:id="98403" w:author="מנוע מכני" w:date="2026-10-11T12:04:39Z">
        <w:r>
          <w:rPr>
            <w:rFonts w:ascii="FontbitDavid" w:hAnsi="FontbitDavid"/>
            <w:sz w:val="24"/>
            <w:rtl/>
          </w:rPr>
          <w:t xml:space="preserve">איך</w:t>
        </w:r>
      </w:ins>
      <w:del w:id="98404"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דמי? אילימא כדקתני - למה לי שלש? בתרי בקושי וחד בשופי סגי! </w:t>
      </w:r>
    </w:p>
    <w:p>
      <w:pPr>
        <w:pStyle w:val="38"/>
        <w:rPr>
          <w:ins w:id="100272" w:author="מנוע מכני" w:date="2026-10-11T12:04:39Z"/>
        </w:rPr>
      </w:pPr>
      <w:r>
        <w:t xml:space="preserve">אלא </w:t>
      </w:r>
      <w:ins w:id="91593" w:author="מנוע מכני" w:date="2026-10-11T12:04:39Z">
        <w:r>
          <w:t xml:space="preserve">ה"ק</w:t>
        </w:r>
      </w:ins>
      <w:del w:id="91594" w:author="מנוע מכני" w:date="2026-10-11T12:04:39Z">
        <w:r>
          <w:delText xml:space="preserve">ה''ק</w:delText>
        </w:r>
      </w:del>
      <w:r w:rsidRPr="00B078C3">
        <w:t xml:space="preserve">:</w:t>
      </w:r>
    </w:p>
    <w:p w:rsidR="00E403F0" w:rsidRDefault="00E403F0" w:rsidP="00E403F0">
      <w:pPr>
        <w:rPr>
          <w:rFonts w:ascii="FontbitDavid" w:hAnsi="FontbitDavid"/>
          <w:sz w:val="24"/>
          <w:rtl/>
        </w:rPr>
      </w:pPr>
      <w:del w:id="1002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קשתה שלשה ושפתה מזה ומזה, או שקשתה שנים ושפתה מעת לעת - הרי זו יולדת בזוב, ותיובתא </w:t>
      </w:r>
      <w:r w:rsidRPr="00B078C3">
        <w:rPr>
          <w:rStyle w:val="2fb"/>
          <w:rFonts w:ascii="FontbitDavid" w:hAnsi="FontbitDavid"/>
          <w:sz w:val="24"/>
          <w:rtl/>
        </w:rPr>
        <w:t xml:space="preserve">ד</w:t>
      </w:r>
      <w:ins w:id="91595" w:author="מנוע מכני" w:date="2026-10-11T12:04:39Z">
        <w:r>
          <w:rPr>
            <w:rStyle w:val="2fb"/>
            <w:rFonts w:ascii="FontbitDavid" w:hAnsi="FontbitDavid"/>
            <w:sz w:val="24"/>
            <w:rtl/>
          </w:rPr>
          <w:t xml:space="preserve">ר"ח</w:t>
        </w:r>
      </w:ins>
      <w:del w:id="91596"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w:delText>
        </w:r>
        <w:r w:rsidRPr="00B078C3">
          <w:rPr>
            <w:rFonts w:ascii="FontbitDavid" w:hAnsi="FontbitDavid"/>
            <w:sz w:val="24"/>
            <w:rtl/>
          </w:rPr>
          <w:delText xml:space="preserve">'</w:delText>
        </w:r>
        <w:r>
          <w:rPr>
            <w:rFonts w:ascii="FontbitDavid" w:hAnsi="FontbitDavid" w:hint="cs"/>
            <w:sz w:val="24"/>
            <w:rtl/>
          </w:rPr>
          <w:delText xml:space="preserve">ח</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לך </w:t>
      </w:r>
      <w:ins w:id="93137" w:author="מנוע מכני" w:date="2026-10-11T12:04:39Z">
        <w:r>
          <w:rPr>
            <w:rStyle w:val="2fb"/>
            <w:rFonts w:ascii="FontbitDavid" w:hAnsi="FontbitDavid"/>
            <w:sz w:val="24"/>
            <w:rtl/>
          </w:rPr>
          <w:t xml:space="preserve">ר"ח</w:t>
        </w:r>
      </w:ins>
      <w:del w:id="93138" w:author="מנוע מכני" w:date="2026-10-11T12:04:39Z">
        <w:r w:rsidRPr="00B078C3">
          <w:rPr>
            <w:rFonts w:ascii="FontbitDavid" w:hAnsi="FontbitDavid"/>
            <w:sz w:val="24"/>
            <w:rtl/>
          </w:rPr>
          <w:delText xml:space="preserve">רבי חנינא</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לעולם כדקתני,</w:t>
      </w:r>
    </w:p>
    <w:p w:rsidR="00E403F0" w:rsidRPr="00B078C3" w:rsidRDefault="00E403F0" w:rsidP="00E403F0">
      <w:pPr>
        <w:rPr>
          <w:rFonts w:ascii="FontbitDavid" w:hAnsi="FontbitDavid"/>
          <w:sz w:val="24"/>
          <w:rtl/>
        </w:rPr>
      </w:pPr>
      <w:r>
        <w:rPr>
          <w:rFonts w:ascii="FontbitDavid" w:hAnsi="FontbitDavid" w:hint="cs"/>
          <w:sz w:val="24"/>
          <w:rtl/>
        </w:rPr>
        <w:t xml:space="preserve">והק</w:t>
      </w:r>
      <w:ins w:id="91597" w:author="מנוע מכני" w:date="2026-10-11T12:04:39Z">
        <w:r>
          <w:rPr>
            <w:rFonts w:ascii="FontbitDavid" w:hAnsi="FontbitDavid" w:hint="cs"/>
            <w:sz w:val="24"/>
            <w:rtl/>
          </w:rPr>
          <w:t xml:space="preserve">מ"ל</w:t>
        </w:r>
      </w:ins>
      <w:del w:id="91598" w:author="מנוע מכני" w:date="2026-10-11T12:04:39Z">
        <w:r>
          <w:rPr>
            <w:rFonts w:ascii="FontbitDavid" w:hAnsi="FontbitDavid" w:hint="cs"/>
            <w:sz w:val="24"/>
            <w:rtl/>
          </w:rPr>
          <w:delText xml:space="preserve">מ''ל</w:delText>
        </w:r>
      </w:del>
      <w:r w:rsidRPr="00B078C3">
        <w:rPr>
          <w:rFonts w:ascii="FontbitDavid" w:hAnsi="FontbitDavid"/>
          <w:sz w:val="24"/>
          <w:rtl/>
        </w:rPr>
        <w:t xml:space="preserve">: דאע"ג דמתחיל קישוי בשלישי, ושפתה מעת לעת - טמאה, לאפוקי </w:t>
      </w:r>
      <w:ins w:id="93139" w:author="מנוע מכני" w:date="2026-10-11T12:04:39Z">
        <w:r>
          <w:rPr>
            <w:rStyle w:val="2fb"/>
            <w:rFonts w:ascii="FontbitDavid" w:hAnsi="FontbitDavid"/>
            <w:sz w:val="24"/>
            <w:rtl/>
          </w:rPr>
          <w:t xml:space="preserve">מר"ח</w:t>
        </w:r>
      </w:ins>
      <w:del w:id="93140" w:author="מנוע מכני" w:date="2026-10-11T12:04:39Z">
        <w:r w:rsidRPr="00B078C3">
          <w:rPr>
            <w:rFonts w:ascii="FontbitDavid" w:hAnsi="FontbitDavid"/>
            <w:sz w:val="24"/>
            <w:rtl/>
          </w:rPr>
          <w:delText xml:space="preserve">מרבי חנינא</w:delText>
        </w:r>
      </w:del>
      <w:r w:rsidRPr="00B078C3">
        <w:rPr>
          <w:rFonts w:ascii="FontbitDavid" w:hAnsi="FontbitDavid"/>
          <w:sz w:val="24"/>
          <w:rtl/>
        </w:rPr>
        <w:t xml:space="preserve">.</w:t>
      </w:r>
    </w:p>
    <w:p w:rsidR="00E403F0" w:rsidRPr="00B078C3" w:rsidRDefault="00E403F0" w:rsidP="00E403F0">
      <w:pPr>
        <w:jc w:val="center"/>
        <w:rPr>
          <w:del w:id="90088" w:author="מנוע עיצוב" w:date="2026-10-11T12:09:26Z"/>
          <w:rFonts w:ascii="FontbitDavid" w:hAnsi="FontbitDavid"/>
          <w:sz w:val="24"/>
          <w:rtl/>
        </w:rPr>
      </w:pPr>
      <w:del w:id="9008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97" w:author="קלוד" w:date="2026-10-11T09:07:21Z">
          <w:pPr>
            <w:pStyle w:val="affff1"/>
            <w:rPr>
              <w:rtl/>
            </w:rPr>
          </w:pPr>
        </w:pPrChange>
      </w:pPr>
      <w:ins w:id="9843" w:author="מספור קטעי משנה" w:date="2026-10-11T09:25:19Z">
        <w:r>
          <w:rPr>
            <w:rStyle w:val="MisparKeta"/>
          </w:rPr>
          <w:t xml:space="preserve">ב. </w:t>
        </w:r>
      </w:ins>
      <w:r w:rsidRPr="00B078C3">
        <w:rPr>
          <w:rtl/>
        </w:rPr>
        <w:t>כמה היא קשויה ר"מ אומר וכו'.</w:t>
      </w:r>
    </w:p>
    <w:p w:rsidR="00E403F0" w:rsidRPr="00B078C3" w:rsidRDefault="00E403F0" w:rsidP="00E403F0">
      <w:pPr>
        <w:rPr>
          <w:rFonts w:ascii="FontbitDavid" w:hAnsi="FontbitDavid"/>
          <w:sz w:val="24"/>
          <w:rtl/>
        </w:rPr>
      </w:pPr>
      <w:ins w:id="95683" w:author="מנוע מכני" w:date="2026-10-11T12:04:39Z">
        <w:r>
          <w:rPr>
            <w:rFonts w:ascii="FontbitDavid" w:hAnsi="FontbitDavid"/>
            <w:sz w:val="24"/>
            <w:rtl/>
          </w:rPr>
          <w:t xml:space="preserve">עכשיו</w:t>
        </w:r>
      </w:ins>
      <w:del w:id="95684" w:author="מנוע מכני" w:date="2026-10-11T12:04:39Z">
        <w:r w:rsidRPr="00B078C3">
          <w:rPr>
            <w:rFonts w:ascii="FontbitDavid" w:hAnsi="FontbitDavid"/>
            <w:sz w:val="24"/>
            <w:rtl/>
          </w:rPr>
          <w:delText xml:space="preserve">השתא</w:delText>
        </w:r>
      </w:del>
      <w:r w:rsidRPr="00B078C3">
        <w:rPr>
          <w:rFonts w:ascii="FontbitDavid" w:hAnsi="FontbitDavid"/>
          <w:sz w:val="24"/>
          <w:rtl/>
        </w:rPr>
        <w:t xml:space="preserve"> חמשים </w:t>
      </w:r>
      <w:ins w:id="97147" w:author="מנוע מכני" w:date="2026-10-11T12:04:39Z">
        <w:r>
          <w:rPr>
            <w:rFonts w:ascii="FontbitDavid" w:hAnsi="FontbitDavid"/>
            <w:sz w:val="24"/>
            <w:rtl/>
          </w:rPr>
          <w:t xml:space="preserve">מקשה</w:t>
        </w:r>
      </w:ins>
      <w:del w:id="97148" w:author="מנוע מכני" w:date="2026-10-11T12:04:39Z">
        <w:r w:rsidRPr="00B078C3">
          <w:rPr>
            <w:rFonts w:ascii="FontbitDavid" w:hAnsi="FontbitDavid"/>
            <w:sz w:val="24"/>
            <w:rtl/>
          </w:rPr>
          <w:delText xml:space="preserve">מקשיא</w:delText>
        </w:r>
      </w:del>
      <w:r w:rsidRPr="00B078C3">
        <w:rPr>
          <w:rFonts w:ascii="FontbitDavid" w:hAnsi="FontbitDavid"/>
          <w:sz w:val="24"/>
          <w:rtl/>
        </w:rPr>
        <w:t xml:space="preserve">, ארבעים </w:t>
      </w:r>
      <w:ins w:id="98405" w:author="מנוע מכני" w:date="2026-10-11T12:04:39Z">
        <w:r>
          <w:rPr>
            <w:rFonts w:ascii="FontbitDavid" w:hAnsi="FontbitDavid"/>
            <w:sz w:val="24"/>
            <w:rtl/>
          </w:rPr>
          <w:t xml:space="preserve">צריכה</w:t>
        </w:r>
      </w:ins>
      <w:del w:id="98406" w:author="מנוע מכני" w:date="2026-10-11T12:04:39Z">
        <w:r w:rsidRPr="00B078C3">
          <w:rPr>
            <w:rFonts w:ascii="FontbitDavid" w:hAnsi="FontbitDavid"/>
            <w:sz w:val="24"/>
            <w:rtl/>
          </w:rPr>
          <w:delText xml:space="preserve">מיבעיא</w:delText>
        </w:r>
      </w:del>
      <w:r w:rsidRPr="00B078C3">
        <w:rPr>
          <w:rFonts w:ascii="FontbitDavid" w:hAnsi="FontbitDavid"/>
          <w:sz w:val="24"/>
          <w:rtl/>
        </w:rPr>
        <w:t xml:space="preserve">? </w:t>
      </w:r>
      <w:ins w:id="91599" w:author="מנוע מכני" w:date="2026-10-11T12:04:39Z">
        <w:r>
          <w:rPr>
            <w:rFonts w:ascii="FontbitDavid" w:hAnsi="FontbitDavid"/>
            <w:sz w:val="24"/>
            <w:rtl/>
          </w:rPr>
          <w:t xml:space="preserve">א"ר</w:t>
        </w:r>
      </w:ins>
      <w:del w:id="91600"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חסדא: </w:t>
      </w:r>
      <w:r w:rsidRPr="00B078C3">
        <w:rPr>
          <w:rFonts w:ascii="FontbitDavid" w:hAnsi="FontbitDavid"/>
          <w:sz w:val="24"/>
          <w:rtl/>
        </w:rPr>
        <w:t xml:space="preserve">ל"ק</w:t>
      </w:r>
      <w:r w:rsidRPr="00B078C3">
        <w:rPr>
          <w:rFonts w:ascii="FontbitDavid" w:hAnsi="FontbitDavid"/>
          <w:sz w:val="24"/>
          <w:rtl/>
        </w:rPr>
        <w:t xml:space="preserve">, כאן - לחולה, כאן - לבריאה.</w:t>
      </w:r>
    </w:p>
    <w:p>
      <w:pPr>
        <w:pStyle w:val="38"/>
        <w:rPr>
          <w:ins w:id="100275" w:author="מנוע מכני" w:date="2026-10-11T12:04:39Z"/>
        </w:rPr>
      </w:pPr>
      <w:del w:id="100274" w:author="מנוע מכני" w:date="2026-10-11T12:04:39Z">
        <w:r w:rsidRPr="00E744B3">
          <w:delText xml:space="preserve">•</w:delText>
        </w:r>
      </w:del>
      <w:r w:rsidRPr="00E744B3">
        <w:t xml:space="preserve"> </w:t>
      </w:r>
      <w:r w:rsidRPr="00B078C3">
        <w:t xml:space="preserve">א"ר לוי:</w:t>
      </w:r>
    </w:p>
    <w:p w:rsidR="00E403F0" w:rsidRPr="00B078C3" w:rsidRDefault="00E403F0" w:rsidP="00E403F0">
      <w:pPr>
        <w:pStyle w:val="a3"/>
        <w:rPr>
          <w:rtl/>
        </w:rPr>
      </w:pPr>
      <w:del w:id="100276" w:author="מנוע מכני" w:date="2026-10-11T12:04:39Z">
        <w:r w:rsidRPr="00B078C3">
          <w:rPr>
            <w:rtl/>
          </w:rPr>
          <w:delText xml:space="preserve"> </w:delText>
        </w:r>
      </w:del>
      <w:r w:rsidRPr="00B078C3">
        <w:rPr>
          <w:rtl/>
        </w:rPr>
        <w:t xml:space="preserve">אין הולד מטהר אלא ימים הראויין להיות בהן זבה, </w:t>
      </w:r>
      <w:r w:rsidRPr="00B078C3">
        <w:rPr>
          <w:rStyle w:val="2fb"/>
          <w:rtl/>
        </w:rPr>
        <w:t xml:space="preserve">ורב</w:t>
      </w:r>
      <w:r w:rsidRPr="00B078C3">
        <w:rPr>
          <w:rtl/>
        </w:rPr>
        <w:t xml:space="preserve"> </w:t>
      </w:r>
      <w:r w:rsidRPr="00B078C3">
        <w:rPr>
          <w:rtl/>
        </w:rPr>
        <w:t xml:space="preserve">אמר</w:t>
      </w:r>
      <w:r w:rsidRPr="00B078C3">
        <w:rPr>
          <w:rtl/>
        </w:rPr>
        <w:t xml:space="preserve">: אפי' בימים הראויין לספירת זבה.</w:t>
      </w:r>
    </w:p>
    <w:p w:rsidR="00E403F0" w:rsidRDefault="00E403F0" w:rsidP="00E403F0">
      <w:pPr>
        <w:pStyle w:val="afff3"/>
        <w:framePr w:wrap="around"/>
        <w:rPr>
          <w:rtl/>
        </w:rPr>
      </w:pPr>
      <w:r>
        <w:rPr>
          <w:rFonts w:hint="cs"/>
          <w:rtl/>
        </w:rPr>
        <w:t xml:space="preserve">לח. </w:t>
      </w:r>
    </w:p>
    <w:p>
      <w:pPr>
        <w:pStyle w:val="38"/>
        <w:rPr>
          <w:ins w:id="100277" w:author="מנוע מכני" w:date="2026-10-11T12:04:39Z"/>
        </w:rPr>
      </w:pPr>
      <w:ins w:id="91601" w:author="מנוע מכני" w:date="2026-10-11T12:04:39Z">
        <w:r>
          <w:t xml:space="preserve">א"ר</w:t>
        </w:r>
      </w:ins>
      <w:del w:id="91602" w:author="מנוע מכני" w:date="2026-10-11T12:04:39Z">
        <w:r w:rsidRPr="00B078C3">
          <w:delText xml:space="preserve">א''ר</w:delText>
        </w:r>
      </w:del>
      <w:r w:rsidRPr="00B078C3">
        <w:t xml:space="preserve"> אדא בר אהבה:</w:t>
      </w:r>
    </w:p>
    <w:p w:rsidR="00E403F0" w:rsidRPr="00B078C3" w:rsidRDefault="00E403F0" w:rsidP="00E403F0">
      <w:pPr>
        <w:rPr>
          <w:rFonts w:ascii="FontbitDavid" w:hAnsi="FontbitDavid"/>
          <w:sz w:val="24"/>
          <w:rtl/>
        </w:rPr>
      </w:pPr>
      <w:del w:id="100278" w:author="מנוע מכני" w:date="2026-10-11T12:04:39Z">
        <w:r w:rsidRPr="00B078C3">
          <w:rPr>
            <w:rFonts w:ascii="FontbitDavid" w:hAnsi="FontbitDavid"/>
            <w:sz w:val="24"/>
            <w:rtl/>
          </w:rPr>
          <w:delText xml:space="preserve"> </w:delText>
        </w:r>
      </w:del>
      <w:ins w:id="94103" w:author="מנוע מכני" w:date="2026-10-11T12:04:39Z">
        <w:r>
          <w:rPr>
            <w:rFonts w:ascii="FontbitDavid" w:hAnsi="FontbitDavid"/>
            <w:sz w:val="24"/>
            <w:rtl/>
          </w:rPr>
          <w:t xml:space="preserve">ולשיטתו</w:t>
        </w:r>
      </w:ins>
      <w:del w:id="94104" w:author="מנוע מכני" w:date="2026-10-11T12:04:39Z">
        <w:r w:rsidRPr="00B078C3">
          <w:rPr>
            <w:rFonts w:ascii="FontbitDavid" w:hAnsi="FontbitDavid"/>
            <w:sz w:val="24"/>
            <w:rtl/>
          </w:rPr>
          <w:delText xml:space="preserve">ולטעמיה</w:delText>
        </w:r>
      </w:del>
      <w:r w:rsidRPr="00B078C3">
        <w:rPr>
          <w:rFonts w:ascii="FontbitDavid" w:hAnsi="FontbitDavid"/>
          <w:sz w:val="24"/>
          <w:rtl/>
        </w:rPr>
        <w:t xml:space="preserve"> </w:t>
      </w:r>
      <w:r w:rsidRPr="00B078C3">
        <w:rPr>
          <w:rStyle w:val="2fb"/>
          <w:rFonts w:ascii="FontbitDavid" w:hAnsi="FontbitDavid"/>
          <w:sz w:val="24"/>
          <w:rtl/>
        </w:rPr>
        <w:t xml:space="preserve">דרב</w:t>
      </w:r>
      <w:r w:rsidRPr="00B078C3">
        <w:rPr>
          <w:rFonts w:ascii="FontbitDavid" w:hAnsi="FontbitDavid"/>
          <w:sz w:val="24"/>
          <w:rtl/>
        </w:rPr>
        <w:t xml:space="preserve"> -אפי' ימים הראויין לספירת סתירת זבה.</w:t>
      </w:r>
    </w:p>
    <w:p>
      <w:pPr>
        <w:pStyle w:val="38"/>
        <w:rPr>
          <w:ins w:id="100279" w:author="מנוע מכני" w:date="2026-10-11T12:04:39Z"/>
        </w:rPr>
      </w:pPr>
      <w:r w:rsidRPr="00B078C3">
        <w:t xml:space="preserve">תנן</w:t>
      </w:r>
      <w:r w:rsidRPr="00B078C3">
        <w:t xml:space="preserve">, כמה הוא קשויה?</w:t>
      </w:r>
    </w:p>
    <w:p w:rsidR="00E403F0" w:rsidRPr="00B078C3" w:rsidRDefault="00E403F0" w:rsidP="00E403F0">
      <w:pPr>
        <w:rPr>
          <w:rFonts w:ascii="FontbitDavid" w:hAnsi="FontbitDavid"/>
          <w:sz w:val="24"/>
          <w:rtl/>
        </w:rPr>
      </w:pPr>
      <w:del w:id="100280"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ר"מ</w:t>
      </w:r>
      <w:r w:rsidRPr="00B078C3">
        <w:rPr>
          <w:rFonts w:ascii="FontbitDavid" w:hAnsi="FontbitDavid"/>
          <w:sz w:val="24"/>
          <w:rtl/>
        </w:rPr>
        <w:t xml:space="preserve"> אומר: ארבעים וחמשים יום.</w:t>
      </w:r>
    </w:p>
    <w:p w:rsidR="00E403F0" w:rsidRDefault="00E403F0" w:rsidP="00E403F0">
      <w:pPr>
        <w:rPr>
          <w:rFonts w:ascii="FontbitDavid" w:hAnsi="FontbitDavid"/>
          <w:sz w:val="24"/>
          <w:rtl/>
        </w:rPr>
      </w:pPr>
      <w:r w:rsidRPr="00B078C3">
        <w:rPr>
          <w:rStyle w:val="2fb"/>
          <w:rFonts w:ascii="FontbitDavid" w:hAnsi="FontbitDavid"/>
          <w:sz w:val="24"/>
          <w:rtl/>
        </w:rPr>
        <w:t xml:space="preserve">לרב</w:t>
      </w:r>
      <w:r w:rsidRPr="00B078C3">
        <w:rPr>
          <w:rFonts w:ascii="FontbitDavid" w:hAnsi="FontbitDavid"/>
          <w:sz w:val="24"/>
          <w:rtl/>
        </w:rPr>
        <w:t xml:space="preserve"> - משכחת לה </w:t>
      </w:r>
      <w:r w:rsidRPr="00B078C3">
        <w:rPr>
          <w:rStyle w:val="2fb"/>
          <w:rFonts w:ascii="FontbitDavid" w:hAnsi="FontbitDavid"/>
          <w:sz w:val="24"/>
          <w:rtl/>
        </w:rPr>
        <w:t xml:space="preserve">כרב</w:t>
      </w:r>
      <w:r w:rsidRPr="00B078C3">
        <w:rPr>
          <w:rFonts w:ascii="FontbitDavid" w:hAnsi="FontbitDavid"/>
          <w:sz w:val="24"/>
          <w:rtl/>
        </w:rPr>
        <w:t xml:space="preserve"> אדא בר אהבה, </w:t>
      </w:r>
    </w:p>
    <w:p w:rsidR="00E403F0" w:rsidRPr="00B078C3" w:rsidRDefault="00E403F0" w:rsidP="00E403F0">
      <w:pPr>
        <w:rPr>
          <w:rFonts w:ascii="FontbitDavid" w:hAnsi="FontbitDavid"/>
          <w:sz w:val="24"/>
          <w:rtl/>
        </w:rPr>
      </w:pPr>
      <w:r>
        <w:rPr>
          <w:rFonts w:ascii="FontbitDavid" w:hAnsi="FontbitDavid" w:hint="cs"/>
          <w:sz w:val="24"/>
          <w:rtl/>
        </w:rPr>
        <w:t xml:space="preserve">וללוי </w:t>
      </w:r>
      <w:r>
        <w:rPr>
          <w:rFonts w:ascii="FontbitDavid" w:hAnsi="FontbitDavid"/>
          <w:sz w:val="24"/>
          <w:rtl/>
        </w:rPr>
        <w:t>–</w:t>
      </w:r>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שטהורה בכולן אלא </w:t>
      </w:r>
      <w:r w:rsidRPr="00B078C3">
        <w:rPr>
          <w:rFonts w:ascii="FontbitDavid" w:hAnsi="FontbitDavid"/>
          <w:sz w:val="24"/>
          <w:rtl/>
        </w:rPr>
        <w:t>בימי נדה - נדה, בימי זיבה - טהורה.</w:t>
      </w:r>
    </w:p>
    <w:p w:rsidR="00E403F0" w:rsidRDefault="00E403F0" w:rsidP="00E403F0">
      <w:pPr>
        <w:rPr>
          <w:rFonts w:ascii="FontbitDavid" w:hAnsi="FontbitDavid"/>
          <w:sz w:val="24"/>
          <w:rtl/>
        </w:rPr>
      </w:pPr>
    </w:p>
    <w:p w:rsidR="00E403F0" w:rsidRPr="00452875" w:rsidRDefault="00E403F0" w:rsidP="00E403F0">
      <w:pPr>
        <w:rPr>
          <w:rFonts w:ascii="FontbitDavid" w:hAnsi="FontbitDavid"/>
          <w:b/>
          <w:bCs/>
          <w:sz w:val="24"/>
          <w:rtl/>
        </w:rPr>
      </w:pPr>
      <w:r w:rsidRPr="00452875">
        <w:rPr>
          <w:rFonts w:ascii="FontbitDavid" w:hAnsi="FontbitDavid"/>
          <w:b/>
          <w:bCs/>
          <w:sz w:val="24"/>
          <w:rtl/>
        </w:rPr>
        <w:t xml:space="preserve">לישנא אחרינא </w:t>
      </w:r>
      <w:ins w:id="94105" w:author="מנוע מכני" w:date="2026-10-11T12:04:39Z">
        <w:r>
          <w:rPr>
            <w:rFonts w:ascii="FontbitDavid" w:hAnsi="FontbitDavid"/>
            <w:b/>
            <w:bCs/>
            <w:sz w:val="24"/>
            <w:rtl/>
          </w:rPr>
          <w:t xml:space="preserve">אמרו</w:t>
        </w:r>
      </w:ins>
      <w:del w:id="94106" w:author="מנוע מכני" w:date="2026-10-11T12:04:39Z">
        <w:r w:rsidRPr="00452875">
          <w:rPr>
            <w:rFonts w:ascii="FontbitDavid" w:hAnsi="FontbitDavid"/>
            <w:b/>
            <w:bCs/>
            <w:sz w:val="24"/>
            <w:rtl/>
          </w:rPr>
          <w:delText xml:space="preserve">אמרי</w:delText>
        </w:r>
      </w:del>
      <w:r w:rsidRPr="00452875">
        <w:rPr>
          <w:rFonts w:ascii="FontbitDavid" w:hAnsi="FontbitDavid"/>
          <w:b/>
          <w:bCs/>
          <w:sz w:val="24"/>
          <w:rtl/>
        </w:rPr>
        <w:t xml:space="preserve">, </w:t>
      </w:r>
    </w:p>
    <w:p>
      <w:pPr>
        <w:pStyle w:val="38"/>
        <w:rPr>
          <w:ins w:id="100281" w:author="מנוע מכני" w:date="2026-10-11T12:04:39Z"/>
        </w:rPr>
      </w:pPr>
      <w:r w:rsidRPr="00017C1D">
        <w:t xml:space="preserve">א"ר לוי:</w:t>
      </w:r>
    </w:p>
    <w:p w:rsidR="00E403F0" w:rsidRPr="00017C1D" w:rsidRDefault="00E403F0" w:rsidP="00E403F0">
      <w:pPr>
        <w:rPr>
          <w:rFonts w:ascii="FontbitDavid" w:hAnsi="FontbitDavid"/>
          <w:spacing w:val="-2"/>
          <w:sz w:val="24"/>
          <w:rtl/>
        </w:rPr>
      </w:pPr>
      <w:del w:id="100282"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אין הולד מטהר אלא ימים הראויין להיות בהן זבה גדולה, </w:t>
      </w:r>
      <w:r w:rsidRPr="00017C1D">
        <w:rPr>
          <w:rFonts w:ascii="FontbitDavid" w:hAnsi="FontbitDavid"/>
          <w:spacing w:val="-2"/>
          <w:sz w:val="24"/>
          <w:rtl/>
        </w:rPr>
        <w:t xml:space="preserve">מ"ט</w:t>
      </w:r>
      <w:r w:rsidRPr="00017C1D">
        <w:rPr>
          <w:rFonts w:ascii="FontbitDavid" w:hAnsi="FontbitDavid"/>
          <w:spacing w:val="-2"/>
          <w:sz w:val="24"/>
          <w:rtl/>
        </w:rPr>
        <w:t xml:space="preserve"> </w:t>
      </w:r>
      <w:r w:rsidRPr="00017C1D">
        <w:rPr>
          <w:rFonts w:ascii="FontbitDavid" w:hAnsi="FontbitDavid" w:hint="cs"/>
          <w:spacing w:val="-2"/>
          <w:sz w:val="24"/>
          <w:rtl/>
        </w:rPr>
        <w:t>'</w:t>
      </w:r>
      <w:ins w:id="90479" w:author="Claude - סמנטי" w:date="2026-10-11T12:19:29Z">
        <w:r>
          <w:rPr>
            <w:rStyle w:val="afffff0"/>
            <w:rFonts w:ascii="FontbitDavid" w:hAnsi="FontbitDavid"/>
            <w:spacing w:val="-2"/>
            <w:sz w:val="24"/>
            <w:rtl/>
          </w:rPr>
          <w:t xml:space="preserve">דָּמָהּ יָמִים רַבִּים</w:t>
        </w:r>
      </w:ins>
      <w:del w:id="90480" w:author="Claude - סמנטי" w:date="2026-10-11T12:19:29Z">
        <w:r w:rsidRPr="00017C1D">
          <w:rPr>
            <w:rFonts w:ascii="FontbitDavid" w:hAnsi="FontbitDavid"/>
            <w:spacing w:val="-2"/>
            <w:sz w:val="24"/>
            <w:rtl/>
          </w:rPr>
          <w:delText xml:space="preserve">דמה ימים רבים</w:delText>
        </w:r>
      </w:del>
      <w:r w:rsidRPr="00017C1D">
        <w:rPr>
          <w:rFonts w:ascii="FontbitDavid" w:hAnsi="FontbitDavid" w:hint="cs"/>
          <w:spacing w:val="-2"/>
          <w:sz w:val="24"/>
          <w:rtl/>
        </w:rPr>
        <w:t>'</w:t>
      </w:r>
      <w:r w:rsidRPr="00017C1D">
        <w:rPr>
          <w:rFonts w:ascii="FontbitDavid" w:hAnsi="FontbitDavid"/>
          <w:spacing w:val="-2"/>
          <w:sz w:val="24"/>
          <w:rtl/>
        </w:rPr>
        <w:t xml:space="preserve"> כתיב.</w:t>
      </w:r>
    </w:p>
    <w:p>
      <w:pPr>
        <w:pStyle w:val="38"/>
        <w:rPr>
          <w:ins w:id="100283" w:author="מנוע מכני" w:date="2026-10-11T12:04:39Z"/>
        </w:rPr>
      </w:pPr>
      <w:r w:rsidRPr="00017C1D">
        <w:t xml:space="preserve">אבא שאול </w:t>
      </w:r>
      <w:ins w:id="95685" w:author="מנוע מכני" w:date="2026-10-11T12:04:39Z">
        <w:r>
          <w:t xml:space="preserve">משמו</w:t>
        </w:r>
      </w:ins>
      <w:del w:id="95686" w:author="מנוע מכני" w:date="2026-10-11T12:04:39Z">
        <w:r w:rsidRPr="00017C1D">
          <w:delText xml:space="preserve">משמיה</w:delText>
        </w:r>
      </w:del>
      <w:r w:rsidRPr="00017C1D">
        <w:t xml:space="preserve"> דרב:</w:t>
      </w:r>
    </w:p>
    <w:p w:rsidR="00E403F0" w:rsidRPr="00017C1D" w:rsidRDefault="00E403F0" w:rsidP="00E403F0">
      <w:pPr>
        <w:pStyle w:val="a3"/>
        <w:rPr>
          <w:spacing w:val="-8"/>
          <w:rtl/>
        </w:rPr>
      </w:pPr>
      <w:del w:id="100284" w:author="מנוע מכני" w:date="2026-10-11T12:04:39Z">
        <w:r w:rsidRPr="00017C1D">
          <w:rPr>
            <w:spacing w:val="-8"/>
            <w:rtl/>
          </w:rPr>
          <w:delText xml:space="preserve"> </w:delText>
        </w:r>
      </w:del>
      <w:ins w:id="93141" w:author="מנוע מכני" w:date="2026-10-11T12:04:39Z">
        <w:r>
          <w:rPr>
            <w:spacing w:val="-8"/>
            <w:rtl/>
          </w:rPr>
          <w:t xml:space="preserve">אפי'</w:t>
        </w:r>
      </w:ins>
      <w:del w:id="93142" w:author="מנוע מכני" w:date="2026-10-11T12:04:39Z">
        <w:r w:rsidRPr="00017C1D">
          <w:rPr>
            <w:spacing w:val="-8"/>
            <w:rtl/>
          </w:rPr>
          <w:delText xml:space="preserve">אפילו</w:delText>
        </w:r>
      </w:del>
      <w:r w:rsidRPr="00017C1D">
        <w:rPr>
          <w:spacing w:val="-8"/>
          <w:rtl/>
        </w:rPr>
        <w:t xml:space="preserve"> ימים הראויין להיות בהן זבה קטנה, </w:t>
      </w:r>
      <w:r w:rsidRPr="00017C1D">
        <w:rPr>
          <w:spacing w:val="-8"/>
          <w:rtl/>
        </w:rPr>
        <w:t xml:space="preserve">מ"ט</w:t>
      </w:r>
      <w:r w:rsidRPr="00017C1D">
        <w:rPr>
          <w:spacing w:val="-8"/>
          <w:rtl/>
        </w:rPr>
        <w:t xml:space="preserve"> – </w:t>
      </w:r>
      <w:r w:rsidRPr="00017C1D">
        <w:rPr>
          <w:rFonts w:hint="cs"/>
          <w:spacing w:val="-8"/>
          <w:rtl/>
        </w:rPr>
        <w:t>'</w:t>
      </w:r>
      <w:r w:rsidRPr="00017C1D">
        <w:rPr>
          <w:spacing w:val="-8"/>
          <w:rtl/>
        </w:rPr>
        <w:t>ימי וכל ימי</w:t>
      </w:r>
      <w:r w:rsidRPr="00017C1D">
        <w:rPr>
          <w:rFonts w:hint="cs"/>
          <w:spacing w:val="-8"/>
          <w:rtl/>
        </w:rPr>
        <w:t>'</w:t>
      </w:r>
      <w:r w:rsidRPr="00017C1D">
        <w:rPr>
          <w:spacing w:val="-8"/>
          <w:rtl/>
        </w:rPr>
        <w:t xml:space="preserve"> </w:t>
      </w:r>
      <w:ins w:id="94107" w:author="מנוע מכני" w:date="2026-10-11T12:04:39Z">
        <w:r>
          <w:rPr>
            <w:spacing w:val="-8"/>
            <w:rtl/>
          </w:rPr>
          <w:t xml:space="preserve">שם</w:t>
        </w:r>
      </w:ins>
      <w:del w:id="94108" w:author="מנוע מכני" w:date="2026-10-11T12:04:39Z">
        <w:r w:rsidRPr="00017C1D">
          <w:rPr>
            <w:spacing w:val="-8"/>
            <w:rtl/>
          </w:rPr>
          <w:delText xml:space="preserve">התם</w:delText>
        </w:r>
      </w:del>
      <w:r w:rsidRPr="00017C1D">
        <w:rPr>
          <w:spacing w:val="-8"/>
          <w:rtl/>
        </w:rPr>
        <w:t xml:space="preserve"> כתיבי.</w:t>
      </w:r>
    </w:p>
    <w:p>
      <w:pPr>
        <w:pStyle w:val="38"/>
        <w:rPr>
          <w:ins w:id="100285" w:author="מנוע מכני" w:date="2026-10-11T12:04:39Z"/>
        </w:rPr>
      </w:pPr>
      <w:r w:rsidRPr="00017C1D">
        <w:t xml:space="preserve">ואין להקשות</w:t>
      </w:r>
    </w:p>
    <w:p w:rsidR="00E403F0" w:rsidRPr="00017C1D" w:rsidRDefault="00E403F0" w:rsidP="00E403F0">
      <w:pPr>
        <w:pStyle w:val="a3"/>
        <w:rPr>
          <w:spacing w:val="0"/>
          <w:rtl/>
        </w:rPr>
      </w:pPr>
      <w:del w:id="100286" w:author="מנוע מכני" w:date="2026-10-11T12:04:39Z">
        <w:r w:rsidRPr="00017C1D">
          <w:rPr>
            <w:rFonts w:hint="cs"/>
            <w:spacing w:val="0"/>
            <w:rtl/>
          </w:rPr>
          <w:delText xml:space="preserve"> </w:delText>
        </w:r>
      </w:del>
      <w:r w:rsidRPr="00017C1D">
        <w:rPr>
          <w:rFonts w:hint="cs"/>
          <w:spacing w:val="0"/>
          <w:rtl/>
        </w:rPr>
        <w:t xml:space="preserve">מהך </w:t>
      </w:r>
      <w:r w:rsidRPr="00017C1D">
        <w:rPr>
          <w:rStyle w:val="2fb"/>
          <w:rFonts w:hint="cs"/>
          <w:spacing w:val="0"/>
          <w:rtl/>
        </w:rPr>
        <w:t xml:space="preserve">ד</w:t>
      </w:r>
      <w:ins w:id="91603" w:author="מנוע מכני" w:date="2026-10-11T12:04:39Z">
        <w:r>
          <w:rPr>
            <w:rStyle w:val="2fb"/>
            <w:rFonts w:hint="cs"/>
            <w:spacing w:val="0"/>
            <w:rtl/>
          </w:rPr>
          <w:t xml:space="preserve">ר"מ</w:t>
        </w:r>
      </w:ins>
      <w:del w:id="91604" w:author="מנוע מכני" w:date="2026-10-11T12:04:39Z">
        <w:r w:rsidRPr="00017C1D">
          <w:rPr>
            <w:rFonts w:hint="cs"/>
            <w:spacing w:val="0"/>
            <w:rtl/>
          </w:rPr>
          <w:delText xml:space="preserve">ר''מ</w:delText>
        </w:r>
      </w:del>
      <w:r w:rsidRPr="00017C1D">
        <w:rPr>
          <w:rFonts w:hint="cs"/>
          <w:spacing w:val="0"/>
          <w:rtl/>
        </w:rPr>
        <w:t xml:space="preserve"> דאפי ארבעים וחמישים יום </w:t>
      </w:r>
      <w:r w:rsidRPr="00017C1D">
        <w:rPr>
          <w:spacing w:val="0"/>
          <w:rtl/>
        </w:rPr>
        <w:t>–</w:t>
      </w:r>
      <w:r w:rsidRPr="00017C1D">
        <w:rPr>
          <w:rFonts w:hint="cs"/>
          <w:spacing w:val="0"/>
          <w:rtl/>
        </w:rPr>
        <w:t xml:space="preserve"> דהיינו </w:t>
      </w:r>
      <w:r w:rsidRPr="00017C1D">
        <w:rPr>
          <w:spacing w:val="0"/>
          <w:rtl/>
        </w:rPr>
        <w:t>קשתה בימי נדתה נדה, בימי זיבתה טהורה.</w:t>
      </w:r>
    </w:p>
    <w:p>
      <w:pPr>
        <w:pStyle w:val="afffff8"/>
        <w:rPr>
          <w:ins w:id="90357" w:author="קלוד" w:date="2026-10-11T12:23:38Z"/>
        </w:rPr>
      </w:pPr>
      <w:ins w:id="90358" w:author="קלוד" w:date="2026-10-11T12:23:38Z">
        <w:r>
          <w:rPr>
            <w:color w:val="7B3F00"/>
          </w:rPr>
          <w:t xml:space="preserve">ר"מ - יש מקשה ק"נ יום ואין זיבה עולה בהן</w:t>
        </w:r>
      </w:ins>
    </w:p>
    <w:p>
      <w:pPr>
        <w:pStyle w:val="38"/>
        <w:rPr>
          <w:ins w:id="100287" w:author="מנוע מכני" w:date="2026-10-11T12:04:39Z"/>
        </w:rPr>
      </w:pPr>
      <w:r w:rsidRPr="00B078C3">
        <w:t xml:space="preserve">תניא</w:t>
      </w:r>
      <w:r w:rsidRPr="00B078C3">
        <w:t xml:space="preserve">, היה ר"מ</w:t>
      </w:r>
      <w:del w:id="101744"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2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יש מקשה ק"נ יום ואין זיבה עולה בהן, כיצד, שנים בלא עת, ושבעה נדה, ושנים של אחר הנדה, וחמשים שהולד מטהר, ושמונים של נקבה, ושבעה נדה, ושנים של אחר הנדה.</w:t>
      </w:r>
    </w:p>
    <w:p>
      <w:pPr>
        <w:pStyle w:val="38"/>
        <w:rPr>
          <w:ins w:id="100289" w:author="מנוע מכני" w:date="2026-10-11T12:04:39Z"/>
        </w:rPr>
      </w:pPr>
      <w:r w:rsidRPr="00B078C3">
        <w:t xml:space="preserve">אמרו לו:</w:t>
      </w:r>
    </w:p>
    <w:p w:rsidR="00E403F0" w:rsidRDefault="00E403F0" w:rsidP="00E403F0">
      <w:pPr>
        <w:rPr>
          <w:rFonts w:ascii="FontbitDavid" w:hAnsi="FontbitDavid"/>
          <w:sz w:val="24"/>
          <w:rtl/>
        </w:rPr>
      </w:pPr>
      <w:del w:id="1002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א"כ</w:t>
      </w:r>
      <w:r w:rsidRPr="00B078C3">
        <w:rPr>
          <w:rFonts w:ascii="FontbitDavid" w:hAnsi="FontbitDavid"/>
          <w:sz w:val="24"/>
          <w:rtl/>
        </w:rPr>
        <w:t xml:space="preserve">, יש מקשה כל ימיה ואין זיבה </w:t>
      </w:r>
      <w:r>
        <w:rPr>
          <w:rFonts w:ascii="FontbitDavid" w:hAnsi="FontbitDavid"/>
          <w:sz w:val="24"/>
          <w:rtl/>
        </w:rPr>
        <w:t>עולה בהן!</w:t>
      </w:r>
    </w:p>
    <w:p>
      <w:pPr>
        <w:pStyle w:val="38"/>
        <w:rPr>
          <w:ins w:id="100291" w:author="מנוע מכני" w:date="2026-10-11T12:04:39Z"/>
        </w:rPr>
      </w:pPr>
      <w:r>
        <w:t xml:space="preserve">אמר</w:t>
      </w:r>
      <w:r>
        <w:t xml:space="preserve"> להן:</w:t>
      </w:r>
    </w:p>
    <w:p w:rsidR="00E403F0" w:rsidRPr="00B078C3" w:rsidRDefault="00E403F0" w:rsidP="00E403F0">
      <w:pPr>
        <w:rPr>
          <w:rFonts w:ascii="FontbitDavid" w:hAnsi="FontbitDavid"/>
          <w:sz w:val="24"/>
          <w:rtl/>
        </w:rPr>
      </w:pPr>
      <w:del w:id="100292" w:author="מנוע מכני" w:date="2026-10-11T12:04:39Z">
        <w:r>
          <w:rPr>
            <w:rFonts w:ascii="FontbitDavid" w:hAnsi="FontbitDavid"/>
            <w:sz w:val="24"/>
            <w:rtl/>
          </w:rPr>
          <w:delText xml:space="preserve"> </w:delText>
        </w:r>
      </w:del>
      <w:ins w:id="95687" w:author="מנוע מכני" w:date="2026-10-11T12:04:39Z">
        <w:r>
          <w:rPr>
            <w:rFonts w:ascii="FontbitDavid" w:hAnsi="FontbitDavid"/>
            <w:sz w:val="24"/>
            <w:rtl/>
          </w:rPr>
          <w:t xml:space="preserve">מה</w:t>
        </w:r>
      </w:ins>
      <w:del w:id="95688" w:author="מנוע מכני" w:date="2026-10-11T12:04:39Z">
        <w:r>
          <w:rPr>
            <w:rFonts w:ascii="FontbitDavid" w:hAnsi="FontbitDavid"/>
            <w:sz w:val="24"/>
            <w:rtl/>
          </w:rPr>
          <w:delText xml:space="preserve">מאי</w:delText>
        </w:r>
      </w:del>
      <w:r>
        <w:rPr>
          <w:rFonts w:ascii="FontbitDavid" w:hAnsi="FontbitDavid"/>
          <w:sz w:val="24"/>
          <w:rtl/>
        </w:rPr>
        <w:t xml:space="preserve"> דעתייכו משום נפלים </w:t>
      </w:r>
      <w:r w:rsidRPr="00B078C3">
        <w:rPr>
          <w:rFonts w:ascii="FontbitDavid" w:hAnsi="FontbitDavid"/>
          <w:sz w:val="24"/>
          <w:rtl/>
        </w:rPr>
        <w:t>אין קושי לנפלים.</w:t>
      </w:r>
    </w:p>
    <w:p w:rsidR="00E403F0"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sidRPr="0038037E">
        <w:rPr>
          <w:rFonts w:ascii="FontbitDavid" w:hAnsi="FontbitDavid"/>
          <w:b/>
          <w:bCs/>
          <w:sz w:val="24"/>
          <w:rtl/>
        </w:rPr>
        <w:t>ת"ר</w:t>
      </w:r>
      <w:r>
        <w:rPr>
          <w:rFonts w:ascii="FontbitDavid" w:hAnsi="FontbitDavid" w:hint="cs"/>
          <w:sz w:val="24"/>
          <w:rtl/>
        </w:rPr>
        <w:t xml:space="preserve"> </w:t>
      </w:r>
      <w:r w:rsidRPr="00B078C3">
        <w:rPr>
          <w:rFonts w:ascii="FontbitDavid" w:hAnsi="FontbitDavid"/>
          <w:sz w:val="24"/>
          <w:rtl/>
        </w:rPr>
        <w:t>יש רואה מאה יום ואין זיבה עולה בהן: כיצד, שנים בלא עת, ושבעה נדה, ושנים של אחר הנדה, ושמונים של נקבה, ושבעה נדה, ושנים של אחר הנדה.</w:t>
      </w:r>
    </w:p>
    <w:p w:rsidR="00E403F0" w:rsidRPr="00B078C3" w:rsidRDefault="00E403F0" w:rsidP="00E403F0">
      <w:pPr>
        <w:pStyle w:val="a3"/>
        <w:rPr>
          <w:rtl/>
        </w:rPr>
      </w:pPr>
      <w:ins w:id="95689" w:author="מנוע מכני" w:date="2026-10-11T12:04:39Z">
        <w:r>
          <w:rPr>
            <w:rtl/>
          </w:rPr>
          <w:t xml:space="preserve">מה</w:t>
        </w:r>
      </w:ins>
      <w:del w:id="95690" w:author="מנוע מכני" w:date="2026-10-11T12:04:39Z">
        <w:r w:rsidRPr="00B078C3">
          <w:rPr>
            <w:rtl/>
          </w:rPr>
          <w:delText xml:space="preserve">מאי</w:delText>
        </w:r>
      </w:del>
      <w:r w:rsidRPr="00B078C3">
        <w:rPr>
          <w:rtl/>
        </w:rPr>
        <w:t xml:space="preserve"> </w:t>
      </w:r>
      <w:r w:rsidRPr="00B078C3">
        <w:rPr>
          <w:rtl/>
        </w:rPr>
        <w:t xml:space="preserve">קמ"ל</w:t>
      </w:r>
      <w:r w:rsidRPr="00B078C3">
        <w:rPr>
          <w:rtl/>
        </w:rPr>
        <w:t xml:space="preserve">? לאפוקי ממ"ד אי אפשר לפתיחת הקבר בלא דם - </w:t>
      </w:r>
      <w:r w:rsidRPr="00B078C3">
        <w:rPr>
          <w:rtl/>
        </w:rPr>
        <w:t xml:space="preserve">קמ"ל</w:t>
      </w:r>
      <w:r w:rsidRPr="00B078C3">
        <w:rPr>
          <w:rtl/>
        </w:rPr>
        <w:t xml:space="preserve">: דאפשר לפתיחת הקבר בלא דם.</w:t>
      </w:r>
    </w:p>
    <w:p w:rsidR="00E403F0" w:rsidRPr="00B078C3" w:rsidRDefault="00E403F0" w:rsidP="00E403F0">
      <w:pPr>
        <w:jc w:val="center"/>
        <w:rPr>
          <w:del w:id="90090" w:author="מנוע עיצוב" w:date="2026-10-11T12:09:26Z"/>
          <w:rFonts w:ascii="FontbitDavid" w:hAnsi="FontbitDavid"/>
          <w:sz w:val="24"/>
          <w:rtl/>
        </w:rPr>
      </w:pPr>
      <w:del w:id="9008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98" w:author="קלוד" w:date="2026-10-11T09:07:21Z">
          <w:pPr>
            <w:pStyle w:val="affff1"/>
            <w:rPr>
              <w:rtl/>
            </w:rPr>
          </w:pPr>
        </w:pPrChange>
      </w:pPr>
      <w:ins w:id="9844" w:author="מספור קטעי משנה" w:date="2026-10-11T09:25:19Z">
        <w:r>
          <w:rPr>
            <w:rStyle w:val="MisparKeta"/>
          </w:rPr>
          <w:t xml:space="preserve">ד. </w:t>
        </w:r>
      </w:ins>
      <w:r w:rsidRPr="00B078C3">
        <w:rPr>
          <w:rtl/>
        </w:rPr>
        <w:t>ר' יהודה אומר דיה וכו'.</w:t>
      </w:r>
    </w:p>
    <w:p w:rsidR="00E403F0" w:rsidRPr="00B078C3" w:rsidRDefault="00E403F0" w:rsidP="00E403F0">
      <w:pPr>
        <w:rPr>
          <w:rFonts w:ascii="FontbitDavid" w:hAnsi="FontbitDavid"/>
          <w:sz w:val="24"/>
          <w:rtl/>
        </w:rPr>
      </w:pPr>
      <w:r w:rsidRPr="00B078C3">
        <w:rPr>
          <w:rFonts w:ascii="FontbitDavid" w:hAnsi="FontbitDavid"/>
          <w:sz w:val="24"/>
          <w:rtl/>
        </w:rPr>
        <w:t xml:space="preserve">תניא</w:t>
      </w:r>
      <w:r w:rsidRPr="00B078C3">
        <w:rPr>
          <w:rFonts w:ascii="FontbitDavid" w:hAnsi="FontbitDavid"/>
          <w:sz w:val="24"/>
          <w:rtl/>
        </w:rPr>
        <w:t xml:space="preserve">, </w:t>
      </w:r>
      <w:ins w:id="93143" w:author="מנוע מכני" w:date="2026-10-11T12:04:39Z">
        <w:r>
          <w:rPr>
            <w:rStyle w:val="2fb"/>
            <w:rFonts w:ascii="FontbitDavid" w:hAnsi="FontbitDavid"/>
            <w:sz w:val="24"/>
            <w:rtl/>
          </w:rPr>
          <w:t xml:space="preserve">ר"י</w:t>
        </w:r>
      </w:ins>
      <w:del w:id="93144"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אומר משום </w:t>
      </w:r>
      <w:r w:rsidRPr="00B078C3">
        <w:rPr>
          <w:rStyle w:val="2fb"/>
          <w:rFonts w:ascii="FontbitDavid" w:hAnsi="FontbitDavid"/>
          <w:sz w:val="24"/>
          <w:rtl/>
        </w:rPr>
        <w:t xml:space="preserve">רבי</w:t>
      </w:r>
      <w:r w:rsidRPr="00B078C3">
        <w:rPr>
          <w:rFonts w:ascii="FontbitDavid" w:hAnsi="FontbitDavid"/>
          <w:sz w:val="24"/>
          <w:rtl/>
        </w:rPr>
        <w:t xml:space="preserve"> טרפון: דיה חדשה, ויש בדבר להקל ולהחמיר.</w:t>
      </w:r>
    </w:p>
    <w:p w:rsidR="00E403F0" w:rsidRPr="00B078C3" w:rsidRDefault="00E403F0" w:rsidP="00E403F0">
      <w:pPr>
        <w:pStyle w:val="a3"/>
        <w:rPr>
          <w:rtl/>
        </w:rPr>
      </w:pPr>
      <w:r w:rsidRPr="00B078C3">
        <w:rPr>
          <w:rtl/>
        </w:rPr>
        <w:t xml:space="preserve">כיצד, קשתה שנים בסוף שמיני ואחד בתחלת תשיעי, </w:t>
      </w:r>
      <w:ins w:id="93145" w:author="מנוע מכני" w:date="2026-10-11T12:04:39Z">
        <w:r>
          <w:rPr>
            <w:rtl/>
          </w:rPr>
          <w:t xml:space="preserve">ואפי'</w:t>
        </w:r>
      </w:ins>
      <w:del w:id="93146" w:author="מנוע מכני" w:date="2026-10-11T12:04:39Z">
        <w:r>
          <w:rPr>
            <w:rtl/>
          </w:rPr>
          <w:delText xml:space="preserve">ואפילו</w:delText>
        </w:r>
      </w:del>
      <w:r>
        <w:rPr>
          <w:rtl/>
        </w:rPr>
        <w:t xml:space="preserve"> בתחלת תשיעי ילדה –</w:t>
      </w:r>
      <w:r>
        <w:rPr>
          <w:rtl/>
        </w:rPr>
        <w:t xml:space="preserve">הר</w:t>
      </w:r>
      <w:r>
        <w:rPr>
          <w:rFonts w:hint="cs"/>
          <w:rtl/>
        </w:rPr>
        <w:t>"ז</w:t>
      </w:r>
      <w:r w:rsidRPr="00B078C3">
        <w:rPr>
          <w:rtl/>
        </w:rPr>
        <w:t xml:space="preserve"> יולדת בזוב.</w:t>
      </w:r>
    </w:p>
    <w:p w:rsidR="00E403F0" w:rsidRPr="00B078C3" w:rsidRDefault="00E403F0" w:rsidP="00E403F0">
      <w:pPr>
        <w:pStyle w:val="a3"/>
        <w:rPr>
          <w:rtl/>
        </w:rPr>
      </w:pPr>
      <w:r w:rsidRPr="00B078C3">
        <w:rPr>
          <w:rtl/>
        </w:rPr>
        <w:t>אבל קשתה יום אחד בסוף שמיני ושתים בתחלת</w:t>
      </w:r>
      <w:r>
        <w:rPr>
          <w:rtl/>
        </w:rPr>
        <w:t xml:space="preserve"> תשיעי, </w:t>
      </w:r>
      <w:ins w:id="93147" w:author="מנוע מכני" w:date="2026-10-11T12:04:39Z">
        <w:r>
          <w:rPr>
            <w:rtl/>
          </w:rPr>
          <w:t xml:space="preserve">ואפי'</w:t>
        </w:r>
      </w:ins>
      <w:del w:id="93148" w:author="מנוע מכני" w:date="2026-10-11T12:04:39Z">
        <w:r>
          <w:rPr>
            <w:rtl/>
          </w:rPr>
          <w:delText xml:space="preserve">ואפילו</w:delText>
        </w:r>
      </w:del>
      <w:r>
        <w:rPr>
          <w:rtl/>
        </w:rPr>
        <w:t xml:space="preserve"> בסוף תשיעי ילדה</w:t>
      </w:r>
      <w:r w:rsidRPr="00B078C3">
        <w:rPr>
          <w:rtl/>
        </w:rPr>
        <w:t xml:space="preserve"> אין זו יולדת בזוב.</w:t>
      </w:r>
    </w:p>
    <w:p>
      <w:pPr>
        <w:pStyle w:val="38"/>
        <w:rPr>
          <w:ins w:id="100293" w:author="מנוע מכני" w:date="2026-10-11T12:04:39Z"/>
        </w:rPr>
      </w:pPr>
      <w:ins w:id="91605" w:author="מנוע מכני" w:date="2026-10-11T12:04:39Z">
        <w:r>
          <w:t xml:space="preserve">א"ר</w:t>
        </w:r>
      </w:ins>
      <w:del w:id="91606" w:author="מנוע מכני" w:date="2026-10-11T12:04:39Z">
        <w:r w:rsidRPr="00B078C3">
          <w:delText xml:space="preserve">א''ר</w:delText>
        </w:r>
      </w:del>
      <w:r w:rsidRPr="00B078C3">
        <w:t xml:space="preserve"> אדא בר אהבה:</w:t>
      </w:r>
    </w:p>
    <w:p w:rsidR="00E403F0" w:rsidRPr="00B078C3" w:rsidRDefault="00E403F0" w:rsidP="00E403F0">
      <w:pPr>
        <w:rPr>
          <w:rFonts w:ascii="FontbitDavid" w:hAnsi="FontbitDavid"/>
          <w:sz w:val="24"/>
          <w:rtl/>
        </w:rPr>
      </w:pPr>
      <w:del w:id="1002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ש"מ</w:t>
      </w:r>
      <w:r w:rsidRPr="00B078C3">
        <w:rPr>
          <w:rFonts w:ascii="FontbitDavid" w:hAnsi="FontbitDavid"/>
          <w:sz w:val="24"/>
          <w:rtl/>
        </w:rPr>
        <w:t xml:space="preserve">, </w:t>
      </w:r>
      <w:ins w:id="94109" w:author="מנוע מכני" w:date="2026-10-11T12:04:39Z">
        <w:r>
          <w:rPr>
            <w:rFonts w:ascii="FontbitDavid" w:hAnsi="FontbitDavid"/>
            <w:sz w:val="24"/>
            <w:rtl/>
          </w:rPr>
          <w:t xml:space="preserve">סבר</w:t>
        </w:r>
      </w:ins>
      <w:del w:id="94110"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w:t>
      </w:r>
      <w:ins w:id="93149" w:author="מנוע מכני" w:date="2026-10-11T12:04:39Z">
        <w:r>
          <w:rPr>
            <w:rStyle w:val="2fb"/>
            <w:rFonts w:ascii="FontbitDavid" w:hAnsi="FontbitDavid"/>
            <w:sz w:val="24"/>
            <w:rtl/>
          </w:rPr>
          <w:t xml:space="preserve">ר"י</w:t>
        </w:r>
      </w:ins>
      <w:del w:id="93150"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שיפורא גרים.</w:t>
      </w:r>
    </w:p>
    <w:p w:rsidR="00E403F0" w:rsidRDefault="00E403F0" w:rsidP="00E403F0">
      <w:pPr>
        <w:rPr>
          <w:rFonts w:ascii="FontbitDavid" w:hAnsi="FontbitDavid"/>
          <w:sz w:val="24"/>
          <w:rtl/>
        </w:rPr>
      </w:pPr>
    </w:p>
    <w:p>
      <w:pPr>
        <w:pStyle w:val="afffff8"/>
        <w:rPr>
          <w:ins w:id="90355" w:author="קלוד" w:date="2026-10-11T12:23:38Z"/>
        </w:rPr>
      </w:pPr>
      <w:ins w:id="90356" w:author="קלוד" w:date="2026-10-11T12:23:38Z">
        <w:r>
          <w:rPr>
            <w:color w:val="7B3F00"/>
          </w:rPr>
          <w:t xml:space="preserve">משך ההריון - מאתיים שבעים ואחד עד שלשה ימים</w:t>
        </w:r>
      </w:ins>
    </w:p>
    <w:p>
      <w:pPr>
        <w:pStyle w:val="38"/>
        <w:rPr>
          <w:ins w:id="100295" w:author="מנוע מכני" w:date="2026-10-11T12:04:39Z"/>
        </w:rPr>
      </w:pPr>
      <w:r w:rsidRPr="00B078C3">
        <w:t xml:space="preserve">איני, והא </w:t>
      </w:r>
      <w:r w:rsidRPr="00B078C3">
        <w:t xml:space="preserve">אמר</w:t>
      </w:r>
      <w:r w:rsidRPr="00B078C3">
        <w:t xml:space="preserve"> שמואל:</w:t>
      </w:r>
    </w:p>
    <w:p w:rsidR="00E403F0" w:rsidRDefault="00E403F0" w:rsidP="00E403F0">
      <w:pPr>
        <w:rPr>
          <w:rFonts w:ascii="FontbitDavid" w:hAnsi="FontbitDavid"/>
          <w:sz w:val="24"/>
          <w:rtl/>
        </w:rPr>
      </w:pPr>
      <w:del w:id="1002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אשה מתעברת ויולדת אלא למאתים ושבעים ואחד יום, או למאתים ושבעים ושנים יום, או למאתים ושבעים ושלשה! </w:t>
      </w:r>
    </w:p>
    <w:p w:rsidR="00E403F0" w:rsidRDefault="00E403F0" w:rsidP="00E403F0">
      <w:pPr>
        <w:pStyle w:val="afff3"/>
        <w:framePr w:wrap="around"/>
        <w:rPr>
          <w:rtl/>
        </w:rPr>
      </w:pPr>
      <w:r>
        <w:rPr>
          <w:rFonts w:hint="cs"/>
          <w:rtl/>
        </w:rPr>
        <w:t>לח:</w:t>
      </w:r>
    </w:p>
    <w:p w:rsidR="00E403F0" w:rsidRPr="00B078C3" w:rsidRDefault="00E403F0" w:rsidP="00E403F0">
      <w:pPr>
        <w:pStyle w:val="a2"/>
        <w:numPr>
          <w:ilvl w:val="0"/>
          <w:numId w:val="3"/>
        </w:numPr>
        <w:ind w:left="714" w:hanging="357"/>
        <w:rPr>
          <w:rtl/>
        </w:rPr>
      </w:pPr>
      <w:r w:rsidRPr="00B078C3">
        <w:rPr>
          <w:rtl/>
        </w:rPr>
        <w:t xml:space="preserve">הוא דאמר כחסידים הראשונים, </w:t>
      </w:r>
      <w:r w:rsidRPr="00B078C3">
        <w:rPr>
          <w:rtl/>
        </w:rPr>
        <w:t xml:space="preserve">דתניא</w:t>
      </w:r>
      <w:r w:rsidRPr="00B078C3">
        <w:rPr>
          <w:rtl/>
        </w:rPr>
        <w:t xml:space="preserve">: חסידים הראשונים </w:t>
      </w:r>
      <w:r w:rsidRPr="00B078C3">
        <w:rPr>
          <w:rtl/>
        </w:rPr>
        <w:t xml:space="preserve">לא</w:t>
      </w:r>
      <w:r w:rsidRPr="00B078C3">
        <w:rPr>
          <w:rtl/>
        </w:rPr>
        <w:t xml:space="preserve"> היו משמשין מטותיהן אלא ברביעי בשבת, שלא יבואו נשותיהן לידי חלול שבת.</w:t>
      </w:r>
      <w:r>
        <w:rPr>
          <w:rFonts w:hint="cs"/>
          <w:rtl/>
        </w:rPr>
        <w:t xml:space="preserve"> והיינו מרביעי ואילך</w:t>
      </w:r>
    </w:p>
    <w:p>
      <w:pPr>
        <w:pStyle w:val="38"/>
        <w:rPr>
          <w:ins w:id="100297" w:author="מנוע מכני" w:date="2026-10-11T12:04:39Z"/>
        </w:rPr>
      </w:pPr>
      <w:r w:rsidRPr="00017C1D">
        <w:t xml:space="preserve">אמר</w:t>
      </w:r>
      <w:r w:rsidRPr="00017C1D">
        <w:t xml:space="preserve"> מר זוטרא:</w:t>
      </w:r>
    </w:p>
    <w:p w:rsidR="00E403F0" w:rsidRPr="00017C1D" w:rsidRDefault="00E403F0" w:rsidP="00E403F0">
      <w:pPr>
        <w:pStyle w:val="a3"/>
        <w:rPr>
          <w:spacing w:val="0"/>
          <w:rtl/>
        </w:rPr>
      </w:pPr>
      <w:del w:id="100298" w:author="מנוע מכני" w:date="2026-10-11T12:04:39Z">
        <w:r w:rsidRPr="00017C1D">
          <w:rPr>
            <w:spacing w:val="0"/>
            <w:rtl/>
          </w:rPr>
          <w:delText xml:space="preserve"> </w:delText>
        </w:r>
      </w:del>
      <w:ins w:id="95691" w:author="מנוע מכני" w:date="2026-10-11T12:04:39Z">
        <w:r>
          <w:rPr>
            <w:spacing w:val="0"/>
            <w:rtl/>
          </w:rPr>
          <w:t xml:space="preserve">מה</w:t>
        </w:r>
      </w:ins>
      <w:del w:id="95692" w:author="מנוע מכני" w:date="2026-10-11T12:04:39Z">
        <w:r w:rsidRPr="00017C1D">
          <w:rPr>
            <w:spacing w:val="0"/>
            <w:rtl/>
          </w:rPr>
          <w:delText xml:space="preserve">מאי</w:delText>
        </w:r>
      </w:del>
      <w:r w:rsidRPr="00017C1D">
        <w:rPr>
          <w:spacing w:val="0"/>
          <w:rtl/>
        </w:rPr>
        <w:t xml:space="preserve"> </w:t>
      </w:r>
      <w:ins w:id="90189" w:author="Claude - סמנטי" w:date="2026-10-11T12:19:29Z">
        <w:r>
          <w:rPr>
            <w:spacing w:val="0"/>
            <w:rtl/>
          </w:rPr>
          <w:t xml:space="preserve">טעמם</w:t>
        </w:r>
      </w:ins>
      <w:del w:id="90190" w:author="Claude - סמנטי" w:date="2026-10-11T12:19:29Z">
        <w:r w:rsidRPr="00017C1D">
          <w:rPr>
            <w:spacing w:val="0"/>
            <w:rtl/>
          </w:rPr>
          <w:delText xml:space="preserve">טעמייהו</w:delText>
        </w:r>
      </w:del>
      <w:r w:rsidRPr="00017C1D">
        <w:rPr>
          <w:spacing w:val="0"/>
          <w:rtl/>
        </w:rPr>
        <w:t xml:space="preserve"> דחסידים הראשונים - דכתיב ויתן ה</w:t>
      </w:r>
      <w:r w:rsidRPr="00017C1D">
        <w:rPr>
          <w:rFonts w:hint="cs"/>
          <w:spacing w:val="0"/>
          <w:rtl/>
        </w:rPr>
        <w:t>'</w:t>
      </w:r>
      <w:r w:rsidRPr="00017C1D">
        <w:rPr>
          <w:spacing w:val="0"/>
          <w:rtl/>
        </w:rPr>
        <w:t xml:space="preserve"> לה הריון הריון בגימטריא </w:t>
      </w:r>
      <w:r w:rsidRPr="00017C1D">
        <w:rPr>
          <w:rStyle w:val="2fb"/>
          <w:rFonts w:hint="cs"/>
          <w:spacing w:val="0"/>
          <w:rtl/>
        </w:rPr>
        <w:t xml:space="preserve">ר</w:t>
      </w:r>
      <w:ins w:id="91607" w:author="מנוע מכני" w:date="2026-10-11T12:04:39Z">
        <w:r>
          <w:rPr>
            <w:rStyle w:val="2fb"/>
            <w:rFonts w:hint="cs"/>
            <w:spacing w:val="0"/>
            <w:rtl/>
          </w:rPr>
          <w:t xml:space="preserve">ע"א</w:t>
        </w:r>
      </w:ins>
      <w:del w:id="91608" w:author="מנוע מכני" w:date="2026-10-11T12:04:39Z">
        <w:r w:rsidRPr="00017C1D">
          <w:rPr>
            <w:rFonts w:hint="cs"/>
            <w:spacing w:val="0"/>
            <w:rtl/>
          </w:rPr>
          <w:delText xml:space="preserve">ע''א</w:delText>
        </w:r>
      </w:del>
      <w:r w:rsidRPr="00017C1D">
        <w:rPr>
          <w:spacing w:val="0"/>
          <w:rtl/>
        </w:rPr>
        <w:t>.</w:t>
      </w:r>
    </w:p>
    <w:p>
      <w:pPr>
        <w:pStyle w:val="38"/>
        <w:rPr>
          <w:ins w:id="100299" w:author="מנוע מכני" w:date="2026-10-11T12:04:39Z"/>
        </w:rPr>
      </w:pPr>
      <w:r w:rsidRPr="00B078C3">
        <w:t xml:space="preserve">אמר</w:t>
      </w:r>
      <w:r w:rsidRPr="00B078C3">
        <w:t xml:space="preserve"> מר</w:t>
      </w:r>
      <w:r>
        <w:t xml:space="preserve"> זוטרא:</w:t>
      </w:r>
    </w:p>
    <w:p w:rsidR="00E403F0" w:rsidRPr="00B078C3" w:rsidRDefault="00E403F0" w:rsidP="00E403F0">
      <w:pPr>
        <w:rPr>
          <w:rFonts w:ascii="FontbitDavid" w:hAnsi="FontbitDavid"/>
          <w:sz w:val="24"/>
          <w:rtl/>
        </w:rPr>
      </w:pPr>
      <w:del w:id="100300" w:author="מנוע מכני" w:date="2026-10-11T12:04:39Z">
        <w:r>
          <w:rPr>
            <w:rFonts w:ascii="FontbitDavid" w:hAnsi="FontbitDavid"/>
            <w:sz w:val="24"/>
            <w:rtl/>
          </w:rPr>
          <w:delText xml:space="preserve"> </w:delText>
        </w:r>
      </w:del>
      <w:r>
        <w:rPr>
          <w:rFonts w:ascii="FontbitDavid" w:hAnsi="FontbitDavid"/>
          <w:sz w:val="24"/>
          <w:rtl/>
        </w:rPr>
        <w:t xml:space="preserve">אפי' </w:t>
      </w:r>
      <w:r>
        <w:rPr>
          <w:rFonts w:ascii="FontbitDavid" w:hAnsi="FontbitDavid"/>
          <w:sz w:val="24"/>
          <w:rtl/>
        </w:rPr>
        <w:t xml:space="preserve">למ"ד</w:t>
      </w:r>
      <w:r>
        <w:rPr>
          <w:rFonts w:ascii="FontbitDavid" w:hAnsi="FontbitDavid"/>
          <w:sz w:val="24"/>
          <w:rtl/>
        </w:rPr>
        <w:t xml:space="preserve"> יולדת לתשעה </w:t>
      </w:r>
      <w:r w:rsidRPr="00B078C3">
        <w:rPr>
          <w:rFonts w:ascii="FontbitDavid" w:hAnsi="FontbitDavid"/>
          <w:sz w:val="24"/>
          <w:rtl/>
        </w:rPr>
        <w:t>אינ</w:t>
      </w:r>
      <w:r>
        <w:rPr>
          <w:rFonts w:ascii="FontbitDavid" w:hAnsi="FontbitDavid"/>
          <w:sz w:val="24"/>
          <w:rtl/>
        </w:rPr>
        <w:t xml:space="preserve">ה יולדת למקוטעים, יולדת לשבעה </w:t>
      </w:r>
      <w:r w:rsidRPr="00B078C3">
        <w:rPr>
          <w:rFonts w:ascii="FontbitDavid" w:hAnsi="FontbitDavid"/>
          <w:sz w:val="24"/>
          <w:rtl/>
        </w:rPr>
        <w:t xml:space="preserve">יולדת למקוטעים, שנאמר </w:t>
      </w:r>
      <w:r>
        <w:rPr>
          <w:rFonts w:ascii="FontbitDavid" w:hAnsi="FontbitDavid" w:hint="cs"/>
          <w:sz w:val="24"/>
          <w:rtl/>
        </w:rPr>
        <w:t>'</w:t>
      </w:r>
      <w:r>
        <w:rPr>
          <w:rStyle w:val="afffff0"/>
          <w:rFonts w:ascii="FontbitDavid" w:hAnsi="FontbitDavid"/>
          <w:sz w:val="24"/>
          <w:rtl/>
          <w:rPrChange w:id="9034" w:author="מנוע פסוקים" w:date="2026-10-11T09:23:42Z">
            <w:rPr>
              <w:rFonts w:ascii="FontbitDavid" w:hAnsi="FontbitDavid"/>
              <w:sz w:val="24"/>
              <w:rtl/>
            </w:rPr>
          </w:rPrChange>
        </w:rPr>
        <w:t xml:space="preserve">ויהי לתקופות הימים ותהר חנה ותלד בן</w:t>
      </w:r>
      <w:r>
        <w:rPr>
          <w:rFonts w:ascii="FontbitDavid" w:hAnsi="FontbitDavid" w:hint="cs"/>
          <w:sz w:val="24"/>
          <w:rtl/>
        </w:rPr>
        <w:t>'</w:t>
      </w:r>
      <w:r w:rsidRPr="00B078C3">
        <w:rPr>
          <w:rFonts w:ascii="FontbitDavid" w:hAnsi="FontbitDavid"/>
          <w:sz w:val="24"/>
          <w:rtl/>
        </w:rPr>
        <w:t>, מיעוט תקופות - שנים, מיעוט ימים - שנים.</w:t>
      </w:r>
    </w:p>
    <w:p w:rsidR="00E403F0" w:rsidRPr="00B078C3" w:rsidRDefault="00E403F0" w:rsidP="00E403F0">
      <w:pPr>
        <w:jc w:val="center"/>
        <w:rPr>
          <w:del w:id="90092" w:author="מנוע עיצוב" w:date="2026-10-11T12:09:26Z"/>
          <w:rFonts w:ascii="FontbitDavid" w:hAnsi="FontbitDavid"/>
          <w:sz w:val="24"/>
          <w:rtl/>
        </w:rPr>
      </w:pPr>
      <w:del w:id="9009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099" w:author="קלוד" w:date="2026-10-11T09:07:21Z">
          <w:pPr>
            <w:pStyle w:val="affff1"/>
            <w:rPr>
              <w:rtl/>
            </w:rPr>
          </w:pPr>
        </w:pPrChange>
      </w:pPr>
      <w:ins w:id="9845" w:author="מספור קטעי משנה" w:date="2026-10-11T09:25:19Z">
        <w:r>
          <w:rPr>
            <w:rStyle w:val="MisparKeta"/>
          </w:rPr>
          <w:t xml:space="preserve">א. </w:t>
        </w:r>
      </w:ins>
      <w:r w:rsidRPr="00B078C3">
        <w:rPr>
          <w:rtl/>
        </w:rPr>
        <w:t>רבי יוסי ור"ש אומרים אין קושי יותר מב' שבתות.</w:t>
      </w:r>
    </w:p>
    <w:p>
      <w:pPr>
        <w:pStyle w:val="38"/>
        <w:rPr>
          <w:ins w:id="100301" w:author="מנוע מכני" w:date="2026-10-11T12:04:39Z"/>
        </w:rPr>
      </w:pPr>
      <w:r w:rsidRPr="00017C1D">
        <w:t xml:space="preserve">שמואל:</w:t>
      </w:r>
    </w:p>
    <w:p w:rsidR="00E403F0" w:rsidRPr="00017C1D" w:rsidRDefault="00E403F0" w:rsidP="00E403F0">
      <w:pPr>
        <w:pStyle w:val="a3"/>
        <w:rPr>
          <w:spacing w:val="0"/>
          <w:rtl/>
        </w:rPr>
      </w:pPr>
      <w:del w:id="100302" w:author="מנוע מכני" w:date="2026-10-11T12:04:39Z">
        <w:r w:rsidRPr="00017C1D">
          <w:rPr>
            <w:spacing w:val="0"/>
            <w:rtl/>
          </w:rPr>
          <w:delText xml:space="preserve"> </w:delText>
        </w:r>
      </w:del>
      <w:ins w:id="90193" w:author="Claude - סמנטי" w:date="2026-10-11T12:19:29Z">
        <w:r>
          <w:rPr>
            <w:spacing w:val="0"/>
            <w:rtl/>
          </w:rPr>
          <w:t xml:space="preserve">טעמם</w:t>
        </w:r>
      </w:ins>
      <w:del w:id="90194" w:author="Claude - סמנטי" w:date="2026-10-11T12:19:29Z">
        <w:r w:rsidRPr="00017C1D">
          <w:rPr>
            <w:spacing w:val="0"/>
            <w:rtl/>
          </w:rPr>
          <w:delText xml:space="preserve">טעמייהו</w:delText>
        </w:r>
      </w:del>
      <w:r w:rsidRPr="00017C1D">
        <w:rPr>
          <w:spacing w:val="0"/>
          <w:rtl/>
        </w:rPr>
        <w:t xml:space="preserve"> דרבנן - ד</w:t>
      </w:r>
      <w:r w:rsidRPr="00017C1D">
        <w:rPr>
          <w:rFonts w:hint="cs"/>
          <w:spacing w:val="0"/>
          <w:rtl/>
        </w:rPr>
        <w:t>'</w:t>
      </w:r>
      <w:ins w:id="90191" w:author="Claude - סמנטי" w:date="2026-10-11T12:19:29Z">
        <w:r>
          <w:rPr>
            <w:rStyle w:val="afffff0"/>
            <w:spacing w:val="0"/>
            <w:rtl/>
          </w:rPr>
          <w:t xml:space="preserve">וְטָמְאָה שְׁבוּעַיִם כְּנִדָּתָהּ</w:t>
        </w:r>
      </w:ins>
      <w:del w:id="90192" w:author="Claude - סמנטי" w:date="2026-10-11T12:19:29Z">
        <w:r w:rsidRPr="00017C1D">
          <w:rPr>
            <w:spacing w:val="0"/>
            <w:rtl/>
          </w:rPr>
          <w:delText xml:space="preserve">וטמאה שבועים כנדתה</w:delText>
        </w:r>
      </w:del>
      <w:r w:rsidRPr="00017C1D">
        <w:rPr>
          <w:rFonts w:hint="cs"/>
          <w:spacing w:val="0"/>
          <w:rtl/>
        </w:rPr>
        <w:t>'</w:t>
      </w:r>
      <w:r w:rsidRPr="00017C1D">
        <w:rPr>
          <w:spacing w:val="0"/>
          <w:rtl/>
        </w:rPr>
        <w:t xml:space="preserve"> - ולא כזיבתה, מכלל דזיבתה טהורה, וכמה</w:t>
      </w:r>
      <w:ins w:id="96887" w:author="מנוע מכני" w:date="2026-10-11T12:04:39Z">
        <w:r>
          <w:rPr>
            <w:spacing w:val="0"/>
            <w:rtl/>
          </w:rPr>
          <w:t xml:space="preserve"> </w:t>
        </w:r>
      </w:ins>
      <w:del w:id="96888" w:author="מנוע מכני" w:date="2026-10-11T12:04:39Z">
        <w:r w:rsidRPr="00017C1D">
          <w:rPr>
            <w:spacing w:val="0"/>
            <w:rtl/>
          </w:rPr>
          <w:delText xml:space="preserve">  </w:delText>
        </w:r>
      </w:del>
      <w:r w:rsidRPr="00017C1D">
        <w:rPr>
          <w:spacing w:val="0"/>
          <w:rtl/>
        </w:rPr>
        <w:t xml:space="preserve">שבועים.</w:t>
      </w:r>
    </w:p>
    <w:p>
      <w:pPr>
        <w:pStyle w:val="afffff8"/>
        <w:rPr>
          <w:ins w:id="90353" w:author="קלוד" w:date="2026-10-11T12:23:38Z"/>
        </w:rPr>
      </w:pPr>
      <w:ins w:id="90354" w:author="קלוד" w:date="2026-10-11T12:23:38Z">
        <w:r>
          <w:rPr>
            <w:color w:val="7B3F00"/>
          </w:rPr>
          <w:t xml:space="preserve">מקשה עשרים וחמשה יום - ואין זיבה עולה בהן</w:t>
        </w:r>
      </w:ins>
    </w:p>
    <w:p>
      <w:pPr>
        <w:pStyle w:val="38"/>
        <w:rPr>
          <w:ins w:id="100304" w:author="מנוע מכני" w:date="2026-10-11T12:04:39Z"/>
        </w:rPr>
      </w:pPr>
      <w:del w:id="100303" w:author="מנוע מכני" w:date="2026-10-11T12:04:39Z">
        <w:r w:rsidRPr="00E744B3">
          <w:delText xml:space="preserve">•</w:delText>
        </w:r>
      </w:del>
      <w:r w:rsidRPr="00E744B3">
        <w:t xml:space="preserve"> </w:t>
      </w:r>
      <w:r w:rsidRPr="0038037E">
        <w:t>ת"ר</w:t>
      </w:r>
      <w:r w:rsidRPr="00B078C3">
        <w:t xml:space="preserve">:</w:t>
      </w:r>
    </w:p>
    <w:p w:rsidR="00E403F0" w:rsidRPr="00B078C3" w:rsidRDefault="00E403F0" w:rsidP="00E403F0">
      <w:pPr>
        <w:rPr>
          <w:rFonts w:ascii="FontbitDavid" w:hAnsi="FontbitDavid"/>
          <w:sz w:val="24"/>
          <w:rtl/>
        </w:rPr>
      </w:pPr>
      <w:del w:id="10030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יש מקשה עשרים וחמשה יום ואין זיבה עולה בהן.</w:t>
      </w:r>
    </w:p>
    <w:p w:rsidR="00E403F0" w:rsidRPr="00B078C3" w:rsidRDefault="00E403F0" w:rsidP="00E403F0">
      <w:pPr>
        <w:rPr>
          <w:rFonts w:ascii="FontbitDavid" w:hAnsi="FontbitDavid"/>
          <w:sz w:val="24"/>
          <w:rtl/>
        </w:rPr>
      </w:pPr>
      <w:r w:rsidRPr="00B078C3">
        <w:rPr>
          <w:rFonts w:ascii="FontbitDavid" w:hAnsi="FontbitDavid"/>
          <w:sz w:val="24"/>
          <w:rtl/>
        </w:rPr>
        <w:t>כיצד, שנים בלא עת, ושבעה נדה, וב' שלאחר נדה, וארבעה עשר שהולד מטהר.</w:t>
      </w:r>
    </w:p>
    <w:p w:rsidR="00E403F0" w:rsidRPr="00B078C3" w:rsidRDefault="00E403F0" w:rsidP="00E403F0">
      <w:pPr>
        <w:rPr>
          <w:rFonts w:ascii="FontbitDavid" w:hAnsi="FontbitDavid"/>
          <w:sz w:val="24"/>
          <w:rtl/>
        </w:rPr>
      </w:pPr>
      <w:r w:rsidRPr="00B078C3">
        <w:rPr>
          <w:rFonts w:ascii="FontbitDavid" w:hAnsi="FontbitDavid"/>
          <w:sz w:val="24"/>
          <w:rtl/>
        </w:rPr>
        <w:t xml:space="preserve">ואי אפשר שתתקשה עשרים וששה יום </w:t>
      </w:r>
      <w:r>
        <w:rPr>
          <w:rFonts w:ascii="FontbitDavid" w:hAnsi="FontbitDavid" w:hint="cs"/>
          <w:sz w:val="24"/>
          <w:rtl/>
        </w:rPr>
        <w:t xml:space="preserve">במקום שיש </w:t>
      </w:r>
      <w:r w:rsidRPr="00B078C3">
        <w:rPr>
          <w:rFonts w:ascii="FontbitDavid" w:hAnsi="FontbitDavid"/>
          <w:sz w:val="24"/>
          <w:rtl/>
        </w:rPr>
        <w:t>ולד, ולא תהא יולדת בזוב.</w:t>
      </w:r>
    </w:p>
    <w:p w:rsidR="00E403F0" w:rsidRPr="00B078C3" w:rsidRDefault="00E403F0" w:rsidP="00E403F0">
      <w:pPr>
        <w:rPr>
          <w:rFonts w:ascii="FontbitDavid" w:hAnsi="FontbitDavid"/>
          <w:sz w:val="24"/>
          <w:rtl/>
        </w:rPr>
      </w:pPr>
      <w:r w:rsidRPr="00B078C3">
        <w:rPr>
          <w:rFonts w:ascii="FontbitDavid" w:hAnsi="FontbitDavid"/>
          <w:sz w:val="24"/>
          <w:rtl/>
        </w:rPr>
        <w:t xml:space="preserve">ובמקום שאין ולד אלא נפל - </w:t>
      </w:r>
      <w:ins w:id="90195" w:author="Claude - סמנטי" w:date="2026-10-11T12:19:29Z">
        <w:r>
          <w:rPr>
            <w:rFonts w:ascii="FontbitDavid" w:hAnsi="FontbitDavid"/>
            <w:sz w:val="24"/>
            <w:rtl/>
          </w:rPr>
          <w:t xml:space="preserve">בשלושה</w:t>
        </w:r>
      </w:ins>
      <w:del w:id="90196" w:author="Claude - סמנטי" w:date="2026-10-11T12:19:29Z">
        <w:r w:rsidRPr="00B078C3">
          <w:rPr>
            <w:rFonts w:ascii="FontbitDavid" w:hAnsi="FontbitDavid"/>
            <w:sz w:val="24"/>
            <w:rtl/>
          </w:rPr>
          <w:delText xml:space="preserve">בתלתא</w:delText>
        </w:r>
      </w:del>
      <w:r w:rsidRPr="00B078C3">
        <w:rPr>
          <w:rFonts w:ascii="FontbitDavid" w:hAnsi="FontbitDavid"/>
          <w:sz w:val="24"/>
          <w:rtl/>
        </w:rPr>
        <w:t xml:space="preserve"> </w:t>
      </w:r>
      <w:ins w:id="94111" w:author="מנוע מכני" w:date="2026-10-11T12:04:39Z">
        <w:r>
          <w:rPr>
            <w:rFonts w:ascii="FontbitDavid" w:hAnsi="FontbitDavid"/>
            <w:sz w:val="24"/>
            <w:rtl/>
          </w:rPr>
          <w:t xml:space="preserve">גם</w:t>
        </w:r>
      </w:ins>
      <w:del w:id="9411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הויא זבה, </w:t>
      </w:r>
      <w:r>
        <w:rPr>
          <w:rFonts w:ascii="FontbitDavid" w:hAnsi="FontbitDavid" w:hint="cs"/>
          <w:sz w:val="24"/>
          <w:rtl/>
        </w:rPr>
        <w:t>ד</w:t>
      </w:r>
      <w:r w:rsidRPr="00B078C3">
        <w:rPr>
          <w:rFonts w:ascii="FontbitDavid" w:hAnsi="FontbitDavid"/>
          <w:sz w:val="24"/>
          <w:rtl/>
        </w:rPr>
        <w:t>אין קושי לנפלים.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25" w:author="קלוד" w:date="2026-10-11T09:07:21Z"/>
        </w:rPr>
      </w:pPr>
      <w:ins w:id="20324" w:author="קלוד" w:date="2026-10-11T09:07:21Z">
        <w:r>
          <w:t xml:space="preserve">משנה ו</w:t>
        </w:r>
      </w:ins>
    </w:p>
    <w:p w:rsidR="00E403F0" w:rsidRPr="00D65BEC" w:rsidRDefault="00E403F0" w:rsidP="00E403F0">
      <w:pPr>
        <w:pStyle w:val="afff9"/>
        <w:rPr>
          <w:del w:id="20203" w:author="קלוד" w:date="2026-10-11T09:07:21Z"/>
          <w:rtl/>
        </w:rPr>
      </w:pPr>
      <w:del w:id="20202" w:author="קלוד" w:date="2026-10-11T09:07:21Z">
        <w:r w:rsidRPr="00D65BEC">
          <w:rPr>
            <w:rtl/>
          </w:rPr>
          <w:delText xml:space="preserve">מתני'.</w:delText>
        </w:r>
      </w:del>
    </w:p>
    <w:p w:rsidR="00E403F0" w:rsidRPr="00D65BEC" w:rsidRDefault="00E403F0" w:rsidP="00E403F0">
      <w:pPr>
        <w:pStyle w:val="afff9"/>
        <w:spacing w:before="120"/>
        <w:rPr>
          <w:rtl/>
        </w:rPr>
        <w:pPrChange w:id="90021" w:author="קלוד" w:date="2026-10-11T12:09:42Z">
          <w:pPr>
            <w:pStyle w:val="afff9"/>
          </w:pPr>
        </w:pPrChange>
      </w:pPr>
      <w:r>
        <w:rPr>
          <w:rtl/>
        </w:rPr>
        <w:t xml:space="preserve">המקשה בתוך שמונים של נקבה - כל דמים שהיא רואה טהורין, עד שיצא הולד, ו</w:t>
      </w:r>
      <w:r>
        <w:rPr>
          <w:rStyle w:val="TanaimMishna"/>
          <w:rtl/>
          <w:rPrChange w:id="20021" w:author="קלוד" w:date="2026-10-11T09:07:21Z">
            <w:rPr>
              <w:rtl/>
            </w:rPr>
          </w:rPrChange>
        </w:rPr>
        <w:t xml:space="preserve">רבי אליעזר</w:t>
      </w:r>
      <w:r>
        <w:rPr>
          <w:rtl/>
        </w:rPr>
        <w:t xml:space="preserve"> מטמא.</w:t>
      </w:r>
    </w:p>
    <w:p w:rsidR="00E403F0" w:rsidRPr="00D65BEC" w:rsidRDefault="00E403F0" w:rsidP="00E403F0">
      <w:pPr>
        <w:pStyle w:val="afff9"/>
        <w:rPr>
          <w:rtl/>
        </w:rPr>
      </w:pPr>
      <w:r>
        <w:rPr>
          <w:rtl/>
        </w:rPr>
        <w:t xml:space="preserve">אמרו לו ל</w:t>
      </w:r>
      <w:r>
        <w:rPr>
          <w:rStyle w:val="TanaimMishna"/>
          <w:rtl/>
          <w:rPrChange w:id="20022" w:author="קלוד" w:date="2026-10-11T09:07:21Z">
            <w:rPr>
              <w:rtl/>
            </w:rPr>
          </w:rPrChange>
        </w:rPr>
        <w:t xml:space="preserve">רבי אליעזר</w:t>
      </w:r>
      <w:r>
        <w:rPr>
          <w:rStyle w:val="TanaimMishna"/>
          <w:rtl/>
          <w:rPrChange w:id="102897" w:author="Claude" w:date="2026-10-11T09:07:54Z">
            <w:rPr>
              <w:rtl/>
            </w:rPr>
          </w:rPrChange>
        </w:rPr>
        <w:t xml:space="preserve">:</w:t>
      </w:r>
      <w:r>
        <w:rPr>
          <w:rtl/>
        </w:rPr>
        <w:t xml:space="preserve"> ומה במקום שהחמיר בדם השופי - היקל בדם הקושי, מקום שהיקל בדם השופי - אינו דין שנקל בדם הקושי? </w:t>
      </w:r>
    </w:p>
    <w:p w:rsidR="00E403F0" w:rsidRPr="00D65BEC" w:rsidRDefault="00E403F0" w:rsidP="00E403F0">
      <w:pPr>
        <w:pStyle w:val="afff9"/>
        <w:rPr>
          <w:rtl/>
        </w:rPr>
      </w:pPr>
      <w:r w:rsidRPr="00D65BEC">
        <w:rPr>
          <w:rtl/>
        </w:rPr>
        <w:t>אמר להן: דיו לבא מן הדין להיות כנדון, ממה היקל עליה מטומאת זיבה, אבל טמאה טומאת נדה.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51" w:author="קלוד" w:date="2026-10-11T12:23:38Z"/>
        </w:rPr>
      </w:pPr>
      <w:ins w:id="90352" w:author="קלוד" w:date="2026-10-11T12:23:38Z">
        <w:r>
          <w:rPr>
            <w:color w:val="7B3F00"/>
          </w:rPr>
          <w:t xml:space="preserve">מקשה בתוך שמונים של נקבה - 'תשב' מרבה, ור"א מטמא</w:t>
        </w:r>
      </w:ins>
    </w:p>
    <w:p>
      <w:pPr>
        <w:pStyle w:val="38"/>
        <w:rPr>
          <w:ins w:id="100306" w:author="מנוע מכני" w:date="2026-10-11T12:04:39Z"/>
        </w:rPr>
      </w:pPr>
      <w:ins w:id="91609" w:author="מנוע מכני" w:date="2026-10-11T12:04:39Z">
        <w:r>
          <w:t xml:space="preserve">ת"ר</w:t>
        </w:r>
      </w:ins>
      <w:del w:id="91610" w:author="מנוע מכני" w:date="2026-10-11T12:04:39Z">
        <w:r>
          <w:delText xml:space="preserve">ת''ר</w:delText>
        </w:r>
      </w:del>
      <w:r>
        <w:t xml:space="preserve">:</w:t>
      </w:r>
    </w:p>
    <w:p w:rsidR="00E403F0" w:rsidRPr="00B078C3" w:rsidRDefault="00E403F0" w:rsidP="00E403F0">
      <w:pPr>
        <w:rPr>
          <w:rFonts w:ascii="FontbitDavid" w:hAnsi="FontbitDavid"/>
          <w:sz w:val="24"/>
          <w:rtl/>
        </w:rPr>
      </w:pPr>
      <w:del w:id="10030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תשב לרבות המקשה בתוך שמונים של נקבה, שכל דמים שהיא רואה טהורין, עד שיצא הולד, </w:t>
      </w:r>
      <w:r w:rsidRPr="00B078C3">
        <w:rPr>
          <w:rStyle w:val="2fb"/>
          <w:rFonts w:ascii="FontbitDavid" w:hAnsi="FontbitDavid"/>
          <w:sz w:val="24"/>
          <w:rtl/>
        </w:rPr>
        <w:t xml:space="preserve">ור"א</w:t>
      </w:r>
      <w:r w:rsidRPr="00B078C3">
        <w:rPr>
          <w:rFonts w:ascii="FontbitDavid" w:hAnsi="FontbitDavid"/>
          <w:sz w:val="24"/>
          <w:rtl/>
        </w:rPr>
        <w:t xml:space="preserve"> מטמא.</w:t>
      </w:r>
    </w:p>
    <w:p>
      <w:pPr>
        <w:pStyle w:val="38"/>
        <w:rPr>
          <w:ins w:id="100308" w:author="מנוע מכני" w:date="2026-10-11T12:04:39Z"/>
        </w:rPr>
      </w:pPr>
      <w:r w:rsidRPr="00B078C3">
        <w:t xml:space="preserve">אמרו לו לר"א:</w:t>
      </w:r>
    </w:p>
    <w:p w:rsidR="00E403F0" w:rsidRPr="00B078C3" w:rsidRDefault="00E403F0" w:rsidP="00E403F0">
      <w:pPr>
        <w:rPr>
          <w:rFonts w:ascii="FontbitDavid" w:hAnsi="FontbitDavid"/>
          <w:sz w:val="24"/>
          <w:rtl/>
        </w:rPr>
      </w:pPr>
      <w:del w:id="1003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ומה במקום שהחמיר בשופי שלפני הולד - היקל בשופי שלאחר הולד, מקום שהיקל בקושי שלפני הולד - אינו דין שנקל בקושי שלאחר הולד? </w:t>
      </w:r>
      <w:r w:rsidRPr="00B078C3">
        <w:rPr>
          <w:rFonts w:ascii="FontbitDavid" w:hAnsi="FontbitDavid"/>
          <w:sz w:val="24"/>
          <w:rtl/>
        </w:rPr>
        <w:t xml:space="preserve">אמר</w:t>
      </w:r>
      <w:r w:rsidRPr="00B078C3">
        <w:rPr>
          <w:rFonts w:ascii="FontbitDavid" w:hAnsi="FontbitDavid"/>
          <w:sz w:val="24"/>
          <w:rtl/>
        </w:rPr>
        <w:t xml:space="preserve"> להם: דיו לבא מן הדין להיות כנדון, ממה היקל </w:t>
      </w:r>
      <w:ins w:id="95693" w:author="מנוע מכני" w:date="2026-10-11T12:04:39Z">
        <w:r>
          <w:rPr>
            <w:rFonts w:ascii="FontbitDavid" w:hAnsi="FontbitDavid"/>
            <w:sz w:val="24"/>
            <w:rtl/>
          </w:rPr>
          <w:t xml:space="preserve">עליו</w:t>
        </w:r>
      </w:ins>
      <w:del w:id="9569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 מטומאת זיבה, אבל מטמאה טומאת נדה.</w:t>
      </w:r>
    </w:p>
    <w:p>
      <w:pPr>
        <w:pStyle w:val="38"/>
        <w:rPr>
          <w:ins w:id="100310" w:author="מנוע מכני" w:date="2026-10-11T12:04:39Z"/>
        </w:rPr>
      </w:pPr>
      <w:r w:rsidRPr="00B078C3">
        <w:t xml:space="preserve">אמרו לו:</w:t>
      </w:r>
    </w:p>
    <w:p w:rsidR="00E403F0" w:rsidRPr="00B078C3" w:rsidRDefault="00E403F0" w:rsidP="00E403F0">
      <w:pPr>
        <w:rPr>
          <w:rFonts w:ascii="FontbitDavid" w:hAnsi="FontbitDavid"/>
          <w:sz w:val="24"/>
          <w:rtl/>
        </w:rPr>
      </w:pPr>
      <w:del w:id="10031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הרי אנו משיבין לך לשון אחר, ומה במקום שהחמיר בשופי שלפני הולד - היקל בקושי שעמו, מקום שהיקל בשופי שלאחר הולד - אינו דין שנקל בקושי שעמו? </w:t>
      </w:r>
      <w:r w:rsidRPr="00B078C3">
        <w:rPr>
          <w:rFonts w:ascii="FontbitDavid" w:hAnsi="FontbitDavid"/>
          <w:sz w:val="24"/>
          <w:rtl/>
        </w:rPr>
        <w:t xml:space="preserve">אמר</w:t>
      </w:r>
      <w:r w:rsidRPr="00B078C3">
        <w:rPr>
          <w:rFonts w:ascii="FontbitDavid" w:hAnsi="FontbitDavid"/>
          <w:sz w:val="24"/>
          <w:rtl/>
        </w:rPr>
        <w:t xml:space="preserve"> להם: </w:t>
      </w:r>
      <w:ins w:id="93151" w:author="מנוע מכני" w:date="2026-10-11T12:04:39Z">
        <w:r>
          <w:rPr>
            <w:rFonts w:ascii="FontbitDavid" w:hAnsi="FontbitDavid"/>
            <w:sz w:val="24"/>
            <w:rtl/>
          </w:rPr>
          <w:t xml:space="preserve">אפי'</w:t>
        </w:r>
      </w:ins>
      <w:del w:id="93152"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אתם משיבין כל היום כולו - דיו לבא מן הדין להיות כנדון, ממה היקל </w:t>
      </w:r>
      <w:ins w:id="95695" w:author="מנוע מכני" w:date="2026-10-11T12:04:39Z">
        <w:r>
          <w:rPr>
            <w:rFonts w:ascii="FontbitDavid" w:hAnsi="FontbitDavid"/>
            <w:sz w:val="24"/>
            <w:rtl/>
          </w:rPr>
          <w:t xml:space="preserve">עליו</w:t>
        </w:r>
      </w:ins>
      <w:del w:id="9569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 מטומאת זיבה, אבל מטמאה טומאת נדה.</w:t>
      </w:r>
    </w:p>
    <w:p w:rsidR="00E403F0" w:rsidRPr="00B078C3" w:rsidRDefault="00E403F0" w:rsidP="00E403F0">
      <w:pPr>
        <w:rPr>
          <w:rFonts w:ascii="FontbitDavid" w:hAnsi="FontbitDavid"/>
          <w:sz w:val="24"/>
          <w:rtl/>
        </w:rPr>
      </w:pPr>
      <w:ins w:id="91611" w:author="מנוע מכני" w:date="2026-10-11T12:04:39Z">
        <w:r>
          <w:rPr>
            <w:rFonts w:ascii="FontbitDavid" w:hAnsi="FontbitDavid"/>
            <w:sz w:val="24"/>
            <w:rtl/>
          </w:rPr>
          <w:t xml:space="preserve">א"ר</w:t>
        </w:r>
      </w:ins>
      <w:del w:id="9161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w:t>
      </w:r>
      <w:ins w:id="97757" w:author="מנוע מכני" w:date="2026-10-11T12:04:39Z">
        <w:r>
          <w:rPr>
            <w:rFonts w:ascii="FontbitDavid" w:hAnsi="FontbitDavid"/>
            <w:sz w:val="24"/>
            <w:rtl/>
          </w:rPr>
          <w:t xml:space="preserve">בזה</w:t>
        </w:r>
      </w:ins>
      <w:del w:id="97758" w:author="מנוע מכני" w:date="2026-10-11T12:04:39Z">
        <w:r w:rsidRPr="00B078C3">
          <w:rPr>
            <w:rFonts w:ascii="FontbitDavid" w:hAnsi="FontbitDavid"/>
            <w:sz w:val="24"/>
            <w:rtl/>
          </w:rPr>
          <w:delText xml:space="preserve">בהא</w:delText>
        </w:r>
      </w:del>
      <w:r w:rsidRPr="00B078C3">
        <w:rPr>
          <w:rFonts w:ascii="FontbitDavid" w:hAnsi="FontbitDavid"/>
          <w:sz w:val="24"/>
          <w:rtl/>
        </w:rPr>
        <w:t xml:space="preserve"> זכינהו </w:t>
      </w:r>
      <w:r w:rsidRPr="00B078C3">
        <w:rPr>
          <w:rStyle w:val="2fb"/>
          <w:rFonts w:ascii="FontbitDavid" w:hAnsi="FontbitDavid"/>
          <w:sz w:val="24"/>
          <w:rtl/>
        </w:rPr>
        <w:t xml:space="preserve">ר"א</w:t>
      </w:r>
      <w:r w:rsidRPr="00B078C3">
        <w:rPr>
          <w:rFonts w:ascii="FontbitDavid" w:hAnsi="FontbitDavid"/>
          <w:sz w:val="24"/>
          <w:rtl/>
        </w:rPr>
        <w:t xml:space="preserve"> לרבנן, </w:t>
      </w:r>
      <w:ins w:id="94113" w:author="מנוע מכני" w:date="2026-10-11T12:04:39Z">
        <w:r>
          <w:rPr>
            <w:rFonts w:ascii="FontbitDavid" w:hAnsi="FontbitDavid"/>
            <w:sz w:val="24"/>
            <w:rtl/>
          </w:rPr>
          <w:t xml:space="preserve">לא</w:t>
        </w:r>
      </w:ins>
      <w:del w:id="9411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אמריתו דמה - דמה מחמת עצמה ולא מחמת ולד, </w:t>
      </w:r>
      <w:r w:rsidRPr="00B078C3">
        <w:rPr>
          <w:rFonts w:ascii="FontbitDavid" w:hAnsi="FontbitDavid"/>
          <w:sz w:val="24"/>
          <w:rtl/>
        </w:rPr>
        <w:t xml:space="preserve">ה"נ</w:t>
      </w:r>
      <w:r w:rsidRPr="00B078C3">
        <w:rPr>
          <w:rFonts w:ascii="FontbitDavid" w:hAnsi="FontbitDavid"/>
          <w:sz w:val="24"/>
          <w:rtl/>
        </w:rPr>
        <w:t xml:space="preserve"> - וטהרה ממקור </w:t>
      </w:r>
      <w:ins w:id="98003" w:author="מנוע מכני" w:date="2026-10-11T12:04:39Z">
        <w:r>
          <w:rPr>
            <w:rFonts w:ascii="FontbitDavid" w:hAnsi="FontbitDavid"/>
            <w:sz w:val="24"/>
            <w:rtl/>
          </w:rPr>
          <w:t xml:space="preserve">ושנה</w:t>
        </w:r>
      </w:ins>
      <w:del w:id="98004" w:author="מנוע מכני" w:date="2026-10-11T12:04:39Z">
        <w:r w:rsidRPr="00B078C3">
          <w:rPr>
            <w:rFonts w:ascii="FontbitDavid" w:hAnsi="FontbitDavid"/>
            <w:sz w:val="24"/>
            <w:rtl/>
          </w:rPr>
          <w:delText xml:space="preserve">דמיה</w:delText>
        </w:r>
      </w:del>
      <w:r w:rsidRPr="00B078C3">
        <w:rPr>
          <w:rFonts w:ascii="FontbitDavid" w:hAnsi="FontbitDavid"/>
          <w:sz w:val="24"/>
          <w:rtl/>
        </w:rPr>
        <w:t xml:space="preserve"> - </w:t>
      </w:r>
      <w:ins w:id="98005" w:author="מנוע מכני" w:date="2026-10-11T12:04:39Z">
        <w:r>
          <w:rPr>
            <w:rFonts w:ascii="FontbitDavid" w:hAnsi="FontbitDavid"/>
            <w:sz w:val="24"/>
            <w:rtl/>
          </w:rPr>
          <w:t xml:space="preserve">ושנה</w:t>
        </w:r>
      </w:ins>
      <w:del w:id="98006" w:author="מנוע מכני" w:date="2026-10-11T12:04:39Z">
        <w:r w:rsidRPr="00B078C3">
          <w:rPr>
            <w:rFonts w:ascii="FontbitDavid" w:hAnsi="FontbitDavid"/>
            <w:sz w:val="24"/>
            <w:rtl/>
          </w:rPr>
          <w:delText xml:space="preserve">דמיה</w:delText>
        </w:r>
      </w:del>
      <w:r w:rsidRPr="00B078C3">
        <w:rPr>
          <w:rFonts w:ascii="FontbitDavid" w:hAnsi="FontbitDavid"/>
          <w:sz w:val="24"/>
          <w:rtl/>
        </w:rPr>
        <w:t xml:space="preserve"> מחמת עצמה ולא מחמת ולד.</w:t>
      </w:r>
    </w:p>
    <w:p>
      <w:pPr>
        <w:pStyle w:val="38"/>
        <w:rPr>
          <w:ins w:id="100312" w:author="מנוע מכני" w:date="2026-10-11T12:04:39Z"/>
        </w:rPr>
      </w:pPr>
      <w:r w:rsidRPr="00B078C3">
        <w:t xml:space="preserve">אימא:</w:t>
      </w:r>
    </w:p>
    <w:p w:rsidR="00E403F0" w:rsidRPr="00B078C3" w:rsidRDefault="00E403F0" w:rsidP="00E403F0">
      <w:pPr>
        <w:rPr>
          <w:rFonts w:ascii="FontbitDavid" w:hAnsi="FontbitDavid"/>
          <w:sz w:val="24"/>
          <w:rtl/>
        </w:rPr>
      </w:pPr>
      <w:del w:id="10031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בימי נדה - נדה, בימי זיבה - טהורה! </w:t>
      </w:r>
      <w:r w:rsidRPr="00B078C3">
        <w:rPr>
          <w:rFonts w:ascii="FontbitDavid" w:hAnsi="FontbitDavid"/>
          <w:sz w:val="24"/>
          <w:rtl/>
        </w:rPr>
        <w:t xml:space="preserve">אמר</w:t>
      </w:r>
      <w:r w:rsidRPr="00B078C3">
        <w:rPr>
          <w:rFonts w:ascii="FontbitDavid" w:hAnsi="FontbitDavid"/>
          <w:sz w:val="24"/>
          <w:rtl/>
        </w:rPr>
        <w:t xml:space="preserve"> קרא: תשב - ישיבה אחת לכולן.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 xml:space="preserve">לט. </w:t>
      </w:r>
    </w:p>
    <w:p>
      <w:pPr>
        <w:pStyle w:val="MishnaBatzad"/>
        <w:rPr>
          <w:ins w:id="20327" w:author="קלוד" w:date="2026-10-11T09:07:21Z"/>
        </w:rPr>
      </w:pPr>
      <w:ins w:id="20326" w:author="קלוד" w:date="2026-10-11T09:07:21Z">
        <w:r>
          <w:t xml:space="preserve">משנה ז</w:t>
        </w:r>
      </w:ins>
    </w:p>
    <w:p w:rsidR="00E403F0" w:rsidRPr="00D65BEC" w:rsidRDefault="00E403F0" w:rsidP="00E403F0">
      <w:pPr>
        <w:pStyle w:val="afff9"/>
        <w:rPr>
          <w:del w:id="20205" w:author="קלוד" w:date="2026-10-11T09:07:21Z"/>
          <w:rtl/>
        </w:rPr>
      </w:pPr>
      <w:del w:id="20204" w:author="קלוד" w:date="2026-10-11T09:07:21Z">
        <w:r w:rsidRPr="00D65BEC">
          <w:rPr>
            <w:rtl/>
          </w:rPr>
          <w:delText xml:space="preserve">מתני'.</w:delText>
        </w:r>
      </w:del>
    </w:p>
    <w:p w:rsidR="00E403F0" w:rsidRPr="00D65BEC" w:rsidRDefault="00E403F0" w:rsidP="00E403F0">
      <w:pPr>
        <w:pStyle w:val="afff9"/>
        <w:spacing w:before="120"/>
        <w:rPr>
          <w:rtl/>
        </w:rPr>
        <w:pPrChange w:id="90022" w:author="קלוד" w:date="2026-10-11T12:09:42Z">
          <w:pPr>
            <w:pStyle w:val="afff9"/>
          </w:pPr>
        </w:pPrChange>
      </w:pPr>
      <w:r w:rsidRPr="00D65BEC">
        <w:rPr>
          <w:rtl/>
        </w:rPr>
        <w:t xml:space="preserve">כל אחד עשר יום בחזקת טהרה: </w:t>
      </w:r>
    </w:p>
    <w:p w:rsidR="00E403F0" w:rsidRPr="00D65BEC" w:rsidRDefault="00E403F0" w:rsidP="00E403F0">
      <w:pPr>
        <w:pStyle w:val="afff9"/>
        <w:rPr>
          <w:rtl/>
        </w:rPr>
      </w:pPr>
      <w:r w:rsidRPr="00D65BEC">
        <w:rPr>
          <w:rtl/>
        </w:rPr>
        <w:lastRenderedPageBreak/>
        <w:t>ישבה לה ולא בדקה, שגגה, נאנסה, הזידה ולא בדקה - טהורה.</w:t>
      </w:r>
    </w:p>
    <w:p w:rsidR="00E403F0" w:rsidRPr="00D65BEC" w:rsidRDefault="00E403F0" w:rsidP="00E403F0">
      <w:pPr>
        <w:pStyle w:val="afff9"/>
        <w:rPr>
          <w:rtl/>
        </w:rPr>
      </w:pPr>
      <w:r w:rsidRPr="00D65BEC">
        <w:rPr>
          <w:rtl/>
        </w:rPr>
        <w:t xml:space="preserve">הגיע שעת וסתה ולא בדקה - הרי זו טמאה, </w:t>
      </w:r>
    </w:p>
    <w:p w:rsidR="00E403F0" w:rsidRPr="00D65BEC" w:rsidRDefault="00E403F0" w:rsidP="00E403F0">
      <w:pPr>
        <w:pStyle w:val="afff9"/>
        <w:rPr>
          <w:rtl/>
        </w:rPr>
      </w:pPr>
      <w:r>
        <w:rPr>
          <w:rStyle w:val="TanaimMishna"/>
          <w:rtl/>
          <w:rPrChange w:id="102898" w:author="Claude" w:date="2026-10-11T09:07:54Z">
            <w:rPr>
              <w:rtl/>
            </w:rPr>
          </w:rPrChange>
        </w:rPr>
        <w:t xml:space="preserve">ר"מ</w:t>
      </w:r>
      <w:r>
        <w:rPr>
          <w:rtl/>
        </w:rPr>
        <w:t xml:space="preserve"> אומר</w:t>
      </w:r>
      <w:r>
        <w:rPr>
          <w:rStyle w:val="TanaimMishna"/>
          <w:rtl/>
          <w:rPrChange w:id="102899" w:author="Claude" w:date="2026-10-11T09:07:54Z">
            <w:rPr>
              <w:rtl/>
            </w:rPr>
          </w:rPrChange>
        </w:rPr>
        <w:t xml:space="preserve">:</w:t>
      </w:r>
      <w:r>
        <w:rPr>
          <w:rtl/>
        </w:rPr>
        <w:t xml:space="preserve"> אם היתה במחבא, והגיע שעת וסתה ולא בדקה - הרי זו טהורה, מפני שחרדה מסלקת את הדמים.</w:t>
      </w:r>
    </w:p>
    <w:p w:rsidR="00E403F0" w:rsidRPr="00D65BEC" w:rsidRDefault="00E403F0" w:rsidP="00E403F0">
      <w:pPr>
        <w:pStyle w:val="afff9"/>
        <w:rPr>
          <w:rtl/>
        </w:rPr>
      </w:pPr>
      <w:r w:rsidRPr="00D65BEC">
        <w:rPr>
          <w:rtl/>
        </w:rPr>
        <w:t>אבל ימי הזב והזבה, ושומרת יום כנגד יום - הרי אלו בחזקת טומאה.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49" w:author="קלוד" w:date="2026-10-11T12:23:38Z"/>
        </w:rPr>
      </w:pPr>
      <w:ins w:id="90350" w:author="קלוד" w:date="2026-10-11T12:23:38Z">
        <w:r>
          <w:rPr>
            <w:color w:val="7B3F00"/>
          </w:rPr>
          <w:t xml:space="preserve">י"א יום בחזקת טהרה - לשם מה שנאה המשנה?</w:t>
        </w:r>
      </w:ins>
    </w:p>
    <w:p w:rsidR="00E403F0" w:rsidRPr="00B078C3" w:rsidRDefault="00E403F0" w:rsidP="00E403F0">
      <w:pPr>
        <w:rPr>
          <w:rFonts w:ascii="FontbitDavid" w:hAnsi="FontbitDavid"/>
          <w:sz w:val="24"/>
          <w:rtl/>
        </w:rPr>
      </w:pPr>
      <w:ins w:id="95697" w:author="מנוע מכני" w:date="2026-10-11T12:04:39Z">
        <w:r>
          <w:rPr>
            <w:rFonts w:ascii="FontbitDavid" w:hAnsi="FontbitDavid"/>
            <w:b/>
            <w:bCs/>
            <w:sz w:val="24"/>
            <w:rtl/>
          </w:rPr>
          <w:t xml:space="preserve">למה</w:t>
        </w:r>
      </w:ins>
      <w:del w:id="95698" w:author="מנוע מכני" w:date="2026-10-11T12:04:39Z">
        <w:r w:rsidRPr="0038037E">
          <w:rPr>
            <w:rFonts w:ascii="FontbitDavid" w:hAnsi="FontbitDavid"/>
            <w:b/>
            <w:bCs/>
            <w:sz w:val="24"/>
            <w:rtl/>
          </w:rPr>
          <w:delText xml:space="preserve">למאי</w:delText>
        </w:r>
      </w:del>
      <w:r w:rsidRPr="0038037E">
        <w:rPr>
          <w:rFonts w:ascii="FontbitDavid" w:hAnsi="FontbitDavid"/>
          <w:b/>
          <w:bCs/>
          <w:sz w:val="24"/>
          <w:rtl/>
        </w:rPr>
        <w:t xml:space="preserve"> הלכתא? </w:t>
      </w:r>
      <w:ins w:id="91613" w:author="מנוע מכני" w:date="2026-10-11T12:04:39Z">
        <w:r>
          <w:rPr>
            <w:rFonts w:ascii="FontbitDavid" w:hAnsi="FontbitDavid"/>
            <w:b/>
            <w:bCs/>
            <w:sz w:val="24"/>
            <w:rtl/>
          </w:rPr>
          <w:t xml:space="preserve">א"ר</w:t>
        </w:r>
      </w:ins>
      <w:del w:id="91614" w:author="מנוע מכני" w:date="2026-10-11T12:04:39Z">
        <w:r w:rsidRPr="0038037E">
          <w:rPr>
            <w:rFonts w:ascii="FontbitDavid" w:hAnsi="FontbitDavid"/>
            <w:b/>
            <w:bCs/>
            <w:sz w:val="24"/>
            <w:rtl/>
          </w:rPr>
          <w:delText xml:space="preserve">א''ר</w:delText>
        </w:r>
      </w:del>
      <w:r w:rsidRPr="0038037E">
        <w:rPr>
          <w:rFonts w:ascii="FontbitDavid" w:hAnsi="FontbitDavid"/>
          <w:b/>
          <w:bCs/>
          <w:sz w:val="24"/>
          <w:rtl/>
        </w:rPr>
        <w:t xml:space="preserve"> יהודה</w:t>
      </w:r>
      <w:r w:rsidRPr="00B078C3">
        <w:rPr>
          <w:rFonts w:ascii="FontbitDavid" w:hAnsi="FontbitDavid"/>
          <w:sz w:val="24"/>
          <w:rtl/>
        </w:rPr>
        <w:t>: לומר שאינה צריכה בדיקה.</w:t>
      </w:r>
    </w:p>
    <w:p w:rsidR="00E403F0" w:rsidRPr="00B078C3" w:rsidRDefault="00E403F0" w:rsidP="00E403F0">
      <w:pPr>
        <w:rPr>
          <w:rFonts w:ascii="FontbitDavid" w:hAnsi="FontbitDavid"/>
          <w:sz w:val="24"/>
          <w:rtl/>
        </w:rPr>
      </w:pPr>
      <w:r w:rsidRPr="00B078C3">
        <w:rPr>
          <w:rFonts w:ascii="FontbitDavid" w:hAnsi="FontbitDavid"/>
          <w:sz w:val="24"/>
          <w:rtl/>
        </w:rPr>
        <w:t>סיפא אתאן לימי נדה, וה"ק: כל י"א בחזקת טהרה - ולא בעיא בדיקה, אבל בימי נדתה - בעיא בדיקה, ישבה ולא בדקה, שגגה, נאנסה, הזידה ולא בדקה - טהורה.</w:t>
      </w:r>
    </w:p>
    <w:p>
      <w:pPr>
        <w:pStyle w:val="38"/>
        <w:rPr>
          <w:ins w:id="100314" w:author="מנוע מכני" w:date="2026-10-11T12:04:39Z"/>
        </w:rPr>
      </w:pPr>
      <w:r w:rsidRPr="00B078C3">
        <w:t xml:space="preserve">רב חסדא</w:t>
      </w:r>
      <w:del w:id="101745"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3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צריכא אלא </w:t>
      </w:r>
      <w:r w:rsidRPr="00B078C3">
        <w:rPr>
          <w:rStyle w:val="2fb"/>
          <w:rFonts w:ascii="FontbitDavid" w:hAnsi="FontbitDavid"/>
          <w:sz w:val="24"/>
          <w:rtl/>
        </w:rPr>
        <w:t xml:space="preserve">לר"מ</w:t>
      </w:r>
      <w:r w:rsidRPr="00B078C3">
        <w:rPr>
          <w:rFonts w:ascii="FontbitDavid" w:hAnsi="FontbitDavid"/>
          <w:sz w:val="24"/>
          <w:rtl/>
        </w:rPr>
        <w:t xml:space="preserve">, דאמר אשה שאין לה וסת אסורה לשמש, </w:t>
      </w:r>
      <w:r w:rsidRPr="00B078C3">
        <w:rPr>
          <w:rFonts w:ascii="FontbitDavid" w:hAnsi="FontbitDavid"/>
          <w:sz w:val="24"/>
          <w:rtl/>
        </w:rPr>
        <w:t xml:space="preserve">ה"מ</w:t>
      </w:r>
      <w:r w:rsidRPr="00B078C3">
        <w:rPr>
          <w:rFonts w:ascii="FontbitDavid" w:hAnsi="FontbitDavid"/>
          <w:sz w:val="24"/>
          <w:rtl/>
        </w:rPr>
        <w:t xml:space="preserve"> - בימי נדתה, אבל בימי זיבתה - בחזקת טהרה </w:t>
      </w:r>
      <w:ins w:id="98407" w:author="מנוע מכני" w:date="2026-10-11T12:04:39Z">
        <w:r>
          <w:rPr>
            <w:rFonts w:ascii="FontbitDavid" w:hAnsi="FontbitDavid"/>
            <w:sz w:val="24"/>
            <w:rtl/>
          </w:rPr>
          <w:t xml:space="preserve">עומדת</w:t>
        </w:r>
      </w:ins>
      <w:del w:id="98408" w:author="מנוע מכני" w:date="2026-10-11T12:04:39Z">
        <w:r w:rsidRPr="00B078C3">
          <w:rPr>
            <w:rFonts w:ascii="FontbitDavid" w:hAnsi="FontbitDavid"/>
            <w:sz w:val="24"/>
            <w:rtl/>
          </w:rPr>
          <w:delText xml:space="preserve">קיימא</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Pr>
          <w:rFonts w:ascii="FontbitDavid" w:hAnsi="FontbitDavid" w:hint="cs"/>
          <w:sz w:val="24"/>
          <w:rtl/>
        </w:rPr>
        <w:t xml:space="preserve">ומה </w:t>
      </w:r>
      <w:r>
        <w:rPr>
          <w:rStyle w:val="2fb"/>
          <w:rFonts w:ascii="FontbitDavid" w:hAnsi="FontbitDavid" w:hint="cs"/>
          <w:sz w:val="24"/>
          <w:rtl/>
        </w:rPr>
        <w:t xml:space="preserve">שא</w:t>
      </w:r>
      <w:ins w:id="91615" w:author="מנוע מכני" w:date="2026-10-11T12:04:39Z">
        <w:r>
          <w:rPr>
            <w:rStyle w:val="2fb"/>
            <w:rFonts w:ascii="FontbitDavid" w:hAnsi="FontbitDavid" w:hint="cs"/>
            <w:sz w:val="24"/>
            <w:rtl/>
          </w:rPr>
          <w:t xml:space="preserve">ר"מ</w:t>
        </w:r>
      </w:ins>
      <w:del w:id="91616"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w:t>
      </w:r>
      <w:r w:rsidRPr="00B078C3">
        <w:rPr>
          <w:rFonts w:ascii="FontbitDavid" w:hAnsi="FontbitDavid"/>
          <w:sz w:val="24"/>
          <w:rtl/>
        </w:rPr>
        <w:t>יוציא ולא יחזיר עולמית</w:t>
      </w:r>
      <w:r>
        <w:rPr>
          <w:rFonts w:ascii="FontbitDavid" w:hAnsi="FontbitDavid" w:hint="cs"/>
          <w:sz w:val="24"/>
          <w:rtl/>
        </w:rPr>
        <w:t>- היינו שמא</w:t>
      </w:r>
      <w:r w:rsidRPr="00B078C3">
        <w:rPr>
          <w:rFonts w:ascii="FontbitDavid" w:hAnsi="FontbitDavid"/>
          <w:sz w:val="24"/>
          <w:rtl/>
        </w:rPr>
        <w:t xml:space="preserve"> </w:t>
      </w:r>
      <w:ins w:id="98409" w:author="מנוע מכני" w:date="2026-10-11T12:04:39Z">
        <w:r>
          <w:rPr>
            <w:rFonts w:ascii="FontbitDavid" w:hAnsi="FontbitDavid"/>
            <w:sz w:val="24"/>
            <w:rtl/>
          </w:rPr>
          <w:t xml:space="preserve">באה</w:t>
        </w:r>
      </w:ins>
      <w:del w:id="98410" w:author="מנוע מכני" w:date="2026-10-11T12:04:39Z">
        <w:r w:rsidRPr="00B078C3">
          <w:rPr>
            <w:rFonts w:ascii="FontbitDavid" w:hAnsi="FontbitDavid"/>
            <w:sz w:val="24"/>
            <w:rtl/>
          </w:rPr>
          <w:delText xml:space="preserve">אתיא</w:delText>
        </w:r>
      </w:del>
      <w:r w:rsidRPr="00B078C3">
        <w:rPr>
          <w:rFonts w:ascii="FontbitDavid" w:hAnsi="FontbitDavid"/>
          <w:sz w:val="24"/>
          <w:rtl/>
        </w:rPr>
        <w:t xml:space="preserve"> לקלקולא בימי נדה.</w:t>
      </w:r>
    </w:p>
    <w:p>
      <w:pPr>
        <w:pStyle w:val="38"/>
        <w:rPr>
          <w:ins w:id="100316" w:author="מנוע מכני" w:date="2026-10-11T12:04:39Z"/>
        </w:rPr>
      </w:pPr>
      <w:r w:rsidRPr="00770D3E">
        <w:t xml:space="preserve">ו</w:t>
      </w:r>
      <w:ins w:id="91617" w:author="מנוע מכני" w:date="2026-10-11T12:04:39Z">
        <w:r>
          <w:t xml:space="preserve">ה"ק</w:t>
        </w:r>
      </w:ins>
      <w:del w:id="91618" w:author="מנוע מכני" w:date="2026-10-11T12:04:39Z">
        <w:r w:rsidRPr="00770D3E">
          <w:delText xml:space="preserve">ה''ק</w:delText>
        </w:r>
      </w:del>
      <w:r w:rsidRPr="00770D3E">
        <w:t xml:space="preserve"> בסיפא</w:t>
      </w:r>
      <w:r w:rsidRPr="00B078C3">
        <w:t xml:space="preserve">:</w:t>
      </w:r>
    </w:p>
    <w:p w:rsidR="00E403F0" w:rsidRPr="00B078C3" w:rsidRDefault="00E403F0" w:rsidP="00E403F0">
      <w:pPr>
        <w:rPr>
          <w:rFonts w:ascii="FontbitDavid" w:hAnsi="FontbitDavid"/>
          <w:sz w:val="24"/>
          <w:rtl/>
        </w:rPr>
      </w:pPr>
      <w:del w:id="1003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י"א בחזקת טהרה ושריא לבעלה, ובימי נדה אסורה.</w:t>
      </w:r>
    </w:p>
    <w:p w:rsidR="00E403F0" w:rsidRPr="00B078C3" w:rsidRDefault="00E403F0" w:rsidP="00E403F0">
      <w:pPr>
        <w:rPr>
          <w:rFonts w:ascii="FontbitDavid" w:hAnsi="FontbitDavid"/>
          <w:sz w:val="24"/>
          <w:rtl/>
        </w:rPr>
      </w:pPr>
      <w:r w:rsidRPr="00B078C3">
        <w:rPr>
          <w:rFonts w:ascii="FontbitDavid" w:hAnsi="FontbitDavid"/>
          <w:sz w:val="24"/>
          <w:rtl/>
        </w:rPr>
        <w:t xml:space="preserve">בד"א</w:t>
      </w:r>
      <w:r w:rsidRPr="00B078C3">
        <w:rPr>
          <w:rFonts w:ascii="FontbitDavid" w:hAnsi="FontbitDavid"/>
          <w:sz w:val="24"/>
          <w:rtl/>
        </w:rPr>
        <w:t xml:space="preserve"> - באשה שאין לה וסת, אבל יש לה וסת - מותרת, וצריכה בדיקה.</w:t>
      </w:r>
    </w:p>
    <w:p w:rsidR="00E403F0" w:rsidRPr="002B4E05" w:rsidRDefault="00E403F0" w:rsidP="00E403F0">
      <w:pPr>
        <w:rPr>
          <w:rFonts w:ascii="FontbitDavid" w:hAnsi="FontbitDavid"/>
          <w:spacing w:val="-2"/>
          <w:sz w:val="24"/>
          <w:rtl/>
        </w:rPr>
      </w:pPr>
      <w:r w:rsidRPr="002B4E05">
        <w:rPr>
          <w:rFonts w:ascii="FontbitDavid" w:hAnsi="FontbitDavid"/>
          <w:spacing w:val="-2"/>
          <w:sz w:val="24"/>
          <w:rtl/>
        </w:rPr>
        <w:t>ישבה ולא בדקה, שגגה, נאנסה, הזידה ולא בדקה - טהורה הגיע שעת וסתה ולא בדקה - טמאה.</w:t>
      </w:r>
    </w:p>
    <w:p>
      <w:pPr>
        <w:pStyle w:val="38"/>
        <w:rPr>
          <w:ins w:id="100318" w:author="מנוע מכני" w:date="2026-10-11T12:04:39Z"/>
        </w:rPr>
      </w:pPr>
      <w:r>
        <w:t>ו</w:t>
      </w:r>
      <w:r w:rsidRPr="00B078C3">
        <w:t xml:space="preserve">כולה ר"מ היא, וה"ק:</w:t>
      </w:r>
    </w:p>
    <w:p w:rsidR="00E403F0" w:rsidRPr="00B078C3" w:rsidRDefault="00E403F0" w:rsidP="00E403F0">
      <w:pPr>
        <w:rPr>
          <w:rFonts w:ascii="FontbitDavid" w:hAnsi="FontbitDavid"/>
          <w:sz w:val="24"/>
          <w:rtl/>
        </w:rPr>
      </w:pPr>
      <w:del w:id="1003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w:t>
      </w:r>
      <w:r w:rsidRPr="00B078C3">
        <w:rPr>
          <w:rFonts w:ascii="FontbitDavid" w:hAnsi="FontbitDavid"/>
          <w:sz w:val="24"/>
          <w:rtl/>
        </w:rPr>
        <w:t xml:space="preserve">לא</w:t>
      </w:r>
      <w:r w:rsidRPr="00B078C3">
        <w:rPr>
          <w:rFonts w:ascii="FontbitDavid" w:hAnsi="FontbitDavid"/>
          <w:sz w:val="24"/>
          <w:rtl/>
        </w:rPr>
        <w:t xml:space="preserve"> היתה במחבא, והגיע שעת וסתה ולא בדקה - טמאה, </w:t>
      </w:r>
      <w:r w:rsidRPr="00B078C3">
        <w:rPr>
          <w:rStyle w:val="2fb"/>
          <w:rFonts w:ascii="FontbitDavid" w:hAnsi="FontbitDavid"/>
          <w:sz w:val="24"/>
          <w:rtl/>
        </w:rPr>
        <w:t xml:space="preserve">שר"מ</w:t>
      </w:r>
      <w:r w:rsidRPr="00B078C3">
        <w:rPr>
          <w:rFonts w:ascii="FontbitDavid" w:hAnsi="FontbitDavid"/>
          <w:sz w:val="24"/>
          <w:rtl/>
        </w:rPr>
        <w:t xml:space="preserve"> </w:t>
      </w:r>
      <w:r w:rsidRPr="00017C1D">
        <w:rPr>
          <w:rFonts w:ascii="FontbitDavid" w:hAnsi="FontbitDavid"/>
          <w:spacing w:val="-4"/>
          <w:sz w:val="24"/>
          <w:rtl/>
        </w:rPr>
        <w:t>אומר, אם היתה במחבא והגיע שעת וסתה ולא בדקה - טהורה, שחרדה מסלקת את הדמים.</w:t>
      </w:r>
    </w:p>
    <w:p>
      <w:pPr>
        <w:pStyle w:val="38"/>
        <w:rPr>
          <w:ins w:id="100320" w:author="מנוע מכני" w:date="2026-10-11T12:04:39Z"/>
        </w:rPr>
      </w:pPr>
      <w:r w:rsidRPr="00EB3C26">
        <w:t>רבא</w:t>
      </w:r>
      <w:del w:id="10174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3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לומר שאינה מטמאה מעת לעת.</w:t>
      </w:r>
    </w:p>
    <w:p>
      <w:pPr>
        <w:pStyle w:val="38"/>
        <w:rPr>
          <w:ins w:id="100322" w:author="מנוע מכני" w:date="2026-10-11T12:04:39Z"/>
        </w:rPr>
      </w:pPr>
      <w:r w:rsidRPr="00EB3C26">
        <w:t>מיתיבי</w:t>
      </w:r>
      <w:r w:rsidRPr="00B078C3">
        <w:t xml:space="preserve">:</w:t>
      </w:r>
    </w:p>
    <w:p w:rsidR="00E403F0" w:rsidRPr="00B078C3" w:rsidRDefault="00E403F0" w:rsidP="00E403F0">
      <w:pPr>
        <w:rPr>
          <w:rFonts w:ascii="FontbitDavid" w:hAnsi="FontbitDavid"/>
          <w:sz w:val="24"/>
          <w:rtl/>
        </w:rPr>
      </w:pPr>
      <w:del w:id="1003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הנדה, והזבה, והשומרת יום כנגד יום, והיולדת - כולן מטמאות מעת לעת: </w:t>
      </w:r>
      <w:r w:rsidRPr="00EB3C26">
        <w:rPr>
          <w:rFonts w:ascii="FontbitDavid" w:hAnsi="FontbitDavid"/>
          <w:b/>
          <w:bCs/>
          <w:sz w:val="24"/>
          <w:rtl/>
        </w:rPr>
        <w:t>תיובתא</w:t>
      </w:r>
      <w:r w:rsidRPr="00B078C3">
        <w:rPr>
          <w:rFonts w:ascii="FontbitDavid" w:hAnsi="FontbitDavid"/>
          <w:sz w:val="24"/>
          <w:rtl/>
        </w:rPr>
        <w:t>.</w:t>
      </w:r>
    </w:p>
    <w:p>
      <w:pPr>
        <w:pStyle w:val="afffff8"/>
        <w:rPr>
          <w:ins w:id="90347" w:author="קלוד" w:date="2026-10-11T12:23:38Z"/>
        </w:rPr>
      </w:pPr>
      <w:ins w:id="90348" w:author="קלוד" w:date="2026-10-11T12:23:38Z">
        <w:r>
          <w:rPr>
            <w:color w:val="7B3F00"/>
          </w:rPr>
          <w:t xml:space="preserve">קביעת וסת בתוך ימי זיבה - ושינתה ליום כ'</w:t>
        </w:r>
      </w:ins>
    </w:p>
    <w:p>
      <w:pPr>
        <w:pStyle w:val="38"/>
        <w:rPr>
          <w:ins w:id="100324" w:author="מנוע מכני" w:date="2026-10-11T12:04:39Z"/>
        </w:rPr>
      </w:pPr>
      <w:r>
        <w:t>ר</w:t>
      </w:r>
      <w:r>
        <w:t xml:space="preserve">ה</w:t>
      </w:r>
      <w:ins w:id="91619" w:author="מנוע מכני" w:date="2026-10-11T12:04:39Z">
        <w:r>
          <w:t xml:space="preserve">ב"ח</w:t>
        </w:r>
      </w:ins>
      <w:del w:id="91620" w:author="מנוע מכני" w:date="2026-10-11T12:04:39Z">
        <w:r>
          <w:delText xml:space="preserve">ב''ח</w:delText>
        </w:r>
      </w:del>
      <w:r>
        <w:t xml:space="preserve"> מ</w:t>
      </w:r>
      <w:r w:rsidRPr="00B078C3">
        <w:t xml:space="preserve">שמואל:</w:t>
      </w:r>
    </w:p>
    <w:p w:rsidR="00E403F0" w:rsidRPr="00B078C3" w:rsidRDefault="00E403F0" w:rsidP="00E403F0">
      <w:pPr>
        <w:rPr>
          <w:rFonts w:ascii="FontbitDavid" w:hAnsi="FontbitDavid"/>
          <w:sz w:val="24"/>
          <w:rtl/>
        </w:rPr>
      </w:pPr>
      <w:del w:id="10032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לומר שאינה קובעת לה וסת בתוך ימי זיבתה.</w:t>
      </w:r>
    </w:p>
    <w:p>
      <w:pPr>
        <w:pStyle w:val="38"/>
        <w:rPr>
          <w:ins w:id="100326" w:author="מנוע מכני" w:date="2026-10-11T12:04:39Z"/>
        </w:rPr>
      </w:pPr>
      <w:ins w:id="91621" w:author="מנוע מכני" w:date="2026-10-11T12:04:39Z">
        <w:r>
          <w:t xml:space="preserve">א"ר</w:t>
        </w:r>
      </w:ins>
      <w:del w:id="91622" w:author="מנוע מכני" w:date="2026-10-11T12:04:39Z">
        <w:r w:rsidRPr="00B078C3">
          <w:delText xml:space="preserve">א''ר</w:delText>
        </w:r>
      </w:del>
      <w:r w:rsidRPr="00B078C3">
        <w:t xml:space="preserve"> יוסף:</w:t>
      </w:r>
    </w:p>
    <w:p w:rsidR="00E403F0" w:rsidRPr="00B078C3" w:rsidRDefault="00E403F0" w:rsidP="00E403F0">
      <w:pPr>
        <w:rPr>
          <w:rFonts w:ascii="FontbitDavid" w:hAnsi="FontbitDavid"/>
          <w:sz w:val="24"/>
          <w:rtl/>
        </w:rPr>
      </w:pPr>
      <w:del w:id="1003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שמיע לי הא </w:t>
      </w:r>
      <w:ins w:id="97149" w:author="מנוע מכני" w:date="2026-10-11T12:04:39Z">
        <w:r>
          <w:rPr>
            <w:rFonts w:ascii="FontbitDavid" w:hAnsi="FontbitDavid"/>
            <w:sz w:val="24"/>
            <w:rtl/>
          </w:rPr>
          <w:t xml:space="preserve">שמועה</w:t>
        </w:r>
      </w:ins>
      <w:del w:id="97150" w:author="מנוע מכני" w:date="2026-10-11T12:04:39Z">
        <w:r w:rsidRPr="00B078C3">
          <w:rPr>
            <w:rFonts w:ascii="FontbitDavid" w:hAnsi="FontbitDavid"/>
            <w:sz w:val="24"/>
            <w:rtl/>
          </w:rPr>
          <w:delText xml:space="preserve">שמעתתא</w:delText>
        </w:r>
      </w:del>
      <w:r w:rsidRPr="00B078C3">
        <w:rPr>
          <w:rFonts w:ascii="FontbitDavid" w:hAnsi="FontbitDavid"/>
          <w:sz w:val="24"/>
          <w:rtl/>
        </w:rPr>
        <w:t xml:space="preserve">.</w:t>
      </w:r>
    </w:p>
    <w:p>
      <w:pPr>
        <w:pStyle w:val="38"/>
        <w:rPr>
          <w:ins w:id="100328" w:author="מנוע מכני" w:date="2026-10-11T12:04:39Z"/>
        </w:rPr>
      </w:pPr>
      <w:r w:rsidRPr="00B078C3">
        <w:t xml:space="preserve">א"ל</w:t>
      </w:r>
      <w:r w:rsidRPr="00B078C3">
        <w:t xml:space="preserve"> אביי:</w:t>
      </w:r>
    </w:p>
    <w:p w:rsidR="00E403F0" w:rsidRPr="00B078C3" w:rsidRDefault="00E403F0" w:rsidP="00E403F0">
      <w:pPr>
        <w:rPr>
          <w:rFonts w:ascii="FontbitDavid" w:hAnsi="FontbitDavid"/>
          <w:sz w:val="24"/>
          <w:rtl/>
        </w:rPr>
      </w:pPr>
      <w:del w:id="1003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את אמרת </w:t>
      </w:r>
      <w:ins w:id="90197" w:author="Claude - סמנטי" w:date="2026-10-11T12:19:29Z">
        <w:r>
          <w:rPr>
            <w:rFonts w:ascii="FontbitDavid" w:hAnsi="FontbitDavid"/>
            <w:sz w:val="24"/>
            <w:rtl/>
          </w:rPr>
          <w:t xml:space="preserve">לנו</w:t>
        </w:r>
      </w:ins>
      <w:del w:id="90198" w:author="Claude - סמנטי" w:date="2026-10-11T12:19:29Z">
        <w:r w:rsidRPr="00B078C3">
          <w:rPr>
            <w:rFonts w:ascii="FontbitDavid" w:hAnsi="FontbitDavid"/>
            <w:sz w:val="24"/>
            <w:rtl/>
          </w:rPr>
          <w:delText xml:space="preserve">ניהלן</w:delText>
        </w:r>
      </w:del>
      <w:r w:rsidRPr="00B078C3">
        <w:rPr>
          <w:rFonts w:ascii="FontbitDavid" w:hAnsi="FontbitDavid"/>
          <w:sz w:val="24"/>
          <w:rtl/>
        </w:rPr>
        <w:t xml:space="preserve">, ואהא אמרת </w:t>
      </w:r>
      <w:ins w:id="98007" w:author="מנוע מכני" w:date="2026-10-11T12:04:39Z">
        <w:r>
          <w:rPr>
            <w:rFonts w:ascii="FontbitDavid" w:hAnsi="FontbitDavid"/>
            <w:sz w:val="24"/>
            <w:rtl/>
          </w:rPr>
          <w:t xml:space="preserve">לנו</w:t>
        </w:r>
      </w:ins>
      <w:del w:id="98008"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היתה למודה להיות רואה יום ט"ו ושינתה ליום כ' - זה וזה אסורין לשמש, שינתה פעמים ליום כ' - זה וזה אסורין.</w:t>
      </w:r>
    </w:p>
    <w:p>
      <w:pPr>
        <w:pStyle w:val="38"/>
        <w:rPr>
          <w:ins w:id="100330" w:author="מנוע מכני" w:date="2026-10-11T12:04:39Z"/>
        </w:rPr>
      </w:pPr>
      <w:r w:rsidRPr="00B078C3">
        <w:t xml:space="preserve">ואמרת </w:t>
      </w:r>
      <w:ins w:id="98009" w:author="מנוע מכני" w:date="2026-10-11T12:04:39Z">
        <w:r>
          <w:t xml:space="preserve">לנו</w:t>
        </w:r>
      </w:ins>
      <w:del w:id="98010" w:author="מנוע מכני" w:date="2026-10-11T12:04:39Z">
        <w:r w:rsidRPr="00B078C3">
          <w:delText xml:space="preserve">לן</w:delText>
        </w:r>
      </w:del>
      <w:r w:rsidRPr="00B078C3">
        <w:t xml:space="preserve"> עלה </w:t>
      </w:r>
      <w:r>
        <w:t xml:space="preserve">ארי</w:t>
      </w:r>
      <w:ins w:id="91623" w:author="מנוע מכני" w:date="2026-10-11T12:04:39Z">
        <w:r>
          <w:t xml:space="preserve">א"ש</w:t>
        </w:r>
      </w:ins>
      <w:del w:id="91624" w:author="מנוע מכני" w:date="2026-10-11T12:04:39Z">
        <w:r>
          <w:delText xml:space="preserve">א''ש</w:delText>
        </w:r>
      </w:del>
      <w:r w:rsidRPr="00B078C3">
        <w:t xml:space="preserve">:</w:t>
      </w:r>
    </w:p>
    <w:p w:rsidR="00E403F0" w:rsidRPr="00B078C3" w:rsidRDefault="00E403F0" w:rsidP="00E403F0">
      <w:pPr>
        <w:rPr>
          <w:rFonts w:ascii="FontbitDavid" w:hAnsi="FontbitDavid"/>
          <w:sz w:val="24"/>
          <w:rtl/>
        </w:rPr>
      </w:pPr>
      <w:del w:id="1003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ל"ש</w:t>
      </w:r>
      <w:r w:rsidRPr="00B078C3">
        <w:rPr>
          <w:rFonts w:ascii="FontbitDavid" w:hAnsi="FontbitDavid"/>
          <w:sz w:val="24"/>
          <w:rtl/>
        </w:rPr>
        <w:t xml:space="preserve"> אלא ט"ו לטבילתה שהן כ"ב לראיתה, </w:t>
      </w:r>
      <w:ins w:id="94115" w:author="מנוע מכני" w:date="2026-10-11T12:04:39Z">
        <w:r>
          <w:rPr>
            <w:rFonts w:ascii="FontbitDavid" w:hAnsi="FontbitDavid"/>
            <w:sz w:val="24"/>
            <w:rtl/>
          </w:rPr>
          <w:t xml:space="preserve">דשם</w:t>
        </w:r>
      </w:ins>
      <w:del w:id="94116" w:author="מנוע מכני" w:date="2026-10-11T12:04:39Z">
        <w:r w:rsidRPr="00B078C3">
          <w:rPr>
            <w:rFonts w:ascii="FontbitDavid" w:hAnsi="FontbitDavid"/>
            <w:sz w:val="24"/>
            <w:rtl/>
          </w:rPr>
          <w:delText xml:space="preserve">דהתם</w:delText>
        </w:r>
      </w:del>
      <w:r w:rsidRPr="00B078C3">
        <w:rPr>
          <w:rFonts w:ascii="FontbitDavid" w:hAnsi="FontbitDavid"/>
          <w:sz w:val="24"/>
          <w:rtl/>
        </w:rPr>
        <w:t xml:space="preserve"> בימי נדתה </w:t>
      </w:r>
      <w:ins w:id="98411" w:author="מנוע מכני" w:date="2026-10-11T12:04:39Z">
        <w:r>
          <w:rPr>
            <w:rFonts w:ascii="FontbitDavid" w:hAnsi="FontbitDavid"/>
            <w:sz w:val="24"/>
            <w:rtl/>
          </w:rPr>
          <w:t xml:space="preserve">עומד</w:t>
        </w:r>
      </w:ins>
      <w:del w:id="98412" w:author="מנוע מכני" w:date="2026-10-11T12:04:39Z">
        <w:r w:rsidRPr="00B078C3">
          <w:rPr>
            <w:rFonts w:ascii="FontbitDavid" w:hAnsi="FontbitDavid"/>
            <w:sz w:val="24"/>
            <w:rtl/>
          </w:rPr>
          <w:delText xml:space="preserve">קאי</w:delText>
        </w:r>
      </w:del>
      <w:r w:rsidRPr="00B078C3">
        <w:rPr>
          <w:rFonts w:ascii="FontbitDavid" w:hAnsi="FontbitDavid"/>
          <w:sz w:val="24"/>
          <w:rtl/>
        </w:rPr>
        <w:t xml:space="preserve"> לה, אבל ט"ו לראיתה, דבימי זיבתה </w:t>
      </w:r>
      <w:ins w:id="98413" w:author="מנוע מכני" w:date="2026-10-11T12:04:39Z">
        <w:r>
          <w:rPr>
            <w:rFonts w:ascii="FontbitDavid" w:hAnsi="FontbitDavid"/>
            <w:sz w:val="24"/>
            <w:rtl/>
          </w:rPr>
          <w:t xml:space="preserve">עומד</w:t>
        </w:r>
      </w:ins>
      <w:del w:id="98414" w:author="מנוע מכני" w:date="2026-10-11T12:04:39Z">
        <w:r w:rsidRPr="00B078C3">
          <w:rPr>
            <w:rFonts w:ascii="FontbitDavid" w:hAnsi="FontbitDavid"/>
            <w:sz w:val="24"/>
            <w:rtl/>
          </w:rPr>
          <w:delText xml:space="preserve">קאי</w:delText>
        </w:r>
      </w:del>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קבעה.</w:t>
      </w:r>
    </w:p>
    <w:p w:rsidR="00E403F0"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Pr>
          <w:rStyle w:val="2fb"/>
          <w:rFonts w:ascii="FontbitDavid" w:hAnsi="FontbitDavid" w:hint="cs"/>
          <w:sz w:val="24"/>
          <w:rtl/>
        </w:rPr>
        <w:t xml:space="preserve">א</w:t>
      </w:r>
      <w:ins w:id="91625" w:author="מנוע מכני" w:date="2026-10-11T12:04:39Z">
        <w:r>
          <w:rPr>
            <w:rStyle w:val="2fb"/>
            <w:rFonts w:ascii="FontbitDavid" w:hAnsi="FontbitDavid" w:hint="cs"/>
            <w:sz w:val="24"/>
            <w:rtl/>
          </w:rPr>
          <w:t xml:space="preserve">ר"פ</w:t>
        </w:r>
      </w:ins>
      <w:del w:id="91626" w:author="מנוע מכני" w:date="2026-10-11T12:04:39Z">
        <w:r>
          <w:rPr>
            <w:rFonts w:ascii="FontbitDavid" w:hAnsi="FontbitDavid" w:hint="cs"/>
            <w:sz w:val="24"/>
            <w:rtl/>
          </w:rPr>
          <w:delText xml:space="preserve">ר''פ</w:delText>
        </w:r>
      </w:del>
      <w:r w:rsidRPr="00B078C3">
        <w:rPr>
          <w:rFonts w:ascii="FontbitDavid" w:hAnsi="FontbitDavid"/>
          <w:sz w:val="24"/>
          <w:rtl/>
        </w:rPr>
        <w:t xml:space="preserve"> אמריתא </w:t>
      </w:r>
      <w:ins w:id="97151" w:author="מנוע מכני" w:date="2026-10-11T12:04:39Z">
        <w:r>
          <w:rPr>
            <w:rFonts w:ascii="FontbitDavid" w:hAnsi="FontbitDavid"/>
            <w:sz w:val="24"/>
            <w:rtl/>
          </w:rPr>
          <w:t xml:space="preserve">לשמועה</w:t>
        </w:r>
      </w:ins>
      <w:del w:id="97152" w:author="מנוע מכני" w:date="2026-10-11T12:04:39Z">
        <w:r w:rsidRPr="00B078C3">
          <w:rPr>
            <w:rFonts w:ascii="FontbitDavid" w:hAnsi="FontbitDavid"/>
            <w:sz w:val="24"/>
            <w:rtl/>
          </w:rPr>
          <w:delText xml:space="preserve">לשמעתא</w:delText>
        </w:r>
      </w:del>
      <w:r w:rsidRPr="00B078C3">
        <w:rPr>
          <w:rFonts w:ascii="FontbitDavid" w:hAnsi="FontbitDavid"/>
          <w:sz w:val="24"/>
          <w:rtl/>
        </w:rPr>
        <w:t xml:space="preserve"> </w:t>
      </w:r>
      <w:r>
        <w:rPr>
          <w:rFonts w:ascii="FontbitDavid" w:hAnsi="FontbitDavid" w:hint="cs"/>
          <w:sz w:val="24"/>
          <w:rtl/>
        </w:rPr>
        <w:t xml:space="preserve">לפני </w:t>
      </w:r>
      <w:ins w:id="91627" w:author="מנוע מכני" w:date="2026-10-11T12:04:39Z">
        <w:r>
          <w:rPr>
            <w:rStyle w:val="2fb"/>
            <w:rFonts w:ascii="FontbitDavid" w:hAnsi="FontbitDavid" w:hint="cs"/>
            <w:sz w:val="24"/>
            <w:rtl/>
          </w:rPr>
          <w:t xml:space="preserve">ר"י</w:t>
        </w:r>
      </w:ins>
      <w:del w:id="91628"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w:t>
      </w:r>
      <w:r w:rsidRPr="00B078C3">
        <w:rPr>
          <w:rFonts w:ascii="FontbitDavid" w:hAnsi="FontbitDavid"/>
          <w:sz w:val="24"/>
          <w:rtl/>
        </w:rPr>
        <w:t xml:space="preserve">מדסקרתא: מקבע </w:t>
      </w:r>
      <w:r w:rsidRPr="00B078C3">
        <w:rPr>
          <w:rFonts w:ascii="FontbitDavid" w:hAnsi="FontbitDavid"/>
          <w:sz w:val="24"/>
          <w:rtl/>
        </w:rPr>
        <w:t xml:space="preserve">לא</w:t>
      </w:r>
      <w:r w:rsidRPr="00B078C3">
        <w:rPr>
          <w:rFonts w:ascii="FontbitDavid" w:hAnsi="FontbitDavid"/>
          <w:sz w:val="24"/>
          <w:rtl/>
        </w:rPr>
        <w:t xml:space="preserve"> קבעה, </w:t>
      </w:r>
      <w:ins w:id="90199" w:author="Claude - סמנטי" w:date="2026-10-11T12:19:29Z">
        <w:r>
          <w:rPr>
            <w:rFonts w:ascii="FontbitDavid" w:hAnsi="FontbitDavid"/>
            <w:sz w:val="24"/>
            <w:rtl/>
          </w:rPr>
          <w:t xml:space="preserve">לחשוש</w:t>
        </w:r>
      </w:ins>
      <w:del w:id="90200" w:author="Claude - סמנטי" w:date="2026-10-11T12:19:29Z">
        <w:r w:rsidRPr="00B078C3">
          <w:rPr>
            <w:rFonts w:ascii="FontbitDavid" w:hAnsi="FontbitDavid"/>
            <w:sz w:val="24"/>
            <w:rtl/>
          </w:rPr>
          <w:delText xml:space="preserve">מיחש</w:delText>
        </w:r>
      </w:del>
      <w:r w:rsidRPr="00B078C3">
        <w:rPr>
          <w:rFonts w:ascii="FontbitDavid" w:hAnsi="FontbitDavid"/>
          <w:sz w:val="24"/>
          <w:rtl/>
        </w:rPr>
        <w:t xml:space="preserve"> מהו דניחוש לה? אישתיק ולא </w:t>
      </w:r>
      <w:r w:rsidRPr="00B078C3">
        <w:rPr>
          <w:rFonts w:ascii="FontbitDavid" w:hAnsi="FontbitDavid"/>
          <w:sz w:val="24"/>
          <w:rtl/>
        </w:rPr>
        <w:t xml:space="preserve">א"ל</w:t>
      </w:r>
      <w:r w:rsidRPr="00B078C3">
        <w:rPr>
          <w:rFonts w:ascii="FontbitDavid" w:hAnsi="FontbitDavid"/>
          <w:sz w:val="24"/>
          <w:rtl/>
        </w:rPr>
        <w:t xml:space="preserve"> ולא </w:t>
      </w:r>
      <w:ins w:id="95699" w:author="מנוע מכני" w:date="2026-10-11T12:04:39Z">
        <w:r>
          <w:rPr>
            <w:rFonts w:ascii="FontbitDavid" w:hAnsi="FontbitDavid"/>
            <w:sz w:val="24"/>
            <w:rtl/>
          </w:rPr>
          <w:t xml:space="preserve">כלום</w:t>
        </w:r>
      </w:ins>
      <w:del w:id="95700"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w:t>
      </w:r>
    </w:p>
    <w:p>
      <w:pPr>
        <w:pStyle w:val="38"/>
        <w:rPr>
          <w:ins w:id="100332" w:author="מנוע מכני" w:date="2026-10-11T12:04:39Z"/>
        </w:rPr>
      </w:pPr>
      <w:ins w:id="91629" w:author="מנוע מכני" w:date="2026-10-11T12:04:39Z">
        <w:r>
          <w:t xml:space="preserve">א"ר</w:t>
        </w:r>
      </w:ins>
      <w:del w:id="91630" w:author="מנוע מכני" w:date="2026-10-11T12:04:39Z">
        <w:r w:rsidRPr="00B078C3">
          <w:delText xml:space="preserve">א''ר</w:delText>
        </w:r>
      </w:del>
      <w:r w:rsidRPr="00B078C3">
        <w:t xml:space="preserve"> פפא:</w:t>
      </w:r>
    </w:p>
    <w:p w:rsidR="00E403F0" w:rsidRPr="00B078C3" w:rsidRDefault="00E403F0" w:rsidP="00E403F0">
      <w:pPr>
        <w:rPr>
          <w:rFonts w:ascii="FontbitDavid" w:hAnsi="FontbitDavid"/>
          <w:sz w:val="24"/>
          <w:rtl/>
        </w:rPr>
      </w:pPr>
      <w:del w:id="1003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נחזי אנן, היתה למודה להיות רואה ליום ט"ו ושינתה ליום כ' - זה וזה אסורין.</w:t>
      </w:r>
    </w:p>
    <w:p w:rsidR="00E403F0" w:rsidRDefault="00E403F0" w:rsidP="00E403F0">
      <w:pPr>
        <w:pStyle w:val="afff3"/>
        <w:framePr w:wrap="around"/>
        <w:rPr>
          <w:rtl/>
        </w:rPr>
      </w:pPr>
      <w:r>
        <w:rPr>
          <w:rFonts w:hint="cs"/>
          <w:rtl/>
        </w:rPr>
        <w:t>לט:</w:t>
      </w:r>
    </w:p>
    <w:p w:rsidR="00E403F0" w:rsidRPr="00B078C3" w:rsidRDefault="00E403F0" w:rsidP="00E403F0">
      <w:pPr>
        <w:rPr>
          <w:rFonts w:ascii="FontbitDavid" w:hAnsi="FontbitDavid"/>
          <w:sz w:val="24"/>
          <w:rtl/>
        </w:rPr>
      </w:pPr>
      <w:r>
        <w:rPr>
          <w:rStyle w:val="2fb"/>
          <w:rFonts w:ascii="FontbitDavid" w:hAnsi="FontbitDavid"/>
          <w:sz w:val="24"/>
          <w:rtl/>
        </w:rPr>
        <w:t>וא</w:t>
      </w:r>
      <w:r>
        <w:rPr>
          <w:rStyle w:val="2fb"/>
          <w:rFonts w:ascii="FontbitDavid" w:hAnsi="FontbitDavid" w:hint="cs"/>
          <w:sz w:val="24"/>
          <w:rtl/>
        </w:rPr>
        <w:t xml:space="preserve">רי</w:t>
      </w:r>
      <w:ins w:id="91631" w:author="מנוע מכני" w:date="2026-10-11T12:04:39Z">
        <w:r>
          <w:rPr>
            <w:rStyle w:val="2fb"/>
            <w:rFonts w:ascii="FontbitDavid" w:hAnsi="FontbitDavid" w:hint="cs"/>
            <w:sz w:val="24"/>
            <w:rtl/>
          </w:rPr>
          <w:t xml:space="preserve">א"ש</w:t>
        </w:r>
      </w:ins>
      <w:del w:id="91632" w:author="מנוע מכני" w:date="2026-10-11T12:04:39Z">
        <w:r>
          <w:rPr>
            <w:rFonts w:ascii="FontbitDavid" w:hAnsi="FontbitDavid" w:hint="cs"/>
            <w:sz w:val="24"/>
            <w:rtl/>
          </w:rPr>
          <w:delText xml:space="preserve">א''ש</w:delText>
        </w:r>
      </w:del>
      <w:r w:rsidRPr="00B078C3">
        <w:rPr>
          <w:rFonts w:ascii="FontbitDavid" w:hAnsi="FontbitDavid"/>
          <w:sz w:val="24"/>
          <w:rtl/>
        </w:rPr>
        <w:t xml:space="preserve">, </w:t>
      </w:r>
      <w:r w:rsidRPr="00B078C3">
        <w:rPr>
          <w:rFonts w:ascii="FontbitDavid" w:hAnsi="FontbitDavid"/>
          <w:sz w:val="24"/>
          <w:rtl/>
        </w:rPr>
        <w:t xml:space="preserve">ל"ש</w:t>
      </w:r>
      <w:r w:rsidRPr="00B078C3">
        <w:rPr>
          <w:rFonts w:ascii="FontbitDavid" w:hAnsi="FontbitDavid"/>
          <w:sz w:val="24"/>
          <w:rtl/>
        </w:rPr>
        <w:t xml:space="preserve"> - אלא ט"ו לטבילתה שהן כ"ב לראייתה, ושינתה ליום כ"ז, דכ</w:t>
      </w:r>
      <w:r>
        <w:rPr>
          <w:rFonts w:ascii="FontbitDavid" w:hAnsi="FontbitDavid" w:hint="cs"/>
          <w:sz w:val="24"/>
          <w:rtl/>
        </w:rPr>
        <w:t xml:space="preserve">שיבואו </w:t>
      </w:r>
      <w:ins w:id="91633" w:author="מנוע מכני" w:date="2026-10-11T12:04:39Z">
        <w:r>
          <w:rPr>
            <w:rFonts w:ascii="FontbitDavid" w:hAnsi="FontbitDavid" w:hint="cs"/>
            <w:sz w:val="24"/>
            <w:rtl/>
          </w:rPr>
          <w:t xml:space="preserve">כ"ב</w:t>
        </w:r>
      </w:ins>
      <w:del w:id="91634" w:author="מנוע מכני" w:date="2026-10-11T12:04:39Z">
        <w:r>
          <w:rPr>
            <w:rFonts w:ascii="FontbitDavid" w:hAnsi="FontbitDavid" w:hint="cs"/>
            <w:sz w:val="24"/>
            <w:rtl/>
          </w:rPr>
          <w:delText xml:space="preserve">כ''ב</w:delText>
        </w:r>
      </w:del>
      <w:r>
        <w:rPr>
          <w:rFonts w:ascii="FontbitDavid" w:hAnsi="FontbitDavid" w:hint="cs"/>
          <w:sz w:val="24"/>
          <w:rtl/>
        </w:rPr>
        <w:t xml:space="preserve"> קי</w:t>
      </w:r>
      <w:ins w:id="91635" w:author="מנוע מכני" w:date="2026-10-11T12:04:39Z">
        <w:r>
          <w:rPr>
            <w:rFonts w:ascii="FontbitDavid" w:hAnsi="FontbitDavid" w:hint="cs"/>
            <w:sz w:val="24"/>
            <w:rtl/>
          </w:rPr>
          <w:t xml:space="preserve">מ"ל</w:t>
        </w:r>
      </w:ins>
      <w:del w:id="91636"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בתוך ימי זיבתה, </w:t>
      </w:r>
      <w:r w:rsidRPr="00B078C3">
        <w:rPr>
          <w:rFonts w:ascii="FontbitDavid" w:hAnsi="FontbitDavid"/>
          <w:sz w:val="24"/>
          <w:rtl/>
        </w:rPr>
        <w:t xml:space="preserve">וקתני זה וזה אסורין - </w:t>
      </w:r>
      <w:ins w:id="97003" w:author="מנוע מכני" w:date="2026-10-11T12:04:39Z">
        <w:r>
          <w:rPr>
            <w:rFonts w:ascii="FontbitDavid" w:hAnsi="FontbitDavid"/>
            <w:sz w:val="24"/>
            <w:rtl/>
          </w:rPr>
          <w:t xml:space="preserve">ומשמע ש</w:t>
        </w:r>
      </w:ins>
      <w:del w:id="97004" w:author="מנוע מכני" w:date="2026-10-11T12:04:39Z">
        <w:r w:rsidRPr="00B078C3">
          <w:rPr>
            <w:rFonts w:ascii="FontbitDavid" w:hAnsi="FontbitDavid"/>
            <w:sz w:val="24"/>
            <w:rtl/>
          </w:rPr>
          <w:delText xml:space="preserve">אלמא </w:delText>
        </w:r>
      </w:del>
      <w:ins w:id="95701" w:author="מנוע מכני" w:date="2026-10-11T12:04:39Z">
        <w:r>
          <w:rPr>
            <w:rFonts w:ascii="FontbitDavid" w:hAnsi="FontbitDavid"/>
            <w:sz w:val="24"/>
            <w:rtl/>
          </w:rPr>
          <w:t xml:space="preserve">דחוששים</w:t>
        </w:r>
      </w:ins>
      <w:del w:id="95702" w:author="מנוע מכני" w:date="2026-10-11T12:04:39Z">
        <w:r w:rsidRPr="00B078C3">
          <w:rPr>
            <w:rFonts w:ascii="FontbitDavid" w:hAnsi="FontbitDavid"/>
            <w:sz w:val="24"/>
            <w:rtl/>
          </w:rPr>
          <w:delText xml:space="preserve">דחיישינן</w:delText>
        </w:r>
      </w:del>
      <w:r w:rsidRPr="00B078C3">
        <w:rPr>
          <w:rFonts w:ascii="FontbitDavid" w:hAnsi="FontbitDavid"/>
          <w:sz w:val="24"/>
          <w:rtl/>
        </w:rPr>
        <w:t xml:space="preserve"> לה.</w:t>
      </w:r>
    </w:p>
    <w:p>
      <w:pPr>
        <w:pStyle w:val="38"/>
        <w:rPr>
          <w:ins w:id="100334" w:author="מנוע מכני" w:date="2026-10-11T12:04:39Z"/>
        </w:rPr>
      </w:pPr>
      <w:ins w:id="94117" w:author="מנוע מכני" w:date="2026-10-11T12:04:39Z">
        <w:r>
          <w:t xml:space="preserve">וסבר</w:t>
        </w:r>
      </w:ins>
      <w:del w:id="94118" w:author="מנוע מכני" w:date="2026-10-11T12:04:39Z">
        <w:r w:rsidRPr="00B078C3">
          <w:delText xml:space="preserve">וקסבר</w:delText>
        </w:r>
      </w:del>
      <w:r w:rsidRPr="00B078C3">
        <w:t xml:space="preserve"> </w:t>
      </w:r>
      <w:ins w:id="93153" w:author="מנוע מכני" w:date="2026-10-11T12:04:39Z">
        <w:r>
          <w:t xml:space="preserve">ר"פ</w:t>
        </w:r>
      </w:ins>
      <w:del w:id="93154" w:author="מנוע מכני" w:date="2026-10-11T12:04:39Z">
        <w:r w:rsidRPr="00B078C3">
          <w:delText xml:space="preserve">רב פפא</w:delText>
        </w:r>
      </w:del>
      <w:r w:rsidRPr="00B078C3">
        <w:t xml:space="preserve">:</w:t>
      </w:r>
    </w:p>
    <w:p w:rsidR="00E403F0" w:rsidRPr="00B078C3" w:rsidRDefault="00E403F0" w:rsidP="00E403F0">
      <w:pPr>
        <w:rPr>
          <w:rFonts w:ascii="FontbitDavid" w:hAnsi="FontbitDavid"/>
          <w:sz w:val="24"/>
          <w:rtl/>
        </w:rPr>
      </w:pPr>
      <w:del w:id="100335" w:author="מנוע מכני" w:date="2026-10-11T12:04:39Z">
        <w:r w:rsidRPr="00B078C3">
          <w:rPr>
            <w:rFonts w:ascii="FontbitDavid" w:hAnsi="FontbitDavid"/>
            <w:sz w:val="24"/>
            <w:rtl/>
          </w:rPr>
          <w:delText xml:space="preserve"> </w:delText>
        </w:r>
      </w:del>
      <w:ins w:id="91637" w:author="מנוע מכני" w:date="2026-10-11T12:04:39Z">
        <w:r>
          <w:rPr>
            <w:rFonts w:ascii="FontbitDavid" w:hAnsi="FontbitDavid" w:hint="cs"/>
            <w:sz w:val="24"/>
            <w:rtl/>
          </w:rPr>
          <w:t xml:space="preserve">כ"ב</w:t>
        </w:r>
      </w:ins>
      <w:del w:id="91638" w:author="מנוע מכני" w:date="2026-10-11T12:04:39Z">
        <w:r>
          <w:rPr>
            <w:rFonts w:ascii="FontbitDavid" w:hAnsi="FontbitDavid" w:hint="cs"/>
            <w:sz w:val="24"/>
            <w:rtl/>
          </w:rPr>
          <w:delText xml:space="preserve">כ''ב</w:delText>
        </w:r>
      </w:del>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מ</w:t>
      </w:r>
      <w:ins w:id="91639" w:author="מנוע מכני" w:date="2026-10-11T12:04:39Z">
        <w:r>
          <w:rPr>
            <w:rFonts w:ascii="FontbitDavid" w:hAnsi="FontbitDavid" w:hint="cs"/>
            <w:sz w:val="24"/>
            <w:rtl/>
          </w:rPr>
          <w:t xml:space="preserve">כ"ב</w:t>
        </w:r>
      </w:ins>
      <w:del w:id="91640" w:author="מנוע מכני" w:date="2026-10-11T12:04:39Z">
        <w:r>
          <w:rPr>
            <w:rFonts w:ascii="FontbitDavid" w:hAnsi="FontbitDavid" w:hint="cs"/>
            <w:sz w:val="24"/>
            <w:rtl/>
          </w:rPr>
          <w:delText xml:space="preserve">כ''ב</w:delText>
        </w:r>
      </w:del>
      <w:r>
        <w:rPr>
          <w:rFonts w:ascii="FontbitDavid" w:hAnsi="FontbitDavid" w:hint="cs"/>
          <w:sz w:val="24"/>
          <w:rtl/>
        </w:rPr>
        <w:t xml:space="preserve"> </w:t>
      </w:r>
      <w:ins w:id="90203" w:author="Claude - סמנטי" w:date="2026-10-11T12:19:29Z">
        <w:r>
          <w:rPr>
            <w:rFonts w:ascii="FontbitDavid" w:hAnsi="FontbitDavid"/>
            <w:sz w:val="24"/>
            <w:rtl/>
          </w:rPr>
          <w:t xml:space="preserve">מונים</w:t>
        </w:r>
      </w:ins>
      <w:del w:id="90204" w:author="Claude - סמנטי" w:date="2026-10-11T12:19:29Z">
        <w:r w:rsidRPr="00B078C3">
          <w:rPr>
            <w:rFonts w:ascii="FontbitDavid" w:hAnsi="FontbitDavid"/>
            <w:sz w:val="24"/>
            <w:rtl/>
          </w:rPr>
          <w:delText xml:space="preserve">מנינן</w:delText>
        </w:r>
      </w:del>
      <w:r w:rsidRPr="00B078C3">
        <w:rPr>
          <w:rFonts w:ascii="FontbitDavid" w:hAnsi="FontbitDavid"/>
          <w:sz w:val="24"/>
          <w:rtl/>
        </w:rPr>
        <w:t xml:space="preserve">, נדה ופתחה - מעשרין וז' </w:t>
      </w:r>
      <w:ins w:id="90201" w:author="Claude - סמנטי" w:date="2026-10-11T12:19:29Z">
        <w:r>
          <w:rPr>
            <w:rFonts w:ascii="FontbitDavid" w:hAnsi="FontbitDavid"/>
            <w:sz w:val="24"/>
            <w:rtl/>
          </w:rPr>
          <w:t xml:space="preserve">מונים</w:t>
        </w:r>
      </w:ins>
      <w:del w:id="90202" w:author="Claude - סמנטי" w:date="2026-10-11T12:19:29Z">
        <w:r w:rsidRPr="00B078C3">
          <w:rPr>
            <w:rFonts w:ascii="FontbitDavid" w:hAnsi="FontbitDavid"/>
            <w:sz w:val="24"/>
            <w:rtl/>
          </w:rPr>
          <w:delText xml:space="preserve">מנינן</w:delText>
        </w:r>
      </w:del>
      <w:r w:rsidRPr="00B078C3">
        <w:rPr>
          <w:rFonts w:ascii="FontbitDavid" w:hAnsi="FontbitDavid"/>
          <w:sz w:val="24"/>
          <w:rtl/>
        </w:rPr>
        <w:t xml:space="preserve">.</w:t>
      </w:r>
    </w:p>
    <w:p>
      <w:pPr>
        <w:pStyle w:val="38"/>
        <w:rPr>
          <w:ins w:id="100336" w:author="מנוע מכני" w:date="2026-10-11T12:04:39Z"/>
        </w:rPr>
      </w:pPr>
      <w:ins w:id="91641" w:author="מנוע מכני" w:date="2026-10-11T12:04:39Z">
        <w:del w:id="101856" w:author="מנוע מכני" w:date="2026-10-11T12:04:39Z">
          <w:r>
            <w:delText xml:space="preserve">א"ל</w:delText>
          </w:r>
          <w:r>
            <w:delText xml:space="preserve"> </w:delText>
          </w:r>
        </w:del>
      </w:ins>
      <w:del w:id="91642" w:author="מנוע מכני" w:date="2026-10-11T12:04:39Z">
        <w:r>
          <w:delText xml:space="preserve">א''ל</w:delText>
        </w:r>
      </w:del>
      <w:r>
        <w:t xml:space="preserve">רהבד</w:t>
      </w:r>
      <w:ins w:id="91643" w:author="מנוע מכני" w:date="2026-10-11T12:04:39Z">
        <w:r>
          <w:t xml:space="preserve">ר"י</w:t>
        </w:r>
      </w:ins>
      <w:del w:id="91644" w:author="מנוע מכני" w:date="2026-10-11T12:04:39Z">
        <w:r>
          <w:delText xml:space="preserve">ר''י</w:delText>
        </w:r>
      </w:del>
      <w:r>
        <w:t xml:space="preserve"> ל</w:t>
      </w:r>
      <w:ins w:id="91645" w:author="מנוע מכני" w:date="2026-10-11T12:04:39Z">
        <w:r>
          <w:t xml:space="preserve">ר"פ</w:t>
        </w:r>
      </w:ins>
      <w:del w:id="91646" w:author="מנוע מכני" w:date="2026-10-11T12:04:39Z">
        <w:r>
          <w:delText xml:space="preserve">ר''פ</w:delText>
        </w:r>
      </w:del>
      <w:r w:rsidRPr="00B078C3">
        <w:t xml:space="preserve">:</w:t>
      </w:r>
    </w:p>
    <w:p w:rsidR="00E403F0" w:rsidRPr="00B078C3" w:rsidRDefault="00E403F0" w:rsidP="00E403F0">
      <w:pPr>
        <w:pStyle w:val="a3"/>
        <w:rPr>
          <w:rtl/>
        </w:rPr>
      </w:pPr>
      <w:del w:id="100337" w:author="מנוע מכני" w:date="2026-10-11T12:04:39Z">
        <w:r w:rsidRPr="00B078C3">
          <w:rPr>
            <w:rtl/>
          </w:rPr>
          <w:delText xml:space="preserve"> </w:delText>
        </w:r>
      </w:del>
      <w:ins w:id="95705" w:author="מנוע מכני" w:date="2026-10-11T12:04:39Z">
        <w:r>
          <w:rPr>
            <w:rtl/>
          </w:rPr>
          <w:t xml:space="preserve">ממה</w:t>
        </w:r>
      </w:ins>
      <w:del w:id="95706" w:author="מנוע מכני" w:date="2026-10-11T12:04:39Z">
        <w:r w:rsidRPr="00B078C3">
          <w:rPr>
            <w:rtl/>
          </w:rPr>
          <w:delText xml:space="preserve">ממאי</w:delText>
        </w:r>
      </w:del>
      <w:r w:rsidRPr="00B078C3">
        <w:rPr>
          <w:rtl/>
        </w:rPr>
        <w:t xml:space="preserve">? </w:t>
      </w:r>
      <w:ins w:id="95703" w:author="מנוע מכני" w:date="2026-10-11T12:04:39Z">
        <w:r>
          <w:rPr>
            <w:rtl/>
          </w:rPr>
          <w:t xml:space="preserve">שמא</w:t>
        </w:r>
      </w:ins>
      <w:del w:id="95704" w:author="מנוע מכני" w:date="2026-10-11T12:04:39Z">
        <w:r w:rsidRPr="00B078C3">
          <w:rPr>
            <w:rtl/>
          </w:rPr>
          <w:delText xml:space="preserve">דלמא</w:delText>
        </w:r>
      </w:del>
      <w:r w:rsidRPr="00B078C3">
        <w:rPr>
          <w:rtl/>
        </w:rPr>
        <w:t xml:space="preserve"> </w:t>
      </w:r>
      <w:ins w:id="91647" w:author="מנוע מכני" w:date="2026-10-11T12:04:39Z">
        <w:r>
          <w:rPr>
            <w:rFonts w:hint="cs"/>
            <w:rtl/>
          </w:rPr>
          <w:t xml:space="preserve">כ"ב</w:t>
        </w:r>
      </w:ins>
      <w:del w:id="91648" w:author="מנוע מכני" w:date="2026-10-11T12:04:39Z">
        <w:r>
          <w:rPr>
            <w:rFonts w:hint="cs"/>
            <w:rtl/>
          </w:rPr>
          <w:delText xml:space="preserve">כ''ב</w:delText>
        </w:r>
      </w:del>
      <w:r w:rsidRPr="00B078C3">
        <w:rPr>
          <w:rtl/>
        </w:rPr>
        <w:t xml:space="preserve"> </w:t>
      </w:r>
      <w:ins w:id="94119" w:author="מנוע מכני" w:date="2026-10-11T12:04:39Z">
        <w:r>
          <w:rPr>
            <w:rtl/>
          </w:rPr>
          <w:t xml:space="preserve">גם</w:t>
        </w:r>
      </w:ins>
      <w:del w:id="94120" w:author="מנוע מכני" w:date="2026-10-11T12:04:39Z">
        <w:r w:rsidRPr="00B078C3">
          <w:rPr>
            <w:rtl/>
          </w:rPr>
          <w:delText xml:space="preserve">נמי</w:delText>
        </w:r>
      </w:del>
      <w:r w:rsidRPr="00B078C3">
        <w:rPr>
          <w:rtl/>
        </w:rPr>
        <w:t xml:space="preserve"> מעשרין וז' </w:t>
      </w:r>
      <w:ins w:id="90205" w:author="Claude - סמנטי" w:date="2026-10-11T12:19:29Z">
        <w:r>
          <w:rPr>
            <w:rtl/>
          </w:rPr>
          <w:t xml:space="preserve">מונים</w:t>
        </w:r>
      </w:ins>
      <w:del w:id="90206" w:author="Claude - סמנטי" w:date="2026-10-11T12:19:29Z">
        <w:r w:rsidRPr="00B078C3">
          <w:rPr>
            <w:rtl/>
          </w:rPr>
          <w:delText xml:space="preserve">מנינן</w:delText>
        </w:r>
      </w:del>
      <w:r w:rsidRPr="00B078C3">
        <w:rPr>
          <w:rtl/>
        </w:rPr>
        <w:t xml:space="preserve">, דכי הדרי </w:t>
      </w:r>
      <w:ins w:id="98415" w:author="מנוע מכני" w:date="2026-10-11T12:04:39Z">
        <w:r>
          <w:rPr>
            <w:rtl/>
          </w:rPr>
          <w:t xml:space="preserve">ובאו</w:t>
        </w:r>
      </w:ins>
      <w:del w:id="98416" w:author="מנוע מכני" w:date="2026-10-11T12:04:39Z">
        <w:r w:rsidRPr="00B078C3">
          <w:rPr>
            <w:rtl/>
          </w:rPr>
          <w:delText xml:space="preserve">ואתו</w:delText>
        </w:r>
      </w:del>
      <w:r w:rsidRPr="00B078C3">
        <w:rPr>
          <w:rtl/>
        </w:rPr>
        <w:t xml:space="preserve"> </w:t>
      </w:r>
      <w:ins w:id="91649" w:author="מנוע מכני" w:date="2026-10-11T12:04:39Z">
        <w:r>
          <w:rPr>
            <w:rFonts w:hint="cs"/>
            <w:rtl/>
          </w:rPr>
          <w:t xml:space="preserve">כ"ב</w:t>
        </w:r>
      </w:ins>
      <w:del w:id="91650" w:author="מנוע מכני" w:date="2026-10-11T12:04:39Z">
        <w:r>
          <w:rPr>
            <w:rFonts w:hint="cs"/>
            <w:rtl/>
          </w:rPr>
          <w:delText xml:space="preserve">כ''ב</w:delText>
        </w:r>
      </w:del>
      <w:r>
        <w:rPr>
          <w:rtl/>
        </w:rPr>
        <w:t>-</w:t>
      </w:r>
      <w:r>
        <w:rPr>
          <w:rFonts w:hint="cs"/>
          <w:rtl/>
        </w:rPr>
        <w:t xml:space="preserve"> עומדת</w:t>
      </w:r>
      <w:r w:rsidRPr="00B078C3">
        <w:rPr>
          <w:rtl/>
        </w:rPr>
        <w:t xml:space="preserve"> בתוך ימי נדותה.</w:t>
      </w:r>
    </w:p>
    <w:p w:rsidR="00E403F0" w:rsidRDefault="00E403F0" w:rsidP="00E403F0">
      <w:pPr>
        <w:rPr>
          <w:rFonts w:ascii="FontbitDavid" w:hAnsi="FontbitDavid"/>
          <w:sz w:val="24"/>
          <w:rtl/>
        </w:rPr>
      </w:pPr>
      <w:r w:rsidRPr="00B078C3">
        <w:rPr>
          <w:rFonts w:ascii="FontbitDavid" w:hAnsi="FontbitDavid"/>
          <w:sz w:val="24"/>
          <w:rtl/>
        </w:rPr>
        <w:t xml:space="preserve">וה"נ</w:t>
      </w:r>
      <w:r w:rsidRPr="00B078C3">
        <w:rPr>
          <w:rFonts w:ascii="FontbitDavid" w:hAnsi="FontbitDavid"/>
          <w:sz w:val="24"/>
          <w:rtl/>
        </w:rPr>
        <w:t xml:space="preserve"> </w:t>
      </w:r>
      <w:ins w:id="98417" w:author="מנוע מכני" w:date="2026-10-11T12:04:39Z">
        <w:r>
          <w:rPr>
            <w:rFonts w:ascii="FontbitDavid" w:hAnsi="FontbitDavid"/>
            <w:sz w:val="24"/>
            <w:rtl/>
          </w:rPr>
          <w:t xml:space="preserve">מסתבר</w:t>
        </w:r>
      </w:ins>
      <w:del w:id="98418" w:author="מנוע מכני" w:date="2026-10-11T12:04:39Z">
        <w:r w:rsidRPr="00B078C3">
          <w:rPr>
            <w:rFonts w:ascii="FontbitDavid" w:hAnsi="FontbitDavid"/>
            <w:sz w:val="24"/>
            <w:rtl/>
          </w:rPr>
          <w:delText xml:space="preserve">מסתברא</w:delText>
        </w:r>
      </w:del>
      <w:r w:rsidRPr="00B078C3">
        <w:rPr>
          <w:rFonts w:ascii="FontbitDavid" w:hAnsi="FontbitDavid"/>
          <w:sz w:val="24"/>
          <w:rtl/>
        </w:rPr>
        <w:t xml:space="preserve">.</w:t>
      </w:r>
      <w:r>
        <w:rPr>
          <w:rFonts w:ascii="FontbitDavid" w:hAnsi="FontbitDavid" w:hint="cs"/>
          <w:sz w:val="24"/>
          <w:rtl/>
        </w:rPr>
        <w:t xml:space="preserve"> </w:t>
      </w:r>
      <w:ins w:id="97465" w:author="מנוע מכני" w:date="2026-10-11T12:04:39Z">
        <w:r>
          <w:rPr>
            <w:rFonts w:ascii="FontbitDavid" w:hAnsi="FontbitDavid"/>
            <w:sz w:val="24"/>
            <w:rtl/>
          </w:rPr>
          <w:t xml:space="preserve">דאם </w:t>
        </w:r>
      </w:ins>
      <w:del w:id="97466" w:author="מנוע מכני" w:date="2026-10-11T12:04:39Z">
        <w:r w:rsidRPr="00B078C3">
          <w:rPr>
            <w:rFonts w:ascii="FontbitDavid" w:hAnsi="FontbitDavid"/>
            <w:sz w:val="24"/>
            <w:rtl/>
          </w:rPr>
          <w:delText xml:space="preserve">דאי </w:delText>
        </w:r>
      </w:del>
      <w:r w:rsidRPr="00B078C3">
        <w:rPr>
          <w:rFonts w:ascii="FontbitDavid" w:hAnsi="FontbitDavid"/>
          <w:sz w:val="24"/>
          <w:rtl/>
        </w:rPr>
        <w:t xml:space="preserve">לא</w:t>
      </w:r>
      <w:r w:rsidRPr="00B078C3">
        <w:rPr>
          <w:rFonts w:ascii="FontbitDavid" w:hAnsi="FontbitDavid"/>
          <w:sz w:val="24"/>
          <w:rtl/>
        </w:rPr>
        <w:t xml:space="preserve"> </w:t>
      </w:r>
      <w:ins w:id="98011" w:author="מנוע מכני" w:date="2026-10-11T12:04:39Z">
        <w:r>
          <w:rPr>
            <w:rFonts w:ascii="FontbitDavid" w:hAnsi="FontbitDavid"/>
            <w:sz w:val="24"/>
            <w:rtl/>
          </w:rPr>
          <w:t xml:space="preserve">תאמר</w:t>
        </w:r>
      </w:ins>
      <w:del w:id="98012" w:author="מנוע מכני" w:date="2026-10-11T12:04:39Z">
        <w:r w:rsidRPr="00B078C3">
          <w:rPr>
            <w:rFonts w:ascii="FontbitDavid" w:hAnsi="FontbitDavid"/>
            <w:sz w:val="24"/>
            <w:rtl/>
          </w:rPr>
          <w:delText xml:space="preserve">תימא</w:delText>
        </w:r>
      </w:del>
      <w:r w:rsidRPr="00B078C3">
        <w:rPr>
          <w:rFonts w:ascii="FontbitDavid" w:hAnsi="FontbitDavid"/>
          <w:sz w:val="24"/>
          <w:rtl/>
        </w:rPr>
        <w:t xml:space="preserve"> </w:t>
      </w:r>
      <w:ins w:id="95707" w:author="מנוע מכני" w:date="2026-10-11T12:04:39Z">
        <w:r>
          <w:rPr>
            <w:rFonts w:ascii="FontbitDavid" w:hAnsi="FontbitDavid"/>
            <w:sz w:val="24"/>
            <w:rtl/>
          </w:rPr>
          <w:t xml:space="preserve">כך</w:t>
        </w:r>
      </w:ins>
      <w:del w:id="95708"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תרנגולת </w:t>
      </w:r>
      <w:r w:rsidRPr="00017C1D">
        <w:rPr>
          <w:rFonts w:ascii="FontbitDavid" w:hAnsi="FontbitDavid" w:hint="cs"/>
          <w:spacing w:val="-4"/>
          <w:sz w:val="24"/>
          <w:rtl/>
        </w:rPr>
        <w:t xml:space="preserve">המטילה יום ומפסקת יום ושוב מטילה ושוב מפסקת, ושוב מטלת ושוב פוסקת שני ימים, </w:t>
      </w:r>
    </w:p>
    <w:p w:rsidR="00E403F0" w:rsidRDefault="00E403F0" w:rsidP="00E403F0">
      <w:pPr>
        <w:rPr>
          <w:rFonts w:ascii="FontbitDavid" w:hAnsi="FontbitDavid"/>
          <w:sz w:val="24"/>
          <w:rtl/>
        </w:rPr>
      </w:pPr>
      <w:r>
        <w:rPr>
          <w:rFonts w:ascii="FontbitDavid" w:hAnsi="FontbitDavid" w:hint="cs"/>
          <w:sz w:val="24"/>
          <w:rtl/>
        </w:rPr>
        <w:t xml:space="preserve">אם חוזרת לתחילתה או למעיקרה </w:t>
      </w:r>
      <w:r>
        <w:rPr>
          <w:rFonts w:ascii="FontbitDavid" w:hAnsi="FontbitDavid"/>
          <w:sz w:val="24"/>
          <w:rtl/>
        </w:rPr>
        <w:t>–</w:t>
      </w:r>
      <w:r>
        <w:rPr>
          <w:rFonts w:ascii="FontbitDavid" w:hAnsi="FontbitDavid" w:hint="cs"/>
          <w:sz w:val="24"/>
          <w:rtl/>
        </w:rPr>
        <w:t xml:space="preserve"> על כרחך למעיקרה. </w:t>
      </w:r>
    </w:p>
    <w:p>
      <w:pPr>
        <w:pStyle w:val="38"/>
        <w:rPr>
          <w:ins w:id="100338" w:author="מנוע מכני" w:date="2026-10-11T12:04:39Z"/>
        </w:rPr>
      </w:pPr>
      <w:r>
        <w:t xml:space="preserve">א"ל</w:t>
      </w:r>
      <w:r>
        <w:t xml:space="preserve"> </w:t>
      </w:r>
      <w:ins w:id="93155" w:author="מנוע מכני" w:date="2026-10-11T12:04:39Z">
        <w:r>
          <w:t xml:space="preserve">ר"פ</w:t>
        </w:r>
      </w:ins>
      <w:del w:id="93156" w:author="מנוע מכני" w:date="2026-10-11T12:04:39Z">
        <w:r>
          <w:delText xml:space="preserve">רב פפא</w:delText>
        </w:r>
      </w:del>
      <w:r>
        <w:t xml:space="preserve">, אלא הא דא</w:t>
      </w:r>
      <w:r w:rsidRPr="00B078C3">
        <w:t xml:space="preserve">ר"ל:</w:t>
      </w:r>
    </w:p>
    <w:p w:rsidR="00E403F0" w:rsidRDefault="00E403F0" w:rsidP="00E403F0">
      <w:pPr>
        <w:rPr>
          <w:rFonts w:ascii="FontbitDavid" w:hAnsi="FontbitDavid"/>
          <w:sz w:val="24"/>
          <w:rtl/>
        </w:rPr>
      </w:pPr>
      <w:del w:id="1003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קובעת לה וסת בתוך ימי זיבתה ואין אשה קובעת לה וסת בתוך ימי נדותה, </w:t>
      </w:r>
    </w:p>
    <w:p w:rsidR="00E403F0" w:rsidRDefault="00E403F0" w:rsidP="00E403F0">
      <w:pPr>
        <w:rPr>
          <w:rFonts w:ascii="FontbitDavid" w:hAnsi="FontbitDavid"/>
          <w:sz w:val="24"/>
          <w:rtl/>
        </w:rPr>
      </w:pPr>
      <w:r w:rsidRPr="00B078C3">
        <w:rPr>
          <w:rStyle w:val="2fb"/>
          <w:rFonts w:ascii="FontbitDavid" w:hAnsi="FontbitDavid"/>
          <w:sz w:val="24"/>
          <w:rtl/>
        </w:rPr>
        <w:t xml:space="preserve">ור</w:t>
      </w:r>
      <w:ins w:id="91651" w:author="מנוע מכני" w:date="2026-10-11T12:04:39Z">
        <w:r>
          <w:rPr>
            <w:rStyle w:val="2fb"/>
            <w:rFonts w:ascii="FontbitDavid" w:hAnsi="FontbitDavid"/>
            <w:sz w:val="24"/>
            <w:rtl/>
          </w:rPr>
          <w:t xml:space="preserve">י"ו</w:t>
        </w:r>
      </w:ins>
      <w:del w:id="91652" w:author="מנוע מכני" w:date="2026-10-11T12:04:39Z">
        <w:r w:rsidRPr="00B078C3">
          <w:rPr>
            <w:rFonts w:ascii="FontbitDavid" w:hAnsi="FontbitDavid"/>
            <w:sz w:val="24"/>
            <w:rtl/>
          </w:rPr>
          <w:delText xml:space="preserve">י''ו</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אשה קובעת לה וסת בתוך ימי נדותה, ה"ד? </w:t>
      </w:r>
      <w:r>
        <w:rPr>
          <w:rFonts w:ascii="FontbitDavid" w:hAnsi="FontbitDavid" w:hint="cs"/>
          <w:sz w:val="24"/>
          <w:rtl/>
        </w:rPr>
        <w:t xml:space="preserve">כגון שרואה </w:t>
      </w:r>
      <w:ins w:id="91653" w:author="מנוע מכני" w:date="2026-10-11T12:04:39Z">
        <w:r>
          <w:rPr>
            <w:rStyle w:val="2fb"/>
            <w:rFonts w:ascii="FontbitDavid" w:hAnsi="FontbitDavid" w:hint="cs"/>
            <w:sz w:val="24"/>
            <w:rtl/>
          </w:rPr>
          <w:t xml:space="preserve">ר"ח</w:t>
        </w:r>
      </w:ins>
      <w:del w:id="91654" w:author="מנוע מכני" w:date="2026-10-11T12:04:39Z">
        <w:r>
          <w:rPr>
            <w:rFonts w:ascii="FontbitDavid" w:hAnsi="FontbitDavid" w:hint="cs"/>
            <w:sz w:val="24"/>
            <w:rtl/>
          </w:rPr>
          <w:delText xml:space="preserve">ר''ח</w:delText>
        </w:r>
      </w:del>
      <w:r>
        <w:rPr>
          <w:rFonts w:ascii="FontbitDavid" w:hAnsi="FontbitDavid" w:hint="cs"/>
          <w:sz w:val="24"/>
          <w:rtl/>
        </w:rPr>
        <w:t xml:space="preserve"> וה' בחודש </w:t>
      </w:r>
      <w:r>
        <w:rPr>
          <w:rStyle w:val="2fb"/>
          <w:rFonts w:ascii="FontbitDavid" w:hAnsi="FontbitDavid" w:hint="cs"/>
          <w:sz w:val="24"/>
          <w:rtl/>
        </w:rPr>
        <w:t xml:space="preserve">ו</w:t>
      </w:r>
      <w:ins w:id="91655" w:author="מנוע מכני" w:date="2026-10-11T12:04:39Z">
        <w:r>
          <w:rPr>
            <w:rStyle w:val="2fb"/>
            <w:rFonts w:ascii="FontbitDavid" w:hAnsi="FontbitDavid" w:hint="cs"/>
            <w:sz w:val="24"/>
            <w:rtl/>
          </w:rPr>
          <w:t xml:space="preserve">ר"ח</w:t>
        </w:r>
      </w:ins>
      <w:del w:id="91656" w:author="מנוע מכני" w:date="2026-10-11T12:04:39Z">
        <w:r>
          <w:rPr>
            <w:rFonts w:ascii="FontbitDavid" w:hAnsi="FontbitDavid" w:hint="cs"/>
            <w:sz w:val="24"/>
            <w:rtl/>
          </w:rPr>
          <w:delText xml:space="preserve">ר''ח</w:delText>
        </w:r>
      </w:del>
      <w:r>
        <w:rPr>
          <w:rFonts w:ascii="FontbitDavid" w:hAnsi="FontbitDavid" w:hint="cs"/>
          <w:sz w:val="24"/>
          <w:rtl/>
        </w:rPr>
        <w:t xml:space="preserve"> וה' בחודש ועתה רואה בה' בחודש ולא </w:t>
      </w:r>
      <w:r>
        <w:rPr>
          <w:rStyle w:val="2fb"/>
          <w:rFonts w:ascii="FontbitDavid" w:hAnsi="FontbitDavid" w:hint="cs"/>
          <w:sz w:val="24"/>
          <w:rtl/>
        </w:rPr>
        <w:t xml:space="preserve">ב</w:t>
      </w:r>
      <w:ins w:id="91657" w:author="מנוע מכני" w:date="2026-10-11T12:04:39Z">
        <w:r>
          <w:rPr>
            <w:rStyle w:val="2fb"/>
            <w:rFonts w:ascii="FontbitDavid" w:hAnsi="FontbitDavid" w:hint="cs"/>
            <w:sz w:val="24"/>
            <w:rtl/>
          </w:rPr>
          <w:t xml:space="preserve">ר"ח</w:t>
        </w:r>
      </w:ins>
      <w:del w:id="91658" w:author="מנוע מכני" w:date="2026-10-11T12:04:39Z">
        <w:r>
          <w:rPr>
            <w:rFonts w:ascii="FontbitDavid" w:hAnsi="FontbitDavid" w:hint="cs"/>
            <w:sz w:val="24"/>
            <w:rtl/>
          </w:rPr>
          <w:delText xml:space="preserve">ר''ח</w:delText>
        </w:r>
      </w:del>
      <w:r>
        <w:rPr>
          <w:rFonts w:ascii="FontbitDavid" w:hAnsi="FontbitDavid" w:hint="cs"/>
          <w:sz w:val="24"/>
          <w:rtl/>
        </w:rPr>
        <w:t xml:space="preserve"> ואמר </w:t>
      </w:r>
      <w:r w:rsidRPr="00B078C3">
        <w:rPr>
          <w:rFonts w:ascii="FontbitDavid" w:hAnsi="FontbitDavid"/>
          <w:sz w:val="24"/>
          <w:rtl/>
        </w:rPr>
        <w:t xml:space="preserve">אשה קובעת לה וסת בתוך ימי נדותה </w:t>
      </w:r>
      <w:r>
        <w:rPr>
          <w:rFonts w:ascii="FontbitDavid" w:hAnsi="FontbitDavid"/>
          <w:sz w:val="24"/>
          <w:rtl/>
        </w:rPr>
        <w:t>–</w:t>
      </w:r>
      <w:r w:rsidRPr="00B078C3">
        <w:rPr>
          <w:rFonts w:ascii="FontbitDavid" w:hAnsi="FontbitDavid"/>
          <w:sz w:val="24"/>
          <w:rtl/>
        </w:rPr>
        <w:t xml:space="preserve"> </w:t>
      </w:r>
    </w:p>
    <w:p w:rsidR="00E403F0" w:rsidRDefault="00E403F0" w:rsidP="00E403F0">
      <w:pPr>
        <w:rPr>
          <w:rFonts w:ascii="FontbitDavid" w:hAnsi="FontbitDavid"/>
          <w:sz w:val="24"/>
          <w:rtl/>
        </w:rPr>
      </w:pPr>
      <w:r w:rsidRPr="00B078C3">
        <w:rPr>
          <w:rFonts w:ascii="FontbitDavid" w:hAnsi="FontbitDavid"/>
          <w:sz w:val="24"/>
          <w:rtl/>
        </w:rPr>
        <w:lastRenderedPageBreak/>
        <w:t xml:space="preserve">אלמא, </w:t>
      </w:r>
      <w:r w:rsidRPr="00B078C3">
        <w:rPr>
          <w:rStyle w:val="2fb"/>
          <w:rFonts w:ascii="FontbitDavid" w:hAnsi="FontbitDavid"/>
          <w:sz w:val="24"/>
          <w:rtl/>
        </w:rPr>
        <w:lastRenderedPageBreak/>
        <w:t xml:space="preserve">מ</w:t>
      </w:r>
      <w:ins w:id="91659" w:author="מנוע מכני" w:date="2026-10-11T12:04:39Z">
        <w:r>
          <w:rPr>
            <w:rStyle w:val="2fb"/>
            <w:rFonts w:ascii="FontbitDavid" w:hAnsi="FontbitDavid"/>
            <w:sz w:val="24"/>
            <w:rtl/>
          </w:rPr>
          <w:t xml:space="preserve">ר"ח</w:t>
        </w:r>
      </w:ins>
      <w:del w:id="91660" w:author="מנוע מכני" w:date="2026-10-11T12:04:39Z">
        <w:r w:rsidRPr="00B078C3">
          <w:rPr>
            <w:rFonts w:ascii="FontbitDavid" w:hAnsi="FontbitDavid"/>
            <w:sz w:val="24"/>
            <w:rtl/>
          </w:rPr>
          <w:lastRenderedPageBreak/>
          <w:delText xml:space="preserve">ר</w:delText>
        </w:r>
        <w:r>
          <w:rPr>
            <w:rFonts w:ascii="FontbitDavid" w:hAnsi="FontbitDavid" w:hint="cs"/>
            <w:sz w:val="24"/>
            <w:rtl/>
          </w:rPr>
          <w:delText xml:space="preserve">''ח</w:delText>
        </w:r>
      </w:del>
      <w:r>
        <w:rPr>
          <w:rFonts w:ascii="FontbitDavid" w:hAnsi="FontbitDavid" w:hint="cs"/>
          <w:sz w:val="24"/>
          <w:rtl/>
        </w:rPr>
        <w:t xml:space="preserve"> </w:t>
      </w:r>
      <w:r w:rsidRPr="00B078C3">
        <w:rPr>
          <w:rFonts w:ascii="FontbitDavid" w:hAnsi="FontbitDavid"/>
          <w:sz w:val="24"/>
          <w:rtl/>
        </w:rPr>
        <w:t xml:space="preserve">מנינא! </w:t>
      </w:r>
    </w:p>
    <w:p>
      <w:pPr>
        <w:pStyle w:val="38"/>
        <w:rPr>
          <w:ins w:id="100340" w:author="מנוע מכני" w:date="2026-10-11T12:04:39Z"/>
        </w:rPr>
      </w:pPr>
      <w:r w:rsidRPr="00B078C3">
        <w:t xml:space="preserve">א"ל</w:t>
      </w:r>
      <w:r w:rsidRPr="00B078C3">
        <w:t xml:space="preserve">:</w:t>
      </w:r>
    </w:p>
    <w:p w:rsidR="00E403F0" w:rsidRPr="00B078C3" w:rsidRDefault="00E403F0" w:rsidP="00E403F0">
      <w:pPr>
        <w:pStyle w:val="a3"/>
        <w:rPr>
          <w:rtl/>
        </w:rPr>
      </w:pPr>
      <w:del w:id="100341" w:author="מנוע מכני" w:date="2026-10-11T12:04:39Z">
        <w:r w:rsidRPr="00B078C3">
          <w:rPr>
            <w:rtl/>
          </w:rPr>
          <w:delText xml:space="preserve"> </w:delText>
        </w:r>
      </w:del>
      <w:r w:rsidRPr="00B078C3">
        <w:rPr>
          <w:rtl/>
        </w:rPr>
        <w:t xml:space="preserve">לא</w:t>
      </w:r>
      <w:r w:rsidRPr="00B078C3">
        <w:rPr>
          <w:rtl/>
        </w:rPr>
        <w:t xml:space="preserve">, </w:t>
      </w:r>
      <w:ins w:id="95709" w:author="מנוע מכני" w:date="2026-10-11T12:04:39Z">
        <w:r>
          <w:rPr>
            <w:rtl/>
          </w:rPr>
          <w:t xml:space="preserve">כך</w:t>
        </w:r>
      </w:ins>
      <w:del w:id="95710" w:author="מנוע מכני" w:date="2026-10-11T12:04:39Z">
        <w:r w:rsidRPr="00B078C3">
          <w:rPr>
            <w:rtl/>
          </w:rPr>
          <w:delText xml:space="preserve">הכי</w:delText>
        </w:r>
      </w:del>
      <w:r w:rsidRPr="00B078C3">
        <w:rPr>
          <w:rtl/>
        </w:rPr>
        <w:t xml:space="preserve"> א"ר יוחנן, כגון </w:t>
      </w:r>
      <w:r>
        <w:rPr>
          <w:rFonts w:hint="cs"/>
          <w:rtl/>
        </w:rPr>
        <w:t xml:space="preserve">שראתה </w:t>
      </w:r>
      <w:ins w:id="91661" w:author="מנוע מכני" w:date="2026-10-11T12:04:39Z">
        <w:r>
          <w:rPr>
            <w:rStyle w:val="2fb"/>
            <w:rFonts w:hint="cs"/>
            <w:rtl/>
          </w:rPr>
          <w:t xml:space="preserve">ר"ח</w:t>
        </w:r>
      </w:ins>
      <w:del w:id="91662" w:author="מנוע מכני" w:date="2026-10-11T12:04:39Z">
        <w:r>
          <w:rPr>
            <w:rFonts w:hint="cs"/>
            <w:rtl/>
          </w:rPr>
          <w:delText xml:space="preserve">ר''ח</w:delText>
        </w:r>
      </w:del>
      <w:r>
        <w:rPr>
          <w:rFonts w:hint="cs"/>
          <w:rtl/>
        </w:rPr>
        <w:t xml:space="preserve"> </w:t>
      </w:r>
      <w:r>
        <w:rPr>
          <w:rStyle w:val="2fb"/>
          <w:rFonts w:hint="cs"/>
          <w:rtl/>
        </w:rPr>
        <w:t xml:space="preserve">ו</w:t>
      </w:r>
      <w:ins w:id="91663" w:author="מנוע מכני" w:date="2026-10-11T12:04:39Z">
        <w:r>
          <w:rPr>
            <w:rStyle w:val="2fb"/>
            <w:rFonts w:hint="cs"/>
            <w:rtl/>
          </w:rPr>
          <w:t xml:space="preserve">ר"ח</w:t>
        </w:r>
      </w:ins>
      <w:del w:id="91664" w:author="מנוע מכני" w:date="2026-10-11T12:04:39Z">
        <w:r>
          <w:rPr>
            <w:rFonts w:hint="cs"/>
            <w:rtl/>
          </w:rPr>
          <w:delText xml:space="preserve">ר''ח</w:delText>
        </w:r>
      </w:del>
      <w:r>
        <w:rPr>
          <w:rFonts w:hint="cs"/>
          <w:rtl/>
        </w:rPr>
        <w:t xml:space="preserve"> ו</w:t>
      </w:r>
      <w:ins w:id="91665" w:author="מנוע מכני" w:date="2026-10-11T12:04:39Z">
        <w:r>
          <w:rPr>
            <w:rFonts w:hint="cs"/>
            <w:rtl/>
          </w:rPr>
          <w:t xml:space="preserve">כ"ה</w:t>
        </w:r>
      </w:ins>
      <w:del w:id="91666" w:author="מנוע מכני" w:date="2026-10-11T12:04:39Z">
        <w:r>
          <w:rPr>
            <w:rFonts w:hint="cs"/>
            <w:rtl/>
          </w:rPr>
          <w:delText xml:space="preserve">כ''ה</w:delText>
        </w:r>
      </w:del>
      <w:r>
        <w:rPr>
          <w:rFonts w:hint="cs"/>
          <w:rtl/>
        </w:rPr>
        <w:t xml:space="preserve"> בחודש </w:t>
      </w:r>
      <w:r>
        <w:rPr>
          <w:rStyle w:val="2fb"/>
          <w:rFonts w:hint="cs"/>
          <w:rtl/>
        </w:rPr>
        <w:t xml:space="preserve">ו</w:t>
      </w:r>
      <w:ins w:id="91667" w:author="מנוע מכני" w:date="2026-10-11T12:04:39Z">
        <w:r>
          <w:rPr>
            <w:rStyle w:val="2fb"/>
            <w:rFonts w:hint="cs"/>
            <w:rtl/>
          </w:rPr>
          <w:t xml:space="preserve">ר"ח</w:t>
        </w:r>
      </w:ins>
      <w:del w:id="91668" w:author="מנוע מכני" w:date="2026-10-11T12:04:39Z">
        <w:r>
          <w:rPr>
            <w:rFonts w:hint="cs"/>
            <w:rtl/>
          </w:rPr>
          <w:delText xml:space="preserve">ר''ח</w:delText>
        </w:r>
      </w:del>
      <w:r>
        <w:rPr>
          <w:rFonts w:hint="cs"/>
          <w:rtl/>
        </w:rPr>
        <w:t xml:space="preserve"> </w:t>
      </w:r>
      <w:ins w:id="94121" w:author="מנוע מכני" w:date="2026-10-11T12:04:39Z">
        <w:r>
          <w:rPr>
            <w:rtl/>
          </w:rPr>
          <w:t xml:space="preserve">דאומרים</w:t>
        </w:r>
      </w:ins>
      <w:del w:id="94122" w:author="מנוע מכני" w:date="2026-10-11T12:04:39Z">
        <w:r w:rsidRPr="00B078C3">
          <w:rPr>
            <w:rtl/>
          </w:rPr>
          <w:delText xml:space="preserve">דאמרינן</w:delText>
        </w:r>
      </w:del>
      <w:r w:rsidRPr="00B078C3">
        <w:rPr>
          <w:rtl/>
        </w:rPr>
        <w:t xml:space="preserve"> דמי יתירי הוא דאתוספו בה.</w:t>
      </w:r>
    </w:p>
    <w:p w:rsidR="00E403F0" w:rsidRPr="00B078C3" w:rsidRDefault="00E403F0" w:rsidP="00E403F0">
      <w:pPr>
        <w:rPr>
          <w:rFonts w:ascii="FontbitDavid" w:hAnsi="FontbitDavid"/>
          <w:sz w:val="24"/>
          <w:rtl/>
        </w:rPr>
      </w:pPr>
      <w:r w:rsidRPr="00B078C3">
        <w:rPr>
          <w:rFonts w:ascii="FontbitDavid" w:hAnsi="FontbitDavid"/>
          <w:sz w:val="24"/>
          <w:rtl/>
        </w:rPr>
        <w:t xml:space="preserve">וכן </w:t>
      </w:r>
      <w:ins w:id="97669" w:author="מנוע מכני" w:date="2026-10-11T12:04:39Z">
        <w:r>
          <w:rPr>
            <w:rFonts w:ascii="FontbitDavid" w:hAnsi="FontbitDavid"/>
            <w:sz w:val="24"/>
            <w:rtl/>
          </w:rPr>
          <w:t xml:space="preserve">כשבא</w:t>
        </w:r>
      </w:ins>
      <w:del w:id="97670" w:author="מנוע מכני" w:date="2026-10-11T12:04:39Z">
        <w:r w:rsidRPr="00B078C3">
          <w:rPr>
            <w:rFonts w:ascii="FontbitDavid" w:hAnsi="FontbitDavid"/>
            <w:sz w:val="24"/>
            <w:rtl/>
          </w:rPr>
          <w:delText xml:space="preserve">כי </w:delText>
        </w:r>
        <w:r>
          <w:rPr>
            <w:rFonts w:ascii="FontbitDavid" w:hAnsi="FontbitDavid"/>
            <w:sz w:val="24"/>
            <w:rtl/>
          </w:rPr>
          <w:delText xml:space="preserve">בא</w:delText>
        </w:r>
      </w:del>
      <w:ins w:id="95711" w:author="מנוע מכני" w:date="2026-10-11T12:04:39Z"/>
      <w:del w:id="95712"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w:t>
      </w:r>
      <w:r w:rsidRPr="00B078C3">
        <w:rPr>
          <w:rStyle w:val="2fb"/>
          <w:rFonts w:ascii="FontbitDavid" w:hAnsi="FontbitDavid"/>
          <w:sz w:val="24"/>
          <w:rtl/>
        </w:rPr>
        <w:t xml:space="preserve">רבין</w:t>
      </w:r>
      <w:r w:rsidRPr="00B078C3">
        <w:rPr>
          <w:rFonts w:ascii="FontbitDavid" w:hAnsi="FontbitDavid"/>
          <w:sz w:val="24"/>
          <w:rtl/>
        </w:rPr>
        <w:t xml:space="preserve"> וכל נחותי ימא, אמרוה </w:t>
      </w:r>
      <w:ins w:id="93157" w:author="מנוע מכני" w:date="2026-10-11T12:04:39Z">
        <w:r>
          <w:rPr>
            <w:rStyle w:val="2fb"/>
            <w:rFonts w:ascii="FontbitDavid" w:hAnsi="FontbitDavid"/>
            <w:sz w:val="24"/>
            <w:rtl/>
          </w:rPr>
          <w:t xml:space="preserve">כר"ה</w:t>
        </w:r>
      </w:ins>
      <w:del w:id="93158" w:author="מנוע מכני" w:date="2026-10-11T12:04:39Z">
        <w:r w:rsidRPr="00B078C3">
          <w:rPr>
            <w:rFonts w:ascii="FontbitDavid" w:hAnsi="FontbitDavid"/>
            <w:sz w:val="24"/>
            <w:rtl/>
          </w:rPr>
          <w:delText xml:space="preserve">כרב הונא</w:delText>
        </w:r>
      </w:del>
      <w:r w:rsidRPr="00B078C3">
        <w:rPr>
          <w:rFonts w:ascii="FontbitDavid" w:hAnsi="FontbitDavid"/>
          <w:sz w:val="24"/>
          <w:rtl/>
        </w:rPr>
        <w:t xml:space="preserve"> בריה </w:t>
      </w:r>
      <w:r w:rsidRPr="00B078C3">
        <w:rPr>
          <w:rStyle w:val="2fb"/>
          <w:rFonts w:ascii="FontbitDavid" w:hAnsi="FontbitDavid"/>
          <w:sz w:val="24"/>
          <w:rtl/>
        </w:rPr>
        <w:t xml:space="preserve">דרב</w:t>
      </w:r>
      <w:r w:rsidRPr="00B078C3">
        <w:rPr>
          <w:rFonts w:ascii="FontbitDavid" w:hAnsi="FontbitDavid"/>
          <w:sz w:val="24"/>
          <w:rtl/>
        </w:rPr>
        <w:t xml:space="preserve"> יהושע.</w:t>
      </w:r>
    </w:p>
    <w:p w:rsidR="00E403F0" w:rsidRPr="00B078C3" w:rsidRDefault="00E403F0" w:rsidP="00D07C84">
      <w:pPr>
        <w:pStyle w:val="Hadran"/>
        <w:rPr>
          <w:rtl/>
        </w:rPr>
        <w:pPrChange w:id="104021" w:author="Claude" w:date="2026-10-11T09:08:16Z">
          <w:pPr>
            <w:pStyle w:val="affff"/>
            <w:rPr>
              <w:rtl/>
            </w:rPr>
          </w:pPr>
        </w:pPrChange>
      </w:pPr>
      <w:r w:rsidRPr="00B078C3">
        <w:rPr>
          <w:rtl/>
        </w:rPr>
        <w:t>הדרן עלך בנות כותים.</w:t>
      </w:r>
    </w:p>
    <w:p w:rsidR="00E403F0" w:rsidRDefault="00E403F0" w:rsidP="00E403F0">
      <w:pPr>
        <w:pStyle w:val="afff6"/>
        <w:framePr w:wrap="around"/>
        <w:rPr>
          <w:del w:id="102982" w:author="Claude" w:date="2026-10-11T09:07:54Z"/>
          <w:rtl/>
        </w:rPr>
      </w:pPr>
      <w:del w:id="102980" w:author="Claude" w:date="2026-10-11T09:07:54Z">
        <w:r w:rsidRPr="00B078C3">
          <w:rPr>
            <w:rtl/>
          </w:rPr>
          <w:lastRenderedPageBreak/>
          <w:delText xml:space="preserve">פרק </w:delText>
        </w:r>
      </w:del>
      <w:del w:id="102981" w:author="Claude" w:date="2026-10-11T09:07:54Z">
        <w:r>
          <w:rPr>
            <w:rFonts w:hint="cs"/>
            <w:rtl/>
          </w:rPr>
          <w:delText xml:space="preserve"> חמישי </w:delText>
        </w:r>
      </w:del>
    </w:p>
    <w:p w:rsidR="00E403F0" w:rsidRPr="00B078C3" w:rsidRDefault="00E403F0" w:rsidP="00E403F0">
      <w:pPr>
        <w:pStyle w:val="afff7"/>
        <w:framePr w:wrap="around"/>
        <w:rPr>
          <w:del w:id="102985" w:author="Claude" w:date="2026-10-11T09:07:54Z"/>
          <w:rtl/>
        </w:rPr>
      </w:pPr>
      <w:del w:id="102983" w:author="Claude" w:date="2026-10-11T09:07:54Z">
        <w:r>
          <w:rPr>
            <w:rFonts w:hint="cs"/>
            <w:rtl/>
          </w:rPr>
          <w:delText xml:space="preserve">יוצא דופן </w:delText>
        </w:r>
      </w:del>
      <w:del w:id="102984" w:author="Claude" w:date="2026-10-11T09:07:54Z">
        <w:r w:rsidRPr="00B078C3">
          <w:rPr>
            <w:rtl/>
          </w:rPr>
          <w:delText xml:space="preserve"> </w:delText>
        </w:r>
      </w:del>
    </w:p>
    <w:p w:rsidR="00E403F0" w:rsidRPr="00B078C3" w:rsidRDefault="00E403F0" w:rsidP="00E403F0">
      <w:pPr>
        <w:rPr>
          <w:rFonts w:ascii="FontbitDavid" w:hAnsi="FontbitDavid"/>
          <w:sz w:val="24"/>
          <w:rtl/>
        </w:rPr>
      </w:pPr>
      <w:ins w:id="98013" w:author="מנוע מכני" w:date="2026-10-11T12:04:39Z">
        <w:r>
          <w:rPr>
            <w:rFonts w:ascii="FontbitDavid" w:hAnsi="FontbitDavid"/>
            <w:sz w:val="24"/>
            <w:rtl/>
          </w:rPr>
          <w:t xml:space="preserve">שונה</w:t>
        </w:r>
      </w:ins>
      <w:del w:id="98014" w:author="מנוע מכני" w:date="2026-10-11T12:04:39Z">
        <w:r w:rsidRPr="00B078C3">
          <w:rPr>
            <w:rFonts w:ascii="FontbitDavid" w:hAnsi="FontbitDavid"/>
            <w:sz w:val="24"/>
            <w:rtl/>
          </w:rPr>
          <w:delText xml:space="preserve">מתני</w:delText>
        </w:r>
      </w:del>
      <w:r w:rsidRPr="00B078C3">
        <w:rPr>
          <w:rFonts w:ascii="FontbitDavid" w:hAnsi="FontbitDavid"/>
          <w:sz w:val="24"/>
          <w:rtl/>
        </w:rPr>
        <w:t xml:space="preserve">.</w:t>
      </w:r>
    </w:p>
    <w:p w:rsidR="00E403F0" w:rsidRDefault="00E403F0" w:rsidP="00E403F0">
      <w:pPr>
        <w:pStyle w:val="afff3"/>
        <w:framePr w:wrap="around"/>
        <w:rPr>
          <w:rtl/>
        </w:rPr>
      </w:pPr>
      <w:r>
        <w:rPr>
          <w:rFonts w:hint="cs"/>
          <w:rtl/>
        </w:rPr>
        <w:t xml:space="preserve">מ. </w:t>
      </w:r>
    </w:p>
    <w:p>
      <w:pPr>
        <w:pStyle w:val="PetichatPerek"/>
        <w:rPr>
          <w:ins w:id="102979" w:author="Claude" w:date="2026-10-11T09:07:54Z"/>
        </w:rPr>
      </w:pPr>
      <w:ins w:id="102978" w:author="Claude" w:date="2026-10-11T09:07:54Z">
        <w:r>
          <w:rPr>
            <w:rtl/>
          </w:rPr>
          <w:t xml:space="preserve">פרק  חמישי</w:t>
        </w:r>
        <w:r>
          <w:rPr>
            <w:rtl/>
          </w:rPr>
          <w:t xml:space="preserve"> - </w:t>
        </w:r>
        <w:r>
          <w:rPr>
            <w:rFonts w:hint="cs"/>
            <w:rtl/>
          </w:rPr>
          <w:t xml:space="preserve">יוצא דופן</w:t>
        </w:r>
      </w:ins>
    </w:p>
    <w:p>
      <w:pPr>
        <w:pStyle w:val="MishnaBatzad"/>
        <w:rPr>
          <w:ins w:id="20329" w:author="קלוד" w:date="2026-10-11T09:07:21Z"/>
        </w:rPr>
      </w:pPr>
      <w:ins w:id="20328" w:author="קלוד" w:date="2026-10-11T09:07:21Z">
        <w:r>
          <w:t xml:space="preserve">משנה א</w:t>
        </w:r>
      </w:ins>
    </w:p>
    <w:p w:rsidR="00E403F0" w:rsidRPr="00D65BEC" w:rsidRDefault="00E403F0" w:rsidP="00E403F0">
      <w:pPr>
        <w:pStyle w:val="afff9"/>
        <w:spacing w:before="120"/>
        <w:rPr>
          <w:rtl/>
        </w:rPr>
        <w:pPrChange w:id="90023" w:author="קלוד" w:date="2026-10-11T12:09:42Z">
          <w:pPr>
            <w:pStyle w:val="afff9"/>
          </w:pPr>
        </w:pPrChange>
      </w:pPr>
      <w:r w:rsidRPr="00D65BEC">
        <w:rPr>
          <w:rtl/>
        </w:rPr>
        <w:t>יוצא דופן אין יושבין עליו ימי טומאה וימי טהרה, ואין חייבין עליו קרבן.</w:t>
      </w:r>
    </w:p>
    <w:p w:rsidR="00E403F0" w:rsidRPr="00D65BEC" w:rsidRDefault="00E403F0" w:rsidP="00E403F0">
      <w:pPr>
        <w:pStyle w:val="afff9"/>
        <w:rPr>
          <w:rtl/>
        </w:rPr>
      </w:pPr>
      <w:r>
        <w:rPr>
          <w:rStyle w:val="TanaimMishna"/>
          <w:rtl/>
          <w:rPrChange w:id="102900" w:author="Claude" w:date="2026-10-11T09:07:54Z">
            <w:rPr>
              <w:rtl/>
            </w:rPr>
          </w:rPrChange>
        </w:rPr>
        <w:t xml:space="preserve">ר"ש</w:t>
      </w:r>
      <w:r>
        <w:rPr>
          <w:rtl/>
        </w:rPr>
        <w:t xml:space="preserve"> אומר</w:t>
      </w:r>
      <w:r>
        <w:rPr>
          <w:rStyle w:val="TanaimMishna"/>
          <w:rtl/>
          <w:rPrChange w:id="102901" w:author="Claude" w:date="2026-10-11T09:07:54Z">
            <w:rPr>
              <w:rtl/>
            </w:rPr>
          </w:rPrChange>
        </w:rPr>
        <w:t xml:space="preserve">:</w:t>
      </w:r>
      <w:r>
        <w:rPr>
          <w:rtl/>
        </w:rPr>
        <w:t xml:space="preserve"> הרי זה כילוד.</w:t>
      </w:r>
    </w:p>
    <w:p w:rsidR="00E403F0" w:rsidRPr="00D65BEC" w:rsidRDefault="00E403F0" w:rsidP="00E403F0">
      <w:pPr>
        <w:pStyle w:val="afff9"/>
        <w:rPr>
          <w:rtl/>
        </w:rPr>
      </w:pPr>
      <w:r w:rsidRPr="00D65BEC">
        <w:rPr>
          <w:rtl/>
        </w:rPr>
        <w:t xml:space="preserve">כל הנשים מטמאות בבית החיצון, שנאמר </w:t>
      </w:r>
      <w:r w:rsidRPr="00D65BEC">
        <w:rPr>
          <w:rFonts w:hint="cs"/>
          <w:rtl/>
        </w:rPr>
        <w:t>'</w:t>
      </w:r>
      <w:r w:rsidRPr="00D65BEC">
        <w:rPr>
          <w:rtl/>
        </w:rPr>
        <w:t>דם יהיה זובה בבשרה</w:t>
      </w:r>
      <w:r w:rsidRPr="00D65BEC">
        <w:rPr>
          <w:rFonts w:hint="cs"/>
          <w:rtl/>
        </w:rPr>
        <w:t>'</w:t>
      </w:r>
      <w:r w:rsidRPr="00D65BEC">
        <w:rPr>
          <w:rtl/>
        </w:rPr>
        <w:t xml:space="preserve">, </w:t>
      </w:r>
    </w:p>
    <w:p w:rsidR="00E403F0" w:rsidRPr="00D65BEC" w:rsidRDefault="00E403F0" w:rsidP="00E403F0">
      <w:pPr>
        <w:pStyle w:val="afff9"/>
        <w:rPr>
          <w:rtl/>
        </w:rPr>
      </w:pPr>
      <w:r w:rsidRPr="00D65BEC">
        <w:rPr>
          <w:rtl/>
        </w:rPr>
        <w:t>אבל הזב ובעל קרי אינן מטמאין עד שתצא טומאתן לחוץ.</w:t>
      </w:r>
    </w:p>
    <w:p w:rsidR="00E403F0" w:rsidRPr="00D65BEC" w:rsidRDefault="00E403F0" w:rsidP="00E403F0">
      <w:pPr>
        <w:pStyle w:val="afff9"/>
        <w:rPr>
          <w:rtl/>
        </w:rPr>
      </w:pPr>
      <w:r w:rsidRPr="00D65BEC">
        <w:rPr>
          <w:rtl/>
        </w:rPr>
        <w:t>היה אוכל בתרומה והרגיש שנזדעזעו אבריו - אוחז באמה ובולע את התרומה.</w:t>
      </w:r>
    </w:p>
    <w:p w:rsidR="00E403F0" w:rsidRPr="00D65BEC" w:rsidRDefault="00E403F0" w:rsidP="00E403F0">
      <w:pPr>
        <w:pStyle w:val="afff9"/>
        <w:rPr>
          <w:rtl/>
        </w:rPr>
      </w:pPr>
      <w:r w:rsidRPr="00D65BEC">
        <w:rPr>
          <w:rtl/>
        </w:rPr>
        <w:t>ומטמאין בכל שהוא, אפילו כעין החרדל ובפחות מכן.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45" w:author="קלוד" w:date="2026-10-11T12:23:38Z"/>
        </w:rPr>
      </w:pPr>
      <w:ins w:id="90346" w:author="קלוד" w:date="2026-10-11T12:23:38Z">
        <w:r>
          <w:rPr>
            <w:color w:val="7B3F00"/>
          </w:rPr>
          <w:t xml:space="preserve">יוצא דופן - רבנן 'כי תזריע וילדה', ור"ש מ'תלד'</w:t>
        </w:r>
      </w:ins>
    </w:p>
    <w:p w:rsidR="00E403F0" w:rsidRPr="00B078C3" w:rsidRDefault="00E403F0" w:rsidP="00E403F0">
      <w:pPr>
        <w:rPr>
          <w:rFonts w:ascii="FontbitDavid" w:hAnsi="FontbitDavid"/>
          <w:sz w:val="24"/>
          <w:rtl/>
        </w:rPr>
      </w:pPr>
      <w:r>
        <w:rPr>
          <w:rStyle w:val="2fb"/>
          <w:rFonts w:ascii="FontbitDavid" w:hAnsi="FontbitDavid" w:hint="cs"/>
          <w:sz w:val="24"/>
          <w:rtl/>
        </w:rPr>
        <w:t xml:space="preserve">רמ</w:t>
      </w:r>
      <w:ins w:id="91669" w:author="מנוע מכני" w:date="2026-10-11T12:04:39Z">
        <w:r>
          <w:rPr>
            <w:rStyle w:val="2fb"/>
            <w:rFonts w:ascii="FontbitDavid" w:hAnsi="FontbitDavid" w:hint="cs"/>
            <w:sz w:val="24"/>
            <w:rtl/>
          </w:rPr>
          <w:t xml:space="preserve">ב"פ</w:t>
        </w:r>
      </w:ins>
      <w:del w:id="91670" w:author="מנוע מכני" w:date="2026-10-11T12:04:39Z">
        <w:r>
          <w:rPr>
            <w:rFonts w:ascii="FontbitDavid" w:hAnsi="FontbitDavid" w:hint="cs"/>
            <w:sz w:val="24"/>
            <w:rtl/>
          </w:rPr>
          <w:delText xml:space="preserve">ב''פ</w:delText>
        </w:r>
      </w:del>
      <w:r>
        <w:rPr>
          <w:rFonts w:ascii="FontbitDavid" w:hAnsi="FontbitDavid" w:hint="cs"/>
          <w:sz w:val="24"/>
          <w:rtl/>
        </w:rPr>
        <w:t xml:space="preserve">- טעמא דרבנן '</w:t>
      </w:r>
      <w:ins w:id="90481" w:author="Claude - סמנטי" w:date="2026-10-11T12:19:29Z">
        <w:r>
          <w:rPr>
            <w:rStyle w:val="afffff0"/>
            <w:rFonts w:ascii="FontbitDavid" w:hAnsi="FontbitDavid"/>
            <w:sz w:val="24"/>
            <w:rtl/>
          </w:rPr>
          <w:t xml:space="preserve">אִשָּׁה כִּי תַזְרִיעַ וְיָלְדָה זָכָר</w:t>
        </w:r>
      </w:ins>
      <w:del w:id="90482" w:author="Claude - סמנטי" w:date="2026-10-11T12:19:29Z">
        <w:r w:rsidRPr="00B078C3">
          <w:rPr>
            <w:rFonts w:ascii="FontbitDavid" w:hAnsi="FontbitDavid"/>
            <w:sz w:val="24"/>
            <w:rtl/>
          </w:rPr>
          <w:delText xml:space="preserve">אשה כי תזריע וילדה זכר</w:delText>
        </w:r>
      </w:del>
      <w:r>
        <w:rPr>
          <w:rFonts w:ascii="FontbitDavid" w:hAnsi="FontbitDavid" w:hint="cs"/>
          <w:sz w:val="24"/>
          <w:rtl/>
        </w:rPr>
        <w:t>'</w:t>
      </w:r>
      <w:r w:rsidRPr="00B078C3">
        <w:rPr>
          <w:rFonts w:ascii="FontbitDavid" w:hAnsi="FontbitDavid"/>
          <w:sz w:val="24"/>
          <w:rtl/>
        </w:rPr>
        <w:t xml:space="preserve"> - עד שתלד במקום שהיא מזרעת.</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Style w:val="2fb"/>
          <w:rFonts w:ascii="FontbitDavid" w:hAnsi="FontbitDavid"/>
          <w:sz w:val="24"/>
          <w:rtl/>
        </w:rPr>
        <w:t xml:space="preserve">ור"ש</w:t>
      </w:r>
      <w:r w:rsidRPr="00B078C3">
        <w:rPr>
          <w:rFonts w:ascii="FontbitDavid" w:hAnsi="FontbitDavid"/>
          <w:sz w:val="24"/>
          <w:rtl/>
        </w:rPr>
        <w:t xml:space="preserve"> ההיא - </w:t>
      </w:r>
      <w:ins w:id="93159" w:author="מנוע מכני" w:date="2026-10-11T12:04:39Z">
        <w:r>
          <w:rPr>
            <w:rFonts w:ascii="FontbitDavid" w:hAnsi="FontbitDavid"/>
            <w:sz w:val="24"/>
            <w:rtl/>
          </w:rPr>
          <w:t xml:space="preserve">דאפי'</w:t>
        </w:r>
      </w:ins>
      <w:del w:id="93160" w:author="מנוע מכני" w:date="2026-10-11T12:04:39Z">
        <w:r w:rsidRPr="00B078C3">
          <w:rPr>
            <w:rFonts w:ascii="FontbitDavid" w:hAnsi="FontbitDavid"/>
            <w:sz w:val="24"/>
            <w:rtl/>
          </w:rPr>
          <w:delText xml:space="preserve">ד</w:delText>
        </w:r>
        <w:r>
          <w:rPr>
            <w:rFonts w:ascii="FontbitDavid" w:hAnsi="FontbitDavid"/>
            <w:sz w:val="24"/>
            <w:rtl/>
          </w:rPr>
          <w:delText xml:space="preserve">אפילו</w:delText>
        </w:r>
      </w:del>
      <w:r>
        <w:rPr>
          <w:rFonts w:ascii="FontbitDavid" w:hAnsi="FontbitDavid"/>
          <w:sz w:val="24"/>
          <w:rtl/>
        </w:rPr>
        <w:t xml:space="preserve"> </w:t>
      </w:r>
      <w:r>
        <w:rPr>
          <w:rFonts w:ascii="FontbitDavid" w:hAnsi="FontbitDavid"/>
          <w:sz w:val="24"/>
          <w:rtl/>
        </w:rPr>
        <w:t xml:space="preserve">לא</w:t>
      </w:r>
      <w:r>
        <w:rPr>
          <w:rFonts w:ascii="FontbitDavid" w:hAnsi="FontbitDavid"/>
          <w:sz w:val="24"/>
          <w:rtl/>
        </w:rPr>
        <w:t xml:space="preserve"> ילדה אלא כעין שהזריעה</w:t>
      </w:r>
      <w:r w:rsidRPr="00B078C3">
        <w:rPr>
          <w:rFonts w:ascii="FontbitDavid" w:hAnsi="FontbitDavid"/>
          <w:sz w:val="24"/>
          <w:rtl/>
        </w:rPr>
        <w:t xml:space="preserve"> אמו טמאה לידה.</w:t>
      </w:r>
    </w:p>
    <w:p>
      <w:pPr>
        <w:pStyle w:val="38"/>
        <w:rPr>
          <w:ins w:id="100342" w:author="מנוע מכני" w:date="2026-10-11T12:04:39Z"/>
        </w:rPr>
      </w:pPr>
      <w:r w:rsidRPr="00B078C3">
        <w:t xml:space="preserve">ור"ש </w:t>
      </w:r>
      <w:ins w:id="91671" w:author="מנוע מכני" w:date="2026-10-11T12:04:39Z">
        <w:r>
          <w:t xml:space="preserve">מ"ט</w:t>
        </w:r>
      </w:ins>
      <w:del w:id="91672" w:author="מנוע מכני" w:date="2026-10-11T12:04:39Z">
        <w:r>
          <w:delText xml:space="preserve">מ''ט</w:delText>
        </w:r>
      </w:del>
      <w:r w:rsidRPr="00B078C3">
        <w:t xml:space="preserve"> אר"ל:</w:t>
      </w:r>
    </w:p>
    <w:p w:rsidR="00E403F0" w:rsidRPr="00B078C3" w:rsidRDefault="00E403F0" w:rsidP="00E403F0">
      <w:pPr>
        <w:rPr>
          <w:rFonts w:ascii="FontbitDavid" w:hAnsi="FontbitDavid"/>
          <w:sz w:val="24"/>
          <w:rtl/>
        </w:rPr>
      </w:pPr>
      <w:del w:id="1003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אמר</w:t>
      </w:r>
      <w:r w:rsidRPr="00B078C3">
        <w:rPr>
          <w:rFonts w:ascii="FontbitDavid" w:hAnsi="FontbitDavid"/>
          <w:sz w:val="24"/>
          <w:rtl/>
        </w:rPr>
        <w:t xml:space="preserve"> קרא </w:t>
      </w:r>
      <w:r>
        <w:rPr>
          <w:rFonts w:ascii="FontbitDavid" w:hAnsi="FontbitDavid" w:hint="cs"/>
          <w:sz w:val="24"/>
          <w:rtl/>
        </w:rPr>
        <w:t>'</w:t>
      </w:r>
      <w:r w:rsidRPr="00B078C3">
        <w:rPr>
          <w:rStyle w:val="afffff0"/>
          <w:rFonts w:ascii="FontbitDavid" w:hAnsi="FontbitDavid"/>
          <w:sz w:val="24"/>
          <w:rtl/>
        </w:rPr>
        <w:t>תלד</w:t>
      </w:r>
      <w:r>
        <w:rPr>
          <w:rFonts w:ascii="FontbitDavid" w:hAnsi="FontbitDavid" w:hint="cs"/>
          <w:sz w:val="24"/>
          <w:rtl/>
        </w:rPr>
        <w:t>'</w:t>
      </w:r>
      <w:r w:rsidRPr="00B078C3">
        <w:rPr>
          <w:rFonts w:ascii="FontbitDavid" w:hAnsi="FontbitDavid"/>
          <w:sz w:val="24"/>
          <w:rtl/>
        </w:rPr>
        <w:t xml:space="preserve"> - לרבות יוצא דופן.</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 </w:t>
      </w:r>
      <w:ins w:id="95715" w:author="מנוע מכני" w:date="2026-10-11T12:04:39Z">
        <w:r>
          <w:rPr>
            <w:rFonts w:ascii="FontbitDavid" w:hAnsi="FontbitDavid"/>
            <w:sz w:val="24"/>
            <w:rtl/>
          </w:rPr>
          <w:t xml:space="preserve">זה</w:t>
        </w:r>
      </w:ins>
      <w:del w:id="95716"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מבעי </w:t>
      </w:r>
      <w:ins w:id="95713" w:author="מנוע מכני" w:date="2026-10-11T12:04:39Z">
        <w:r>
          <w:rPr>
            <w:rFonts w:ascii="FontbitDavid" w:hAnsi="FontbitDavid"/>
            <w:sz w:val="24"/>
            <w:rtl/>
          </w:rPr>
          <w:t xml:space="preserve">לו</w:t>
        </w:r>
      </w:ins>
      <w:del w:id="9571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לרבות טומטום ואנדרוגינוס</w:t>
      </w:r>
      <w:ins w:id="96889" w:author="מנוע מכני" w:date="2026-10-11T12:04:39Z">
        <w:r>
          <w:rPr>
            <w:rFonts w:ascii="FontbitDavid" w:hAnsi="FontbitDavid"/>
            <w:sz w:val="24"/>
            <w:rtl/>
          </w:rPr>
          <w:t xml:space="preserve">,</w:t>
        </w:r>
      </w:ins>
      <w:del w:id="96890"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ד</w:t>
      </w:r>
      <w:r w:rsidRPr="00B74CC5">
        <w:rPr>
          <w:rFonts w:ascii="FontbitDavid" w:hAnsi="FontbitDavid"/>
          <w:sz w:val="24"/>
          <w:rtl/>
        </w:rPr>
        <w:t>סד"א</w:t>
      </w:r>
      <w:r w:rsidRPr="00B078C3">
        <w:rPr>
          <w:rFonts w:ascii="FontbitDavid" w:hAnsi="FontbitDavid"/>
          <w:sz w:val="24"/>
          <w:rtl/>
        </w:rPr>
        <w:t xml:space="preserve"> זכר ונקבה כתיב, זכר ודאי, נקבה </w:t>
      </w:r>
      <w:ins w:id="95717" w:author="מנוע מכני" w:date="2026-10-11T12:04:39Z">
        <w:r>
          <w:rPr>
            <w:rFonts w:ascii="FontbitDavid" w:hAnsi="FontbitDavid"/>
            <w:sz w:val="24"/>
            <w:rtl/>
          </w:rPr>
          <w:t xml:space="preserve">ודיש</w:t>
        </w:r>
      </w:ins>
      <w:del w:id="95718" w:author="מנוע מכני" w:date="2026-10-11T12:04:39Z">
        <w:r w:rsidRPr="00B078C3">
          <w:rPr>
            <w:rFonts w:ascii="FontbitDavid" w:hAnsi="FontbitDavid"/>
            <w:sz w:val="24"/>
            <w:rtl/>
          </w:rPr>
          <w:delText xml:space="preserve">ודאית</w:delText>
        </w:r>
      </w:del>
      <w:r w:rsidRPr="00B078C3">
        <w:rPr>
          <w:rFonts w:ascii="FontbitDavid" w:hAnsi="FontbitDavid"/>
          <w:sz w:val="24"/>
          <w:rtl/>
        </w:rPr>
        <w:t xml:space="preserve"> - ולא טומטום ואנדרוגינוס - </w:t>
      </w:r>
      <w:r w:rsidRPr="00B078C3">
        <w:rPr>
          <w:rFonts w:ascii="FontbitDavid" w:hAnsi="FontbitDavid"/>
          <w:sz w:val="24"/>
          <w:rtl/>
        </w:rPr>
        <w:t xml:space="preserve">קמ"ל</w:t>
      </w:r>
      <w:r w:rsidRPr="00B078C3">
        <w:rPr>
          <w:rFonts w:ascii="FontbitDavid" w:hAnsi="FontbitDavid"/>
          <w:sz w:val="24"/>
          <w:rtl/>
        </w:rPr>
        <w:t xml:space="preserve">.</w:t>
      </w:r>
    </w:p>
    <w:p w:rsidR="00E403F0" w:rsidRPr="00B078C3" w:rsidRDefault="00E403F0" w:rsidP="00E403F0">
      <w:pPr>
        <w:rPr>
          <w:rFonts w:ascii="FontbitDavid" w:hAnsi="FontbitDavid"/>
          <w:sz w:val="24"/>
          <w:rtl/>
        </w:rPr>
      </w:pPr>
      <w:ins w:id="93161" w:author="מנוע מכני" w:date="2026-10-11T12:04:39Z">
        <w:r>
          <w:rPr>
            <w:rStyle w:val="2fb"/>
            <w:rFonts w:ascii="FontbitDavid" w:hAnsi="FontbitDavid"/>
            <w:sz w:val="24"/>
            <w:rtl/>
          </w:rPr>
          <w:t xml:space="preserve">ור"ש</w:t>
        </w:r>
      </w:ins>
      <w:del w:id="93162" w:author="מנוע מכני" w:date="2026-10-11T12:04:39Z">
        <w:r w:rsidRPr="00B078C3">
          <w:rPr>
            <w:rFonts w:ascii="FontbitDavid" w:hAnsi="FontbitDavid"/>
            <w:sz w:val="24"/>
            <w:rtl/>
          </w:rPr>
          <w:delText xml:space="preserve">ורבי שמעון</w:delText>
        </w:r>
      </w:del>
      <w:r w:rsidRPr="00B078C3">
        <w:rPr>
          <w:rFonts w:ascii="FontbitDavid" w:hAnsi="FontbitDavid"/>
          <w:sz w:val="24"/>
          <w:rtl/>
        </w:rPr>
        <w:t xml:space="preserve"> - נפקא </w:t>
      </w:r>
      <w:ins w:id="95719" w:author="מנוע מכני" w:date="2026-10-11T12:04:39Z">
        <w:r>
          <w:rPr>
            <w:rFonts w:ascii="FontbitDavid" w:hAnsi="FontbitDavid"/>
            <w:sz w:val="24"/>
            <w:rtl/>
          </w:rPr>
          <w:t xml:space="preserve">לו</w:t>
        </w:r>
      </w:ins>
      <w:del w:id="9572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מדתני בר ליואי.</w:t>
      </w:r>
      <w:r>
        <w:rPr>
          <w:rFonts w:ascii="FontbitDavid" w:hAnsi="FontbitDavid" w:hint="cs"/>
          <w:sz w:val="24"/>
          <w:rtl/>
        </w:rPr>
        <w:t xml:space="preserve"> </w:t>
      </w:r>
      <w:r w:rsidRPr="00B078C3">
        <w:rPr>
          <w:rFonts w:ascii="FontbitDavid" w:hAnsi="FontbitDavid"/>
          <w:sz w:val="24"/>
          <w:rtl/>
        </w:rPr>
        <w:t>לבן - לבן מכל מקום, לבת - לבת מ"מ.</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 </w:t>
      </w:r>
      <w:ins w:id="95723" w:author="מנוע מכני" w:date="2026-10-11T12:04:39Z">
        <w:r>
          <w:rPr>
            <w:rFonts w:ascii="FontbitDavid" w:hAnsi="FontbitDavid"/>
            <w:sz w:val="24"/>
            <w:rtl/>
          </w:rPr>
          <w:t xml:space="preserve">זה</w:t>
        </w:r>
      </w:ins>
      <w:del w:id="95724"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מבעי </w:t>
      </w:r>
      <w:ins w:id="95721" w:author="מנוע מכני" w:date="2026-10-11T12:04:39Z">
        <w:r>
          <w:rPr>
            <w:rFonts w:ascii="FontbitDavid" w:hAnsi="FontbitDavid"/>
            <w:sz w:val="24"/>
            <w:rtl/>
          </w:rPr>
          <w:t xml:space="preserve">לו</w:t>
        </w:r>
      </w:ins>
      <w:del w:id="9572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לחייב על כל בן ובן, ולחייב על כל בת ובת.</w:t>
      </w:r>
    </w:p>
    <w:p w:rsidR="00E403F0" w:rsidRPr="00B078C3" w:rsidRDefault="00E403F0" w:rsidP="00E403F0">
      <w:pPr>
        <w:pStyle w:val="a3"/>
        <w:rPr>
          <w:rtl/>
        </w:rPr>
      </w:pPr>
      <w:r w:rsidRPr="00B078C3">
        <w:rPr>
          <w:rStyle w:val="2fb"/>
          <w:rtl/>
        </w:rPr>
        <w:t xml:space="preserve">ו</w:t>
      </w:r>
      <w:ins w:id="91673" w:author="מנוע מכני" w:date="2026-10-11T12:04:39Z">
        <w:r>
          <w:rPr>
            <w:rStyle w:val="2fb"/>
            <w:rtl/>
          </w:rPr>
          <w:t xml:space="preserve">ר"ש</w:t>
        </w:r>
      </w:ins>
      <w:del w:id="91674" w:author="מנוע מכני" w:date="2026-10-11T12:04:39Z">
        <w:r w:rsidRPr="00B078C3">
          <w:rPr>
            <w:rtl/>
          </w:rPr>
          <w:delText xml:space="preserve">ר</w:delText>
        </w:r>
        <w:r>
          <w:rPr>
            <w:rFonts w:hint="cs"/>
            <w:rtl/>
          </w:rPr>
          <w:delText xml:space="preserve">''ש</w:delText>
        </w:r>
      </w:del>
      <w:r w:rsidRPr="00B078C3">
        <w:rPr>
          <w:rtl/>
        </w:rPr>
        <w:t xml:space="preserve"> </w:t>
      </w:r>
      <w:r>
        <w:rPr>
          <w:rtl/>
        </w:rPr>
        <w:t>–</w:t>
      </w:r>
      <w:r w:rsidRPr="00B078C3">
        <w:rPr>
          <w:rtl/>
        </w:rPr>
        <w:t xml:space="preserve"> נפק</w:t>
      </w:r>
      <w:r>
        <w:rPr>
          <w:rFonts w:hint="cs"/>
          <w:rtl/>
        </w:rPr>
        <w:t>"ל</w:t>
      </w:r>
      <w:r w:rsidRPr="00B078C3">
        <w:rPr>
          <w:rtl/>
        </w:rPr>
        <w:t xml:space="preserve"> מדתנ</w:t>
      </w:r>
      <w:r>
        <w:rPr>
          <w:rFonts w:hint="cs"/>
          <w:rtl/>
        </w:rPr>
        <w:t>ו</w:t>
      </w:r>
      <w:r w:rsidRPr="00B078C3">
        <w:rPr>
          <w:rtl/>
        </w:rPr>
        <w:t xml:space="preserve"> </w:t>
      </w:r>
      <w:ins w:id="95725" w:author="מנוע מכני" w:date="2026-10-11T12:04:39Z">
        <w:r>
          <w:rPr>
            <w:rtl/>
          </w:rPr>
          <w:t xml:space="preserve">לפניו</w:t>
        </w:r>
      </w:ins>
      <w:del w:id="95726" w:author="מנוע מכני" w:date="2026-10-11T12:04:39Z">
        <w:r w:rsidRPr="00B078C3">
          <w:rPr>
            <w:rtl/>
          </w:rPr>
          <w:delText xml:space="preserve">קמיה</w:delText>
        </w:r>
      </w:del>
      <w:r w:rsidRPr="00B078C3">
        <w:rPr>
          <w:rtl/>
        </w:rPr>
        <w:t xml:space="preserve"> </w:t>
      </w:r>
      <w:r w:rsidRPr="00B078C3">
        <w:rPr>
          <w:rStyle w:val="2fb"/>
          <w:rtl/>
        </w:rPr>
        <w:t xml:space="preserve">דרב ששת</w:t>
      </w:r>
      <w:r w:rsidRPr="00B078C3">
        <w:rPr>
          <w:rtl/>
        </w:rPr>
        <w:t xml:space="preserve">: </w:t>
      </w:r>
      <w:r>
        <w:rPr>
          <w:rFonts w:hint="cs"/>
          <w:rtl/>
        </w:rPr>
        <w:t>'</w:t>
      </w:r>
      <w:ins w:id="90483" w:author="Claude - סמנטי" w:date="2026-10-11T12:19:29Z">
        <w:r>
          <w:rPr>
            <w:rStyle w:val="afffff0"/>
            <w:rtl/>
          </w:rPr>
          <w:t xml:space="preserve">זֹאת תּוֹרַת הַיּוֹלֶדֶת</w:t>
        </w:r>
      </w:ins>
      <w:del w:id="90484" w:author="Claude - סמנטי" w:date="2026-10-11T12:19:29Z">
        <w:r w:rsidRPr="00B078C3">
          <w:rPr>
            <w:rtl/>
          </w:rPr>
          <w:delText xml:space="preserve">זאת תורת היולדת</w:delText>
        </w:r>
      </w:del>
      <w:r>
        <w:rPr>
          <w:rFonts w:hint="cs"/>
          <w:rtl/>
        </w:rPr>
        <w:t>'</w:t>
      </w:r>
      <w:r w:rsidRPr="00B078C3">
        <w:rPr>
          <w:rtl/>
        </w:rPr>
        <w:t xml:space="preserve"> מלמד שמביאה קרבן אחד על ולדות הרבה.</w:t>
      </w:r>
    </w:p>
    <w:p w:rsidR="00E403F0" w:rsidRPr="00017C1D" w:rsidRDefault="00E403F0" w:rsidP="00E403F0">
      <w:pPr>
        <w:pStyle w:val="a3"/>
        <w:rPr>
          <w:spacing w:val="0"/>
          <w:rtl/>
        </w:rPr>
      </w:pPr>
      <w:r w:rsidRPr="00017C1D">
        <w:rPr>
          <w:spacing w:val="0"/>
          <w:rtl/>
        </w:rPr>
        <w:t xml:space="preserve">יכול תביא על לידה ועל זיבה כאחת, אלא יולדת דאכלה דם, ויולדת דאכלה חלב, בחד קרבן תסגי לה? </w:t>
      </w:r>
    </w:p>
    <w:p>
      <w:pPr>
        <w:pStyle w:val="38"/>
        <w:rPr>
          <w:ins w:id="100344" w:author="מנוע מכני" w:date="2026-10-11T12:04:39Z"/>
        </w:rPr>
      </w:pPr>
      <w:r w:rsidRPr="00B078C3">
        <w:t xml:space="preserve">אלא:</w:t>
      </w:r>
    </w:p>
    <w:p w:rsidR="00E403F0" w:rsidRPr="00B078C3" w:rsidRDefault="00E403F0" w:rsidP="00E403F0">
      <w:pPr>
        <w:rPr>
          <w:rFonts w:ascii="FontbitDavid" w:hAnsi="FontbitDavid"/>
          <w:sz w:val="24"/>
          <w:rtl/>
        </w:rPr>
      </w:pPr>
      <w:del w:id="1003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יכול תביא על לידה שלפני מלאת ועל לידה שלאחר מלאת כאחת - </w:t>
      </w:r>
      <w:r w:rsidRPr="00B078C3">
        <w:rPr>
          <w:rFonts w:ascii="FontbitDavid" w:hAnsi="FontbitDavid"/>
          <w:sz w:val="24"/>
          <w:rtl/>
        </w:rPr>
        <w:t xml:space="preserve">ת"ל</w:t>
      </w:r>
      <w:r w:rsidRPr="00B078C3">
        <w:rPr>
          <w:rFonts w:ascii="FontbitDavid" w:hAnsi="FontbitDavid"/>
          <w:sz w:val="24"/>
          <w:rtl/>
        </w:rPr>
        <w:t xml:space="preserve"> זאת.</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w:t>
      </w:r>
      <w:r>
        <w:rPr>
          <w:rFonts w:ascii="FontbitDavid" w:hAnsi="FontbitDavid"/>
          <w:sz w:val="24"/>
          <w:rtl/>
        </w:rPr>
        <w:t>–</w:t>
      </w:r>
      <w:r w:rsidRPr="00B078C3">
        <w:rPr>
          <w:rFonts w:ascii="FontbitDavid" w:hAnsi="FontbitDavid"/>
          <w:sz w:val="24"/>
          <w:rtl/>
        </w:rPr>
        <w:t xml:space="preserve"> </w:t>
      </w:r>
      <w:ins w:id="96387" w:author="מנוע מכני" w:date="2026-10-11T12:04:39Z">
        <w:r>
          <w:rPr>
            <w:rFonts w:ascii="FontbitDavid" w:hAnsi="FontbitDavid"/>
            <w:sz w:val="24"/>
            <w:rtl/>
          </w:rPr>
          <w:t xml:space="preserve">אף</w:t>
        </w:r>
      </w:ins>
      <w:del w:id="96388"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ע"ג</w:delText>
        </w:r>
      </w:del>
      <w:ins w:id="91675" w:author="מנוע מכני" w:date="2026-10-11T12:04:39Z"/>
      <w:del w:id="91676" w:author="מנוע מכני" w:date="2026-10-11T12:04:39Z">
        <w:r>
          <w:rPr>
            <w:rFonts w:ascii="FontbitDavid" w:hAnsi="FontbitDavid" w:hint="cs"/>
            <w:sz w:val="24"/>
            <w:rtl/>
          </w:rPr>
          <w:delText xml:space="preserve">ע''ג</w:delText>
        </w:r>
      </w:del>
      <w:r>
        <w:rPr>
          <w:rFonts w:ascii="FontbitDavid" w:hAnsi="FontbitDavid" w:hint="cs"/>
          <w:sz w:val="24"/>
          <w:rtl/>
        </w:rPr>
        <w:t xml:space="preserve"> ד'</w:t>
      </w:r>
      <w:ins w:id="90485" w:author="Claude - סמנטי" w:date="2026-10-11T12:19:29Z">
        <w:r>
          <w:rPr>
            <w:rStyle w:val="afffff0"/>
            <w:rFonts w:ascii="FontbitDavid" w:hAnsi="FontbitDavid"/>
            <w:sz w:val="24"/>
            <w:rtl/>
          </w:rPr>
          <w:t xml:space="preserve">זֹאת</w:t>
        </w:r>
      </w:ins>
      <w:del w:id="90486" w:author="Claude - סמנטי" w:date="2026-10-11T12:19:29Z">
        <w:r w:rsidRPr="00B078C3">
          <w:rPr>
            <w:rFonts w:ascii="FontbitDavid" w:hAnsi="FontbitDavid"/>
            <w:sz w:val="24"/>
            <w:rtl/>
          </w:rPr>
          <w:delText xml:space="preserve">זאת</w:delText>
        </w:r>
      </w:del>
      <w:r>
        <w:rPr>
          <w:rFonts w:ascii="FontbitDavid" w:hAnsi="FontbitDavid" w:hint="cs"/>
          <w:sz w:val="24"/>
          <w:rtl/>
        </w:rPr>
        <w:t>'</w:t>
      </w:r>
      <w:r w:rsidRPr="00B078C3">
        <w:rPr>
          <w:rFonts w:ascii="FontbitDavid" w:hAnsi="FontbitDavid"/>
          <w:sz w:val="24"/>
          <w:rtl/>
        </w:rPr>
        <w:t xml:space="preserve"> - </w:t>
      </w:r>
      <w:ins w:id="98419" w:author="מנוע מכני" w:date="2026-10-11T12:04:39Z">
        <w:r>
          <w:rPr>
            <w:rFonts w:ascii="FontbitDavid" w:hAnsi="FontbitDavid"/>
            <w:sz w:val="24"/>
            <w:rtl/>
          </w:rPr>
          <w:t xml:space="preserve">הוצרך</w:t>
        </w:r>
      </w:ins>
      <w:del w:id="98420" w:author="מנוע מכני" w:date="2026-10-11T12:04:39Z">
        <w:r w:rsidRPr="00B078C3">
          <w:rPr>
            <w:rFonts w:ascii="FontbitDavid" w:hAnsi="FontbitDavid"/>
            <w:sz w:val="24"/>
            <w:rtl/>
          </w:rPr>
          <w:delText xml:space="preserve">איצטריך</w:delText>
        </w:r>
      </w:del>
      <w:r w:rsidRPr="00B078C3">
        <w:rPr>
          <w:rFonts w:ascii="FontbitDavid" w:hAnsi="FontbitDavid"/>
          <w:sz w:val="24"/>
          <w:rtl/>
        </w:rPr>
        <w:t xml:space="preserve"> לבן או לבת, </w:t>
      </w:r>
      <w:r w:rsidRPr="00B078C3">
        <w:rPr>
          <w:rFonts w:ascii="FontbitDavid" w:hAnsi="FontbitDavid"/>
          <w:sz w:val="24"/>
          <w:rtl/>
        </w:rPr>
        <w:t xml:space="preserve">סד"א</w:t>
      </w:r>
      <w:r w:rsidRPr="00B078C3">
        <w:rPr>
          <w:rFonts w:ascii="FontbitDavid" w:hAnsi="FontbitDavid"/>
          <w:sz w:val="24"/>
          <w:rtl/>
        </w:rPr>
        <w:t xml:space="preserve">: </w:t>
      </w:r>
      <w:r w:rsidRPr="00B078C3">
        <w:rPr>
          <w:rFonts w:ascii="FontbitDavid" w:hAnsi="FontbitDavid"/>
          <w:sz w:val="24"/>
          <w:rtl/>
        </w:rPr>
        <w:t xml:space="preserve">ה"מ</w:t>
      </w:r>
      <w:r w:rsidRPr="00B078C3">
        <w:rPr>
          <w:rFonts w:ascii="FontbitDavid" w:hAnsi="FontbitDavid"/>
          <w:sz w:val="24"/>
          <w:rtl/>
        </w:rPr>
        <w:t xml:space="preserve"> - בתרי עיבורי</w:t>
      </w:r>
      <w:ins w:id="96891" w:author="מנוע מכני" w:date="2026-10-11T12:04:39Z">
        <w:r>
          <w:rPr>
            <w:rFonts w:ascii="FontbitDavid" w:hAnsi="FontbitDavid"/>
            <w:sz w:val="24"/>
            <w:rtl/>
          </w:rPr>
          <w:t xml:space="preserve"> </w:t>
        </w:r>
      </w:ins>
      <w:del w:id="968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אבל בחד עבורא - כגון יהודה </w:t>
      </w:r>
      <w:r w:rsidRPr="00B078C3">
        <w:rPr>
          <w:rStyle w:val="2fb"/>
          <w:rFonts w:ascii="FontbitDavid" w:hAnsi="FontbitDavid"/>
          <w:sz w:val="24"/>
          <w:rtl/>
        </w:rPr>
        <w:t xml:space="preserve">וחזקיה</w:t>
      </w:r>
      <w:r w:rsidRPr="00B078C3">
        <w:rPr>
          <w:rFonts w:ascii="FontbitDavid" w:hAnsi="FontbitDavid"/>
          <w:sz w:val="24"/>
          <w:rtl/>
        </w:rPr>
        <w:t xml:space="preserve"> בני </w:t>
      </w:r>
      <w:r w:rsidRPr="00B078C3">
        <w:rPr>
          <w:rStyle w:val="2fb"/>
          <w:rFonts w:ascii="FontbitDavid" w:hAnsi="FontbitDavid"/>
          <w:sz w:val="24"/>
          <w:rtl/>
        </w:rPr>
        <w:t xml:space="preserve">ר' חייא</w:t>
      </w:r>
      <w:r w:rsidRPr="00B078C3">
        <w:rPr>
          <w:rFonts w:ascii="FontbitDavid" w:hAnsi="FontbitDavid"/>
          <w:sz w:val="24"/>
          <w:rtl/>
        </w:rPr>
        <w:t xml:space="preserve">, </w:t>
      </w:r>
      <w:ins w:id="98421" w:author="מנוע מכני" w:date="2026-10-11T12:04:39Z">
        <w:r>
          <w:rPr>
            <w:rFonts w:ascii="FontbitDavid" w:hAnsi="FontbitDavid"/>
            <w:sz w:val="24"/>
            <w:rtl/>
          </w:rPr>
          <w:t xml:space="preserve">אמור</w:t>
        </w:r>
      </w:ins>
      <w:del w:id="98422"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בחד קרבן סגי לה - </w:t>
      </w:r>
      <w:r w:rsidRPr="00B078C3">
        <w:rPr>
          <w:rFonts w:ascii="FontbitDavid" w:hAnsi="FontbitDavid"/>
          <w:sz w:val="24"/>
          <w:rtl/>
        </w:rPr>
        <w:t xml:space="preserve">קמ"ל</w:t>
      </w:r>
      <w:r w:rsidRPr="00B078C3">
        <w:rPr>
          <w:rFonts w:ascii="FontbitDavid" w:hAnsi="FontbitDavid"/>
          <w:sz w:val="24"/>
          <w:rtl/>
        </w:rPr>
        <w:t xml:space="preserve">.</w:t>
      </w:r>
    </w:p>
    <w:p>
      <w:pPr>
        <w:pStyle w:val="38"/>
        <w:rPr>
          <w:ins w:id="100346" w:author="מנוע מכני" w:date="2026-10-11T12:04:39Z"/>
        </w:rPr>
      </w:pPr>
      <w:r w:rsidRPr="00027215">
        <w:t>א</w:t>
      </w:r>
      <w:r w:rsidRPr="00027215">
        <w:t xml:space="preserve">ר</w:t>
      </w:r>
      <w:ins w:id="91677" w:author="מנוע מכני" w:date="2026-10-11T12:04:39Z">
        <w:r>
          <w:t xml:space="preserve">י"ו</w:t>
        </w:r>
      </w:ins>
      <w:del w:id="91678" w:author="מנוע מכני" w:date="2026-10-11T12:04:39Z">
        <w:r w:rsidRPr="00027215">
          <w:delText xml:space="preserve">י''ו</w:delText>
        </w:r>
      </w:del>
      <w:r w:rsidRPr="00027215">
        <w:t xml:space="preserve">:</w:t>
      </w:r>
    </w:p>
    <w:p w:rsidR="00E403F0" w:rsidRPr="00027215" w:rsidRDefault="00E403F0" w:rsidP="00E403F0">
      <w:pPr>
        <w:rPr>
          <w:rFonts w:ascii="FontbitDavid" w:hAnsi="FontbitDavid"/>
          <w:spacing w:val="-4"/>
          <w:sz w:val="24"/>
          <w:rtl/>
        </w:rPr>
      </w:pPr>
      <w:del w:id="100347" w:author="מנוע מכני" w:date="2026-10-11T12:04:39Z">
        <w:r w:rsidRPr="00027215">
          <w:rPr>
            <w:rFonts w:ascii="FontbitDavid" w:hAnsi="FontbitDavid"/>
            <w:spacing w:val="-4"/>
            <w:sz w:val="24"/>
            <w:rtl/>
          </w:rPr>
          <w:delText xml:space="preserve"> </w:delText>
        </w:r>
      </w:del>
      <w:r w:rsidRPr="00027215">
        <w:rPr>
          <w:rFonts w:ascii="FontbitDavid" w:hAnsi="FontbitDavid"/>
          <w:spacing w:val="-4"/>
          <w:sz w:val="24"/>
          <w:rtl/>
        </w:rPr>
        <w:t xml:space="preserve">ומודה </w:t>
      </w:r>
      <w:ins w:id="93163" w:author="מנוע מכני" w:date="2026-10-11T12:04:39Z">
        <w:r>
          <w:rPr>
            <w:rStyle w:val="2fb"/>
            <w:rFonts w:ascii="FontbitDavid" w:hAnsi="FontbitDavid"/>
            <w:spacing w:val="-4"/>
            <w:sz w:val="24"/>
            <w:rtl/>
          </w:rPr>
          <w:t xml:space="preserve">ר"ש</w:t>
        </w:r>
      </w:ins>
      <w:del w:id="93164" w:author="מנוע מכני" w:date="2026-10-11T12:04:39Z">
        <w:r w:rsidRPr="00027215">
          <w:rPr>
            <w:rFonts w:ascii="FontbitDavid" w:hAnsi="FontbitDavid"/>
            <w:spacing w:val="-4"/>
            <w:sz w:val="24"/>
            <w:rtl/>
          </w:rPr>
          <w:delText xml:space="preserve">רבי שמעון</w:delText>
        </w:r>
      </w:del>
      <w:r w:rsidRPr="00027215">
        <w:rPr>
          <w:rFonts w:ascii="FontbitDavid" w:hAnsi="FontbitDavid"/>
          <w:spacing w:val="-4"/>
          <w:sz w:val="24"/>
          <w:rtl/>
        </w:rPr>
        <w:t xml:space="preserve"> בקדשים - שאינו קדוש.</w:t>
      </w:r>
      <w:r w:rsidRPr="00027215">
        <w:rPr>
          <w:rFonts w:ascii="FontbitDavid" w:hAnsi="FontbitDavid" w:hint="cs"/>
          <w:spacing w:val="-4"/>
          <w:sz w:val="24"/>
          <w:rtl/>
        </w:rPr>
        <w:t xml:space="preserve"> דגמר לידה מבכור </w:t>
      </w:r>
      <w:r w:rsidRPr="00027215">
        <w:rPr>
          <w:rFonts w:ascii="FontbitDavid" w:hAnsi="FontbitDavid"/>
          <w:spacing w:val="-4"/>
          <w:sz w:val="24"/>
          <w:rtl/>
        </w:rPr>
        <w:t xml:space="preserve">מה </w:t>
      </w:r>
      <w:ins w:id="94123" w:author="מנוע מכני" w:date="2026-10-11T12:04:39Z">
        <w:r>
          <w:rPr>
            <w:rFonts w:ascii="FontbitDavid" w:hAnsi="FontbitDavid"/>
            <w:spacing w:val="-4"/>
            <w:sz w:val="24"/>
            <w:rtl/>
          </w:rPr>
          <w:t xml:space="preserve">שם</w:t>
        </w:r>
      </w:ins>
      <w:del w:id="94124" w:author="מנוע מכני" w:date="2026-10-11T12:04:39Z">
        <w:r w:rsidRPr="00027215">
          <w:rPr>
            <w:rFonts w:ascii="FontbitDavid" w:hAnsi="FontbitDavid"/>
            <w:spacing w:val="-4"/>
            <w:sz w:val="24"/>
            <w:rtl/>
          </w:rPr>
          <w:delText xml:space="preserve">התם</w:delText>
        </w:r>
      </w:del>
      <w:r w:rsidRPr="00027215">
        <w:rPr>
          <w:rFonts w:ascii="FontbitDavid" w:hAnsi="FontbitDavid"/>
          <w:spacing w:val="-4"/>
          <w:sz w:val="24"/>
          <w:rtl/>
        </w:rPr>
        <w:t xml:space="preserve"> פטר רחם, אף כאן</w:t>
      </w:r>
      <w:r w:rsidRPr="00027215">
        <w:rPr>
          <w:rFonts w:ascii="FontbitDavid" w:hAnsi="FontbitDavid" w:hint="cs"/>
          <w:spacing w:val="-4"/>
          <w:sz w:val="24"/>
          <w:rtl/>
        </w:rPr>
        <w:t>.</w:t>
      </w:r>
    </w:p>
    <w:p>
      <w:pPr>
        <w:pStyle w:val="38"/>
        <w:rPr>
          <w:ins w:id="100348" w:author="מנוע מכני" w:date="2026-10-11T12:04:39Z"/>
        </w:rPr>
      </w:pPr>
      <w:r w:rsidRPr="00017C1D">
        <w:t xml:space="preserve">ואין לומר</w:t>
      </w:r>
    </w:p>
    <w:p w:rsidR="00E403F0" w:rsidRPr="00017C1D" w:rsidRDefault="00E403F0" w:rsidP="00E403F0">
      <w:pPr>
        <w:pStyle w:val="a3"/>
        <w:rPr>
          <w:spacing w:val="0"/>
          <w:rtl/>
        </w:rPr>
      </w:pPr>
      <w:del w:id="100349" w:author="מנוע מכני" w:date="2026-10-11T12:04:39Z">
        <w:r w:rsidRPr="00017C1D">
          <w:rPr>
            <w:rFonts w:hint="cs"/>
            <w:spacing w:val="0"/>
            <w:rtl/>
          </w:rPr>
          <w:delText xml:space="preserve"> </w:delText>
        </w:r>
      </w:del>
      <w:r w:rsidRPr="00017C1D">
        <w:rPr>
          <w:rFonts w:hint="cs"/>
          <w:spacing w:val="0"/>
          <w:rtl/>
        </w:rPr>
        <w:t xml:space="preserve">דגמרי' מבכור דאמו מאמו ולא מאדם [דיוצא דופן]</w:t>
      </w:r>
      <w:r w:rsidRPr="00017C1D">
        <w:rPr>
          <w:spacing w:val="0"/>
          <w:rtl/>
        </w:rPr>
        <w:t>.</w:t>
      </w:r>
      <w:r w:rsidRPr="00017C1D">
        <w:rPr>
          <w:rFonts w:hint="cs"/>
          <w:spacing w:val="0"/>
          <w:rtl/>
        </w:rPr>
        <w:t xml:space="preserve"> דאדרבה מאדם הו</w:t>
      </w:r>
      <w:ins w:id="91679" w:author="מנוע מכני" w:date="2026-10-11T12:04:39Z">
        <w:r>
          <w:rPr>
            <w:rFonts w:hint="cs"/>
            <w:spacing w:val="0"/>
            <w:rtl/>
          </w:rPr>
          <w:t xml:space="preserve">ל"ל</w:t>
        </w:r>
      </w:ins>
      <w:del w:id="91680" w:author="מנוע מכני" w:date="2026-10-11T12:04:39Z">
        <w:r w:rsidRPr="00017C1D">
          <w:rPr>
            <w:rFonts w:hint="cs"/>
            <w:spacing w:val="0"/>
            <w:rtl/>
          </w:rPr>
          <w:delText xml:space="preserve">ל''ל</w:delText>
        </w:r>
      </w:del>
      <w:r w:rsidRPr="00017C1D">
        <w:rPr>
          <w:rFonts w:hint="cs"/>
          <w:spacing w:val="0"/>
          <w:rtl/>
        </w:rPr>
        <w:t xml:space="preserve"> שכן פשוט מפשוט</w:t>
      </w:r>
    </w:p>
    <w:p>
      <w:pPr>
        <w:pStyle w:val="38"/>
        <w:rPr>
          <w:ins w:id="100350" w:author="מנוע מכני" w:date="2026-10-11T12:04:39Z"/>
        </w:rPr>
      </w:pPr>
      <w:r w:rsidRPr="00B078C3">
        <w:t xml:space="preserve">אלא, מבכור </w:t>
      </w:r>
      <w:r w:rsidRPr="00B078C3">
        <w:t xml:space="preserve">הו</w:t>
      </w:r>
      <w:r>
        <w:t xml:space="preserve">"ל</w:t>
      </w:r>
      <w:r>
        <w:t xml:space="preserve"> </w:t>
      </w:r>
      <w:ins w:id="90207" w:author="Claude - סמנטי" w:date="2026-10-11T12:19:29Z">
        <w:r>
          <w:t xml:space="preserve">ללמוד</w:t>
        </w:r>
      </w:ins>
      <w:del w:id="90208" w:author="Claude - סמנטי" w:date="2026-10-11T12:19:29Z">
        <w:r w:rsidRPr="00B078C3">
          <w:delText xml:space="preserve">למילף</w:delText>
        </w:r>
      </w:del>
      <w:r w:rsidRPr="00B078C3">
        <w:t xml:space="preserve">, שכן:</w:t>
      </w:r>
    </w:p>
    <w:p w:rsidR="00E403F0" w:rsidRDefault="00E403F0" w:rsidP="00E403F0">
      <w:pPr>
        <w:rPr>
          <w:rFonts w:ascii="FontbitDavid" w:hAnsi="FontbitDavid"/>
          <w:sz w:val="24"/>
          <w:rtl/>
        </w:rPr>
      </w:pPr>
      <w:del w:id="1003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בהמת קדשים, פגול, נותר, וטמא.</w:t>
      </w:r>
      <w:r>
        <w:rPr>
          <w:rFonts w:ascii="FontbitDavid" w:hAnsi="FontbitDavid" w:hint="cs"/>
          <w:sz w:val="24"/>
          <w:rtl/>
        </w:rPr>
        <w:t xml:space="preserve"> ונפישי מאדם פשוט זכר קדוש ומתנה. </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43" w:author="קלוד" w:date="2026-10-11T12:23:38Z"/>
        </w:rPr>
      </w:pPr>
      <w:ins w:id="90344" w:author="קלוד" w:date="2026-10-11T12:23:38Z">
        <w:r>
          <w:rPr>
            <w:color w:val="7B3F00"/>
          </w:rPr>
          <w:t xml:space="preserve">'זאת תורת העולה' - מרבה פסולים שאם עלו לא ירדו</w:t>
        </w:r>
      </w:ins>
    </w:p>
    <w:p w:rsidR="00E403F0" w:rsidRPr="00E87E21" w:rsidRDefault="00E403F0" w:rsidP="00E403F0">
      <w:pPr>
        <w:rPr>
          <w:rFonts w:ascii="FontbitDavid" w:hAnsi="FontbitDavid"/>
          <w:spacing w:val="-4"/>
          <w:sz w:val="24"/>
          <w:rtl/>
        </w:rPr>
      </w:pPr>
      <w:r w:rsidRPr="00E87E21">
        <w:rPr>
          <w:rStyle w:val="2fb"/>
          <w:rFonts w:ascii="FontbitDavid" w:hAnsi="FontbitDavid" w:hint="cs"/>
          <w:spacing w:val="-4"/>
          <w:sz w:val="24"/>
          <w:rtl/>
        </w:rPr>
        <w:t xml:space="preserve">ארחבד</w:t>
      </w:r>
      <w:ins w:id="91681" w:author="מנוע מכני" w:date="2026-10-11T12:04:39Z">
        <w:r>
          <w:rPr>
            <w:rStyle w:val="2fb"/>
            <w:rFonts w:ascii="FontbitDavid" w:hAnsi="FontbitDavid" w:hint="cs"/>
            <w:spacing w:val="-4"/>
            <w:sz w:val="24"/>
            <w:rtl/>
          </w:rPr>
          <w:t xml:space="preserve">ר"ה</w:t>
        </w:r>
      </w:ins>
      <w:del w:id="91682" w:author="מנוע מכני" w:date="2026-10-11T12:04:39Z">
        <w:r w:rsidRPr="00E87E21">
          <w:rPr>
            <w:rFonts w:ascii="FontbitDavid" w:hAnsi="FontbitDavid" w:hint="cs"/>
            <w:spacing w:val="-4"/>
            <w:sz w:val="24"/>
            <w:rtl/>
          </w:rPr>
          <w:delText xml:space="preserve">ר''ה</w:delText>
        </w:r>
      </w:del>
      <w:r w:rsidRPr="00E87E21">
        <w:rPr>
          <w:rFonts w:ascii="FontbitDavid" w:hAnsi="FontbitDavid" w:hint="cs"/>
          <w:spacing w:val="-4"/>
          <w:sz w:val="24"/>
          <w:rtl/>
        </w:rPr>
        <w:t xml:space="preserve"> מדרבא </w:t>
      </w:r>
      <w:r w:rsidRPr="00E87E21">
        <w:rPr>
          <w:rFonts w:ascii="FontbitDavid" w:hAnsi="FontbitDavid" w:hint="cs"/>
          <w:spacing w:val="-4"/>
          <w:sz w:val="24"/>
          <w:rtl/>
        </w:rPr>
        <w:t xml:space="preserve">תניא</w:t>
      </w:r>
      <w:r w:rsidRPr="00E87E21">
        <w:rPr>
          <w:rFonts w:ascii="FontbitDavid" w:hAnsi="FontbitDavid" w:hint="cs"/>
          <w:spacing w:val="-4"/>
          <w:sz w:val="24"/>
          <w:rtl/>
        </w:rPr>
        <w:t xml:space="preserve"> דמסייע </w:t>
      </w:r>
      <w:r w:rsidRPr="00E87E21">
        <w:rPr>
          <w:rStyle w:val="2fb"/>
          <w:rFonts w:ascii="FontbitDavid" w:hAnsi="FontbitDavid" w:hint="cs"/>
          <w:spacing w:val="-4"/>
          <w:sz w:val="24"/>
          <w:rtl/>
        </w:rPr>
        <w:t xml:space="preserve">לר</w:t>
      </w:r>
      <w:ins w:id="91683" w:author="מנוע מכני" w:date="2026-10-11T12:04:39Z">
        <w:r>
          <w:rPr>
            <w:rStyle w:val="2fb"/>
            <w:rFonts w:ascii="FontbitDavid" w:hAnsi="FontbitDavid" w:hint="cs"/>
            <w:spacing w:val="-4"/>
            <w:sz w:val="24"/>
            <w:rtl/>
          </w:rPr>
          <w:t xml:space="preserve">י"ו</w:t>
        </w:r>
      </w:ins>
      <w:del w:id="91684" w:author="מנוע מכני" w:date="2026-10-11T12:04:39Z">
        <w:r w:rsidRPr="00E87E21">
          <w:rPr>
            <w:rFonts w:ascii="FontbitDavid" w:hAnsi="FontbitDavid" w:hint="cs"/>
            <w:spacing w:val="-4"/>
            <w:sz w:val="24"/>
            <w:rtl/>
          </w:rPr>
          <w:delText xml:space="preserve">י''ו</w:delText>
        </w:r>
      </w:del>
      <w:r w:rsidRPr="00E87E21">
        <w:rPr>
          <w:rFonts w:ascii="FontbitDavid" w:hAnsi="FontbitDavid" w:hint="cs"/>
          <w:spacing w:val="-4"/>
          <w:sz w:val="24"/>
          <w:rtl/>
        </w:rPr>
        <w:t xml:space="preserve"> </w:t>
      </w:r>
      <w:r w:rsidRPr="00E87E21">
        <w:rPr>
          <w:rFonts w:ascii="FontbitDavid" w:hAnsi="FontbitDavid"/>
          <w:spacing w:val="-4"/>
          <w:sz w:val="24"/>
          <w:rtl/>
        </w:rPr>
        <w:t>–</w:t>
      </w:r>
      <w:r w:rsidRPr="00E87E21">
        <w:rPr>
          <w:rFonts w:ascii="FontbitDavid" w:hAnsi="FontbitDavid" w:hint="cs"/>
          <w:spacing w:val="-4"/>
          <w:sz w:val="24"/>
          <w:rtl/>
        </w:rPr>
        <w:t xml:space="preserve"> </w:t>
      </w:r>
      <w:ins w:id="91685" w:author="מנוע מכני" w:date="2026-10-11T12:04:39Z">
        <w:r>
          <w:rPr>
            <w:rStyle w:val="2fb"/>
            <w:rFonts w:ascii="FontbitDavid" w:hAnsi="FontbitDavid" w:hint="cs"/>
            <w:spacing w:val="-4"/>
            <w:sz w:val="24"/>
            <w:rtl/>
          </w:rPr>
          <w:t xml:space="preserve">ר"י</w:t>
        </w:r>
      </w:ins>
      <w:del w:id="91686" w:author="מנוע מכני" w:date="2026-10-11T12:04:39Z">
        <w:r w:rsidRPr="00E87E21">
          <w:rPr>
            <w:rFonts w:ascii="FontbitDavid" w:hAnsi="FontbitDavid" w:hint="cs"/>
            <w:spacing w:val="-4"/>
            <w:sz w:val="24"/>
            <w:rtl/>
          </w:rPr>
          <w:delText xml:space="preserve">ר''י</w:delText>
        </w:r>
      </w:del>
      <w:r w:rsidRPr="00E87E21">
        <w:rPr>
          <w:rFonts w:ascii="FontbitDavid" w:hAnsi="FontbitDavid" w:hint="cs"/>
          <w:spacing w:val="-4"/>
          <w:sz w:val="24"/>
          <w:rtl/>
        </w:rPr>
        <w:t xml:space="preserve"> '</w:t>
      </w:r>
      <w:ins w:id="90487" w:author="Claude - סמנטי" w:date="2026-10-11T12:19:29Z">
        <w:r>
          <w:rPr>
            <w:rStyle w:val="afffff0"/>
            <w:rFonts w:ascii="FontbitDavid" w:hAnsi="FontbitDavid"/>
            <w:spacing w:val="-4"/>
            <w:sz w:val="24"/>
            <w:rtl/>
          </w:rPr>
          <w:t xml:space="preserve">זֹאת תּוֹרַת הָעוֹלָה הִיא הָעוֹלָה</w:t>
        </w:r>
      </w:ins>
      <w:del w:id="90488" w:author="Claude - סמנטי" w:date="2026-10-11T12:19:29Z">
        <w:r w:rsidRPr="00E87E21">
          <w:rPr>
            <w:rFonts w:ascii="FontbitDavid" w:hAnsi="FontbitDavid"/>
            <w:spacing w:val="-4"/>
            <w:sz w:val="24"/>
            <w:rtl/>
          </w:rPr>
          <w:delText xml:space="preserve">זאת תורת העולה היא העולה</w:delText>
        </w:r>
      </w:del>
      <w:r w:rsidRPr="00E87E21">
        <w:rPr>
          <w:rFonts w:ascii="FontbitDavid" w:hAnsi="FontbitDavid" w:hint="cs"/>
          <w:spacing w:val="-4"/>
          <w:sz w:val="24"/>
          <w:rtl/>
        </w:rPr>
        <w:t>'</w:t>
      </w:r>
      <w:r w:rsidRPr="00E87E21">
        <w:rPr>
          <w:rFonts w:ascii="FontbitDavid" w:hAnsi="FontbitDavid"/>
          <w:spacing w:val="-4"/>
          <w:sz w:val="24"/>
          <w:rtl/>
        </w:rPr>
        <w:t xml:space="preserve"> - הרי אלו ג' מיעוטין, </w:t>
      </w:r>
    </w:p>
    <w:p w:rsidR="00E403F0" w:rsidRDefault="00E403F0" w:rsidP="00E403F0">
      <w:pPr>
        <w:pStyle w:val="afff3"/>
        <w:framePr w:wrap="around"/>
        <w:rPr>
          <w:rtl/>
        </w:rPr>
      </w:pPr>
      <w:r>
        <w:rPr>
          <w:rFonts w:hint="cs"/>
          <w:rtl/>
        </w:rPr>
        <w:t>מ:</w:t>
      </w:r>
    </w:p>
    <w:p w:rsidR="00E403F0" w:rsidRPr="00B078C3" w:rsidRDefault="00E403F0" w:rsidP="00E403F0">
      <w:pPr>
        <w:rPr>
          <w:rFonts w:ascii="FontbitDavid" w:hAnsi="FontbitDavid"/>
          <w:sz w:val="24"/>
          <w:rtl/>
        </w:rPr>
      </w:pPr>
      <w:r w:rsidRPr="00B078C3">
        <w:rPr>
          <w:rFonts w:ascii="FontbitDavid" w:hAnsi="FontbitDavid"/>
          <w:sz w:val="24"/>
          <w:rtl/>
        </w:rPr>
        <w:t>פרט לנשחטה בלילה, ושנשפך דמה, ושיצא דמה חוץ לקלעים - שאם עלתה תרד.</w:t>
      </w:r>
    </w:p>
    <w:p>
      <w:pPr>
        <w:pStyle w:val="38"/>
        <w:rPr>
          <w:ins w:id="100352" w:author="מנוע מכני" w:date="2026-10-11T12:04:39Z"/>
        </w:rPr>
      </w:pPr>
      <w:ins w:id="93165" w:author="מנוע מכני" w:date="2026-10-11T12:04:39Z">
        <w:r>
          <w:t xml:space="preserve">ר"ש</w:t>
        </w:r>
      </w:ins>
      <w:del w:id="93166" w:author="מנוע מכני" w:date="2026-10-11T12:04:39Z">
        <w:r w:rsidRPr="00B078C3">
          <w:delText xml:space="preserve">רבי שמעון</w:delText>
        </w:r>
      </w:del>
      <w:del w:id="101747"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3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עולה - אין לי אלא עולה כשרה, מנין לרבות שנשחטה בלילה, ושנשפך דמה, ושיצא דמה חוץ לקלעים, והלן, והיוצא, והטמא, והנותר, ושנשחט חוץ לזמנו וחוץ למקומו, ושקבלו פסולין וזרקו את דמן, והנתנין למעלה שנתנן למטה, והנתנין למטה שנתנן למעלה, והנתנין בחוץ שנתנן בפנים, והנתנין בפנים שנתנן בחוץ, והפסח והחטאת ששחטן שלא לשמן, מנין?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w:t>
      </w:r>
      <w:ins w:id="90489" w:author="Claude - סמנטי" w:date="2026-10-11T12:19:29Z">
        <w:r>
          <w:rPr>
            <w:rStyle w:val="afffff0"/>
            <w:rFonts w:ascii="FontbitDavid" w:hAnsi="FontbitDavid"/>
            <w:sz w:val="24"/>
            <w:rtl/>
          </w:rPr>
          <w:t xml:space="preserve">זֹאת תּוֹרַת הָעוֹלָה</w:t>
        </w:r>
      </w:ins>
      <w:del w:id="90490" w:author="Claude - סמנטי" w:date="2026-10-11T12:19:29Z">
        <w:r w:rsidRPr="00B078C3">
          <w:rPr>
            <w:rFonts w:ascii="FontbitDavid" w:hAnsi="FontbitDavid"/>
            <w:sz w:val="24"/>
            <w:rtl/>
          </w:rPr>
          <w:delText xml:space="preserve">זאת תורת העולה</w:delText>
        </w:r>
      </w:del>
      <w:r>
        <w:rPr>
          <w:rFonts w:ascii="FontbitDavid" w:hAnsi="FontbitDavid" w:hint="cs"/>
          <w:sz w:val="24"/>
          <w:rtl/>
        </w:rPr>
        <w:t>'</w:t>
      </w:r>
      <w:r w:rsidRPr="00B078C3">
        <w:rPr>
          <w:rFonts w:ascii="FontbitDavid" w:hAnsi="FontbitDavid"/>
          <w:sz w:val="24"/>
          <w:rtl/>
        </w:rPr>
        <w:t>.</w:t>
      </w:r>
      <w:r>
        <w:rPr>
          <w:rFonts w:ascii="FontbitDavid" w:hAnsi="FontbitDavid" w:hint="cs"/>
          <w:sz w:val="24"/>
          <w:rtl/>
        </w:rPr>
        <w:t xml:space="preserve"> </w:t>
      </w:r>
      <w:r w:rsidRPr="00B078C3">
        <w:rPr>
          <w:rFonts w:ascii="FontbitDavid" w:hAnsi="FontbitDavid"/>
          <w:sz w:val="24"/>
          <w:rtl/>
        </w:rPr>
        <w:t xml:space="preserve">ריבה תורה אחת לכל העולין - שאם עלו </w:t>
      </w:r>
      <w:r w:rsidRPr="00B078C3">
        <w:rPr>
          <w:rFonts w:ascii="FontbitDavid" w:hAnsi="FontbitDavid"/>
          <w:sz w:val="24"/>
          <w:rtl/>
        </w:rPr>
        <w:t xml:space="preserve">לא</w:t>
      </w:r>
      <w:r w:rsidRPr="00B078C3">
        <w:rPr>
          <w:rFonts w:ascii="FontbitDavid" w:hAnsi="FontbitDavid"/>
          <w:sz w:val="24"/>
          <w:rtl/>
        </w:rPr>
        <w:t xml:space="preserve"> ירדו.</w:t>
      </w:r>
    </w:p>
    <w:p w:rsidR="00E403F0" w:rsidRPr="00017C1D" w:rsidRDefault="00E403F0" w:rsidP="00E403F0">
      <w:pPr>
        <w:pStyle w:val="a3"/>
        <w:rPr>
          <w:spacing w:val="0"/>
          <w:rtl/>
        </w:rPr>
      </w:pPr>
      <w:r w:rsidRPr="00017C1D">
        <w:rPr>
          <w:spacing w:val="0"/>
          <w:rtl/>
        </w:rPr>
        <w:t xml:space="preserve">יכול שאני </w:t>
      </w:r>
      <w:r w:rsidRPr="00017C1D">
        <w:rPr>
          <w:rStyle w:val="2fb"/>
          <w:spacing w:val="0"/>
          <w:rtl/>
        </w:rPr>
        <w:t xml:space="preserve">מרבה</w:t>
      </w:r>
      <w:r w:rsidRPr="00017C1D">
        <w:rPr>
          <w:spacing w:val="0"/>
          <w:rtl/>
        </w:rPr>
        <w:t xml:space="preserve"> את הרובע והנרבע, והמוקצה, והנעבד, ואתנן, והמחיר, והכלאים, והטרפה, ויוצא דופן.</w:t>
      </w:r>
    </w:p>
    <w:p w:rsidR="00E403F0" w:rsidRDefault="00E403F0" w:rsidP="00E403F0">
      <w:pPr>
        <w:pStyle w:val="afff3"/>
        <w:framePr w:wrap="around"/>
        <w:rPr>
          <w:rtl/>
        </w:rPr>
      </w:pPr>
      <w:r>
        <w:rPr>
          <w:rFonts w:hint="cs"/>
          <w:rtl/>
        </w:rPr>
        <w:t>מא:</w:t>
      </w:r>
    </w:p>
    <w:p w:rsidR="00E403F0" w:rsidRPr="002B4E05" w:rsidRDefault="00E403F0" w:rsidP="00E403F0">
      <w:pPr>
        <w:rPr>
          <w:rFonts w:ascii="FontbitDavid" w:hAnsi="FontbitDavid"/>
          <w:spacing w:val="-2"/>
          <w:sz w:val="24"/>
          <w:rtl/>
        </w:rPr>
      </w:pPr>
      <w:r w:rsidRPr="002B4E05">
        <w:rPr>
          <w:rFonts w:ascii="FontbitDavid" w:hAnsi="FontbitDavid"/>
          <w:spacing w:val="-2"/>
          <w:sz w:val="24"/>
          <w:rtl/>
        </w:rPr>
        <w:t xml:space="preserve">ת"ל</w:t>
      </w:r>
      <w:r w:rsidRPr="002B4E05">
        <w:rPr>
          <w:rFonts w:ascii="FontbitDavid" w:hAnsi="FontbitDavid"/>
          <w:spacing w:val="-2"/>
          <w:sz w:val="24"/>
          <w:rtl/>
        </w:rPr>
        <w:t xml:space="preserve"> </w:t>
      </w:r>
      <w:r w:rsidRPr="002B4E05">
        <w:rPr>
          <w:rFonts w:ascii="FontbitDavid" w:hAnsi="FontbitDavid" w:hint="cs"/>
          <w:spacing w:val="-2"/>
          <w:sz w:val="24"/>
          <w:rtl/>
        </w:rPr>
        <w:t>'</w:t>
      </w:r>
      <w:ins w:id="90491" w:author="Claude - סמנטי" w:date="2026-10-11T12:19:29Z">
        <w:r>
          <w:rPr>
            <w:rStyle w:val="afffff0"/>
            <w:rFonts w:ascii="FontbitDavid" w:hAnsi="FontbitDavid"/>
            <w:spacing w:val="-2"/>
            <w:sz w:val="24"/>
            <w:rtl/>
          </w:rPr>
          <w:t xml:space="preserve">זֹאת</w:t>
        </w:r>
      </w:ins>
      <w:del w:id="90492" w:author="Claude - סמנטי" w:date="2026-10-11T12:19:29Z">
        <w:r w:rsidRPr="002B4E05">
          <w:rPr>
            <w:rFonts w:ascii="FontbitDavid" w:hAnsi="FontbitDavid"/>
            <w:spacing w:val="-2"/>
            <w:sz w:val="24"/>
            <w:rtl/>
          </w:rPr>
          <w:delText xml:space="preserve">זאת</w:delText>
        </w:r>
      </w:del>
      <w:r w:rsidRPr="002B4E05">
        <w:rPr>
          <w:rFonts w:ascii="FontbitDavid" w:hAnsi="FontbitDavid" w:hint="cs"/>
          <w:spacing w:val="-2"/>
          <w:sz w:val="24"/>
          <w:rtl/>
        </w:rPr>
        <w:t>'</w:t>
      </w:r>
      <w:r w:rsidRPr="002B4E05">
        <w:rPr>
          <w:rFonts w:ascii="FontbitDavid" w:hAnsi="FontbitDavid"/>
          <w:spacing w:val="-2"/>
          <w:sz w:val="24"/>
          <w:rtl/>
        </w:rPr>
        <w:t xml:space="preserve"> </w:t>
      </w:r>
      <w:r w:rsidRPr="002B4E05">
        <w:rPr>
          <w:rStyle w:val="2fb"/>
          <w:rFonts w:ascii="FontbitDavid" w:hAnsi="FontbitDavid"/>
          <w:spacing w:val="-2"/>
          <w:sz w:val="24"/>
          <w:rtl/>
        </w:rPr>
        <w:t xml:space="preserve">מרבה</w:t>
      </w:r>
      <w:r w:rsidRPr="002B4E05">
        <w:rPr>
          <w:rFonts w:ascii="FontbitDavid" w:hAnsi="FontbitDavid"/>
          <w:spacing w:val="-2"/>
          <w:sz w:val="24"/>
          <w:rtl/>
        </w:rPr>
        <w:t xml:space="preserve"> אני את אלו שהיה פסולן בקדש, ומוציא אני את אלו - שלא היה פסולן בקדש.</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41" w:author="קלוד" w:date="2026-10-11T12:23:38Z"/>
        </w:rPr>
      </w:pPr>
      <w:ins w:id="90342" w:author="קלוד" w:date="2026-10-11T12:23:38Z">
        <w:r>
          <w:rPr>
            <w:color w:val="7B3F00"/>
          </w:rPr>
          <w:t xml:space="preserve">יוצא דופן בבכור - אינו קדוש, ולמה צריך שני קראי</w:t>
        </w:r>
      </w:ins>
    </w:p>
    <w:p w:rsidR="00E403F0" w:rsidRPr="00B078C3" w:rsidRDefault="00E403F0" w:rsidP="00E403F0">
      <w:pPr>
        <w:rPr>
          <w:rFonts w:ascii="FontbitDavid" w:hAnsi="FontbitDavid"/>
          <w:sz w:val="24"/>
          <w:rtl/>
        </w:rPr>
      </w:pPr>
      <w:r w:rsidRPr="005B4547">
        <w:rPr>
          <w:rFonts w:ascii="FontbitDavid" w:hAnsi="FontbitDavid"/>
          <w:b/>
          <w:bCs/>
          <w:sz w:val="24"/>
          <w:rtl/>
        </w:rPr>
        <w:t>קתני מיהת</w:t>
      </w:r>
      <w:r w:rsidRPr="00B078C3">
        <w:rPr>
          <w:rFonts w:ascii="FontbitDavid" w:hAnsi="FontbitDavid"/>
          <w:sz w:val="24"/>
          <w:rtl/>
        </w:rPr>
        <w:t xml:space="preserve"> יוצא דופן דלא, </w:t>
      </w:r>
      <w:ins w:id="95727" w:author="מנוע מכני" w:date="2026-10-11T12:04:39Z">
        <w:r>
          <w:rPr>
            <w:rFonts w:ascii="FontbitDavid" w:hAnsi="FontbitDavid"/>
            <w:sz w:val="24"/>
            <w:rtl/>
          </w:rPr>
          <w:t xml:space="preserve">מה</w:t>
        </w:r>
      </w:ins>
      <w:del w:id="9572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4125" w:author="מנוע מכני" w:date="2026-10-11T12:04:39Z">
        <w:r>
          <w:rPr>
            <w:rFonts w:ascii="FontbitDavid" w:hAnsi="FontbitDavid"/>
            <w:sz w:val="24"/>
            <w:rtl/>
          </w:rPr>
          <w:t xml:space="preserve">לא</w:t>
        </w:r>
      </w:ins>
      <w:del w:id="9412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יוצא דופן דקדשים? </w:t>
      </w:r>
      <w:r>
        <w:rPr>
          <w:rStyle w:val="2fb"/>
          <w:rFonts w:ascii="FontbitDavid" w:hAnsi="FontbitDavid" w:hint="cs"/>
          <w:sz w:val="24"/>
          <w:rtl/>
        </w:rPr>
        <w:t xml:space="preserve">ארהבד</w:t>
      </w:r>
      <w:ins w:id="91687" w:author="מנוע מכני" w:date="2026-10-11T12:04:39Z">
        <w:r>
          <w:rPr>
            <w:rStyle w:val="2fb"/>
            <w:rFonts w:ascii="FontbitDavid" w:hAnsi="FontbitDavid" w:hint="cs"/>
            <w:sz w:val="24"/>
            <w:rtl/>
          </w:rPr>
          <w:t xml:space="preserve">ר"נ</w:t>
        </w:r>
      </w:ins>
      <w:del w:id="91688" w:author="מנוע מכני" w:date="2026-10-11T12:04:39Z">
        <w:r>
          <w:rPr>
            <w:rFonts w:ascii="FontbitDavid" w:hAnsi="FontbitDavid" w:hint="cs"/>
            <w:sz w:val="24"/>
            <w:rtl/>
          </w:rPr>
          <w:delText xml:space="preserve">ר''נ</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יוצא דופן דבכור.</w:t>
      </w:r>
    </w:p>
    <w:p w:rsidR="00E403F0" w:rsidRDefault="00E403F0" w:rsidP="00E403F0">
      <w:pPr>
        <w:rPr>
          <w:rFonts w:ascii="FontbitDavid" w:hAnsi="FontbitDavid"/>
          <w:sz w:val="24"/>
          <w:rtl/>
        </w:rPr>
      </w:pPr>
      <w:ins w:id="94127" w:author="מנוע מכני" w:date="2026-10-11T12:04:39Z">
        <w:r>
          <w:rPr>
            <w:rFonts w:ascii="FontbitDavid" w:hAnsi="FontbitDavid" w:hint="cs"/>
            <w:sz w:val="24"/>
            <w:rtl/>
          </w:rPr>
          <w:t xml:space="preserve">ולא</w:t>
        </w:r>
      </w:ins>
      <w:del w:id="94128" w:author="מנוע מכני" w:date="2026-10-11T12:04:39Z">
        <w:r>
          <w:rPr>
            <w:rFonts w:ascii="FontbitDavid" w:hAnsi="FontbitDavid" w:hint="cs"/>
            <w:sz w:val="24"/>
            <w:rtl/>
          </w:rPr>
          <w:delText xml:space="preserve">ולאו</w:delText>
        </w:r>
      </w:del>
      <w:r>
        <w:rPr>
          <w:rFonts w:ascii="FontbitDavid" w:hAnsi="FontbitDavid" w:hint="cs"/>
          <w:sz w:val="24"/>
          <w:rtl/>
        </w:rPr>
        <w:t xml:space="preserve"> בכור דקדשים </w:t>
      </w:r>
      <w:ins w:id="95729" w:author="מנוע מכני" w:date="2026-10-11T12:04:39Z">
        <w:r>
          <w:rPr>
            <w:rFonts w:ascii="FontbitDavid" w:hAnsi="FontbitDavid" w:hint="cs"/>
            <w:sz w:val="24"/>
            <w:rtl/>
          </w:rPr>
          <w:t xml:space="preserve">דלכך</w:t>
        </w:r>
      </w:ins>
      <w:del w:id="95730" w:author="מנוע מכני" w:date="2026-10-11T12:04:39Z">
        <w:r>
          <w:rPr>
            <w:rFonts w:ascii="FontbitDavid" w:hAnsi="FontbitDavid" w:hint="cs"/>
            <w:sz w:val="24"/>
            <w:rtl/>
          </w:rPr>
          <w:delText xml:space="preserve">דלהכי</w:delText>
        </w:r>
      </w:del>
      <w:r>
        <w:rPr>
          <w:rFonts w:ascii="FontbitDavid" w:hAnsi="FontbitDavid" w:hint="cs"/>
          <w:sz w:val="24"/>
          <w:rtl/>
        </w:rPr>
        <w:t xml:space="preserve"> צריך </w:t>
      </w:r>
      <w:ins w:id="95731" w:author="מנוע מכני" w:date="2026-10-11T12:04:39Z">
        <w:r>
          <w:rPr>
            <w:rFonts w:ascii="FontbitDavid" w:hAnsi="FontbitDavid" w:hint="cs"/>
            <w:sz w:val="24"/>
            <w:rtl/>
          </w:rPr>
          <w:t xml:space="preserve">שני</w:t>
        </w:r>
      </w:ins>
      <w:del w:id="95732" w:author="מנוע מכני" w:date="2026-10-11T12:04:39Z">
        <w:r>
          <w:rPr>
            <w:rFonts w:ascii="FontbitDavid" w:hAnsi="FontbitDavid" w:hint="cs"/>
            <w:sz w:val="24"/>
            <w:rtl/>
          </w:rPr>
          <w:delText xml:space="preserve">תרי</w:delText>
        </w:r>
      </w:del>
      <w:r>
        <w:rPr>
          <w:rFonts w:ascii="FontbitDavid" w:hAnsi="FontbitDavid" w:hint="cs"/>
          <w:sz w:val="24"/>
          <w:rtl/>
        </w:rPr>
        <w:t xml:space="preserve"> קראי א. לבהמת חולין דרך דופן ואקדשה, </w:t>
      </w:r>
    </w:p>
    <w:p w:rsidR="00E403F0" w:rsidRPr="00B078C3" w:rsidRDefault="00E403F0" w:rsidP="00E403F0">
      <w:pPr>
        <w:rPr>
          <w:rFonts w:ascii="FontbitDavid" w:hAnsi="FontbitDavid"/>
          <w:sz w:val="24"/>
          <w:rtl/>
        </w:rPr>
      </w:pPr>
      <w:r>
        <w:rPr>
          <w:rFonts w:ascii="FontbitDavid" w:hAnsi="FontbitDavid"/>
          <w:sz w:val="24"/>
          <w:rtl/>
        </w:rPr>
        <w:lastRenderedPageBreak/>
        <w:tab/>
      </w:r>
      <w:r>
        <w:rPr>
          <w:rFonts w:ascii="FontbitDavid" w:hAnsi="FontbitDavid"/>
          <w:sz w:val="24"/>
          <w:rtl/>
        </w:rPr>
        <w:tab/>
      </w:r>
      <w:r>
        <w:rPr>
          <w:rFonts w:ascii="FontbitDavid" w:hAnsi="FontbitDavid"/>
          <w:sz w:val="24"/>
          <w:rtl/>
        </w:rPr>
        <w:tab/>
      </w:r>
      <w:r>
        <w:rPr>
          <w:rFonts w:ascii="FontbitDavid" w:hAnsi="FontbitDavid" w:hint="cs"/>
          <w:sz w:val="24"/>
          <w:rtl/>
        </w:rPr>
        <w:t>ב. ולבהמת קדשים ד</w:t>
      </w:r>
      <w:r w:rsidRPr="00B078C3">
        <w:rPr>
          <w:rFonts w:ascii="FontbitDavid" w:hAnsi="FontbitDavid"/>
          <w:sz w:val="24"/>
          <w:rtl/>
        </w:rPr>
        <w:t xml:space="preserve">אוליד דרך דופן, </w:t>
      </w:r>
      <w:ins w:id="94129" w:author="מנוע מכני" w:date="2026-10-11T12:04:39Z">
        <w:r>
          <w:rPr>
            <w:rFonts w:ascii="FontbitDavid" w:hAnsi="FontbitDavid"/>
            <w:sz w:val="24"/>
            <w:rtl/>
          </w:rPr>
          <w:t xml:space="preserve">וסבר</w:t>
        </w:r>
      </w:ins>
      <w:del w:id="94130" w:author="מנוע מכני" w:date="2026-10-11T12:04:39Z">
        <w:r w:rsidRPr="00B078C3">
          <w:rPr>
            <w:rFonts w:ascii="FontbitDavid" w:hAnsi="FontbitDavid"/>
            <w:sz w:val="24"/>
            <w:rtl/>
          </w:rPr>
          <w:delText xml:space="preserve">וקסבר</w:delText>
        </w:r>
      </w:del>
      <w:r w:rsidRPr="00B078C3">
        <w:rPr>
          <w:rFonts w:ascii="FontbitDavid" w:hAnsi="FontbitDavid"/>
          <w:sz w:val="24"/>
          <w:rtl/>
        </w:rPr>
        <w:t xml:space="preserve"> ולדות קדשים בהוייתן הן קדושים.</w:t>
      </w:r>
    </w:p>
    <w:p w:rsidR="00E403F0" w:rsidRDefault="00E403F0" w:rsidP="00E403F0">
      <w:pPr>
        <w:rPr>
          <w:rFonts w:ascii="FontbitDavid" w:hAnsi="FontbitDavid"/>
          <w:sz w:val="24"/>
          <w:rtl/>
        </w:rPr>
      </w:pPr>
      <w:r>
        <w:rPr>
          <w:rFonts w:ascii="FontbitDavid" w:hAnsi="FontbitDavid" w:hint="cs"/>
          <w:sz w:val="24"/>
          <w:rtl/>
        </w:rPr>
        <w:t xml:space="preserve">מש</w:t>
      </w:r>
      <w:ins w:id="91689" w:author="מנוע מכני" w:date="2026-10-11T12:04:39Z">
        <w:r>
          <w:rPr>
            <w:rFonts w:ascii="FontbitDavid" w:hAnsi="FontbitDavid" w:hint="cs"/>
            <w:sz w:val="24"/>
            <w:rtl/>
          </w:rPr>
          <w:t xml:space="preserve">א"כ</w:t>
        </w:r>
      </w:ins>
      <w:del w:id="91690" w:author="מנוע מכני" w:date="2026-10-11T12:04:39Z">
        <w:r>
          <w:rPr>
            <w:rFonts w:ascii="FontbitDavid" w:hAnsi="FontbitDavid" w:hint="cs"/>
            <w:sz w:val="24"/>
            <w:rtl/>
          </w:rPr>
          <w:delText xml:space="preserve">א''כ</w:delText>
        </w:r>
      </w:del>
      <w:r>
        <w:rPr>
          <w:rFonts w:ascii="FontbitDavid" w:hAnsi="FontbitDavid" w:hint="cs"/>
          <w:sz w:val="24"/>
          <w:rtl/>
        </w:rPr>
        <w:t xml:space="preserve"> בכור דמפטר רחם נפקא </w:t>
      </w:r>
      <w:r w:rsidRPr="00B078C3">
        <w:rPr>
          <w:rFonts w:ascii="FontbitDavid" w:hAnsi="FontbitDavid"/>
          <w:sz w:val="24"/>
          <w:rtl/>
        </w:rPr>
        <w:t xml:space="preserve">מדקתני הרובע והנרבע והמוקצה והנעבד והכלאים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hint="cs"/>
          <w:sz w:val="24"/>
          <w:rtl/>
        </w:rPr>
        <w:t>'</w:t>
      </w:r>
      <w:ins w:id="90495" w:author="Claude - סמנטי" w:date="2026-10-11T12:19:29Z">
        <w:r>
          <w:rPr>
            <w:rStyle w:val="afffff0"/>
            <w:rFonts w:ascii="FontbitDavid" w:hAnsi="FontbitDavid"/>
            <w:sz w:val="24"/>
            <w:rtl/>
          </w:rPr>
          <w:t xml:space="preserve">מִן הַבְּהֵמָה</w:t>
        </w:r>
      </w:ins>
      <w:del w:id="90496" w:author="Claude - סמנטי" w:date="2026-10-11T12:19:29Z">
        <w:r w:rsidRPr="00B078C3">
          <w:rPr>
            <w:rFonts w:ascii="FontbitDavid" w:hAnsi="FontbitDavid"/>
            <w:sz w:val="24"/>
            <w:rtl/>
          </w:rPr>
          <w:delText xml:space="preserve">מן הבהמה</w:delText>
        </w:r>
      </w:del>
      <w:r>
        <w:rPr>
          <w:rFonts w:ascii="FontbitDavid" w:hAnsi="FontbitDavid" w:hint="cs"/>
          <w:sz w:val="24"/>
          <w:rtl/>
        </w:rPr>
        <w:t>'</w:t>
      </w:r>
      <w:r>
        <w:rPr>
          <w:rFonts w:ascii="FontbitDavid" w:hAnsi="FontbitDavid"/>
          <w:sz w:val="24"/>
          <w:rtl/>
        </w:rPr>
        <w:t xml:space="preserve"> -</w:t>
      </w:r>
      <w:r w:rsidRPr="00B078C3">
        <w:rPr>
          <w:rFonts w:ascii="FontbitDavid" w:hAnsi="FontbitDavid"/>
          <w:sz w:val="24"/>
          <w:rtl/>
        </w:rPr>
        <w:t>להוציא הרובע והנרבע</w:t>
      </w:r>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w:t>
      </w:r>
      <w:ins w:id="90493" w:author="Claude - סמנטי" w:date="2026-10-11T12:19:29Z">
        <w:r>
          <w:rPr>
            <w:rStyle w:val="afffff0"/>
            <w:rFonts w:ascii="FontbitDavid" w:hAnsi="FontbitDavid"/>
            <w:sz w:val="24"/>
            <w:rtl/>
          </w:rPr>
          <w:t xml:space="preserve">מִן הַבָּקָר</w:t>
        </w:r>
      </w:ins>
      <w:del w:id="90494" w:author="Claude - סמנטי" w:date="2026-10-11T12:19:29Z">
        <w:r w:rsidRPr="00B078C3">
          <w:rPr>
            <w:rFonts w:ascii="FontbitDavid" w:hAnsi="FontbitDavid"/>
            <w:sz w:val="24"/>
            <w:rtl/>
          </w:rPr>
          <w:delText xml:space="preserve">מן הבקר</w:delText>
        </w:r>
      </w:del>
      <w:r>
        <w:rPr>
          <w:rFonts w:ascii="FontbitDavid" w:hAnsi="FontbitDavid" w:hint="cs"/>
          <w:sz w:val="24"/>
          <w:rtl/>
        </w:rPr>
        <w:t>'</w:t>
      </w:r>
      <w:r>
        <w:rPr>
          <w:rFonts w:ascii="FontbitDavid" w:hAnsi="FontbitDavid"/>
          <w:sz w:val="24"/>
          <w:rtl/>
        </w:rPr>
        <w:t xml:space="preserve"> -</w:t>
      </w:r>
      <w:r w:rsidRPr="00B078C3">
        <w:rPr>
          <w:rFonts w:ascii="FontbitDavid" w:hAnsi="FontbitDavid"/>
          <w:sz w:val="24"/>
          <w:rtl/>
        </w:rPr>
        <w:t>להוציא את הנעבד</w:t>
      </w:r>
      <w:r>
        <w:rPr>
          <w:rFonts w:ascii="FontbitDavid" w:hAnsi="FontbitDavid" w:hint="cs"/>
          <w:sz w:val="24"/>
          <w:rtl/>
        </w:rPr>
        <w:t>,</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del w:id="92868"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499" w:author="Claude - סמנטי" w:date="2026-10-11T12:19:29Z">
        <w:r>
          <w:rPr>
            <w:rStyle w:val="afffff0"/>
            <w:rFonts w:ascii="FontbitDavid" w:hAnsi="FontbitDavid"/>
            <w:sz w:val="24"/>
            <w:rtl/>
          </w:rPr>
          <w:t xml:space="preserve">מִן הַצֹּאן</w:t>
        </w:r>
      </w:ins>
      <w:del w:id="90500" w:author="Claude - סמנטי" w:date="2026-10-11T12:19:29Z">
        <w:r w:rsidRPr="00B078C3">
          <w:rPr>
            <w:rFonts w:ascii="FontbitDavid" w:hAnsi="FontbitDavid"/>
            <w:sz w:val="24"/>
            <w:rtl/>
          </w:rPr>
          <w:delText xml:space="preserve">מן הצאן</w:delText>
        </w:r>
      </w:del>
      <w:r>
        <w:rPr>
          <w:rFonts w:ascii="FontbitDavid" w:hAnsi="FontbitDavid" w:hint="cs"/>
          <w:sz w:val="24"/>
          <w:rtl/>
        </w:rPr>
        <w:t>'</w:t>
      </w:r>
      <w:r>
        <w:rPr>
          <w:rFonts w:ascii="FontbitDavid" w:hAnsi="FontbitDavid"/>
          <w:sz w:val="24"/>
          <w:rtl/>
        </w:rPr>
        <w:t xml:space="preserve"> </w:t>
      </w:r>
      <w:r w:rsidRPr="00B078C3">
        <w:rPr>
          <w:rFonts w:ascii="FontbitDavid" w:hAnsi="FontbitDavid"/>
          <w:sz w:val="24"/>
          <w:rtl/>
        </w:rPr>
        <w:t xml:space="preserve">להוציא את המוקצה, </w:t>
      </w:r>
      <w:r>
        <w:rPr>
          <w:rFonts w:ascii="FontbitDavid" w:hAnsi="FontbitDavid" w:hint="cs"/>
          <w:sz w:val="24"/>
          <w:rtl/>
        </w:rPr>
        <w:t>'</w:t>
      </w:r>
      <w:ins w:id="90497" w:author="Claude - סמנטי" w:date="2026-10-11T12:19:29Z">
        <w:r>
          <w:rPr>
            <w:rStyle w:val="afffff0"/>
            <w:rFonts w:ascii="FontbitDavid" w:hAnsi="FontbitDavid"/>
            <w:sz w:val="24"/>
            <w:rtl/>
          </w:rPr>
          <w:t xml:space="preserve">וּמִן הַצֹּאן</w:t>
        </w:r>
      </w:ins>
      <w:del w:id="90498" w:author="Claude - סמנטי" w:date="2026-10-11T12:19:29Z">
        <w:r w:rsidRPr="00B078C3">
          <w:rPr>
            <w:rFonts w:ascii="FontbitDavid" w:hAnsi="FontbitDavid"/>
            <w:sz w:val="24"/>
            <w:rtl/>
          </w:rPr>
          <w:delText xml:space="preserve">ומן הצאן</w:delText>
        </w:r>
      </w:del>
      <w:r>
        <w:rPr>
          <w:rFonts w:ascii="FontbitDavid" w:hAnsi="FontbitDavid" w:hint="cs"/>
          <w:sz w:val="24"/>
          <w:rtl/>
        </w:rPr>
        <w:t>'</w:t>
      </w:r>
      <w:r w:rsidRPr="00B078C3">
        <w:rPr>
          <w:rFonts w:ascii="FontbitDavid" w:hAnsi="FontbitDavid"/>
          <w:sz w:val="24"/>
          <w:rtl/>
        </w:rPr>
        <w:t xml:space="preserve"> - להוציא את הנוגח.</w:t>
      </w:r>
    </w:p>
    <w:p w:rsidR="00E403F0" w:rsidRDefault="00E403F0" w:rsidP="00E403F0">
      <w:pPr>
        <w:rPr>
          <w:rFonts w:ascii="FontbitDavid" w:hAnsi="FontbitDavid"/>
          <w:sz w:val="24"/>
          <w:rtl/>
        </w:rPr>
      </w:pPr>
      <w:r w:rsidRPr="00B078C3">
        <w:rPr>
          <w:rFonts w:ascii="FontbitDavid" w:hAnsi="FontbitDavid"/>
          <w:sz w:val="24"/>
          <w:rtl/>
        </w:rPr>
        <w:t xml:space="preserve">ותו, כלאים, </w:t>
      </w:r>
      <w:r>
        <w:rPr>
          <w:rFonts w:ascii="FontbitDavid" w:hAnsi="FontbitDavid" w:hint="cs"/>
          <w:sz w:val="24"/>
          <w:rtl/>
        </w:rPr>
        <w:t>מ'</w:t>
      </w:r>
      <w:ins w:id="90503" w:author="Claude - סמנטי" w:date="2026-10-11T12:19:29Z">
        <w:r>
          <w:rPr>
            <w:rStyle w:val="afffff0"/>
            <w:rFonts w:ascii="FontbitDavid" w:hAnsi="FontbitDavid"/>
            <w:sz w:val="24"/>
            <w:rtl/>
          </w:rPr>
          <w:t xml:space="preserve">שׁוֹר אוֹ כֶשֶׂב אוֹ עֵז</w:t>
        </w:r>
      </w:ins>
      <w:del w:id="90504" w:author="Claude - סמנטי" w:date="2026-10-11T12:19:29Z">
        <w:r w:rsidRPr="00B078C3">
          <w:rPr>
            <w:rFonts w:ascii="FontbitDavid" w:hAnsi="FontbitDavid"/>
            <w:sz w:val="24"/>
            <w:rtl/>
          </w:rPr>
          <w:delText xml:space="preserve">שור או כשב או עז</w:delText>
        </w:r>
      </w:del>
      <w:r>
        <w:rPr>
          <w:rFonts w:ascii="FontbitDavid" w:hAnsi="FontbitDavid" w:hint="cs"/>
          <w:sz w:val="24"/>
          <w:rtl/>
        </w:rPr>
        <w:t>' נפקא</w:t>
      </w:r>
      <w:r w:rsidRPr="00B078C3">
        <w:rPr>
          <w:rFonts w:ascii="FontbitDavid" w:hAnsi="FontbitDavid"/>
          <w:sz w:val="24"/>
          <w:rtl/>
        </w:rPr>
        <w:t xml:space="preserve">, </w:t>
      </w:r>
      <w:r>
        <w:rPr>
          <w:rFonts w:ascii="FontbitDavid" w:hAnsi="FontbitDavid" w:hint="cs"/>
          <w:sz w:val="24"/>
          <w:rtl/>
        </w:rPr>
        <w:t>'</w:t>
      </w:r>
      <w:ins w:id="90501" w:author="Claude - סמנטי" w:date="2026-10-11T12:19:29Z">
        <w:r>
          <w:rPr>
            <w:rStyle w:val="afffff0"/>
            <w:rFonts w:ascii="FontbitDavid" w:hAnsi="FontbitDavid"/>
            <w:sz w:val="24"/>
            <w:rtl/>
          </w:rPr>
          <w:t xml:space="preserve">שׁוֹר</w:t>
        </w:r>
      </w:ins>
      <w:del w:id="90502" w:author="Claude - סמנטי" w:date="2026-10-11T12:19:29Z">
        <w:r w:rsidRPr="00B078C3">
          <w:rPr>
            <w:rFonts w:ascii="FontbitDavid" w:hAnsi="FontbitDavid"/>
            <w:sz w:val="24"/>
            <w:rtl/>
          </w:rPr>
          <w:delText xml:space="preserve">שור</w:delText>
        </w:r>
      </w:del>
      <w:r>
        <w:rPr>
          <w:rFonts w:ascii="FontbitDavid" w:hAnsi="FontbitDavid" w:hint="cs"/>
          <w:sz w:val="24"/>
          <w:rtl/>
        </w:rPr>
        <w:t>'</w:t>
      </w:r>
      <w:r w:rsidRPr="00B078C3">
        <w:rPr>
          <w:rFonts w:ascii="FontbitDavid" w:hAnsi="FontbitDavid"/>
          <w:sz w:val="24"/>
          <w:rtl/>
        </w:rPr>
        <w:t xml:space="preserve"> - פרט לכלאים, או עז - פרט לנדמה! </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39" w:author="קלוד" w:date="2026-10-11T12:23:38Z"/>
        </w:rPr>
      </w:pPr>
      <w:ins w:id="90340" w:author="קלוד" w:date="2026-10-11T12:23:38Z">
        <w:r>
          <w:rPr>
            <w:color w:val="7B3F00"/>
          </w:rPr>
          <w:t xml:space="preserve">מקשה שלשה ימים ויצא ולד דרך דופן - ר"ש ורבנן</w:t>
        </w:r>
      </w:ins>
    </w:p>
    <w:p>
      <w:pPr>
        <w:pStyle w:val="38"/>
        <w:rPr>
          <w:ins w:id="100354" w:author="מנוע מכני" w:date="2026-10-11T12:04:39Z"/>
        </w:rPr>
      </w:pPr>
      <w:r w:rsidRPr="00017C1D">
        <w:t>ת"ר</w:t>
      </w:r>
      <w:r w:rsidRPr="00017C1D">
        <w:t xml:space="preserve">:</w:t>
      </w:r>
    </w:p>
    <w:p w:rsidR="00E403F0" w:rsidRPr="00017C1D" w:rsidRDefault="00E403F0" w:rsidP="00E403F0">
      <w:pPr>
        <w:pStyle w:val="a3"/>
        <w:rPr>
          <w:spacing w:val="0"/>
          <w:rtl/>
        </w:rPr>
      </w:pPr>
      <w:del w:id="100355" w:author="מנוע מכני" w:date="2026-10-11T12:04:39Z">
        <w:r w:rsidRPr="00017C1D">
          <w:rPr>
            <w:spacing w:val="0"/>
            <w:rtl/>
          </w:rPr>
          <w:delText xml:space="preserve"> </w:delText>
        </w:r>
      </w:del>
      <w:r w:rsidRPr="00017C1D">
        <w:rPr>
          <w:spacing w:val="0"/>
          <w:rtl/>
        </w:rPr>
        <w:t xml:space="preserve">המקשה שלשה ימים, ויצא ולד דרך דופן</w:t>
      </w:r>
      <w:ins w:id="96893" w:author="מנוע מכני" w:date="2026-10-11T12:04:39Z">
        <w:r>
          <w:rPr>
            <w:spacing w:val="0"/>
            <w:rtl/>
          </w:rPr>
          <w:t xml:space="preserve"> </w:t>
        </w:r>
      </w:ins>
      <w:del w:id="96894" w:author="מנוע מכני" w:date="2026-10-11T12:04:39Z">
        <w:r w:rsidRPr="00017C1D">
          <w:rPr>
            <w:spacing w:val="0"/>
            <w:rtl/>
          </w:rPr>
          <w:delText xml:space="preserve">  </w:delText>
        </w:r>
      </w:del>
      <w:r w:rsidRPr="00017C1D">
        <w:rPr>
          <w:spacing w:val="0"/>
          <w:rtl/>
        </w:rPr>
        <w:t xml:space="preserve">הרי זו יולדת בזוב, </w:t>
      </w:r>
      <w:ins w:id="93167" w:author="מנוע מכני" w:date="2026-10-11T12:04:39Z">
        <w:r>
          <w:rPr>
            <w:rStyle w:val="2fb"/>
            <w:spacing w:val="0"/>
            <w:rtl/>
          </w:rPr>
          <w:t xml:space="preserve">ור"ש</w:t>
        </w:r>
      </w:ins>
      <w:del w:id="93168" w:author="מנוע מכני" w:date="2026-10-11T12:04:39Z">
        <w:r w:rsidRPr="00017C1D">
          <w:rPr>
            <w:spacing w:val="0"/>
            <w:rtl/>
          </w:rPr>
          <w:delText xml:space="preserve">ורבי שמעון</w:delText>
        </w:r>
      </w:del>
      <w:r w:rsidRPr="00017C1D">
        <w:rPr>
          <w:spacing w:val="0"/>
          <w:rtl/>
        </w:rPr>
        <w:t xml:space="preserve"> אומר: אין זו יולדת בזוב.</w:t>
      </w:r>
    </w:p>
    <w:p w:rsidR="00E403F0" w:rsidRPr="00B078C3" w:rsidRDefault="00E403F0" w:rsidP="00E403F0">
      <w:pPr>
        <w:rPr>
          <w:rFonts w:ascii="FontbitDavid" w:hAnsi="FontbitDavid"/>
          <w:sz w:val="24"/>
          <w:rtl/>
        </w:rPr>
      </w:pPr>
      <w:r w:rsidRPr="00B078C3">
        <w:rPr>
          <w:rFonts w:ascii="FontbitDavid" w:hAnsi="FontbitDavid"/>
          <w:sz w:val="24"/>
          <w:rtl/>
        </w:rPr>
        <w:t xml:space="preserve">ודם היוצא משם - טמא, </w:t>
      </w:r>
      <w:ins w:id="93169" w:author="מנוע מכני" w:date="2026-10-11T12:04:39Z">
        <w:r>
          <w:rPr>
            <w:rStyle w:val="2fb"/>
            <w:rFonts w:ascii="FontbitDavid" w:hAnsi="FontbitDavid"/>
            <w:sz w:val="24"/>
            <w:rtl/>
          </w:rPr>
          <w:t xml:space="preserve">ור"ש</w:t>
        </w:r>
      </w:ins>
      <w:del w:id="93170" w:author="מנוע מכני" w:date="2026-10-11T12:04:39Z">
        <w:r w:rsidRPr="00B078C3">
          <w:rPr>
            <w:rFonts w:ascii="FontbitDavid" w:hAnsi="FontbitDavid"/>
            <w:sz w:val="24"/>
            <w:rtl/>
          </w:rPr>
          <w:delText xml:space="preserve">ורבי שמעון</w:delText>
        </w:r>
      </w:del>
      <w:r w:rsidRPr="00B078C3">
        <w:rPr>
          <w:rFonts w:ascii="FontbitDavid" w:hAnsi="FontbitDavid"/>
          <w:sz w:val="24"/>
          <w:rtl/>
        </w:rPr>
        <w:t xml:space="preserve"> מטהר.</w:t>
      </w:r>
    </w:p>
    <w:p w:rsidR="00E403F0" w:rsidRDefault="00E403F0" w:rsidP="00E403F0">
      <w:pPr>
        <w:rPr>
          <w:rFonts w:ascii="FontbitDavid" w:hAnsi="FontbitDavid"/>
          <w:sz w:val="24"/>
          <w:rtl/>
        </w:rPr>
      </w:pPr>
      <w:r w:rsidRPr="00571427">
        <w:rPr>
          <w:rFonts w:ascii="FontbitDavid" w:hAnsi="FontbitDavid"/>
          <w:b/>
          <w:bCs/>
          <w:sz w:val="24"/>
          <w:rtl/>
        </w:rPr>
        <w:t>רישא</w:t>
      </w:r>
      <w:r w:rsidRPr="00B078C3">
        <w:rPr>
          <w:rFonts w:ascii="FontbitDavid" w:hAnsi="FontbitDavid"/>
          <w:sz w:val="24"/>
          <w:rtl/>
        </w:rPr>
        <w:t xml:space="preserve"> - </w:t>
      </w:r>
      <w:ins w:id="93171" w:author="מנוע מכני" w:date="2026-10-11T12:04:39Z">
        <w:r>
          <w:rPr>
            <w:rStyle w:val="2fb"/>
            <w:rFonts w:ascii="FontbitDavid" w:hAnsi="FontbitDavid"/>
            <w:sz w:val="24"/>
            <w:rtl/>
          </w:rPr>
          <w:t xml:space="preserve">ר"ש</w:t>
        </w:r>
      </w:ins>
      <w:del w:id="93172" w:author="מנוע מכני" w:date="2026-10-11T12:04:39Z">
        <w:r w:rsidRPr="00B078C3">
          <w:rPr>
            <w:rFonts w:ascii="FontbitDavid" w:hAnsi="FontbitDavid"/>
            <w:sz w:val="24"/>
            <w:rtl/>
          </w:rPr>
          <w:delText xml:space="preserve">רבי שמעון</w:delText>
        </w:r>
      </w:del>
      <w:r w:rsidRPr="00B078C3">
        <w:rPr>
          <w:rFonts w:ascii="FontbitDavid" w:hAnsi="FontbitDavid"/>
          <w:sz w:val="24"/>
          <w:rtl/>
        </w:rPr>
        <w:t xml:space="preserve"> </w:t>
      </w:r>
      <w:ins w:id="94131" w:author="מנוע מכני" w:date="2026-10-11T12:04:39Z">
        <w:r>
          <w:rPr>
            <w:rFonts w:ascii="FontbitDavid" w:hAnsi="FontbitDavid"/>
            <w:sz w:val="24"/>
            <w:rtl/>
          </w:rPr>
          <w:t xml:space="preserve">לשיטתו</w:t>
        </w:r>
      </w:ins>
      <w:del w:id="94132" w:author="מנוע מכני" w:date="2026-10-11T12:04:39Z">
        <w:r w:rsidRPr="00B078C3">
          <w:rPr>
            <w:rFonts w:ascii="FontbitDavid" w:hAnsi="FontbitDavid"/>
            <w:sz w:val="24"/>
            <w:rtl/>
          </w:rPr>
          <w:delText xml:space="preserve">לטעמיה</w:delText>
        </w:r>
      </w:del>
      <w:r w:rsidRPr="00B078C3">
        <w:rPr>
          <w:rFonts w:ascii="FontbitDavid" w:hAnsi="FontbitDavid"/>
          <w:sz w:val="24"/>
          <w:rtl/>
        </w:rPr>
        <w:t xml:space="preserve">, ורבנן </w:t>
      </w:r>
      <w:ins w:id="95733" w:author="מנוע מכני" w:date="2026-10-11T12:04:39Z">
        <w:r>
          <w:rPr>
            <w:rFonts w:ascii="FontbitDavid" w:hAnsi="FontbitDavid"/>
            <w:sz w:val="24"/>
            <w:rtl/>
          </w:rPr>
          <w:t xml:space="preserve">לשיטתם</w:t>
        </w:r>
      </w:ins>
      <w:del w:id="95734" w:author="מנוע מכני" w:date="2026-10-11T12:04:39Z">
        <w:r w:rsidRPr="00B078C3">
          <w:rPr>
            <w:rFonts w:ascii="FontbitDavid" w:hAnsi="FontbitDavid"/>
            <w:sz w:val="24"/>
            <w:rtl/>
          </w:rPr>
          <w:delText xml:space="preserve">לטעמייהו</w:delText>
        </w:r>
      </w:del>
      <w:r w:rsidRPr="00B078C3">
        <w:rPr>
          <w:rFonts w:ascii="FontbitDavid" w:hAnsi="FontbitDavid"/>
          <w:sz w:val="24"/>
          <w:rtl/>
        </w:rPr>
        <w:t xml:space="preserve">, </w:t>
      </w:r>
    </w:p>
    <w:p w:rsidR="00E403F0" w:rsidRPr="002B4E05" w:rsidRDefault="00E403F0" w:rsidP="00E403F0">
      <w:pPr>
        <w:rPr>
          <w:rFonts w:ascii="FontbitDavid" w:hAnsi="FontbitDavid"/>
          <w:spacing w:val="-2"/>
          <w:sz w:val="24"/>
          <w:rtl/>
        </w:rPr>
      </w:pPr>
      <w:r w:rsidRPr="002B4E05">
        <w:rPr>
          <w:rFonts w:ascii="FontbitDavid" w:hAnsi="FontbitDavid"/>
          <w:b/>
          <w:bCs/>
          <w:spacing w:val="-2"/>
          <w:sz w:val="24"/>
          <w:rtl/>
        </w:rPr>
        <w:t>סיפא</w:t>
      </w:r>
      <w:r w:rsidRPr="002B4E05">
        <w:rPr>
          <w:rFonts w:ascii="FontbitDavid" w:hAnsi="FontbitDavid"/>
          <w:spacing w:val="-2"/>
          <w:sz w:val="24"/>
          <w:rtl/>
        </w:rPr>
        <w:t xml:space="preserve"> – </w:t>
      </w:r>
      <w:r w:rsidRPr="002B4E05">
        <w:rPr>
          <w:rFonts w:ascii="FontbitDavid" w:hAnsi="FontbitDavid" w:hint="cs"/>
          <w:spacing w:val="-2"/>
          <w:sz w:val="24"/>
          <w:rtl/>
        </w:rPr>
        <w:t xml:space="preserve">א. מיירי שיצא ולד דרך דופן, </w:t>
      </w:r>
      <w:r w:rsidRPr="002B4E05">
        <w:rPr>
          <w:rFonts w:ascii="FontbitDavid" w:hAnsi="FontbitDavid"/>
          <w:spacing w:val="-2"/>
          <w:sz w:val="24"/>
          <w:rtl/>
        </w:rPr>
        <w:t xml:space="preserve">ודם דרך רחם, ואזדא </w:t>
      </w:r>
      <w:r w:rsidRPr="002B4E05">
        <w:rPr>
          <w:rStyle w:val="2fb"/>
          <w:rFonts w:ascii="FontbitDavid" w:hAnsi="FontbitDavid"/>
          <w:spacing w:val="-2"/>
          <w:sz w:val="24"/>
          <w:rtl/>
        </w:rPr>
        <w:t xml:space="preserve">ר' שמעון</w:t>
      </w:r>
      <w:r w:rsidRPr="002B4E05">
        <w:rPr>
          <w:rFonts w:ascii="FontbitDavid" w:hAnsi="FontbitDavid"/>
          <w:spacing w:val="-2"/>
          <w:sz w:val="24"/>
          <w:rtl/>
        </w:rPr>
        <w:t xml:space="preserve"> </w:t>
      </w:r>
      <w:ins w:id="94133" w:author="מנוע מכני" w:date="2026-10-11T12:04:39Z">
        <w:r>
          <w:rPr>
            <w:rFonts w:ascii="FontbitDavid" w:hAnsi="FontbitDavid"/>
            <w:spacing w:val="-2"/>
            <w:sz w:val="24"/>
            <w:rtl/>
          </w:rPr>
          <w:t xml:space="preserve">לשיטתו</w:t>
        </w:r>
      </w:ins>
      <w:del w:id="94134" w:author="מנוע מכני" w:date="2026-10-11T12:04:39Z">
        <w:r w:rsidRPr="002B4E05">
          <w:rPr>
            <w:rFonts w:ascii="FontbitDavid" w:hAnsi="FontbitDavid"/>
            <w:spacing w:val="-2"/>
            <w:sz w:val="24"/>
            <w:rtl/>
          </w:rPr>
          <w:delText xml:space="preserve">לטעמיה</w:delText>
        </w:r>
      </w:del>
      <w:r w:rsidRPr="002B4E05">
        <w:rPr>
          <w:rFonts w:ascii="FontbitDavid" w:hAnsi="FontbitDavid"/>
          <w:spacing w:val="-2"/>
          <w:sz w:val="24"/>
          <w:rtl/>
        </w:rPr>
        <w:t xml:space="preserve"> ורבנן </w:t>
      </w:r>
      <w:ins w:id="95735" w:author="מנוע מכני" w:date="2026-10-11T12:04:39Z">
        <w:r>
          <w:rPr>
            <w:rFonts w:ascii="FontbitDavid" w:hAnsi="FontbitDavid"/>
            <w:spacing w:val="-2"/>
            <w:sz w:val="24"/>
            <w:rtl/>
          </w:rPr>
          <w:t xml:space="preserve">לשיטתם</w:t>
        </w:r>
      </w:ins>
      <w:del w:id="95736" w:author="מנוע מכני" w:date="2026-10-11T12:04:39Z">
        <w:r w:rsidRPr="002B4E05">
          <w:rPr>
            <w:rFonts w:ascii="FontbitDavid" w:hAnsi="FontbitDavid"/>
            <w:spacing w:val="-2"/>
            <w:sz w:val="24"/>
            <w:rtl/>
          </w:rPr>
          <w:delText xml:space="preserve">לטעמייהו</w:delText>
        </w:r>
      </w:del>
      <w:r w:rsidRPr="002B4E05">
        <w:rPr>
          <w:rFonts w:ascii="FontbitDavid" w:hAnsi="FontbitDavid"/>
          <w:spacing w:val="-2"/>
          <w:sz w:val="24"/>
          <w:rtl/>
        </w:rPr>
        <w:t xml:space="preserve">.</w:t>
      </w:r>
    </w:p>
    <w:p>
      <w:pPr>
        <w:pStyle w:val="38"/>
        <w:rPr>
          <w:ins w:id="100356" w:author="מנוע מכני" w:date="2026-10-11T12:04:39Z"/>
        </w:rPr>
      </w:pPr>
      <w:r w:rsidRPr="00B078C3">
        <w:t xml:space="preserve">מתקיף לה רב יוסף:</w:t>
      </w:r>
    </w:p>
    <w:p w:rsidR="00E403F0" w:rsidRDefault="00E403F0" w:rsidP="00E403F0">
      <w:pPr>
        <w:rPr>
          <w:rFonts w:ascii="FontbitDavid" w:hAnsi="FontbitDavid"/>
          <w:sz w:val="24"/>
          <w:rtl/>
        </w:rPr>
      </w:pPr>
      <w:del w:id="100357" w:author="מנוע מכני" w:date="2026-10-11T12:04:39Z">
        <w:r w:rsidRPr="00B078C3">
          <w:rPr>
            <w:rFonts w:ascii="FontbitDavid" w:hAnsi="FontbitDavid"/>
            <w:sz w:val="24"/>
            <w:rtl/>
          </w:rPr>
          <w:delText xml:space="preserve"> </w:delText>
        </w:r>
      </w:del>
      <w:ins w:id="95737" w:author="מנוע מכני" w:date="2026-10-11T12:04:39Z">
        <w:r>
          <w:rPr>
            <w:rFonts w:ascii="FontbitDavid" w:hAnsi="FontbitDavid"/>
            <w:sz w:val="24"/>
            <w:rtl/>
          </w:rPr>
          <w:t xml:space="preserve">אחת</w:t>
        </w:r>
      </w:ins>
      <w:del w:id="95738"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 דהיינו רישא, ועוד, משם - מקום ולד משמע! </w:t>
      </w:r>
    </w:p>
    <w:p>
      <w:pPr>
        <w:pStyle w:val="38"/>
        <w:rPr>
          <w:ins w:id="100358" w:author="מנוע מכני" w:date="2026-10-11T12:04:39Z"/>
        </w:rPr>
      </w:pPr>
      <w:r>
        <w:t xml:space="preserve">ב. </w:t>
      </w:r>
      <w:r w:rsidRPr="005B4547">
        <w:t>אלא</w:t>
      </w:r>
      <w:r w:rsidRPr="00B078C3">
        <w:t xml:space="preserve"> </w:t>
      </w:r>
      <w:ins w:id="91691" w:author="מנוע מכני" w:date="2026-10-11T12:04:39Z">
        <w:r>
          <w:t xml:space="preserve">א"ר</w:t>
        </w:r>
      </w:ins>
      <w:del w:id="91692" w:author="מנוע מכני" w:date="2026-10-11T12:04:39Z">
        <w:r w:rsidRPr="00B078C3">
          <w:delText xml:space="preserve">א''ר</w:delText>
        </w:r>
      </w:del>
      <w:r w:rsidRPr="00B078C3">
        <w:t xml:space="preserve"> יוסף:</w:t>
      </w:r>
    </w:p>
    <w:p w:rsidR="00E403F0" w:rsidRPr="00B078C3" w:rsidRDefault="00E403F0" w:rsidP="00E403F0">
      <w:pPr>
        <w:rPr>
          <w:rFonts w:ascii="FontbitDavid" w:hAnsi="FontbitDavid"/>
          <w:sz w:val="24"/>
          <w:rtl/>
        </w:rPr>
      </w:pPr>
      <w:del w:id="10035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כגון שיצא ולד ודם דרך דופן, ובמקור מקומו טמא </w:t>
      </w:r>
      <w:ins w:id="97759" w:author="מנוע מכני" w:date="2026-10-11T12:04:39Z">
        <w:r>
          <w:rPr>
            <w:rFonts w:ascii="FontbitDavid" w:hAnsi="FontbitDavid"/>
            <w:sz w:val="24"/>
            <w:rtl/>
          </w:rPr>
          <w:t xml:space="preserve">חלקו</w:t>
        </w:r>
      </w:ins>
      <w:del w:id="97760" w:author="מנוע מכני" w:date="2026-10-11T12:04:39Z">
        <w:r w:rsidRPr="00B078C3">
          <w:rPr>
            <w:rFonts w:ascii="FontbitDavid" w:hAnsi="FontbitDavid"/>
            <w:sz w:val="24"/>
            <w:rtl/>
          </w:rPr>
          <w:delText xml:space="preserve">קמיפלגי</w:delText>
        </w:r>
      </w:del>
      <w:r w:rsidRPr="00B078C3">
        <w:rPr>
          <w:rFonts w:ascii="FontbitDavid" w:hAnsi="FontbitDavid"/>
          <w:sz w:val="24"/>
          <w:rtl/>
        </w:rPr>
        <w:t xml:space="preserve">, </w:t>
      </w:r>
      <w:ins w:id="96389" w:author="מנוע מכני" w:date="2026-10-11T12:04:39Z">
        <w:r>
          <w:rPr>
            <w:rFonts w:ascii="FontbitDavid" w:hAnsi="FontbitDavid"/>
            <w:sz w:val="24"/>
            <w:rtl/>
          </w:rPr>
          <w:t xml:space="preserve">מ"ד</w:t>
        </w:r>
      </w:ins>
      <w:del w:id="96390" w:author="מנוע מכני" w:date="2026-10-11T12:04:39Z">
        <w:r w:rsidRPr="00B078C3">
          <w:rPr>
            <w:rFonts w:ascii="FontbitDavid" w:hAnsi="FontbitDavid"/>
            <w:sz w:val="24"/>
            <w:rtl/>
          </w:rPr>
          <w:delText xml:space="preserve">מר סבר</w:delText>
        </w:r>
      </w:del>
      <w:r w:rsidRPr="00B078C3">
        <w:rPr>
          <w:rFonts w:ascii="FontbitDavid" w:hAnsi="FontbitDavid"/>
          <w:sz w:val="24"/>
          <w:rtl/>
        </w:rPr>
        <w:t xml:space="preserve"> - מקור מקומו טמא, ומ"ס - מקור מקומו טהור.</w:t>
      </w:r>
    </w:p>
    <w:p>
      <w:pPr>
        <w:pStyle w:val="38"/>
        <w:rPr>
          <w:ins w:id="100360" w:author="מנוע מכני" w:date="2026-10-11T12:04:39Z"/>
        </w:rPr>
      </w:pPr>
      <w:r>
        <w:t>א</w:t>
      </w:r>
      <w:r w:rsidRPr="00B078C3">
        <w:t xml:space="preserve">ר"ל:</w:t>
      </w:r>
    </w:p>
    <w:p w:rsidR="00E403F0" w:rsidRPr="00B078C3" w:rsidRDefault="00E403F0" w:rsidP="00E403F0">
      <w:pPr>
        <w:rPr>
          <w:rFonts w:ascii="FontbitDavid" w:hAnsi="FontbitDavid"/>
          <w:sz w:val="24"/>
          <w:rtl/>
        </w:rPr>
      </w:pPr>
      <w:del w:id="10036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לדברי המטמא בדם מטמא באשה, לדברי המטהר בדם - מטהר באשה.</w:t>
      </w:r>
    </w:p>
    <w:p>
      <w:pPr>
        <w:pStyle w:val="38"/>
        <w:rPr>
          <w:ins w:id="100362" w:author="מנוע מכני" w:date="2026-10-11T12:04:39Z"/>
        </w:rPr>
      </w:pPr>
      <w:r w:rsidRPr="00B078C3">
        <w:t>ור</w:t>
      </w:r>
      <w:ins w:id="91693" w:author="מנוע מכני" w:date="2026-10-11T12:04:39Z">
        <w:r>
          <w:t xml:space="preserve">י"ו</w:t>
        </w:r>
      </w:ins>
      <w:del w:id="91694" w:author="מנוע מכני" w:date="2026-10-11T12:04:39Z">
        <w:r>
          <w:delText xml:space="preserve">י''ו</w:delText>
        </w:r>
      </w:del>
      <w:del w:id="101748" w:author="מנוע מכני" w:date="2026-10-11T12:04:39Z">
        <w:r>
          <w:delText xml:space="preserve"> </w:delText>
        </w:r>
        <w:r w:rsidRPr="00B078C3">
          <w:delText xml:space="preserve">אמר</w:delText>
        </w:r>
      </w:del>
      <w:r w:rsidRPr="00B078C3">
        <w:t xml:space="preserve">:</w:t>
      </w:r>
    </w:p>
    <w:p w:rsidR="00E403F0" w:rsidRPr="00B078C3" w:rsidRDefault="00E403F0" w:rsidP="00E403F0">
      <w:pPr>
        <w:rPr>
          <w:rFonts w:ascii="FontbitDavid" w:hAnsi="FontbitDavid"/>
          <w:sz w:val="24"/>
          <w:rtl/>
        </w:rPr>
      </w:pPr>
      <w:del w:id="10036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לדברי המטמא בדם - מטהר באשה.</w:t>
      </w:r>
    </w:p>
    <w:p w:rsidR="00E403F0" w:rsidRPr="00B078C3" w:rsidRDefault="00E403F0" w:rsidP="00E403F0">
      <w:pPr>
        <w:rPr>
          <w:rFonts w:ascii="FontbitDavid" w:hAnsi="FontbitDavid"/>
          <w:sz w:val="24"/>
          <w:rtl/>
        </w:rPr>
      </w:pPr>
      <w:r w:rsidRPr="00B078C3">
        <w:rPr>
          <w:rFonts w:ascii="FontbitDavid" w:hAnsi="FontbitDavid"/>
          <w:sz w:val="24"/>
          <w:rtl/>
        </w:rPr>
        <w:t xml:space="preserve">ואזדא </w:t>
      </w:r>
      <w:r w:rsidRPr="00B078C3">
        <w:rPr>
          <w:rStyle w:val="2fb"/>
          <w:rFonts w:ascii="FontbitDavid" w:hAnsi="FontbitDavid"/>
          <w:sz w:val="24"/>
          <w:rtl/>
        </w:rPr>
        <w:t xml:space="preserve">ר</w:t>
      </w:r>
      <w:ins w:id="91695" w:author="מנוע מכני" w:date="2026-10-11T12:04:39Z">
        <w:r>
          <w:rPr>
            <w:rStyle w:val="2fb"/>
            <w:rFonts w:ascii="FontbitDavid" w:hAnsi="FontbitDavid" w:hint="cs"/>
            <w:sz w:val="24"/>
            <w:rtl/>
          </w:rPr>
          <w:t xml:space="preserve">י"ו</w:t>
        </w:r>
      </w:ins>
      <w:del w:id="91696"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ins w:id="94135" w:author="מנוע מכני" w:date="2026-10-11T12:04:39Z">
        <w:r>
          <w:rPr>
            <w:rFonts w:ascii="FontbitDavid" w:hAnsi="FontbitDavid"/>
            <w:sz w:val="24"/>
            <w:rtl/>
          </w:rPr>
          <w:t xml:space="preserve">לשיטתו</w:t>
        </w:r>
      </w:ins>
      <w:del w:id="94136" w:author="מנוע מכני" w:date="2026-10-11T12:04:39Z">
        <w:r w:rsidRPr="00B078C3">
          <w:rPr>
            <w:rFonts w:ascii="FontbitDavid" w:hAnsi="FontbitDavid"/>
            <w:sz w:val="24"/>
            <w:rtl/>
          </w:rPr>
          <w:delText xml:space="preserve">לטעמיה</w:delText>
        </w:r>
      </w:del>
      <w:r w:rsidRPr="00B078C3">
        <w:rPr>
          <w:rFonts w:ascii="FontbitDavid" w:hAnsi="FontbitDavid"/>
          <w:sz w:val="24"/>
          <w:rtl/>
        </w:rPr>
        <w:t xml:space="preserve">, </w:t>
      </w:r>
      <w:r w:rsidRPr="00B078C3">
        <w:rPr>
          <w:rStyle w:val="2fb"/>
          <w:rFonts w:ascii="FontbitDavid" w:hAnsi="FontbitDavid"/>
          <w:sz w:val="24"/>
          <w:rtl/>
        </w:rPr>
        <w:t xml:space="preserve">ד</w:t>
      </w:r>
      <w:r>
        <w:rPr>
          <w:rStyle w:val="2fb"/>
          <w:rFonts w:ascii="FontbitDavid" w:hAnsi="FontbitDavid"/>
          <w:sz w:val="24"/>
          <w:rtl/>
        </w:rPr>
        <w:t>ארי"ו</w:t>
      </w:r>
      <w:r w:rsidRPr="00B078C3">
        <w:rPr>
          <w:rFonts w:ascii="FontbitDavid" w:hAnsi="FontbitDavid"/>
          <w:sz w:val="24"/>
          <w:rtl/>
        </w:rPr>
        <w:t xml:space="preserve"> </w:t>
      </w:r>
      <w:r w:rsidRPr="00B078C3">
        <w:rPr>
          <w:rStyle w:val="2fb"/>
          <w:rFonts w:ascii="FontbitDavid" w:hAnsi="FontbitDavid"/>
          <w:sz w:val="24"/>
          <w:rtl/>
        </w:rPr>
        <w:t xml:space="preserve">מ</w:t>
      </w:r>
      <w:r>
        <w:rPr>
          <w:rStyle w:val="2fb"/>
          <w:rFonts w:ascii="FontbitDavid" w:hAnsi="FontbitDavid" w:hint="cs"/>
          <w:sz w:val="24"/>
          <w:rtl/>
        </w:rPr>
        <w:t xml:space="preserve">דרש</w:t>
      </w:r>
      <w:ins w:id="91697" w:author="מנוע מכני" w:date="2026-10-11T12:04:39Z">
        <w:r>
          <w:rPr>
            <w:rStyle w:val="2fb"/>
            <w:rFonts w:ascii="FontbitDavid" w:hAnsi="FontbitDavid" w:hint="cs"/>
            <w:sz w:val="24"/>
            <w:rtl/>
          </w:rPr>
          <w:t xml:space="preserve">ב"י</w:t>
        </w:r>
      </w:ins>
      <w:del w:id="91698" w:author="מנוע מכני" w:date="2026-10-11T12:04:39Z">
        <w:r>
          <w:rPr>
            <w:rFonts w:ascii="FontbitDavid" w:hAnsi="FontbitDavid" w:hint="cs"/>
            <w:sz w:val="24"/>
            <w:rtl/>
          </w:rPr>
          <w:delText xml:space="preserve">ב''י</w:delText>
        </w:r>
      </w:del>
      <w:r w:rsidRPr="00B078C3">
        <w:rPr>
          <w:rFonts w:ascii="FontbitDavid" w:hAnsi="FontbitDavid"/>
          <w:sz w:val="24"/>
          <w:rtl/>
        </w:rPr>
        <w:t>: מנין שאין אשה טמאה</w:t>
      </w:r>
      <w:r>
        <w:rPr>
          <w:rFonts w:ascii="FontbitDavid" w:hAnsi="FontbitDavid"/>
          <w:sz w:val="24"/>
          <w:rtl/>
        </w:rPr>
        <w:t xml:space="preserve"> עד שיצא מדוה דרך ערותה – שנ</w:t>
      </w:r>
      <w:r>
        <w:rPr>
          <w:rFonts w:ascii="FontbitDavid" w:hAnsi="FontbitDavid" w:hint="cs"/>
          <w:sz w:val="24"/>
          <w:rtl/>
        </w:rPr>
        <w:t>א' '</w:t>
      </w:r>
      <w:ins w:id="90505" w:author="Claude - סמנטי" w:date="2026-10-11T12:19:29Z">
        <w:r>
          <w:rPr>
            <w:rStyle w:val="afffff0"/>
            <w:rFonts w:ascii="FontbitDavid" w:hAnsi="FontbitDavid"/>
            <w:sz w:val="24"/>
            <w:rtl/>
          </w:rPr>
          <w:t xml:space="preserve">וְאִישׁ אֲשֶׁר יִשְׁכַּב אֶת אִשָּׁה דָוָה וְגִלָּה אֶת עֶרְוָתָהּ אֶת מְקוֹרָהּ הֶעֱרָה</w:t>
        </w:r>
      </w:ins>
      <w:del w:id="90506" w:author="Claude - סמנטי" w:date="2026-10-11T12:19:29Z">
        <w:r w:rsidRPr="00B078C3">
          <w:rPr>
            <w:rFonts w:ascii="FontbitDavid" w:hAnsi="FontbitDavid"/>
            <w:sz w:val="24"/>
            <w:rtl/>
          </w:rPr>
          <w:delText xml:space="preserve">ואיש אשר ישכב את אשה דוה וגלה את ערותה את מקורה הערה</w:delText>
        </w:r>
      </w:del>
      <w:r>
        <w:rPr>
          <w:rFonts w:ascii="FontbitDavid" w:hAnsi="FontbitDavid" w:hint="cs"/>
          <w:sz w:val="24"/>
          <w:rtl/>
        </w:rPr>
        <w:t>'</w:t>
      </w:r>
      <w:r w:rsidRPr="00B078C3">
        <w:rPr>
          <w:rFonts w:ascii="FontbitDavid" w:hAnsi="FontbitDavid"/>
          <w:sz w:val="24"/>
          <w:rtl/>
        </w:rPr>
        <w:t xml:space="preserve"> - מלמד שאין אשה טמאה עד שיצא מדוה דרך ערותה.</w:t>
      </w:r>
    </w:p>
    <w:p>
      <w:pPr>
        <w:pStyle w:val="afffff8"/>
        <w:rPr>
          <w:ins w:id="90337" w:author="קלוד" w:date="2026-10-11T12:23:38Z"/>
        </w:rPr>
      </w:pPr>
      <w:ins w:id="90338" w:author="קלוד" w:date="2026-10-11T12:23:38Z">
        <w:r>
          <w:rPr>
            <w:color w:val="7B3F00"/>
          </w:rPr>
          <w:t xml:space="preserve">מקור שנעקר ונפל לארץ - טמאה לטומאת ערב</w:t>
        </w:r>
      </w:ins>
    </w:p>
    <w:p>
      <w:pPr>
        <w:pStyle w:val="38"/>
        <w:rPr>
          <w:ins w:id="100364" w:author="מנוע מכני" w:date="2026-10-11T12:04:39Z"/>
        </w:rPr>
      </w:pPr>
      <w:r w:rsidRPr="00E87E21">
        <w:t xml:space="preserve">א</w:t>
      </w:r>
      <w:ins w:id="91699" w:author="מנוע מכני" w:date="2026-10-11T12:04:39Z">
        <w:r>
          <w:t xml:space="preserve">ר"ל</w:t>
        </w:r>
      </w:ins>
      <w:del w:id="91700" w:author="מנוע מכני" w:date="2026-10-11T12:04:39Z">
        <w:r w:rsidRPr="00E87E21">
          <w:delText xml:space="preserve">ר''ל</w:delText>
        </w:r>
      </w:del>
      <w:r w:rsidRPr="00E87E21">
        <w:t xml:space="preserve"> מ</w:t>
      </w:r>
      <w:ins w:id="91701" w:author="מנוע מכני" w:date="2026-10-11T12:04:39Z">
        <w:r>
          <w:t xml:space="preserve">ר"י</w:t>
        </w:r>
      </w:ins>
      <w:del w:id="91702" w:author="מנוע מכני" w:date="2026-10-11T12:04:39Z">
        <w:r w:rsidRPr="00E87E21">
          <w:delText xml:space="preserve">ר''י</w:delText>
        </w:r>
      </w:del>
      <w:r w:rsidRPr="00E87E21">
        <w:t xml:space="preserve"> </w:t>
      </w:r>
      <w:r w:rsidRPr="00E87E21">
        <w:t xml:space="preserve">נשיאה:</w:t>
      </w:r>
    </w:p>
    <w:p w:rsidR="00E403F0" w:rsidRPr="00E87E21" w:rsidRDefault="00E403F0" w:rsidP="00E403F0">
      <w:pPr>
        <w:rPr>
          <w:rFonts w:ascii="FontbitDavid" w:hAnsi="FontbitDavid"/>
          <w:spacing w:val="-4"/>
          <w:sz w:val="24"/>
          <w:rtl/>
        </w:rPr>
      </w:pPr>
      <w:del w:id="100365" w:author="מנוע מכני" w:date="2026-10-11T12:04:39Z">
        <w:r w:rsidRPr="00E87E21">
          <w:rPr>
            <w:rFonts w:ascii="FontbitDavid" w:hAnsi="FontbitDavid"/>
            <w:spacing w:val="-4"/>
            <w:sz w:val="24"/>
            <w:rtl/>
          </w:rPr>
          <w:delText xml:space="preserve"> </w:delText>
        </w:r>
      </w:del>
      <w:r w:rsidRPr="00E87E21">
        <w:rPr>
          <w:rFonts w:ascii="FontbitDavid" w:hAnsi="FontbitDavid"/>
          <w:spacing w:val="-4"/>
          <w:sz w:val="24"/>
          <w:rtl/>
        </w:rPr>
        <w:t xml:space="preserve">מקור שנעקר ונפל לארץ - טמאה שנאמר – </w:t>
      </w:r>
      <w:r w:rsidRPr="00E87E21">
        <w:rPr>
          <w:rFonts w:ascii="FontbitDavid" w:hAnsi="FontbitDavid" w:hint="cs"/>
          <w:spacing w:val="-4"/>
          <w:sz w:val="24"/>
          <w:rtl/>
        </w:rPr>
        <w:t>'</w:t>
      </w:r>
      <w:r w:rsidRPr="00E87E21">
        <w:rPr>
          <w:rStyle w:val="afffff0"/>
          <w:rFonts w:ascii="FontbitDavid" w:hAnsi="FontbitDavid"/>
          <w:spacing w:val="-4"/>
          <w:sz w:val="24"/>
          <w:rtl/>
        </w:rPr>
        <w:t>יען השפך נחושתך ותגלי ערותך</w:t>
      </w:r>
      <w:r w:rsidRPr="00E87E21">
        <w:rPr>
          <w:rFonts w:ascii="FontbitDavid" w:hAnsi="FontbitDavid" w:hint="cs"/>
          <w:spacing w:val="-4"/>
          <w:sz w:val="24"/>
          <w:rtl/>
        </w:rPr>
        <w:t>'</w:t>
      </w:r>
      <w:r w:rsidRPr="00E87E21">
        <w:rPr>
          <w:rFonts w:ascii="FontbitDavid" w:hAnsi="FontbitDavid"/>
          <w:spacing w:val="-4"/>
          <w:sz w:val="24"/>
          <w:rtl/>
        </w:rPr>
        <w:t>.</w:t>
      </w:r>
    </w:p>
    <w:p w:rsidR="00E403F0" w:rsidRPr="00B078C3" w:rsidRDefault="00E403F0" w:rsidP="00E403F0">
      <w:pPr>
        <w:rPr>
          <w:rFonts w:ascii="FontbitDavid" w:hAnsi="FontbitDavid"/>
          <w:sz w:val="24"/>
          <w:rtl/>
        </w:rPr>
      </w:pPr>
      <w:ins w:id="95741" w:author="מנוע מכני" w:date="2026-10-11T12:04:39Z">
        <w:r>
          <w:rPr>
            <w:rFonts w:ascii="FontbitDavid" w:hAnsi="FontbitDavid"/>
            <w:sz w:val="24"/>
            <w:rtl/>
          </w:rPr>
          <w:t xml:space="preserve">למה</w:t>
        </w:r>
      </w:ins>
      <w:del w:id="95742" w:author="מנוע מכני" w:date="2026-10-11T12:04:39Z">
        <w:r w:rsidRPr="00B078C3">
          <w:rPr>
            <w:rFonts w:ascii="FontbitDavid" w:hAnsi="FontbitDavid"/>
            <w:sz w:val="24"/>
            <w:rtl/>
          </w:rPr>
          <w:delText xml:space="preserve">למאי</w:delText>
        </w:r>
      </w:del>
      <w:r w:rsidRPr="00B078C3">
        <w:rPr>
          <w:rFonts w:ascii="FontbitDavid" w:hAnsi="FontbitDavid"/>
          <w:sz w:val="24"/>
          <w:rtl/>
        </w:rPr>
        <w:t xml:space="preserve">? אילימא לטומאת שבעה - דם </w:t>
      </w:r>
      <w:r w:rsidRPr="00B078C3">
        <w:rPr>
          <w:rFonts w:ascii="FontbitDavid" w:hAnsi="FontbitDavid"/>
          <w:sz w:val="24"/>
          <w:rtl/>
        </w:rPr>
        <w:t xml:space="preserve">אמר</w:t>
      </w:r>
      <w:r w:rsidRPr="00B078C3">
        <w:rPr>
          <w:rFonts w:ascii="FontbitDavid" w:hAnsi="FontbitDavid"/>
          <w:sz w:val="24"/>
          <w:rtl/>
        </w:rPr>
        <w:t xml:space="preserve"> </w:t>
      </w:r>
      <w:ins w:id="95739" w:author="מנוע מכני" w:date="2026-10-11T12:04:39Z">
        <w:r>
          <w:rPr>
            <w:rFonts w:ascii="FontbitDavid" w:hAnsi="FontbitDavid"/>
            <w:sz w:val="24"/>
            <w:rtl/>
          </w:rPr>
          <w:t xml:space="preserve">התורה</w:t>
        </w:r>
      </w:ins>
      <w:del w:id="95740"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ולא חתיכה, אלא לטומאת ערב.</w:t>
      </w:r>
    </w:p>
    <w:p>
      <w:pPr>
        <w:pStyle w:val="38"/>
        <w:rPr>
          <w:ins w:id="100367" w:author="מנוע מכני" w:date="2026-10-11T12:04:39Z"/>
        </w:rPr>
      </w:pPr>
      <w:del w:id="100366" w:author="מנוע מכני" w:date="2026-10-11T12:04:39Z">
        <w:r w:rsidRPr="00E744B3">
          <w:delText xml:space="preserve">•</w:delText>
        </w:r>
      </w:del>
      <w:r w:rsidRPr="00E744B3">
        <w:t xml:space="preserve"> </w:t>
      </w:r>
      <w:r>
        <w:t>ארי"ו</w:t>
      </w:r>
      <w:r w:rsidRPr="00B078C3">
        <w:t xml:space="preserve">:</w:t>
      </w:r>
    </w:p>
    <w:p w:rsidR="00E403F0" w:rsidRPr="00B078C3" w:rsidRDefault="00E403F0" w:rsidP="00E403F0">
      <w:pPr>
        <w:rPr>
          <w:rFonts w:ascii="FontbitDavid" w:hAnsi="FontbitDavid"/>
          <w:sz w:val="24"/>
          <w:rtl/>
        </w:rPr>
      </w:pPr>
      <w:del w:id="1003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מקור שהזיע כשתי טיפי מרגליות - טמאה.</w:t>
      </w:r>
    </w:p>
    <w:p w:rsidR="00E403F0" w:rsidRPr="00B078C3" w:rsidRDefault="00E403F0" w:rsidP="00E403F0">
      <w:pPr>
        <w:rPr>
          <w:rFonts w:ascii="FontbitDavid" w:hAnsi="FontbitDavid"/>
          <w:sz w:val="24"/>
          <w:rtl/>
        </w:rPr>
      </w:pPr>
      <w:ins w:id="95743" w:author="מנוע מכני" w:date="2026-10-11T12:04:39Z">
        <w:r>
          <w:rPr>
            <w:rFonts w:ascii="FontbitDavid" w:hAnsi="FontbitDavid"/>
            <w:sz w:val="24"/>
            <w:rtl/>
          </w:rPr>
          <w:t xml:space="preserve">למה</w:t>
        </w:r>
      </w:ins>
      <w:del w:id="95744" w:author="מנוע מכני" w:date="2026-10-11T12:04:39Z">
        <w:r>
          <w:rPr>
            <w:rFonts w:ascii="FontbitDavid" w:hAnsi="FontbitDavid"/>
            <w:sz w:val="24"/>
            <w:rtl/>
          </w:rPr>
          <w:delText xml:space="preserve">למאי</w:delText>
        </w:r>
      </w:del>
      <w:r>
        <w:rPr>
          <w:rFonts w:ascii="FontbitDavid" w:hAnsi="FontbitDavid"/>
          <w:sz w:val="24"/>
          <w:rtl/>
        </w:rPr>
        <w:t xml:space="preserve">? אילימא לטומאת שבעה</w:t>
      </w:r>
      <w:r w:rsidRPr="00B078C3">
        <w:rPr>
          <w:rFonts w:ascii="FontbitDavid" w:hAnsi="FontbitDavid"/>
          <w:sz w:val="24"/>
          <w:rtl/>
        </w:rPr>
        <w:t xml:space="preserve"> חמשה דמים טמאין באשה ותו </w:t>
      </w:r>
      <w:r w:rsidRPr="00B078C3">
        <w:rPr>
          <w:rFonts w:ascii="FontbitDavid" w:hAnsi="FontbitDavid"/>
          <w:sz w:val="24"/>
          <w:rtl/>
        </w:rPr>
        <w:t xml:space="preserve">לא</w:t>
      </w:r>
      <w:r w:rsidRPr="00B078C3">
        <w:rPr>
          <w:rFonts w:ascii="FontbitDavid" w:hAnsi="FontbitDavid"/>
          <w:sz w:val="24"/>
          <w:rtl/>
        </w:rPr>
        <w:t xml:space="preserve">, אלא לטומאת ערב.</w:t>
      </w:r>
    </w:p>
    <w:p w:rsidR="00E403F0" w:rsidRPr="00B078C3" w:rsidRDefault="00E403F0" w:rsidP="00E403F0">
      <w:pPr>
        <w:rPr>
          <w:rFonts w:ascii="FontbitDavid" w:hAnsi="FontbitDavid"/>
          <w:sz w:val="24"/>
          <w:rtl/>
        </w:rPr>
      </w:pPr>
      <w:r w:rsidRPr="00B078C3">
        <w:rPr>
          <w:rFonts w:ascii="FontbitDavid" w:hAnsi="FontbitDavid"/>
          <w:sz w:val="24"/>
          <w:rtl/>
        </w:rPr>
        <w:t xml:space="preserve">ודווקא תרתי, אבל </w:t>
      </w:r>
      <w:ins w:id="95745" w:author="מנוע מכני" w:date="2026-10-11T12:04:39Z">
        <w:r>
          <w:rPr>
            <w:rFonts w:ascii="FontbitDavid" w:hAnsi="FontbitDavid"/>
            <w:sz w:val="24"/>
            <w:rtl/>
          </w:rPr>
          <w:t xml:space="preserve">אחת</w:t>
        </w:r>
      </w:ins>
      <w:del w:id="95746"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 אימא </w:t>
      </w:r>
      <w:ins w:id="97153" w:author="מנוע מכני" w:date="2026-10-11T12:04:39Z">
        <w:r>
          <w:rPr>
            <w:rFonts w:ascii="FontbitDavid" w:hAnsi="FontbitDavid"/>
            <w:sz w:val="24"/>
            <w:rtl/>
          </w:rPr>
          <w:t xml:space="preserve">מעולם</w:t>
        </w:r>
      </w:ins>
      <w:del w:id="97154" w:author="מנוע מכני" w:date="2026-10-11T12:04:39Z">
        <w:r w:rsidRPr="00B078C3">
          <w:rPr>
            <w:rFonts w:ascii="FontbitDavid" w:hAnsi="FontbitDavid"/>
            <w:sz w:val="24"/>
            <w:rtl/>
          </w:rPr>
          <w:delText xml:space="preserve">מעלמא</w:delText>
        </w:r>
      </w:del>
      <w:r w:rsidRPr="00B078C3">
        <w:rPr>
          <w:rFonts w:ascii="FontbitDavid" w:hAnsi="FontbitDavid"/>
          <w:sz w:val="24"/>
          <w:rtl/>
        </w:rPr>
        <w:t xml:space="preserve"> </w:t>
      </w:r>
      <w:ins w:id="98423" w:author="מנוע מכני" w:date="2026-10-11T12:04:39Z">
        <w:r>
          <w:rPr>
            <w:rFonts w:ascii="FontbitDavid" w:hAnsi="FontbitDavid"/>
            <w:sz w:val="24"/>
            <w:rtl/>
          </w:rPr>
          <w:t xml:space="preserve">באה</w:t>
        </w:r>
      </w:ins>
      <w:del w:id="98424" w:author="מנוע מכני" w:date="2026-10-11T12:04:39Z">
        <w:r w:rsidRPr="00B078C3">
          <w:rPr>
            <w:rFonts w:ascii="FontbitDavid" w:hAnsi="FontbitDavid"/>
            <w:sz w:val="24"/>
            <w:rtl/>
          </w:rPr>
          <w:delText xml:space="preserve">אתיא</w:delText>
        </w:r>
      </w:del>
      <w:r w:rsidRPr="00B078C3">
        <w:rPr>
          <w:rFonts w:ascii="FontbitDavid" w:hAnsi="FontbitDavid"/>
          <w:sz w:val="24"/>
          <w:rtl/>
        </w:rPr>
        <w:t xml:space="preserve">.</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35" w:author="קלוד" w:date="2026-10-11T12:23:38Z"/>
        </w:rPr>
      </w:pPr>
      <w:ins w:id="90336" w:author="קלוד" w:date="2026-10-11T12:23:38Z">
        <w:r>
          <w:rPr>
            <w:color w:val="7B3F00"/>
          </w:rPr>
          <w:t xml:space="preserve">בית החיצון - כל שתינוקת יושבת ונראת, עד בין השינים</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כל הנשים מטמאין בבית החיצון: הי </w:t>
      </w:r>
      <w:ins w:id="98425" w:author="מנוע מכני" w:date="2026-10-11T12:04:39Z">
        <w:r>
          <w:rPr>
            <w:rFonts w:ascii="FontbitDavid" w:hAnsi="FontbitDavid"/>
            <w:sz w:val="24"/>
            <w:rtl/>
          </w:rPr>
          <w:t xml:space="preserve">היינו</w:t>
        </w:r>
      </w:ins>
      <w:del w:id="98426" w:author="מנוע מכני" w:date="2026-10-11T12:04:39Z">
        <w:r w:rsidRPr="00B078C3">
          <w:rPr>
            <w:rFonts w:ascii="FontbitDavid" w:hAnsi="FontbitDavid"/>
            <w:sz w:val="24"/>
            <w:rtl/>
          </w:rPr>
          <w:delText xml:space="preserve">ניהו</w:delText>
        </w:r>
      </w:del>
      <w:r w:rsidRPr="00B078C3">
        <w:rPr>
          <w:rFonts w:ascii="FontbitDavid" w:hAnsi="FontbitDavid"/>
          <w:sz w:val="24"/>
          <w:rtl/>
        </w:rPr>
        <w:t xml:space="preserve"> בית החיצון? </w:t>
      </w:r>
      <w:r w:rsidRPr="00B078C3">
        <w:rPr>
          <w:rFonts w:ascii="FontbitDavid" w:hAnsi="FontbitDavid"/>
          <w:sz w:val="24"/>
          <w:rtl/>
        </w:rPr>
        <w:t xml:space="preserve">אמר</w:t>
      </w:r>
      <w:r w:rsidRPr="00B078C3">
        <w:rPr>
          <w:rFonts w:ascii="FontbitDavid" w:hAnsi="FontbitDavid"/>
          <w:sz w:val="24"/>
          <w:rtl/>
        </w:rPr>
        <w:t xml:space="preserve"> </w:t>
      </w:r>
      <w:ins w:id="91703" w:author="מנוע מכני" w:date="2026-10-11T12:04:39Z">
        <w:r>
          <w:rPr>
            <w:rStyle w:val="2fb"/>
            <w:rFonts w:ascii="FontbitDavid" w:hAnsi="FontbitDavid"/>
            <w:sz w:val="24"/>
            <w:rtl/>
          </w:rPr>
          <w:t xml:space="preserve">ר"ל</w:t>
        </w:r>
      </w:ins>
      <w:del w:id="91704" w:author="מנוע מכני" w:date="2026-10-11T12:04:39Z">
        <w:r w:rsidRPr="00B078C3">
          <w:rPr>
            <w:rFonts w:ascii="FontbitDavid" w:hAnsi="FontbitDavid"/>
            <w:sz w:val="24"/>
            <w:rtl/>
          </w:rPr>
          <w:delText xml:space="preserve">ר''ל</w:delText>
        </w:r>
      </w:del>
      <w:r w:rsidRPr="00B078C3">
        <w:rPr>
          <w:rFonts w:ascii="FontbitDavid" w:hAnsi="FontbitDavid"/>
          <w:sz w:val="24"/>
          <w:rtl/>
        </w:rPr>
        <w:t xml:space="preserve">: כל שתינוקת יושבת ונראת.</w:t>
      </w:r>
    </w:p>
    <w:p>
      <w:pPr>
        <w:pStyle w:val="38"/>
        <w:rPr>
          <w:ins w:id="100369" w:author="מנוע מכני" w:date="2026-10-11T12:04:39Z"/>
        </w:rPr>
      </w:pPr>
      <w:r w:rsidRPr="00B078C3">
        <w:t xml:space="preserve">א"ל</w:t>
      </w:r>
      <w:r w:rsidRPr="00B078C3">
        <w:t xml:space="preserve"> ר</w:t>
      </w:r>
      <w:ins w:id="91705" w:author="מנוע מכני" w:date="2026-10-11T12:04:39Z">
        <w:r>
          <w:t xml:space="preserve">י"ו</w:t>
        </w:r>
      </w:ins>
      <w:del w:id="91706" w:author="מנוע מכני" w:date="2026-10-11T12:04:39Z">
        <w:r w:rsidRPr="00B078C3">
          <w:delText xml:space="preserve">י''ו</w:delText>
        </w:r>
      </w:del>
      <w:r w:rsidRPr="00B078C3">
        <w:t xml:space="preserve">:</w:t>
      </w:r>
    </w:p>
    <w:p w:rsidR="00E403F0" w:rsidRPr="00B078C3" w:rsidRDefault="00E403F0" w:rsidP="00E403F0">
      <w:pPr>
        <w:rPr>
          <w:rFonts w:ascii="FontbitDavid" w:hAnsi="FontbitDavid"/>
          <w:sz w:val="24"/>
          <w:rtl/>
        </w:rPr>
      </w:pPr>
      <w:del w:id="10037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אותו מקום - גלוי הוא אצל שרץ.</w:t>
      </w:r>
    </w:p>
    <w:p>
      <w:pPr>
        <w:pStyle w:val="38"/>
        <w:rPr>
          <w:ins w:id="100371" w:author="מנוע מכני" w:date="2026-10-11T12:04:39Z"/>
        </w:rPr>
      </w:pPr>
      <w:r w:rsidRPr="00B078C3">
        <w:t xml:space="preserve">אלא </w:t>
      </w:r>
      <w:r>
        <w:t>ארי"ו</w:t>
      </w:r>
      <w:r w:rsidRPr="00B078C3">
        <w:t xml:space="preserve">:</w:t>
      </w:r>
    </w:p>
    <w:p w:rsidR="00E403F0" w:rsidRPr="00B078C3" w:rsidRDefault="00E403F0" w:rsidP="00E403F0">
      <w:pPr>
        <w:rPr>
          <w:rFonts w:ascii="FontbitDavid" w:hAnsi="FontbitDavid"/>
          <w:sz w:val="24"/>
          <w:rtl/>
        </w:rPr>
      </w:pPr>
      <w:del w:id="10037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בין השינים.</w:t>
      </w:r>
    </w:p>
    <w:p w:rsidR="00E403F0" w:rsidRDefault="00E403F0" w:rsidP="00E403F0">
      <w:pPr>
        <w:rPr>
          <w:rFonts w:ascii="FontbitDavid" w:hAnsi="FontbitDavid"/>
          <w:b/>
          <w:bCs/>
          <w:sz w:val="24"/>
          <w:rtl/>
        </w:rPr>
      </w:pPr>
    </w:p>
    <w:p>
      <w:pPr>
        <w:pStyle w:val="38"/>
        <w:rPr>
          <w:ins w:id="100373" w:author="מנוע מכני" w:date="2026-10-11T12:04:39Z"/>
        </w:rPr>
      </w:pPr>
      <w:r w:rsidRPr="00111789">
        <w:t>איבעיא</w:t>
      </w:r>
      <w:r w:rsidRPr="00B078C3">
        <w:t xml:space="preserve"> להו:</w:t>
      </w:r>
    </w:p>
    <w:p w:rsidR="00E403F0" w:rsidRPr="00B078C3" w:rsidRDefault="00E403F0" w:rsidP="00E403F0">
      <w:pPr>
        <w:rPr>
          <w:rFonts w:ascii="FontbitDavid" w:hAnsi="FontbitDavid"/>
          <w:sz w:val="24"/>
          <w:rtl/>
        </w:rPr>
      </w:pPr>
      <w:del w:id="10037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בין השינים.</w:t>
      </w:r>
    </w:p>
    <w:p w:rsidR="00E403F0" w:rsidRPr="00B078C3" w:rsidRDefault="00E403F0" w:rsidP="00E403F0">
      <w:pPr>
        <w:rPr>
          <w:rFonts w:ascii="FontbitDavid" w:hAnsi="FontbitDavid"/>
          <w:sz w:val="24"/>
          <w:rtl/>
        </w:rPr>
      </w:pPr>
      <w:r w:rsidRPr="00B078C3">
        <w:rPr>
          <w:rFonts w:ascii="FontbitDavid" w:hAnsi="FontbitDavid"/>
          <w:sz w:val="24"/>
          <w:rtl/>
        </w:rPr>
        <w:t xml:space="preserve">כלפנים או כלחוץ? ת"ש דתני </w:t>
      </w:r>
      <w:r w:rsidRPr="00B078C3">
        <w:rPr>
          <w:rStyle w:val="2fb"/>
          <w:rFonts w:ascii="FontbitDavid" w:hAnsi="FontbitDavid"/>
          <w:sz w:val="24"/>
          <w:rtl/>
        </w:rPr>
        <w:t xml:space="preserve">רבי</w:t>
      </w:r>
      <w:r w:rsidRPr="00B078C3">
        <w:rPr>
          <w:rFonts w:ascii="FontbitDavid" w:hAnsi="FontbitDavid"/>
          <w:sz w:val="24"/>
          <w:rtl/>
        </w:rPr>
        <w:t xml:space="preserve"> זכאי: עד בין השינים, בין השינים עצמן - כלפנים.</w:t>
      </w:r>
    </w:p>
    <w:p w:rsidR="00E403F0" w:rsidRPr="00B078C3" w:rsidRDefault="00E403F0" w:rsidP="00E403F0">
      <w:pPr>
        <w:rPr>
          <w:rFonts w:ascii="FontbitDavid" w:hAnsi="FontbitDavid"/>
          <w:sz w:val="24"/>
          <w:rtl/>
        </w:rPr>
      </w:pPr>
      <w:r w:rsidRPr="00B078C3">
        <w:rPr>
          <w:rFonts w:ascii="FontbitDavid" w:hAnsi="FontbitDavid"/>
          <w:sz w:val="24"/>
          <w:rtl/>
        </w:rPr>
        <w:t>במתניתא תנא: מקום דישה.</w:t>
      </w:r>
      <w:r>
        <w:rPr>
          <w:rFonts w:ascii="FontbitDavid" w:hAnsi="FontbitDavid" w:hint="cs"/>
          <w:sz w:val="24"/>
          <w:rtl/>
        </w:rPr>
        <w:t xml:space="preserve"> </w:t>
      </w:r>
      <w:r>
        <w:rPr>
          <w:rStyle w:val="2fb"/>
          <w:rFonts w:ascii="FontbitDavid" w:hAnsi="FontbitDavid" w:hint="cs"/>
          <w:sz w:val="24"/>
          <w:rtl/>
        </w:rPr>
        <w:t xml:space="preserve">א</w:t>
      </w:r>
      <w:ins w:id="91707" w:author="מנוע מכני" w:date="2026-10-11T12:04:39Z">
        <w:r>
          <w:rPr>
            <w:rStyle w:val="2fb"/>
            <w:rFonts w:ascii="FontbitDavid" w:hAnsi="FontbitDavid" w:hint="cs"/>
            <w:sz w:val="24"/>
            <w:rtl/>
          </w:rPr>
          <w:t xml:space="preserve">ר"י</w:t>
        </w:r>
      </w:ins>
      <w:del w:id="91708" w:author="מנוע מכני" w:date="2026-10-11T12:04:39Z">
        <w:r>
          <w:rPr>
            <w:rFonts w:ascii="FontbitDavid" w:hAnsi="FontbitDavid" w:hint="cs"/>
            <w:sz w:val="24"/>
            <w:rtl/>
          </w:rPr>
          <w:delText xml:space="preserve">ר''י</w:delText>
        </w:r>
      </w:del>
      <w:r w:rsidRPr="00B078C3">
        <w:rPr>
          <w:rFonts w:ascii="FontbitDavid" w:hAnsi="FontbitDavid"/>
          <w:sz w:val="24"/>
          <w:rtl/>
        </w:rPr>
        <w:t>: מקום שהשמש דש.</w:t>
      </w:r>
    </w:p>
    <w:p w:rsidR="00E403F0" w:rsidRDefault="00E403F0" w:rsidP="00E403F0">
      <w:pPr>
        <w:rPr>
          <w:rFonts w:ascii="FontbitDavid" w:hAnsi="FontbitDavid"/>
          <w:sz w:val="24"/>
          <w:rtl/>
        </w:rPr>
      </w:pPr>
    </w:p>
    <w:p>
      <w:pPr>
        <w:pStyle w:val="afffff8"/>
        <w:rPr>
          <w:ins w:id="90333" w:author="קלוד" w:date="2026-10-11T12:23:38Z"/>
        </w:rPr>
      </w:pPr>
      <w:ins w:id="90334" w:author="קלוד" w:date="2026-10-11T12:23:38Z">
        <w:r>
          <w:rPr>
            <w:color w:val="7B3F00"/>
          </w:rPr>
          <w:t xml:space="preserve">נדה וזבה - 'בבשרה' מלמד שמטמאה בפנים כבחוץ</w:t>
        </w:r>
      </w:ins>
    </w:p>
    <w:p>
      <w:pPr>
        <w:pStyle w:val="38"/>
        <w:rPr>
          <w:ins w:id="100376" w:author="מנוע מכני" w:date="2026-10-11T12:04:39Z"/>
        </w:rPr>
      </w:pPr>
      <w:del w:id="100375" w:author="מנוע מכני" w:date="2026-10-11T12:04:39Z">
        <w:r w:rsidRPr="00E744B3">
          <w:delText xml:space="preserve">•</w:delText>
        </w:r>
      </w:del>
      <w:r w:rsidRPr="00E744B3">
        <w:t xml:space="preserve"> </w:t>
      </w:r>
      <w:r w:rsidRPr="00B078C3">
        <w:t xml:space="preserve">תנו רבנן:</w:t>
      </w:r>
    </w:p>
    <w:p w:rsidR="00E403F0" w:rsidRDefault="00E403F0" w:rsidP="00E403F0">
      <w:pPr>
        <w:rPr>
          <w:rFonts w:ascii="FontbitDavid" w:hAnsi="FontbitDavid"/>
          <w:sz w:val="24"/>
          <w:rtl/>
        </w:rPr>
      </w:pPr>
      <w:del w:id="100377" w:author="מנוע מכני" w:date="2026-10-11T12:04:39Z">
        <w:r w:rsidRPr="00B078C3">
          <w:rPr>
            <w:rFonts w:ascii="FontbitDavid" w:hAnsi="FontbitDavid"/>
            <w:sz w:val="24"/>
            <w:rtl/>
          </w:rPr>
          <w:delText xml:space="preserve"> </w:delText>
        </w:r>
      </w:del>
      <w:r>
        <w:rPr>
          <w:rFonts w:ascii="FontbitDavid" w:hAnsi="FontbitDavid" w:hint="cs"/>
          <w:sz w:val="24"/>
          <w:rtl/>
        </w:rPr>
        <w:t>נדה - '</w:t>
      </w:r>
      <w:ins w:id="90507" w:author="Claude - סמנטי" w:date="2026-10-11T12:19:29Z">
        <w:r>
          <w:rPr>
            <w:rStyle w:val="afffff0"/>
            <w:rFonts w:ascii="FontbitDavid" w:hAnsi="FontbitDavid"/>
            <w:sz w:val="24"/>
            <w:rtl/>
          </w:rPr>
          <w:t xml:space="preserve">בִּבְשָׂרָהּ</w:t>
        </w:r>
      </w:ins>
      <w:del w:id="90508" w:author="Claude - סמנטי" w:date="2026-10-11T12:19:29Z">
        <w:r w:rsidRPr="00B078C3">
          <w:rPr>
            <w:rFonts w:ascii="FontbitDavid" w:hAnsi="FontbitDavid"/>
            <w:sz w:val="24"/>
            <w:rtl/>
          </w:rPr>
          <w:delText xml:space="preserve">בבשרה</w:delText>
        </w:r>
      </w:del>
      <w:r>
        <w:rPr>
          <w:rFonts w:ascii="FontbitDavid" w:hAnsi="FontbitDavid" w:hint="cs"/>
          <w:sz w:val="24"/>
          <w:rtl/>
        </w:rPr>
        <w:t>'</w:t>
      </w:r>
      <w:r w:rsidRPr="00B078C3">
        <w:rPr>
          <w:rFonts w:ascii="FontbitDavid" w:hAnsi="FontbitDavid"/>
          <w:sz w:val="24"/>
          <w:rtl/>
        </w:rPr>
        <w:t xml:space="preserve"> - מלמד שמטמאה בפנים כבחוץ,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זבה </w:t>
      </w:r>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w:t>
      </w:r>
      <w:ins w:id="90509" w:author="Claude - סמנטי" w:date="2026-10-11T12:19:29Z">
        <w:r>
          <w:rPr>
            <w:rStyle w:val="afffff0"/>
            <w:rFonts w:ascii="FontbitDavid" w:hAnsi="FontbitDavid"/>
            <w:sz w:val="24"/>
            <w:rtl/>
          </w:rPr>
          <w:t xml:space="preserve">זוֹבָהּ בִּבְשָׂרָהּ</w:t>
        </w:r>
      </w:ins>
      <w:del w:id="90510" w:author="Claude - סמנטי" w:date="2026-10-11T12:19:29Z">
        <w:r w:rsidRPr="00B078C3">
          <w:rPr>
            <w:rFonts w:ascii="FontbitDavid" w:hAnsi="FontbitDavid"/>
            <w:sz w:val="24"/>
            <w:rtl/>
          </w:rPr>
          <w:delText xml:space="preserve">זובה בבשרה</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t>פולטת ש"ז</w:t>
      </w:r>
      <w:r w:rsidRPr="00B078C3">
        <w:rPr>
          <w:rFonts w:ascii="FontbitDavid" w:hAnsi="FontbitDavid"/>
          <w:sz w:val="24"/>
          <w:rtl/>
        </w:rPr>
        <w:t xml:space="preserve"> - </w:t>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hint="cs"/>
          <w:sz w:val="24"/>
          <w:rtl/>
        </w:rPr>
        <w:t>'</w:t>
      </w:r>
      <w:ins w:id="90511" w:author="Claude - סמנטי" w:date="2026-10-11T12:19:29Z">
        <w:r>
          <w:rPr>
            <w:rStyle w:val="afffff0"/>
            <w:rFonts w:ascii="FontbitDavid" w:hAnsi="FontbitDavid"/>
            <w:sz w:val="24"/>
            <w:rtl/>
          </w:rPr>
          <w:t xml:space="preserve">יִהְיֶה</w:t>
        </w:r>
      </w:ins>
      <w:del w:id="90512" w:author="Claude - סמנטי" w:date="2026-10-11T12:19:29Z">
        <w:r w:rsidRPr="00B078C3">
          <w:rPr>
            <w:rFonts w:ascii="FontbitDavid" w:hAnsi="FontbitDavid"/>
            <w:sz w:val="24"/>
            <w:rtl/>
          </w:rPr>
          <w:delText xml:space="preserve">יהיה</w:delText>
        </w:r>
      </w:del>
      <w:r>
        <w:rPr>
          <w:rFonts w:ascii="FontbitDavid" w:hAnsi="FontbitDavid" w:hint="cs"/>
          <w:sz w:val="24"/>
          <w:rtl/>
        </w:rPr>
        <w:t>'</w:t>
      </w:r>
      <w:r w:rsidRPr="00B078C3">
        <w:rPr>
          <w:rFonts w:ascii="FontbitDavid" w:hAnsi="FontbitDavid"/>
          <w:sz w:val="24"/>
          <w:rtl/>
        </w:rPr>
        <w:t>.</w:t>
      </w:r>
    </w:p>
    <w:p>
      <w:pPr>
        <w:pStyle w:val="38"/>
        <w:rPr>
          <w:ins w:id="100378" w:author="מנוע מכני" w:date="2026-10-11T12:04:39Z"/>
        </w:rPr>
      </w:pPr>
      <w:r>
        <w:t xml:space="preserve">ול</w:t>
      </w:r>
      <w:ins w:id="91709" w:author="מנוע מכני" w:date="2026-10-11T12:04:39Z">
        <w:r>
          <w:t xml:space="preserve">ר"ש</w:t>
        </w:r>
      </w:ins>
      <w:del w:id="91710" w:author="מנוע מכני" w:date="2026-10-11T12:04:39Z">
        <w:r>
          <w:delText xml:space="preserve">ר''ש</w:delText>
        </w:r>
      </w:del>
      <w:r w:rsidRPr="00B078C3">
        <w:t xml:space="preserve">:</w:t>
      </w:r>
    </w:p>
    <w:p w:rsidR="00E403F0" w:rsidRPr="00B078C3" w:rsidRDefault="00E403F0" w:rsidP="00E403F0">
      <w:pPr>
        <w:rPr>
          <w:rFonts w:ascii="FontbitDavid" w:hAnsi="FontbitDavid"/>
          <w:sz w:val="24"/>
          <w:rtl/>
        </w:rPr>
      </w:pPr>
      <w:del w:id="1003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דיה כבועלה, </w:t>
      </w:r>
      <w:r>
        <w:rPr>
          <w:rFonts w:ascii="FontbitDavid" w:hAnsi="FontbitDavid" w:hint="cs"/>
          <w:sz w:val="24"/>
          <w:rtl/>
        </w:rPr>
        <w:t>ד</w:t>
      </w:r>
      <w:r w:rsidRPr="00B078C3">
        <w:rPr>
          <w:rFonts w:ascii="FontbitDavid" w:hAnsi="FontbitDavid"/>
          <w:sz w:val="24"/>
          <w:rtl/>
        </w:rPr>
        <w:t>אינו מ</w:t>
      </w:r>
      <w:r>
        <w:rPr>
          <w:rFonts w:ascii="FontbitDavid" w:hAnsi="FontbitDavid"/>
          <w:sz w:val="24"/>
          <w:rtl/>
        </w:rPr>
        <w:t>טמא עד שתצא טומאה לחוץ, אף היא</w:t>
      </w:r>
      <w:r w:rsidRPr="00B078C3">
        <w:rPr>
          <w:rFonts w:ascii="FontbitDavid" w:hAnsi="FontbitDavid"/>
          <w:sz w:val="24"/>
          <w:rtl/>
        </w:rPr>
        <w:t xml:space="preserve"> אינה מטמאה עד שתצא טומאתה לחוץ.</w:t>
      </w:r>
    </w:p>
    <w:p w:rsidR="00E403F0" w:rsidRDefault="00E403F0" w:rsidP="00E403F0">
      <w:pPr>
        <w:rPr>
          <w:rFonts w:ascii="FontbitDavid" w:hAnsi="FontbitDavid"/>
          <w:sz w:val="24"/>
          <w:rtl/>
        </w:rPr>
      </w:pPr>
    </w:p>
    <w:p>
      <w:pPr>
        <w:pStyle w:val="38"/>
        <w:rPr>
          <w:ins w:id="100380" w:author="מנוע מכני" w:date="2026-10-11T12:04:39Z"/>
        </w:rPr>
      </w:pPr>
      <w:r w:rsidRPr="00B078C3">
        <w:t xml:space="preserve">וסבר </w:t>
      </w:r>
      <w:ins w:id="91711" w:author="מנוע מכני" w:date="2026-10-11T12:04:39Z">
        <w:r>
          <w:t xml:space="preserve">ר"ש</w:t>
        </w:r>
      </w:ins>
      <w:del w:id="91712" w:author="מנוע מכני" w:date="2026-10-11T12:04:39Z">
        <w:r w:rsidRPr="00B078C3">
          <w:delText xml:space="preserve">ר</w:delText>
        </w:r>
        <w:r>
          <w:delText xml:space="preserve">''ש</w:delText>
        </w:r>
      </w:del>
      <w:r>
        <w:t xml:space="preserve"> </w:t>
      </w:r>
      <w:r w:rsidRPr="00B078C3">
        <w:t xml:space="preserve">דיה כבועלה?</w:t>
      </w:r>
    </w:p>
    <w:p w:rsidR="00E403F0" w:rsidRDefault="00E403F0" w:rsidP="00E403F0">
      <w:pPr>
        <w:pStyle w:val="a3"/>
        <w:rPr>
          <w:rtl/>
        </w:rPr>
      </w:pPr>
      <w:del w:id="100381" w:author="מנוע מכני" w:date="2026-10-11T12:04:39Z">
        <w:r w:rsidRPr="00B078C3">
          <w:rPr>
            <w:rtl/>
          </w:rPr>
          <w:delText xml:space="preserve"> </w:delText>
        </w:r>
      </w:del>
      <w:r w:rsidRPr="00B078C3">
        <w:rPr>
          <w:rtl/>
        </w:rPr>
        <w:t xml:space="preserve">והתניא, </w:t>
      </w:r>
      <w:r>
        <w:rPr>
          <w:rFonts w:hint="cs"/>
          <w:rtl/>
        </w:rPr>
        <w:t>'</w:t>
      </w:r>
      <w:ins w:id="90513" w:author="Claude - סמנטי" w:date="2026-10-11T12:19:29Z">
        <w:r>
          <w:rPr>
            <w:rStyle w:val="afffff0"/>
            <w:rtl/>
          </w:rPr>
          <w:t xml:space="preserve">וְרָחֲצוּ בַמַּיִם וְטָמְאוּ עַד הָעֶרֶב</w:t>
        </w:r>
      </w:ins>
      <w:del w:id="90514" w:author="Claude - סמנטי" w:date="2026-10-11T12:19:29Z">
        <w:r w:rsidRPr="00B078C3">
          <w:rPr>
            <w:rtl/>
          </w:rPr>
          <w:delText xml:space="preserve">ורחצו במים וטמאו עד הערב</w:delText>
        </w:r>
      </w:del>
      <w:r>
        <w:rPr>
          <w:rFonts w:hint="cs"/>
          <w:rtl/>
        </w:rPr>
        <w:t xml:space="preserve">' לענין טומאת בית הסתרים דגז</w:t>
      </w:r>
      <w:ins w:id="91713" w:author="מנוע מכני" w:date="2026-10-11T12:04:39Z">
        <w:r>
          <w:rPr>
            <w:rFonts w:hint="cs"/>
            <w:rtl/>
          </w:rPr>
          <w:t xml:space="preserve">ה"כ</w:t>
        </w:r>
      </w:ins>
      <w:del w:id="91714" w:author="מנוע מכני" w:date="2026-10-11T12:04:39Z">
        <w:r>
          <w:rPr>
            <w:rFonts w:hint="cs"/>
            <w:rtl/>
          </w:rPr>
          <w:delText xml:space="preserve">ה''כ</w:delText>
        </w:r>
      </w:del>
      <w:r>
        <w:rPr>
          <w:rFonts w:hint="cs"/>
          <w:rtl/>
        </w:rPr>
        <w:t xml:space="preserve"> הוא</w:t>
      </w:r>
    </w:p>
    <w:p>
      <w:pPr>
        <w:pStyle w:val="38"/>
        <w:rPr>
          <w:ins w:id="100382" w:author="מנוע מכני" w:date="2026-10-11T12:04:39Z"/>
        </w:rPr>
      </w:pPr>
      <w:ins w:id="91715" w:author="מנוע מכני" w:date="2026-10-11T12:04:39Z">
        <w:r>
          <w:t xml:space="preserve">ל"ק</w:t>
        </w:r>
      </w:ins>
    </w:p>
    <w:p w:rsidR="00E403F0" w:rsidRPr="00E87E21" w:rsidRDefault="00E403F0" w:rsidP="00E403F0">
      <w:pPr>
        <w:pStyle w:val="a2"/>
        <w:numPr>
          <w:ilvl w:val="0"/>
          <w:numId w:val="3"/>
        </w:numPr>
        <w:ind w:left="714" w:hanging="357"/>
        <w:rPr>
          <w:rFonts w:ascii="FontbitDavid" w:hAnsi="FontbitDavid"/>
          <w:spacing w:val="-8"/>
          <w:sz w:val="24"/>
        </w:rPr>
      </w:pPr>
      <w:del w:id="91716" w:author="מנוע מכני" w:date="2026-10-11T12:04:39Z">
        <w:r w:rsidRPr="00E87E21">
          <w:rPr>
            <w:rFonts w:hint="cs"/>
            <w:spacing w:val="-8"/>
            <w:rtl/>
          </w:rPr>
          <w:lastRenderedPageBreak/>
          <w:delText xml:space="preserve">ל''ק</w:delText>
        </w:r>
      </w:del>
      <w:del w:id="100383" w:author="מנוע מכני" w:date="2026-10-11T12:04:39Z">
        <w:r w:rsidRPr="00E87E21">
          <w:rPr>
            <w:rFonts w:hint="cs"/>
            <w:spacing w:val="-8"/>
            <w:rtl/>
          </w:rPr>
          <w:lastRenderedPageBreak/>
          <w:delText xml:space="preserve"> </w:delText>
        </w:r>
      </w:del>
      <w:r w:rsidRPr="00E87E21">
        <w:rPr>
          <w:spacing w:val="-8"/>
          <w:rtl/>
        </w:rPr>
        <w:t>כאן במשמשת, כאן</w:t>
      </w:r>
      <w:r w:rsidRPr="00E87E21">
        <w:rPr>
          <w:rFonts w:hint="cs"/>
          <w:spacing w:val="-8"/>
          <w:rtl/>
        </w:rPr>
        <w:t xml:space="preserve"> </w:t>
      </w:r>
      <w:r w:rsidRPr="00E87E21">
        <w:rPr>
          <w:spacing w:val="-8"/>
          <w:rtl/>
        </w:rPr>
        <w:t>בפולטת.</w:t>
      </w:r>
      <w:r w:rsidRPr="00E87E21">
        <w:rPr>
          <w:rFonts w:hint="cs"/>
          <w:spacing w:val="-8"/>
          <w:rtl/>
        </w:rPr>
        <w:t xml:space="preserve"> ובשבטלה לשמושה, והטבילוה במטה שאינה בפליטה</w:t>
      </w:r>
    </w:p>
    <w:p w:rsidR="00E403F0" w:rsidRDefault="00E403F0" w:rsidP="00E403F0">
      <w:pPr>
        <w:rPr>
          <w:rFonts w:ascii="FontbitDavid" w:hAnsi="FontbitDavid"/>
          <w:sz w:val="24"/>
          <w:rtl/>
        </w:rPr>
      </w:pPr>
      <w:r>
        <w:rPr>
          <w:rFonts w:ascii="FontbitDavid" w:hAnsi="FontbitDavid" w:hint="cs"/>
          <w:sz w:val="24"/>
          <w:rtl/>
        </w:rPr>
        <w:t xml:space="preserve">ואפי' </w:t>
      </w:r>
      <w:r>
        <w:rPr>
          <w:rStyle w:val="2fb"/>
          <w:rFonts w:ascii="FontbitDavid" w:hAnsi="FontbitDavid" w:hint="cs"/>
          <w:sz w:val="24"/>
          <w:rtl/>
        </w:rPr>
        <w:t xml:space="preserve">לרבא</w:t>
      </w:r>
      <w:r>
        <w:rPr>
          <w:rFonts w:ascii="FontbitDavid" w:hAnsi="FontbitDavid" w:hint="cs"/>
          <w:sz w:val="24"/>
          <w:rtl/>
        </w:rPr>
        <w:t xml:space="preserve"> דאינה אוכלת בתרומה ג' ימים שמא תפלוט </w:t>
      </w:r>
      <w:r>
        <w:rPr>
          <w:rFonts w:ascii="FontbitDavid" w:hAnsi="FontbitDavid" w:hint="cs"/>
          <w:sz w:val="24"/>
          <w:rtl/>
        </w:rPr>
        <w:t xml:space="preserve">לא</w:t>
      </w:r>
      <w:r>
        <w:rPr>
          <w:rFonts w:ascii="FontbitDavid" w:hAnsi="FontbitDavid" w:hint="cs"/>
          <w:sz w:val="24"/>
          <w:rtl/>
        </w:rPr>
        <w:t xml:space="preserve"> </w:t>
      </w:r>
      <w:ins w:id="94137" w:author="מנוע מכני" w:date="2026-10-11T12:04:39Z">
        <w:r>
          <w:rPr>
            <w:rFonts w:ascii="FontbitDavid" w:hAnsi="FontbitDavid" w:hint="cs"/>
            <w:sz w:val="24"/>
            <w:rtl/>
          </w:rPr>
          <w:t xml:space="preserve">אמרו</w:t>
        </w:r>
      </w:ins>
      <w:del w:id="94138" w:author="מנוע מכני" w:date="2026-10-11T12:04:39Z">
        <w:r>
          <w:rPr>
            <w:rFonts w:ascii="FontbitDavid" w:hAnsi="FontbitDavid" w:hint="cs"/>
            <w:sz w:val="24"/>
            <w:rtl/>
          </w:rPr>
          <w:delText xml:space="preserve">אמרי</w:delText>
        </w:r>
      </w:del>
      <w:r>
        <w:rPr>
          <w:rFonts w:ascii="FontbitDavid" w:hAnsi="FontbitDavid" w:hint="cs"/>
          <w:sz w:val="24"/>
          <w:rtl/>
        </w:rPr>
        <w:t xml:space="preserve"> </w:t>
      </w:r>
      <w:ins w:id="97467" w:author="מנוע מכני" w:date="2026-10-11T12:04:39Z">
        <w:r>
          <w:rPr>
            <w:rFonts w:ascii="FontbitDavid" w:hAnsi="FontbitDavid" w:hint="cs"/>
            <w:sz w:val="24"/>
            <w:rtl/>
          </w:rPr>
          <w:t xml:space="preserve">דאם </w:t>
        </w:r>
      </w:ins>
      <w:del w:id="97468" w:author="מנוע מכני" w:date="2026-10-11T12:04:39Z">
        <w:r>
          <w:rPr>
            <w:rFonts w:ascii="FontbitDavid" w:hAnsi="FontbitDavid" w:hint="cs"/>
            <w:sz w:val="24"/>
            <w:rtl/>
          </w:rPr>
          <w:delText xml:space="preserve">דאי </w:delText>
        </w:r>
      </w:del>
      <w:r>
        <w:rPr>
          <w:rFonts w:ascii="FontbitDavid" w:hAnsi="FontbitDavid" w:hint="cs"/>
          <w:sz w:val="24"/>
          <w:rtl/>
        </w:rPr>
        <w:t xml:space="preserve">בהדי דאזלה שדיתא דעדיין חישי שמא נשתייר </w:t>
      </w:r>
    </w:p>
    <w:p w:rsidR="00E403F0" w:rsidRDefault="00E403F0" w:rsidP="00E403F0">
      <w:pPr>
        <w:rPr>
          <w:rFonts w:ascii="David" w:hAnsi="David" w:cs="Guttman Vilna"/>
          <w:b/>
          <w:bCs/>
          <w:sz w:val="32"/>
          <w:rtl/>
        </w:rPr>
      </w:pPr>
      <w:r>
        <w:rPr>
          <w:rFonts w:ascii="FontbitDavid" w:hAnsi="FontbitDavid" w:hint="cs"/>
          <w:sz w:val="24"/>
          <w:rtl/>
        </w:rPr>
        <w:t xml:space="preserve">ובהכרח </w:t>
      </w:r>
      <w:r>
        <w:rPr>
          <w:rStyle w:val="2fb"/>
          <w:rFonts w:ascii="FontbitDavid" w:hAnsi="FontbitDavid" w:hint="cs"/>
          <w:sz w:val="24"/>
          <w:rtl/>
        </w:rPr>
        <w:t xml:space="preserve">דלרבא</w:t>
      </w:r>
      <w:ins w:id="96895" w:author="מנוע מכני" w:date="2026-10-11T12:04:39Z">
        <w:r>
          <w:rPr>
            <w:rFonts w:ascii="FontbitDavid" w:hAnsi="FontbitDavid" w:hint="cs"/>
            <w:sz w:val="24"/>
            <w:rtl/>
          </w:rPr>
          <w:t xml:space="preserve"> </w:t>
        </w:r>
      </w:ins>
      <w:del w:id="96896" w:author="מנוע מכני" w:date="2026-10-11T12:04:39Z">
        <w:r>
          <w:rPr>
            <w:rFonts w:ascii="FontbitDavid" w:hAnsi="FontbitDavid" w:hint="cs"/>
            <w:sz w:val="24"/>
            <w:rtl/>
          </w:rPr>
          <w:delText xml:space="preserve">  </w:delText>
        </w:r>
      </w:del>
      <w:ins w:id="91717" w:author="מנוע מכני" w:date="2026-10-11T12:04:39Z">
        <w:r>
          <w:rPr>
            <w:rFonts w:ascii="FontbitDavid" w:hAnsi="FontbitDavid" w:hint="cs"/>
            <w:sz w:val="24"/>
            <w:rtl/>
          </w:rPr>
          <w:t xml:space="preserve">צ"ל</w:t>
        </w:r>
      </w:ins>
      <w:del w:id="91718" w:author="מנוע מכני" w:date="2026-10-11T12:04:39Z">
        <w:r>
          <w:rPr>
            <w:rFonts w:ascii="FontbitDavid" w:hAnsi="FontbitDavid" w:hint="cs"/>
            <w:sz w:val="24"/>
            <w:rtl/>
          </w:rPr>
          <w:delText xml:space="preserve">צ''ל</w:delText>
        </w:r>
      </w:del>
      <w:r>
        <w:rPr>
          <w:rFonts w:ascii="FontbitDavid" w:hAnsi="FontbitDavid" w:hint="cs"/>
          <w:sz w:val="24"/>
          <w:rtl/>
        </w:rPr>
        <w:t xml:space="preserve"> דכאן במתהפכת וכאן בשאינה מתהפכת </w:t>
      </w:r>
    </w:p>
    <w:p w:rsidR="00E403F0" w:rsidRDefault="00E403F0" w:rsidP="00E403F0">
      <w:pPr>
        <w:pStyle w:val="afff3"/>
        <w:framePr w:wrap="around"/>
        <w:rPr>
          <w:rFonts w:ascii="FontbitDavid" w:hAnsi="FontbitDavid"/>
          <w:sz w:val="24"/>
          <w:rtl/>
        </w:rPr>
      </w:pPr>
      <w:r>
        <w:rPr>
          <w:rFonts w:hint="cs"/>
          <w:rtl/>
        </w:rPr>
        <w:t>מב.</w:t>
      </w:r>
    </w:p>
    <w:p>
      <w:pPr>
        <w:pStyle w:val="38"/>
        <w:rPr>
          <w:ins w:id="100384" w:author="מנוע מכני" w:date="2026-10-11T12:04:39Z"/>
        </w:rPr>
      </w:pPr>
      <w:r w:rsidRPr="00B078C3">
        <w:t xml:space="preserve">ורבא אקרא </w:t>
      </w:r>
      <w:ins w:id="98427" w:author="מנוע מכני" w:date="2026-10-11T12:04:39Z">
        <w:r>
          <w:t xml:space="preserve">עומד</w:t>
        </w:r>
      </w:ins>
      <w:del w:id="98428" w:author="מנוע מכני" w:date="2026-10-11T12:04:39Z">
        <w:r w:rsidRPr="00B078C3">
          <w:delText xml:space="preserve">קאי</w:delText>
        </w:r>
      </w:del>
      <w:r w:rsidRPr="00B078C3">
        <w:t xml:space="preserve">, ו</w:t>
      </w:r>
      <w:ins w:id="91719" w:author="מנוע מכני" w:date="2026-10-11T12:04:39Z">
        <w:r>
          <w:t xml:space="preserve">ה"ק</w:t>
        </w:r>
      </w:ins>
      <w:del w:id="91720" w:author="מנוע מכני" w:date="2026-10-11T12:04:39Z">
        <w:r w:rsidRPr="00B078C3">
          <w:delText xml:space="preserve">ה</w:delText>
        </w:r>
        <w:r>
          <w:delText xml:space="preserve">''ק</w:delText>
        </w:r>
      </w:del>
      <w:r w:rsidRPr="00B078C3">
        <w:t xml:space="preserve">:</w:t>
      </w:r>
    </w:p>
    <w:p w:rsidR="00E403F0" w:rsidRDefault="00E403F0" w:rsidP="00E403F0">
      <w:pPr>
        <w:rPr>
          <w:rFonts w:ascii="FontbitDavid" w:hAnsi="FontbitDavid"/>
          <w:sz w:val="24"/>
          <w:rtl/>
        </w:rPr>
      </w:pPr>
      <w:del w:id="100385" w:author="מנוע מכני" w:date="2026-10-11T12:04:39Z">
        <w:r w:rsidRPr="00B078C3">
          <w:rPr>
            <w:rFonts w:ascii="FontbitDavid" w:hAnsi="FontbitDavid"/>
            <w:sz w:val="24"/>
            <w:rtl/>
          </w:rPr>
          <w:delText xml:space="preserve"> </w:delText>
        </w:r>
      </w:del>
      <w:r>
        <w:rPr>
          <w:rFonts w:ascii="FontbitDavid" w:hAnsi="FontbitDavid" w:hint="cs"/>
          <w:sz w:val="24"/>
          <w:rtl/>
        </w:rPr>
        <w:t>'</w:t>
      </w:r>
      <w:r w:rsidRPr="00B078C3">
        <w:rPr>
          <w:rFonts w:ascii="FontbitDavid" w:hAnsi="FontbitDavid"/>
          <w:sz w:val="24"/>
          <w:rtl/>
        </w:rPr>
        <w:t xml:space="preserve">כי כתב </w:t>
      </w:r>
      <w:ins w:id="95747" w:author="מנוע מכני" w:date="2026-10-11T12:04:39Z">
        <w:r>
          <w:rPr>
            <w:rFonts w:ascii="FontbitDavid" w:hAnsi="FontbitDavid"/>
            <w:sz w:val="24"/>
            <w:rtl/>
          </w:rPr>
          <w:t xml:space="preserve">התורה</w:t>
        </w:r>
      </w:ins>
      <w:del w:id="95748"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ורחצו במים וטמאו עד הערב</w:t>
      </w:r>
      <w:r>
        <w:rPr>
          <w:rFonts w:ascii="FontbitDavid" w:hAnsi="FontbitDavid" w:hint="cs"/>
          <w:sz w:val="24"/>
          <w:rtl/>
        </w:rPr>
        <w:t>'</w:t>
      </w:r>
      <w:r w:rsidRPr="00B078C3">
        <w:rPr>
          <w:rFonts w:ascii="FontbitDavid" w:hAnsi="FontbitDavid"/>
          <w:sz w:val="24"/>
          <w:rtl/>
        </w:rPr>
        <w:t xml:space="preserve"> - בשאינה מתהפכת, אבל במתהפכת - כל שלשה ימים אסורה לאכול בתרומה, שאי אפשר לה שלא תפלוט.</w:t>
      </w:r>
    </w:p>
    <w:p w:rsidR="00E403F0" w:rsidRPr="00B078C3" w:rsidRDefault="00E403F0" w:rsidP="00E403F0">
      <w:pPr>
        <w:rPr>
          <w:rFonts w:ascii="FontbitDavid" w:hAnsi="FontbitDavid"/>
          <w:sz w:val="24"/>
          <w:rtl/>
        </w:rPr>
      </w:pPr>
    </w:p>
    <w:p>
      <w:pPr>
        <w:pStyle w:val="afffff8"/>
        <w:rPr>
          <w:ins w:id="90331" w:author="קלוד" w:date="2026-10-11T12:23:38Z"/>
        </w:rPr>
      </w:pPr>
      <w:ins w:id="90332" w:author="קלוד" w:date="2026-10-11T12:23:38Z">
        <w:r>
          <w:rPr>
            <w:color w:val="7B3F00"/>
          </w:rPr>
          <w:t xml:space="preserve">האם פולטת ש"ז רואה היא או נוגעת?</w:t>
        </w:r>
      </w:ins>
    </w:p>
    <w:p>
      <w:pPr>
        <w:pStyle w:val="38"/>
        <w:rPr>
          <w:ins w:id="100387" w:author="מנוע מכני" w:date="2026-10-11T12:04:39Z"/>
        </w:rPr>
      </w:pPr>
      <w:del w:id="100386" w:author="מנוע מכני" w:date="2026-10-11T12:04:39Z">
        <w:r w:rsidRPr="00E744B3">
          <w:delText xml:space="preserve">•</w:delText>
        </w:r>
      </w:del>
      <w:r w:rsidRPr="00E744B3">
        <w:t xml:space="preserve"> </w:t>
      </w:r>
      <w:r w:rsidRPr="00B078C3">
        <w:t xml:space="preserve">בעא </w:t>
      </w:r>
      <w:r>
        <w:t xml:space="preserve">רש</w:t>
      </w:r>
      <w:ins w:id="91721" w:author="מנוע מכני" w:date="2026-10-11T12:04:39Z">
        <w:r>
          <w:t xml:space="preserve">ב"ב</w:t>
        </w:r>
      </w:ins>
      <w:del w:id="91722" w:author="מנוע מכני" w:date="2026-10-11T12:04:39Z">
        <w:r>
          <w:delText xml:space="preserve">ב''ב</w:delText>
        </w:r>
      </w:del>
      <w:r w:rsidRPr="00B078C3">
        <w:t xml:space="preserve"> מאביי:</w:t>
      </w:r>
    </w:p>
    <w:p w:rsidR="00E403F0" w:rsidRDefault="00E403F0" w:rsidP="00E403F0">
      <w:pPr>
        <w:rPr>
          <w:rFonts w:ascii="FontbitDavid" w:hAnsi="FontbitDavid"/>
          <w:sz w:val="24"/>
          <w:rtl/>
        </w:rPr>
      </w:pPr>
      <w:del w:id="1003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פולטת שכבת זרע, רו</w:t>
      </w:r>
      <w:r>
        <w:rPr>
          <w:rFonts w:ascii="FontbitDavid" w:hAnsi="FontbitDavid"/>
          <w:sz w:val="24"/>
          <w:rtl/>
        </w:rPr>
        <w:t xml:space="preserve">אה הויא או נוגעת הויא? </w:t>
      </w:r>
    </w:p>
    <w:p w:rsidR="00E403F0" w:rsidRDefault="00E403F0" w:rsidP="00E403F0">
      <w:pPr>
        <w:rPr>
          <w:rFonts w:ascii="FontbitDavid" w:hAnsi="FontbitDavid"/>
          <w:sz w:val="24"/>
          <w:rtl/>
        </w:rPr>
      </w:pPr>
      <w:r>
        <w:rPr>
          <w:rFonts w:ascii="FontbitDavid" w:hAnsi="FontbitDavid"/>
          <w:sz w:val="24"/>
          <w:rtl/>
        </w:rPr>
        <w:t>נפק</w:t>
      </w:r>
      <w:r>
        <w:rPr>
          <w:rFonts w:ascii="FontbitDavid" w:hAnsi="FontbitDavid" w:hint="cs"/>
          <w:sz w:val="24"/>
          <w:rtl/>
        </w:rPr>
        <w:t>'''מ</w:t>
      </w:r>
      <w:r w:rsidRPr="00B078C3">
        <w:rPr>
          <w:rFonts w:ascii="FontbitDavid" w:hAnsi="FontbitDavid"/>
          <w:sz w:val="24"/>
          <w:rtl/>
        </w:rPr>
        <w:t xml:space="preserve">: לסתור, ולטמא במשהו, </w:t>
      </w:r>
    </w:p>
    <w:p w:rsidR="00E403F0" w:rsidRDefault="00E403F0" w:rsidP="00E403F0">
      <w:pPr>
        <w:rPr>
          <w:rFonts w:ascii="FontbitDavid" w:hAnsi="FontbitDavid"/>
          <w:sz w:val="24"/>
          <w:rtl/>
        </w:rPr>
      </w:pPr>
      <w:r>
        <w:rPr>
          <w:rFonts w:ascii="FontbitDavid" w:hAnsi="FontbitDavid" w:hint="cs"/>
          <w:sz w:val="24"/>
          <w:rtl/>
        </w:rPr>
        <w:t xml:space="preserve">ולא </w:t>
      </w:r>
      <w:r>
        <w:rPr>
          <w:rFonts w:ascii="FontbitDavid" w:hAnsi="FontbitDavid"/>
          <w:sz w:val="24"/>
          <w:rtl/>
        </w:rPr>
        <w:t xml:space="preserve">שמיע </w:t>
      </w:r>
      <w:ins w:id="95749" w:author="מנוע מכני" w:date="2026-10-11T12:04:39Z">
        <w:r>
          <w:rPr>
            <w:rFonts w:ascii="FontbitDavid" w:hAnsi="FontbitDavid"/>
            <w:sz w:val="24"/>
            <w:rtl/>
          </w:rPr>
          <w:t xml:space="preserve">לו</w:t>
        </w:r>
      </w:ins>
      <w:del w:id="95750" w:author="מנוע מכני" w:date="2026-10-11T12:04:39Z">
        <w:r>
          <w:rPr>
            <w:rFonts w:ascii="FontbitDavid" w:hAnsi="FontbitDavid"/>
            <w:sz w:val="24"/>
            <w:rtl/>
          </w:rPr>
          <w:delText xml:space="preserve">ליה</w:delText>
        </w:r>
      </w:del>
      <w:r>
        <w:rPr>
          <w:rFonts w:ascii="FontbitDavid" w:hAnsi="FontbitDavid"/>
          <w:sz w:val="24"/>
          <w:rtl/>
        </w:rPr>
        <w:t xml:space="preserve"> מתניתין, ואליבא דרבנן </w:t>
      </w:r>
      <w:r>
        <w:rPr>
          <w:rFonts w:ascii="FontbitDavid" w:hAnsi="FontbitDavid"/>
          <w:sz w:val="24"/>
          <w:rtl/>
        </w:rPr>
        <w:t xml:space="preserve">לא</w:t>
      </w:r>
      <w:r>
        <w:rPr>
          <w:rFonts w:ascii="FontbitDavid" w:hAnsi="FontbitDavid" w:hint="cs"/>
          <w:sz w:val="24"/>
          <w:rtl/>
        </w:rPr>
        <w:t xml:space="preserve"> </w:t>
      </w:r>
      <w:r>
        <w:rPr>
          <w:rFonts w:ascii="FontbitDavid" w:hAnsi="FontbitDavid"/>
          <w:sz w:val="24"/>
          <w:rtl/>
        </w:rPr>
        <w:t>בעיא</w:t>
      </w:r>
      <w:r w:rsidRPr="00B078C3">
        <w:rPr>
          <w:rFonts w:ascii="FontbitDavid" w:hAnsi="FontbitDavid"/>
          <w:sz w:val="24"/>
          <w:rtl/>
        </w:rPr>
        <w:t xml:space="preserve">, </w:t>
      </w:r>
    </w:p>
    <w:p w:rsidR="00E403F0" w:rsidRDefault="00E403F0" w:rsidP="00E403F0">
      <w:pPr>
        <w:rPr>
          <w:rFonts w:ascii="FontbitDavid" w:hAnsi="FontbitDavid"/>
          <w:sz w:val="24"/>
          <w:rtl/>
        </w:rPr>
      </w:pPr>
      <w:r>
        <w:rPr>
          <w:rFonts w:ascii="FontbitDavid" w:hAnsi="FontbitDavid" w:hint="cs"/>
          <w:sz w:val="24"/>
          <w:rtl/>
        </w:rPr>
        <w:t xml:space="preserve">ובעי אליבא </w:t>
      </w:r>
      <w:r>
        <w:rPr>
          <w:rStyle w:val="2fb"/>
          <w:rFonts w:ascii="FontbitDavid" w:hAnsi="FontbitDavid" w:hint="cs"/>
          <w:sz w:val="24"/>
          <w:rtl/>
        </w:rPr>
        <w:t xml:space="preserve">ד</w:t>
      </w:r>
      <w:ins w:id="91723" w:author="מנוע מכני" w:date="2026-10-11T12:04:39Z">
        <w:r>
          <w:rPr>
            <w:rStyle w:val="2fb"/>
            <w:rFonts w:ascii="FontbitDavid" w:hAnsi="FontbitDavid" w:hint="cs"/>
            <w:sz w:val="24"/>
            <w:rtl/>
          </w:rPr>
          <w:t xml:space="preserve">ר"ש</w:t>
        </w:r>
      </w:ins>
      <w:del w:id="91724"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ובעי</w:t>
      </w:r>
      <w:ins w:id="96897" w:author="מנוע מכני" w:date="2026-10-11T12:04:39Z">
        <w:r>
          <w:rPr>
            <w:rFonts w:ascii="FontbitDavid" w:hAnsi="FontbitDavid" w:hint="cs"/>
            <w:sz w:val="24"/>
            <w:rtl/>
          </w:rPr>
          <w:t xml:space="preserve"> </w:t>
        </w:r>
      </w:ins>
      <w:del w:id="96898"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לסתור ולטמא בכל שהוא, </w:t>
      </w:r>
      <w:ins w:id="95751" w:author="מנוע מכני" w:date="2026-10-11T12:04:39Z">
        <w:r>
          <w:rPr>
            <w:rFonts w:ascii="FontbitDavid" w:hAnsi="FontbitDavid"/>
            <w:b/>
            <w:bCs/>
            <w:sz w:val="24"/>
            <w:rtl/>
          </w:rPr>
          <w:t xml:space="preserve">מה</w:t>
        </w:r>
      </w:ins>
      <w:del w:id="95752" w:author="מנוע מכני" w:date="2026-10-11T12:04:39Z">
        <w:r w:rsidRPr="00571427">
          <w:rPr>
            <w:rFonts w:ascii="FontbitDavid" w:hAnsi="FontbitDavid"/>
            <w:b/>
            <w:bCs/>
            <w:sz w:val="24"/>
            <w:rtl/>
          </w:rPr>
          <w:delText xml:space="preserve">מאי</w:delText>
        </w:r>
      </w:del>
      <w:r w:rsidRPr="00B078C3">
        <w:rPr>
          <w:rFonts w:ascii="FontbitDavid" w:hAnsi="FontbitDavid"/>
          <w:sz w:val="24"/>
          <w:rtl/>
        </w:rPr>
        <w:t xml:space="preserve">? </w:t>
      </w:r>
    </w:p>
    <w:p w:rsidR="00E403F0" w:rsidRDefault="00E403F0" w:rsidP="00E403F0">
      <w:pPr>
        <w:rPr>
          <w:rFonts w:ascii="FontbitDavid" w:hAnsi="FontbitDavid"/>
          <w:sz w:val="24"/>
          <w:rtl/>
        </w:rPr>
      </w:pPr>
      <w:r w:rsidRPr="00B078C3">
        <w:rPr>
          <w:rFonts w:ascii="FontbitDavid" w:hAnsi="FontbitDavid"/>
          <w:sz w:val="24"/>
          <w:rtl/>
        </w:rPr>
        <w:t xml:space="preserve">כי </w:t>
      </w:r>
      <w:r w:rsidRPr="00B078C3">
        <w:rPr>
          <w:rStyle w:val="2fb"/>
          <w:rFonts w:ascii="FontbitDavid" w:hAnsi="FontbitDavid"/>
          <w:sz w:val="24"/>
          <w:rtl/>
        </w:rPr>
        <w:t xml:space="preserve">קא</w:t>
      </w:r>
      <w:ins w:id="91725" w:author="מנוע מכני" w:date="2026-10-11T12:04:39Z">
        <w:r>
          <w:rPr>
            <w:rStyle w:val="2fb"/>
            <w:rFonts w:ascii="FontbitDavid" w:hAnsi="FontbitDavid" w:hint="cs"/>
            <w:sz w:val="24"/>
            <w:rtl/>
          </w:rPr>
          <w:t xml:space="preserve">ר"ש</w:t>
        </w:r>
      </w:ins>
      <w:del w:id="91726" w:author="מנוע מכני" w:date="2026-10-11T12:04:39Z">
        <w:r>
          <w:rPr>
            <w:rFonts w:ascii="FontbitDavid" w:hAnsi="FontbitDavid" w:hint="cs"/>
            <w:sz w:val="24"/>
            <w:rtl/>
          </w:rPr>
          <w:delText xml:space="preserve">ר''ש</w:delText>
        </w:r>
      </w:del>
      <w:r w:rsidRPr="00B078C3">
        <w:rPr>
          <w:rFonts w:ascii="FontbitDavid" w:hAnsi="FontbitDavid"/>
          <w:sz w:val="24"/>
          <w:rtl/>
        </w:rPr>
        <w:t xml:space="preserve"> דיה כבועלה </w:t>
      </w:r>
      <w:r>
        <w:rPr>
          <w:rFonts w:ascii="FontbitDavid" w:hAnsi="FontbitDavid"/>
          <w:sz w:val="24"/>
          <w:rtl/>
        </w:rPr>
        <w:t>–</w:t>
      </w:r>
      <w:r w:rsidRPr="00B078C3">
        <w:rPr>
          <w:rFonts w:ascii="FontbitDavid" w:hAnsi="FontbitDavid"/>
          <w:sz w:val="24"/>
          <w:rtl/>
        </w:rPr>
        <w:t xml:space="preserve"> </w:t>
      </w:r>
      <w:ins w:id="91727" w:author="מנוע מכני" w:date="2026-10-11T12:04:39Z">
        <w:r>
          <w:rPr>
            <w:rFonts w:ascii="FontbitDavid" w:hAnsi="FontbitDavid"/>
            <w:sz w:val="24"/>
            <w:rtl/>
          </w:rPr>
          <w:t xml:space="preserve">ה"מ</w:t>
        </w:r>
      </w:ins>
      <w:del w:id="91728"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''מ</w:delText>
        </w:r>
      </w:del>
      <w:r>
        <w:rPr>
          <w:rFonts w:ascii="FontbitDavid" w:hAnsi="FontbitDavid" w:hint="cs"/>
          <w:sz w:val="24"/>
          <w:rtl/>
        </w:rPr>
        <w:t xml:space="preserve"> </w:t>
      </w:r>
      <w:r w:rsidRPr="00B078C3">
        <w:rPr>
          <w:rFonts w:ascii="FontbitDavid" w:hAnsi="FontbitDavid"/>
          <w:sz w:val="24"/>
          <w:rtl/>
        </w:rPr>
        <w:t xml:space="preserve">לטמויי בפנים כבחוץ, אבל לסתור ולטמא בכל שהוא - רואה הויא, </w:t>
      </w:r>
      <w:r w:rsidRPr="0048073C">
        <w:rPr>
          <w:rFonts w:ascii="FontbitDavid" w:hAnsi="FontbitDavid"/>
          <w:b/>
          <w:bCs/>
          <w:sz w:val="24"/>
          <w:rtl/>
        </w:rPr>
        <w:t>או"ד</w:t>
      </w:r>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שנא? </w:t>
      </w:r>
    </w:p>
    <w:p w:rsidR="00E403F0" w:rsidRDefault="00E403F0" w:rsidP="00E403F0">
      <w:pPr>
        <w:rPr>
          <w:rFonts w:ascii="FontbitDavid" w:hAnsi="FontbitDavid"/>
          <w:b/>
          <w:bCs/>
          <w:sz w:val="24"/>
          <w:rtl/>
        </w:rPr>
      </w:pPr>
    </w:p>
    <w:p>
      <w:pPr>
        <w:pStyle w:val="38"/>
        <w:rPr>
          <w:ins w:id="100389" w:author="מנוע מכני" w:date="2026-10-11T12:04:39Z"/>
        </w:rPr>
      </w:pPr>
      <w:ins w:id="91729" w:author="מנוע מכני" w:date="2026-10-11T12:04:39Z">
        <w:r>
          <w:t xml:space="preserve">א"ד</w:t>
        </w:r>
      </w:ins>
      <w:del w:id="91730" w:author="מנוע מכני" w:date="2026-10-11T12:04:39Z">
        <w:r w:rsidRPr="00E87E21">
          <w:delText xml:space="preserve">א</w:delText>
        </w:r>
        <w:r w:rsidRPr="00E87E21">
          <w:delText xml:space="preserve">''ד</w:delText>
        </w:r>
      </w:del>
      <w:r w:rsidRPr="00E87E21">
        <w:t xml:space="preserve">:</w:t>
      </w:r>
    </w:p>
    <w:p w:rsidR="00E403F0" w:rsidRPr="00E87E21" w:rsidRDefault="00E403F0" w:rsidP="00E403F0">
      <w:pPr>
        <w:rPr>
          <w:rFonts w:ascii="FontbitDavid" w:hAnsi="FontbitDavid"/>
          <w:spacing w:val="-4"/>
          <w:sz w:val="24"/>
          <w:rtl/>
        </w:rPr>
      </w:pPr>
      <w:del w:id="100390" w:author="מנוע מכני" w:date="2026-10-11T12:04:39Z">
        <w:r w:rsidRPr="00E87E21">
          <w:rPr>
            <w:rFonts w:ascii="FontbitDavid" w:hAnsi="FontbitDavid"/>
            <w:spacing w:val="-4"/>
            <w:sz w:val="24"/>
            <w:rtl/>
          </w:rPr>
          <w:delText xml:space="preserve"> </w:delText>
        </w:r>
      </w:del>
      <w:r w:rsidRPr="00E87E21">
        <w:rPr>
          <w:rFonts w:ascii="FontbitDavid" w:hAnsi="FontbitDavid"/>
          <w:spacing w:val="-4"/>
          <w:sz w:val="24"/>
          <w:rtl/>
        </w:rPr>
        <w:t xml:space="preserve">לעולם </w:t>
      </w:r>
      <w:r w:rsidRPr="00E87E21">
        <w:rPr>
          <w:rFonts w:ascii="FontbitDavid" w:hAnsi="FontbitDavid"/>
          <w:spacing w:val="-4"/>
          <w:sz w:val="24"/>
          <w:rtl/>
        </w:rPr>
        <w:t xml:space="preserve">לא</w:t>
      </w:r>
      <w:r w:rsidRPr="00E87E21">
        <w:rPr>
          <w:rFonts w:ascii="FontbitDavid" w:hAnsi="FontbitDavid"/>
          <w:spacing w:val="-4"/>
          <w:sz w:val="24"/>
          <w:rtl/>
        </w:rPr>
        <w:t xml:space="preserve"> שמיע </w:t>
      </w:r>
      <w:ins w:id="95755" w:author="מנוע מכני" w:date="2026-10-11T12:04:39Z">
        <w:r>
          <w:rPr>
            <w:rFonts w:ascii="FontbitDavid" w:hAnsi="FontbitDavid"/>
            <w:spacing w:val="-4"/>
            <w:sz w:val="24"/>
            <w:rtl/>
          </w:rPr>
          <w:t xml:space="preserve">לו</w:t>
        </w:r>
      </w:ins>
      <w:del w:id="95756" w:author="מנוע מכני" w:date="2026-10-11T12:04:39Z">
        <w:r w:rsidRPr="00E87E21">
          <w:rPr>
            <w:rFonts w:ascii="FontbitDavid" w:hAnsi="FontbitDavid"/>
            <w:spacing w:val="-4"/>
            <w:sz w:val="24"/>
            <w:rtl/>
          </w:rPr>
          <w:delText xml:space="preserve">ליה</w:delText>
        </w:r>
      </w:del>
      <w:r w:rsidRPr="00E87E21">
        <w:rPr>
          <w:rFonts w:ascii="FontbitDavid" w:hAnsi="FontbitDavid"/>
          <w:spacing w:val="-4"/>
          <w:sz w:val="24"/>
          <w:rtl/>
        </w:rPr>
        <w:t xml:space="preserve"> מתני</w:t>
      </w:r>
      <w:r w:rsidRPr="00E87E21">
        <w:rPr>
          <w:rFonts w:ascii="FontbitDavid" w:hAnsi="FontbitDavid" w:hint="cs"/>
          <w:spacing w:val="-4"/>
          <w:sz w:val="24"/>
          <w:rtl/>
        </w:rPr>
        <w:t>'</w:t>
      </w:r>
      <w:r w:rsidRPr="00E87E21">
        <w:rPr>
          <w:rFonts w:ascii="FontbitDavid" w:hAnsi="FontbitDavid"/>
          <w:spacing w:val="-4"/>
          <w:sz w:val="24"/>
          <w:rtl/>
        </w:rPr>
        <w:t xml:space="preserve">, </w:t>
      </w:r>
      <w:ins w:id="95757" w:author="מנוע מכני" w:date="2026-10-11T12:04:39Z">
        <w:r>
          <w:rPr>
            <w:rFonts w:ascii="FontbitDavid" w:hAnsi="FontbitDavid"/>
            <w:spacing w:val="-4"/>
            <w:sz w:val="24"/>
            <w:rtl/>
          </w:rPr>
          <w:t xml:space="preserve">וכך</w:t>
        </w:r>
      </w:ins>
      <w:del w:id="95758" w:author="מנוע מכני" w:date="2026-10-11T12:04:39Z">
        <w:r w:rsidRPr="00E87E21">
          <w:rPr>
            <w:rFonts w:ascii="FontbitDavid" w:hAnsi="FontbitDavid"/>
            <w:spacing w:val="-4"/>
            <w:sz w:val="24"/>
            <w:rtl/>
          </w:rPr>
          <w:delText xml:space="preserve">והכי</w:delText>
        </w:r>
      </w:del>
      <w:r w:rsidRPr="00E87E21">
        <w:rPr>
          <w:rFonts w:ascii="FontbitDavid" w:hAnsi="FontbitDavid"/>
          <w:spacing w:val="-4"/>
          <w:sz w:val="24"/>
          <w:rtl/>
        </w:rPr>
        <w:t xml:space="preserve"> קמיבעיא</w:t>
      </w:r>
      <w:r w:rsidRPr="00E87E21">
        <w:rPr>
          <w:rFonts w:ascii="FontbitDavid" w:hAnsi="FontbitDavid" w:hint="cs"/>
          <w:spacing w:val="-4"/>
          <w:sz w:val="24"/>
          <w:rtl/>
        </w:rPr>
        <w:t>,</w:t>
      </w:r>
      <w:r w:rsidRPr="00E87E21">
        <w:rPr>
          <w:rFonts w:ascii="FontbitDavid" w:hAnsi="FontbitDavid"/>
          <w:spacing w:val="-4"/>
          <w:sz w:val="24"/>
          <w:rtl/>
        </w:rPr>
        <w:t xml:space="preserve"> מדאחמיר </w:t>
      </w:r>
      <w:ins w:id="95753" w:author="מנוע מכני" w:date="2026-10-11T12:04:39Z">
        <w:r>
          <w:rPr>
            <w:rFonts w:ascii="FontbitDavid" w:hAnsi="FontbitDavid"/>
            <w:spacing w:val="-4"/>
            <w:sz w:val="24"/>
            <w:rtl/>
          </w:rPr>
          <w:t xml:space="preserve">התורה</w:t>
        </w:r>
      </w:ins>
      <w:del w:id="95754" w:author="מנוע מכני" w:date="2026-10-11T12:04:39Z">
        <w:r w:rsidRPr="00E87E21">
          <w:rPr>
            <w:rFonts w:ascii="FontbitDavid" w:hAnsi="FontbitDavid"/>
            <w:spacing w:val="-4"/>
            <w:sz w:val="24"/>
            <w:rtl/>
          </w:rPr>
          <w:delText xml:space="preserve">רחמנא</w:delText>
        </w:r>
      </w:del>
      <w:r w:rsidRPr="00E87E21">
        <w:rPr>
          <w:rFonts w:ascii="FontbitDavid" w:hAnsi="FontbitDavid"/>
          <w:spacing w:val="-4"/>
          <w:sz w:val="24"/>
          <w:rtl/>
        </w:rPr>
        <w:t xml:space="preserve"> אבעלי קריין בסיני</w:t>
      </w:r>
      <w:r w:rsidRPr="00E87E21">
        <w:rPr>
          <w:rFonts w:ascii="FontbitDavid" w:hAnsi="FontbitDavid" w:hint="cs"/>
          <w:spacing w:val="-4"/>
          <w:sz w:val="24"/>
          <w:rtl/>
        </w:rPr>
        <w:t xml:space="preserve"> </w:t>
      </w:r>
      <w:r w:rsidRPr="00E87E21">
        <w:rPr>
          <w:rFonts w:ascii="FontbitDavid" w:hAnsi="FontbitDavid"/>
          <w:spacing w:val="-4"/>
          <w:sz w:val="24"/>
          <w:rtl/>
        </w:rPr>
        <w:t xml:space="preserve">רואה הויא, </w:t>
      </w:r>
    </w:p>
    <w:p>
      <w:pPr>
        <w:pStyle w:val="38"/>
        <w:rPr>
          <w:ins w:id="100391" w:author="מנוע מכני" w:date="2026-10-11T12:04:39Z"/>
        </w:rPr>
      </w:pPr>
      <w:r w:rsidRPr="0048073C">
        <w:t>או"ד</w:t>
      </w:r>
      <w:r w:rsidRPr="00B078C3">
        <w:t xml:space="preserve">:</w:t>
      </w:r>
    </w:p>
    <w:p w:rsidR="00E403F0" w:rsidRDefault="00E403F0" w:rsidP="00E403F0">
      <w:pPr>
        <w:rPr>
          <w:rFonts w:ascii="FontbitDavid" w:hAnsi="FontbitDavid"/>
          <w:sz w:val="24"/>
          <w:rtl/>
        </w:rPr>
      </w:pPr>
      <w:del w:id="1003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w:t>
      </w:r>
      <w:ins w:id="95759" w:author="מנוע מכני" w:date="2026-10-11T12:04:39Z">
        <w:r>
          <w:rPr>
            <w:rFonts w:ascii="FontbitDavid" w:hAnsi="FontbitDavid"/>
            <w:sz w:val="24"/>
            <w:rtl/>
          </w:rPr>
          <w:t xml:space="preserve">למדים</w:t>
        </w:r>
      </w:ins>
      <w:del w:id="95760" w:author="מנוע מכני" w:date="2026-10-11T12:04:39Z">
        <w:r w:rsidRPr="00B078C3">
          <w:rPr>
            <w:rFonts w:ascii="FontbitDavid" w:hAnsi="FontbitDavid"/>
            <w:sz w:val="24"/>
            <w:rtl/>
          </w:rPr>
          <w:delText xml:space="preserve">גמרינן</w:delText>
        </w:r>
      </w:del>
      <w:r w:rsidRPr="00B078C3">
        <w:rPr>
          <w:rFonts w:ascii="FontbitDavid" w:hAnsi="FontbitDavid"/>
          <w:sz w:val="24"/>
          <w:rtl/>
        </w:rPr>
        <w:t xml:space="preserve"> מסיני, דחדוש הוא, </w:t>
      </w:r>
      <w:ins w:id="94139" w:author="מנוע מכני" w:date="2026-10-11T12:04:39Z">
        <w:r>
          <w:rPr>
            <w:rFonts w:ascii="FontbitDavid" w:hAnsi="FontbitDavid"/>
            <w:sz w:val="24"/>
            <w:rtl/>
          </w:rPr>
          <w:t xml:space="preserve">שהרי</w:t>
        </w:r>
      </w:ins>
      <w:del w:id="94140" w:author="מנוע מכני" w:date="2026-10-11T12:04:39Z">
        <w:r w:rsidRPr="00B078C3">
          <w:rPr>
            <w:rFonts w:ascii="FontbitDavid" w:hAnsi="FontbitDavid"/>
            <w:sz w:val="24"/>
            <w:rtl/>
          </w:rPr>
          <w:delText xml:space="preserve">דהא</w:delText>
        </w:r>
      </w:del>
      <w:r w:rsidRPr="00B078C3">
        <w:rPr>
          <w:rFonts w:ascii="FontbitDavid" w:hAnsi="FontbitDavid"/>
          <w:sz w:val="24"/>
          <w:rtl/>
        </w:rPr>
        <w:t xml:space="preserve"> זבין ומצורעים דחמירי - ולא אחמיר </w:t>
      </w:r>
      <w:ins w:id="95763" w:author="מנוע מכני" w:date="2026-10-11T12:04:39Z">
        <w:r>
          <w:rPr>
            <w:rFonts w:ascii="FontbitDavid" w:hAnsi="FontbitDavid"/>
            <w:sz w:val="24"/>
            <w:rtl/>
          </w:rPr>
          <w:t xml:space="preserve">בהם</w:t>
        </w:r>
      </w:ins>
      <w:del w:id="95764" w:author="מנוע מכני" w:date="2026-10-11T12:04:39Z">
        <w:r w:rsidRPr="00B078C3">
          <w:rPr>
            <w:rFonts w:ascii="FontbitDavid" w:hAnsi="FontbitDavid"/>
            <w:sz w:val="24"/>
            <w:rtl/>
          </w:rPr>
          <w:delText xml:space="preserve">בהו</w:delText>
        </w:r>
      </w:del>
      <w:r w:rsidRPr="00B078C3">
        <w:rPr>
          <w:rFonts w:ascii="FontbitDavid" w:hAnsi="FontbitDavid"/>
          <w:sz w:val="24"/>
          <w:rtl/>
        </w:rPr>
        <w:t xml:space="preserve"> </w:t>
      </w:r>
      <w:ins w:id="95761" w:author="מנוע מכני" w:date="2026-10-11T12:04:39Z">
        <w:r>
          <w:rPr>
            <w:rFonts w:ascii="FontbitDavid" w:hAnsi="FontbitDavid"/>
            <w:sz w:val="24"/>
            <w:rtl/>
          </w:rPr>
          <w:t xml:space="preserve">התורה</w:t>
        </w:r>
      </w:ins>
      <w:del w:id="9576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w:t>
      </w:r>
    </w:p>
    <w:p>
      <w:pPr>
        <w:pStyle w:val="38"/>
        <w:rPr>
          <w:ins w:id="100393" w:author="מנוע מכני" w:date="2026-10-11T12:04:39Z"/>
        </w:rPr>
      </w:pPr>
      <w:r w:rsidRPr="00E87E21">
        <w:t xml:space="preserve">א"ל</w:t>
      </w:r>
      <w:r w:rsidRPr="00E87E21">
        <w:t xml:space="preserve">:</w:t>
      </w:r>
    </w:p>
    <w:p w:rsidR="00E403F0" w:rsidRPr="00E87E21" w:rsidRDefault="00E403F0" w:rsidP="00E403F0">
      <w:pPr>
        <w:rPr>
          <w:rFonts w:ascii="FontbitDavid" w:hAnsi="FontbitDavid"/>
          <w:spacing w:val="-4"/>
          <w:sz w:val="24"/>
          <w:rtl/>
        </w:rPr>
      </w:pPr>
      <w:del w:id="100394" w:author="מנוע מכני" w:date="2026-10-11T12:04:39Z">
        <w:r w:rsidRPr="00E87E21">
          <w:rPr>
            <w:rFonts w:ascii="FontbitDavid" w:hAnsi="FontbitDavid"/>
            <w:spacing w:val="-4"/>
            <w:sz w:val="24"/>
            <w:rtl/>
          </w:rPr>
          <w:delText xml:space="preserve"> </w:delText>
        </w:r>
      </w:del>
      <w:r w:rsidRPr="00E87E21">
        <w:rPr>
          <w:rFonts w:ascii="FontbitDavid" w:hAnsi="FontbitDavid"/>
          <w:spacing w:val="-4"/>
          <w:sz w:val="24"/>
          <w:rtl/>
        </w:rPr>
        <w:t xml:space="preserve">רואה הויא.</w:t>
      </w:r>
      <w:r w:rsidRPr="00E87E21">
        <w:rPr>
          <w:rFonts w:ascii="FontbitDavid" w:hAnsi="FontbitDavid" w:hint="cs"/>
          <w:spacing w:val="-4"/>
          <w:sz w:val="24"/>
          <w:rtl/>
        </w:rPr>
        <w:t xml:space="preserve"> וכן </w:t>
      </w:r>
      <w:r w:rsidRPr="00E87E21">
        <w:rPr>
          <w:rFonts w:ascii="FontbitDavid" w:hAnsi="FontbitDavid" w:hint="cs"/>
          <w:spacing w:val="-4"/>
          <w:sz w:val="24"/>
          <w:rtl/>
        </w:rPr>
        <w:t xml:space="preserve">אמר</w:t>
      </w:r>
      <w:r w:rsidRPr="00E87E21">
        <w:rPr>
          <w:rFonts w:ascii="FontbitDavid" w:hAnsi="FontbitDavid" w:hint="cs"/>
          <w:spacing w:val="-4"/>
          <w:sz w:val="24"/>
          <w:rtl/>
        </w:rPr>
        <w:t xml:space="preserve"> </w:t>
      </w:r>
      <w:r w:rsidRPr="00E87E21">
        <w:rPr>
          <w:rStyle w:val="2fb"/>
          <w:rFonts w:ascii="FontbitDavid" w:hAnsi="FontbitDavid" w:hint="cs"/>
          <w:spacing w:val="-4"/>
          <w:sz w:val="24"/>
          <w:rtl/>
        </w:rPr>
        <w:t xml:space="preserve">רבא</w:t>
      </w:r>
      <w:r w:rsidRPr="00E87E21">
        <w:rPr>
          <w:rFonts w:ascii="FontbitDavid" w:hAnsi="FontbitDavid" w:hint="cs"/>
          <w:spacing w:val="-4"/>
          <w:sz w:val="24"/>
          <w:rtl/>
        </w:rPr>
        <w:t xml:space="preserve"> וכן </w:t>
      </w:r>
      <w:r w:rsidRPr="00E87E21">
        <w:rPr>
          <w:rStyle w:val="2fb"/>
          <w:rFonts w:ascii="FontbitDavid" w:hAnsi="FontbitDavid" w:hint="cs"/>
          <w:spacing w:val="-4"/>
          <w:sz w:val="24"/>
          <w:rtl/>
        </w:rPr>
        <w:t xml:space="preserve">רב יוסף</w:t>
      </w:r>
      <w:r w:rsidRPr="00E87E21">
        <w:rPr>
          <w:rFonts w:ascii="FontbitDavid" w:hAnsi="FontbitDavid" w:hint="cs"/>
          <w:spacing w:val="-4"/>
          <w:sz w:val="24"/>
          <w:rtl/>
        </w:rPr>
        <w:t xml:space="preserve"> וכשבא לפני </w:t>
      </w:r>
      <w:r w:rsidRPr="00E87E21">
        <w:rPr>
          <w:rStyle w:val="2fb"/>
          <w:rFonts w:ascii="FontbitDavid" w:hAnsi="FontbitDavid" w:hint="cs"/>
          <w:spacing w:val="-4"/>
          <w:sz w:val="24"/>
          <w:rtl/>
        </w:rPr>
        <w:t xml:space="preserve">אביי</w:t>
      </w:r>
      <w:r w:rsidRPr="00E87E21">
        <w:rPr>
          <w:rFonts w:ascii="FontbitDavid" w:hAnsi="FontbitDavid" w:hint="cs"/>
          <w:spacing w:val="-4"/>
          <w:sz w:val="24"/>
          <w:rtl/>
        </w:rPr>
        <w:t xml:space="preserve"> </w:t>
      </w:r>
      <w:ins w:id="91731" w:author="מנוע מכני" w:date="2026-10-11T12:04:39Z">
        <w:r>
          <w:rPr>
            <w:rFonts w:ascii="FontbitDavid" w:hAnsi="FontbitDavid" w:hint="cs"/>
            <w:spacing w:val="-4"/>
            <w:sz w:val="24"/>
            <w:rtl/>
          </w:rPr>
          <w:t xml:space="preserve">א"ל</w:t>
        </w:r>
      </w:ins>
      <w:del w:id="91732" w:author="מנוע מכני" w:date="2026-10-11T12:04:39Z">
        <w:r w:rsidRPr="00E87E21">
          <w:rPr>
            <w:rFonts w:ascii="FontbitDavid" w:hAnsi="FontbitDavid" w:hint="cs"/>
            <w:spacing w:val="-4"/>
            <w:sz w:val="24"/>
            <w:rtl/>
          </w:rPr>
          <w:delText xml:space="preserve">א''ל</w:delText>
        </w:r>
      </w:del>
      <w:r w:rsidRPr="00E87E21">
        <w:rPr>
          <w:rFonts w:ascii="FontbitDavid" w:hAnsi="FontbitDavid" w:hint="cs"/>
          <w:spacing w:val="-4"/>
          <w:sz w:val="24"/>
          <w:rtl/>
        </w:rPr>
        <w:t xml:space="preserve"> שכולכם שמעתם שמועה אחת] </w:t>
      </w:r>
    </w:p>
    <w:p>
      <w:pPr>
        <w:pStyle w:val="38"/>
        <w:rPr>
          <w:ins w:id="100395" w:author="מנוע מכני" w:date="2026-10-11T12:04:39Z"/>
        </w:rPr>
      </w:pPr>
      <w:r w:rsidRPr="00B078C3">
        <w:t xml:space="preserve">אמר</w:t>
      </w:r>
      <w:r w:rsidRPr="00B078C3">
        <w:t xml:space="preserve"> </w:t>
      </w:r>
      <w:ins w:id="95767" w:author="מנוע מכני" w:date="2026-10-11T12:04:39Z">
        <w:r>
          <w:t xml:space="preserve">לו</w:t>
        </w:r>
      </w:ins>
      <w:del w:id="95768"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100396" w:author="מנוע מכני" w:date="2026-10-11T12:04:39Z">
        <w:r w:rsidRPr="00B078C3">
          <w:rPr>
            <w:rFonts w:ascii="FontbitDavid" w:hAnsi="FontbitDavid"/>
            <w:sz w:val="24"/>
            <w:rtl/>
          </w:rPr>
          <w:delText xml:space="preserve"> </w:delText>
        </w:r>
      </w:del>
      <w:ins w:id="98429" w:author="מנוע מכני" w:date="2026-10-11T12:04:39Z">
        <w:r>
          <w:rPr>
            <w:rFonts w:ascii="FontbitDavid" w:hAnsi="FontbitDavid"/>
            <w:sz w:val="24"/>
            <w:rtl/>
          </w:rPr>
          <w:t xml:space="preserve">יפה</w:t>
        </w:r>
      </w:ins>
      <w:del w:id="98430"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w:t>
      </w:r>
      <w:ins w:id="94141" w:author="מנוע מכני" w:date="2026-10-11T12:04:39Z">
        <w:r>
          <w:rPr>
            <w:rFonts w:ascii="FontbitDavid" w:hAnsi="FontbitDavid"/>
            <w:sz w:val="24"/>
            <w:rtl/>
          </w:rPr>
          <w:t xml:space="preserve">אמרו</w:t>
        </w:r>
      </w:ins>
      <w:del w:id="94142" w:author="מנוע מכני" w:date="2026-10-11T12:04:39Z">
        <w:r w:rsidRPr="00B078C3">
          <w:rPr>
            <w:rFonts w:ascii="FontbitDavid" w:hAnsi="FontbitDavid"/>
            <w:sz w:val="24"/>
            <w:rtl/>
          </w:rPr>
          <w:delText xml:space="preserve">אמרי</w:delText>
        </w:r>
      </w:del>
      <w:r w:rsidRPr="00B078C3">
        <w:rPr>
          <w:rFonts w:ascii="FontbitDavid" w:hAnsi="FontbitDavid"/>
          <w:sz w:val="24"/>
          <w:rtl/>
        </w:rPr>
        <w:t xml:space="preserve"> לך, עד כאן </w:t>
      </w:r>
      <w:r w:rsidRPr="00B078C3">
        <w:rPr>
          <w:rFonts w:ascii="FontbitDavid" w:hAnsi="FontbitDavid"/>
          <w:sz w:val="24"/>
          <w:rtl/>
        </w:rPr>
        <w:t xml:space="preserve">לא</w:t>
      </w:r>
      <w:r w:rsidRPr="00B078C3">
        <w:rPr>
          <w:rFonts w:ascii="FontbitDavid" w:hAnsi="FontbitDavid"/>
          <w:sz w:val="24"/>
          <w:rtl/>
        </w:rPr>
        <w:t xml:space="preserve"> </w:t>
      </w:r>
      <w:ins w:id="95765" w:author="מנוע מכני" w:date="2026-10-11T12:04:39Z">
        <w:r>
          <w:rPr>
            <w:rFonts w:ascii="FontbitDavid" w:hAnsi="FontbitDavid"/>
            <w:sz w:val="24"/>
            <w:rtl/>
          </w:rPr>
          <w:t xml:space="preserve">אומר</w:t>
        </w:r>
      </w:ins>
      <w:del w:id="95766"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r w:rsidRPr="00B078C3">
        <w:rPr>
          <w:rStyle w:val="2fb"/>
          <w:rFonts w:ascii="FontbitDavid" w:hAnsi="FontbitDavid"/>
          <w:sz w:val="24"/>
          <w:rtl/>
        </w:rPr>
        <w:t xml:space="preserve">ר"ש</w:t>
      </w:r>
      <w:r w:rsidRPr="00B078C3">
        <w:rPr>
          <w:rFonts w:ascii="FontbitDavid" w:hAnsi="FontbitDavid"/>
          <w:sz w:val="24"/>
          <w:rtl/>
        </w:rPr>
        <w:t xml:space="preserve"> דיה כבועלה - אלא לטמא בפנים כבחוץ, אבל לסתור ולטמא בכל שהוא - רואה הויא.</w:t>
      </w:r>
    </w:p>
    <w:p w:rsidR="00E403F0" w:rsidRDefault="00E403F0" w:rsidP="00E403F0">
      <w:pPr>
        <w:rPr>
          <w:rFonts w:ascii="FontbitDavid" w:hAnsi="FontbitDavid"/>
          <w:sz w:val="24"/>
          <w:rtl/>
        </w:rPr>
      </w:pPr>
    </w:p>
    <w:p>
      <w:pPr>
        <w:pStyle w:val="afffff8"/>
        <w:rPr>
          <w:ins w:id="90329" w:author="קלוד" w:date="2026-10-11T12:23:38Z"/>
        </w:rPr>
      </w:pPr>
      <w:ins w:id="90330" w:author="קלוד" w:date="2026-10-11T12:23:38Z">
        <w:r>
          <w:rPr>
            <w:color w:val="7B3F00"/>
          </w:rPr>
          <w:t xml:space="preserve">יולדת שירדה לטבול - בירידה טמאה, בעלייה טהורה</w:t>
        </w:r>
      </w:ins>
    </w:p>
    <w:p>
      <w:pPr>
        <w:pStyle w:val="38"/>
        <w:rPr>
          <w:ins w:id="100398" w:author="מנוע מכני" w:date="2026-10-11T12:04:39Z"/>
        </w:rPr>
      </w:pPr>
      <w:del w:id="100397" w:author="מנוע מכני" w:date="2026-10-11T12:04:39Z">
        <w:r w:rsidRPr="00E744B3">
          <w:delText xml:space="preserve">•</w:delText>
        </w:r>
      </w:del>
      <w:r w:rsidRPr="00E744B3">
        <w:t xml:space="preserve"> </w:t>
      </w:r>
      <w:r w:rsidRPr="0038037E">
        <w:t>ת"ר</w:t>
      </w:r>
      <w:r w:rsidRPr="00B078C3">
        <w:t xml:space="preserve">:</w:t>
      </w:r>
    </w:p>
    <w:p w:rsidR="00E403F0" w:rsidRPr="00B078C3" w:rsidRDefault="00E403F0" w:rsidP="00E403F0">
      <w:pPr>
        <w:rPr>
          <w:rFonts w:ascii="FontbitDavid" w:hAnsi="FontbitDavid"/>
          <w:sz w:val="24"/>
          <w:rtl/>
        </w:rPr>
      </w:pPr>
      <w:del w:id="1003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הנדה, והזבה, והשומרת יום כנגד יום, והיולדת - כולן מטמאות בפנים כבחוץ.</w:t>
      </w:r>
    </w:p>
    <w:p w:rsidR="00E403F0" w:rsidRPr="00B078C3" w:rsidRDefault="00E403F0" w:rsidP="00E403F0">
      <w:pPr>
        <w:rPr>
          <w:rFonts w:ascii="FontbitDavid" w:hAnsi="FontbitDavid"/>
          <w:sz w:val="24"/>
          <w:rtl/>
        </w:rPr>
      </w:pPr>
      <w:r>
        <w:rPr>
          <w:rFonts w:ascii="FontbitDavid" w:hAnsi="FontbitDavid" w:hint="cs"/>
          <w:sz w:val="24"/>
          <w:rtl/>
        </w:rPr>
        <w:t>יולדת מיירי ב</w:t>
      </w:r>
      <w:r w:rsidRPr="00B078C3">
        <w:rPr>
          <w:rFonts w:ascii="FontbitDavid" w:hAnsi="FontbitDavid"/>
          <w:sz w:val="24"/>
          <w:rtl/>
        </w:rPr>
        <w:t>שירדה לטבול מטומאה לטהרה.</w:t>
      </w:r>
      <w:r>
        <w:rPr>
          <w:rFonts w:ascii="FontbitDavid" w:hAnsi="FontbitDavid" w:hint="cs"/>
          <w:sz w:val="24"/>
          <w:rtl/>
        </w:rPr>
        <w:t xml:space="preserve"> </w:t>
      </w:r>
    </w:p>
    <w:p>
      <w:pPr>
        <w:pStyle w:val="38"/>
        <w:rPr>
          <w:ins w:id="100400" w:author="מנוע מכני" w:date="2026-10-11T12:04:39Z"/>
        </w:rPr>
      </w:pPr>
      <w:r w:rsidRPr="00B078C3">
        <w:t>ו</w:t>
      </w:r>
      <w:r>
        <w:t>כד</w:t>
      </w:r>
      <w:r w:rsidRPr="00B078C3">
        <w:t>א</w:t>
      </w:r>
      <w:ins w:id="91733" w:author="מנוע מכני" w:date="2026-10-11T12:04:39Z">
        <w:r>
          <w:t xml:space="preserve">ר"ז</w:t>
        </w:r>
      </w:ins>
      <w:del w:id="91734" w:author="מנוע מכני" w:date="2026-10-11T12:04:39Z">
        <w:r>
          <w:delText xml:space="preserve">ר''ז</w:delText>
        </w:r>
      </w:del>
      <w:r>
        <w:t xml:space="preserve"> מרח</w:t>
      </w:r>
      <w:ins w:id="91735" w:author="מנוע מכני" w:date="2026-10-11T12:04:39Z">
        <w:r>
          <w:t xml:space="preserve">ב"א</w:t>
        </w:r>
      </w:ins>
      <w:del w:id="91736" w:author="מנוע מכני" w:date="2026-10-11T12:04:39Z">
        <w:r>
          <w:delText xml:space="preserve">ב''א</w:delText>
        </w:r>
      </w:del>
      <w:r w:rsidRPr="00B078C3">
        <w:t xml:space="preserve"> </w:t>
      </w:r>
      <w:r>
        <w:t>מרב</w:t>
      </w:r>
      <w:r w:rsidRPr="00B078C3">
        <w:t xml:space="preserve">:</w:t>
      </w:r>
    </w:p>
    <w:p w:rsidR="00E403F0" w:rsidRPr="00B078C3" w:rsidRDefault="00E403F0" w:rsidP="00E403F0">
      <w:pPr>
        <w:rPr>
          <w:rFonts w:ascii="FontbitDavid" w:hAnsi="FontbitDavid"/>
          <w:sz w:val="24"/>
          <w:rtl/>
        </w:rPr>
      </w:pPr>
      <w:del w:id="1004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יולדת שירדה לטבול מטומאה לטהרה, ונעקר ממנה דם, בירידה - טמאה, בעלייה - טהורה.</w:t>
      </w:r>
    </w:p>
    <w:p w:rsidR="00E403F0" w:rsidRPr="00B078C3" w:rsidRDefault="00E403F0" w:rsidP="00E403F0">
      <w:pPr>
        <w:pStyle w:val="a3"/>
        <w:rPr>
          <w:rtl/>
        </w:rPr>
      </w:pPr>
      <w:r>
        <w:rPr>
          <w:rFonts w:hint="cs"/>
          <w:rtl/>
        </w:rPr>
        <w:t xml:space="preserve">וכששאל </w:t>
      </w:r>
      <w:r>
        <w:rPr>
          <w:rStyle w:val="2fb"/>
          <w:rFonts w:hint="cs"/>
          <w:rtl/>
        </w:rPr>
        <w:t xml:space="preserve">ר</w:t>
      </w:r>
      <w:ins w:id="91737" w:author="מנוע מכני" w:date="2026-10-11T12:04:39Z">
        <w:r>
          <w:rPr>
            <w:rStyle w:val="2fb"/>
            <w:rFonts w:hint="cs"/>
            <w:rtl/>
          </w:rPr>
          <w:t xml:space="preserve">י"ר</w:t>
        </w:r>
      </w:ins>
      <w:del w:id="91738" w:author="מנוע מכני" w:date="2026-10-11T12:04:39Z">
        <w:r>
          <w:rPr>
            <w:rFonts w:hint="cs"/>
            <w:rtl/>
          </w:rPr>
          <w:delText xml:space="preserve">י''ר</w:delText>
        </w:r>
      </w:del>
      <w:r>
        <w:rPr>
          <w:rFonts w:hint="cs"/>
          <w:rtl/>
        </w:rPr>
        <w:t xml:space="preserve"> </w:t>
      </w:r>
      <w:r>
        <w:rPr>
          <w:rStyle w:val="2fb"/>
          <w:rFonts w:hint="cs"/>
          <w:rtl/>
        </w:rPr>
        <w:t xml:space="preserve">ל</w:t>
      </w:r>
      <w:ins w:id="91739" w:author="מנוע מכני" w:date="2026-10-11T12:04:39Z">
        <w:r>
          <w:rPr>
            <w:rStyle w:val="2fb"/>
            <w:rFonts w:hint="cs"/>
            <w:rtl/>
          </w:rPr>
          <w:t xml:space="preserve">ר"ז</w:t>
        </w:r>
      </w:ins>
      <w:del w:id="91740" w:author="מנוע מכני" w:date="2026-10-11T12:04:39Z">
        <w:r>
          <w:rPr>
            <w:rFonts w:hint="cs"/>
            <w:rtl/>
          </w:rPr>
          <w:delText xml:space="preserve">ר''ז</w:delText>
        </w:r>
      </w:del>
      <w:r>
        <w:rPr>
          <w:rFonts w:hint="cs"/>
          <w:rtl/>
        </w:rPr>
        <w:t xml:space="preserve"> </w:t>
      </w:r>
      <w:ins w:id="91741" w:author="מנוע מכני" w:date="2026-10-11T12:04:39Z">
        <w:r>
          <w:rPr>
            <w:rFonts w:hint="cs"/>
            <w:rtl/>
          </w:rPr>
          <w:t xml:space="preserve">א"ל</w:t>
        </w:r>
      </w:ins>
      <w:del w:id="91742" w:author="מנוע מכני" w:date="2026-10-11T12:04:39Z">
        <w:r>
          <w:rPr>
            <w:rFonts w:hint="cs"/>
            <w:rtl/>
          </w:rPr>
          <w:delText xml:space="preserve">א''ל</w:delText>
        </w:r>
      </w:del>
      <w:r>
        <w:rPr>
          <w:rFonts w:hint="cs"/>
          <w:rtl/>
        </w:rPr>
        <w:t xml:space="preserve"> שישאל </w:t>
      </w:r>
      <w:r>
        <w:rPr>
          <w:rStyle w:val="2fb"/>
          <w:rFonts w:hint="cs"/>
          <w:rtl/>
        </w:rPr>
        <w:t xml:space="preserve">לרבי</w:t>
      </w:r>
      <w:r>
        <w:rPr>
          <w:rFonts w:hint="cs"/>
          <w:rtl/>
        </w:rPr>
        <w:t xml:space="preserve"> אבין שהסכים על ידו.. שאלו </w:t>
      </w:r>
      <w:r>
        <w:rPr>
          <w:rFonts w:hint="cs"/>
          <w:rtl/>
        </w:rPr>
        <w:t xml:space="preserve">ו</w:t>
      </w:r>
      <w:ins w:id="91743" w:author="מנוע מכני" w:date="2026-10-11T12:04:39Z">
        <w:r>
          <w:rPr>
            <w:rFonts w:hint="cs"/>
            <w:rtl/>
          </w:rPr>
          <w:t xml:space="preserve">א"ל</w:t>
        </w:r>
      </w:ins>
      <w:del w:id="91744" w:author="מנוע מכני" w:date="2026-10-11T12:04:39Z">
        <w:r>
          <w:rPr>
            <w:rFonts w:hint="cs"/>
            <w:rtl/>
          </w:rPr>
          <w:delText xml:space="preserve">א''ל</w:delText>
        </w:r>
      </w:del>
      <w:r>
        <w:rPr>
          <w:rFonts w:hint="cs"/>
          <w:rtl/>
        </w:rPr>
        <w:t xml:space="preserve"> שעשאוה </w:t>
      </w:r>
      <w:r w:rsidRPr="00B078C3">
        <w:rPr>
          <w:rtl/>
        </w:rPr>
        <w:t>כנבלת עוף טהור, שמטמאה בגדים בבית הבליעה.</w:t>
      </w:r>
      <w:r>
        <w:rPr>
          <w:rFonts w:hint="cs"/>
          <w:rtl/>
        </w:rPr>
        <w:t xml:space="preserve"> ואפי' דבעוף אין לה טומאה בחוץ </w:t>
      </w:r>
      <w:ins w:id="94143" w:author="מנוע מכני" w:date="2026-10-11T12:04:39Z">
        <w:r>
          <w:rPr>
            <w:rFonts w:hint="cs"/>
            <w:rtl/>
          </w:rPr>
          <w:t xml:space="preserve">כאן</w:t>
        </w:r>
      </w:ins>
      <w:del w:id="94144" w:author="מנוע מכני" w:date="2026-10-11T12:04:39Z">
        <w:r>
          <w:rPr>
            <w:rFonts w:hint="cs"/>
            <w:rtl/>
          </w:rPr>
          <w:delText xml:space="preserve">הכא</w:delText>
        </w:r>
      </w:del>
      <w:r>
        <w:rPr>
          <w:rFonts w:hint="cs"/>
          <w:rtl/>
        </w:rPr>
        <w:t xml:space="preserve"> מיירי כשיצא לחוץ </w:t>
      </w:r>
    </w:p>
    <w:p w:rsidR="00E403F0" w:rsidRDefault="00E403F0" w:rsidP="00E403F0">
      <w:pPr>
        <w:pStyle w:val="afff3"/>
        <w:framePr w:wrap="around"/>
        <w:rPr>
          <w:rtl/>
        </w:rPr>
      </w:pPr>
      <w:r>
        <w:rPr>
          <w:rFonts w:hint="cs"/>
          <w:rtl/>
        </w:rPr>
        <w:t>מב:</w:t>
      </w:r>
    </w:p>
    <w:p w:rsidR="00E403F0" w:rsidRPr="00B078C3" w:rsidRDefault="00E403F0" w:rsidP="00E403F0">
      <w:pPr>
        <w:rPr>
          <w:rFonts w:ascii="FontbitDavid" w:hAnsi="FontbitDavid"/>
          <w:sz w:val="24"/>
          <w:rtl/>
        </w:rPr>
      </w:pPr>
      <w:r>
        <w:rPr>
          <w:rFonts w:ascii="FontbitDavid" w:hAnsi="FontbitDavid" w:hint="cs"/>
          <w:sz w:val="24"/>
          <w:rtl/>
        </w:rPr>
        <w:t xml:space="preserve">ו</w:t>
      </w:r>
      <w:ins w:id="91745" w:author="מנוע מכני" w:date="2026-10-11T12:04:39Z">
        <w:r>
          <w:rPr>
            <w:rFonts w:ascii="FontbitDavid" w:hAnsi="FontbitDavid" w:hint="cs"/>
            <w:sz w:val="24"/>
            <w:rtl/>
          </w:rPr>
          <w:t xml:space="preserve">ס"ד</w:t>
        </w:r>
      </w:ins>
      <w:del w:id="91746" w:author="מנוע מכני" w:date="2026-10-11T12:04:39Z">
        <w:r>
          <w:rPr>
            <w:rFonts w:ascii="FontbitDavid" w:hAnsi="FontbitDavid" w:hint="cs"/>
            <w:sz w:val="24"/>
            <w:rtl/>
          </w:rPr>
          <w:delText xml:space="preserve">ס''ד</w:delText>
        </w:r>
      </w:del>
      <w:r>
        <w:rPr>
          <w:rFonts w:ascii="FontbitDavid" w:hAnsi="FontbitDavid" w:hint="cs"/>
          <w:sz w:val="24"/>
          <w:rtl/>
        </w:rPr>
        <w:t xml:space="preserve"> ד</w:t>
      </w:r>
      <w:r>
        <w:rPr>
          <w:rFonts w:ascii="FontbitDavid" w:hAnsi="FontbitDavid"/>
          <w:sz w:val="24"/>
          <w:rtl/>
        </w:rPr>
        <w:t xml:space="preserve">מגו דמהני טבילה לדם </w:t>
      </w:r>
      <w:ins w:id="94145" w:author="מנוע מכני" w:date="2026-10-11T12:04:39Z">
        <w:r>
          <w:rPr>
            <w:rFonts w:ascii="FontbitDavid" w:hAnsi="FontbitDavid"/>
            <w:sz w:val="24"/>
            <w:rtl/>
          </w:rPr>
          <w:t xml:space="preserve">דיש</w:t>
        </w:r>
      </w:ins>
      <w:del w:id="94146" w:author="מנוע מכני" w:date="2026-10-11T12:04:39Z">
        <w:r>
          <w:rPr>
            <w:rFonts w:ascii="FontbitDavid" w:hAnsi="FontbitDavid"/>
            <w:sz w:val="24"/>
            <w:rtl/>
          </w:rPr>
          <w:delText xml:space="preserve">דאיכא</w:delText>
        </w:r>
      </w:del>
      <w:r>
        <w:rPr>
          <w:rFonts w:ascii="FontbitDavid" w:hAnsi="FontbitDavid"/>
          <w:sz w:val="24"/>
          <w:rtl/>
        </w:rPr>
        <w:t xml:space="preserve"> גואי</w:t>
      </w:r>
      <w:r w:rsidRPr="00B078C3">
        <w:rPr>
          <w:rFonts w:ascii="FontbitDavid" w:hAnsi="FontbitDavid"/>
          <w:sz w:val="24"/>
          <w:rtl/>
        </w:rPr>
        <w:t xml:space="preserve"> תהני </w:t>
      </w:r>
      <w:ins w:id="94147" w:author="מנוע מכני" w:date="2026-10-11T12:04:39Z">
        <w:r>
          <w:rPr>
            <w:rFonts w:ascii="FontbitDavid" w:hAnsi="FontbitDavid"/>
            <w:sz w:val="24"/>
            <w:rtl/>
          </w:rPr>
          <w:t xml:space="preserve">גם</w:t>
        </w:r>
      </w:ins>
      <w:del w:id="9414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5769" w:author="מנוע מכני" w:date="2026-10-11T12:04:39Z">
        <w:r>
          <w:rPr>
            <w:rFonts w:ascii="FontbitDavid" w:hAnsi="FontbitDavid"/>
            <w:sz w:val="24"/>
            <w:rtl/>
          </w:rPr>
          <w:t xml:space="preserve">לזה</w:t>
        </w:r>
      </w:ins>
      <w:del w:id="95770" w:author="מנוע מכני" w:date="2026-10-11T12:04:39Z">
        <w:r w:rsidRPr="00B078C3">
          <w:rPr>
            <w:rFonts w:ascii="FontbitDavid" w:hAnsi="FontbitDavid"/>
            <w:sz w:val="24"/>
            <w:rtl/>
          </w:rPr>
          <w:delText xml:space="preserve">להאי</w:delText>
        </w:r>
      </w:del>
      <w:r w:rsidRPr="00B078C3">
        <w:rPr>
          <w:rFonts w:ascii="FontbitDavid" w:hAnsi="FontbitDavid"/>
          <w:sz w:val="24"/>
          <w:rtl/>
        </w:rPr>
        <w:t xml:space="preserve">, </w:t>
      </w:r>
      <w:r w:rsidRPr="00B078C3">
        <w:rPr>
          <w:rFonts w:ascii="FontbitDavid" w:hAnsi="FontbitDavid"/>
          <w:sz w:val="24"/>
          <w:rtl/>
        </w:rPr>
        <w:t xml:space="preserve">קמ"ל</w:t>
      </w:r>
      <w:r w:rsidRPr="00B078C3">
        <w:rPr>
          <w:rFonts w:ascii="FontbitDavid" w:hAnsi="FontbitDavid"/>
          <w:sz w:val="24"/>
          <w:rtl/>
        </w:rPr>
        <w:t xml:space="preserve">.</w:t>
      </w:r>
    </w:p>
    <w:p w:rsidR="00E403F0"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Pr>
          <w:rFonts w:ascii="FontbitDavid" w:hAnsi="FontbitDavid" w:hint="cs"/>
          <w:sz w:val="24"/>
          <w:rtl/>
        </w:rPr>
        <w:t xml:space="preserve">ובביאור מתני' הך יולדת מיירי </w:t>
      </w:r>
      <w:r w:rsidRPr="00B078C3">
        <w:rPr>
          <w:rFonts w:ascii="FontbitDavid" w:hAnsi="FontbitDavid"/>
          <w:sz w:val="24"/>
          <w:rtl/>
        </w:rPr>
        <w:t xml:space="preserve">בלידה </w:t>
      </w:r>
      <w:ins w:id="90209" w:author="Claude - סמנטי" w:date="2026-10-11T12:19:29Z">
        <w:r>
          <w:rPr>
            <w:rFonts w:ascii="FontbitDavid" w:hAnsi="FontbitDavid"/>
            <w:sz w:val="24"/>
            <w:rtl/>
          </w:rPr>
          <w:t xml:space="preserve">יבשה</w:t>
        </w:r>
      </w:ins>
      <w:del w:id="90210" w:author="Claude - סמנטי" w:date="2026-10-11T12:19:29Z">
        <w:r w:rsidRPr="00B078C3">
          <w:rPr>
            <w:rFonts w:ascii="FontbitDavid" w:hAnsi="FontbitDavid"/>
            <w:sz w:val="24"/>
            <w:rtl/>
          </w:rPr>
          <w:delText xml:space="preserve">יבשתא</w:delText>
        </w:r>
      </w:del>
      <w:r w:rsidRPr="00B078C3">
        <w:rPr>
          <w:rFonts w:ascii="FontbitDavid" w:hAnsi="FontbitDavid"/>
          <w:sz w:val="24"/>
          <w:rtl/>
        </w:rPr>
        <w:t xml:space="preserve">.</w:t>
      </w:r>
      <w:r>
        <w:rPr>
          <w:rFonts w:ascii="FontbitDavid" w:hAnsi="FontbitDavid" w:hint="cs"/>
          <w:sz w:val="24"/>
          <w:rtl/>
        </w:rPr>
        <w:t xml:space="preserve"> </w:t>
      </w:r>
      <w:r w:rsidRPr="00B078C3">
        <w:rPr>
          <w:rFonts w:ascii="FontbitDavid" w:hAnsi="FontbitDavid"/>
          <w:sz w:val="24"/>
          <w:rtl/>
        </w:rPr>
        <w:t xml:space="preserve">כגון שהוציא ולד ראשו חוץ לפרוזדור, </w:t>
      </w:r>
      <w:r w:rsidRPr="00B078C3">
        <w:rPr>
          <w:rStyle w:val="2fb"/>
          <w:rFonts w:ascii="FontbitDavid" w:hAnsi="FontbitDavid"/>
          <w:sz w:val="24"/>
          <w:rtl/>
        </w:rPr>
        <w:t xml:space="preserve">וכדרב</w:t>
      </w:r>
      <w:r w:rsidRPr="00B078C3">
        <w:rPr>
          <w:rFonts w:ascii="FontbitDavid" w:hAnsi="FontbitDavid"/>
          <w:sz w:val="24"/>
          <w:rtl/>
        </w:rPr>
        <w:t xml:space="preserve"> אושעיא.</w:t>
      </w:r>
      <w:r>
        <w:rPr>
          <w:rFonts w:ascii="FontbitDavid" w:hAnsi="FontbitDavid" w:hint="cs"/>
          <w:sz w:val="24"/>
          <w:rtl/>
        </w:rPr>
        <w:t xml:space="preserve"> ד</w:t>
      </w:r>
      <w:r w:rsidRPr="00B078C3">
        <w:rPr>
          <w:rFonts w:ascii="FontbitDavid" w:hAnsi="FontbitDavid"/>
          <w:sz w:val="24"/>
          <w:rtl/>
        </w:rPr>
        <w:t>גזרה שמא יוציא הולד ראשו חוץ לפרוזדור.</w:t>
      </w:r>
    </w:p>
    <w:p w:rsidR="00E403F0" w:rsidRDefault="00E403F0" w:rsidP="00E403F0">
      <w:pPr>
        <w:rPr>
          <w:rFonts w:ascii="FontbitDavid" w:hAnsi="FontbitDavid"/>
          <w:sz w:val="24"/>
          <w:rtl/>
        </w:rPr>
      </w:pPr>
      <w:r w:rsidRPr="00B078C3">
        <w:rPr>
          <w:rFonts w:ascii="FontbitDavid" w:hAnsi="FontbitDavid"/>
          <w:sz w:val="24"/>
          <w:rtl/>
        </w:rPr>
        <w:t>וכ</w:t>
      </w:r>
      <w:r>
        <w:rPr>
          <w:rFonts w:ascii="FontbitDavid" w:hAnsi="FontbitDavid" w:hint="cs"/>
          <w:sz w:val="24"/>
          <w:rtl/>
        </w:rPr>
        <w:t xml:space="preserve">אותו שהגיע לפני </w:t>
      </w:r>
      <w:r>
        <w:rPr>
          <w:rStyle w:val="2fb"/>
          <w:rFonts w:ascii="FontbitDavid" w:hAnsi="FontbitDavid" w:hint="cs"/>
          <w:sz w:val="24"/>
          <w:rtl/>
        </w:rPr>
        <w:t xml:space="preserve">רבא</w:t>
      </w:r>
      <w:r w:rsidRPr="00B078C3">
        <w:rPr>
          <w:rFonts w:ascii="FontbitDavid" w:hAnsi="FontbitDavid"/>
          <w:sz w:val="24"/>
          <w:rtl/>
        </w:rPr>
        <w:t xml:space="preserve"> </w:t>
      </w:r>
      <w:r>
        <w:rPr>
          <w:rFonts w:ascii="FontbitDavid" w:hAnsi="FontbitDavid" w:hint="cs"/>
          <w:sz w:val="24"/>
          <w:rtl/>
        </w:rPr>
        <w:t xml:space="preserve">ושאלו </w:t>
      </w:r>
      <w:r w:rsidRPr="00B078C3">
        <w:rPr>
          <w:rFonts w:ascii="FontbitDavid" w:hAnsi="FontbitDavid"/>
          <w:sz w:val="24"/>
          <w:rtl/>
        </w:rPr>
        <w:t>מהו למ</w:t>
      </w:r>
      <w:r>
        <w:rPr>
          <w:rFonts w:ascii="FontbitDavid" w:hAnsi="FontbitDavid" w:hint="cs"/>
          <w:sz w:val="24"/>
          <w:rtl/>
        </w:rPr>
        <w:t xml:space="preserve">ול בשבת </w:t>
      </w:r>
      <w:ins w:id="91747" w:author="מנוע מכני" w:date="2026-10-11T12:04:39Z">
        <w:r>
          <w:rPr>
            <w:rFonts w:ascii="FontbitDavid" w:hAnsi="FontbitDavid" w:hint="cs"/>
            <w:sz w:val="24"/>
            <w:rtl/>
          </w:rPr>
          <w:t xml:space="preserve">א"ל</w:t>
        </w:r>
      </w:ins>
      <w:del w:id="91748"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w:t>
      </w:r>
      <w:ins w:id="98431" w:author="מנוע מכני" w:date="2026-10-11T12:04:39Z">
        <w:r>
          <w:rPr>
            <w:rFonts w:ascii="FontbitDavid" w:hAnsi="FontbitDavid" w:hint="cs"/>
            <w:sz w:val="24"/>
            <w:rtl/>
          </w:rPr>
          <w:t xml:space="preserve">יפה</w:t>
        </w:r>
      </w:ins>
      <w:del w:id="98432" w:author="מנוע מכני" w:date="2026-10-11T12:04:39Z">
        <w:r>
          <w:rPr>
            <w:rFonts w:ascii="FontbitDavid" w:hAnsi="FontbitDavid" w:hint="cs"/>
            <w:sz w:val="24"/>
            <w:rtl/>
          </w:rPr>
          <w:delText xml:space="preserve">שפיר</w:delText>
        </w:r>
      </w:del>
      <w:r>
        <w:rPr>
          <w:rFonts w:ascii="FontbitDavid" w:hAnsi="FontbitDavid" w:hint="cs"/>
          <w:sz w:val="24"/>
          <w:rtl/>
        </w:rPr>
        <w:t xml:space="preserve">, אחר שיצא</w:t>
      </w:r>
      <w:r w:rsidRPr="00B078C3">
        <w:rPr>
          <w:rFonts w:ascii="FontbitDavid" w:hAnsi="FontbitDavid"/>
          <w:sz w:val="24"/>
          <w:rtl/>
        </w:rPr>
        <w:t xml:space="preserve"> </w:t>
      </w:r>
      <w:r>
        <w:rPr>
          <w:rFonts w:ascii="FontbitDavid" w:hAnsi="FontbitDavid" w:hint="cs"/>
          <w:sz w:val="24"/>
          <w:rtl/>
        </w:rPr>
        <w:t xml:space="preserve">אמר</w:t>
      </w:r>
      <w:r>
        <w:rPr>
          <w:rFonts w:ascii="FontbitDavid" w:hAnsi="FontbitDavid" w:hint="cs"/>
          <w:sz w:val="24"/>
          <w:rtl/>
        </w:rPr>
        <w:t xml:space="preserve"> </w:t>
      </w:r>
      <w:r w:rsidRPr="00B078C3">
        <w:rPr>
          <w:rStyle w:val="2fb"/>
          <w:rFonts w:ascii="FontbitDavid" w:hAnsi="FontbitDavid"/>
          <w:sz w:val="24"/>
          <w:rtl/>
        </w:rPr>
        <w:t>ר</w:t>
      </w:r>
      <w:r>
        <w:rPr>
          <w:rStyle w:val="2fb"/>
          <w:rFonts w:ascii="FontbitDavid" w:hAnsi="FontbitDavid" w:hint="cs"/>
          <w:sz w:val="24"/>
          <w:rtl/>
        </w:rPr>
        <w:t>ב</w:t>
      </w:r>
      <w:r w:rsidRPr="00B078C3">
        <w:rPr>
          <w:rStyle w:val="2fb"/>
          <w:rFonts w:ascii="FontbitDavid" w:hAnsi="FontbitDavid"/>
          <w:sz w:val="24"/>
          <w:rtl/>
        </w:rPr>
        <w:t xml:space="preserve">א</w:t>
      </w:r>
      <w:r w:rsidRPr="00B078C3">
        <w:rPr>
          <w:rFonts w:ascii="FontbitDavid" w:hAnsi="FontbitDavid"/>
          <w:sz w:val="24"/>
          <w:rtl/>
        </w:rPr>
        <w:t xml:space="preserve">: </w:t>
      </w:r>
      <w:r w:rsidRPr="00B078C3">
        <w:rPr>
          <w:rFonts w:ascii="FontbitDavid" w:hAnsi="FontbitDavid"/>
          <w:sz w:val="24"/>
          <w:rtl/>
        </w:rPr>
        <w:t xml:space="preserve">ס"ד</w:t>
      </w:r>
      <w:r w:rsidRPr="00B078C3">
        <w:rPr>
          <w:rFonts w:ascii="FontbitDavid" w:hAnsi="FontbitDavid"/>
          <w:sz w:val="24"/>
          <w:rtl/>
        </w:rPr>
        <w:t xml:space="preserve"> </w:t>
      </w:r>
      <w:r w:rsidRPr="00017C1D">
        <w:rPr>
          <w:rFonts w:ascii="FontbitDavid" w:hAnsi="FontbitDavid"/>
          <w:spacing w:val="-4"/>
          <w:sz w:val="24"/>
          <w:rtl/>
        </w:rPr>
        <w:t xml:space="preserve">דההוא </w:t>
      </w:r>
      <w:r w:rsidRPr="00017C1D">
        <w:rPr>
          <w:rFonts w:ascii="FontbitDavid" w:hAnsi="FontbitDavid" w:hint="cs"/>
          <w:spacing w:val="-4"/>
          <w:sz w:val="24"/>
          <w:rtl/>
        </w:rPr>
        <w:t xml:space="preserve">אותו אדם </w:t>
      </w:r>
      <w:r w:rsidRPr="00017C1D">
        <w:rPr>
          <w:rFonts w:ascii="FontbitDavid" w:hAnsi="FontbitDavid" w:hint="cs"/>
          <w:spacing w:val="-4"/>
          <w:sz w:val="24"/>
          <w:rtl/>
        </w:rPr>
        <w:t xml:space="preserve">לא</w:t>
      </w:r>
      <w:r w:rsidRPr="00017C1D">
        <w:rPr>
          <w:rFonts w:ascii="FontbitDavid" w:hAnsi="FontbitDavid" w:hint="cs"/>
          <w:spacing w:val="-4"/>
          <w:sz w:val="24"/>
          <w:rtl/>
        </w:rPr>
        <w:t xml:space="preserve"> ידע דמותר למול בשבת </w:t>
      </w:r>
      <w:r w:rsidRPr="00017C1D">
        <w:rPr>
          <w:rFonts w:ascii="FontbitDavid" w:hAnsi="FontbitDavid"/>
          <w:spacing w:val="-4"/>
          <w:sz w:val="24"/>
          <w:rtl/>
        </w:rPr>
        <w:t>–</w:t>
      </w:r>
      <w:r w:rsidRPr="00017C1D">
        <w:rPr>
          <w:rFonts w:ascii="FontbitDavid" w:hAnsi="FontbitDavid" w:hint="cs"/>
          <w:spacing w:val="-4"/>
          <w:sz w:val="24"/>
          <w:rtl/>
        </w:rPr>
        <w:t xml:space="preserve"> הלך אחריו </w:t>
      </w:r>
      <w:ins w:id="91749" w:author="מנוע מכני" w:date="2026-10-11T12:04:39Z">
        <w:r>
          <w:rPr>
            <w:rFonts w:ascii="FontbitDavid" w:hAnsi="FontbitDavid" w:hint="cs"/>
            <w:spacing w:val="-4"/>
            <w:sz w:val="24"/>
            <w:rtl/>
          </w:rPr>
          <w:t xml:space="preserve">א"ל</w:t>
        </w:r>
      </w:ins>
      <w:del w:id="91750" w:author="מנוע מכני" w:date="2026-10-11T12:04:39Z">
        <w:r w:rsidRPr="00017C1D">
          <w:rPr>
            <w:rFonts w:ascii="FontbitDavid" w:hAnsi="FontbitDavid" w:hint="cs"/>
            <w:spacing w:val="-4"/>
            <w:sz w:val="24"/>
            <w:rtl/>
          </w:rPr>
          <w:delText xml:space="preserve">א''ל</w:delText>
        </w:r>
      </w:del>
      <w:r w:rsidRPr="00017C1D">
        <w:rPr>
          <w:rFonts w:ascii="FontbitDavid" w:hAnsi="FontbitDavid" w:hint="cs"/>
          <w:spacing w:val="-4"/>
          <w:sz w:val="24"/>
          <w:rtl/>
        </w:rPr>
        <w:t xml:space="preserve"> ספר לי המעשה כיצד היה </w:t>
      </w:r>
    </w:p>
    <w:p w:rsidR="00E403F0" w:rsidRDefault="00E403F0" w:rsidP="00E403F0">
      <w:pPr>
        <w:rPr>
          <w:rFonts w:ascii="FontbitDavid" w:hAnsi="FontbitDavid"/>
          <w:sz w:val="24"/>
          <w:rtl/>
        </w:rPr>
      </w:pPr>
      <w:r w:rsidRPr="00B078C3">
        <w:rPr>
          <w:rFonts w:ascii="FontbitDavid" w:hAnsi="FontbitDavid"/>
          <w:sz w:val="24"/>
          <w:rtl/>
        </w:rPr>
        <w:t>א</w:t>
      </w:r>
      <w:r>
        <w:rPr>
          <w:rFonts w:ascii="FontbitDavid" w:hAnsi="FontbitDavid" w:hint="cs"/>
          <w:sz w:val="24"/>
          <w:rtl/>
        </w:rPr>
        <w:t xml:space="preserve">"ל</w:t>
      </w:r>
      <w:r>
        <w:rPr>
          <w:rFonts w:ascii="FontbitDavid" w:hAnsi="FontbitDavid" w:hint="cs"/>
          <w:sz w:val="24"/>
          <w:rtl/>
        </w:rPr>
        <w:t xml:space="preserve"> ששמע הולד צועק בתוך המעיים </w:t>
      </w:r>
      <w:r>
        <w:rPr>
          <w:rStyle w:val="2fb"/>
          <w:rFonts w:ascii="FontbitDavid" w:hAnsi="FontbitDavid" w:hint="cs"/>
          <w:sz w:val="24"/>
          <w:rtl/>
        </w:rPr>
        <w:t xml:space="preserve">בע</w:t>
      </w:r>
      <w:ins w:id="91751" w:author="מנוע מכני" w:date="2026-10-11T12:04:39Z">
        <w:r>
          <w:rPr>
            <w:rStyle w:val="2fb"/>
            <w:rFonts w:ascii="FontbitDavid" w:hAnsi="FontbitDavid" w:hint="cs"/>
            <w:sz w:val="24"/>
            <w:rtl/>
          </w:rPr>
          <w:t xml:space="preserve">ר"ש</w:t>
        </w:r>
      </w:ins>
      <w:del w:id="91752"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אבל </w:t>
      </w:r>
      <w:r>
        <w:rPr>
          <w:rFonts w:ascii="FontbitDavid" w:hAnsi="FontbitDavid" w:hint="cs"/>
          <w:sz w:val="24"/>
          <w:rtl/>
        </w:rPr>
        <w:t xml:space="preserve">לא</w:t>
      </w:r>
      <w:r>
        <w:rPr>
          <w:rFonts w:ascii="FontbitDavid" w:hAnsi="FontbitDavid" w:hint="cs"/>
          <w:sz w:val="24"/>
          <w:rtl/>
        </w:rPr>
        <w:t xml:space="preserve"> נולד אלא עד שבת </w:t>
      </w:r>
    </w:p>
    <w:p>
      <w:pPr>
        <w:pStyle w:val="38"/>
        <w:rPr>
          <w:ins w:id="100402" w:author="מנוע מכני" w:date="2026-10-11T12:04:39Z"/>
        </w:rPr>
      </w:pPr>
      <w:ins w:id="91753" w:author="מנוע מכני" w:date="2026-10-11T12:04:39Z">
        <w:r>
          <w:t xml:space="preserve">א"ל</w:t>
        </w:r>
      </w:ins>
      <w:del w:id="91754" w:author="מנוע מכני" w:date="2026-10-11T12:04:39Z">
        <w:r>
          <w:delText xml:space="preserve">א''ל</w:delText>
        </w:r>
      </w:del>
      <w:r w:rsidRPr="00B078C3">
        <w:t xml:space="preserve">:</w:t>
      </w:r>
    </w:p>
    <w:p w:rsidR="00E403F0" w:rsidRPr="00B078C3" w:rsidRDefault="00E403F0" w:rsidP="00E403F0">
      <w:pPr>
        <w:rPr>
          <w:rFonts w:ascii="FontbitDavid" w:hAnsi="FontbitDavid"/>
          <w:sz w:val="24"/>
          <w:rtl/>
        </w:rPr>
      </w:pPr>
      <w:del w:id="100403" w:author="מנוע מכני" w:date="2026-10-11T12:04:39Z">
        <w:r w:rsidRPr="00B078C3">
          <w:rPr>
            <w:rFonts w:ascii="FontbitDavid" w:hAnsi="FontbitDavid"/>
            <w:sz w:val="24"/>
            <w:rtl/>
          </w:rPr>
          <w:delText xml:space="preserve"> </w:delText>
        </w:r>
      </w:del>
      <w:ins w:id="95773" w:author="מנוע מכני" w:date="2026-10-11T12:04:39Z">
        <w:r>
          <w:rPr>
            <w:rFonts w:ascii="FontbitDavid" w:hAnsi="FontbitDavid"/>
            <w:sz w:val="24"/>
            <w:rtl/>
          </w:rPr>
          <w:t xml:space="preserve">זה</w:t>
        </w:r>
      </w:ins>
      <w:del w:id="95774"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הוציא ראשו חוץ לפרוזדור הוא, והוי מילה שלא בזמנה, וכל מילה שלא בזמנה - אין מחללין </w:t>
      </w:r>
      <w:ins w:id="95771" w:author="מנוע מכני" w:date="2026-10-11T12:04:39Z">
        <w:r>
          <w:rPr>
            <w:rFonts w:ascii="FontbitDavid" w:hAnsi="FontbitDavid"/>
            <w:sz w:val="24"/>
            <w:rtl/>
          </w:rPr>
          <w:t xml:space="preserve">עליו</w:t>
        </w:r>
      </w:ins>
      <w:del w:id="9577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את השבת.</w:t>
      </w:r>
    </w:p>
    <w:p w:rsidR="00E403F0" w:rsidRDefault="00E403F0" w:rsidP="00E403F0">
      <w:pPr>
        <w:rPr>
          <w:rFonts w:ascii="FontbitDavid" w:hAnsi="FontbitDavid"/>
          <w:b/>
          <w:bCs/>
          <w:sz w:val="24"/>
          <w:rtl/>
        </w:rPr>
      </w:pPr>
    </w:p>
    <w:p>
      <w:pPr>
        <w:pStyle w:val="afffff8"/>
        <w:rPr>
          <w:ins w:id="90327" w:author="קלוד" w:date="2026-10-11T12:23:38Z"/>
        </w:rPr>
      </w:pPr>
      <w:ins w:id="90328" w:author="קלוד" w:date="2026-10-11T12:23:38Z">
        <w:r>
          <w:rPr>
            <w:color w:val="7B3F00"/>
          </w:rPr>
          <w:t xml:space="preserve">מקום האשה - האם בלוע או בית הסתרים?</w:t>
        </w:r>
      </w:ins>
    </w:p>
    <w:p>
      <w:pPr>
        <w:pStyle w:val="38"/>
        <w:rPr>
          <w:ins w:id="100404" w:author="מנוע מכני" w:date="2026-10-11T12:04:39Z"/>
        </w:rPr>
      </w:pPr>
      <w:r w:rsidRPr="00111789">
        <w:t>איבעיא</w:t>
      </w:r>
      <w:r w:rsidRPr="00B078C3">
        <w:t xml:space="preserve"> להו:</w:t>
      </w:r>
    </w:p>
    <w:p w:rsidR="00E403F0" w:rsidRDefault="00E403F0" w:rsidP="00E403F0">
      <w:pPr>
        <w:rPr>
          <w:rFonts w:ascii="FontbitDavid" w:hAnsi="FontbitDavid"/>
          <w:sz w:val="24"/>
          <w:rtl/>
        </w:rPr>
      </w:pPr>
      <w:del w:id="10040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אותו מקום של אשה, בלוע הוי או בית הסתרים הוי? </w:t>
      </w:r>
    </w:p>
    <w:p w:rsidR="00E403F0" w:rsidRPr="00B078C3" w:rsidRDefault="00E403F0" w:rsidP="00E403F0">
      <w:pPr>
        <w:rPr>
          <w:rFonts w:ascii="FontbitDavid" w:hAnsi="FontbitDavid"/>
          <w:sz w:val="24"/>
          <w:rtl/>
        </w:rPr>
      </w:pPr>
      <w:r>
        <w:rPr>
          <w:rFonts w:ascii="FontbitDavid" w:hAnsi="FontbitDavid" w:hint="cs"/>
          <w:b/>
          <w:bCs/>
          <w:sz w:val="24"/>
          <w:rtl/>
        </w:rPr>
        <w:t xml:space="preserve">נפ</w:t>
      </w:r>
      <w:ins w:id="91755" w:author="מנוע מכני" w:date="2026-10-11T12:04:39Z">
        <w:r>
          <w:rPr>
            <w:rFonts w:ascii="FontbitDavid" w:hAnsi="FontbitDavid" w:hint="cs"/>
            <w:b/>
            <w:bCs/>
            <w:sz w:val="24"/>
            <w:rtl/>
          </w:rPr>
          <w:t xml:space="preserve">ק"מ</w:t>
        </w:r>
      </w:ins>
      <w:del w:id="91756" w:author="מנוע מכני" w:date="2026-10-11T12:04:39Z">
        <w:r>
          <w:rPr>
            <w:rFonts w:ascii="FontbitDavid" w:hAnsi="FontbitDavid" w:hint="cs"/>
            <w:b/>
            <w:bCs/>
            <w:sz w:val="24"/>
            <w:rtl/>
          </w:rPr>
          <w:delText xml:space="preserve">ק''מ</w:delText>
        </w:r>
      </w:del>
      <w:r>
        <w:rPr>
          <w:rFonts w:ascii="FontbitDavid" w:hAnsi="FontbitDavid" w:hint="cs"/>
          <w:b/>
          <w:bCs/>
          <w:sz w:val="24"/>
          <w:rtl/>
        </w:rPr>
        <w:t xml:space="preserve"> </w:t>
      </w:r>
      <w:r w:rsidRPr="00B078C3">
        <w:rPr>
          <w:rFonts w:ascii="FontbitDavid" w:hAnsi="FontbitDavid"/>
          <w:sz w:val="24"/>
          <w:rtl/>
        </w:rPr>
        <w:t>כגון שתחבה לה חבירתה כזית נבלה באותו מקום.</w:t>
      </w:r>
    </w:p>
    <w:p w:rsidR="00E403F0" w:rsidRDefault="00E403F0" w:rsidP="00E403F0">
      <w:pPr>
        <w:rPr>
          <w:rFonts w:ascii="FontbitDavid" w:hAnsi="FontbitDavid"/>
          <w:sz w:val="24"/>
          <w:rtl/>
        </w:rPr>
      </w:pPr>
      <w:ins w:id="97469" w:author="מנוע מכני" w:date="2026-10-11T12:04:39Z">
        <w:r>
          <w:rPr>
            <w:rFonts w:ascii="FontbitDavid" w:hAnsi="FontbitDavid"/>
            <w:sz w:val="24"/>
            <w:rtl/>
          </w:rPr>
          <w:t xml:space="preserve">אם </w:t>
        </w:r>
      </w:ins>
      <w:del w:id="9747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בלוע הוי טומאה בלועה </w:t>
      </w:r>
      <w:r w:rsidRPr="00B078C3">
        <w:rPr>
          <w:rFonts w:ascii="FontbitDavid" w:hAnsi="FontbitDavid"/>
          <w:sz w:val="24"/>
          <w:rtl/>
        </w:rPr>
        <w:t xml:space="preserve">לא</w:t>
      </w:r>
      <w:r w:rsidRPr="00B078C3">
        <w:rPr>
          <w:rFonts w:ascii="FontbitDavid" w:hAnsi="FontbitDavid"/>
          <w:sz w:val="24"/>
          <w:rtl/>
        </w:rPr>
        <w:t xml:space="preserve"> מטמאה, </w:t>
      </w:r>
    </w:p>
    <w:p w:rsidR="00E403F0" w:rsidRDefault="00E403F0" w:rsidP="00E403F0">
      <w:pPr>
        <w:rPr>
          <w:rFonts w:ascii="FontbitDavid" w:hAnsi="FontbitDavid"/>
          <w:sz w:val="24"/>
          <w:rtl/>
        </w:rPr>
      </w:pPr>
      <w:ins w:id="97471" w:author="מנוע מכני" w:date="2026-10-11T12:04:39Z">
        <w:r>
          <w:rPr>
            <w:rFonts w:ascii="FontbitDavid" w:hAnsi="FontbitDavid"/>
            <w:sz w:val="24"/>
            <w:rtl/>
          </w:rPr>
          <w:t xml:space="preserve">ואם </w:t>
        </w:r>
      </w:ins>
      <w:del w:id="97472"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אמרת בית הסתרים הוי נהי דבמגע </w:t>
      </w:r>
      <w:r w:rsidRPr="00B078C3">
        <w:rPr>
          <w:rFonts w:ascii="FontbitDavid" w:hAnsi="FontbitDavid"/>
          <w:sz w:val="24"/>
          <w:rtl/>
        </w:rPr>
        <w:t xml:space="preserve">לא</w:t>
      </w:r>
      <w:r w:rsidRPr="00B078C3">
        <w:rPr>
          <w:rFonts w:ascii="FontbitDavid" w:hAnsi="FontbitDavid"/>
          <w:sz w:val="24"/>
          <w:rtl/>
        </w:rPr>
        <w:t xml:space="preserve"> מטמיא, במשא מיהא מטמיא! </w:t>
      </w:r>
    </w:p>
    <w:p>
      <w:pPr>
        <w:pStyle w:val="38"/>
        <w:rPr>
          <w:ins w:id="100406" w:author="מנוע מכני" w:date="2026-10-11T12:04:39Z"/>
        </w:rPr>
      </w:pPr>
      <w:r w:rsidRPr="00B078C3">
        <w:t xml:space="preserve">אביי</w:t>
      </w:r>
      <w:del w:id="101749"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40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בלוע הוי, </w:t>
      </w:r>
      <w:r w:rsidRPr="00B078C3">
        <w:rPr>
          <w:rStyle w:val="2fb"/>
          <w:rFonts w:ascii="FontbitDavid" w:hAnsi="FontbitDavid"/>
          <w:sz w:val="24"/>
          <w:rtl/>
        </w:rPr>
        <w:t xml:space="preserve">רבא</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בית הסתרים הוי.</w:t>
      </w:r>
    </w:p>
    <w:p w:rsidR="00E403F0" w:rsidRDefault="00E403F0" w:rsidP="00E403F0">
      <w:pPr>
        <w:rPr>
          <w:rFonts w:ascii="FontbitDavid" w:hAnsi="FontbitDavid"/>
          <w:sz w:val="24"/>
          <w:rtl/>
        </w:rPr>
      </w:pPr>
    </w:p>
    <w:p>
      <w:pPr>
        <w:pStyle w:val="38"/>
        <w:rPr>
          <w:ins w:id="100408"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1004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מדתניא אלא מפני שטומאת בית הסתרים היא, וטומאת בית הסתרים </w:t>
      </w:r>
      <w:r w:rsidRPr="00B078C3">
        <w:rPr>
          <w:rFonts w:ascii="FontbitDavid" w:hAnsi="FontbitDavid"/>
          <w:sz w:val="24"/>
          <w:rtl/>
        </w:rPr>
        <w:t xml:space="preserve">לא</w:t>
      </w:r>
      <w:r w:rsidRPr="00B078C3">
        <w:rPr>
          <w:rFonts w:ascii="FontbitDavid" w:hAnsi="FontbitDavid"/>
          <w:sz w:val="24"/>
          <w:rtl/>
        </w:rPr>
        <w:t xml:space="preserve"> מטמאה, אלא שגזרת הכתוב היא.</w:t>
      </w:r>
    </w:p>
    <w:p w:rsidR="00E403F0" w:rsidRDefault="00E403F0" w:rsidP="00E403F0">
      <w:pPr>
        <w:rPr>
          <w:rFonts w:ascii="FontbitDavid" w:hAnsi="FontbitDavid"/>
          <w:sz w:val="24"/>
          <w:rtl/>
        </w:rPr>
      </w:pPr>
      <w:r w:rsidRPr="00B078C3">
        <w:rPr>
          <w:rStyle w:val="2fb"/>
          <w:rFonts w:ascii="FontbitDavid" w:hAnsi="FontbitDavid"/>
          <w:sz w:val="24"/>
          <w:rtl/>
        </w:rPr>
        <w:t xml:space="preserve">ואביי</w:t>
      </w:r>
      <w:r w:rsidRPr="00B078C3">
        <w:rPr>
          <w:rFonts w:ascii="FontbitDavid" w:hAnsi="FontbitDavid"/>
          <w:sz w:val="24"/>
          <w:rtl/>
        </w:rPr>
        <w:t xml:space="preserve"> - </w:t>
      </w:r>
      <w:ins w:id="95777" w:author="מנוע מכני" w:date="2026-10-11T12:04:39Z">
        <w:r>
          <w:rPr>
            <w:rFonts w:ascii="FontbitDavid" w:hAnsi="FontbitDavid"/>
            <w:sz w:val="24"/>
            <w:rtl/>
          </w:rPr>
          <w:t xml:space="preserve">אחת</w:t>
        </w:r>
      </w:ins>
      <w:del w:id="95778"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ועוד </w:t>
      </w:r>
      <w:ins w:id="95775" w:author="מנוע מכני" w:date="2026-10-11T12:04:39Z">
        <w:r>
          <w:rPr>
            <w:rFonts w:ascii="FontbitDavid" w:hAnsi="FontbitDavid"/>
            <w:sz w:val="24"/>
            <w:rtl/>
          </w:rPr>
          <w:t xml:space="preserve">אומר</w:t>
        </w:r>
      </w:ins>
      <w:del w:id="95776"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ins w:id="95779" w:author="מנוע מכני" w:date="2026-10-11T12:04:39Z">
        <w:r>
          <w:rPr>
            <w:rFonts w:ascii="FontbitDavid" w:hAnsi="FontbitDavid"/>
            <w:sz w:val="24"/>
            <w:rtl/>
          </w:rPr>
          <w:t xml:space="preserve">אחת</w:t>
        </w:r>
      </w:ins>
      <w:del w:id="95780"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 דטומאה בלועה היא, </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ועוד - </w:t>
      </w:r>
      <w:ins w:id="93173" w:author="מנוע מכני" w:date="2026-10-11T12:04:39Z">
        <w:r>
          <w:rPr>
            <w:rFonts w:ascii="FontbitDavid" w:hAnsi="FontbitDavid"/>
            <w:spacing w:val="-2"/>
            <w:sz w:val="24"/>
            <w:rtl/>
          </w:rPr>
          <w:t xml:space="preserve">אפי'</w:t>
        </w:r>
      </w:ins>
      <w:del w:id="93174" w:author="מנוע מכני" w:date="2026-10-11T12:04:39Z">
        <w:r w:rsidRPr="00017C1D">
          <w:rPr>
            <w:rFonts w:ascii="FontbitDavid" w:hAnsi="FontbitDavid"/>
            <w:spacing w:val="-2"/>
            <w:sz w:val="24"/>
            <w:rtl/>
          </w:rPr>
          <w:delText xml:space="preserve">אפילו</w:delText>
        </w:r>
      </w:del>
      <w:r w:rsidRPr="00017C1D">
        <w:rPr>
          <w:rFonts w:ascii="FontbitDavid" w:hAnsi="FontbitDavid"/>
          <w:spacing w:val="-2"/>
          <w:sz w:val="24"/>
          <w:rtl/>
        </w:rPr>
        <w:t xml:space="preserve"> אם תמצי לומר טומאת בית הסתרים היא - אינה מטמאה, אלא שגזרת הכתוב היא.</w:t>
      </w:r>
    </w:p>
    <w:p w:rsidR="00E403F0" w:rsidRDefault="00E403F0" w:rsidP="00E403F0">
      <w:pPr>
        <w:rPr>
          <w:rFonts w:ascii="FontbitDavid" w:hAnsi="FontbitDavid"/>
          <w:b/>
          <w:bCs/>
          <w:sz w:val="24"/>
          <w:rtl/>
        </w:rPr>
      </w:pPr>
    </w:p>
    <w:p>
      <w:pPr>
        <w:pStyle w:val="afffff8"/>
        <w:rPr>
          <w:ins w:id="90325" w:author="קלוד" w:date="2026-10-11T12:23:38Z"/>
        </w:rPr>
      </w:pPr>
      <w:ins w:id="90326" w:author="קלוד" w:date="2026-10-11T12:23:38Z">
        <w:r>
          <w:rPr>
            <w:color w:val="7B3F00"/>
          </w:rPr>
          <w:t xml:space="preserve">מקום נבלת עוף טהור - בלוע או בית הסתרים?</w:t>
        </w:r>
      </w:ins>
    </w:p>
    <w:p>
      <w:pPr>
        <w:pStyle w:val="38"/>
        <w:rPr>
          <w:ins w:id="100410" w:author="מנוע מכני" w:date="2026-10-11T12:04:39Z"/>
        </w:rPr>
      </w:pPr>
      <w:r w:rsidRPr="00111789">
        <w:t>איבעיא</w:t>
      </w:r>
      <w:r w:rsidRPr="00B078C3">
        <w:t xml:space="preserve"> להו:</w:t>
      </w:r>
    </w:p>
    <w:p w:rsidR="00E403F0" w:rsidRPr="00B078C3" w:rsidRDefault="00E403F0" w:rsidP="00E403F0">
      <w:pPr>
        <w:rPr>
          <w:rFonts w:ascii="FontbitDavid" w:hAnsi="FontbitDavid"/>
          <w:sz w:val="24"/>
          <w:rtl/>
        </w:rPr>
      </w:pPr>
      <w:del w:id="10041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מקום נבלת עוף טהור, בלוע הוי או בית הסתרים הוי? </w:t>
      </w:r>
      <w:r>
        <w:rPr>
          <w:rFonts w:ascii="FontbitDavid" w:hAnsi="FontbitDavid"/>
          <w:sz w:val="24"/>
          <w:rtl/>
        </w:rPr>
        <w:t>–</w:t>
      </w:r>
      <w:r>
        <w:rPr>
          <w:rFonts w:ascii="FontbitDavid" w:hAnsi="FontbitDavid" w:hint="cs"/>
          <w:sz w:val="24"/>
          <w:rtl/>
        </w:rPr>
        <w:t xml:space="preserve"> </w:t>
      </w:r>
      <w:r>
        <w:rPr>
          <w:rFonts w:ascii="FontbitDavid" w:hAnsi="FontbitDavid" w:hint="cs"/>
          <w:sz w:val="24"/>
          <w:rtl/>
        </w:rPr>
        <w:t xml:space="preserve">ונפ</w:t>
      </w:r>
      <w:ins w:id="91757" w:author="מנוע מכני" w:date="2026-10-11T12:04:39Z">
        <w:r>
          <w:rPr>
            <w:rFonts w:ascii="FontbitDavid" w:hAnsi="FontbitDavid" w:hint="cs"/>
            <w:sz w:val="24"/>
            <w:rtl/>
          </w:rPr>
          <w:t xml:space="preserve">ק"מ</w:t>
        </w:r>
      </w:ins>
      <w:del w:id="91758" w:author="מנוע מכני" w:date="2026-10-11T12:04:39Z">
        <w:r>
          <w:rPr>
            <w:rFonts w:ascii="FontbitDavid" w:hAnsi="FontbitDavid" w:hint="cs"/>
            <w:sz w:val="24"/>
            <w:rtl/>
          </w:rPr>
          <w:delText xml:space="preserve">ק''מ</w:delText>
        </w:r>
      </w:del>
      <w:r w:rsidRPr="00B078C3">
        <w:rPr>
          <w:rFonts w:ascii="FontbitDavid" w:hAnsi="FontbitDavid"/>
          <w:sz w:val="24"/>
          <w:rtl/>
        </w:rPr>
        <w:t xml:space="preserve"> כגון שתחב לו חבירו כזית נבלה לתוך פיו.</w:t>
      </w:r>
    </w:p>
    <w:p w:rsidR="00E403F0" w:rsidRPr="00B078C3" w:rsidRDefault="00E403F0" w:rsidP="00E403F0">
      <w:pPr>
        <w:rPr>
          <w:rFonts w:ascii="FontbitDavid" w:hAnsi="FontbitDavid"/>
          <w:sz w:val="24"/>
          <w:rtl/>
        </w:rPr>
      </w:pPr>
      <w:ins w:id="97473" w:author="מנוע מכני" w:date="2026-10-11T12:04:39Z">
        <w:r>
          <w:rPr>
            <w:rFonts w:ascii="FontbitDavid" w:hAnsi="FontbitDavid"/>
            <w:sz w:val="24"/>
            <w:rtl/>
          </w:rPr>
          <w:t xml:space="preserve">אם </w:t>
        </w:r>
      </w:ins>
      <w:del w:id="9747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בלוע הוי - טומאה בלועה </w:t>
      </w:r>
      <w:r w:rsidRPr="00B078C3">
        <w:rPr>
          <w:rFonts w:ascii="FontbitDavid" w:hAnsi="FontbitDavid"/>
          <w:sz w:val="24"/>
          <w:rtl/>
        </w:rPr>
        <w:t xml:space="preserve">לא</w:t>
      </w:r>
      <w:r w:rsidRPr="00B078C3">
        <w:rPr>
          <w:rFonts w:ascii="FontbitDavid" w:hAnsi="FontbitDavid"/>
          <w:sz w:val="24"/>
          <w:rtl/>
        </w:rPr>
        <w:t xml:space="preserve"> מטמיא.</w:t>
      </w:r>
    </w:p>
    <w:p w:rsidR="00E403F0" w:rsidRDefault="00E403F0" w:rsidP="00E403F0">
      <w:pPr>
        <w:rPr>
          <w:rFonts w:ascii="FontbitDavid" w:hAnsi="FontbitDavid"/>
          <w:sz w:val="24"/>
          <w:rtl/>
        </w:rPr>
      </w:pPr>
      <w:ins w:id="97475" w:author="מנוע מכני" w:date="2026-10-11T12:04:39Z">
        <w:r>
          <w:rPr>
            <w:rFonts w:ascii="FontbitDavid" w:hAnsi="FontbitDavid" w:hint="cs"/>
            <w:sz w:val="24"/>
            <w:rtl/>
          </w:rPr>
          <w:t xml:space="preserve">ואם </w:t>
        </w:r>
      </w:ins>
      <w:del w:id="97476" w:author="מנוע מכני" w:date="2026-10-11T12:04:39Z">
        <w:r>
          <w:rPr>
            <w:rFonts w:ascii="FontbitDavid" w:hAnsi="FontbitDavid" w:hint="cs"/>
            <w:sz w:val="24"/>
            <w:rtl/>
          </w:rPr>
          <w:delText xml:space="preserve">ואי </w:delText>
        </w:r>
      </w:del>
      <w:r w:rsidRPr="00B078C3">
        <w:rPr>
          <w:rFonts w:ascii="FontbitDavid" w:hAnsi="FontbitDavid"/>
          <w:sz w:val="24"/>
          <w:rtl/>
        </w:rPr>
        <w:t xml:space="preserve">בית הסתרים הוי - נהי </w:t>
      </w:r>
      <w:ins w:id="94149" w:author="מנוע מכני" w:date="2026-10-11T12:04:39Z">
        <w:r>
          <w:rPr>
            <w:rFonts w:ascii="FontbitDavid" w:hAnsi="FontbitDavid"/>
            <w:sz w:val="24"/>
            <w:rtl/>
          </w:rPr>
          <w:t xml:space="preserve">גם</w:t>
        </w:r>
      </w:ins>
      <w:del w:id="9415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דבמגע </w:t>
      </w:r>
      <w:r w:rsidRPr="00B078C3">
        <w:rPr>
          <w:rFonts w:ascii="FontbitDavid" w:hAnsi="FontbitDavid"/>
          <w:sz w:val="24"/>
          <w:rtl/>
        </w:rPr>
        <w:t xml:space="preserve">לא</w:t>
      </w:r>
      <w:r w:rsidRPr="00B078C3">
        <w:rPr>
          <w:rFonts w:ascii="FontbitDavid" w:hAnsi="FontbitDavid"/>
          <w:sz w:val="24"/>
          <w:rtl/>
        </w:rPr>
        <w:t xml:space="preserve"> מטמא, במשא מיהא מטמא, </w:t>
      </w:r>
    </w:p>
    <w:p>
      <w:pPr>
        <w:pStyle w:val="38"/>
        <w:rPr>
          <w:ins w:id="100412" w:author="מנוע מכני" w:date="2026-10-11T12:04:39Z"/>
        </w:rPr>
      </w:pPr>
      <w:r w:rsidRPr="00B078C3">
        <w:t xml:space="preserve">אביי</w:t>
      </w:r>
      <w:del w:id="101750"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41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בלוע הוי, </w:t>
      </w:r>
      <w:r w:rsidRPr="00B078C3">
        <w:rPr>
          <w:rStyle w:val="2fb"/>
          <w:rFonts w:ascii="FontbitDavid" w:hAnsi="FontbitDavid"/>
          <w:sz w:val="24"/>
          <w:rtl/>
        </w:rPr>
        <w:t xml:space="preserve">ורבא</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בית הסתרים הוי.</w:t>
      </w:r>
    </w:p>
    <w:p>
      <w:pPr>
        <w:pStyle w:val="38"/>
        <w:rPr>
          <w:ins w:id="100414" w:author="מנוע מכני" w:date="2026-10-11T12:04:39Z"/>
        </w:rPr>
      </w:pPr>
      <w:r w:rsidRPr="00B078C3">
        <w:t xml:space="preserve">אביי:</w:t>
      </w:r>
    </w:p>
    <w:p w:rsidR="00E403F0" w:rsidRDefault="00E403F0" w:rsidP="00E403F0">
      <w:pPr>
        <w:rPr>
          <w:rFonts w:ascii="FontbitDavid" w:hAnsi="FontbitDavid"/>
          <w:sz w:val="24"/>
          <w:rtl/>
        </w:rPr>
      </w:pPr>
      <w:del w:id="1004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מדתניא, יכול תהא נבלת בהמה מטמאה בגדים אבית הבליעה - </w:t>
      </w:r>
      <w:r w:rsidRPr="00B078C3">
        <w:rPr>
          <w:rFonts w:ascii="FontbitDavid" w:hAnsi="FontbitDavid"/>
          <w:sz w:val="24"/>
          <w:rtl/>
        </w:rPr>
        <w:t xml:space="preserve">ת"ל</w:t>
      </w:r>
      <w:r>
        <w:rPr>
          <w:rFonts w:ascii="FontbitDavid" w:hAnsi="FontbitDavid"/>
          <w:sz w:val="24"/>
          <w:rtl/>
        </w:rPr>
        <w:t xml:space="preserve"> </w:t>
      </w:r>
      <w:r>
        <w:rPr>
          <w:rStyle w:val="afffff0"/>
          <w:rFonts w:ascii="FontbitDavid" w:hAnsi="FontbitDavid"/>
          <w:sz w:val="24"/>
          <w:rtl/>
          <w:rPrChange w:id="9035" w:author="מנוע פסוקים" w:date="2026-10-11T09:23:42Z">
            <w:rPr>
              <w:rFonts w:ascii="FontbitDavid" w:hAnsi="FontbitDavid"/>
              <w:sz w:val="24"/>
              <w:rtl/>
            </w:rPr>
          </w:rPrChange>
        </w:rPr>
        <w:t xml:space="preserve">נבלה וטרפה </w:t>
      </w:r>
      <w:r>
        <w:rPr>
          <w:rStyle w:val="afffff0"/>
          <w:rFonts w:ascii="FontbitDavid" w:hAnsi="FontbitDavid"/>
          <w:sz w:val="24"/>
          <w:rtl/>
          <w:rPrChange w:id="9036" w:author="מנוע פסוקים" w:date="2026-10-11T09:23:42Z">
            <w:rPr>
              <w:rFonts w:ascii="FontbitDavid" w:hAnsi="FontbitDavid"/>
              <w:sz w:val="24"/>
              <w:rtl/>
            </w:rPr>
          </w:rPrChange>
        </w:rPr>
        <w:t xml:space="preserve">לא</w:t>
      </w:r>
      <w:r>
        <w:rPr>
          <w:rStyle w:val="afffff0"/>
          <w:rFonts w:ascii="FontbitDavid" w:hAnsi="FontbitDavid"/>
          <w:sz w:val="24"/>
          <w:rtl/>
          <w:rPrChange w:id="9037" w:author="מנוע פסוקים" w:date="2026-10-11T09:23:42Z">
            <w:rPr>
              <w:rFonts w:ascii="FontbitDavid" w:hAnsi="FontbitDavid"/>
              <w:sz w:val="24"/>
              <w:rtl/>
            </w:rPr>
          </w:rPrChange>
        </w:rPr>
        <w:t xml:space="preserve"> </w:t>
      </w:r>
      <w:r>
        <w:rPr>
          <w:rStyle w:val="afffff0"/>
          <w:rFonts w:ascii="FontbitDavid" w:hAnsi="FontbitDavid"/>
          <w:spacing w:val="-2"/>
          <w:sz w:val="24"/>
          <w:rtl/>
          <w:rPrChange w:id="9038" w:author="מנוע פסוקים" w:date="2026-10-11T09:23:42Z">
            <w:rPr>
              <w:rFonts w:ascii="FontbitDavid" w:hAnsi="FontbitDavid"/>
              <w:spacing w:val="-2"/>
              <w:sz w:val="24"/>
              <w:rtl/>
            </w:rPr>
          </w:rPrChange>
        </w:rPr>
        <w:t xml:space="preserve">יאכל לטמאה בה</w:t>
      </w:r>
      <w:r>
        <w:rPr>
          <w:rFonts w:ascii="FontbitDavid" w:hAnsi="FontbitDavid"/>
          <w:spacing w:val="-2"/>
          <w:sz w:val="24"/>
          <w:rtl/>
        </w:rPr>
        <w:t xml:space="preserve"> - מי שאין לה טומאה אלא אכילתה, יצתה זו שטמאה קודם שיאכלנה, </w:t>
      </w:r>
    </w:p>
    <w:p>
      <w:pPr>
        <w:pStyle w:val="38"/>
        <w:rPr>
          <w:ins w:id="100416" w:author="מנוע מכני" w:date="2026-10-11T12:04:39Z"/>
        </w:rPr>
      </w:pPr>
      <w:r>
        <w:t xml:space="preserve">ואין לומר</w:t>
      </w:r>
    </w:p>
    <w:p w:rsidR="00E403F0" w:rsidRPr="00B078C3" w:rsidRDefault="00E403F0" w:rsidP="00E403F0">
      <w:pPr>
        <w:rPr>
          <w:rFonts w:ascii="FontbitDavid" w:hAnsi="FontbitDavid"/>
          <w:sz w:val="24"/>
          <w:rtl/>
        </w:rPr>
      </w:pPr>
      <w:del w:id="100417"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ק"ו</w:t>
      </w:r>
      <w:r w:rsidRPr="00B078C3">
        <w:rPr>
          <w:rFonts w:ascii="FontbitDavid" w:hAnsi="FontbitDavid"/>
          <w:sz w:val="24"/>
          <w:rtl/>
        </w:rPr>
        <w:t xml:space="preserve"> מנבלת עוף טהור: שאין לה טומאה בחוץ יש לה טומאה בפנים, זו שיש לה טומאה בחוץ - אינו דין שיש לה טומאה בפנים? </w:t>
      </w:r>
      <w:r>
        <w:rPr>
          <w:rFonts w:ascii="FontbitDavid" w:hAnsi="FontbitDavid" w:hint="cs"/>
          <w:sz w:val="24"/>
          <w:rtl/>
        </w:rPr>
        <w:t>ד</w:t>
      </w:r>
      <w:r w:rsidRPr="00B078C3">
        <w:rPr>
          <w:rFonts w:ascii="FontbitDavid" w:hAnsi="FontbitDavid"/>
          <w:sz w:val="24"/>
          <w:rtl/>
        </w:rPr>
        <w:t>אמר קרא בה - בה ולא באחרת.</w:t>
      </w:r>
    </w:p>
    <w:p>
      <w:pPr>
        <w:pStyle w:val="38"/>
        <w:rPr>
          <w:ins w:id="100418" w:author="מנוע מכני" w:date="2026-10-11T12:04:39Z"/>
        </w:rPr>
      </w:pPr>
      <w:r>
        <w:t xml:space="preserve">והך</w:t>
      </w:r>
    </w:p>
    <w:p w:rsidR="00E403F0" w:rsidRPr="00B078C3" w:rsidRDefault="00E403F0" w:rsidP="00E403F0">
      <w:pPr>
        <w:rPr>
          <w:rFonts w:ascii="FontbitDavid" w:hAnsi="FontbitDavid"/>
          <w:sz w:val="24"/>
          <w:rtl/>
        </w:rPr>
      </w:pPr>
      <w:del w:id="100419" w:author="מנוע מכני" w:date="2026-10-11T12:04:39Z">
        <w:r>
          <w:rPr>
            <w:rFonts w:ascii="FontbitDavid" w:hAnsi="FontbitDavid" w:hint="cs"/>
            <w:sz w:val="24"/>
            <w:rtl/>
          </w:rPr>
          <w:delText xml:space="preserve"> </w:delText>
        </w:r>
      </w:del>
      <w:r>
        <w:rPr>
          <w:rFonts w:ascii="FontbitDavid" w:hAnsi="FontbitDavid" w:hint="cs"/>
          <w:sz w:val="24"/>
          <w:rtl/>
        </w:rPr>
        <w:t xml:space="preserve">'</w:t>
      </w:r>
      <w:ins w:id="90515" w:author="Claude - סמנטי" w:date="2026-10-11T12:19:29Z">
        <w:r>
          <w:rPr>
            <w:rStyle w:val="afffff0"/>
            <w:rFonts w:ascii="FontbitDavid" w:hAnsi="FontbitDavid"/>
            <w:sz w:val="24"/>
            <w:rtl/>
          </w:rPr>
          <w:t xml:space="preserve">וְהָאוֹכֵל</w:t>
        </w:r>
      </w:ins>
      <w:del w:id="90516" w:author="Claude - סמנטי" w:date="2026-10-11T12:19:29Z">
        <w:r w:rsidRPr="00B078C3">
          <w:rPr>
            <w:rFonts w:ascii="FontbitDavid" w:hAnsi="FontbitDavid"/>
            <w:sz w:val="24"/>
            <w:rtl/>
          </w:rPr>
          <w:delText xml:space="preserve">והאוכל</w:delText>
        </w:r>
      </w:del>
      <w:r>
        <w:rPr>
          <w:rFonts w:ascii="FontbitDavid" w:hAnsi="FontbitDavid" w:hint="cs"/>
          <w:sz w:val="24"/>
          <w:rtl/>
        </w:rPr>
        <w:t xml:space="preserve">' - </w:t>
      </w:r>
      <w:r w:rsidRPr="00B078C3">
        <w:rPr>
          <w:rFonts w:ascii="FontbitDavid" w:hAnsi="FontbitDavid"/>
          <w:sz w:val="24"/>
          <w:rtl/>
        </w:rPr>
        <w:t>ליתן שיעור לנוגע ולנושא כאוכל, מה אוכל - בכזית, אף נוגע ונושא - בכזית.</w:t>
      </w:r>
    </w:p>
    <w:p>
      <w:pPr>
        <w:pStyle w:val="afffff8"/>
        <w:rPr>
          <w:ins w:id="90323" w:author="קלוד" w:date="2026-10-11T12:23:38Z"/>
        </w:rPr>
      </w:pPr>
      <w:ins w:id="90324" w:author="קלוד" w:date="2026-10-11T12:23:38Z">
        <w:r>
          <w:rPr>
            <w:color w:val="7B3F00"/>
          </w:rPr>
          <w:t xml:space="preserve">שרץ בקומטו טהור, ונבלה בקומטו טמא</w:t>
        </w:r>
      </w:ins>
    </w:p>
    <w:p>
      <w:pPr>
        <w:pStyle w:val="38"/>
        <w:rPr>
          <w:ins w:id="100420" w:author="מנוע מכני" w:date="2026-10-11T12:04:39Z"/>
        </w:rPr>
      </w:pPr>
      <w:del w:id="101751" w:author="מנוע מכני" w:date="2026-10-11T12:04:39Z">
        <w:r>
          <w:delText xml:space="preserve">א</w:delText>
        </w:r>
        <w:r>
          <w:delText xml:space="preserve">מר </w:delText>
        </w:r>
      </w:del>
      <w:r>
        <w:t xml:space="preserve">רב</w:t>
      </w:r>
      <w:r w:rsidRPr="00B078C3">
        <w:t xml:space="preserve">א:</w:t>
      </w:r>
    </w:p>
    <w:p w:rsidR="00E403F0" w:rsidRPr="00B078C3" w:rsidRDefault="00E403F0" w:rsidP="00E403F0">
      <w:pPr>
        <w:rPr>
          <w:rFonts w:ascii="FontbitDavid" w:hAnsi="FontbitDavid"/>
          <w:sz w:val="24"/>
          <w:rtl/>
        </w:rPr>
      </w:pPr>
      <w:del w:id="1004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שרץ בקומטו - טהור, נבלה בקומטו - טמא.</w:t>
      </w:r>
    </w:p>
    <w:p w:rsidR="00E403F0" w:rsidRPr="00B078C3" w:rsidRDefault="00E403F0" w:rsidP="00E403F0">
      <w:pPr>
        <w:rPr>
          <w:rFonts w:ascii="FontbitDavid" w:hAnsi="FontbitDavid"/>
          <w:sz w:val="24"/>
          <w:rtl/>
        </w:rPr>
      </w:pPr>
      <w:r w:rsidRPr="00B078C3">
        <w:rPr>
          <w:rFonts w:ascii="FontbitDavid" w:hAnsi="FontbitDavid"/>
          <w:sz w:val="24"/>
          <w:rtl/>
        </w:rPr>
        <w:t xml:space="preserve">שרץ בקומטו טהור - שרץ בנגיעה הוא דמטמא, ובית הסתרים </w:t>
      </w:r>
      <w:ins w:id="94151" w:author="מנוע מכני" w:date="2026-10-11T12:04:39Z">
        <w:r>
          <w:rPr>
            <w:rFonts w:ascii="FontbitDavid" w:hAnsi="FontbitDavid"/>
            <w:sz w:val="24"/>
            <w:rtl/>
          </w:rPr>
          <w:t xml:space="preserve">לא</w:t>
        </w:r>
      </w:ins>
      <w:del w:id="94152"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בר מגע הוא.</w:t>
      </w:r>
    </w:p>
    <w:p w:rsidR="00E403F0" w:rsidRPr="00B078C3" w:rsidRDefault="00E403F0" w:rsidP="00E403F0">
      <w:pPr>
        <w:rPr>
          <w:rFonts w:ascii="FontbitDavid" w:hAnsi="FontbitDavid"/>
          <w:sz w:val="24"/>
          <w:rtl/>
        </w:rPr>
      </w:pPr>
      <w:r w:rsidRPr="00B078C3">
        <w:rPr>
          <w:rFonts w:ascii="FontbitDavid" w:hAnsi="FontbitDavid"/>
          <w:sz w:val="24"/>
          <w:rtl/>
        </w:rPr>
        <w:t xml:space="preserve">נבלה בקומטו - טמא, נהי דבמגע </w:t>
      </w:r>
      <w:r w:rsidRPr="00B078C3">
        <w:rPr>
          <w:rFonts w:ascii="FontbitDavid" w:hAnsi="FontbitDavid"/>
          <w:sz w:val="24"/>
          <w:rtl/>
        </w:rPr>
        <w:t xml:space="preserve">לא</w:t>
      </w:r>
      <w:r w:rsidRPr="00B078C3">
        <w:rPr>
          <w:rFonts w:ascii="FontbitDavid" w:hAnsi="FontbitDavid"/>
          <w:sz w:val="24"/>
          <w:rtl/>
        </w:rPr>
        <w:t xml:space="preserve"> מטמא - במשא מיהא מטמא.</w:t>
      </w:r>
    </w:p>
    <w:p w:rsidR="00E403F0" w:rsidRPr="00B078C3" w:rsidRDefault="00E403F0" w:rsidP="00E403F0">
      <w:pPr>
        <w:rPr>
          <w:rFonts w:ascii="FontbitDavid" w:hAnsi="FontbitDavid"/>
          <w:sz w:val="24"/>
          <w:rtl/>
        </w:rPr>
      </w:pPr>
      <w:r w:rsidRPr="00B078C3">
        <w:rPr>
          <w:rFonts w:ascii="FontbitDavid" w:hAnsi="FontbitDavid"/>
          <w:sz w:val="24"/>
          <w:rtl/>
        </w:rPr>
        <w:t>שרץ בקומטו, והכניסו לאויר התנור - טמא.</w:t>
      </w:r>
    </w:p>
    <w:p w:rsidR="00E403F0" w:rsidRDefault="00E403F0" w:rsidP="00E403F0">
      <w:pPr>
        <w:rPr>
          <w:rFonts w:ascii="FontbitDavid" w:hAnsi="FontbitDavid"/>
          <w:sz w:val="24"/>
          <w:rtl/>
        </w:rPr>
      </w:pPr>
      <w:r w:rsidRPr="00B078C3">
        <w:rPr>
          <w:rFonts w:ascii="FontbitDavid" w:hAnsi="FontbitDavid"/>
          <w:sz w:val="24"/>
          <w:rtl/>
        </w:rPr>
        <w:t xml:space="preserve">פשיטא! מהו </w:t>
      </w:r>
      <w:ins w:id="98015" w:author="מנוע מכני" w:date="2026-10-11T12:04:39Z">
        <w:r>
          <w:rPr>
            <w:rFonts w:ascii="FontbitDavid" w:hAnsi="FontbitDavid"/>
            <w:sz w:val="24"/>
            <w:rtl/>
          </w:rPr>
          <w:t xml:space="preserve">דתאמר</w:t>
        </w:r>
      </w:ins>
      <w:del w:id="98016" w:author="מנוע מכני" w:date="2026-10-11T12:04:39Z">
        <w:r w:rsidRPr="00B078C3">
          <w:rPr>
            <w:rFonts w:ascii="FontbitDavid" w:hAnsi="FontbitDavid"/>
            <w:sz w:val="24"/>
            <w:rtl/>
          </w:rPr>
          <w:delText xml:space="preserve">דתימא</w:delText>
        </w:r>
      </w:del>
      <w:r w:rsidRPr="00B078C3">
        <w:rPr>
          <w:rFonts w:ascii="FontbitDavid" w:hAnsi="FontbitDavid"/>
          <w:sz w:val="24"/>
          <w:rtl/>
        </w:rPr>
        <w:t xml:space="preserve">: </w:t>
      </w:r>
      <w:r>
        <w:rPr>
          <w:rFonts w:ascii="FontbitDavid" w:hAnsi="FontbitDavid" w:hint="cs"/>
          <w:sz w:val="24"/>
          <w:rtl/>
        </w:rPr>
        <w:t>'</w:t>
      </w:r>
      <w:ins w:id="90517" w:author="Claude - סמנטי" w:date="2026-10-11T12:19:29Z">
        <w:r>
          <w:rPr>
            <w:rStyle w:val="afffff0"/>
            <w:rFonts w:ascii="FontbitDavid" w:hAnsi="FontbitDavid"/>
            <w:sz w:val="24"/>
            <w:rtl/>
          </w:rPr>
          <w:t xml:space="preserve">תּוֹכוֹ</w:t>
        </w:r>
      </w:ins>
      <w:del w:id="90518" w:author="Claude - סמנטי" w:date="2026-10-11T12:19:29Z">
        <w:r w:rsidRPr="00B078C3">
          <w:rPr>
            <w:rFonts w:ascii="FontbitDavid" w:hAnsi="FontbitDavid"/>
            <w:sz w:val="24"/>
            <w:rtl/>
          </w:rPr>
          <w:delText xml:space="preserve">תוכו</w:delText>
        </w:r>
      </w:del>
      <w:r>
        <w:rPr>
          <w:rFonts w:ascii="FontbitDavid" w:hAnsi="FontbitDavid" w:hint="cs"/>
          <w:sz w:val="24"/>
          <w:rtl/>
        </w:rPr>
        <w:t>'</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5781" w:author="מנוע מכני" w:date="2026-10-11T12:04:39Z">
        <w:r>
          <w:rPr>
            <w:rFonts w:ascii="FontbitDavid" w:hAnsi="FontbitDavid"/>
            <w:sz w:val="24"/>
            <w:rtl/>
          </w:rPr>
          <w:t xml:space="preserve">התורה</w:t>
        </w:r>
      </w:ins>
      <w:del w:id="9578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ולא תוך תוכו, </w:t>
      </w:r>
      <w:r w:rsidRPr="00B078C3">
        <w:rPr>
          <w:rFonts w:ascii="FontbitDavid" w:hAnsi="FontbitDavid"/>
          <w:sz w:val="24"/>
          <w:rtl/>
        </w:rPr>
        <w:t xml:space="preserve">קמ"ל</w:t>
      </w:r>
      <w:r w:rsidRPr="00B078C3">
        <w:rPr>
          <w:rFonts w:ascii="FontbitDavid" w:hAnsi="FontbitDavid"/>
          <w:sz w:val="24"/>
          <w:rtl/>
        </w:rPr>
        <w:t xml:space="preserve">.</w:t>
      </w:r>
    </w:p>
    <w:p w:rsidR="00E403F0" w:rsidRPr="00B078C3" w:rsidRDefault="00E403F0" w:rsidP="00E403F0">
      <w:pPr>
        <w:pStyle w:val="afff3"/>
        <w:framePr w:wrap="around"/>
        <w:rPr>
          <w:rtl/>
        </w:rPr>
      </w:pPr>
      <w:r>
        <w:rPr>
          <w:rFonts w:hint="cs"/>
          <w:rtl/>
        </w:rPr>
        <w:t>מג.</w:t>
      </w:r>
    </w:p>
    <w:p w:rsidR="00E403F0" w:rsidRDefault="00E403F0" w:rsidP="00E403F0">
      <w:pPr>
        <w:rPr>
          <w:rFonts w:ascii="FontbitDavid" w:hAnsi="FontbitDavid"/>
          <w:sz w:val="24"/>
          <w:rtl/>
        </w:rPr>
      </w:pPr>
    </w:p>
    <w:p>
      <w:pPr>
        <w:pStyle w:val="afffff8"/>
        <w:rPr>
          <w:ins w:id="90321" w:author="קלוד" w:date="2026-10-11T12:23:38Z"/>
        </w:rPr>
      </w:pPr>
      <w:ins w:id="90322" w:author="קלוד" w:date="2026-10-11T12:23:38Z">
        <w:r>
          <w:rPr>
            <w:color w:val="7B3F00"/>
          </w:rPr>
          <w:t xml:space="preserve">קנה בקומטו - היסט הזב בקומטו של זב או של טהור</w:t>
        </w:r>
      </w:ins>
    </w:p>
    <w:p>
      <w:pPr>
        <w:pStyle w:val="38"/>
        <w:rPr>
          <w:ins w:id="100422" w:author="מנוע מכני" w:date="2026-10-11T12:04:39Z"/>
        </w:rPr>
      </w:pPr>
      <w:del w:id="101752" w:author="מנוע מכני" w:date="2026-10-11T12:04:39Z">
        <w:r w:rsidRPr="00B078C3">
          <w:delText xml:space="preserve">אמר </w:delText>
        </w:r>
      </w:del>
      <w:r w:rsidRPr="00B078C3">
        <w:t xml:space="preserve">ר"ל:</w:t>
      </w:r>
    </w:p>
    <w:p w:rsidR="00E403F0" w:rsidRPr="00B078C3" w:rsidRDefault="00E403F0" w:rsidP="00E403F0">
      <w:pPr>
        <w:rPr>
          <w:rFonts w:ascii="FontbitDavid" w:hAnsi="FontbitDavid"/>
          <w:sz w:val="24"/>
          <w:rtl/>
        </w:rPr>
      </w:pPr>
      <w:del w:id="100423" w:author="מנוע מכני" w:date="2026-10-11T12:04:39Z">
        <w:r w:rsidRPr="00B078C3">
          <w:rPr>
            <w:rFonts w:ascii="FontbitDavid" w:hAnsi="FontbitDavid"/>
            <w:sz w:val="24"/>
            <w:rtl/>
          </w:rPr>
          <w:delText xml:space="preserve"> </w:delText>
        </w:r>
      </w:del>
      <w:r>
        <w:rPr>
          <w:rFonts w:ascii="FontbitDavid" w:hAnsi="FontbitDavid"/>
          <w:sz w:val="24"/>
          <w:rtl/>
        </w:rPr>
        <w:tab/>
      </w:r>
      <w:r w:rsidRPr="00B078C3">
        <w:rPr>
          <w:rFonts w:ascii="FontbitDavid" w:hAnsi="FontbitDavid"/>
          <w:sz w:val="24"/>
          <w:rtl/>
        </w:rPr>
        <w:t>קנה בקומטו של זב, והסיט בו את הטהור - טהור.</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קנה בקומטו של טהור, והסיט בו את הזב - טמא.</w:t>
      </w:r>
    </w:p>
    <w:p w:rsidR="00E403F0" w:rsidRDefault="00E403F0" w:rsidP="00E403F0">
      <w:pPr>
        <w:rPr>
          <w:rFonts w:ascii="FontbitDavid" w:hAnsi="FontbitDavid"/>
          <w:sz w:val="24"/>
          <w:rtl/>
        </w:rPr>
      </w:pPr>
      <w:r>
        <w:rPr>
          <w:rFonts w:ascii="FontbitDavid" w:hAnsi="FontbitDavid" w:hint="cs"/>
          <w:sz w:val="24"/>
          <w:rtl/>
        </w:rPr>
        <w:t>ד'</w:t>
      </w:r>
      <w:ins w:id="90519" w:author="Claude - סמנטי" w:date="2026-10-11T12:19:29Z">
        <w:r>
          <w:rPr>
            <w:rStyle w:val="afffff0"/>
            <w:rFonts w:ascii="FontbitDavid" w:hAnsi="FontbitDavid"/>
            <w:sz w:val="24"/>
            <w:rtl/>
          </w:rPr>
          <w:t xml:space="preserve">וְכֹל אֲשֶׁר יִגַּע בּוֹ הַזָּב וְיָדָיו לֹא שָׁטַף בַּמָּיִם</w:t>
        </w:r>
      </w:ins>
      <w:del w:id="90520" w:author="Claude - סמנטי" w:date="2026-10-11T12:19:29Z">
        <w:r w:rsidRPr="00B078C3">
          <w:rPr>
            <w:rFonts w:ascii="FontbitDavid" w:hAnsi="FontbitDavid"/>
            <w:sz w:val="24"/>
            <w:rtl/>
          </w:rPr>
          <w:delText xml:space="preserve">וכל אשר יגע בו הזב וידיו </w:delText>
        </w:r>
        <w:r w:rsidRPr="00B078C3">
          <w:rPr>
            <w:rFonts w:ascii="FontbitDavid" w:hAnsi="FontbitDavid"/>
            <w:sz w:val="24"/>
            <w:rtl/>
          </w:rPr>
          <w:delText xml:space="preserve">לא</w:delText>
        </w:r>
        <w:r w:rsidRPr="00B078C3">
          <w:rPr>
            <w:rFonts w:ascii="FontbitDavid" w:hAnsi="FontbitDavid"/>
            <w:sz w:val="24"/>
            <w:rtl/>
          </w:rPr>
          <w:delText xml:space="preserve"> שטף במים</w:delText>
        </w:r>
      </w:del>
      <w:r>
        <w:rPr>
          <w:rFonts w:ascii="FontbitDavid" w:hAnsi="FontbitDavid" w:hint="cs"/>
          <w:sz w:val="24"/>
          <w:rtl/>
        </w:rPr>
        <w:t>'</w:t>
      </w:r>
      <w:r w:rsidRPr="00B078C3">
        <w:rPr>
          <w:rFonts w:ascii="FontbitDavid" w:hAnsi="FontbitDavid"/>
          <w:sz w:val="24"/>
          <w:rtl/>
        </w:rPr>
        <w:t xml:space="preserve"> - זהו הסיטו של זב, שלא מצינו לו טומאה בכל התורה כולה, ואפקיה </w:t>
      </w:r>
      <w:ins w:id="95783" w:author="מנוע מכני" w:date="2026-10-11T12:04:39Z">
        <w:r>
          <w:rPr>
            <w:rFonts w:ascii="FontbitDavid" w:hAnsi="FontbitDavid"/>
            <w:sz w:val="24"/>
            <w:rtl/>
          </w:rPr>
          <w:t xml:space="preserve">התורה</w:t>
        </w:r>
      </w:ins>
      <w:del w:id="95784"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בלשון נגיעה, </w:t>
      </w:r>
    </w:p>
    <w:p w:rsidR="00E403F0" w:rsidRPr="00B078C3" w:rsidRDefault="00E403F0" w:rsidP="00E403F0">
      <w:pPr>
        <w:rPr>
          <w:rFonts w:ascii="FontbitDavid" w:hAnsi="FontbitDavid"/>
          <w:sz w:val="24"/>
          <w:rtl/>
        </w:rPr>
      </w:pPr>
      <w:ins w:id="90211" w:author="Claude - סמנטי" w:date="2026-10-11T12:19:29Z">
        <w:r>
          <w:rPr>
            <w:rFonts w:ascii="FontbitDavid" w:hAnsi="FontbitDavid"/>
            <w:sz w:val="24"/>
            <w:rtl/>
          </w:rPr>
          <w:t xml:space="preserve">לומר</w:t>
        </w:r>
      </w:ins>
      <w:del w:id="90212" w:author="Claude - סמנטי" w:date="2026-10-11T12:19:29Z">
        <w:r w:rsidRPr="00B078C3">
          <w:rPr>
            <w:rFonts w:ascii="FontbitDavid" w:hAnsi="FontbitDavid"/>
            <w:sz w:val="24"/>
            <w:rtl/>
          </w:rPr>
          <w:delText xml:space="preserve">למימרא</w:delText>
        </w:r>
      </w:del>
      <w:r w:rsidRPr="00B078C3">
        <w:rPr>
          <w:rFonts w:ascii="FontbitDavid" w:hAnsi="FontbitDavid"/>
          <w:sz w:val="24"/>
          <w:rtl/>
        </w:rPr>
        <w:t xml:space="preserve"> דהיסט ונגיעה כידיו מה </w:t>
      </w:r>
      <w:ins w:id="94153" w:author="מנוע מכני" w:date="2026-10-11T12:04:39Z">
        <w:r>
          <w:rPr>
            <w:rFonts w:ascii="FontbitDavid" w:hAnsi="FontbitDavid"/>
            <w:sz w:val="24"/>
            <w:rtl/>
          </w:rPr>
          <w:t xml:space="preserve">שם</w:t>
        </w:r>
      </w:ins>
      <w:del w:id="94154"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מאבראי, אף </w:t>
      </w:r>
      <w:ins w:id="94155" w:author="מנוע מכני" w:date="2026-10-11T12:04:39Z">
        <w:r>
          <w:rPr>
            <w:rFonts w:ascii="FontbitDavid" w:hAnsi="FontbitDavid"/>
            <w:sz w:val="24"/>
            <w:rtl/>
          </w:rPr>
          <w:t xml:space="preserve">כאן</w:t>
        </w:r>
      </w:ins>
      <w:del w:id="94156"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 מאבראי.</w:t>
      </w:r>
    </w:p>
    <w:p w:rsidR="00E403F0" w:rsidRPr="00B078C3" w:rsidRDefault="00E403F0" w:rsidP="00E403F0">
      <w:pPr>
        <w:jc w:val="center"/>
        <w:rPr>
          <w:del w:id="90094" w:author="מנוע עיצוב" w:date="2026-10-11T12:09:26Z"/>
          <w:rFonts w:ascii="FontbitDavid" w:hAnsi="FontbitDavid"/>
          <w:sz w:val="24"/>
          <w:rtl/>
        </w:rPr>
      </w:pPr>
      <w:del w:id="9009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0" w:author="קלוד" w:date="2026-10-11T09:07:21Z">
          <w:pPr>
            <w:pStyle w:val="affff1"/>
            <w:rPr>
              <w:rtl/>
            </w:rPr>
          </w:pPr>
        </w:pPrChange>
      </w:pPr>
      <w:ins w:id="9846" w:author="מספור קטעי משנה" w:date="2026-10-11T09:25:19Z">
        <w:r>
          <w:rPr>
            <w:rStyle w:val="MisparKeta"/>
          </w:rPr>
          <w:t xml:space="preserve">ב. </w:t>
        </w:r>
      </w:ins>
      <w:r w:rsidRPr="00B078C3">
        <w:rPr>
          <w:rtl/>
        </w:rPr>
        <w:t>אבל הזב ובעל קרי אינן מטמאין וכו'.</w:t>
      </w:r>
    </w:p>
    <w:p w:rsidR="00E403F0" w:rsidRPr="00B078C3" w:rsidRDefault="00E403F0" w:rsidP="00E403F0">
      <w:pPr>
        <w:rPr>
          <w:rFonts w:ascii="FontbitDavid" w:hAnsi="FontbitDavid"/>
          <w:sz w:val="24"/>
          <w:rtl/>
        </w:rPr>
      </w:pPr>
      <w:r>
        <w:rPr>
          <w:rFonts w:ascii="FontbitDavid" w:hAnsi="FontbitDavid" w:hint="cs"/>
          <w:sz w:val="24"/>
          <w:rtl/>
        </w:rPr>
        <w:t>'</w:t>
      </w:r>
      <w:ins w:id="90523" w:author="Claude - סמנטי" w:date="2026-10-11T12:19:29Z">
        <w:r>
          <w:rPr>
            <w:rStyle w:val="afffff0"/>
            <w:rFonts w:ascii="FontbitDavid" w:hAnsi="FontbitDavid"/>
            <w:sz w:val="24"/>
            <w:rtl/>
          </w:rPr>
          <w:t xml:space="preserve">זָב</w:t>
        </w:r>
      </w:ins>
      <w:del w:id="90524" w:author="Claude - סמנטי" w:date="2026-10-11T12:19:29Z">
        <w:r w:rsidRPr="00B078C3">
          <w:rPr>
            <w:rFonts w:ascii="FontbitDavid" w:hAnsi="FontbitDavid"/>
            <w:sz w:val="24"/>
            <w:rtl/>
          </w:rPr>
          <w:delText xml:space="preserve">זב</w:delText>
        </w:r>
      </w:del>
      <w:r>
        <w:rPr>
          <w:rFonts w:ascii="FontbitDavid" w:hAnsi="FontbitDavid" w:hint="cs"/>
          <w:sz w:val="24"/>
          <w:rtl/>
        </w:rPr>
        <w:t>'</w:t>
      </w:r>
      <w:r w:rsidRPr="00B078C3">
        <w:rPr>
          <w:rFonts w:ascii="FontbitDavid" w:hAnsi="FontbitDavid"/>
          <w:sz w:val="24"/>
          <w:rtl/>
        </w:rPr>
        <w:t xml:space="preserve"> ד</w:t>
      </w:r>
      <w:r>
        <w:rPr>
          <w:rFonts w:ascii="FontbitDavid" w:hAnsi="FontbitDavid" w:hint="cs"/>
          <w:sz w:val="24"/>
          <w:rtl/>
        </w:rPr>
        <w:t>'</w:t>
      </w:r>
      <w:ins w:id="90521" w:author="Claude - סמנטי" w:date="2026-10-11T12:19:29Z">
        <w:r>
          <w:rPr>
            <w:rStyle w:val="afffff0"/>
            <w:rFonts w:ascii="FontbitDavid" w:hAnsi="FontbitDavid"/>
            <w:sz w:val="24"/>
            <w:rtl/>
          </w:rPr>
          <w:t xml:space="preserve">כִּי יִהְיֶה זָב מִבְּשָׂרוֹ</w:t>
        </w:r>
      </w:ins>
      <w:del w:id="90522" w:author="Claude - סמנטי" w:date="2026-10-11T12:19:29Z">
        <w:r w:rsidRPr="00B078C3">
          <w:rPr>
            <w:rFonts w:ascii="FontbitDavid" w:hAnsi="FontbitDavid"/>
            <w:sz w:val="24"/>
            <w:rtl/>
          </w:rPr>
          <w:delText xml:space="preserve">כי יהיה זב מבשרו</w:delText>
        </w:r>
      </w:del>
      <w:r>
        <w:rPr>
          <w:rFonts w:ascii="FontbitDavid" w:hAnsi="FontbitDavid" w:hint="cs"/>
          <w:sz w:val="24"/>
          <w:rtl/>
        </w:rPr>
        <w:t>'</w:t>
      </w:r>
      <w:r w:rsidRPr="00B078C3">
        <w:rPr>
          <w:rFonts w:ascii="FontbitDavid" w:hAnsi="FontbitDavid"/>
          <w:sz w:val="24"/>
          <w:rtl/>
        </w:rPr>
        <w:t xml:space="preserve"> - עד שיצא זובו מבשרו.</w:t>
      </w:r>
    </w:p>
    <w:p w:rsidR="00E403F0" w:rsidRPr="00B078C3" w:rsidRDefault="00E403F0" w:rsidP="00E403F0">
      <w:pPr>
        <w:rPr>
          <w:rFonts w:ascii="FontbitDavid" w:hAnsi="FontbitDavid"/>
          <w:sz w:val="24"/>
          <w:rtl/>
        </w:rPr>
      </w:pPr>
      <w:r w:rsidRPr="00B078C3">
        <w:rPr>
          <w:rFonts w:ascii="FontbitDavid" w:hAnsi="FontbitDavid"/>
          <w:sz w:val="24"/>
          <w:rtl/>
        </w:rPr>
        <w:t xml:space="preserve">בעל קרי </w:t>
      </w:r>
      <w:r>
        <w:rPr>
          <w:rFonts w:ascii="FontbitDavid" w:hAnsi="FontbitDavid"/>
          <w:sz w:val="24"/>
          <w:rtl/>
        </w:rPr>
        <w:t>– ד</w:t>
      </w:r>
      <w:r>
        <w:rPr>
          <w:rFonts w:ascii="FontbitDavid" w:hAnsi="FontbitDavid" w:hint="cs"/>
          <w:sz w:val="24"/>
          <w:rtl/>
        </w:rPr>
        <w:t>'</w:t>
      </w:r>
      <w:ins w:id="90525" w:author="Claude - סמנטי" w:date="2026-10-11T12:19:29Z">
        <w:r>
          <w:rPr>
            <w:rStyle w:val="afffff0"/>
            <w:rFonts w:ascii="FontbitDavid" w:hAnsi="FontbitDavid"/>
            <w:sz w:val="24"/>
            <w:rtl/>
          </w:rPr>
          <w:t xml:space="preserve">וְאִישׁ כִּי תֵצֵא מִמֶּנּוּ שִׁכְבַת זֶרַע</w:t>
        </w:r>
      </w:ins>
      <w:del w:id="90526" w:author="Claude - סמנטי" w:date="2026-10-11T12:19:29Z">
        <w:r w:rsidRPr="00B078C3">
          <w:rPr>
            <w:rFonts w:ascii="FontbitDavid" w:hAnsi="FontbitDavid"/>
            <w:sz w:val="24"/>
            <w:rtl/>
          </w:rPr>
          <w:delText xml:space="preserve">ואיש כי תצא ממנו שכבת זרע</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jc w:val="center"/>
        <w:rPr>
          <w:del w:id="90096" w:author="מנוע עיצוב" w:date="2026-10-11T12:09:26Z"/>
          <w:rFonts w:ascii="FontbitDavid" w:hAnsi="FontbitDavid"/>
          <w:sz w:val="24"/>
          <w:rtl/>
        </w:rPr>
      </w:pPr>
      <w:del w:id="9009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1" w:author="קלוד" w:date="2026-10-11T09:07:21Z">
          <w:pPr>
            <w:pStyle w:val="affff1"/>
            <w:rPr>
              <w:rtl/>
            </w:rPr>
          </w:pPr>
        </w:pPrChange>
      </w:pPr>
      <w:ins w:id="9847" w:author="מספור קטעי משנה" w:date="2026-10-11T09:25:19Z">
        <w:r>
          <w:rPr>
            <w:rStyle w:val="MisparKeta"/>
          </w:rPr>
          <w:t xml:space="preserve">ג. </w:t>
        </w:r>
      </w:ins>
      <w:r w:rsidRPr="00B078C3">
        <w:rPr>
          <w:rtl/>
        </w:rPr>
        <w:t>היה אוכל בתרומה והרגיש וכו'.</w:t>
      </w:r>
    </w:p>
    <w:p>
      <w:pPr>
        <w:pStyle w:val="38"/>
        <w:rPr>
          <w:ins w:id="100424" w:author="מנוע מכני" w:date="2026-10-11T12:04:39Z"/>
        </w:rPr>
      </w:pPr>
      <w:r w:rsidRPr="00B078C3">
        <w:t xml:space="preserve">אוחז? והתניא, ר"א</w:t>
      </w:r>
      <w:del w:id="101753"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42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האוחז באמה ומשתין כאילו מביא מבול לעולם! </w:t>
      </w:r>
    </w:p>
    <w:p>
      <w:pPr>
        <w:pStyle w:val="38"/>
        <w:rPr>
          <w:ins w:id="100426" w:author="מנוע מכני" w:date="2026-10-11T12:04:39Z"/>
        </w:rPr>
      </w:pPr>
      <w:r w:rsidRPr="00B078C3">
        <w:t xml:space="preserve">אביי:</w:t>
      </w:r>
    </w:p>
    <w:p w:rsidR="00E403F0" w:rsidRPr="00B078C3" w:rsidRDefault="00E403F0" w:rsidP="00E403F0">
      <w:pPr>
        <w:rPr>
          <w:rFonts w:ascii="FontbitDavid" w:hAnsi="FontbitDavid"/>
          <w:sz w:val="24"/>
          <w:rtl/>
        </w:rPr>
      </w:pPr>
      <w:del w:id="1004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במטלית עבה.</w:t>
      </w:r>
    </w:p>
    <w:p>
      <w:pPr>
        <w:pStyle w:val="38"/>
        <w:rPr>
          <w:ins w:id="100428" w:author="מנוע מכני" w:date="2026-10-11T12:04:39Z"/>
        </w:rPr>
      </w:pPr>
      <w:r w:rsidRPr="00B078C3">
        <w:t xml:space="preserve">רבא:</w:t>
      </w:r>
    </w:p>
    <w:p w:rsidR="00E403F0" w:rsidRPr="00B078C3" w:rsidRDefault="00E403F0" w:rsidP="00E403F0">
      <w:pPr>
        <w:rPr>
          <w:rFonts w:ascii="FontbitDavid" w:hAnsi="FontbitDavid"/>
          <w:sz w:val="24"/>
          <w:rtl/>
        </w:rPr>
      </w:pPr>
      <w:del w:id="100429" w:author="מנוע מכני" w:date="2026-10-11T12:04:39Z">
        <w:r w:rsidRPr="00B078C3">
          <w:rPr>
            <w:rFonts w:ascii="FontbitDavid" w:hAnsi="FontbitDavid"/>
            <w:sz w:val="24"/>
            <w:rtl/>
          </w:rPr>
          <w:delText xml:space="preserve"> </w:delText>
        </w:r>
      </w:del>
      <w:ins w:id="93175" w:author="מנוע מכני" w:date="2026-10-11T12:04:39Z">
        <w:r>
          <w:rPr>
            <w:rFonts w:ascii="FontbitDavid" w:hAnsi="FontbitDavid"/>
            <w:sz w:val="24"/>
            <w:rtl/>
          </w:rPr>
          <w:t xml:space="preserve">אפי'</w:t>
        </w:r>
      </w:ins>
      <w:del w:id="93176"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במטלית רכה, כיון דעקר - עקר.</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ואביי</w:t>
      </w:r>
      <w:r w:rsidRPr="00B078C3">
        <w:rPr>
          <w:rFonts w:ascii="FontbitDavid" w:hAnsi="FontbitDavid"/>
          <w:sz w:val="24"/>
          <w:rtl/>
        </w:rPr>
        <w:t xml:space="preserve"> - חייש </w:t>
      </w:r>
      <w:ins w:id="95785" w:author="מנוע מכני" w:date="2026-10-11T12:04:39Z">
        <w:r>
          <w:rPr>
            <w:rFonts w:ascii="FontbitDavid" w:hAnsi="FontbitDavid"/>
            <w:sz w:val="24"/>
            <w:rtl/>
          </w:rPr>
          <w:t xml:space="preserve">שמא</w:t>
        </w:r>
      </w:ins>
      <w:del w:id="95786" w:author="מנוע מכני" w:date="2026-10-11T12:04:39Z">
        <w:r w:rsidRPr="00B078C3">
          <w:rPr>
            <w:rFonts w:ascii="FontbitDavid" w:hAnsi="FontbitDavid"/>
            <w:sz w:val="24"/>
            <w:rtl/>
          </w:rPr>
          <w:delText xml:space="preserve">דילמא</w:delText>
        </w:r>
      </w:del>
      <w:r w:rsidRPr="00B078C3">
        <w:rPr>
          <w:rFonts w:ascii="FontbitDavid" w:hAnsi="FontbitDavid"/>
          <w:sz w:val="24"/>
          <w:rtl/>
        </w:rPr>
        <w:t xml:space="preserve"> אתי לאוסופי, </w:t>
      </w:r>
      <w:r w:rsidRPr="00B078C3">
        <w:rPr>
          <w:rStyle w:val="2fb"/>
          <w:rFonts w:ascii="FontbitDavid" w:hAnsi="FontbitDavid"/>
          <w:sz w:val="24"/>
          <w:rtl/>
        </w:rPr>
        <w:t xml:space="preserve">ורבא</w:t>
      </w:r>
      <w:r w:rsidRPr="00B078C3">
        <w:rPr>
          <w:rFonts w:ascii="FontbitDavid" w:hAnsi="FontbitDavid"/>
          <w:sz w:val="24"/>
          <w:rtl/>
        </w:rPr>
        <w:t xml:space="preserve"> - לאוסופי </w:t>
      </w:r>
      <w:r w:rsidRPr="00B078C3">
        <w:rPr>
          <w:rFonts w:ascii="FontbitDavid" w:hAnsi="FontbitDavid"/>
          <w:sz w:val="24"/>
          <w:rtl/>
        </w:rPr>
        <w:t xml:space="preserve">לא</w:t>
      </w:r>
      <w:r w:rsidRPr="00B078C3">
        <w:rPr>
          <w:rFonts w:ascii="FontbitDavid" w:hAnsi="FontbitDavid"/>
          <w:sz w:val="24"/>
          <w:rtl/>
        </w:rPr>
        <w:t xml:space="preserve"> חייש.</w:t>
      </w:r>
    </w:p>
    <w:p>
      <w:pPr>
        <w:pStyle w:val="38"/>
        <w:rPr>
          <w:ins w:id="100430" w:author="מנוע מכני" w:date="2026-10-11T12:04:39Z"/>
        </w:rPr>
      </w:pPr>
      <w:r w:rsidRPr="00B078C3">
        <w:t>וה</w:t>
      </w:r>
      <w:r>
        <w:t xml:space="preserve">ך:</w:t>
      </w:r>
    </w:p>
    <w:p w:rsidR="00E403F0" w:rsidRDefault="00E403F0" w:rsidP="00E403F0">
      <w:pPr>
        <w:rPr>
          <w:rFonts w:ascii="FontbitDavid" w:hAnsi="FontbitDavid"/>
          <w:sz w:val="24"/>
          <w:rtl/>
        </w:rPr>
      </w:pPr>
      <w:del w:id="100431"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B078C3">
        <w:rPr>
          <w:rFonts w:ascii="FontbitDavid" w:hAnsi="FontbitDavid"/>
          <w:sz w:val="24"/>
          <w:rtl/>
        </w:rPr>
        <w:t xml:space="preserve">למה זה דומה - לנותן אצבע בעין, שכל זמן שאצבע בעין - מדמעת וחוזרת ומדמעת! </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ורבא</w:t>
      </w:r>
      <w:r w:rsidRPr="00B078C3">
        <w:rPr>
          <w:rFonts w:ascii="FontbitDavid" w:hAnsi="FontbitDavid"/>
          <w:sz w:val="24"/>
          <w:rtl/>
        </w:rPr>
        <w:t xml:space="preserve"> - כל אחמומי </w:t>
      </w:r>
      <w:ins w:id="94157" w:author="מנוע מכני" w:date="2026-10-11T12:04:39Z">
        <w:r>
          <w:rPr>
            <w:rFonts w:ascii="FontbitDavid" w:hAnsi="FontbitDavid"/>
            <w:sz w:val="24"/>
            <w:rtl/>
          </w:rPr>
          <w:t xml:space="preserve">ואח"כ</w:t>
        </w:r>
      </w:ins>
      <w:del w:id="94158" w:author="מנוע מכני" w:date="2026-10-11T12:04:39Z">
        <w:r w:rsidRPr="00B078C3">
          <w:rPr>
            <w:rFonts w:ascii="FontbitDavid" w:hAnsi="FontbitDavid"/>
            <w:sz w:val="24"/>
            <w:rtl/>
          </w:rPr>
          <w:delText xml:space="preserve">והדר</w:delText>
        </w:r>
      </w:del>
      <w:r w:rsidRPr="00B078C3">
        <w:rPr>
          <w:rFonts w:ascii="FontbitDavid" w:hAnsi="FontbitDavid"/>
          <w:sz w:val="24"/>
          <w:rtl/>
        </w:rPr>
        <w:t xml:space="preserve"> אחמומי </w:t>
      </w:r>
      <w:ins w:id="90213" w:author="Claude - סמנטי" w:date="2026-10-11T12:19:29Z">
        <w:r>
          <w:rPr>
            <w:rFonts w:ascii="FontbitDavid" w:hAnsi="FontbitDavid"/>
            <w:sz w:val="24"/>
            <w:rtl/>
          </w:rPr>
          <w:t xml:space="preserve">בשעה</w:t>
        </w:r>
      </w:ins>
      <w:del w:id="90214" w:author="Claude - סמנטי" w:date="2026-10-11T12:19:29Z">
        <w:r w:rsidRPr="00B078C3">
          <w:rPr>
            <w:rFonts w:ascii="FontbitDavid" w:hAnsi="FontbitDavid"/>
            <w:sz w:val="24"/>
            <w:rtl/>
          </w:rPr>
          <w:delText xml:space="preserve">בשעתא</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שכיח.</w:t>
      </w:r>
    </w:p>
    <w:p w:rsidR="00E403F0" w:rsidRDefault="00E403F0" w:rsidP="00E403F0">
      <w:pPr>
        <w:rPr>
          <w:rFonts w:ascii="FontbitDavid" w:hAnsi="FontbitDavid"/>
          <w:sz w:val="24"/>
          <w:rtl/>
        </w:rPr>
      </w:pPr>
    </w:p>
    <w:p>
      <w:pPr>
        <w:pStyle w:val="afffff8"/>
        <w:rPr>
          <w:ins w:id="90319" w:author="קלוד" w:date="2026-10-11T12:23:38Z"/>
        </w:rPr>
      </w:pPr>
      <w:ins w:id="90320" w:author="קלוד" w:date="2026-10-11T12:23:38Z">
        <w:r>
          <w:rPr>
            <w:color w:val="7B3F00"/>
          </w:rPr>
          <w:t xml:space="preserve">ש"ז שאין כל גופו מרגיש בה - אינה מטמאה</w:t>
        </w:r>
      </w:ins>
    </w:p>
    <w:p>
      <w:pPr>
        <w:pStyle w:val="38"/>
        <w:rPr>
          <w:ins w:id="100432" w:author="מנוע מכני" w:date="2026-10-11T12:04:39Z"/>
        </w:rPr>
      </w:pPr>
      <w:r w:rsidRPr="00017C1D">
        <w:t xml:space="preserve">שמואל:</w:t>
      </w:r>
    </w:p>
    <w:p w:rsidR="00E403F0" w:rsidRPr="00017C1D" w:rsidRDefault="00E403F0" w:rsidP="00E403F0">
      <w:pPr>
        <w:rPr>
          <w:rFonts w:ascii="FontbitDavid" w:hAnsi="FontbitDavid"/>
          <w:spacing w:val="-2"/>
          <w:sz w:val="24"/>
          <w:rtl/>
        </w:rPr>
      </w:pPr>
      <w:del w:id="100433"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כל שכבת זרע שאין כל גופו מרגיש בה אינה מטמאה.</w:t>
      </w:r>
      <w:r w:rsidRPr="00017C1D">
        <w:rPr>
          <w:rFonts w:ascii="FontbitDavid" w:hAnsi="FontbitDavid" w:hint="cs"/>
          <w:spacing w:val="-2"/>
          <w:sz w:val="24"/>
          <w:rtl/>
        </w:rPr>
        <w:t xml:space="preserve"> ד'</w:t>
      </w:r>
      <w:ins w:id="90527" w:author="Claude - סמנטי" w:date="2026-10-11T12:19:29Z">
        <w:r>
          <w:rPr>
            <w:rStyle w:val="afffff0"/>
            <w:rFonts w:ascii="FontbitDavid" w:hAnsi="FontbitDavid"/>
            <w:spacing w:val="-2"/>
            <w:sz w:val="24"/>
            <w:rtl/>
          </w:rPr>
          <w:t xml:space="preserve">שִׁכְבַת זֶרַע</w:t>
        </w:r>
      </w:ins>
      <w:del w:id="90528" w:author="Claude - סמנטי" w:date="2026-10-11T12:19:29Z">
        <w:r w:rsidRPr="00017C1D">
          <w:rPr>
            <w:rFonts w:ascii="FontbitDavid" w:hAnsi="FontbitDavid"/>
            <w:spacing w:val="-2"/>
            <w:sz w:val="24"/>
            <w:rtl/>
          </w:rPr>
          <w:delText xml:space="preserve">שכבת זרע</w:delText>
        </w:r>
      </w:del>
      <w:r w:rsidRPr="00017C1D">
        <w:rPr>
          <w:rFonts w:ascii="FontbitDavid" w:hAnsi="FontbitDavid" w:hint="cs"/>
          <w:spacing w:val="-2"/>
          <w:sz w:val="24"/>
          <w:rtl/>
        </w:rPr>
        <w:t>'</w:t>
      </w:r>
      <w:r w:rsidRPr="00017C1D">
        <w:rPr>
          <w:rFonts w:ascii="FontbitDavid" w:hAnsi="FontbitDavid"/>
          <w:spacing w:val="-2"/>
          <w:sz w:val="24"/>
          <w:rtl/>
        </w:rPr>
        <w:t xml:space="preserve"> - בראויה להזריע.</w:t>
      </w:r>
    </w:p>
    <w:p>
      <w:pPr>
        <w:pStyle w:val="38"/>
        <w:rPr>
          <w:ins w:id="100434" w:author="מנוע מכני" w:date="2026-10-11T12:04:39Z"/>
        </w:rPr>
      </w:pPr>
      <w:r w:rsidRPr="00B078C3">
        <w:t xml:space="preserve">מיתיבי:</w:t>
      </w:r>
    </w:p>
    <w:p w:rsidR="00E403F0" w:rsidRDefault="00E403F0" w:rsidP="00E403F0">
      <w:pPr>
        <w:rPr>
          <w:rFonts w:ascii="FontbitDavid" w:hAnsi="FontbitDavid"/>
          <w:sz w:val="24"/>
          <w:rtl/>
        </w:rPr>
      </w:pPr>
      <w:del w:id="1004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היה מהרהר בלילה ועמד ומצא בשרו חם - טמא! </w:t>
      </w:r>
    </w:p>
    <w:p>
      <w:pPr>
        <w:pStyle w:val="38"/>
        <w:rPr>
          <w:ins w:id="100436" w:author="מנוע מכני" w:date="2026-10-11T12:04:39Z"/>
        </w:rPr>
      </w:pPr>
      <w:r w:rsidRPr="00B078C3">
        <w:lastRenderedPageBreak/>
        <w:t xml:space="preserve">תרגמא </w:t>
      </w:r>
      <w:ins w:id="93177" w:author="מנוע מכני" w:date="2026-10-11T12:04:39Z">
        <w:r>
          <w:t xml:space="preserve">ר"ה</w:t>
        </w:r>
      </w:ins>
      <w:del w:id="93178" w:author="מנוע מכני" w:date="2026-10-11T12:04:39Z">
        <w:r w:rsidRPr="00B078C3">
          <w:lastRenderedPageBreak/>
          <w:delText xml:space="preserve">רב הונא</w:delText>
        </w:r>
      </w:del>
      <w:r w:rsidRPr="00B078C3">
        <w:lastRenderedPageBreak/>
        <w:t xml:space="preserve">:</w:t>
      </w:r>
    </w:p>
    <w:p w:rsidR="00E403F0" w:rsidRPr="00B078C3" w:rsidRDefault="00E403F0" w:rsidP="00E403F0">
      <w:pPr>
        <w:rPr>
          <w:rFonts w:ascii="FontbitDavid" w:hAnsi="FontbitDavid"/>
          <w:sz w:val="24"/>
          <w:rtl/>
        </w:rPr>
      </w:pPr>
      <w:del w:id="100437"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במשמש מטתו בחלומו, דאי אפשר לשמש בלא הרגשה.</w:t>
      </w:r>
    </w:p>
    <w:p>
      <w:pPr>
        <w:pStyle w:val="38"/>
        <w:rPr>
          <w:ins w:id="100438" w:author="מנוע מכני" w:date="2026-10-11T12:04:39Z"/>
        </w:rPr>
      </w:pPr>
      <w:r w:rsidRPr="00B078C3">
        <w:t xml:space="preserve">לישנא אחרינא, </w:t>
      </w:r>
      <w:r w:rsidRPr="00B078C3">
        <w:t xml:space="preserve">אמר</w:t>
      </w:r>
      <w:r w:rsidRPr="00B078C3">
        <w:t xml:space="preserve"> שמואל:</w:t>
      </w:r>
    </w:p>
    <w:p w:rsidR="00E403F0" w:rsidRPr="00B078C3" w:rsidRDefault="00E403F0" w:rsidP="00E403F0">
      <w:pPr>
        <w:rPr>
          <w:rFonts w:ascii="FontbitDavid" w:hAnsi="FontbitDavid"/>
          <w:sz w:val="24"/>
          <w:rtl/>
        </w:rPr>
      </w:pPr>
      <w:del w:id="1004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שכבת זרע שאינו יורה כחץ - אינה מטמאה.</w:t>
      </w:r>
    </w:p>
    <w:p w:rsidR="00E403F0" w:rsidRPr="00B078C3" w:rsidRDefault="00E403F0" w:rsidP="00E403F0">
      <w:pPr>
        <w:rPr>
          <w:rFonts w:ascii="FontbitDavid" w:hAnsi="FontbitDavid"/>
          <w:sz w:val="24"/>
          <w:rtl/>
        </w:rPr>
      </w:pPr>
      <w:ins w:id="94159" w:author="מנוע מכני" w:date="2026-10-11T12:04:39Z">
        <w:r>
          <w:rPr>
            <w:rFonts w:ascii="FontbitDavid" w:hAnsi="FontbitDavid" w:hint="cs"/>
            <w:sz w:val="24"/>
            <w:rtl/>
          </w:rPr>
          <w:t xml:space="preserve">ויש</w:t>
        </w:r>
      </w:ins>
      <w:del w:id="94160" w:author="מנוע מכני" w:date="2026-10-11T12:04:39Z">
        <w:r>
          <w:rPr>
            <w:rFonts w:ascii="FontbitDavid" w:hAnsi="FontbitDavid" w:hint="cs"/>
            <w:sz w:val="24"/>
            <w:rtl/>
          </w:rPr>
          <w:delText xml:space="preserve">ואיכא</w:delText>
        </w:r>
      </w:del>
      <w:r>
        <w:rPr>
          <w:rFonts w:ascii="FontbitDavid" w:hAnsi="FontbitDavid" w:hint="cs"/>
          <w:sz w:val="24"/>
          <w:rtl/>
        </w:rPr>
        <w:t xml:space="preserve"> בין שני הלישנות-</w:t>
      </w:r>
      <w:ins w:id="96899" w:author="מנוע מכני" w:date="2026-10-11T12:04:39Z">
        <w:r>
          <w:rPr>
            <w:rFonts w:ascii="FontbitDavid" w:hAnsi="FontbitDavid" w:hint="cs"/>
            <w:sz w:val="24"/>
            <w:rtl/>
          </w:rPr>
          <w:t xml:space="preserve"> </w:t>
        </w:r>
      </w:ins>
      <w:del w:id="9690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נעקרה בהרגשה ויצאה שלא בהרגשה.</w:t>
      </w:r>
    </w:p>
    <w:p w:rsidR="00E403F0" w:rsidRPr="00B078C3" w:rsidRDefault="00E403F0" w:rsidP="00E403F0">
      <w:pPr>
        <w:rPr>
          <w:rFonts w:ascii="FontbitDavid" w:hAnsi="FontbitDavid"/>
          <w:sz w:val="24"/>
          <w:rtl/>
        </w:rPr>
      </w:pPr>
      <w:ins w:id="94161" w:author="מנוע מכני" w:date="2026-10-11T12:04:39Z">
        <w:r>
          <w:rPr>
            <w:rFonts w:ascii="FontbitDavid" w:hAnsi="FontbitDavid"/>
            <w:sz w:val="24"/>
            <w:rtl/>
          </w:rPr>
          <w:t xml:space="preserve">דבר</w:t>
        </w:r>
      </w:ins>
      <w:del w:id="94162"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 דפשיטא </w:t>
      </w:r>
      <w:ins w:id="95787" w:author="מנוע מכני" w:date="2026-10-11T12:04:39Z">
        <w:r>
          <w:rPr>
            <w:rFonts w:ascii="FontbitDavid" w:hAnsi="FontbitDavid"/>
            <w:sz w:val="24"/>
            <w:rtl/>
          </w:rPr>
          <w:t xml:space="preserve">לו</w:t>
        </w:r>
      </w:ins>
      <w:del w:id="9578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r w:rsidRPr="00B078C3">
        <w:rPr>
          <w:rStyle w:val="2fb"/>
          <w:rFonts w:ascii="FontbitDavid" w:hAnsi="FontbitDavid"/>
          <w:sz w:val="24"/>
          <w:rtl/>
        </w:rPr>
        <w:t xml:space="preserve">לשמואל</w:t>
      </w:r>
      <w:r w:rsidRPr="00B078C3">
        <w:rPr>
          <w:rFonts w:ascii="FontbitDavid" w:hAnsi="FontbitDavid"/>
          <w:sz w:val="24"/>
          <w:rtl/>
        </w:rPr>
        <w:t xml:space="preserve"> </w:t>
      </w:r>
      <w:ins w:id="98433" w:author="מנוע מכני" w:date="2026-10-11T12:04:39Z">
        <w:r>
          <w:rPr>
            <w:rFonts w:ascii="FontbitDavid" w:hAnsi="FontbitDavid"/>
            <w:sz w:val="24"/>
            <w:rtl/>
          </w:rPr>
          <w:t xml:space="preserve">צריכה</w:t>
        </w:r>
      </w:ins>
      <w:del w:id="98434" w:author="מנוע מכני" w:date="2026-10-11T12:04:39Z">
        <w:r w:rsidRPr="00B078C3">
          <w:rPr>
            <w:rFonts w:ascii="FontbitDavid" w:hAnsi="FontbitDavid"/>
            <w:sz w:val="24"/>
            <w:rtl/>
          </w:rPr>
          <w:delText xml:space="preserve">מיבעיא</w:delText>
        </w:r>
      </w:del>
      <w:r w:rsidRPr="00B078C3">
        <w:rPr>
          <w:rFonts w:ascii="FontbitDavid" w:hAnsi="FontbitDavid"/>
          <w:sz w:val="24"/>
          <w:rtl/>
        </w:rPr>
        <w:t xml:space="preserve"> </w:t>
      </w:r>
      <w:ins w:id="95789" w:author="מנוע מכני" w:date="2026-10-11T12:04:39Z">
        <w:r>
          <w:rPr>
            <w:rFonts w:ascii="FontbitDavid" w:hAnsi="FontbitDavid"/>
            <w:sz w:val="24"/>
            <w:rtl/>
          </w:rPr>
          <w:t xml:space="preserve">לו</w:t>
        </w:r>
      </w:ins>
      <w:del w:id="9579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r w:rsidRPr="00B078C3">
        <w:rPr>
          <w:rStyle w:val="2fb"/>
          <w:rFonts w:ascii="FontbitDavid" w:hAnsi="FontbitDavid"/>
          <w:sz w:val="24"/>
          <w:rtl/>
        </w:rPr>
        <w:t xml:space="preserve">לרבא</w:t>
      </w:r>
      <w:ins w:id="96901" w:author="מנוע מכני" w:date="2026-10-11T12:04:39Z">
        <w:r>
          <w:rPr>
            <w:rFonts w:ascii="FontbitDavid" w:hAnsi="FontbitDavid"/>
            <w:sz w:val="24"/>
            <w:rtl/>
          </w:rPr>
          <w:t xml:space="preserve">,</w:t>
        </w:r>
      </w:ins>
      <w:del w:id="96902" w:author="מנוע מכני" w:date="2026-10-11T12:04:39Z">
        <w:r w:rsidRPr="00B078C3">
          <w:rPr>
            <w:rFonts w:ascii="FontbitDavid" w:hAnsi="FontbitDavid"/>
            <w:sz w:val="24"/>
            <w:rtl/>
          </w:rPr>
          <w:delText xml:space="preserve">;</w:delText>
        </w:r>
      </w:del>
    </w:p>
    <w:p>
      <w:pPr>
        <w:pStyle w:val="38"/>
        <w:rPr>
          <w:ins w:id="100440" w:author="מנוע מכני" w:date="2026-10-11T12:04:39Z"/>
        </w:rPr>
      </w:pPr>
      <w:r w:rsidRPr="00B078C3">
        <w:t xml:space="preserve">דבעי רבא:</w:t>
      </w:r>
    </w:p>
    <w:p w:rsidR="00E403F0" w:rsidRDefault="00E403F0" w:rsidP="00E403F0">
      <w:pPr>
        <w:rPr>
          <w:rFonts w:ascii="FontbitDavid" w:hAnsi="FontbitDavid"/>
          <w:sz w:val="24"/>
          <w:rtl/>
        </w:rPr>
      </w:pPr>
      <w:del w:id="10044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נעקרה בהרגשה, ויצתה שלא בהרגשה, מהו? </w:t>
      </w:r>
    </w:p>
    <w:p>
      <w:pPr>
        <w:pStyle w:val="38"/>
        <w:rPr>
          <w:ins w:id="100442" w:author="מנוע מכני" w:date="2026-10-11T12:04:39Z"/>
        </w:rPr>
      </w:pPr>
      <w:r w:rsidRPr="00B078C3">
        <w:t xml:space="preserve">ת"ש:</w:t>
      </w:r>
    </w:p>
    <w:p w:rsidR="00E403F0" w:rsidRPr="00B078C3" w:rsidRDefault="00E403F0" w:rsidP="00E403F0">
      <w:pPr>
        <w:rPr>
          <w:rFonts w:ascii="FontbitDavid" w:hAnsi="FontbitDavid"/>
          <w:sz w:val="24"/>
          <w:rtl/>
        </w:rPr>
      </w:pPr>
      <w:del w:id="1004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בעל קרי שטבל ולא הטיל מים, לכשיטיל מים טמא.</w:t>
      </w:r>
    </w:p>
    <w:p w:rsidR="00E403F0" w:rsidRPr="00B078C3" w:rsidRDefault="00E403F0" w:rsidP="00E403F0">
      <w:pPr>
        <w:pStyle w:val="a2"/>
        <w:numPr>
          <w:ilvl w:val="0"/>
          <w:numId w:val="3"/>
        </w:numPr>
        <w:ind w:left="714" w:hanging="357"/>
        <w:rPr>
          <w:rtl/>
        </w:rPr>
      </w:pPr>
      <w:r w:rsidRPr="00B078C3">
        <w:rPr>
          <w:rtl/>
        </w:rPr>
        <w:t xml:space="preserve">שאני </w:t>
      </w:r>
      <w:ins w:id="94163" w:author="מנוע מכני" w:date="2026-10-11T12:04:39Z">
        <w:r>
          <w:rPr>
            <w:rtl/>
          </w:rPr>
          <w:t xml:space="preserve">שם</w:t>
        </w:r>
      </w:ins>
      <w:del w:id="94164" w:author="מנוע מכני" w:date="2026-10-11T12:04:39Z">
        <w:r w:rsidRPr="00B078C3">
          <w:rPr>
            <w:rtl/>
          </w:rPr>
          <w:delText xml:space="preserve">התם</w:delText>
        </w:r>
      </w:del>
      <w:r w:rsidRPr="00B078C3">
        <w:rPr>
          <w:rtl/>
        </w:rPr>
        <w:t xml:space="preserve"> - דרובה בהרגשה </w:t>
      </w:r>
      <w:ins w:id="98435" w:author="מנוע מכני" w:date="2026-10-11T12:04:39Z">
        <w:r>
          <w:rPr>
            <w:rtl/>
          </w:rPr>
          <w:t xml:space="preserve">יצא</w:t>
        </w:r>
      </w:ins>
      <w:del w:id="98436" w:author="מנוע מכני" w:date="2026-10-11T12:04:39Z">
        <w:r w:rsidRPr="00B078C3">
          <w:rPr>
            <w:rtl/>
          </w:rPr>
          <w:delText xml:space="preserve">נפק</w:delText>
        </w:r>
      </w:del>
      <w:r w:rsidRPr="00B078C3">
        <w:rPr>
          <w:rtl/>
        </w:rPr>
        <w:t xml:space="preserve">.</w:t>
      </w:r>
    </w:p>
    <w:p w:rsidR="00E403F0" w:rsidRDefault="00E403F0" w:rsidP="00E403F0">
      <w:pPr>
        <w:rPr>
          <w:rFonts w:ascii="FontbitDavid" w:hAnsi="FontbitDavid"/>
          <w:sz w:val="24"/>
          <w:rtl/>
        </w:rPr>
      </w:pPr>
      <w:r w:rsidRPr="00B078C3">
        <w:rPr>
          <w:rFonts w:ascii="FontbitDavid" w:hAnsi="FontbitDavid"/>
          <w:sz w:val="24"/>
          <w:rtl/>
        </w:rPr>
        <w:t xml:space="preserve">לישנא אחרינא, </w:t>
      </w:r>
      <w:ins w:id="94165" w:author="מנוע מכני" w:date="2026-10-11T12:04:39Z">
        <w:r>
          <w:rPr>
            <w:rFonts w:ascii="FontbitDavid" w:hAnsi="FontbitDavid"/>
            <w:sz w:val="24"/>
            <w:rtl/>
          </w:rPr>
          <w:t xml:space="preserve">אמרו</w:t>
        </w:r>
      </w:ins>
      <w:del w:id="94166" w:author="מנוע מכני" w:date="2026-10-11T12:04:39Z">
        <w:r w:rsidRPr="00B078C3">
          <w:rPr>
            <w:rFonts w:ascii="FontbitDavid" w:hAnsi="FontbitDavid"/>
            <w:sz w:val="24"/>
            <w:rtl/>
          </w:rPr>
          <w:delText xml:space="preserve">אמרי</w:delText>
        </w:r>
      </w:del>
      <w:r w:rsidRPr="00B078C3">
        <w:rPr>
          <w:rFonts w:ascii="FontbitDavid" w:hAnsi="FontbitDavid"/>
          <w:sz w:val="24"/>
          <w:rtl/>
        </w:rPr>
        <w:t xml:space="preserve"> לה </w:t>
      </w:r>
      <w:r w:rsidRPr="00B078C3">
        <w:rPr>
          <w:rStyle w:val="2fb"/>
          <w:rFonts w:ascii="FontbitDavid" w:hAnsi="FontbitDavid"/>
          <w:sz w:val="24"/>
          <w:rtl/>
        </w:rPr>
        <w:t xml:space="preserve">שמואל</w:t>
      </w:r>
      <w:r w:rsidRPr="00B078C3">
        <w:rPr>
          <w:rFonts w:ascii="FontbitDavid" w:hAnsi="FontbitDavid"/>
          <w:sz w:val="24"/>
          <w:rtl/>
        </w:rPr>
        <w:t xml:space="preserve">: כל שכבת זרע שאינו יורה כחץ - אינה מזרעת, </w:t>
      </w:r>
    </w:p>
    <w:p w:rsidR="00E403F0" w:rsidRPr="00B078C3" w:rsidRDefault="00E403F0" w:rsidP="00E403F0">
      <w:pPr>
        <w:rPr>
          <w:rFonts w:ascii="FontbitDavid" w:hAnsi="FontbitDavid"/>
          <w:sz w:val="24"/>
          <w:rtl/>
        </w:rPr>
      </w:pPr>
      <w:r w:rsidRPr="00B078C3">
        <w:rPr>
          <w:rFonts w:ascii="FontbitDavid" w:hAnsi="FontbitDavid"/>
          <w:sz w:val="24"/>
          <w:rtl/>
        </w:rPr>
        <w:t>אזר</w:t>
      </w:r>
      <w:r>
        <w:rPr>
          <w:rFonts w:ascii="FontbitDavid" w:hAnsi="FontbitDavid"/>
          <w:sz w:val="24"/>
          <w:rtl/>
        </w:rPr>
        <w:t xml:space="preserve">ועי הוא - דלא מזרעא, הא טמויי </w:t>
      </w:r>
      <w:r w:rsidRPr="00B078C3">
        <w:rPr>
          <w:rFonts w:ascii="FontbitDavid" w:hAnsi="FontbitDavid"/>
          <w:sz w:val="24"/>
          <w:rtl/>
        </w:rPr>
        <w:t xml:space="preserve">מטמיא, שנאמר </w:t>
      </w:r>
      <w:r>
        <w:rPr>
          <w:rFonts w:ascii="FontbitDavid" w:hAnsi="FontbitDavid" w:hint="cs"/>
          <w:sz w:val="24"/>
          <w:rtl/>
        </w:rPr>
        <w:t>'</w:t>
      </w:r>
      <w:ins w:id="90529" w:author="Claude - סמנטי" w:date="2026-10-11T12:19:29Z">
        <w:r>
          <w:rPr>
            <w:rStyle w:val="afffff0"/>
            <w:rFonts w:ascii="FontbitDavid" w:hAnsi="FontbitDavid"/>
            <w:sz w:val="24"/>
            <w:rtl/>
          </w:rPr>
          <w:t xml:space="preserve">כִּי יִהְיֶה בְךָ אִישׁ אֲשֶׁר לֹא יִהְיֶה טָהוֹר מִקְּרֵה</w:t>
        </w:r>
      </w:ins>
      <w:del w:id="90530" w:author="Claude - סמנטי" w:date="2026-10-11T12:19:29Z">
        <w:r w:rsidRPr="00B078C3">
          <w:rPr>
            <w:rFonts w:ascii="FontbitDavid" w:hAnsi="FontbitDavid"/>
            <w:sz w:val="24"/>
            <w:rtl/>
          </w:rPr>
          <w:delText xml:space="preserve">כי יהיה בך איש אשר </w:delText>
        </w:r>
        <w:r w:rsidRPr="00B078C3">
          <w:rPr>
            <w:rFonts w:ascii="FontbitDavid" w:hAnsi="FontbitDavid"/>
            <w:sz w:val="24"/>
            <w:rtl/>
          </w:rPr>
          <w:delText xml:space="preserve">לא</w:delText>
        </w:r>
        <w:r w:rsidRPr="00B078C3">
          <w:rPr>
            <w:rFonts w:ascii="FontbitDavid" w:hAnsi="FontbitDavid"/>
            <w:sz w:val="24"/>
            <w:rtl/>
          </w:rPr>
          <w:delText xml:space="preserve"> יהיה טהור מקרה</w:delText>
        </w:r>
      </w:del>
      <w:r>
        <w:rPr>
          <w:rFonts w:ascii="FontbitDavid" w:hAnsi="FontbitDavid" w:hint="cs"/>
          <w:sz w:val="24"/>
          <w:rtl/>
        </w:rPr>
        <w:t>'</w:t>
      </w:r>
      <w:r w:rsidRPr="00B078C3">
        <w:rPr>
          <w:rFonts w:ascii="FontbitDavid" w:hAnsi="FontbitDavid"/>
          <w:sz w:val="24"/>
          <w:rtl/>
        </w:rPr>
        <w:t xml:space="preserve"> - </w:t>
      </w:r>
      <w:ins w:id="93179" w:author="מנוע מכני" w:date="2026-10-11T12:04:39Z">
        <w:r>
          <w:rPr>
            <w:rFonts w:ascii="FontbitDavid" w:hAnsi="FontbitDavid"/>
            <w:sz w:val="24"/>
            <w:rtl/>
          </w:rPr>
          <w:t xml:space="preserve">אפי'</w:t>
        </w:r>
      </w:ins>
      <w:del w:id="93180"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קרי בעולם.</w:t>
      </w:r>
    </w:p>
    <w:p w:rsidR="00E403F0" w:rsidRDefault="00E403F0" w:rsidP="00E403F0">
      <w:pPr>
        <w:rPr>
          <w:rFonts w:ascii="FontbitDavid" w:hAnsi="FontbitDavid"/>
          <w:sz w:val="24"/>
          <w:rtl/>
        </w:rPr>
      </w:pPr>
    </w:p>
    <w:p>
      <w:pPr>
        <w:pStyle w:val="afffff8"/>
        <w:rPr>
          <w:ins w:id="90317" w:author="קלוד" w:date="2026-10-11T12:23:38Z"/>
        </w:rPr>
      </w:pPr>
      <w:ins w:id="90318" w:author="קלוד" w:date="2026-10-11T12:23:38Z">
        <w:r>
          <w:rPr>
            <w:color w:val="7B3F00"/>
          </w:rPr>
          <w:t xml:space="preserve">עובד כוכבים שהרהר וטבל - האם הולכים אחר עקירה?</w:t>
        </w:r>
      </w:ins>
    </w:p>
    <w:p>
      <w:pPr>
        <w:pStyle w:val="38"/>
        <w:rPr>
          <w:ins w:id="100444" w:author="מנוע מכני" w:date="2026-10-11T12:04:39Z"/>
        </w:rPr>
      </w:pPr>
      <w:r w:rsidRPr="006D3C6D">
        <w:t>בעי רבא</w:t>
      </w:r>
      <w:r w:rsidRPr="00B078C3">
        <w:t xml:space="preserve">:</w:t>
      </w:r>
    </w:p>
    <w:p w:rsidR="00E403F0" w:rsidRPr="00B078C3" w:rsidRDefault="00E403F0" w:rsidP="00E403F0">
      <w:pPr>
        <w:rPr>
          <w:rFonts w:ascii="FontbitDavid" w:hAnsi="FontbitDavid"/>
          <w:sz w:val="24"/>
          <w:rtl/>
        </w:rPr>
      </w:pPr>
      <w:del w:id="1004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עובד כוכבים שהרהר, וירד וטבל, מהו? אם תמצי לומר </w:t>
      </w:r>
      <w:ins w:id="98017" w:author="מנוע מכני" w:date="2026-10-11T12:04:39Z">
        <w:r>
          <w:rPr>
            <w:rFonts w:ascii="FontbitDavid" w:hAnsi="FontbitDavid"/>
            <w:sz w:val="24"/>
            <w:rtl/>
          </w:rPr>
          <w:t xml:space="preserve">אחר</w:t>
        </w:r>
      </w:ins>
      <w:del w:id="98018"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עקירה </w:t>
      </w:r>
      <w:ins w:id="94167" w:author="מנוע מכני" w:date="2026-10-11T12:04:39Z">
        <w:r>
          <w:rPr>
            <w:rFonts w:ascii="FontbitDavid" w:hAnsi="FontbitDavid"/>
            <w:sz w:val="24"/>
            <w:rtl/>
          </w:rPr>
          <w:t xml:space="preserve">הולכים</w:t>
        </w:r>
      </w:ins>
      <w:del w:id="94168" w:author="מנוע מכני" w:date="2026-10-11T12:04:39Z">
        <w:r w:rsidRPr="00B078C3">
          <w:rPr>
            <w:rFonts w:ascii="FontbitDavid" w:hAnsi="FontbitDavid"/>
            <w:sz w:val="24"/>
            <w:rtl/>
          </w:rPr>
          <w:delText xml:space="preserve">אזלינן</w:delText>
        </w:r>
      </w:del>
      <w:r w:rsidRPr="00B078C3">
        <w:rPr>
          <w:rFonts w:ascii="FontbitDavid" w:hAnsi="FontbitDavid"/>
          <w:sz w:val="24"/>
          <w:rtl/>
        </w:rPr>
        <w:t xml:space="preserve">, </w:t>
      </w:r>
      <w:ins w:id="91759" w:author="מנוע מכני" w:date="2026-10-11T12:04:39Z">
        <w:r>
          <w:rPr>
            <w:rFonts w:ascii="FontbitDavid" w:hAnsi="FontbitDavid" w:hint="cs"/>
            <w:sz w:val="24"/>
            <w:rtl/>
          </w:rPr>
          <w:t xml:space="preserve">ה"מ</w:t>
        </w:r>
      </w:ins>
      <w:del w:id="91760" w:author="מנוע מכני" w:date="2026-10-11T12:04:39Z">
        <w:r>
          <w:rPr>
            <w:rFonts w:ascii="FontbitDavid" w:hAnsi="FontbitDavid" w:hint="cs"/>
            <w:sz w:val="24"/>
            <w:rtl/>
          </w:rPr>
          <w:delText xml:space="preserve">ה''מ</w:delText>
        </w:r>
      </w:del>
      <w:r w:rsidRPr="00B078C3">
        <w:rPr>
          <w:rFonts w:ascii="FontbitDavid" w:hAnsi="FontbitDavid"/>
          <w:sz w:val="24"/>
          <w:rtl/>
        </w:rPr>
        <w:t xml:space="preserve"> לחומרא, אבל </w:t>
      </w:r>
      <w:ins w:id="94171" w:author="מנוע מכני" w:date="2026-10-11T12:04:39Z">
        <w:r>
          <w:rPr>
            <w:rFonts w:ascii="FontbitDavid" w:hAnsi="FontbitDavid"/>
            <w:sz w:val="24"/>
            <w:rtl/>
          </w:rPr>
          <w:t xml:space="preserve">כאן</w:t>
        </w:r>
      </w:ins>
      <w:del w:id="94172"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דלקולא - </w:t>
      </w:r>
      <w:r w:rsidRPr="00B078C3">
        <w:rPr>
          <w:rFonts w:ascii="FontbitDavid" w:hAnsi="FontbitDavid"/>
          <w:sz w:val="24"/>
          <w:rtl/>
        </w:rPr>
        <w:t xml:space="preserve">לא</w:t>
      </w:r>
      <w:r w:rsidRPr="00B078C3">
        <w:rPr>
          <w:rFonts w:ascii="FontbitDavid" w:hAnsi="FontbitDavid"/>
          <w:sz w:val="24"/>
          <w:rtl/>
        </w:rPr>
        <w:t xml:space="preserve"> </w:t>
      </w:r>
      <w:ins w:id="94169" w:author="מנוע מכני" w:date="2026-10-11T12:04:39Z">
        <w:r>
          <w:rPr>
            <w:rFonts w:ascii="FontbitDavid" w:hAnsi="FontbitDavid"/>
            <w:sz w:val="24"/>
            <w:rtl/>
          </w:rPr>
          <w:t xml:space="preserve">אומרים</w:t>
        </w:r>
      </w:ins>
      <w:del w:id="94170" w:author="מנוע מכני" w:date="2026-10-11T12:04:39Z">
        <w:r w:rsidRPr="00B078C3">
          <w:rPr>
            <w:rFonts w:ascii="FontbitDavid" w:hAnsi="FontbitDavid"/>
            <w:sz w:val="24"/>
            <w:rtl/>
          </w:rPr>
          <w:delText xml:space="preserve">אמרינן</w:delText>
        </w:r>
      </w:del>
      <w:r w:rsidRPr="00B078C3">
        <w:rPr>
          <w:rFonts w:ascii="FontbitDavid" w:hAnsi="FontbitDavid"/>
          <w:sz w:val="24"/>
          <w:rtl/>
        </w:rPr>
        <w:t xml:space="preserve">, </w:t>
      </w:r>
      <w:r w:rsidRPr="0048073C">
        <w:rPr>
          <w:rFonts w:ascii="FontbitDavid" w:hAnsi="FontbitDavid"/>
          <w:b/>
          <w:bCs/>
          <w:sz w:val="24"/>
          <w:rtl/>
        </w:rPr>
        <w:t>או"ד</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שנא? </w:t>
      </w:r>
      <w:r w:rsidRPr="00111789">
        <w:rPr>
          <w:rFonts w:ascii="FontbitDavid" w:hAnsi="FontbitDavid"/>
          <w:b/>
          <w:bCs/>
          <w:sz w:val="24"/>
          <w:rtl/>
        </w:rPr>
        <w:t>תיקו</w:t>
      </w:r>
      <w:r w:rsidRPr="00B078C3">
        <w:rPr>
          <w:rFonts w:ascii="FontbitDavid" w:hAnsi="FontbitDavid"/>
          <w:sz w:val="24"/>
          <w:rtl/>
        </w:rPr>
        <w:t>.</w:t>
      </w:r>
    </w:p>
    <w:p>
      <w:pPr>
        <w:pStyle w:val="38"/>
        <w:rPr>
          <w:ins w:id="100446" w:author="מנוע מכני" w:date="2026-10-11T12:04:39Z"/>
        </w:rPr>
      </w:pPr>
      <w:r w:rsidRPr="006D3C6D">
        <w:t>בעי רבא</w:t>
      </w:r>
      <w:r w:rsidRPr="00B078C3">
        <w:t xml:space="preserve">:</w:t>
      </w:r>
    </w:p>
    <w:p w:rsidR="00E403F0" w:rsidRDefault="00E403F0" w:rsidP="00E403F0">
      <w:pPr>
        <w:rPr>
          <w:rFonts w:ascii="FontbitDavid" w:hAnsi="FontbitDavid"/>
          <w:sz w:val="24"/>
          <w:rtl/>
        </w:rPr>
      </w:pPr>
      <w:del w:id="10044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זבה שנעקרו מימי רגליה וירדה וטבלה, מהו? אם תמצא לומר </w:t>
      </w:r>
      <w:ins w:id="98019" w:author="מנוע מכני" w:date="2026-10-11T12:04:39Z">
        <w:r>
          <w:rPr>
            <w:rFonts w:ascii="FontbitDavid" w:hAnsi="FontbitDavid"/>
            <w:sz w:val="24"/>
            <w:rtl/>
          </w:rPr>
          <w:t xml:space="preserve">אחר</w:t>
        </w:r>
      </w:ins>
      <w:del w:id="98020"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עקירה </w:t>
      </w:r>
      <w:ins w:id="94173" w:author="מנוע מכני" w:date="2026-10-11T12:04:39Z">
        <w:r>
          <w:rPr>
            <w:rFonts w:ascii="FontbitDavid" w:hAnsi="FontbitDavid"/>
            <w:sz w:val="24"/>
            <w:rtl/>
          </w:rPr>
          <w:t xml:space="preserve">הולכים</w:t>
        </w:r>
      </w:ins>
      <w:del w:id="94174" w:author="מנוע מכני" w:date="2026-10-11T12:04:39Z">
        <w:r w:rsidRPr="00B078C3">
          <w:rPr>
            <w:rFonts w:ascii="FontbitDavid" w:hAnsi="FontbitDavid"/>
            <w:sz w:val="24"/>
            <w:rtl/>
          </w:rPr>
          <w:delText xml:space="preserve">אזלינן</w:delText>
        </w:r>
      </w:del>
      <w:r w:rsidRPr="00B078C3">
        <w:rPr>
          <w:rFonts w:ascii="FontbitDavid" w:hAnsi="FontbitDavid"/>
          <w:sz w:val="24"/>
          <w:rtl/>
        </w:rPr>
        <w:t xml:space="preserve">, </w:t>
      </w:r>
      <w:ins w:id="95793" w:author="מנוע מכני" w:date="2026-10-11T12:04:39Z">
        <w:r>
          <w:rPr>
            <w:rFonts w:ascii="FontbitDavid" w:hAnsi="FontbitDavid"/>
            <w:sz w:val="24"/>
            <w:rtl/>
          </w:rPr>
          <w:t xml:space="preserve">אלו</w:t>
        </w:r>
      </w:ins>
      <w:del w:id="95794"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w:t>
      </w:r>
      <w:ins w:id="95791" w:author="מנוע מכני" w:date="2026-10-11T12:04:39Z">
        <w:r>
          <w:rPr>
            <w:rFonts w:ascii="FontbitDavid" w:hAnsi="FontbitDavid"/>
            <w:sz w:val="24"/>
            <w:rtl/>
          </w:rPr>
          <w:t xml:space="preserve">דברים</w:t>
        </w:r>
      </w:ins>
      <w:del w:id="95792" w:author="מנוע מכני" w:date="2026-10-11T12:04:39Z">
        <w:r w:rsidRPr="00B078C3">
          <w:rPr>
            <w:rFonts w:ascii="FontbitDavid" w:hAnsi="FontbitDavid"/>
            <w:sz w:val="24"/>
            <w:rtl/>
          </w:rPr>
          <w:delText xml:space="preserve">מילי</w:delText>
        </w:r>
      </w:del>
      <w:r w:rsidRPr="00B078C3">
        <w:rPr>
          <w:rFonts w:ascii="FontbitDavid" w:hAnsi="FontbitDavid"/>
          <w:sz w:val="24"/>
          <w:rtl/>
        </w:rPr>
        <w:t xml:space="preserve"> שכבת זרע, דלא מצי נקיט לה, אבל מימי רגליה דמצי נקיט לה - </w:t>
      </w:r>
      <w:r w:rsidRPr="00B078C3">
        <w:rPr>
          <w:rFonts w:ascii="FontbitDavid" w:hAnsi="FontbitDavid"/>
          <w:sz w:val="24"/>
          <w:rtl/>
        </w:rPr>
        <w:t xml:space="preserve">לא</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sz w:val="24"/>
          <w:rtl/>
        </w:rPr>
        <w:tab/>
      </w:r>
      <w:r w:rsidRPr="0048073C">
        <w:rPr>
          <w:rFonts w:ascii="FontbitDavid" w:hAnsi="FontbitDavid"/>
          <w:b/>
          <w:bCs/>
          <w:sz w:val="24"/>
          <w:rtl/>
        </w:rPr>
        <w:t>או"ד</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שנא? </w:t>
      </w:r>
      <w:r w:rsidRPr="00111789">
        <w:rPr>
          <w:rFonts w:ascii="FontbitDavid" w:hAnsi="FontbitDavid"/>
          <w:b/>
          <w:bCs/>
          <w:sz w:val="24"/>
          <w:rtl/>
        </w:rPr>
        <w:t>תיקו</w:t>
      </w:r>
      <w:r w:rsidRPr="00B078C3">
        <w:rPr>
          <w:rFonts w:ascii="FontbitDavid" w:hAnsi="FontbitDavid"/>
          <w:sz w:val="24"/>
          <w:rtl/>
        </w:rPr>
        <w:t>.</w:t>
      </w:r>
    </w:p>
    <w:p w:rsidR="00E403F0" w:rsidRDefault="00E403F0" w:rsidP="00E403F0">
      <w:pPr>
        <w:pStyle w:val="afff3"/>
        <w:framePr w:wrap="around"/>
        <w:rPr>
          <w:rtl/>
        </w:rPr>
      </w:pPr>
      <w:r>
        <w:rPr>
          <w:rFonts w:hint="cs"/>
          <w:rtl/>
        </w:rPr>
        <w:t>מג:</w:t>
      </w:r>
    </w:p>
    <w:p>
      <w:pPr>
        <w:pStyle w:val="38"/>
        <w:rPr>
          <w:ins w:id="100448" w:author="מנוע מכני" w:date="2026-10-11T12:04:39Z"/>
        </w:rPr>
      </w:pPr>
      <w:r w:rsidRPr="006D3C6D">
        <w:t>בעי רבא:</w:t>
      </w:r>
    </w:p>
    <w:p w:rsidR="00E403F0" w:rsidRPr="00B078C3" w:rsidRDefault="00E403F0" w:rsidP="00E403F0">
      <w:pPr>
        <w:rPr>
          <w:rFonts w:ascii="FontbitDavid" w:hAnsi="FontbitDavid"/>
          <w:sz w:val="24"/>
          <w:rtl/>
        </w:rPr>
      </w:pPr>
      <w:del w:id="10044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עובדת כוכבים זבה שנעקרו מימי רגליה, וירדה וטבלה, מהו? אם תמצי לומר </w:t>
      </w:r>
      <w:ins w:id="98021" w:author="מנוע מכני" w:date="2026-10-11T12:04:39Z">
        <w:r>
          <w:rPr>
            <w:rFonts w:ascii="FontbitDavid" w:hAnsi="FontbitDavid"/>
            <w:sz w:val="24"/>
            <w:rtl/>
          </w:rPr>
          <w:t xml:space="preserve">אחר</w:t>
        </w:r>
      </w:ins>
      <w:del w:id="98022"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עקירה </w:t>
      </w:r>
      <w:ins w:id="94175" w:author="מנוע מכני" w:date="2026-10-11T12:04:39Z">
        <w:r>
          <w:rPr>
            <w:rFonts w:ascii="FontbitDavid" w:hAnsi="FontbitDavid"/>
            <w:sz w:val="24"/>
            <w:rtl/>
          </w:rPr>
          <w:t xml:space="preserve">הולכים</w:t>
        </w:r>
      </w:ins>
      <w:del w:id="94176" w:author="מנוע מכני" w:date="2026-10-11T12:04:39Z">
        <w:r w:rsidRPr="00B078C3">
          <w:rPr>
            <w:rFonts w:ascii="FontbitDavid" w:hAnsi="FontbitDavid"/>
            <w:sz w:val="24"/>
            <w:rtl/>
          </w:rPr>
          <w:delText xml:space="preserve">אזלינן</w:delText>
        </w:r>
      </w:del>
      <w:r w:rsidRPr="00B078C3">
        <w:rPr>
          <w:rFonts w:ascii="FontbitDavid" w:hAnsi="FontbitDavid"/>
          <w:sz w:val="24"/>
          <w:rtl/>
        </w:rPr>
        <w:t xml:space="preserve"> אף על גב דמצי נקיט </w:t>
      </w:r>
      <w:ins w:id="97043" w:author="מנוע מכני" w:date="2026-10-11T12:04:39Z">
        <w:r>
          <w:rPr>
            <w:rFonts w:ascii="FontbitDavid" w:hAnsi="FontbitDavid"/>
            <w:sz w:val="24"/>
            <w:rtl/>
          </w:rPr>
          <w:t xml:space="preserve">להם</w:t>
        </w:r>
      </w:ins>
      <w:del w:id="97044"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w:t>
      </w:r>
      <w:r w:rsidRPr="00B078C3">
        <w:rPr>
          <w:rFonts w:ascii="FontbitDavid" w:hAnsi="FontbitDavid"/>
          <w:sz w:val="24"/>
          <w:rtl/>
        </w:rPr>
        <w:t xml:space="preserve">ה"מ</w:t>
      </w:r>
      <w:r w:rsidRPr="00B078C3">
        <w:rPr>
          <w:rFonts w:ascii="FontbitDavid" w:hAnsi="FontbitDavid"/>
          <w:sz w:val="24"/>
          <w:rtl/>
        </w:rPr>
        <w:t xml:space="preserve"> - ישראלית דטמאה דאורייתא, אבל עובדת כוכבים זבה, דטמאה דרבנן - </w:t>
      </w:r>
      <w:r w:rsidRPr="00B078C3">
        <w:rPr>
          <w:rFonts w:ascii="FontbitDavid" w:hAnsi="FontbitDavid"/>
          <w:sz w:val="24"/>
          <w:rtl/>
        </w:rPr>
        <w:t xml:space="preserve">לא</w:t>
      </w:r>
      <w:r w:rsidRPr="00B078C3">
        <w:rPr>
          <w:rFonts w:ascii="FontbitDavid" w:hAnsi="FontbitDavid"/>
          <w:sz w:val="24"/>
          <w:rtl/>
        </w:rPr>
        <w:t xml:space="preserve">, </w:t>
      </w:r>
      <w:r w:rsidRPr="0048073C">
        <w:rPr>
          <w:rFonts w:ascii="FontbitDavid" w:hAnsi="FontbitDavid"/>
          <w:b/>
          <w:bCs/>
          <w:sz w:val="24"/>
          <w:rtl/>
        </w:rPr>
        <w:t>או"ד</w:t>
      </w:r>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שנא? </w:t>
      </w:r>
      <w:r w:rsidRPr="00111789">
        <w:rPr>
          <w:rFonts w:ascii="FontbitDavid" w:hAnsi="FontbitDavid"/>
          <w:b/>
          <w:bCs/>
          <w:sz w:val="24"/>
          <w:rtl/>
        </w:rPr>
        <w:t>תיקו</w:t>
      </w:r>
      <w:r w:rsidRPr="00B078C3">
        <w:rPr>
          <w:rFonts w:ascii="FontbitDavid" w:hAnsi="FontbitDavid"/>
          <w:sz w:val="24"/>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15" w:author="קלוד" w:date="2026-10-11T12:23:38Z"/>
        </w:rPr>
      </w:pPr>
      <w:ins w:id="90316" w:author="קלוד" w:date="2026-10-11T12:23:38Z">
        <w:r>
          <w:rPr>
            <w:color w:val="7B3F00"/>
          </w:rPr>
          <w:t xml:space="preserve">זב - צריך כחתימת פי האמה, מ'או החתים בשרו'</w:t>
        </w:r>
      </w:ins>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ומטמאין בכל שהן: </w:t>
      </w:r>
      <w:r w:rsidRPr="00017C1D">
        <w:rPr>
          <w:rFonts w:ascii="FontbitDavid" w:hAnsi="FontbitDavid"/>
          <w:spacing w:val="-2"/>
          <w:sz w:val="24"/>
          <w:rtl/>
        </w:rPr>
        <w:t xml:space="preserve">אמר</w:t>
      </w:r>
      <w:r w:rsidRPr="00017C1D">
        <w:rPr>
          <w:rFonts w:ascii="FontbitDavid" w:hAnsi="FontbitDavid"/>
          <w:spacing w:val="-2"/>
          <w:sz w:val="24"/>
          <w:rtl/>
        </w:rPr>
        <w:t xml:space="preserve"> </w:t>
      </w:r>
      <w:r w:rsidRPr="00017C1D">
        <w:rPr>
          <w:rStyle w:val="2fb"/>
          <w:rFonts w:ascii="FontbitDavid" w:hAnsi="FontbitDavid"/>
          <w:spacing w:val="-2"/>
          <w:sz w:val="24"/>
          <w:rtl/>
        </w:rPr>
        <w:t xml:space="preserve">שמואל</w:t>
      </w:r>
      <w:r w:rsidRPr="00017C1D">
        <w:rPr>
          <w:rFonts w:ascii="FontbitDavid" w:hAnsi="FontbitDavid"/>
          <w:spacing w:val="-2"/>
          <w:sz w:val="24"/>
          <w:rtl/>
        </w:rPr>
        <w:t xml:space="preserve">: זב צריך כחתימת פי האמה, שנאמר </w:t>
      </w:r>
      <w:r w:rsidRPr="00017C1D">
        <w:rPr>
          <w:rFonts w:ascii="FontbitDavid" w:hAnsi="FontbitDavid" w:hint="cs"/>
          <w:spacing w:val="-2"/>
          <w:sz w:val="24"/>
          <w:rtl/>
        </w:rPr>
        <w:t>'</w:t>
      </w:r>
      <w:ins w:id="90531" w:author="Claude - סמנטי" w:date="2026-10-11T12:19:29Z">
        <w:r>
          <w:rPr>
            <w:rStyle w:val="afffff0"/>
            <w:rFonts w:ascii="FontbitDavid" w:hAnsi="FontbitDavid"/>
            <w:spacing w:val="-2"/>
            <w:sz w:val="24"/>
            <w:rtl/>
          </w:rPr>
          <w:t xml:space="preserve">אוֹ הֶחְתִּים בְּשָׂרוֹ מִזּוֹבוֹ</w:t>
        </w:r>
      </w:ins>
      <w:del w:id="90532" w:author="Claude - סמנטי" w:date="2026-10-11T12:19:29Z">
        <w:r w:rsidRPr="00017C1D">
          <w:rPr>
            <w:rFonts w:ascii="FontbitDavid" w:hAnsi="FontbitDavid"/>
            <w:spacing w:val="-2"/>
            <w:sz w:val="24"/>
            <w:rtl/>
          </w:rPr>
          <w:delText xml:space="preserve">או החתים בשרו מזובו</w:delText>
        </w:r>
      </w:del>
      <w:r w:rsidRPr="00017C1D">
        <w:rPr>
          <w:rFonts w:ascii="FontbitDavid" w:hAnsi="FontbitDavid" w:hint="cs"/>
          <w:spacing w:val="-2"/>
          <w:sz w:val="24"/>
          <w:rtl/>
        </w:rPr>
        <w:t>'</w:t>
      </w:r>
      <w:r w:rsidRPr="00017C1D">
        <w:rPr>
          <w:rFonts w:ascii="FontbitDavid" w:hAnsi="FontbitDavid"/>
          <w:spacing w:val="-2"/>
          <w:sz w:val="24"/>
          <w:rtl/>
        </w:rPr>
        <w:t>.</w:t>
      </w:r>
    </w:p>
    <w:p>
      <w:pPr>
        <w:pStyle w:val="38"/>
        <w:rPr>
          <w:ins w:id="100450" w:author="מנוע מכני" w:date="2026-10-11T12:04:39Z"/>
        </w:rPr>
      </w:pPr>
      <w:r w:rsidRPr="00B078C3">
        <w:t>וה</w:t>
      </w:r>
      <w:r>
        <w:t xml:space="preserve">ך </w:t>
      </w:r>
      <w:r>
        <w:t xml:space="preserve">דת</w:t>
      </w:r>
      <w:r w:rsidRPr="00B078C3">
        <w:t xml:space="preserve">נן</w:t>
      </w:r>
      <w:r w:rsidRPr="00B078C3">
        <w:t xml:space="preserve">:</w:t>
      </w:r>
    </w:p>
    <w:p w:rsidR="00E403F0" w:rsidRPr="00B078C3" w:rsidRDefault="00E403F0" w:rsidP="00E403F0">
      <w:pPr>
        <w:rPr>
          <w:rFonts w:ascii="FontbitDavid" w:hAnsi="FontbitDavid"/>
          <w:sz w:val="24"/>
          <w:rtl/>
        </w:rPr>
      </w:pPr>
      <w:del w:id="1004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מטמאין בכל שהן! </w:t>
      </w:r>
      <w:r>
        <w:rPr>
          <w:rFonts w:ascii="FontbitDavid" w:hAnsi="FontbitDavid"/>
          <w:sz w:val="24"/>
          <w:rtl/>
        </w:rPr>
        <w:t>–</w:t>
      </w:r>
      <w:r>
        <w:rPr>
          <w:rFonts w:ascii="FontbitDavid" w:hAnsi="FontbitDavid" w:hint="cs"/>
          <w:sz w:val="24"/>
          <w:rtl/>
        </w:rPr>
        <w:t xml:space="preserve"> </w:t>
      </w:r>
      <w:r>
        <w:rPr>
          <w:rStyle w:val="2fb"/>
          <w:rFonts w:ascii="FontbitDavid" w:hAnsi="FontbitDavid" w:hint="cs"/>
          <w:sz w:val="24"/>
          <w:rtl/>
        </w:rPr>
        <w:t xml:space="preserve">רב</w:t>
      </w:r>
      <w:r>
        <w:rPr>
          <w:rFonts w:ascii="FontbitDavid" w:hAnsi="FontbitDavid" w:hint="cs"/>
          <w:sz w:val="24"/>
          <w:rtl/>
        </w:rPr>
        <w:t xml:space="preserve"> נתן הוא</w:t>
      </w:r>
      <w:r w:rsidRPr="00B078C3">
        <w:rPr>
          <w:rFonts w:ascii="FontbitDavid" w:hAnsi="FontbitDavid"/>
          <w:sz w:val="24"/>
          <w:rtl/>
        </w:rPr>
        <w:t>, ולא הודו לו.</w:t>
      </w:r>
    </w:p>
    <w:p w:rsidR="00E403F0" w:rsidRPr="00B078C3" w:rsidRDefault="00E403F0" w:rsidP="00E403F0">
      <w:pPr>
        <w:rPr>
          <w:rFonts w:ascii="FontbitDavid" w:hAnsi="FontbitDavid"/>
          <w:sz w:val="24"/>
          <w:rtl/>
        </w:rPr>
      </w:pPr>
      <w:r>
        <w:rPr>
          <w:rFonts w:ascii="FontbitDavid" w:hAnsi="FontbitDavid"/>
          <w:sz w:val="24"/>
          <w:rtl/>
        </w:rPr>
        <w:t xml:space="preserve">מ"ט</w:t>
      </w:r>
      <w:r>
        <w:rPr>
          <w:rFonts w:ascii="FontbitDavid" w:hAnsi="FontbitDavid"/>
          <w:sz w:val="24"/>
          <w:rtl/>
        </w:rPr>
        <w:t xml:space="preserve"> </w:t>
      </w:r>
      <w:r>
        <w:rPr>
          <w:rStyle w:val="2fb"/>
          <w:rFonts w:ascii="FontbitDavid" w:hAnsi="FontbitDavid"/>
          <w:sz w:val="24"/>
          <w:rtl/>
        </w:rPr>
        <w:t xml:space="preserve">דרבי ישמעאל</w:t>
      </w:r>
      <w:r>
        <w:rPr>
          <w:rFonts w:ascii="FontbitDavid" w:hAnsi="FontbitDavid"/>
          <w:sz w:val="24"/>
          <w:rtl/>
        </w:rPr>
        <w:t xml:space="preserve"> - ד</w:t>
      </w:r>
      <w:r>
        <w:rPr>
          <w:rFonts w:ascii="FontbitDavid" w:hAnsi="FontbitDavid" w:hint="cs"/>
          <w:sz w:val="24"/>
          <w:rtl/>
        </w:rPr>
        <w:t>'</w:t>
      </w:r>
      <w:ins w:id="90533" w:author="Claude - סמנטי" w:date="2026-10-11T12:19:29Z">
        <w:r>
          <w:rPr>
            <w:rStyle w:val="afffff0"/>
            <w:rFonts w:ascii="FontbitDavid" w:hAnsi="FontbitDavid"/>
            <w:sz w:val="24"/>
            <w:rtl/>
          </w:rPr>
          <w:t xml:space="preserve">אוֹ הֶחְתִּים בְּשָׂרוֹ מִזּוֹבוֹ</w:t>
        </w:r>
      </w:ins>
      <w:del w:id="90534" w:author="Claude - סמנטי" w:date="2026-10-11T12:19:29Z">
        <w:r w:rsidRPr="00B078C3">
          <w:rPr>
            <w:rFonts w:ascii="FontbitDavid" w:hAnsi="FontbitDavid"/>
            <w:sz w:val="24"/>
            <w:rtl/>
          </w:rPr>
          <w:delText xml:space="preserve">או החתים בשרו מזובו</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 ההוא מבעי </w:t>
      </w:r>
      <w:ins w:id="95795" w:author="מנוע מכני" w:date="2026-10-11T12:04:39Z">
        <w:r>
          <w:rPr>
            <w:rFonts w:ascii="FontbitDavid" w:hAnsi="FontbitDavid"/>
            <w:sz w:val="24"/>
            <w:rtl/>
          </w:rPr>
          <w:t xml:space="preserve">לו</w:t>
        </w:r>
      </w:ins>
      <w:del w:id="9579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לח מטמא, ואינו מטמא יבש.</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ורבי ישמעאל</w:t>
      </w:r>
      <w:r w:rsidRPr="00B078C3">
        <w:rPr>
          <w:rFonts w:ascii="FontbitDavid" w:hAnsi="FontbitDavid"/>
          <w:sz w:val="24"/>
          <w:rtl/>
        </w:rPr>
        <w:t xml:space="preserve"> - ההוא מ</w:t>
      </w:r>
      <w:r>
        <w:rPr>
          <w:rFonts w:ascii="FontbitDavid" w:hAnsi="FontbitDavid" w:hint="cs"/>
          <w:sz w:val="24"/>
          <w:rtl/>
        </w:rPr>
        <w:t>'</w:t>
      </w:r>
      <w:r w:rsidRPr="00B078C3">
        <w:rPr>
          <w:rFonts w:ascii="FontbitDavid" w:hAnsi="FontbitDavid"/>
          <w:sz w:val="24"/>
          <w:rtl/>
        </w:rPr>
        <w:t>רר</w:t>
      </w:r>
      <w:r>
        <w:rPr>
          <w:rFonts w:ascii="FontbitDavid" w:hAnsi="FontbitDavid" w:hint="cs"/>
          <w:sz w:val="24"/>
          <w:rtl/>
        </w:rPr>
        <w:t>'</w:t>
      </w:r>
      <w:r w:rsidRPr="00B078C3">
        <w:rPr>
          <w:rFonts w:ascii="FontbitDavid" w:hAnsi="FontbitDavid"/>
          <w:sz w:val="24"/>
          <w:rtl/>
        </w:rPr>
        <w:t xml:space="preserve"> נפקא.</w:t>
      </w:r>
    </w:p>
    <w:p w:rsidR="00E403F0" w:rsidRPr="00B078C3" w:rsidRDefault="00E403F0" w:rsidP="00E403F0">
      <w:pPr>
        <w:rPr>
          <w:rFonts w:ascii="FontbitDavid" w:hAnsi="FontbitDavid"/>
          <w:sz w:val="24"/>
          <w:rtl/>
        </w:rPr>
      </w:pPr>
      <w:r>
        <w:rPr>
          <w:rFonts w:ascii="FontbitDavid" w:hAnsi="FontbitDavid"/>
          <w:sz w:val="24"/>
          <w:rtl/>
        </w:rPr>
        <w:t xml:space="preserve">ורבנן - ההוא למנינא </w:t>
      </w:r>
      <w:ins w:id="95797" w:author="מנוע מכני" w:date="2026-10-11T12:04:39Z">
        <w:r>
          <w:rPr>
            <w:rFonts w:ascii="FontbitDavid" w:hAnsi="FontbitDavid"/>
            <w:sz w:val="24"/>
            <w:rtl/>
          </w:rPr>
          <w:t xml:space="preserve">דבא</w:t>
        </w:r>
      </w:ins>
      <w:del w:id="95798" w:author="מנוע מכני" w:date="2026-10-11T12:04:39Z">
        <w:r w:rsidRPr="00B078C3">
          <w:rPr>
            <w:rFonts w:ascii="FontbitDavid" w:hAnsi="FontbitDavid"/>
            <w:sz w:val="24"/>
            <w:rtl/>
          </w:rPr>
          <w:delText xml:space="preserve">דאתא</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זובו - </w:t>
      </w:r>
      <w:ins w:id="95799" w:author="מנוע מכני" w:date="2026-10-11T12:04:39Z">
        <w:r>
          <w:rPr>
            <w:rFonts w:ascii="FontbitDavid" w:hAnsi="FontbitDavid"/>
            <w:sz w:val="24"/>
            <w:rtl/>
          </w:rPr>
          <w:t xml:space="preserve">אחת</w:t>
        </w:r>
      </w:ins>
      <w:del w:id="95800"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רר בשרו - </w:t>
      </w:r>
      <w:ins w:id="95801" w:author="מנוע מכני" w:date="2026-10-11T12:04:39Z">
        <w:r>
          <w:rPr>
            <w:rFonts w:ascii="FontbitDavid" w:hAnsi="FontbitDavid"/>
            <w:sz w:val="24"/>
            <w:rtl/>
          </w:rPr>
          <w:t xml:space="preserve">שני</w:t>
        </w:r>
      </w:ins>
      <w:del w:id="95802" w:author="מנוע מכני" w:date="2026-10-11T12:04:39Z">
        <w:r w:rsidRPr="00B078C3">
          <w:rPr>
            <w:rFonts w:ascii="FontbitDavid" w:hAnsi="FontbitDavid"/>
            <w:sz w:val="24"/>
            <w:rtl/>
          </w:rPr>
          <w:delText xml:space="preserve">תרי</w:delText>
        </w:r>
      </w:del>
      <w:r w:rsidRPr="00B078C3">
        <w:rPr>
          <w:rFonts w:ascii="FontbitDavid" w:hAnsi="FontbitDavid"/>
          <w:sz w:val="24"/>
          <w:rtl/>
        </w:rPr>
        <w:t xml:space="preserve"> את זובו תלת, לימד על זב בעל שלש ראיות שחייב בקרבן.</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או החתים בשרו מזובו טמא מקצת זובו טמא, לימד על זב בעל שתי ראיות שמטמא משכב ומושב.</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ורבי ישמעאל</w:t>
      </w:r>
      <w:r w:rsidRPr="00B078C3">
        <w:rPr>
          <w:rFonts w:ascii="FontbitDavid" w:hAnsi="FontbitDavid"/>
          <w:sz w:val="24"/>
          <w:rtl/>
        </w:rPr>
        <w:t xml:space="preserve"> מנינא </w:t>
      </w:r>
      <w:r>
        <w:rPr>
          <w:rFonts w:ascii="FontbitDavid" w:hAnsi="FontbitDavid"/>
          <w:sz w:val="24"/>
          <w:rtl/>
        </w:rPr>
        <w:t>נפקא</w:t>
      </w:r>
      <w:r>
        <w:rPr>
          <w:rFonts w:ascii="FontbitDavid" w:hAnsi="FontbitDavid" w:hint="cs"/>
          <w:sz w:val="24"/>
          <w:rtl/>
        </w:rPr>
        <w:t xml:space="preserve"> </w:t>
      </w:r>
      <w:r w:rsidRPr="00B078C3">
        <w:rPr>
          <w:rFonts w:ascii="FontbitDavid" w:hAnsi="FontbitDavid"/>
          <w:sz w:val="24"/>
          <w:rtl/>
        </w:rPr>
        <w:t>מדרבי סימאי</w:t>
      </w:r>
      <w:r>
        <w:rPr>
          <w:rFonts w:ascii="FontbitDavid" w:hAnsi="FontbitDavid" w:hint="cs"/>
          <w:sz w:val="24"/>
          <w:rtl/>
        </w:rPr>
        <w:t xml:space="preserve"> ד</w:t>
      </w:r>
      <w:r w:rsidRPr="00B078C3">
        <w:rPr>
          <w:rFonts w:ascii="FontbitDavid" w:hAnsi="FontbitDavid"/>
          <w:sz w:val="24"/>
          <w:rtl/>
        </w:rPr>
        <w:t>מנה הכתוב שתים - וקראו טמא, שלש - וקראו טמא, הא כיצד? שתים - לטומאה, ושלש לקרבן.</w:t>
      </w:r>
    </w:p>
    <w:p w:rsidR="00E403F0" w:rsidRPr="00B078C3" w:rsidRDefault="00E403F0" w:rsidP="00E403F0">
      <w:pPr>
        <w:rPr>
          <w:rFonts w:ascii="FontbitDavid" w:hAnsi="FontbitDavid"/>
          <w:sz w:val="24"/>
          <w:rtl/>
        </w:rPr>
      </w:pPr>
      <w:r w:rsidRPr="00B078C3">
        <w:rPr>
          <w:rFonts w:ascii="FontbitDavid" w:hAnsi="FontbitDavid"/>
          <w:sz w:val="24"/>
          <w:rtl/>
        </w:rPr>
        <w:t xml:space="preserve">ולמאן דנפקא </w:t>
      </w:r>
      <w:ins w:id="94177" w:author="מנוע מכני" w:date="2026-10-11T12:04:39Z">
        <w:r>
          <w:rPr>
            <w:rFonts w:ascii="FontbitDavid" w:hAnsi="FontbitDavid"/>
            <w:sz w:val="24"/>
            <w:rtl/>
          </w:rPr>
          <w:t xml:space="preserve">שניהם</w:t>
        </w:r>
      </w:ins>
      <w:del w:id="94178" w:author="מנוע מכני" w:date="2026-10-11T12:04:39Z">
        <w:r w:rsidRPr="00B078C3">
          <w:rPr>
            <w:rFonts w:ascii="FontbitDavid" w:hAnsi="FontbitDavid"/>
            <w:sz w:val="24"/>
            <w:rtl/>
          </w:rPr>
          <w:delText xml:space="preserve">תרוייהו</w:delText>
        </w:r>
      </w:del>
      <w:r w:rsidRPr="00B078C3">
        <w:rPr>
          <w:rFonts w:ascii="FontbitDavid" w:hAnsi="FontbitDavid"/>
          <w:sz w:val="24"/>
          <w:rtl/>
        </w:rPr>
        <w:t xml:space="preserve"> </w:t>
      </w:r>
      <w:r>
        <w:rPr>
          <w:rFonts w:ascii="FontbitDavid" w:hAnsi="FontbitDavid" w:hint="cs"/>
          <w:sz w:val="24"/>
          <w:rtl/>
        </w:rPr>
        <w:t>'</w:t>
      </w:r>
      <w:r w:rsidRPr="00B078C3">
        <w:rPr>
          <w:rStyle w:val="afffff0"/>
          <w:rFonts w:ascii="FontbitDavid" w:hAnsi="FontbitDavid"/>
          <w:sz w:val="24"/>
          <w:rtl/>
        </w:rPr>
        <w:t>מזאת תהיה טומאתו בזובו</w:t>
      </w:r>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w:t>
      </w:r>
      <w:ins w:id="90535" w:author="Claude - סמנטי" w:date="2026-10-11T12:19:29Z">
        <w:r>
          <w:rPr>
            <w:rStyle w:val="afffff0"/>
            <w:rFonts w:ascii="FontbitDavid" w:hAnsi="FontbitDavid"/>
            <w:sz w:val="24"/>
            <w:rtl/>
          </w:rPr>
          <w:t xml:space="preserve">אִישׁ אִישׁ כִּי יִהְיֶה זָב מִבְּשָׂרוֹ</w:t>
        </w:r>
      </w:ins>
      <w:del w:id="90536" w:author="Claude - סמנטי" w:date="2026-10-11T12:19:29Z">
        <w:r w:rsidRPr="00B078C3">
          <w:rPr>
            <w:rFonts w:ascii="FontbitDavid" w:hAnsi="FontbitDavid"/>
            <w:sz w:val="24"/>
            <w:rtl/>
          </w:rPr>
          <w:delText xml:space="preserve">איש איש כי יהיה זב מבשרו</w:delText>
        </w:r>
      </w:del>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 xml:space="preserve">- </w:t>
      </w:r>
      <w:r>
        <w:rPr>
          <w:rFonts w:ascii="FontbitDavid" w:hAnsi="FontbitDavid"/>
          <w:sz w:val="24"/>
          <w:rtl/>
        </w:rPr>
        <w:t xml:space="preserve">מבעי </w:t>
      </w:r>
      <w:ins w:id="95803" w:author="מנוע מכני" w:date="2026-10-11T12:04:39Z">
        <w:r>
          <w:rPr>
            <w:rFonts w:ascii="FontbitDavid" w:hAnsi="FontbitDavid"/>
            <w:sz w:val="24"/>
            <w:rtl/>
          </w:rPr>
          <w:t xml:space="preserve">לו</w:t>
        </w:r>
      </w:ins>
      <w:del w:id="95804" w:author="מנוע מכני" w:date="2026-10-11T12:04:39Z">
        <w:r>
          <w:rPr>
            <w:rFonts w:ascii="FontbitDavid" w:hAnsi="FontbitDavid"/>
            <w:sz w:val="24"/>
            <w:rtl/>
          </w:rPr>
          <w:delText xml:space="preserve">ליה</w:delText>
        </w:r>
      </w:del>
      <w:r>
        <w:rPr>
          <w:rFonts w:ascii="FontbitDavid" w:hAnsi="FontbitDavid"/>
          <w:sz w:val="24"/>
          <w:rtl/>
        </w:rPr>
        <w:t xml:space="preserve"> </w:t>
      </w:r>
      <w:r w:rsidRPr="00B078C3">
        <w:rPr>
          <w:rFonts w:ascii="FontbitDavid" w:hAnsi="FontbitDavid"/>
          <w:sz w:val="24"/>
          <w:rtl/>
        </w:rPr>
        <w:t>עד שיצא מבשרו.</w:t>
      </w:r>
    </w:p>
    <w:p w:rsidR="00E403F0" w:rsidRPr="00B078C3" w:rsidRDefault="00E403F0" w:rsidP="00E403F0">
      <w:pPr>
        <w:rPr>
          <w:rFonts w:ascii="FontbitDavid" w:hAnsi="FontbitDavid"/>
          <w:sz w:val="24"/>
          <w:rtl/>
        </w:rPr>
      </w:pPr>
      <w:r w:rsidRPr="00B078C3">
        <w:rPr>
          <w:rFonts w:ascii="FontbitDavid" w:hAnsi="FontbitDavid"/>
          <w:sz w:val="24"/>
          <w:rtl/>
        </w:rPr>
        <w:t xml:space="preserve">זובו טמא </w:t>
      </w:r>
      <w:r>
        <w:rPr>
          <w:rFonts w:ascii="FontbitDavid" w:hAnsi="FontbitDavid" w:hint="cs"/>
          <w:sz w:val="24"/>
          <w:rtl/>
        </w:rPr>
        <w:t>-</w:t>
      </w:r>
      <w:r w:rsidRPr="00B078C3">
        <w:rPr>
          <w:rFonts w:ascii="FontbitDavid" w:hAnsi="FontbitDavid"/>
          <w:sz w:val="24"/>
          <w:rtl/>
        </w:rPr>
        <w:t xml:space="preserve"> לימד על הזוב שהוא טמא.</w:t>
      </w:r>
    </w:p>
    <w:p>
      <w:pPr>
        <w:pStyle w:val="afffff8"/>
        <w:rPr>
          <w:ins w:id="90313" w:author="קלוד" w:date="2026-10-11T12:23:38Z"/>
        </w:rPr>
      </w:pPr>
      <w:ins w:id="90314" w:author="קלוד" w:date="2026-10-11T12:23:38Z">
        <w:r>
          <w:rPr>
            <w:color w:val="7B3F00"/>
          </w:rPr>
          <w:t xml:space="preserve">ש"ז - לרואה במשהו, לנוגע בכעדשה</w:t>
        </w:r>
      </w:ins>
    </w:p>
    <w:p w:rsidR="00E403F0" w:rsidRDefault="00E403F0" w:rsidP="00E403F0">
      <w:pPr>
        <w:rPr>
          <w:rFonts w:ascii="FontbitDavid" w:hAnsi="FontbitDavid"/>
          <w:sz w:val="24"/>
          <w:rtl/>
        </w:rPr>
      </w:pPr>
      <w:r w:rsidRPr="00B078C3">
        <w:rPr>
          <w:rStyle w:val="2fb"/>
          <w:rFonts w:ascii="FontbitDavid" w:hAnsi="FontbitDavid"/>
          <w:sz w:val="24"/>
          <w:rtl/>
        </w:rPr>
        <w:t>א</w:t>
      </w:r>
      <w:ins w:id="91761" w:author="מנוע מכני" w:date="2026-10-11T12:04:39Z">
        <w:r>
          <w:rPr>
            <w:rStyle w:val="2fb"/>
            <w:rFonts w:ascii="FontbitDavid" w:hAnsi="FontbitDavid" w:hint="cs"/>
            <w:sz w:val="24"/>
            <w:rtl/>
          </w:rPr>
          <w:t xml:space="preserve">ר"ח</w:t>
        </w:r>
      </w:ins>
      <w:del w:id="91762" w:author="מנוע מכני" w:date="2026-10-11T12:04:39Z">
        <w:r>
          <w:rPr>
            <w:rFonts w:ascii="FontbitDavid" w:hAnsi="FontbitDavid" w:hint="cs"/>
            <w:sz w:val="24"/>
            <w:rtl/>
          </w:rPr>
          <w:delText xml:space="preserve">ר''ח</w:delText>
        </w:r>
      </w:del>
      <w:r>
        <w:rPr>
          <w:rFonts w:ascii="FontbitDavid" w:hAnsi="FontbitDavid" w:hint="cs"/>
          <w:sz w:val="24"/>
          <w:rtl/>
        </w:rPr>
        <w:t xml:space="preserve"> </w:t>
      </w:r>
      <w:r>
        <w:rPr>
          <w:rStyle w:val="2fb"/>
          <w:rFonts w:ascii="FontbitDavid" w:hAnsi="FontbitDavid" w:hint="cs"/>
          <w:sz w:val="24"/>
          <w:rtl/>
        </w:rPr>
        <w:t xml:space="preserve">מ</w:t>
      </w:r>
      <w:ins w:id="91763" w:author="מנוע מכני" w:date="2026-10-11T12:04:39Z">
        <w:r>
          <w:rPr>
            <w:rStyle w:val="2fb"/>
            <w:rFonts w:ascii="FontbitDavid" w:hAnsi="FontbitDavid" w:hint="cs"/>
            <w:sz w:val="24"/>
            <w:rtl/>
          </w:rPr>
          <w:t xml:space="preserve">ר"א</w:t>
        </w:r>
      </w:ins>
      <w:del w:id="91764"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r>
        <w:rPr>
          <w:rStyle w:val="2fb"/>
          <w:rFonts w:ascii="FontbitDavid" w:hAnsi="FontbitDavid" w:hint="cs"/>
          <w:sz w:val="24"/>
          <w:rtl/>
        </w:rPr>
        <w:t xml:space="preserve">ב</w:t>
      </w:r>
      <w:ins w:id="91765" w:author="מנוע מכני" w:date="2026-10-11T12:04:39Z">
        <w:r>
          <w:rPr>
            <w:rStyle w:val="2fb"/>
            <w:rFonts w:ascii="FontbitDavid" w:hAnsi="FontbitDavid" w:hint="cs"/>
            <w:sz w:val="24"/>
            <w:rtl/>
          </w:rPr>
          <w:t xml:space="preserve">ר"ש</w:t>
        </w:r>
      </w:ins>
      <w:del w:id="91766" w:author="מנוע מכני" w:date="2026-10-11T12:04:39Z">
        <w:r>
          <w:rPr>
            <w:rFonts w:ascii="FontbitDavid" w:hAnsi="FontbitDavid" w:hint="cs"/>
            <w:sz w:val="24"/>
            <w:rtl/>
          </w:rPr>
          <w:delText xml:space="preserve">ר''ש</w:delText>
        </w:r>
      </w:del>
      <w:r w:rsidRPr="00B078C3">
        <w:rPr>
          <w:rFonts w:ascii="FontbitDavid" w:hAnsi="FontbitDavid"/>
          <w:sz w:val="24"/>
          <w:rtl/>
        </w:rPr>
        <w:t xml:space="preserve"> </w:t>
      </w:r>
      <w:r>
        <w:rPr>
          <w:rFonts w:ascii="FontbitDavid" w:hAnsi="FontbitDavid" w:hint="cs"/>
          <w:sz w:val="24"/>
          <w:rtl/>
        </w:rPr>
        <w:t>'</w:t>
      </w:r>
      <w:ins w:id="90537" w:author="Claude - סמנטי" w:date="2026-10-11T12:19:29Z">
        <w:r>
          <w:rPr>
            <w:rStyle w:val="afffff0"/>
            <w:rFonts w:ascii="FontbitDavid" w:hAnsi="FontbitDavid"/>
            <w:sz w:val="24"/>
            <w:rtl/>
          </w:rPr>
          <w:t xml:space="preserve">שִׁכְבַת זֶרַע</w:t>
        </w:r>
      </w:ins>
      <w:del w:id="90538" w:author="Claude - סמנטי" w:date="2026-10-11T12:19:29Z">
        <w:r w:rsidRPr="00B078C3">
          <w:rPr>
            <w:rFonts w:ascii="FontbitDavid" w:hAnsi="FontbitDavid"/>
            <w:sz w:val="24"/>
            <w:rtl/>
          </w:rPr>
          <w:delText xml:space="preserve">שכבת זרע</w:delText>
        </w:r>
      </w:del>
      <w:r>
        <w:rPr>
          <w:rFonts w:ascii="FontbitDavid" w:hAnsi="FontbitDavid" w:hint="cs"/>
          <w:sz w:val="24"/>
          <w:rtl/>
        </w:rPr>
        <w:t>'</w:t>
      </w:r>
      <w:r w:rsidRPr="00B078C3">
        <w:rPr>
          <w:rFonts w:ascii="FontbitDavid" w:hAnsi="FontbitDavid"/>
          <w:sz w:val="24"/>
          <w:rtl/>
        </w:rPr>
        <w:t xml:space="preserve">, לרואה - במשהו, לנוגע - בכעדשה, </w:t>
      </w:r>
      <w:r>
        <w:rPr>
          <w:rFonts w:ascii="FontbitDavid" w:hAnsi="FontbitDavid" w:hint="cs"/>
          <w:sz w:val="24"/>
          <w:rtl/>
        </w:rPr>
        <w:t xml:space="preserve">[והך </w:t>
      </w:r>
      <w:r>
        <w:rPr>
          <w:rFonts w:ascii="FontbitDavid" w:hAnsi="FontbitDavid" w:hint="cs"/>
          <w:sz w:val="24"/>
          <w:rtl/>
        </w:rPr>
        <w:t xml:space="preserve">דתנן</w:t>
      </w:r>
      <w:r>
        <w:rPr>
          <w:rFonts w:ascii="FontbitDavid" w:hAnsi="FontbitDavid" w:hint="cs"/>
          <w:sz w:val="24"/>
          <w:rtl/>
        </w:rPr>
        <w:t xml:space="preserve"> דמטמאין בכל שהוא היינו לרואה]</w:t>
      </w:r>
    </w:p>
    <w:p>
      <w:pPr>
        <w:pStyle w:val="38"/>
        <w:rPr>
          <w:ins w:id="100452" w:author="מנוע מכני" w:date="2026-10-11T12:04:39Z"/>
        </w:rPr>
      </w:pPr>
      <w:r w:rsidRPr="00B078C3">
        <w:t xml:space="preserve">ת"ש:</w:t>
      </w:r>
    </w:p>
    <w:p w:rsidR="00E403F0" w:rsidRPr="00B078C3" w:rsidRDefault="00E403F0" w:rsidP="00E403F0">
      <w:pPr>
        <w:rPr>
          <w:rFonts w:ascii="FontbitDavid" w:hAnsi="FontbitDavid"/>
          <w:sz w:val="24"/>
          <w:rtl/>
        </w:rPr>
      </w:pPr>
      <w:ins w:id="96903" w:author="מנוע מכני" w:date="2026-10-11T12:04:39Z">
        <w:del w:id="100453" w:author="מנוע מכני" w:date="2026-10-11T12:04:39Z">
          <w:r>
            <w:rPr>
              <w:rFonts w:ascii="FontbitDavid" w:hAnsi="FontbitDavid"/>
              <w:sz w:val="24"/>
              <w:rtl/>
            </w:rPr>
            <w:delText xml:space="preserve"> </w:delText>
          </w:r>
        </w:del>
      </w:ins>
      <w:del w:id="96904"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r w:rsidRPr="00B078C3">
        <w:rPr>
          <w:rFonts w:ascii="FontbitDavid" w:hAnsi="FontbitDavid"/>
          <w:sz w:val="24"/>
          <w:rtl/>
        </w:rPr>
        <w:t>חומר בשרץ - שהשרץ אין חלוקה טומאתו, מה שאין כן בשכבת זרע.</w:t>
      </w:r>
    </w:p>
    <w:p w:rsidR="00E403F0" w:rsidRPr="00B078C3" w:rsidRDefault="00E403F0" w:rsidP="00E403F0">
      <w:pPr>
        <w:rPr>
          <w:rFonts w:ascii="FontbitDavid" w:hAnsi="FontbitDavid"/>
          <w:sz w:val="24"/>
          <w:rtl/>
        </w:rPr>
      </w:pPr>
      <w:r w:rsidRPr="00B078C3">
        <w:rPr>
          <w:rFonts w:ascii="FontbitDavid" w:hAnsi="FontbitDavid"/>
          <w:sz w:val="24"/>
          <w:rtl/>
        </w:rPr>
        <w:t>חומר בשכבת זרע - שהשכבת זרע מטמא בכל שהוא, מה שאין כן בשרץ.</w:t>
      </w:r>
    </w:p>
    <w:p>
      <w:pPr>
        <w:pStyle w:val="38"/>
        <w:rPr>
          <w:ins w:id="100454" w:author="מנוע מכני" w:date="2026-10-11T12:04:39Z"/>
        </w:rPr>
      </w:pPr>
      <w:r>
        <w:t xml:space="preserve">ודחי'</w:t>
      </w:r>
    </w:p>
    <w:p w:rsidR="00E403F0" w:rsidRPr="00B078C3" w:rsidRDefault="00E403F0" w:rsidP="00E403F0">
      <w:pPr>
        <w:pStyle w:val="a2"/>
        <w:numPr>
          <w:ilvl w:val="0"/>
          <w:numId w:val="3"/>
        </w:numPr>
        <w:ind w:left="714" w:hanging="357"/>
        <w:rPr>
          <w:rtl/>
        </w:rPr>
      </w:pPr>
      <w:del w:id="100455" w:author="מנוע מכני" w:date="2026-10-11T12:04:39Z">
        <w:r>
          <w:rPr>
            <w:rFonts w:hint="cs"/>
            <w:rtl/>
          </w:rPr>
          <w:delText xml:space="preserve"> </w:delText>
        </w:r>
      </w:del>
      <w:ins w:id="94179" w:author="מנוע מכני" w:date="2026-10-11T12:04:39Z">
        <w:r>
          <w:rPr>
            <w:rFonts w:hint="cs"/>
            <w:rtl/>
          </w:rPr>
          <w:t xml:space="preserve">דלא</w:t>
        </w:r>
      </w:ins>
      <w:del w:id="94180" w:author="מנוע מכני" w:date="2026-10-11T12:04:39Z">
        <w:r>
          <w:rPr>
            <w:rFonts w:hint="cs"/>
            <w:rtl/>
          </w:rPr>
          <w:delText xml:space="preserve">דלאו</w:delText>
        </w:r>
      </w:del>
      <w:r>
        <w:rPr>
          <w:rFonts w:hint="cs"/>
          <w:rtl/>
        </w:rPr>
        <w:t xml:space="preserve"> לנוגע אלא </w:t>
      </w:r>
      <w:r w:rsidRPr="00B078C3">
        <w:rPr>
          <w:rtl/>
        </w:rPr>
        <w:t>לרואה.</w:t>
      </w:r>
    </w:p>
    <w:p>
      <w:pPr>
        <w:pStyle w:val="38"/>
        <w:rPr>
          <w:ins w:id="100456" w:author="מנוע מכני" w:date="2026-10-11T12:04:39Z"/>
        </w:rPr>
      </w:pPr>
      <w:r w:rsidRPr="00B078C3">
        <w:t>ו</w:t>
      </w:r>
      <w:r>
        <w:t xml:space="preserve">לא אמרי'</w:t>
      </w:r>
    </w:p>
    <w:p w:rsidR="00E403F0" w:rsidRDefault="00E403F0" w:rsidP="00E403F0">
      <w:pPr>
        <w:rPr>
          <w:rFonts w:ascii="FontbitDavid" w:hAnsi="FontbitDavid"/>
          <w:sz w:val="24"/>
          <w:rtl/>
        </w:rPr>
      </w:pPr>
      <w:del w:id="100457" w:author="מנוע מכני" w:date="2026-10-11T12:04:39Z">
        <w:r>
          <w:rPr>
            <w:rFonts w:ascii="FontbitDavid" w:hAnsi="FontbitDavid" w:hint="cs"/>
            <w:sz w:val="24"/>
            <w:rtl/>
          </w:rPr>
          <w:delText xml:space="preserve"> </w:delText>
        </w:r>
      </w:del>
      <w:r>
        <w:rPr>
          <w:rFonts w:ascii="FontbitDavid" w:hAnsi="FontbitDavid" w:hint="cs"/>
          <w:sz w:val="24"/>
          <w:rtl/>
        </w:rPr>
        <w:t xml:space="preserve">דדומייא דשרץ דבנגיעה </w:t>
      </w:r>
      <w:r w:rsidRPr="004400E0">
        <w:rPr>
          <w:rFonts w:ascii="FontbitDavid" w:hAnsi="FontbitDavid" w:hint="cs"/>
          <w:b/>
          <w:bCs/>
          <w:sz w:val="24"/>
          <w:rtl/>
        </w:rPr>
        <w:t>דשום</w:t>
      </w:r>
      <w:r>
        <w:rPr>
          <w:rFonts w:ascii="FontbitDavid" w:hAnsi="FontbitDavid" w:hint="cs"/>
          <w:sz w:val="24"/>
          <w:rtl/>
        </w:rPr>
        <w:t xml:space="preserve"> שרץ קתני </w:t>
      </w:r>
      <w:r>
        <w:rPr>
          <w:rFonts w:ascii="FontbitDavid" w:hAnsi="FontbitDavid" w:hint="cs"/>
          <w:sz w:val="24"/>
          <w:rtl/>
        </w:rPr>
        <w:t xml:space="preserve">ו</w:t>
      </w:r>
      <w:ins w:id="91767" w:author="מנוע מכני" w:date="2026-10-11T12:04:39Z">
        <w:r>
          <w:rPr>
            <w:rFonts w:ascii="FontbitDavid" w:hAnsi="FontbitDavid" w:hint="cs"/>
            <w:sz w:val="24"/>
            <w:rtl/>
          </w:rPr>
          <w:t xml:space="preserve">ה"נ</w:t>
        </w:r>
      </w:ins>
      <w:del w:id="91768"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w:t>
      </w:r>
      <w:r w:rsidRPr="004400E0">
        <w:rPr>
          <w:rFonts w:ascii="FontbitDavid" w:hAnsi="FontbitDavid" w:hint="cs"/>
          <w:b/>
          <w:bCs/>
          <w:sz w:val="24"/>
          <w:rtl/>
        </w:rPr>
        <w:t>שום</w:t>
      </w:r>
      <w:r>
        <w:rPr>
          <w:rFonts w:ascii="FontbitDavid" w:hAnsi="FontbitDavid" w:hint="cs"/>
          <w:sz w:val="24"/>
          <w:rtl/>
        </w:rPr>
        <w:t xml:space="preserve"> </w:t>
      </w:r>
      <w:ins w:id="91769" w:author="מנוע מכני" w:date="2026-10-11T12:04:39Z">
        <w:r>
          <w:rPr>
            <w:rFonts w:ascii="FontbitDavid" w:hAnsi="FontbitDavid" w:hint="cs"/>
            <w:sz w:val="24"/>
            <w:rtl/>
          </w:rPr>
          <w:t xml:space="preserve">ש"ז</w:t>
        </w:r>
      </w:ins>
      <w:del w:id="91770" w:author="מנוע מכני" w:date="2026-10-11T12:04:39Z">
        <w:r>
          <w:rPr>
            <w:rFonts w:ascii="FontbitDavid" w:hAnsi="FontbitDavid" w:hint="cs"/>
            <w:sz w:val="24"/>
            <w:rtl/>
          </w:rPr>
          <w:delText xml:space="preserve">ש''ז</w:delText>
        </w:r>
      </w:del>
      <w:r>
        <w:rPr>
          <w:rFonts w:ascii="FontbitDavid" w:hAnsi="FontbitDavid" w:hint="cs"/>
          <w:sz w:val="24"/>
          <w:rtl/>
        </w:rPr>
        <w:t xml:space="preserve"> קתני</w:t>
      </w:r>
    </w:p>
    <w:p w:rsidR="00E403F0" w:rsidRPr="00B078C3" w:rsidRDefault="00E403F0" w:rsidP="00E403F0">
      <w:pPr>
        <w:rPr>
          <w:rFonts w:ascii="FontbitDavid" w:hAnsi="FontbitDavid"/>
          <w:sz w:val="24"/>
          <w:rtl/>
        </w:rPr>
      </w:pPr>
      <w:r w:rsidRPr="00B078C3">
        <w:rPr>
          <w:rFonts w:ascii="FontbitDavid" w:hAnsi="FontbitDavid"/>
          <w:sz w:val="24"/>
          <w:rtl/>
        </w:rPr>
        <w:t xml:space="preserve">ושרץ </w:t>
      </w:r>
      <w:r w:rsidRPr="00B078C3">
        <w:rPr>
          <w:rFonts w:ascii="FontbitDavid" w:hAnsi="FontbitDavid"/>
          <w:sz w:val="24"/>
          <w:rtl/>
        </w:rPr>
        <w:t xml:space="preserve">לא</w:t>
      </w:r>
      <w:r w:rsidRPr="00B078C3">
        <w:rPr>
          <w:rFonts w:ascii="FontbitDavid" w:hAnsi="FontbitDavid"/>
          <w:sz w:val="24"/>
          <w:rtl/>
        </w:rPr>
        <w:t xml:space="preserve"> מטמא במשהו? והא אנן </w:t>
      </w:r>
      <w:r w:rsidRPr="00B078C3">
        <w:rPr>
          <w:rFonts w:ascii="FontbitDavid" w:hAnsi="FontbitDavid"/>
          <w:sz w:val="24"/>
          <w:rtl/>
        </w:rPr>
        <w:t xml:space="preserve">תנן</w:t>
      </w:r>
      <w:r w:rsidRPr="00B078C3">
        <w:rPr>
          <w:rFonts w:ascii="FontbitDavid" w:hAnsi="FontbitDavid"/>
          <w:sz w:val="24"/>
          <w:rtl/>
        </w:rPr>
        <w:t xml:space="preserve">: האברים אין להם שיעור</w:t>
      </w:r>
      <w:ins w:id="96905" w:author="מנוע מכני" w:date="2026-10-11T12:04:39Z">
        <w:r>
          <w:rPr>
            <w:rFonts w:ascii="FontbitDavid" w:hAnsi="FontbitDavid"/>
            <w:sz w:val="24"/>
            <w:rtl/>
          </w:rPr>
          <w:t xml:space="preserve">,</w:t>
        </w:r>
      </w:ins>
      <w:del w:id="96906" w:author="מנוע מכני" w:date="2026-10-11T12:04:39Z">
        <w:r w:rsidRPr="00B078C3">
          <w:rPr>
            <w:rFonts w:ascii="FontbitDavid" w:hAnsi="FontbitDavid"/>
            <w:sz w:val="24"/>
            <w:rtl/>
          </w:rPr>
          <w:delText xml:space="preserve">;</w:delText>
        </w:r>
      </w:del>
    </w:p>
    <w:p w:rsidR="00E403F0" w:rsidRDefault="00E403F0" w:rsidP="00E403F0">
      <w:pPr>
        <w:rPr>
          <w:rFonts w:ascii="FontbitDavid" w:hAnsi="FontbitDavid"/>
          <w:sz w:val="24"/>
          <w:rtl/>
        </w:rPr>
      </w:pPr>
      <w:r w:rsidRPr="00B078C3">
        <w:rPr>
          <w:rFonts w:ascii="FontbitDavid" w:hAnsi="FontbitDavid"/>
          <w:sz w:val="24"/>
          <w:rtl/>
        </w:rPr>
        <w:t xml:space="preserve">פחות מכזית בשר המת, ופחות מכזית בשר נבלה, ופחות מכעדשה מן השרץ! </w:t>
      </w:r>
    </w:p>
    <w:p w:rsidR="00E403F0" w:rsidRDefault="00E403F0" w:rsidP="00E403F0">
      <w:pPr>
        <w:rPr>
          <w:rFonts w:ascii="FontbitDavid" w:hAnsi="FontbitDavid"/>
          <w:sz w:val="24"/>
          <w:rtl/>
        </w:rPr>
      </w:pPr>
      <w:r w:rsidRPr="00B078C3">
        <w:rPr>
          <w:rFonts w:ascii="FontbitDavid" w:hAnsi="FontbitDavid"/>
          <w:sz w:val="24"/>
          <w:rtl/>
        </w:rPr>
        <w:t xml:space="preserve">שאני אבר - </w:t>
      </w:r>
      <w:ins w:id="97659" w:author="מנוע מכני" w:date="2026-10-11T12:04:39Z">
        <w:r>
          <w:rPr>
            <w:rFonts w:ascii="FontbitDavid" w:hAnsi="FontbitDavid"/>
            <w:sz w:val="24"/>
            <w:rtl/>
          </w:rPr>
          <w:t xml:space="preserve">דכולו</w:t>
        </w:r>
      </w:ins>
      <w:del w:id="97660" w:author="מנוע מכני" w:date="2026-10-11T12:04:39Z">
        <w:r w:rsidRPr="00B078C3">
          <w:rPr>
            <w:rFonts w:ascii="FontbitDavid" w:hAnsi="FontbitDavid"/>
            <w:sz w:val="24"/>
            <w:rtl/>
          </w:rPr>
          <w:delText xml:space="preserve">דכוליה</w:delText>
        </w:r>
      </w:del>
      <w:r w:rsidRPr="00B078C3">
        <w:rPr>
          <w:rFonts w:ascii="FontbitDavid" w:hAnsi="FontbitDavid"/>
          <w:sz w:val="24"/>
          <w:rtl/>
        </w:rPr>
        <w:t xml:space="preserve"> במקום עדשה </w:t>
      </w:r>
      <w:ins w:id="98437" w:author="מנוע מכני" w:date="2026-10-11T12:04:39Z">
        <w:r>
          <w:rPr>
            <w:rFonts w:ascii="FontbitDavid" w:hAnsi="FontbitDavid"/>
            <w:sz w:val="24"/>
            <w:rtl/>
          </w:rPr>
          <w:t xml:space="preserve">עומד</w:t>
        </w:r>
      </w:ins>
      <w:del w:id="98438" w:author="מנוע מכני" w:date="2026-10-11T12:04:39Z">
        <w:r w:rsidRPr="00B078C3">
          <w:rPr>
            <w:rFonts w:ascii="FontbitDavid" w:hAnsi="FontbitDavid"/>
            <w:sz w:val="24"/>
            <w:rtl/>
          </w:rPr>
          <w:delText xml:space="preserve">קאי</w:delText>
        </w:r>
      </w:del>
      <w:r w:rsidRPr="00B078C3">
        <w:rPr>
          <w:rFonts w:ascii="FontbitDavid" w:hAnsi="FontbitDavid"/>
          <w:sz w:val="24"/>
          <w:rtl/>
        </w:rPr>
        <w:t xml:space="preserve">, </w:t>
      </w:r>
      <w:ins w:id="94181" w:author="מנוע מכני" w:date="2026-10-11T12:04:39Z">
        <w:r>
          <w:rPr>
            <w:rFonts w:ascii="FontbitDavid" w:hAnsi="FontbitDavid"/>
            <w:sz w:val="24"/>
            <w:rtl/>
          </w:rPr>
          <w:t xml:space="preserve">שהרי</w:t>
        </w:r>
      </w:ins>
      <w:del w:id="94182" w:author="מנוע מכני" w:date="2026-10-11T12:04:39Z">
        <w:r w:rsidRPr="00B078C3">
          <w:rPr>
            <w:rFonts w:ascii="FontbitDavid" w:hAnsi="FontbitDavid"/>
            <w:sz w:val="24"/>
            <w:rtl/>
          </w:rPr>
          <w:delText xml:space="preserve">דהא</w:delText>
        </w:r>
      </w:del>
      <w:r w:rsidRPr="00B078C3">
        <w:rPr>
          <w:rFonts w:ascii="FontbitDavid" w:hAnsi="FontbitDavid"/>
          <w:sz w:val="24"/>
          <w:rtl/>
        </w:rPr>
        <w:t xml:space="preserve"> אילו חסר </w:t>
      </w:r>
      <w:ins w:id="90215" w:author="Claude - סמנטי" w:date="2026-10-11T12:19:29Z">
        <w:r>
          <w:rPr>
            <w:rFonts w:ascii="FontbitDavid" w:hAnsi="FontbitDavid"/>
            <w:sz w:val="24"/>
            <w:rtl/>
          </w:rPr>
          <w:t xml:space="preserve">מעט</w:t>
        </w:r>
      </w:ins>
      <w:del w:id="90216" w:author="Claude - סמנטי" w:date="2026-10-11T12:19:29Z">
        <w:r w:rsidRPr="00B078C3">
          <w:rPr>
            <w:rFonts w:ascii="FontbitDavid" w:hAnsi="FontbitDavid"/>
            <w:sz w:val="24"/>
            <w:rtl/>
          </w:rPr>
          <w:delText xml:space="preserve">פורתא</w:delText>
        </w:r>
      </w:del>
      <w:r w:rsidRPr="00B078C3">
        <w:rPr>
          <w:rFonts w:ascii="FontbitDavid" w:hAnsi="FontbitDavid"/>
          <w:sz w:val="24"/>
          <w:rtl/>
        </w:rPr>
        <w:t xml:space="preserve"> - אבר מי קמטמיא? </w:t>
      </w:r>
    </w:p>
    <w:p w:rsidR="00E403F0" w:rsidRDefault="00E403F0" w:rsidP="00E403F0">
      <w:pPr>
        <w:rPr>
          <w:rFonts w:ascii="FontbitDavid" w:hAnsi="FontbitDavid"/>
          <w:sz w:val="24"/>
          <w:rtl/>
        </w:rPr>
      </w:pPr>
      <w:r w:rsidRPr="00B078C3">
        <w:rPr>
          <w:rFonts w:ascii="FontbitDavid" w:hAnsi="FontbitDavid"/>
          <w:sz w:val="24"/>
          <w:rtl/>
        </w:rPr>
        <w:lastRenderedPageBreak/>
        <w:t xml:space="preserve">שכבת זרע דחלוקה טומאתו </w:t>
      </w:r>
      <w:ins w:id="95805" w:author="מנוע מכני" w:date="2026-10-11T12:04:39Z">
        <w:r>
          <w:rPr>
            <w:rFonts w:ascii="FontbitDavid" w:hAnsi="FontbitDavid"/>
            <w:sz w:val="24"/>
            <w:rtl/>
          </w:rPr>
          <w:t xml:space="preserve">מה</w:t>
        </w:r>
      </w:ins>
      <w:del w:id="95806" w:author="מנוע מכני" w:date="2026-10-11T12:04:39Z">
        <w:r w:rsidRPr="00B078C3">
          <w:rPr>
            <w:rFonts w:ascii="FontbitDavid" w:hAnsi="FontbitDavid"/>
            <w:sz w:val="24"/>
            <w:rtl/>
          </w:rPr>
          <w:lastRenderedPageBreak/>
          <w:delText xml:space="preserve">מאי</w:delText>
        </w:r>
      </w:del>
      <w:r w:rsidRPr="00B078C3">
        <w:rPr>
          <w:rFonts w:ascii="FontbitDavid" w:hAnsi="FontbitDavid"/>
          <w:sz w:val="24"/>
          <w:rtl/>
        </w:rPr>
        <w:lastRenderedPageBreak/>
        <w:t xml:space="preserve"> היא? </w:t>
      </w:r>
    </w:p>
    <w:p w:rsidR="00E403F0" w:rsidRPr="00B078C3" w:rsidRDefault="00E403F0" w:rsidP="00E403F0">
      <w:pPr>
        <w:rPr>
          <w:rFonts w:ascii="FontbitDavid" w:hAnsi="FontbitDavid"/>
          <w:sz w:val="24"/>
          <w:rtl/>
        </w:rPr>
      </w:pPr>
      <w:r w:rsidRPr="00B078C3">
        <w:rPr>
          <w:rFonts w:ascii="FontbitDavid" w:hAnsi="FontbitDavid"/>
          <w:sz w:val="24"/>
          <w:rtl/>
        </w:rPr>
        <w:t xml:space="preserve">אילימא בין ישראל לדנכרים - </w:t>
      </w:r>
      <w:r w:rsidRPr="00B078C3">
        <w:rPr>
          <w:rFonts w:ascii="FontbitDavid" w:hAnsi="FontbitDavid"/>
          <w:sz w:val="24"/>
          <w:rtl/>
        </w:rPr>
        <w:t xml:space="preserve">ה"נ</w:t>
      </w:r>
      <w:r w:rsidRPr="00B078C3">
        <w:rPr>
          <w:rFonts w:ascii="FontbitDavid" w:hAnsi="FontbitDavid"/>
          <w:sz w:val="24"/>
          <w:rtl/>
        </w:rPr>
        <w:t xml:space="preserve"> </w:t>
      </w:r>
      <w:ins w:id="94183" w:author="מנוע מכני" w:date="2026-10-11T12:04:39Z">
        <w:r>
          <w:rPr>
            <w:rFonts w:ascii="FontbitDavid" w:hAnsi="FontbitDavid"/>
            <w:sz w:val="24"/>
            <w:rtl/>
          </w:rPr>
          <w:t xml:space="preserve">יש</w:t>
        </w:r>
      </w:ins>
      <w:del w:id="94184"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עכבר דים ועכבר דיבשה! אלא - בין קטן לגדול.</w:t>
      </w:r>
    </w:p>
    <w:p w:rsidR="00E403F0" w:rsidRDefault="00E403F0" w:rsidP="00E403F0">
      <w:pPr>
        <w:rPr>
          <w:rFonts w:ascii="FontbitDavid" w:hAnsi="FontbitDavid"/>
          <w:sz w:val="24"/>
          <w:rtl/>
        </w:rPr>
      </w:pPr>
    </w:p>
    <w:p>
      <w:pPr>
        <w:pStyle w:val="afffff8"/>
        <w:rPr>
          <w:ins w:id="90311" w:author="קלוד" w:date="2026-10-11T12:23:38Z"/>
        </w:rPr>
      </w:pPr>
      <w:ins w:id="90312" w:author="קלוד" w:date="2026-10-11T12:23:38Z">
        <w:r>
          <w:rPr>
            <w:color w:val="7B3F00"/>
          </w:rPr>
          <w:t xml:space="preserve">נוגע בש"ז - 'דון מינה ומינה' או 'והעמד באתרא'</w:t>
        </w:r>
      </w:ins>
    </w:p>
    <w:p w:rsidR="00E403F0" w:rsidRPr="00B078C3" w:rsidRDefault="00E403F0" w:rsidP="00E403F0">
      <w:pPr>
        <w:rPr>
          <w:rFonts w:ascii="FontbitDavid" w:hAnsi="FontbitDavid"/>
          <w:sz w:val="24"/>
          <w:rtl/>
        </w:rPr>
      </w:pPr>
      <w:r>
        <w:rPr>
          <w:sz w:val="24"/>
          <w:rtl/>
        </w:rPr>
        <w:t>·</w:t>
      </w:r>
      <w:r>
        <w:rPr>
          <w:rFonts w:ascii="FontbitDavid" w:hAnsi="FontbitDavid" w:hint="cs"/>
          <w:sz w:val="24"/>
          <w:rtl/>
        </w:rPr>
        <w:t xml:space="preserve"> </w:t>
      </w:r>
      <w:ins w:id="91771" w:author="מנוע מכני" w:date="2026-10-11T12:04:39Z">
        <w:r>
          <w:rPr>
            <w:rFonts w:ascii="FontbitDavid" w:hAnsi="FontbitDavid"/>
            <w:sz w:val="24"/>
            <w:rtl/>
          </w:rPr>
          <w:t xml:space="preserve">א"ר</w:t>
        </w:r>
      </w:ins>
      <w:del w:id="9177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פפא: כתנאי, מנין לרבות נוגע בש"ז - </w:t>
      </w:r>
      <w:r w:rsidRPr="00B078C3">
        <w:rPr>
          <w:rFonts w:ascii="FontbitDavid" w:hAnsi="FontbitDavid"/>
          <w:sz w:val="24"/>
          <w:rtl/>
        </w:rPr>
        <w:t xml:space="preserve">ת"ל</w:t>
      </w:r>
      <w:r w:rsidRPr="00B078C3">
        <w:rPr>
          <w:rFonts w:ascii="FontbitDavid" w:hAnsi="FontbitDavid"/>
          <w:sz w:val="24"/>
          <w:rtl/>
        </w:rPr>
        <w:t xml:space="preserve"> או איש</w:t>
      </w:r>
      <w:ins w:id="96907" w:author="מנוע מכני" w:date="2026-10-11T12:04:39Z">
        <w:r>
          <w:rPr>
            <w:rFonts w:ascii="FontbitDavid" w:hAnsi="FontbitDavid"/>
            <w:sz w:val="24"/>
            <w:rtl/>
          </w:rPr>
          <w:t xml:space="preserve">,</w:t>
        </w:r>
      </w:ins>
      <w:del w:id="96908" w:author="מנוע מכני" w:date="2026-10-11T12:04:39Z">
        <w:r w:rsidRPr="00B078C3">
          <w:rPr>
            <w:rFonts w:ascii="FontbitDavid" w:hAnsi="FontbitDavid"/>
            <w:sz w:val="24"/>
            <w:rtl/>
          </w:rPr>
          <w:delText xml:space="preserve">;</w:delText>
        </w:r>
      </w:del>
    </w:p>
    <w:p>
      <w:pPr>
        <w:pStyle w:val="38"/>
        <w:rPr>
          <w:ins w:id="100458" w:author="מנוע מכני" w:date="2026-10-11T12:04:39Z"/>
        </w:rPr>
      </w:pPr>
      <w:ins w:id="94185" w:author="מנוע מכני" w:date="2026-10-11T12:04:39Z">
        <w:r>
          <w:t xml:space="preserve">וחלקו</w:t>
        </w:r>
      </w:ins>
    </w:p>
    <w:p w:rsidR="00E403F0" w:rsidRPr="00B078C3" w:rsidRDefault="00E403F0" w:rsidP="00E403F0">
      <w:pPr>
        <w:rPr>
          <w:rFonts w:ascii="FontbitDavid" w:hAnsi="FontbitDavid"/>
          <w:sz w:val="24"/>
          <w:rtl/>
        </w:rPr>
      </w:pPr>
      <w:del w:id="94186" w:author="מנוע מכני" w:date="2026-10-11T12:04:39Z">
        <w:r w:rsidRPr="00B078C3">
          <w:rPr>
            <w:rFonts w:ascii="FontbitDavid" w:hAnsi="FontbitDavid"/>
            <w:sz w:val="24"/>
            <w:rtl/>
          </w:rPr>
          <w:delText xml:space="preserve">ופליגי</w:delText>
        </w:r>
      </w:del>
      <w:del w:id="10045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תנאי </w:t>
      </w:r>
      <w:ins w:id="95807" w:author="מנוע מכני" w:date="2026-10-11T12:04:39Z">
        <w:r>
          <w:rPr>
            <w:rFonts w:ascii="FontbitDavid" w:hAnsi="FontbitDavid"/>
            <w:sz w:val="24"/>
            <w:rtl/>
          </w:rPr>
          <w:t xml:space="preserve">סתם</w:t>
        </w:r>
      </w:ins>
      <w:del w:id="95808" w:author="מנוע מכני" w:date="2026-10-11T12:04:39Z">
        <w:r w:rsidRPr="00B078C3">
          <w:rPr>
            <w:rFonts w:ascii="FontbitDavid" w:hAnsi="FontbitDavid"/>
            <w:sz w:val="24"/>
            <w:rtl/>
          </w:rPr>
          <w:delText xml:space="preserve">בעלמא</w:delText>
        </w:r>
      </w:del>
      <w:r w:rsidRPr="00B078C3">
        <w:rPr>
          <w:rFonts w:ascii="FontbitDavid" w:hAnsi="FontbitDavid"/>
          <w:sz w:val="24"/>
          <w:rtl/>
        </w:rPr>
        <w:t xml:space="preserve">, </w:t>
      </w:r>
      <w:ins w:id="94191" w:author="מנוע מכני" w:date="2026-10-11T12:04:39Z">
        <w:r>
          <w:rPr>
            <w:rFonts w:ascii="FontbitDavid" w:hAnsi="FontbitDavid"/>
            <w:sz w:val="24"/>
            <w:rtl/>
          </w:rPr>
          <w:t xml:space="preserve">דיש</w:t>
        </w:r>
      </w:ins>
      <w:del w:id="94192"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w:t>
      </w:r>
      <w:ins w:id="94187" w:author="מנוע מכני" w:date="2026-10-11T12:04:39Z">
        <w:r>
          <w:rPr>
            <w:rFonts w:ascii="FontbitDavid" w:hAnsi="FontbitDavid"/>
            <w:sz w:val="24"/>
            <w:rtl/>
          </w:rPr>
          <w:t xml:space="preserve">דאמרו</w:t>
        </w:r>
      </w:ins>
      <w:del w:id="94188"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דון מינה ומינה, </w:t>
      </w:r>
      <w:ins w:id="94193" w:author="מנוע מכני" w:date="2026-10-11T12:04:39Z">
        <w:r>
          <w:rPr>
            <w:rFonts w:ascii="FontbitDavid" w:hAnsi="FontbitDavid"/>
            <w:sz w:val="24"/>
            <w:rtl/>
          </w:rPr>
          <w:t xml:space="preserve">ויש</w:t>
        </w:r>
      </w:ins>
      <w:del w:id="94194"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w:t>
      </w:r>
      <w:ins w:id="94189" w:author="מנוע מכני" w:date="2026-10-11T12:04:39Z">
        <w:r>
          <w:rPr>
            <w:rFonts w:ascii="FontbitDavid" w:hAnsi="FontbitDavid"/>
            <w:sz w:val="24"/>
            <w:rtl/>
          </w:rPr>
          <w:t xml:space="preserve">דאמרו</w:t>
        </w:r>
      </w:ins>
      <w:del w:id="94190"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דון מינה </w:t>
      </w:r>
      <w:ins w:id="97155" w:author="מנוע מכני" w:date="2026-10-11T12:04:39Z">
        <w:r>
          <w:rPr>
            <w:rFonts w:ascii="FontbitDavid" w:hAnsi="FontbitDavid"/>
            <w:sz w:val="24"/>
            <w:rtl/>
          </w:rPr>
          <w:t xml:space="preserve">והעמד</w:t>
        </w:r>
      </w:ins>
      <w:del w:id="97156" w:author="מנוע מכני" w:date="2026-10-11T12:04:39Z">
        <w:r w:rsidRPr="00B078C3">
          <w:rPr>
            <w:rFonts w:ascii="FontbitDavid" w:hAnsi="FontbitDavid"/>
            <w:sz w:val="24"/>
            <w:rtl/>
          </w:rPr>
          <w:delText xml:space="preserve">ואוקי</w:delText>
        </w:r>
      </w:del>
      <w:r w:rsidRPr="00B078C3">
        <w:rPr>
          <w:rFonts w:ascii="FontbitDavid" w:hAnsi="FontbitDavid"/>
          <w:sz w:val="24"/>
          <w:rtl/>
        </w:rPr>
        <w:t xml:space="preserve"> באתרא.</w:t>
      </w:r>
    </w:p>
    <w:p w:rsidR="00E403F0" w:rsidRPr="00017C1D" w:rsidRDefault="00E403F0" w:rsidP="00E403F0">
      <w:pPr>
        <w:pStyle w:val="a3"/>
        <w:rPr>
          <w:spacing w:val="0"/>
          <w:rtl/>
        </w:rPr>
      </w:pPr>
      <w:r w:rsidRPr="00017C1D">
        <w:rPr>
          <w:spacing w:val="0"/>
          <w:rtl/>
        </w:rPr>
        <w:t xml:space="preserve">למ"ד</w:t>
      </w:r>
      <w:r w:rsidRPr="00017C1D">
        <w:rPr>
          <w:spacing w:val="0"/>
          <w:rtl/>
        </w:rPr>
        <w:t xml:space="preserve"> דון מינה ומינה מה שרץ בנגיעה, אף שכבת זרע בנגיעה</w:t>
      </w:r>
      <w:r w:rsidRPr="00017C1D">
        <w:rPr>
          <w:rFonts w:hint="cs"/>
          <w:spacing w:val="0"/>
          <w:rtl/>
        </w:rPr>
        <w:t>,</w:t>
      </w:r>
      <w:r w:rsidRPr="00017C1D">
        <w:rPr>
          <w:spacing w:val="0"/>
          <w:rtl/>
        </w:rPr>
        <w:t xml:space="preserve"> ומינה, מה שרץ בכעדשה אף ש"ז</w:t>
      </w:r>
      <w:r w:rsidRPr="00017C1D">
        <w:rPr>
          <w:rFonts w:hint="cs"/>
          <w:spacing w:val="0"/>
          <w:rtl/>
        </w:rPr>
        <w:t xml:space="preserve"> </w:t>
      </w:r>
      <w:r w:rsidRPr="00017C1D">
        <w:rPr>
          <w:spacing w:val="0"/>
          <w:rtl/>
        </w:rPr>
        <w:t>בכעדשה.</w:t>
      </w:r>
    </w:p>
    <w:p w:rsidR="00E403F0" w:rsidRDefault="00E403F0" w:rsidP="00E403F0">
      <w:pPr>
        <w:rPr>
          <w:rFonts w:ascii="FontbitDavid" w:hAnsi="FontbitDavid"/>
          <w:sz w:val="24"/>
          <w:rtl/>
        </w:rPr>
      </w:pPr>
      <w:r w:rsidRPr="00B078C3">
        <w:rPr>
          <w:rFonts w:ascii="FontbitDavid" w:hAnsi="FontbitDavid"/>
          <w:sz w:val="24"/>
          <w:rtl/>
        </w:rPr>
        <w:t xml:space="preserve">ולמ"ד</w:t>
      </w:r>
      <w:r w:rsidRPr="00B078C3">
        <w:rPr>
          <w:rFonts w:ascii="FontbitDavid" w:hAnsi="FontbitDavid"/>
          <w:sz w:val="24"/>
          <w:rtl/>
        </w:rPr>
        <w:t xml:space="preserve"> דון מינה </w:t>
      </w:r>
      <w:r>
        <w:rPr>
          <w:rFonts w:ascii="FontbitDavid" w:hAnsi="FontbitDavid"/>
          <w:sz w:val="24"/>
          <w:rtl/>
        </w:rPr>
        <w:tab/>
      </w:r>
      <w:ins w:id="97157" w:author="מנוע מכני" w:date="2026-10-11T12:04:39Z">
        <w:r>
          <w:rPr>
            <w:rFonts w:ascii="FontbitDavid" w:hAnsi="FontbitDavid"/>
            <w:sz w:val="24"/>
            <w:rtl/>
          </w:rPr>
          <w:t xml:space="preserve">והעמד</w:t>
        </w:r>
      </w:ins>
      <w:del w:id="97158" w:author="מנוע מכני" w:date="2026-10-11T12:04:39Z">
        <w:r w:rsidRPr="00B078C3">
          <w:rPr>
            <w:rFonts w:ascii="FontbitDavid" w:hAnsi="FontbitDavid"/>
            <w:sz w:val="24"/>
            <w:rtl/>
          </w:rPr>
          <w:delText xml:space="preserve">ואוקי</w:delText>
        </w:r>
      </w:del>
      <w:r w:rsidRPr="00B078C3">
        <w:rPr>
          <w:rFonts w:ascii="FontbitDavid" w:hAnsi="FontbitDavid"/>
          <w:sz w:val="24"/>
          <w:rtl/>
        </w:rPr>
        <w:t xml:space="preserve"> באתרא.</w:t>
      </w:r>
      <w:r>
        <w:rPr>
          <w:rFonts w:ascii="FontbitDavid" w:hAnsi="FontbitDavid" w:hint="cs"/>
          <w:sz w:val="24"/>
          <w:rtl/>
        </w:rPr>
        <w:t xml:space="preserve"> </w:t>
      </w:r>
      <w:r>
        <w:rPr>
          <w:rFonts w:ascii="FontbitDavid" w:hAnsi="FontbitDavid"/>
          <w:sz w:val="24"/>
          <w:rtl/>
        </w:rPr>
        <w:t>מה שרץ</w:t>
      </w:r>
      <w:r w:rsidRPr="00B078C3">
        <w:rPr>
          <w:rFonts w:ascii="FontbitDavid" w:hAnsi="FontbitDavid"/>
          <w:sz w:val="24"/>
          <w:rtl/>
        </w:rPr>
        <w:t xml:space="preserve"> בנגיעה</w:t>
      </w:r>
      <w:r>
        <w:rPr>
          <w:rFonts w:ascii="FontbitDavid" w:hAnsi="FontbitDavid"/>
          <w:sz w:val="24"/>
          <w:rtl/>
        </w:rPr>
        <w:t xml:space="preserve">, אף ש"ז בנגיעה,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del w:id="92869" w:author="מנוע מכני" w:date="2026-10-11T12:04:39Z">
        <w:r>
          <w:rPr>
            <w:rFonts w:ascii="FontbitDavid" w:hAnsi="FontbitDavid" w:hint="cs"/>
            <w:sz w:val="24"/>
            <w:rtl/>
          </w:rPr>
          <w:delText xml:space="preserve"> </w:delText>
        </w:r>
      </w:del>
      <w:r>
        <w:rPr>
          <w:rFonts w:ascii="FontbitDavid" w:hAnsi="FontbitDavid" w:hint="cs"/>
          <w:sz w:val="24"/>
          <w:rtl/>
        </w:rPr>
        <w:tab/>
      </w:r>
      <w:ins w:id="97159" w:author="מנוע מכני" w:date="2026-10-11T12:04:39Z">
        <w:r>
          <w:rPr>
            <w:rFonts w:ascii="FontbitDavid" w:hAnsi="FontbitDavid"/>
            <w:sz w:val="24"/>
            <w:rtl/>
          </w:rPr>
          <w:t xml:space="preserve">והעמד</w:t>
        </w:r>
      </w:ins>
      <w:del w:id="97160" w:author="מנוע מכני" w:date="2026-10-11T12:04:39Z">
        <w:r>
          <w:rPr>
            <w:rFonts w:ascii="FontbitDavid" w:hAnsi="FontbitDavid"/>
            <w:sz w:val="24"/>
            <w:rtl/>
          </w:rPr>
          <w:delText xml:space="preserve">ואוקי</w:delText>
        </w:r>
      </w:del>
      <w:r>
        <w:rPr>
          <w:rFonts w:ascii="FontbitDavid" w:hAnsi="FontbitDavid"/>
          <w:sz w:val="24"/>
          <w:rtl/>
        </w:rPr>
        <w:t xml:space="preserve"> באתרא מה ש"ז לרואה במשהו, אף לנוגע</w:t>
      </w:r>
      <w:r w:rsidRPr="00B078C3">
        <w:rPr>
          <w:rFonts w:ascii="FontbitDavid" w:hAnsi="FontbitDavid"/>
          <w:sz w:val="24"/>
          <w:rtl/>
        </w:rPr>
        <w:t xml:space="preserve"> במשהו.</w:t>
      </w:r>
    </w:p>
    <w:p>
      <w:pPr>
        <w:pStyle w:val="38"/>
        <w:rPr>
          <w:ins w:id="100460" w:author="מנוע מכני" w:date="2026-10-11T12:04:39Z"/>
        </w:rPr>
      </w:pPr>
      <w:del w:id="101857" w:author="מנוע מכני" w:date="2026-10-11T12:04:39Z">
        <w:r w:rsidRPr="00B078C3">
          <w:delText xml:space="preserve">א"ל </w:delText>
        </w:r>
      </w:del>
      <w:r w:rsidRPr="00B078C3">
        <w:t xml:space="preserve">ר</w:t>
      </w:r>
      <w:r>
        <w:t xml:space="preserve">הבד</w:t>
      </w:r>
      <w:ins w:id="91773" w:author="מנוע מכני" w:date="2026-10-11T12:04:39Z">
        <w:r>
          <w:t xml:space="preserve">ר"נ</w:t>
        </w:r>
      </w:ins>
      <w:del w:id="91774" w:author="מנוע מכני" w:date="2026-10-11T12:04:39Z">
        <w:r>
          <w:delText xml:space="preserve">ר''נ</w:delText>
        </w:r>
      </w:del>
      <w:r>
        <w:t xml:space="preserve"> ל</w:t>
      </w:r>
      <w:ins w:id="91775" w:author="מנוע מכני" w:date="2026-10-11T12:04:39Z">
        <w:r>
          <w:t xml:space="preserve">ר"פ</w:t>
        </w:r>
      </w:ins>
      <w:del w:id="91776" w:author="מנוע מכני" w:date="2026-10-11T12:04:39Z">
        <w:r>
          <w:delText xml:space="preserve">ר''פ</w:delText>
        </w:r>
      </w:del>
      <w:r w:rsidRPr="00B078C3">
        <w:t xml:space="preserve">:</w:t>
      </w:r>
    </w:p>
    <w:p w:rsidR="00E403F0" w:rsidRDefault="00E403F0" w:rsidP="00E403F0">
      <w:pPr>
        <w:rPr>
          <w:rFonts w:ascii="FontbitDavid" w:hAnsi="FontbitDavid"/>
          <w:sz w:val="24"/>
          <w:rtl/>
        </w:rPr>
      </w:pPr>
      <w:del w:id="100461" w:author="מנוע מכני" w:date="2026-10-11T12:04:39Z">
        <w:r w:rsidRPr="00B078C3">
          <w:rPr>
            <w:rFonts w:ascii="FontbitDavid" w:hAnsi="FontbitDavid"/>
            <w:sz w:val="24"/>
            <w:rtl/>
          </w:rPr>
          <w:delText xml:space="preserve"> </w:delText>
        </w:r>
      </w:del>
      <w:ins w:id="95813" w:author="מנוע מכני" w:date="2026-10-11T12:04:39Z">
        <w:r>
          <w:rPr>
            <w:rFonts w:ascii="FontbitDavid" w:hAnsi="FontbitDavid"/>
            <w:sz w:val="24"/>
            <w:rtl/>
          </w:rPr>
          <w:t xml:space="preserve">ממה</w:t>
        </w:r>
      </w:ins>
      <w:del w:id="95814" w:author="מנוע מכני" w:date="2026-10-11T12:04:39Z">
        <w:r w:rsidRPr="00B078C3">
          <w:rPr>
            <w:rFonts w:ascii="FontbitDavid" w:hAnsi="FontbitDavid"/>
            <w:sz w:val="24"/>
            <w:rtl/>
          </w:rPr>
          <w:delText xml:space="preserve">ממאי</w:delText>
        </w:r>
      </w:del>
      <w:r w:rsidRPr="00B078C3">
        <w:rPr>
          <w:rFonts w:ascii="FontbitDavid" w:hAnsi="FontbitDavid"/>
          <w:sz w:val="24"/>
          <w:rtl/>
        </w:rPr>
        <w:t xml:space="preserve"> ד</w:t>
      </w:r>
      <w:r>
        <w:rPr>
          <w:rFonts w:ascii="FontbitDavid" w:hAnsi="FontbitDavid" w:hint="cs"/>
          <w:sz w:val="24"/>
          <w:rtl/>
        </w:rPr>
        <w:t>'</w:t>
      </w:r>
      <w:r w:rsidRPr="00B078C3">
        <w:rPr>
          <w:rFonts w:ascii="FontbitDavid" w:hAnsi="FontbitDavid"/>
          <w:sz w:val="24"/>
          <w:rtl/>
        </w:rPr>
        <w:t>מאו איש דשרץ</w:t>
      </w:r>
      <w:r>
        <w:rPr>
          <w:rFonts w:ascii="FontbitDavid" w:hAnsi="FontbitDavid" w:hint="cs"/>
          <w:sz w:val="24"/>
          <w:rtl/>
        </w:rPr>
        <w:t>'</w:t>
      </w:r>
      <w:r>
        <w:rPr>
          <w:rFonts w:ascii="FontbitDavid" w:hAnsi="FontbitDavid"/>
          <w:sz w:val="24"/>
          <w:rtl/>
        </w:rPr>
        <w:t xml:space="preserve"> </w:t>
      </w:r>
      <w:r>
        <w:rPr>
          <w:rStyle w:val="2fb"/>
          <w:rFonts w:ascii="FontbitDavid" w:hAnsi="FontbitDavid"/>
          <w:sz w:val="24"/>
          <w:rtl/>
        </w:rPr>
        <w:t xml:space="preserve">מרבי</w:t>
      </w:r>
      <w:r w:rsidRPr="00B078C3">
        <w:rPr>
          <w:rFonts w:ascii="FontbitDavid" w:hAnsi="FontbitDavid"/>
          <w:sz w:val="24"/>
          <w:rtl/>
        </w:rPr>
        <w:t xml:space="preserve">, </w:t>
      </w:r>
      <w:ins w:id="95809" w:author="מנוע מכני" w:date="2026-10-11T12:04:39Z">
        <w:r>
          <w:rPr>
            <w:rFonts w:ascii="FontbitDavid" w:hAnsi="FontbitDavid"/>
            <w:sz w:val="24"/>
            <w:rtl/>
          </w:rPr>
          <w:t xml:space="preserve">שמא</w:t>
        </w:r>
      </w:ins>
      <w:del w:id="95810" w:author="מנוע מכני" w:date="2026-10-11T12:04:39Z">
        <w:r w:rsidRPr="00B078C3">
          <w:rPr>
            <w:rFonts w:ascii="FontbitDavid" w:hAnsi="FontbitDavid"/>
            <w:sz w:val="24"/>
            <w:rtl/>
          </w:rPr>
          <w:delText xml:space="preserve">דילמא</w:delText>
        </w:r>
      </w:del>
      <w:r w:rsidRPr="00B078C3">
        <w:rPr>
          <w:rFonts w:ascii="FontbitDavid" w:hAnsi="FontbitDavid"/>
          <w:sz w:val="24"/>
          <w:rtl/>
        </w:rPr>
        <w:t xml:space="preserve"> מ</w:t>
      </w:r>
      <w:r>
        <w:rPr>
          <w:rFonts w:ascii="FontbitDavid" w:hAnsi="FontbitDavid" w:hint="cs"/>
          <w:sz w:val="24"/>
          <w:rtl/>
        </w:rPr>
        <w:t>'</w:t>
      </w:r>
      <w:ins w:id="90539" w:author="Claude - סמנטי" w:date="2026-10-11T12:19:29Z">
        <w:r>
          <w:rPr>
            <w:rStyle w:val="afffff0"/>
            <w:rFonts w:ascii="FontbitDavid" w:hAnsi="FontbitDavid"/>
            <w:sz w:val="24"/>
            <w:rtl/>
          </w:rPr>
          <w:t xml:space="preserve">אוֹ אִישׁ אֲשֶׁר תֵּצֵא מִמֶּנּוּ שִׁכְבַת זֶרַע</w:t>
        </w:r>
      </w:ins>
      <w:del w:id="90540" w:author="Claude - סמנטי" w:date="2026-10-11T12:19:29Z">
        <w:r w:rsidRPr="00B078C3">
          <w:rPr>
            <w:rFonts w:ascii="FontbitDavid" w:hAnsi="FontbitDavid"/>
            <w:sz w:val="24"/>
            <w:rtl/>
          </w:rPr>
          <w:delText xml:space="preserve">או איש אשר תצא ממנו שכבת זרע</w:delText>
        </w:r>
      </w:del>
      <w:r>
        <w:rPr>
          <w:rFonts w:ascii="FontbitDavid" w:hAnsi="FontbitDavid" w:hint="cs"/>
          <w:sz w:val="24"/>
          <w:rtl/>
        </w:rPr>
        <w:t>'</w:t>
      </w:r>
      <w:r w:rsidRPr="00B078C3">
        <w:rPr>
          <w:rFonts w:ascii="FontbitDavid" w:hAnsi="FontbitDavid"/>
          <w:sz w:val="24"/>
          <w:rtl/>
        </w:rPr>
        <w:t xml:space="preserve"> </w:t>
      </w:r>
      <w:r w:rsidRPr="00B078C3">
        <w:rPr>
          <w:rStyle w:val="2fb"/>
          <w:rFonts w:ascii="FontbitDavid" w:hAnsi="FontbitDavid"/>
          <w:sz w:val="24"/>
          <w:rtl/>
        </w:rPr>
        <w:t xml:space="preserve">מרבי</w:t>
      </w:r>
      <w:r w:rsidRPr="00B078C3">
        <w:rPr>
          <w:rFonts w:ascii="FontbitDavid" w:hAnsi="FontbitDavid"/>
          <w:sz w:val="24"/>
          <w:rtl/>
        </w:rPr>
        <w:t xml:space="preserve"> </w:t>
      </w:r>
      <w:ins w:id="95811" w:author="מנוע מכני" w:date="2026-10-11T12:04:39Z">
        <w:r>
          <w:rPr>
            <w:rFonts w:ascii="FontbitDavid" w:hAnsi="FontbitDavid"/>
            <w:sz w:val="24"/>
            <w:rtl/>
          </w:rPr>
          <w:t xml:space="preserve">לו</w:t>
        </w:r>
      </w:ins>
      <w:del w:id="9581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ו</w:t>
      </w:r>
      <w:ins w:id="97813" w:author="מנוע מכני" w:date="2026-10-11T12:04:39Z">
        <w:r>
          <w:rPr>
            <w:rFonts w:ascii="FontbitDavid" w:hAnsi="FontbitDavid"/>
            <w:sz w:val="24"/>
            <w:rtl/>
          </w:rPr>
          <w:t xml:space="preserve">דלכ"ע</w:t>
        </w:r>
      </w:ins>
      <w:del w:id="97814" w:author="מנוע מכני" w:date="2026-10-11T12:04:39Z">
        <w:r w:rsidRPr="00B078C3">
          <w:rPr>
            <w:rFonts w:ascii="FontbitDavid" w:hAnsi="FontbitDavid"/>
            <w:sz w:val="24"/>
            <w:rtl/>
          </w:rPr>
          <w:delText xml:space="preserve">דכ"ע</w:delText>
        </w:r>
      </w:del>
      <w:r w:rsidRPr="00B078C3">
        <w:rPr>
          <w:rFonts w:ascii="FontbitDavid" w:hAnsi="FontbitDavid"/>
          <w:sz w:val="24"/>
          <w:rtl/>
        </w:rPr>
        <w:t xml:space="preserve"> דון מינה ומינה? </w:t>
      </w:r>
    </w:p>
    <w:p w:rsidR="00E403F0" w:rsidRPr="00B078C3" w:rsidRDefault="00E403F0" w:rsidP="00E403F0">
      <w:pPr>
        <w:pStyle w:val="a2"/>
        <w:numPr>
          <w:ilvl w:val="0"/>
          <w:numId w:val="3"/>
        </w:numPr>
        <w:ind w:left="714" w:hanging="357"/>
        <w:rPr>
          <w:rtl/>
        </w:rPr>
      </w:pPr>
      <w:r w:rsidRPr="00765FF1">
        <w:rPr>
          <w:b/>
          <w:bCs/>
          <w:rtl/>
        </w:rPr>
        <w:t>שיילינהו לתנאי,</w:t>
      </w:r>
      <w:r w:rsidRPr="00B078C3">
        <w:rPr>
          <w:rtl/>
        </w:rPr>
        <w:t xml:space="preserve"> </w:t>
      </w:r>
      <w:ins w:id="94195" w:author="מנוע מכני" w:date="2026-10-11T12:04:39Z">
        <w:r>
          <w:rPr>
            <w:rtl/>
          </w:rPr>
          <w:t xml:space="preserve">יש</w:t>
        </w:r>
      </w:ins>
      <w:del w:id="94196" w:author="מנוע מכני" w:date="2026-10-11T12:04:39Z">
        <w:r w:rsidRPr="00B078C3">
          <w:rPr>
            <w:rtl/>
          </w:rPr>
          <w:delText xml:space="preserve">איכא</w:delText>
        </w:r>
      </w:del>
      <w:r w:rsidRPr="00B078C3">
        <w:rPr>
          <w:rtl/>
        </w:rPr>
        <w:t xml:space="preserve"> דתני </w:t>
      </w:r>
      <w:ins w:id="93183" w:author="מנוע מכני" w:date="2026-10-11T12:04:39Z">
        <w:r>
          <w:rPr>
            <w:rStyle w:val="2fb"/>
            <w:rtl/>
          </w:rPr>
          <w:t xml:space="preserve">כר"פ</w:t>
        </w:r>
      </w:ins>
      <w:del w:id="93184" w:author="מנוע מכני" w:date="2026-10-11T12:04:39Z">
        <w:r w:rsidRPr="00B078C3">
          <w:rPr>
            <w:rtl/>
          </w:rPr>
          <w:delText xml:space="preserve">כרב פפא</w:delText>
        </w:r>
      </w:del>
      <w:r w:rsidRPr="00B078C3">
        <w:rPr>
          <w:rtl/>
        </w:rPr>
        <w:t xml:space="preserve">, </w:t>
      </w:r>
      <w:ins w:id="94197" w:author="מנוע מכני" w:date="2026-10-11T12:04:39Z">
        <w:r>
          <w:rPr>
            <w:rtl/>
          </w:rPr>
          <w:t xml:space="preserve">ויש</w:t>
        </w:r>
      </w:ins>
      <w:del w:id="94198" w:author="מנוע מכני" w:date="2026-10-11T12:04:39Z">
        <w:r w:rsidRPr="00B078C3">
          <w:rPr>
            <w:rtl/>
          </w:rPr>
          <w:delText xml:space="preserve">ואיכא</w:delText>
        </w:r>
      </w:del>
      <w:r w:rsidRPr="00B078C3">
        <w:rPr>
          <w:rtl/>
        </w:rPr>
        <w:t xml:space="preserve"> דתני </w:t>
      </w:r>
      <w:ins w:id="93181" w:author="מנוע מכני" w:date="2026-10-11T12:04:39Z">
        <w:r>
          <w:rPr>
            <w:rStyle w:val="2fb"/>
            <w:rtl/>
          </w:rPr>
          <w:t xml:space="preserve">כר"ה</w:t>
        </w:r>
      </w:ins>
      <w:del w:id="93182" w:author="מנוע מכני" w:date="2026-10-11T12:04:39Z">
        <w:r w:rsidRPr="00B078C3">
          <w:rPr>
            <w:rtl/>
          </w:rPr>
          <w:delText xml:space="preserve">כרב הונא</w:delText>
        </w:r>
      </w:del>
      <w:r w:rsidRPr="00B078C3">
        <w:rPr>
          <w:rtl/>
        </w:rPr>
        <w:t xml:space="preserve"> בריה </w:t>
      </w:r>
      <w:r w:rsidRPr="00B078C3">
        <w:rPr>
          <w:rStyle w:val="2fb"/>
          <w:rtl/>
        </w:rPr>
        <w:t xml:space="preserve">דרב</w:t>
      </w:r>
      <w:r w:rsidRPr="00B078C3">
        <w:rPr>
          <w:rtl/>
        </w:rPr>
        <w:t xml:space="preserve"> נתן.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31" w:author="קלוד" w:date="2026-10-11T09:07:21Z"/>
        </w:rPr>
      </w:pPr>
      <w:ins w:id="20330" w:author="קלוד" w:date="2026-10-11T09:07:21Z">
        <w:r>
          <w:t xml:space="preserve">משנה ג</w:t>
        </w:r>
      </w:ins>
    </w:p>
    <w:p w:rsidR="00E403F0" w:rsidRPr="00D65BEC" w:rsidRDefault="00E403F0" w:rsidP="00E403F0">
      <w:pPr>
        <w:pStyle w:val="afff9"/>
        <w:rPr>
          <w:del w:id="20207" w:author="קלוד" w:date="2026-10-11T09:07:21Z"/>
          <w:rtl/>
        </w:rPr>
      </w:pPr>
      <w:del w:id="20206" w:author="קלוד" w:date="2026-10-11T09:07:21Z">
        <w:r w:rsidRPr="00D65BEC">
          <w:rPr>
            <w:rtl/>
          </w:rPr>
          <w:delText xml:space="preserve">מתני'.</w:delText>
        </w:r>
      </w:del>
    </w:p>
    <w:p w:rsidR="00E403F0" w:rsidRPr="00D65BEC" w:rsidRDefault="00E403F0" w:rsidP="00E403F0">
      <w:pPr>
        <w:pStyle w:val="afff9"/>
        <w:spacing w:before="120"/>
        <w:rPr>
          <w:rtl/>
        </w:rPr>
        <w:pPrChange w:id="90024" w:author="קלוד" w:date="2026-10-11T12:09:42Z">
          <w:pPr>
            <w:pStyle w:val="afff9"/>
          </w:pPr>
        </w:pPrChange>
      </w:pPr>
      <w:r w:rsidRPr="00D65BEC">
        <w:rPr>
          <w:rtl/>
        </w:rPr>
        <w:t>תנוקת בת יום אחד - מטמאה בנדה, בת י' ימים - מטמאה בזיבה.</w:t>
      </w:r>
    </w:p>
    <w:p w:rsidR="00E403F0" w:rsidRPr="00D65BEC" w:rsidRDefault="00E403F0" w:rsidP="00E403F0">
      <w:pPr>
        <w:pStyle w:val="afff9"/>
        <w:rPr>
          <w:rtl/>
        </w:rPr>
      </w:pPr>
      <w:r w:rsidRPr="00D65BEC">
        <w:rPr>
          <w:rtl/>
        </w:rPr>
        <w:t xml:space="preserve">תנוק בן יום אחד - מטמא בזיבה, ומטמא בנגעים, ומטמא בטמא מת, וזוקק ליבום, ופוטר מן היבום, ומאכיל בתרומה, ופוסל מן התרומה, </w:t>
      </w:r>
    </w:p>
    <w:p w:rsidR="00E403F0" w:rsidRDefault="00E403F0" w:rsidP="00E403F0">
      <w:pPr>
        <w:pStyle w:val="afff3"/>
        <w:framePr w:wrap="around"/>
        <w:rPr>
          <w:rtl/>
        </w:rPr>
      </w:pPr>
      <w:r>
        <w:rPr>
          <w:rFonts w:hint="cs"/>
          <w:rtl/>
        </w:rPr>
        <w:t>מד.</w:t>
      </w:r>
    </w:p>
    <w:p>
      <w:pPr>
        <w:pStyle w:val="MishnaBatzad"/>
        <w:rPr>
          <w:ins w:id="20333" w:author="קלוד" w:date="2026-10-11T09:07:21Z"/>
        </w:rPr>
      </w:pPr>
      <w:ins w:id="20332" w:author="קלוד" w:date="2026-10-11T09:07:21Z">
        <w:r>
          <w:t xml:space="preserve">משנה ג</w:t>
        </w:r>
      </w:ins>
    </w:p>
    <w:p w:rsidR="00E403F0" w:rsidRPr="00D65BEC" w:rsidRDefault="00E403F0" w:rsidP="00E403F0">
      <w:pPr>
        <w:pStyle w:val="afff9"/>
        <w:rPr>
          <w:rtl/>
        </w:rPr>
      </w:pPr>
      <w:r w:rsidRPr="00D65BEC">
        <w:rPr>
          <w:rtl/>
        </w:rPr>
        <w:t>ונוחל ומנחיל, וההורגו חייב, והרי הוא לאביו ולאמו ולכל קרוביו כחתן שלם.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309" w:author="קלוד" w:date="2026-10-11T12:23:38Z"/>
        </w:rPr>
      </w:pPr>
      <w:ins w:id="90310" w:author="קלוד" w:date="2026-10-11T12:23:38Z">
        <w:r>
          <w:rPr>
            <w:color w:val="7B3F00"/>
          </w:rPr>
          <w:t xml:space="preserve">בת יום אחד לנדה ובת עשרה ימים לזיבה - מנין</w:t>
        </w:r>
      </w:ins>
    </w:p>
    <w:p>
      <w:pPr>
        <w:pStyle w:val="38"/>
        <w:rPr>
          <w:ins w:id="100462" w:author="מנוע מכני" w:date="2026-10-11T12:04:39Z"/>
        </w:rPr>
      </w:pPr>
      <w:r w:rsidRPr="00B078C3">
        <w:t xml:space="preserve">מנ</w:t>
      </w:r>
      <w:ins w:id="91777" w:author="מנוע מכני" w:date="2026-10-11T12:04:39Z">
        <w:r>
          <w:t xml:space="preserve">ה"מ</w:t>
        </w:r>
      </w:ins>
      <w:del w:id="91778" w:author="מנוע מכני" w:date="2026-10-11T12:04:39Z">
        <w:r w:rsidRPr="00B078C3">
          <w:delText xml:space="preserve">ה</w:delText>
        </w:r>
        <w:r>
          <w:delText xml:space="preserve">''מ</w:delText>
        </w:r>
      </w:del>
      <w:r>
        <w:t xml:space="preserve"> </w:t>
      </w:r>
      <w:r w:rsidRPr="00B078C3">
        <w:t>ד</w:t>
      </w:r>
      <w:r w:rsidRPr="0038037E">
        <w:t>ת"ר</w:t>
      </w:r>
      <w:r w:rsidRPr="00B078C3">
        <w:t xml:space="preserve">:</w:t>
      </w:r>
    </w:p>
    <w:p w:rsidR="00E403F0" w:rsidRPr="00B078C3" w:rsidRDefault="00E403F0" w:rsidP="00E403F0">
      <w:pPr>
        <w:rPr>
          <w:rFonts w:ascii="FontbitDavid" w:hAnsi="FontbitDavid"/>
          <w:sz w:val="24"/>
          <w:rtl/>
        </w:rPr>
      </w:pPr>
      <w:del w:id="100463" w:author="מנוע מכני" w:date="2026-10-11T12:04:39Z">
        <w:r w:rsidRPr="00B078C3">
          <w:rPr>
            <w:rFonts w:ascii="FontbitDavid" w:hAnsi="FontbitDavid"/>
            <w:sz w:val="24"/>
            <w:rtl/>
          </w:rPr>
          <w:delText xml:space="preserve"> </w:delText>
        </w:r>
      </w:del>
      <w:r>
        <w:rPr>
          <w:rFonts w:ascii="FontbitDavid" w:hAnsi="FontbitDavid" w:hint="cs"/>
          <w:sz w:val="24"/>
          <w:rtl/>
        </w:rPr>
        <w:t>'</w:t>
      </w:r>
      <w:r w:rsidRPr="00765FF1">
        <w:rPr>
          <w:rFonts w:ascii="FontbitDavid" w:hAnsi="FontbitDavid" w:hint="cs"/>
          <w:b/>
          <w:bCs/>
          <w:sz w:val="24"/>
          <w:rtl/>
        </w:rPr>
        <w:t>ו</w:t>
      </w:r>
      <w:r w:rsidRPr="00B078C3">
        <w:rPr>
          <w:rFonts w:ascii="FontbitDavid" w:hAnsi="FontbitDavid"/>
          <w:sz w:val="24"/>
          <w:rtl/>
        </w:rPr>
        <w:t xml:space="preserve">אשה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 xml:space="preserve">לרבות </w:t>
      </w:r>
      <w:r w:rsidRPr="00B078C3">
        <w:rPr>
          <w:rFonts w:ascii="FontbitDavid" w:hAnsi="FontbitDavid"/>
          <w:sz w:val="24"/>
          <w:rtl/>
        </w:rPr>
        <w:t xml:space="preserve">בת יום אחד לנדה </w:t>
      </w:r>
    </w:p>
    <w:p w:rsidR="00E403F0" w:rsidRPr="00B078C3" w:rsidRDefault="00E403F0" w:rsidP="00E403F0">
      <w:pPr>
        <w:jc w:val="center"/>
        <w:rPr>
          <w:del w:id="90098" w:author="מנוע עיצוב" w:date="2026-10-11T12:09:26Z"/>
          <w:rFonts w:ascii="FontbitDavid" w:hAnsi="FontbitDavid"/>
          <w:sz w:val="24"/>
          <w:rtl/>
        </w:rPr>
      </w:pPr>
      <w:del w:id="9009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2" w:author="קלוד" w:date="2026-10-11T09:07:21Z">
          <w:pPr>
            <w:pStyle w:val="affff1"/>
            <w:rPr>
              <w:rtl/>
            </w:rPr>
          </w:pPr>
        </w:pPrChange>
      </w:pPr>
      <w:ins w:id="9848" w:author="מספור קטעי משנה" w:date="2026-10-11T09:25:19Z">
        <w:r>
          <w:rPr>
            <w:rStyle w:val="MisparKeta"/>
          </w:rPr>
          <w:t xml:space="preserve">ב. </w:t>
        </w:r>
      </w:ins>
      <w:r w:rsidRPr="00B078C3">
        <w:rPr>
          <w:rtl/>
        </w:rPr>
        <w:t>בת י' ימים לזיבה.</w:t>
      </w:r>
    </w:p>
    <w:p w:rsidR="00E403F0" w:rsidRPr="00B078C3" w:rsidRDefault="00E403F0" w:rsidP="00E403F0">
      <w:pPr>
        <w:rPr>
          <w:rFonts w:ascii="FontbitDavid" w:hAnsi="FontbitDavid"/>
          <w:sz w:val="24"/>
          <w:rtl/>
        </w:rPr>
      </w:pPr>
      <w:r>
        <w:rPr>
          <w:rFonts w:ascii="FontbitDavid" w:hAnsi="FontbitDavid" w:hint="cs"/>
          <w:sz w:val="24"/>
          <w:rtl/>
        </w:rPr>
        <w:t xml:space="preserve">ו'</w:t>
      </w:r>
      <w:ins w:id="90541" w:author="Claude - סמנטי" w:date="2026-10-11T12:19:29Z">
        <w:r>
          <w:rPr>
            <w:rStyle w:val="afffff0"/>
            <w:rFonts w:ascii="FontbitDavid" w:hAnsi="FontbitDavid" w:hint="cs"/>
            <w:sz w:val="24"/>
            <w:rtl/>
          </w:rPr>
          <w:t xml:space="preserve">אִשָּׁה</w:t>
        </w:r>
      </w:ins>
      <w:del w:id="90542" w:author="Claude - סמנטי" w:date="2026-10-11T12:19:29Z">
        <w:r>
          <w:rPr>
            <w:rFonts w:ascii="FontbitDavid" w:hAnsi="FontbitDavid" w:hint="cs"/>
            <w:sz w:val="24"/>
            <w:rtl/>
          </w:rPr>
          <w:delText xml:space="preserve">אשה</w:delText>
        </w:r>
      </w:del>
      <w:r>
        <w:rPr>
          <w:rFonts w:ascii="FontbitDavid" w:hAnsi="FontbitDavid" w:hint="cs"/>
          <w:sz w:val="24"/>
          <w:rtl/>
        </w:rPr>
        <w:t xml:space="preserve">'</w:t>
      </w:r>
      <w:r w:rsidRPr="00B078C3">
        <w:rPr>
          <w:rFonts w:ascii="FontbitDavid" w:hAnsi="FontbitDavid"/>
          <w:sz w:val="24"/>
          <w:rtl/>
        </w:rPr>
        <w:t xml:space="preserve"> </w:t>
      </w:r>
      <w:r>
        <w:rPr>
          <w:rFonts w:ascii="FontbitDavid" w:hAnsi="FontbitDavid" w:hint="cs"/>
          <w:sz w:val="24"/>
          <w:rtl/>
        </w:rPr>
        <w:t xml:space="preserve">לרבות </w:t>
      </w:r>
      <w:r w:rsidRPr="00B078C3">
        <w:rPr>
          <w:rFonts w:ascii="FontbitDavid" w:hAnsi="FontbitDavid"/>
          <w:sz w:val="24"/>
          <w:rtl/>
        </w:rPr>
        <w:t xml:space="preserve">בת י' ימים לזיבה </w:t>
      </w:r>
    </w:p>
    <w:p w:rsidR="00E403F0" w:rsidRPr="00B078C3" w:rsidRDefault="00E403F0" w:rsidP="00E403F0">
      <w:pPr>
        <w:jc w:val="center"/>
        <w:rPr>
          <w:del w:id="90100" w:author="מנוע עיצוב" w:date="2026-10-11T12:09:26Z"/>
          <w:rFonts w:ascii="FontbitDavid" w:hAnsi="FontbitDavid"/>
          <w:sz w:val="24"/>
          <w:rtl/>
        </w:rPr>
      </w:pPr>
      <w:del w:id="9009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3" w:author="קלוד" w:date="2026-10-11T09:07:21Z">
          <w:pPr>
            <w:pStyle w:val="affff1"/>
            <w:rPr>
              <w:rtl/>
            </w:rPr>
          </w:pPr>
        </w:pPrChange>
      </w:pPr>
      <w:ins w:id="9849" w:author="מספור קטעי משנה" w:date="2026-10-11T09:25:19Z">
        <w:r>
          <w:rPr>
            <w:rStyle w:val="MisparKeta"/>
          </w:rPr>
          <w:t xml:space="preserve">ג. </w:t>
        </w:r>
      </w:ins>
      <w:r w:rsidRPr="00B078C3">
        <w:rPr>
          <w:rtl/>
        </w:rPr>
        <w:t>תינוק בן יום אחד כו'.</w:t>
      </w:r>
    </w:p>
    <w:p>
      <w:pPr>
        <w:pStyle w:val="38"/>
        <w:rPr>
          <w:ins w:id="100464" w:author="מנוע מכני" w:date="2026-10-11T12:04:39Z"/>
        </w:rPr>
      </w:pPr>
      <w:ins w:id="91779" w:author="מנוע מכני" w:date="2026-10-11T12:04:39Z">
        <w:r>
          <w:t xml:space="preserve">ר"י</w:t>
        </w:r>
      </w:ins>
      <w:del w:id="91780" w:author="מנוע מכני" w:date="2026-10-11T12:04:39Z">
        <w:r>
          <w:delText xml:space="preserve">ר''י</w:delText>
        </w:r>
      </w:del>
      <w:r>
        <w:t xml:space="preserve">:</w:t>
      </w:r>
    </w:p>
    <w:p w:rsidR="00E403F0" w:rsidRPr="00B078C3" w:rsidRDefault="00E403F0" w:rsidP="00E403F0">
      <w:pPr>
        <w:rPr>
          <w:rFonts w:ascii="FontbitDavid" w:hAnsi="FontbitDavid"/>
          <w:sz w:val="24"/>
          <w:rtl/>
        </w:rPr>
      </w:pPr>
      <w:del w:id="100465" w:author="מנוע מכני" w:date="2026-10-11T12:04:39Z">
        <w:r>
          <w:rPr>
            <w:rFonts w:ascii="FontbitDavid" w:hAnsi="FontbitDavid" w:hint="cs"/>
            <w:sz w:val="24"/>
            <w:rtl/>
          </w:rPr>
          <w:delText xml:space="preserve"> </w:delText>
        </w:r>
      </w:del>
      <w:r>
        <w:rPr>
          <w:rFonts w:ascii="FontbitDavid" w:hAnsi="FontbitDavid" w:hint="cs"/>
          <w:sz w:val="24"/>
          <w:rtl/>
        </w:rPr>
        <w:t xml:space="preserve">מ</w:t>
      </w:r>
      <w:r w:rsidRPr="00B078C3">
        <w:rPr>
          <w:rFonts w:ascii="FontbitDavid" w:hAnsi="FontbitDavid"/>
          <w:sz w:val="24"/>
          <w:rtl/>
        </w:rPr>
        <w:t>ד</w:t>
      </w:r>
      <w:r w:rsidRPr="0038037E">
        <w:rPr>
          <w:rFonts w:ascii="FontbitDavid" w:hAnsi="FontbitDavid"/>
          <w:b/>
          <w:bCs/>
          <w:sz w:val="24"/>
          <w:rtl/>
        </w:rPr>
        <w:t>ת"ר</w:t>
      </w:r>
      <w:r w:rsidRPr="00B078C3">
        <w:rPr>
          <w:rFonts w:ascii="FontbitDavid" w:hAnsi="FontbitDavid"/>
          <w:sz w:val="24"/>
          <w:rtl/>
        </w:rPr>
        <w:t xml:space="preserve">: </w:t>
      </w:r>
      <w:r>
        <w:rPr>
          <w:rFonts w:ascii="FontbitDavid" w:hAnsi="FontbitDavid" w:hint="cs"/>
          <w:sz w:val="24"/>
          <w:rtl/>
        </w:rPr>
        <w:t>'</w:t>
      </w:r>
      <w:ins w:id="90543" w:author="Claude - סמנטי" w:date="2026-10-11T12:19:29Z">
        <w:r>
          <w:rPr>
            <w:rStyle w:val="afffff0"/>
            <w:rFonts w:ascii="FontbitDavid" w:hAnsi="FontbitDavid"/>
            <w:sz w:val="24"/>
            <w:rtl/>
          </w:rPr>
          <w:t xml:space="preserve">אִישׁ אִישׁ</w:t>
        </w:r>
      </w:ins>
      <w:del w:id="90544" w:author="Claude - סמנטי" w:date="2026-10-11T12:19:29Z">
        <w:r w:rsidRPr="00B078C3">
          <w:rPr>
            <w:rFonts w:ascii="FontbitDavid" w:hAnsi="FontbitDavid"/>
            <w:sz w:val="24"/>
            <w:rtl/>
          </w:rPr>
          <w:delText xml:space="preserve">איש איש</w:delText>
        </w:r>
      </w:del>
      <w:r>
        <w:rPr>
          <w:rFonts w:ascii="FontbitDavid" w:hAnsi="FontbitDavid" w:hint="cs"/>
          <w:sz w:val="24"/>
          <w:rtl/>
        </w:rPr>
        <w:t>'</w:t>
      </w:r>
      <w:r w:rsidRPr="00B078C3">
        <w:rPr>
          <w:rFonts w:ascii="FontbitDavid" w:hAnsi="FontbitDavid"/>
          <w:sz w:val="24"/>
          <w:rtl/>
        </w:rPr>
        <w:t>, לרבות בן יום א</w:t>
      </w:r>
      <w:r>
        <w:rPr>
          <w:rFonts w:ascii="FontbitDavid" w:hAnsi="FontbitDavid"/>
          <w:sz w:val="24"/>
          <w:rtl/>
        </w:rPr>
        <w:t>חד שמטמא בזיבה</w:t>
      </w:r>
    </w:p>
    <w:p>
      <w:pPr>
        <w:pStyle w:val="38"/>
        <w:rPr>
          <w:ins w:id="100466" w:author="מנוע מכני" w:date="2026-10-11T12:04:39Z"/>
        </w:rPr>
      </w:pPr>
      <w:r>
        <w:t xml:space="preserve">ריברי</w:t>
      </w:r>
      <w:ins w:id="91781" w:author="מנוע מכני" w:date="2026-10-11T12:04:39Z">
        <w:r>
          <w:t xml:space="preserve">ב"ב</w:t>
        </w:r>
      </w:ins>
      <w:del w:id="91782" w:author="מנוע מכני" w:date="2026-10-11T12:04:39Z">
        <w:r>
          <w:delText xml:space="preserve">ב''ב</w:delText>
        </w:r>
      </w:del>
      <w:r>
        <w:t xml:space="preserve">:</w:t>
      </w:r>
    </w:p>
    <w:p w:rsidR="00E403F0" w:rsidRPr="00B078C3" w:rsidRDefault="00E403F0" w:rsidP="00E403F0">
      <w:pPr>
        <w:rPr>
          <w:rFonts w:ascii="FontbitDavid" w:hAnsi="FontbitDavid"/>
          <w:sz w:val="24"/>
          <w:rtl/>
        </w:rPr>
      </w:pPr>
      <w:del w:id="100467" w:author="מנוע מכני" w:date="2026-10-11T12:04:39Z">
        <w:r>
          <w:rPr>
            <w:rFonts w:ascii="FontbitDavid" w:hAnsi="FontbitDavid" w:hint="cs"/>
            <w:sz w:val="24"/>
            <w:rtl/>
          </w:rPr>
          <w:delText xml:space="preserve"> </w:delText>
        </w:r>
      </w:del>
      <w:r>
        <w:rPr>
          <w:rFonts w:ascii="FontbitDavid" w:hAnsi="FontbitDavid" w:hint="cs"/>
          <w:sz w:val="24"/>
          <w:rtl/>
        </w:rPr>
        <w:t xml:space="preserve">'</w:t>
      </w:r>
      <w:ins w:id="90547" w:author="Claude - סמנטי" w:date="2026-10-11T12:19:29Z">
        <w:r>
          <w:rPr>
            <w:rStyle w:val="afffff0"/>
            <w:rFonts w:ascii="FontbitDavid" w:hAnsi="FontbitDavid"/>
            <w:sz w:val="24"/>
            <w:rtl/>
          </w:rPr>
          <w:t xml:space="preserve">וְהַזָּב אֶת זוֹבוֹ לַזָּכָר וְלַנְּקֵבָה</w:t>
        </w:r>
      </w:ins>
      <w:del w:id="90548" w:author="Claude - סמנטי" w:date="2026-10-11T12:19:29Z">
        <w:r w:rsidRPr="00B078C3">
          <w:rPr>
            <w:rFonts w:ascii="FontbitDavid" w:hAnsi="FontbitDavid"/>
            <w:sz w:val="24"/>
            <w:rtl/>
          </w:rPr>
          <w:delText xml:space="preserve">והזב את זובו לזכר ולנקבה</w:delText>
        </w:r>
      </w:del>
      <w:r>
        <w:rPr>
          <w:rFonts w:ascii="FontbitDavid" w:hAnsi="FontbitDavid" w:hint="cs"/>
          <w:sz w:val="24"/>
          <w:rtl/>
        </w:rPr>
        <w:t>'</w:t>
      </w:r>
      <w:r w:rsidRPr="00B078C3">
        <w:rPr>
          <w:rFonts w:ascii="FontbitDavid" w:hAnsi="FontbitDavid"/>
          <w:sz w:val="24"/>
          <w:rtl/>
        </w:rPr>
        <w:t xml:space="preserve"> לזכר כל שהוא, בין גדול בין קטן, </w:t>
      </w:r>
      <w:r>
        <w:rPr>
          <w:rFonts w:ascii="FontbitDavid" w:hAnsi="FontbitDavid" w:hint="cs"/>
          <w:sz w:val="24"/>
          <w:rtl/>
        </w:rPr>
        <w:t>'</w:t>
      </w:r>
      <w:ins w:id="90545" w:author="Claude - סמנטי" w:date="2026-10-11T12:19:29Z">
        <w:r>
          <w:rPr>
            <w:rStyle w:val="afffff0"/>
            <w:rFonts w:ascii="FontbitDavid" w:hAnsi="FontbitDavid"/>
            <w:sz w:val="24"/>
            <w:rtl/>
          </w:rPr>
          <w:t xml:space="preserve">לַנְּקֵבָה</w:t>
        </w:r>
      </w:ins>
      <w:del w:id="90546" w:author="Claude - סמנטי" w:date="2026-10-11T12:19:29Z">
        <w:r w:rsidRPr="00B078C3">
          <w:rPr>
            <w:rFonts w:ascii="FontbitDavid" w:hAnsi="FontbitDavid"/>
            <w:sz w:val="24"/>
            <w:rtl/>
          </w:rPr>
          <w:delText xml:space="preserve">לנקבה</w:delText>
        </w:r>
      </w:del>
      <w:r>
        <w:rPr>
          <w:rFonts w:ascii="FontbitDavid" w:hAnsi="FontbitDavid" w:hint="cs"/>
          <w:sz w:val="24"/>
          <w:rtl/>
        </w:rPr>
        <w:t>'</w:t>
      </w:r>
      <w:r w:rsidRPr="00B078C3">
        <w:rPr>
          <w:rFonts w:ascii="FontbitDavid" w:hAnsi="FontbitDavid"/>
          <w:sz w:val="24"/>
          <w:rtl/>
        </w:rPr>
        <w:t xml:space="preserve"> כל שהיא, בין גדולה בין קטנה.</w:t>
      </w:r>
    </w:p>
    <w:p>
      <w:pPr>
        <w:pStyle w:val="38"/>
        <w:rPr>
          <w:ins w:id="100468" w:author="מנוע מכני" w:date="2026-10-11T12:04:39Z"/>
        </w:rPr>
      </w:pPr>
      <w:r>
        <w:t xml:space="preserve">והך</w:t>
      </w:r>
    </w:p>
    <w:p w:rsidR="00E403F0" w:rsidRPr="00B078C3" w:rsidRDefault="00E403F0" w:rsidP="00E403F0">
      <w:pPr>
        <w:rPr>
          <w:rFonts w:ascii="FontbitDavid" w:hAnsi="FontbitDavid"/>
          <w:sz w:val="24"/>
          <w:rtl/>
        </w:rPr>
      </w:pPr>
      <w:del w:id="100469"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ins w:id="90549" w:author="Claude - סמנטי" w:date="2026-10-11T12:19:29Z">
        <w:r>
          <w:rPr>
            <w:rStyle w:val="afffff0"/>
            <w:rFonts w:ascii="FontbitDavid" w:hAnsi="FontbitDavid"/>
            <w:sz w:val="24"/>
            <w:rtl/>
          </w:rPr>
          <w:t xml:space="preserve">אִישׁ אִישׁ</w:t>
        </w:r>
      </w:ins>
      <w:del w:id="90550" w:author="Claude - סמנטי" w:date="2026-10-11T12:19:29Z">
        <w:r w:rsidRPr="00B078C3">
          <w:rPr>
            <w:rFonts w:ascii="FontbitDavid" w:hAnsi="FontbitDavid"/>
            <w:sz w:val="24"/>
            <w:rtl/>
          </w:rPr>
          <w:delText xml:space="preserve">איש איש</w:delText>
        </w:r>
      </w:del>
      <w:r>
        <w:rPr>
          <w:rFonts w:ascii="FontbitDavid" w:hAnsi="FontbitDavid" w:hint="cs"/>
          <w:sz w:val="24"/>
          <w:rtl/>
        </w:rPr>
        <w:t>'</w:t>
      </w:r>
      <w:r w:rsidRPr="00B078C3">
        <w:rPr>
          <w:rFonts w:ascii="FontbitDavid" w:hAnsi="FontbitDavid"/>
          <w:sz w:val="24"/>
          <w:rtl/>
        </w:rPr>
        <w:t xml:space="preserve"> - דברה תורה כלשון בני אדם.</w:t>
      </w:r>
    </w:p>
    <w:p w:rsidR="00E403F0" w:rsidRPr="00B078C3" w:rsidRDefault="00E403F0" w:rsidP="00E403F0">
      <w:pPr>
        <w:jc w:val="center"/>
        <w:rPr>
          <w:del w:id="90102" w:author="מנוע עיצוב" w:date="2026-10-11T12:09:26Z"/>
          <w:rFonts w:ascii="FontbitDavid" w:hAnsi="FontbitDavid"/>
          <w:sz w:val="24"/>
          <w:rtl/>
        </w:rPr>
      </w:pPr>
      <w:del w:id="9010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4" w:author="קלוד" w:date="2026-10-11T09:07:21Z">
          <w:pPr>
            <w:pStyle w:val="affff1"/>
            <w:rPr>
              <w:rtl/>
            </w:rPr>
          </w:pPr>
        </w:pPrChange>
      </w:pPr>
      <w:ins w:id="9850" w:author="מספור קטעי משנה" w:date="2026-10-11T09:25:19Z">
        <w:r>
          <w:rPr>
            <w:rStyle w:val="MisparKeta"/>
          </w:rPr>
          <w:t xml:space="preserve">ד. </w:t>
        </w:r>
      </w:ins>
      <w:r w:rsidRPr="00B078C3">
        <w:rPr>
          <w:rtl/>
        </w:rPr>
        <w:t>ומטמא בנגעים.</w:t>
      </w:r>
    </w:p>
    <w:p w:rsidR="00E403F0" w:rsidRPr="00B078C3" w:rsidRDefault="00E403F0" w:rsidP="00E403F0">
      <w:pPr>
        <w:rPr>
          <w:rFonts w:ascii="FontbitDavid" w:hAnsi="FontbitDavid"/>
          <w:sz w:val="24"/>
          <w:rtl/>
        </w:rPr>
      </w:pPr>
      <w:r w:rsidRPr="00B078C3">
        <w:rPr>
          <w:rFonts w:ascii="FontbitDavid" w:hAnsi="FontbitDavid"/>
          <w:sz w:val="24"/>
          <w:rtl/>
        </w:rPr>
        <w:t>ד</w:t>
      </w:r>
      <w:r>
        <w:rPr>
          <w:rFonts w:ascii="FontbitDavid" w:hAnsi="FontbitDavid" w:hint="cs"/>
          <w:sz w:val="24"/>
          <w:rtl/>
        </w:rPr>
        <w:t>'</w:t>
      </w:r>
      <w:ins w:id="90551" w:author="Claude - סמנטי" w:date="2026-10-11T12:19:29Z">
        <w:r>
          <w:rPr>
            <w:rStyle w:val="afffff0"/>
            <w:rFonts w:ascii="FontbitDavid" w:hAnsi="FontbitDavid"/>
            <w:sz w:val="24"/>
            <w:rtl/>
          </w:rPr>
          <w:t xml:space="preserve">אָדָם כִּי יִהְיֶה בְעוֹר בְּשָׂרוֹ</w:t>
        </w:r>
      </w:ins>
      <w:del w:id="90552" w:author="Claude - סמנטי" w:date="2026-10-11T12:19:29Z">
        <w:r w:rsidRPr="00B078C3">
          <w:rPr>
            <w:rFonts w:ascii="FontbitDavid" w:hAnsi="FontbitDavid"/>
            <w:sz w:val="24"/>
            <w:rtl/>
          </w:rPr>
          <w:delText xml:space="preserve">אדם כי יהיה בעור בשרו</w:delText>
        </w:r>
      </w:del>
      <w:r>
        <w:rPr>
          <w:rFonts w:ascii="FontbitDavid" w:hAnsi="FontbitDavid" w:hint="cs"/>
          <w:sz w:val="24"/>
          <w:rtl/>
        </w:rPr>
        <w:t>'</w:t>
      </w:r>
      <w:r w:rsidRPr="00B078C3">
        <w:rPr>
          <w:rFonts w:ascii="FontbitDavid" w:hAnsi="FontbitDavid"/>
          <w:sz w:val="24"/>
          <w:rtl/>
        </w:rPr>
        <w:t xml:space="preserve"> - אדם כל שהו.</w:t>
      </w:r>
    </w:p>
    <w:p w:rsidR="00E403F0" w:rsidRPr="00B078C3" w:rsidRDefault="00E403F0" w:rsidP="00E403F0">
      <w:pPr>
        <w:jc w:val="center"/>
        <w:rPr>
          <w:del w:id="90104" w:author="מנוע עיצוב" w:date="2026-10-11T12:09:26Z"/>
          <w:rFonts w:ascii="FontbitDavid" w:hAnsi="FontbitDavid"/>
          <w:sz w:val="24"/>
          <w:rtl/>
        </w:rPr>
      </w:pPr>
      <w:del w:id="9010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5" w:author="קלוד" w:date="2026-10-11T09:07:21Z">
          <w:pPr>
            <w:pStyle w:val="affff1"/>
            <w:rPr>
              <w:rtl/>
            </w:rPr>
          </w:pPr>
        </w:pPrChange>
      </w:pPr>
      <w:ins w:id="9851" w:author="מספור קטעי משנה" w:date="2026-10-11T09:25:19Z">
        <w:r>
          <w:rPr>
            <w:rStyle w:val="MisparKeta"/>
          </w:rPr>
          <w:t xml:space="preserve">ד. </w:t>
        </w:r>
      </w:ins>
      <w:r w:rsidRPr="00B078C3">
        <w:rPr>
          <w:rtl/>
        </w:rPr>
        <w:t>ומטמא בטמא מת.</w:t>
      </w:r>
      <w:r>
        <w:rPr>
          <w:rFonts w:hint="cs"/>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ד</w:t>
      </w:r>
      <w:r>
        <w:rPr>
          <w:rFonts w:ascii="FontbitDavid" w:hAnsi="FontbitDavid" w:hint="cs"/>
          <w:sz w:val="24"/>
          <w:rtl/>
        </w:rPr>
        <w:t>'</w:t>
      </w:r>
      <w:r w:rsidRPr="00B078C3">
        <w:rPr>
          <w:rStyle w:val="afffff0"/>
          <w:rFonts w:ascii="FontbitDavid" w:hAnsi="FontbitDavid"/>
          <w:sz w:val="24"/>
          <w:rtl/>
        </w:rPr>
        <w:t>ועל הנפשות אשר היו שם</w:t>
      </w:r>
      <w:r>
        <w:rPr>
          <w:rFonts w:ascii="FontbitDavid" w:hAnsi="FontbitDavid" w:hint="cs"/>
          <w:sz w:val="24"/>
          <w:rtl/>
        </w:rPr>
        <w:t>'</w:t>
      </w:r>
      <w:r w:rsidRPr="00B078C3">
        <w:rPr>
          <w:rFonts w:ascii="FontbitDavid" w:hAnsi="FontbitDavid"/>
          <w:sz w:val="24"/>
          <w:rtl/>
        </w:rPr>
        <w:t xml:space="preserve"> - נפש כל </w:t>
      </w:r>
      <w:ins w:id="90217" w:author="Claude - סמנטי" w:date="2026-10-11T12:19:29Z">
        <w:r>
          <w:rPr>
            <w:rFonts w:ascii="FontbitDavid" w:hAnsi="FontbitDavid"/>
            <w:sz w:val="24"/>
            <w:rtl/>
          </w:rPr>
          <w:t xml:space="preserve">שהוא</w:t>
        </w:r>
      </w:ins>
      <w:del w:id="90218" w:author="Claude - סמנטי" w:date="2026-10-11T12:19:29Z">
        <w:r w:rsidRPr="00B078C3">
          <w:rPr>
            <w:rFonts w:ascii="FontbitDavid" w:hAnsi="FontbitDavid"/>
            <w:sz w:val="24"/>
            <w:rtl/>
          </w:rPr>
          <w:delText xml:space="preserve">דהו</w:delText>
        </w:r>
      </w:del>
      <w:r w:rsidRPr="00B078C3">
        <w:rPr>
          <w:rFonts w:ascii="FontbitDavid" w:hAnsi="FontbitDavid"/>
          <w:sz w:val="24"/>
          <w:rtl/>
        </w:rPr>
        <w:t xml:space="preserve">.</w:t>
      </w:r>
    </w:p>
    <w:p w:rsidR="00E403F0" w:rsidRPr="00B078C3" w:rsidRDefault="00E403F0" w:rsidP="00E403F0">
      <w:pPr>
        <w:jc w:val="center"/>
        <w:rPr>
          <w:del w:id="90106" w:author="מנוע עיצוב" w:date="2026-10-11T12:09:26Z"/>
          <w:rFonts w:ascii="FontbitDavid" w:hAnsi="FontbitDavid"/>
          <w:sz w:val="24"/>
          <w:rtl/>
        </w:rPr>
      </w:pPr>
      <w:del w:id="9010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6" w:author="קלוד" w:date="2026-10-11T09:07:21Z">
          <w:pPr>
            <w:pStyle w:val="affff1"/>
            <w:rPr>
              <w:rtl/>
            </w:rPr>
          </w:pPr>
        </w:pPrChange>
      </w:pPr>
      <w:ins w:id="9852" w:author="מספור קטעי משנה" w:date="2026-10-11T09:25:19Z">
        <w:r>
          <w:rPr>
            <w:rStyle w:val="MisparKeta"/>
          </w:rPr>
          <w:t xml:space="preserve">ד. </w:t>
        </w:r>
      </w:ins>
      <w:r w:rsidRPr="00B078C3">
        <w:rPr>
          <w:rtl/>
        </w:rPr>
        <w:t>וזוקק ליבום.</w:t>
      </w:r>
    </w:p>
    <w:p w:rsidR="00E403F0" w:rsidRPr="00B078C3" w:rsidRDefault="00E403F0" w:rsidP="00E403F0">
      <w:pPr>
        <w:rPr>
          <w:rFonts w:ascii="FontbitDavid" w:hAnsi="FontbitDavid"/>
          <w:sz w:val="24"/>
          <w:rtl/>
        </w:rPr>
      </w:pPr>
      <w:r w:rsidRPr="00B078C3">
        <w:rPr>
          <w:rFonts w:ascii="FontbitDavid" w:hAnsi="FontbitDavid"/>
          <w:sz w:val="24"/>
          <w:rtl/>
        </w:rPr>
        <w:t>ד</w:t>
      </w:r>
      <w:r>
        <w:rPr>
          <w:rFonts w:ascii="FontbitDavid" w:hAnsi="FontbitDavid" w:hint="cs"/>
          <w:sz w:val="24"/>
          <w:rtl/>
        </w:rPr>
        <w:t>'</w:t>
      </w:r>
      <w:r w:rsidRPr="00B078C3">
        <w:rPr>
          <w:rStyle w:val="afffff0"/>
          <w:rFonts w:ascii="FontbitDavid" w:hAnsi="FontbitDavid"/>
          <w:sz w:val="24"/>
          <w:rtl/>
        </w:rPr>
        <w:t>כי ישבו אחים יחדיו</w:t>
      </w:r>
      <w:r>
        <w:rPr>
          <w:rFonts w:ascii="FontbitDavid" w:hAnsi="FontbitDavid" w:hint="cs"/>
          <w:sz w:val="24"/>
          <w:rtl/>
        </w:rPr>
        <w:t>'</w:t>
      </w:r>
      <w:r w:rsidRPr="00B078C3">
        <w:rPr>
          <w:rFonts w:ascii="FontbitDavid" w:hAnsi="FontbitDavid"/>
          <w:sz w:val="24"/>
          <w:rtl/>
        </w:rPr>
        <w:t xml:space="preserve"> - אחים שהיה להם ישיבה אחת בעולם.</w:t>
      </w:r>
    </w:p>
    <w:p w:rsidR="00E403F0" w:rsidRPr="00B078C3" w:rsidRDefault="00E403F0" w:rsidP="00E403F0">
      <w:pPr>
        <w:jc w:val="center"/>
        <w:rPr>
          <w:del w:id="90108" w:author="מנוע עיצוב" w:date="2026-10-11T12:09:26Z"/>
          <w:rFonts w:ascii="FontbitDavid" w:hAnsi="FontbitDavid"/>
          <w:sz w:val="24"/>
          <w:rtl/>
        </w:rPr>
      </w:pPr>
      <w:del w:id="9010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7" w:author="קלוד" w:date="2026-10-11T09:07:21Z">
          <w:pPr>
            <w:pStyle w:val="affff1"/>
            <w:rPr>
              <w:rtl/>
            </w:rPr>
          </w:pPr>
        </w:pPrChange>
      </w:pPr>
      <w:ins w:id="9853" w:author="מספור קטעי משנה" w:date="2026-10-11T09:25:19Z">
        <w:r>
          <w:rPr>
            <w:rStyle w:val="MisparKeta"/>
          </w:rPr>
          <w:t xml:space="preserve">ד. </w:t>
        </w:r>
      </w:ins>
      <w:r w:rsidRPr="00B078C3">
        <w:rPr>
          <w:rtl/>
        </w:rPr>
        <w:t>ופוטר מן היבום.</w:t>
      </w:r>
    </w:p>
    <w:p w:rsidR="00E403F0" w:rsidRPr="00B078C3" w:rsidRDefault="00E403F0" w:rsidP="00E403F0">
      <w:pPr>
        <w:rPr>
          <w:rFonts w:ascii="FontbitDavid" w:hAnsi="FontbitDavid"/>
          <w:sz w:val="24"/>
          <w:rtl/>
        </w:rPr>
      </w:pPr>
      <w:r>
        <w:rPr>
          <w:rFonts w:ascii="FontbitDavid" w:hAnsi="FontbitDavid" w:hint="cs"/>
          <w:sz w:val="24"/>
          <w:rtl/>
        </w:rPr>
        <w:t>'</w:t>
      </w:r>
      <w:ins w:id="90553" w:author="Claude - סמנטי" w:date="2026-10-11T12:19:29Z">
        <w:r>
          <w:rPr>
            <w:rStyle w:val="afffff0"/>
            <w:rFonts w:ascii="FontbitDavid" w:hAnsi="FontbitDavid"/>
            <w:sz w:val="24"/>
            <w:rtl/>
          </w:rPr>
          <w:t xml:space="preserve">וּבֵן אֵין לוֹ</w:t>
        </w:r>
      </w:ins>
      <w:del w:id="90554" w:author="Claude - סמנטי" w:date="2026-10-11T12:19:29Z">
        <w:r w:rsidRPr="00B078C3">
          <w:rPr>
            <w:rFonts w:ascii="FontbitDavid" w:hAnsi="FontbitDavid"/>
            <w:sz w:val="24"/>
            <w:rtl/>
          </w:rPr>
          <w:delText xml:space="preserve">ובן אין לו</w:delText>
        </w:r>
      </w:del>
      <w:r>
        <w:rPr>
          <w:rFonts w:ascii="FontbitDavid" w:hAnsi="FontbitDavid" w:hint="cs"/>
          <w:sz w:val="24"/>
          <w:rtl/>
        </w:rPr>
        <w:t>'</w:t>
      </w:r>
      <w:r w:rsidRPr="00B078C3">
        <w:rPr>
          <w:rFonts w:ascii="FontbitDavid" w:hAnsi="FontbitDavid"/>
          <w:sz w:val="24"/>
          <w:rtl/>
        </w:rPr>
        <w:t xml:space="preserve"> - והא </w:t>
      </w:r>
      <w:ins w:id="95817" w:author="מנוע מכני" w:date="2026-10-11T12:04:39Z">
        <w:r>
          <w:rPr>
            <w:rFonts w:ascii="FontbitDavid" w:hAnsi="FontbitDavid"/>
            <w:sz w:val="24"/>
            <w:rtl/>
          </w:rPr>
          <w:t xml:space="preserve">יש</w:t>
        </w:r>
      </w:ins>
      <w:del w:id="95818" w:author="מנוע מכני" w:date="2026-10-11T12:04:39Z">
        <w:r w:rsidRPr="00B078C3">
          <w:rPr>
            <w:rFonts w:ascii="FontbitDavid" w:hAnsi="FontbitDavid"/>
            <w:sz w:val="24"/>
            <w:rtl/>
          </w:rPr>
          <w:delText xml:space="preserve">אית</w:delText>
        </w:r>
      </w:del>
      <w:r w:rsidRPr="00B078C3">
        <w:rPr>
          <w:rFonts w:ascii="FontbitDavid" w:hAnsi="FontbitDavid"/>
          <w:sz w:val="24"/>
          <w:rtl/>
        </w:rPr>
        <w:t xml:space="preserve"> </w:t>
      </w:r>
      <w:ins w:id="95815" w:author="מנוע מכני" w:date="2026-10-11T12:04:39Z">
        <w:r>
          <w:rPr>
            <w:rFonts w:ascii="FontbitDavid" w:hAnsi="FontbitDavid"/>
            <w:sz w:val="24"/>
            <w:rtl/>
          </w:rPr>
          <w:t xml:space="preserve">לו</w:t>
        </w:r>
      </w:ins>
      <w:del w:id="9581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w:t>
      </w:r>
    </w:p>
    <w:p w:rsidR="00E403F0" w:rsidRPr="00B078C3" w:rsidRDefault="00E403F0" w:rsidP="00E403F0">
      <w:pPr>
        <w:jc w:val="center"/>
        <w:rPr>
          <w:del w:id="90110" w:author="מנוע עיצוב" w:date="2026-10-11T12:09:26Z"/>
          <w:rFonts w:ascii="FontbitDavid" w:hAnsi="FontbitDavid"/>
          <w:sz w:val="24"/>
          <w:rtl/>
        </w:rPr>
      </w:pPr>
      <w:del w:id="9010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8" w:author="קלוד" w:date="2026-10-11T09:07:21Z">
          <w:pPr>
            <w:pStyle w:val="affff1"/>
            <w:rPr>
              <w:rtl/>
            </w:rPr>
          </w:pPr>
        </w:pPrChange>
      </w:pPr>
      <w:ins w:id="9854" w:author="מספור קטעי משנה" w:date="2026-10-11T09:25:19Z">
        <w:r>
          <w:rPr>
            <w:rStyle w:val="MisparKeta"/>
          </w:rPr>
          <w:t xml:space="preserve">ד. </w:t>
        </w:r>
      </w:ins>
      <w:r w:rsidRPr="00B078C3">
        <w:rPr>
          <w:rtl/>
        </w:rPr>
        <w:lastRenderedPageBreak/>
        <w:t>ומאכיל בתרומה.</w:t>
      </w:r>
    </w:p>
    <w:p w:rsidR="00E403F0" w:rsidRPr="00B078C3" w:rsidRDefault="00E403F0" w:rsidP="00E403F0">
      <w:pPr>
        <w:rPr>
          <w:rFonts w:ascii="FontbitDavid" w:hAnsi="FontbitDavid"/>
          <w:sz w:val="24"/>
          <w:rtl/>
        </w:rPr>
      </w:pPr>
      <w:r>
        <w:rPr>
          <w:rFonts w:ascii="FontbitDavid" w:hAnsi="FontbitDavid"/>
          <w:sz w:val="24"/>
          <w:rtl/>
        </w:rPr>
        <w:t>ד</w:t>
      </w:r>
      <w:r>
        <w:rPr>
          <w:rFonts w:ascii="FontbitDavid" w:hAnsi="FontbitDavid" w:hint="cs"/>
          <w:sz w:val="24"/>
          <w:rtl/>
        </w:rPr>
        <w:t>'</w:t>
      </w:r>
      <w:ins w:id="90555" w:author="Claude - סמנטי" w:date="2026-10-11T12:19:29Z">
        <w:r>
          <w:rPr>
            <w:rStyle w:val="afffff0"/>
            <w:rFonts w:ascii="FontbitDavid" w:hAnsi="FontbitDavid"/>
            <w:sz w:val="24"/>
            <w:rtl/>
          </w:rPr>
          <w:t xml:space="preserve">וִילִיד בֵּיתוֹ הֵם יֹאכְלוּ בְלַחְמוֹ,</w:t>
        </w:r>
      </w:ins>
      <w:del w:id="90556" w:author="Claude - סמנטי" w:date="2026-10-11T12:19:29Z">
        <w:r w:rsidRPr="00B078C3">
          <w:rPr>
            <w:rFonts w:ascii="FontbitDavid" w:hAnsi="FontbitDavid"/>
            <w:sz w:val="24"/>
            <w:rtl/>
          </w:rPr>
          <w:delText xml:space="preserve">ויליד ביתו הם יאכלו בלחמו,</w:delText>
        </w:r>
      </w:del>
      <w:r>
        <w:rPr>
          <w:rFonts w:ascii="FontbitDavid" w:hAnsi="FontbitDavid" w:hint="cs"/>
          <w:sz w:val="24"/>
          <w:rtl/>
        </w:rPr>
        <w:t>'</w:t>
      </w:r>
      <w:r w:rsidRPr="00B078C3">
        <w:rPr>
          <w:rFonts w:ascii="FontbitDavid" w:hAnsi="FontbitDavid"/>
          <w:sz w:val="24"/>
          <w:rtl/>
        </w:rPr>
        <w:t xml:space="preserve"> קרי </w:t>
      </w:r>
      <w:ins w:id="95819" w:author="מנוע מכני" w:date="2026-10-11T12:04:39Z">
        <w:r>
          <w:rPr>
            <w:rFonts w:ascii="FontbitDavid" w:hAnsi="FontbitDavid"/>
            <w:sz w:val="24"/>
            <w:rtl/>
          </w:rPr>
          <w:t xml:space="preserve">בו</w:t>
        </w:r>
      </w:ins>
      <w:del w:id="95820" w:author="מנוע מכני" w:date="2026-10-11T12:04:39Z">
        <w:r w:rsidRPr="00B078C3">
          <w:rPr>
            <w:rFonts w:ascii="FontbitDavid" w:hAnsi="FontbitDavid"/>
            <w:sz w:val="24"/>
            <w:rtl/>
          </w:rPr>
          <w:delText xml:space="preserve">ביה</w:delText>
        </w:r>
      </w:del>
      <w:r w:rsidRPr="00B078C3">
        <w:rPr>
          <w:rFonts w:ascii="FontbitDavid" w:hAnsi="FontbitDavid"/>
          <w:sz w:val="24"/>
          <w:rtl/>
        </w:rPr>
        <w:t xml:space="preserve"> יאכילו בלחמו.</w:t>
      </w:r>
    </w:p>
    <w:p w:rsidR="00E403F0" w:rsidRPr="00B078C3" w:rsidRDefault="00E403F0" w:rsidP="00E403F0">
      <w:pPr>
        <w:jc w:val="center"/>
        <w:rPr>
          <w:del w:id="90112" w:author="מנוע עיצוב" w:date="2026-10-11T12:09:26Z"/>
          <w:rFonts w:ascii="FontbitDavid" w:hAnsi="FontbitDavid"/>
          <w:sz w:val="24"/>
          <w:rtl/>
        </w:rPr>
      </w:pPr>
      <w:del w:id="9011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09" w:author="קלוד" w:date="2026-10-11T09:07:21Z">
          <w:pPr>
            <w:pStyle w:val="affff1"/>
            <w:rPr>
              <w:rtl/>
            </w:rPr>
          </w:pPr>
        </w:pPrChange>
      </w:pPr>
      <w:ins w:id="9855" w:author="מספור קטעי משנה" w:date="2026-10-11T09:25:19Z">
        <w:r>
          <w:rPr>
            <w:rStyle w:val="MisparKeta"/>
          </w:rPr>
          <w:t xml:space="preserve">ד. </w:t>
        </w:r>
      </w:ins>
      <w:r w:rsidRPr="00B078C3">
        <w:rPr>
          <w:rtl/>
        </w:rPr>
        <w:t>ופוסל מן התרומה.</w:t>
      </w:r>
    </w:p>
    <w:p w:rsidR="00E403F0" w:rsidRPr="00B078C3" w:rsidRDefault="00E403F0" w:rsidP="00E403F0">
      <w:pPr>
        <w:rPr>
          <w:rFonts w:ascii="FontbitDavid" w:hAnsi="FontbitDavid"/>
          <w:sz w:val="24"/>
          <w:rtl/>
        </w:rPr>
      </w:pPr>
      <w:r>
        <w:rPr>
          <w:rFonts w:ascii="FontbitDavid" w:hAnsi="FontbitDavid" w:hint="cs"/>
          <w:sz w:val="24"/>
          <w:rtl/>
        </w:rPr>
        <w:t>'</w:t>
      </w:r>
      <w:ins w:id="90557" w:author="Claude - סמנטי" w:date="2026-10-11T12:19:29Z">
        <w:r>
          <w:rPr>
            <w:rStyle w:val="afffff0"/>
            <w:rFonts w:ascii="FontbitDavid" w:hAnsi="FontbitDavid"/>
            <w:sz w:val="24"/>
            <w:rtl/>
          </w:rPr>
          <w:t xml:space="preserve">וְזֶרַע אֵין לָהּ</w:t>
        </w:r>
      </w:ins>
      <w:del w:id="90558" w:author="Claude - סמנטי" w:date="2026-10-11T12:19:29Z">
        <w:r w:rsidRPr="00B078C3">
          <w:rPr>
            <w:rFonts w:ascii="FontbitDavid" w:hAnsi="FontbitDavid"/>
            <w:sz w:val="24"/>
            <w:rtl/>
          </w:rPr>
          <w:delText xml:space="preserve">וזרע אין לה</w:delText>
        </w:r>
      </w:del>
      <w:r>
        <w:rPr>
          <w:rFonts w:ascii="FontbitDavid" w:hAnsi="FontbitDavid" w:hint="cs"/>
          <w:sz w:val="24"/>
          <w:rtl/>
        </w:rPr>
        <w:t>'</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5821" w:author="מנוע מכני" w:date="2026-10-11T12:04:39Z">
        <w:r>
          <w:rPr>
            <w:rFonts w:ascii="FontbitDavid" w:hAnsi="FontbitDavid"/>
            <w:sz w:val="24"/>
            <w:rtl/>
          </w:rPr>
          <w:t xml:space="preserve">התורה</w:t>
        </w:r>
      </w:ins>
      <w:del w:id="9582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 והא </w:t>
      </w:r>
      <w:ins w:id="95823" w:author="מנוע מכני" w:date="2026-10-11T12:04:39Z">
        <w:r>
          <w:rPr>
            <w:rFonts w:ascii="FontbitDavid" w:hAnsi="FontbitDavid"/>
            <w:sz w:val="24"/>
            <w:rtl/>
          </w:rPr>
          <w:t xml:space="preserve">יש</w:t>
        </w:r>
      </w:ins>
      <w:del w:id="95824" w:author="מנוע מכני" w:date="2026-10-11T12:04:39Z">
        <w:r w:rsidRPr="00B078C3">
          <w:rPr>
            <w:rFonts w:ascii="FontbitDavid" w:hAnsi="FontbitDavid"/>
            <w:sz w:val="24"/>
            <w:rtl/>
          </w:rPr>
          <w:delText xml:space="preserve">אית</w:delText>
        </w:r>
      </w:del>
      <w:r w:rsidRPr="00B078C3">
        <w:rPr>
          <w:rFonts w:ascii="FontbitDavid" w:hAnsi="FontbitDavid"/>
          <w:sz w:val="24"/>
          <w:rtl/>
        </w:rPr>
        <w:t xml:space="preserve"> לה.</w:t>
      </w:r>
    </w:p>
    <w:p w:rsidR="00E403F0" w:rsidRPr="00B078C3" w:rsidRDefault="00E403F0" w:rsidP="00E403F0">
      <w:pPr>
        <w:rPr>
          <w:rFonts w:ascii="FontbitDavid" w:hAnsi="FontbitDavid"/>
          <w:sz w:val="24"/>
          <w:rtl/>
        </w:rPr>
      </w:pPr>
      <w:ins w:id="95833" w:author="מנוע מכני" w:date="2026-10-11T12:04:39Z">
        <w:r>
          <w:rPr>
            <w:rFonts w:ascii="FontbitDavid" w:hAnsi="FontbitDavid"/>
            <w:sz w:val="24"/>
            <w:rtl/>
          </w:rPr>
          <w:t xml:space="preserve">מה</w:t>
        </w:r>
      </w:ins>
      <w:del w:id="9583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איריא זרע? </w:t>
      </w:r>
      <w:ins w:id="93185" w:author="מנוע מכני" w:date="2026-10-11T12:04:39Z">
        <w:r>
          <w:rPr>
            <w:rFonts w:ascii="FontbitDavid" w:hAnsi="FontbitDavid"/>
            <w:sz w:val="24"/>
            <w:rtl/>
          </w:rPr>
          <w:t xml:space="preserve">אפי'</w:t>
        </w:r>
      </w:ins>
      <w:del w:id="93186"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עובר </w:t>
      </w:r>
      <w:ins w:id="94201" w:author="מנוע מכני" w:date="2026-10-11T12:04:39Z">
        <w:r>
          <w:rPr>
            <w:rFonts w:ascii="FontbitDavid" w:hAnsi="FontbitDavid"/>
            <w:sz w:val="24"/>
            <w:rtl/>
          </w:rPr>
          <w:t xml:space="preserve">גם</w:t>
        </w:r>
      </w:ins>
      <w:del w:id="9420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דכתיב כנעוריה - פרט למעוברת! וצריכי, </w:t>
      </w:r>
      <w:ins w:id="97477" w:author="מנוע מכני" w:date="2026-10-11T12:04:39Z">
        <w:r>
          <w:rPr>
            <w:rFonts w:ascii="FontbitDavid" w:hAnsi="FontbitDavid"/>
            <w:sz w:val="24"/>
            <w:rtl/>
          </w:rPr>
          <w:t xml:space="preserve">דאם </w:t>
        </w:r>
      </w:ins>
      <w:del w:id="97478" w:author="מנוע מכני" w:date="2026-10-11T12:04:39Z">
        <w:r w:rsidRPr="00B078C3">
          <w:rPr>
            <w:rFonts w:ascii="FontbitDavid" w:hAnsi="FontbitDavid"/>
            <w:sz w:val="24"/>
            <w:rtl/>
          </w:rPr>
          <w:delText xml:space="preserve">דאי </w:delText>
        </w:r>
      </w:del>
      <w:r w:rsidRPr="00B078C3">
        <w:rPr>
          <w:rFonts w:ascii="FontbitDavid" w:hAnsi="FontbitDavid"/>
          <w:sz w:val="24"/>
          <w:rtl/>
        </w:rPr>
        <w:t xml:space="preserve">כתב </w:t>
      </w:r>
      <w:ins w:id="95825" w:author="מנוע מכני" w:date="2026-10-11T12:04:39Z">
        <w:r>
          <w:rPr>
            <w:rFonts w:ascii="FontbitDavid" w:hAnsi="FontbitDavid"/>
            <w:sz w:val="24"/>
            <w:rtl/>
          </w:rPr>
          <w:t xml:space="preserve">התורה</w:t>
        </w:r>
      </w:ins>
      <w:del w:id="95826"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וזרע אין לה - משום </w:t>
      </w:r>
      <w:ins w:id="98439" w:author="מנוע מכני" w:date="2026-10-11T12:04:39Z">
        <w:r>
          <w:rPr>
            <w:rFonts w:ascii="FontbitDavid" w:hAnsi="FontbitDavid"/>
            <w:sz w:val="24"/>
            <w:rtl/>
          </w:rPr>
          <w:t xml:space="preserve">דמתחילה</w:t>
        </w:r>
      </w:ins>
      <w:del w:id="98440" w:author="מנוע מכני" w:date="2026-10-11T12:04:39Z">
        <w:r w:rsidRPr="00B078C3">
          <w:rPr>
            <w:rFonts w:ascii="FontbitDavid" w:hAnsi="FontbitDavid"/>
            <w:sz w:val="24"/>
            <w:rtl/>
          </w:rPr>
          <w:delText xml:space="preserve">דמעיקרא</w:delText>
        </w:r>
      </w:del>
      <w:r w:rsidRPr="00B078C3">
        <w:rPr>
          <w:rFonts w:ascii="FontbitDavid" w:hAnsi="FontbitDavid"/>
          <w:sz w:val="24"/>
          <w:rtl/>
        </w:rPr>
        <w:t xml:space="preserve"> חד גופא </w:t>
      </w:r>
      <w:ins w:id="95829" w:author="מנוע מכני" w:date="2026-10-11T12:04:39Z">
        <w:r>
          <w:rPr>
            <w:rFonts w:ascii="FontbitDavid" w:hAnsi="FontbitDavid"/>
            <w:sz w:val="24"/>
            <w:rtl/>
          </w:rPr>
          <w:t xml:space="preserve">ועכשיו</w:t>
        </w:r>
      </w:ins>
      <w:del w:id="95830" w:author="מנוע מכני" w:date="2026-10-11T12:04:39Z">
        <w:r w:rsidRPr="00B078C3">
          <w:rPr>
            <w:rFonts w:ascii="FontbitDavid" w:hAnsi="FontbitDavid"/>
            <w:sz w:val="24"/>
            <w:rtl/>
          </w:rPr>
          <w:delText xml:space="preserve">והשתא</w:delText>
        </w:r>
      </w:del>
      <w:r w:rsidRPr="00B078C3">
        <w:rPr>
          <w:rFonts w:ascii="FontbitDavid" w:hAnsi="FontbitDavid"/>
          <w:sz w:val="24"/>
          <w:rtl/>
        </w:rPr>
        <w:t xml:space="preserve"> </w:t>
      </w:r>
      <w:ins w:id="95835" w:author="מנוע מכני" w:date="2026-10-11T12:04:39Z">
        <w:r>
          <w:rPr>
            <w:rFonts w:ascii="FontbitDavid" w:hAnsi="FontbitDavid"/>
            <w:sz w:val="24"/>
            <w:rtl/>
          </w:rPr>
          <w:t xml:space="preserve">שני</w:t>
        </w:r>
      </w:ins>
      <w:del w:id="95836" w:author="מנוע מכני" w:date="2026-10-11T12:04:39Z">
        <w:r w:rsidRPr="00B078C3">
          <w:rPr>
            <w:rFonts w:ascii="FontbitDavid" w:hAnsi="FontbitDavid"/>
            <w:sz w:val="24"/>
            <w:rtl/>
          </w:rPr>
          <w:delText xml:space="preserve">תרי</w:delText>
        </w:r>
      </w:del>
      <w:r w:rsidRPr="00B078C3">
        <w:rPr>
          <w:rFonts w:ascii="FontbitDavid" w:hAnsi="FontbitDavid"/>
          <w:sz w:val="24"/>
          <w:rtl/>
        </w:rPr>
        <w:t xml:space="preserve"> גופי, אבל </w:t>
      </w:r>
      <w:ins w:id="94199" w:author="מנוע מכני" w:date="2026-10-11T12:04:39Z">
        <w:r>
          <w:rPr>
            <w:rFonts w:ascii="FontbitDavid" w:hAnsi="FontbitDavid"/>
            <w:sz w:val="24"/>
            <w:rtl/>
          </w:rPr>
          <w:t xml:space="preserve">כאן</w:t>
        </w:r>
      </w:ins>
      <w:del w:id="94200"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ins w:id="98441" w:author="מנוע מכני" w:date="2026-10-11T12:04:39Z">
        <w:r>
          <w:rPr>
            <w:rFonts w:ascii="FontbitDavid" w:hAnsi="FontbitDavid"/>
            <w:sz w:val="24"/>
            <w:rtl/>
          </w:rPr>
          <w:t xml:space="preserve">דמתחילה</w:t>
        </w:r>
      </w:ins>
      <w:del w:id="98442" w:author="מנוע מכני" w:date="2026-10-11T12:04:39Z">
        <w:r w:rsidRPr="00B078C3">
          <w:rPr>
            <w:rFonts w:ascii="FontbitDavid" w:hAnsi="FontbitDavid"/>
            <w:sz w:val="24"/>
            <w:rtl/>
          </w:rPr>
          <w:delText xml:space="preserve">דמעיקרא</w:delText>
        </w:r>
      </w:del>
      <w:r w:rsidRPr="00B078C3">
        <w:rPr>
          <w:rFonts w:ascii="FontbitDavid" w:hAnsi="FontbitDavid"/>
          <w:sz w:val="24"/>
          <w:rtl/>
        </w:rPr>
        <w:t xml:space="preserve"> חד גופא </w:t>
      </w:r>
      <w:ins w:id="95831" w:author="מנוע מכני" w:date="2026-10-11T12:04:39Z">
        <w:r>
          <w:rPr>
            <w:rFonts w:ascii="FontbitDavid" w:hAnsi="FontbitDavid"/>
            <w:sz w:val="24"/>
            <w:rtl/>
          </w:rPr>
          <w:t xml:space="preserve">ועכשיו</w:t>
        </w:r>
      </w:ins>
      <w:del w:id="95832" w:author="מנוע מכני" w:date="2026-10-11T12:04:39Z">
        <w:r w:rsidRPr="00B078C3">
          <w:rPr>
            <w:rFonts w:ascii="FontbitDavid" w:hAnsi="FontbitDavid"/>
            <w:sz w:val="24"/>
            <w:rtl/>
          </w:rPr>
          <w:delText xml:space="preserve">והשתא</w:delText>
        </w:r>
      </w:del>
      <w:r w:rsidRPr="00B078C3">
        <w:rPr>
          <w:rFonts w:ascii="FontbitDavid" w:hAnsi="FontbitDavid"/>
          <w:sz w:val="24"/>
          <w:rtl/>
        </w:rPr>
        <w:t xml:space="preserve"> חד גופא - אימא תיכול, כתב </w:t>
      </w:r>
      <w:ins w:id="95827" w:author="מנוע מכני" w:date="2026-10-11T12:04:39Z">
        <w:r>
          <w:rPr>
            <w:rFonts w:ascii="FontbitDavid" w:hAnsi="FontbitDavid"/>
            <w:sz w:val="24"/>
            <w:rtl/>
          </w:rPr>
          <w:t xml:space="preserve">התורה</w:t>
        </w:r>
      </w:ins>
      <w:del w:id="95828"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כנעוריה.</w:t>
      </w:r>
    </w:p>
    <w:p w:rsidR="00E403F0" w:rsidRDefault="00E403F0" w:rsidP="00E403F0">
      <w:pPr>
        <w:rPr>
          <w:rFonts w:ascii="FontbitDavid" w:hAnsi="FontbitDavid"/>
          <w:sz w:val="24"/>
          <w:rtl/>
        </w:rPr>
      </w:pPr>
      <w:ins w:id="97479" w:author="מנוע מכני" w:date="2026-10-11T12:04:39Z">
        <w:r>
          <w:rPr>
            <w:rFonts w:ascii="FontbitDavid" w:hAnsi="FontbitDavid"/>
            <w:sz w:val="24"/>
            <w:rtl/>
          </w:rPr>
          <w:t xml:space="preserve">ואם </w:t>
        </w:r>
      </w:ins>
      <w:del w:id="97480"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כתב </w:t>
      </w:r>
      <w:ins w:id="95837" w:author="מנוע מכני" w:date="2026-10-11T12:04:39Z">
        <w:r>
          <w:rPr>
            <w:rFonts w:ascii="FontbitDavid" w:hAnsi="FontbitDavid"/>
            <w:sz w:val="24"/>
            <w:rtl/>
          </w:rPr>
          <w:t xml:space="preserve">התורה</w:t>
        </w:r>
      </w:ins>
      <w:del w:id="95838"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w:t>
      </w:r>
      <w:r>
        <w:rPr>
          <w:rFonts w:ascii="FontbitDavid" w:hAnsi="FontbitDavid" w:hint="cs"/>
          <w:sz w:val="24"/>
          <w:rtl/>
        </w:rPr>
        <w:t>'</w:t>
      </w:r>
      <w:ins w:id="90559" w:author="Claude - סמנטי" w:date="2026-10-11T12:19:29Z">
        <w:r>
          <w:rPr>
            <w:rStyle w:val="afffff0"/>
            <w:rFonts w:ascii="FontbitDavid" w:hAnsi="FontbitDavid"/>
            <w:sz w:val="24"/>
            <w:rtl/>
          </w:rPr>
          <w:t xml:space="preserve">כִּנְעוּרֶיהָ</w:t>
        </w:r>
      </w:ins>
      <w:del w:id="90560" w:author="Claude - סמנטי" w:date="2026-10-11T12:19:29Z">
        <w:r w:rsidRPr="00B078C3">
          <w:rPr>
            <w:rFonts w:ascii="FontbitDavid" w:hAnsi="FontbitDavid"/>
            <w:sz w:val="24"/>
            <w:rtl/>
          </w:rPr>
          <w:delText xml:space="preserve">כנעוריה</w:delText>
        </w:r>
      </w:del>
      <w:r>
        <w:rPr>
          <w:rFonts w:ascii="FontbitDavid" w:hAnsi="FontbitDavid" w:hint="cs"/>
          <w:sz w:val="24"/>
          <w:rtl/>
        </w:rPr>
        <w:t>'</w:t>
      </w:r>
      <w:r w:rsidRPr="00B078C3">
        <w:rPr>
          <w:rFonts w:ascii="FontbitDavid" w:hAnsi="FontbitDavid"/>
          <w:sz w:val="24"/>
          <w:rtl/>
        </w:rPr>
        <w:t xml:space="preserve"> - משום </w:t>
      </w:r>
      <w:ins w:id="98443" w:author="מנוע מכני" w:date="2026-10-11T12:04:39Z">
        <w:r>
          <w:rPr>
            <w:rFonts w:ascii="FontbitDavid" w:hAnsi="FontbitDavid"/>
            <w:sz w:val="24"/>
            <w:rtl/>
          </w:rPr>
          <w:t xml:space="preserve">דמתחילה</w:t>
        </w:r>
      </w:ins>
      <w:del w:id="98444" w:author="מנוע מכני" w:date="2026-10-11T12:04:39Z">
        <w:r w:rsidRPr="00B078C3">
          <w:rPr>
            <w:rFonts w:ascii="FontbitDavid" w:hAnsi="FontbitDavid"/>
            <w:sz w:val="24"/>
            <w:rtl/>
          </w:rPr>
          <w:delText xml:space="preserve">דמעיקרא</w:delText>
        </w:r>
      </w:del>
      <w:r w:rsidRPr="00B078C3">
        <w:rPr>
          <w:rFonts w:ascii="FontbitDavid" w:hAnsi="FontbitDavid"/>
          <w:sz w:val="24"/>
          <w:rtl/>
        </w:rPr>
        <w:t xml:space="preserve"> גופה סריקא </w:t>
      </w:r>
      <w:ins w:id="95839" w:author="מנוע מכני" w:date="2026-10-11T12:04:39Z">
        <w:r>
          <w:rPr>
            <w:rFonts w:ascii="FontbitDavid" w:hAnsi="FontbitDavid"/>
            <w:sz w:val="24"/>
            <w:rtl/>
          </w:rPr>
          <w:t xml:space="preserve">ועכשיו</w:t>
        </w:r>
      </w:ins>
      <w:del w:id="95840" w:author="מנוע מכני" w:date="2026-10-11T12:04:39Z">
        <w:r w:rsidRPr="00B078C3">
          <w:rPr>
            <w:rFonts w:ascii="FontbitDavid" w:hAnsi="FontbitDavid"/>
            <w:sz w:val="24"/>
            <w:rtl/>
          </w:rPr>
          <w:delText xml:space="preserve">והשתא</w:delText>
        </w:r>
      </w:del>
      <w:r w:rsidRPr="00B078C3">
        <w:rPr>
          <w:rFonts w:ascii="FontbitDavid" w:hAnsi="FontbitDavid"/>
          <w:sz w:val="24"/>
          <w:rtl/>
        </w:rPr>
        <w:t xml:space="preserve"> גופה מליא, </w:t>
      </w:r>
    </w:p>
    <w:p w:rsidR="00E403F0" w:rsidRPr="00B078C3" w:rsidRDefault="00E403F0" w:rsidP="00E403F0">
      <w:pPr>
        <w:rPr>
          <w:rFonts w:ascii="FontbitDavid" w:hAnsi="FontbitDavid"/>
          <w:sz w:val="24"/>
          <w:rtl/>
        </w:rPr>
      </w:pPr>
      <w:r w:rsidRPr="00B078C3">
        <w:rPr>
          <w:rFonts w:ascii="FontbitDavid" w:hAnsi="FontbitDavid"/>
          <w:sz w:val="24"/>
          <w:rtl/>
        </w:rPr>
        <w:t xml:space="preserve">אבל </w:t>
      </w:r>
      <w:ins w:id="94203" w:author="מנוע מכני" w:date="2026-10-11T12:04:39Z">
        <w:r>
          <w:rPr>
            <w:rFonts w:ascii="FontbitDavid" w:hAnsi="FontbitDavid"/>
            <w:sz w:val="24"/>
            <w:rtl/>
          </w:rPr>
          <w:t xml:space="preserve">כאן</w:t>
        </w:r>
      </w:ins>
      <w:del w:id="94204"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 </w:t>
      </w:r>
      <w:ins w:id="98445" w:author="מנוע מכני" w:date="2026-10-11T12:04:39Z">
        <w:r>
          <w:rPr>
            <w:rFonts w:ascii="FontbitDavid" w:hAnsi="FontbitDavid"/>
            <w:sz w:val="24"/>
            <w:rtl/>
          </w:rPr>
          <w:t xml:space="preserve">דמתחילה</w:t>
        </w:r>
      </w:ins>
      <w:del w:id="98446" w:author="מנוע מכני" w:date="2026-10-11T12:04:39Z">
        <w:r w:rsidRPr="00B078C3">
          <w:rPr>
            <w:rFonts w:ascii="FontbitDavid" w:hAnsi="FontbitDavid"/>
            <w:sz w:val="24"/>
            <w:rtl/>
          </w:rPr>
          <w:delText xml:space="preserve">דמעיקרא</w:delText>
        </w:r>
      </w:del>
      <w:r w:rsidRPr="00B078C3">
        <w:rPr>
          <w:rFonts w:ascii="FontbitDavid" w:hAnsi="FontbitDavid"/>
          <w:sz w:val="24"/>
          <w:rtl/>
        </w:rPr>
        <w:t xml:space="preserve"> גופה סריקא </w:t>
      </w:r>
      <w:ins w:id="95841" w:author="מנוע מכני" w:date="2026-10-11T12:04:39Z">
        <w:r>
          <w:rPr>
            <w:rFonts w:ascii="FontbitDavid" w:hAnsi="FontbitDavid"/>
            <w:sz w:val="24"/>
            <w:rtl/>
          </w:rPr>
          <w:t xml:space="preserve">ועכשיו</w:t>
        </w:r>
      </w:ins>
      <w:del w:id="95842" w:author="מנוע מכני" w:date="2026-10-11T12:04:39Z">
        <w:r w:rsidRPr="00B078C3">
          <w:rPr>
            <w:rFonts w:ascii="FontbitDavid" w:hAnsi="FontbitDavid"/>
            <w:sz w:val="24"/>
            <w:rtl/>
          </w:rPr>
          <w:delText xml:space="preserve">והשתא</w:delText>
        </w:r>
      </w:del>
      <w:r w:rsidRPr="00B078C3">
        <w:rPr>
          <w:rFonts w:ascii="FontbitDavid" w:hAnsi="FontbitDavid"/>
          <w:sz w:val="24"/>
          <w:rtl/>
        </w:rPr>
        <w:t xml:space="preserve"> גופה סריקא - אימא תיכול, צריכא.</w:t>
      </w:r>
    </w:p>
    <w:p>
      <w:pPr>
        <w:pStyle w:val="afffff8"/>
        <w:rPr>
          <w:ins w:id="90307" w:author="קלוד" w:date="2026-10-11T12:23:38Z"/>
        </w:rPr>
      </w:pPr>
      <w:ins w:id="90308" w:author="קלוד" w:date="2026-10-11T12:23:38Z">
        <w:r>
          <w:rPr>
            <w:color w:val="7B3F00"/>
          </w:rPr>
          <w:t xml:space="preserve">למה בן יום אחד פוסל מן התרומה ולא עובר?</w:t>
        </w:r>
      </w:ins>
    </w:p>
    <w:p w:rsidR="00E403F0" w:rsidRDefault="00E403F0" w:rsidP="00E403F0">
      <w:pPr>
        <w:rPr>
          <w:rFonts w:ascii="FontbitDavid" w:hAnsi="FontbitDavid"/>
          <w:sz w:val="24"/>
          <w:rtl/>
        </w:rPr>
      </w:pPr>
      <w:r w:rsidRPr="00B078C3">
        <w:rPr>
          <w:rFonts w:ascii="FontbitDavid" w:hAnsi="FontbitDavid"/>
          <w:sz w:val="24"/>
          <w:rtl/>
        </w:rPr>
        <w:t xml:space="preserve">קראי - אתרוץ, אלא מתניתין, </w:t>
      </w:r>
      <w:ins w:id="95843" w:author="מנוע מכני" w:date="2026-10-11T12:04:39Z">
        <w:r>
          <w:rPr>
            <w:rFonts w:ascii="FontbitDavid" w:hAnsi="FontbitDavid"/>
            <w:sz w:val="24"/>
            <w:rtl/>
          </w:rPr>
          <w:t xml:space="preserve">מה</w:t>
        </w:r>
      </w:ins>
      <w:del w:id="9584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אריא בן יום אחד - אפי' עובר </w:t>
      </w:r>
      <w:ins w:id="94205" w:author="מנוע מכני" w:date="2026-10-11T12:04:39Z">
        <w:r>
          <w:rPr>
            <w:rFonts w:ascii="FontbitDavid" w:hAnsi="FontbitDavid"/>
            <w:sz w:val="24"/>
            <w:rtl/>
          </w:rPr>
          <w:t xml:space="preserve">גם</w:t>
        </w:r>
      </w:ins>
      <w:del w:id="9420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p>
    <w:p>
      <w:pPr>
        <w:pStyle w:val="38"/>
        <w:rPr>
          <w:ins w:id="100470" w:author="מנוע מכני" w:date="2026-10-11T12:04:39Z"/>
        </w:rPr>
      </w:pPr>
      <w:r w:rsidRPr="00017C1D">
        <w:t>א</w:t>
      </w:r>
      <w:ins w:id="91783" w:author="מנוע מכני" w:date="2026-10-11T12:04:39Z">
        <w:r>
          <w:t xml:space="preserve">ר"ש</w:t>
        </w:r>
      </w:ins>
      <w:del w:id="91784" w:author="מנוע מכני" w:date="2026-10-11T12:04:39Z">
        <w:r w:rsidRPr="00017C1D">
          <w:delText xml:space="preserve">ר''ש</w:delText>
        </w:r>
      </w:del>
      <w:r w:rsidRPr="00017C1D">
        <w:t xml:space="preserve">:</w:t>
      </w:r>
    </w:p>
    <w:p w:rsidR="00E403F0" w:rsidRPr="00017C1D" w:rsidRDefault="00E403F0" w:rsidP="00E403F0">
      <w:pPr>
        <w:pStyle w:val="a3"/>
        <w:rPr>
          <w:spacing w:val="-6"/>
          <w:rtl/>
        </w:rPr>
      </w:pPr>
      <w:del w:id="100471" w:author="מנוע מכני" w:date="2026-10-11T12:04:39Z">
        <w:r w:rsidRPr="00017C1D">
          <w:rPr>
            <w:spacing w:val="-6"/>
            <w:rtl/>
          </w:rPr>
          <w:delText xml:space="preserve"> </w:delText>
        </w:r>
      </w:del>
      <w:r w:rsidRPr="00017C1D">
        <w:rPr>
          <w:spacing w:val="-6"/>
          <w:rtl/>
        </w:rPr>
        <w:t xml:space="preserve">הב"ע</w:t>
      </w:r>
      <w:r w:rsidRPr="00017C1D">
        <w:rPr>
          <w:spacing w:val="-6"/>
          <w:rtl/>
        </w:rPr>
        <w:t xml:space="preserve"> בכהן שיש לו שתי נשים אחת גרושה ואחת שאינה גרושה, ויש לו בנים משאינה גרושה, </w:t>
      </w:r>
    </w:p>
    <w:p w:rsidR="00E403F0"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ויש לו בן יום אחד מן הגרושה - דפוסל בעבדי אביו מלאכול בתרומה,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 xml:space="preserve">ולאפוקי מדר' יוסי דאמר עובר </w:t>
      </w:r>
      <w:ins w:id="94207" w:author="מנוע מכני" w:date="2026-10-11T12:04:39Z">
        <w:r>
          <w:rPr>
            <w:rFonts w:ascii="FontbitDavid" w:hAnsi="FontbitDavid"/>
            <w:sz w:val="24"/>
            <w:rtl/>
          </w:rPr>
          <w:t xml:space="preserve">גם</w:t>
        </w:r>
      </w:ins>
      <w:del w:id="9420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פוסל, </w:t>
      </w:r>
      <w:r w:rsidRPr="00B078C3">
        <w:rPr>
          <w:rFonts w:ascii="FontbitDavid" w:hAnsi="FontbitDavid"/>
          <w:sz w:val="24"/>
          <w:rtl/>
        </w:rPr>
        <w:t xml:space="preserve">קמ"ל</w:t>
      </w:r>
      <w:r w:rsidRPr="00B078C3">
        <w:rPr>
          <w:rFonts w:ascii="FontbitDavid" w:hAnsi="FontbitDavid"/>
          <w:sz w:val="24"/>
          <w:rtl/>
        </w:rPr>
        <w:t xml:space="preserve"> בן יום אחד - אין, עובר - </w:t>
      </w:r>
      <w:r w:rsidRPr="00B078C3">
        <w:rPr>
          <w:rFonts w:ascii="FontbitDavid" w:hAnsi="FontbitDavid"/>
          <w:sz w:val="24"/>
          <w:rtl/>
        </w:rPr>
        <w:t xml:space="preserve">לא</w:t>
      </w:r>
      <w:r w:rsidRPr="00B078C3">
        <w:rPr>
          <w:rFonts w:ascii="FontbitDavid" w:hAnsi="FontbitDavid"/>
          <w:sz w:val="24"/>
          <w:rtl/>
        </w:rPr>
        <w:t xml:space="preserve">.</w:t>
      </w:r>
    </w:p>
    <w:p w:rsidR="00E403F0" w:rsidRPr="00B078C3" w:rsidRDefault="00E403F0" w:rsidP="00E403F0">
      <w:pPr>
        <w:jc w:val="center"/>
        <w:rPr>
          <w:del w:id="90114" w:author="מנוע עיצוב" w:date="2026-10-11T12:09:26Z"/>
          <w:rFonts w:ascii="FontbitDavid" w:hAnsi="FontbitDavid"/>
          <w:sz w:val="24"/>
          <w:rtl/>
        </w:rPr>
      </w:pPr>
      <w:del w:id="9011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10" w:author="קלוד" w:date="2026-10-11T09:07:21Z">
          <w:pPr>
            <w:pStyle w:val="affff1"/>
            <w:rPr>
              <w:rtl/>
            </w:rPr>
          </w:pPr>
        </w:pPrChange>
      </w:pPr>
      <w:ins w:id="9856" w:author="מספור קטעי משנה" w:date="2026-10-11T09:25:19Z">
        <w:r>
          <w:rPr>
            <w:rStyle w:val="MisparKeta"/>
          </w:rPr>
          <w:t xml:space="preserve">ה. </w:t>
        </w:r>
      </w:ins>
      <w:r w:rsidRPr="00B078C3">
        <w:rPr>
          <w:rtl/>
        </w:rPr>
        <w:t>נוחל ומנחיל.</w:t>
      </w:r>
    </w:p>
    <w:p w:rsidR="00E403F0" w:rsidRDefault="00E403F0" w:rsidP="00E403F0">
      <w:pPr>
        <w:rPr>
          <w:rFonts w:ascii="FontbitDavid" w:hAnsi="FontbitDavid"/>
          <w:sz w:val="24"/>
          <w:rtl/>
        </w:rPr>
      </w:pPr>
      <w:r>
        <w:rPr>
          <w:rFonts w:ascii="FontbitDavid" w:hAnsi="FontbitDavid"/>
          <w:sz w:val="24"/>
          <w:rtl/>
        </w:rPr>
        <w:t xml:space="preserve">נוחל מאביו, ומנחיל </w:t>
      </w:r>
      <w:r>
        <w:rPr>
          <w:rFonts w:ascii="FontbitDavid" w:hAnsi="FontbitDavid" w:hint="cs"/>
          <w:sz w:val="24"/>
          <w:rtl/>
        </w:rPr>
        <w:t>ל</w:t>
      </w:r>
      <w:r>
        <w:rPr>
          <w:rFonts w:ascii="FontbitDavid" w:hAnsi="FontbitDavid"/>
          <w:sz w:val="24"/>
          <w:rtl/>
        </w:rPr>
        <w:t xml:space="preserve">אחיו מאביו, </w:t>
      </w:r>
      <w:r>
        <w:rPr>
          <w:rFonts w:ascii="FontbitDavid" w:hAnsi="FontbitDavid" w:hint="cs"/>
          <w:sz w:val="24"/>
          <w:rtl/>
        </w:rPr>
        <w:t xml:space="preserve">ויקשה </w:t>
      </w:r>
      <w:ins w:id="97481" w:author="מנוע מכני" w:date="2026-10-11T12:04:39Z">
        <w:r>
          <w:rPr>
            <w:rFonts w:ascii="FontbitDavid" w:hAnsi="FontbitDavid"/>
            <w:sz w:val="24"/>
            <w:rtl/>
          </w:rPr>
          <w:t xml:space="preserve">אם </w:t>
        </w:r>
      </w:ins>
      <w:del w:id="97482" w:author="מנוע מכני" w:date="2026-10-11T12:04:39Z">
        <w:r>
          <w:rPr>
            <w:rFonts w:ascii="FontbitDavid" w:hAnsi="FontbitDavid"/>
            <w:sz w:val="24"/>
            <w:rtl/>
          </w:rPr>
          <w:delText xml:space="preserve">אי </w:delText>
        </w:r>
      </w:del>
      <w:r>
        <w:rPr>
          <w:rFonts w:ascii="FontbitDavid" w:hAnsi="FontbitDavid"/>
          <w:sz w:val="24"/>
          <w:rtl/>
        </w:rPr>
        <w:t xml:space="preserve">בעי מאבוה לירתי </w:t>
      </w:r>
      <w:ins w:id="97483" w:author="מנוע מכני" w:date="2026-10-11T12:04:39Z">
        <w:r>
          <w:rPr>
            <w:rFonts w:ascii="FontbitDavid" w:hAnsi="FontbitDavid"/>
            <w:sz w:val="24"/>
            <w:rtl/>
          </w:rPr>
          <w:t xml:space="preserve">ואם </w:t>
        </w:r>
      </w:ins>
      <w:del w:id="97484" w:author="מנוע מכני" w:date="2026-10-11T12:04:39Z">
        <w:r>
          <w:rPr>
            <w:rFonts w:ascii="FontbitDavid" w:hAnsi="FontbitDavid"/>
            <w:sz w:val="24"/>
            <w:rtl/>
          </w:rPr>
          <w:delText xml:space="preserve">ואי </w:delText>
        </w:r>
      </w:del>
      <w:r>
        <w:rPr>
          <w:rFonts w:ascii="FontbitDavid" w:hAnsi="FontbitDavid"/>
          <w:sz w:val="24"/>
          <w:rtl/>
        </w:rPr>
        <w:t xml:space="preserve">בעי </w:t>
      </w:r>
      <w:ins w:id="95845" w:author="מנוע מכני" w:date="2026-10-11T12:04:39Z">
        <w:r>
          <w:rPr>
            <w:rFonts w:ascii="FontbitDavid" w:hAnsi="FontbitDavid"/>
            <w:sz w:val="24"/>
            <w:rtl/>
          </w:rPr>
          <w:t xml:space="preserve">ממנו</w:t>
        </w:r>
      </w:ins>
      <w:del w:id="95846" w:author="מנוע מכני" w:date="2026-10-11T12:04:39Z">
        <w:r w:rsidRPr="00B078C3">
          <w:rPr>
            <w:rFonts w:ascii="FontbitDavid" w:hAnsi="FontbitDavid"/>
            <w:sz w:val="24"/>
            <w:rtl/>
          </w:rPr>
          <w:delText xml:space="preserve">מיניה</w:delText>
        </w:r>
      </w:del>
      <w:r w:rsidRPr="00B078C3">
        <w:rPr>
          <w:rFonts w:ascii="FontbitDavid" w:hAnsi="FontbitDavid"/>
          <w:sz w:val="24"/>
          <w:rtl/>
        </w:rPr>
        <w:t xml:space="preserve"> לירתי! </w:t>
      </w:r>
    </w:p>
    <w:p>
      <w:pPr>
        <w:pStyle w:val="38"/>
        <w:rPr>
          <w:ins w:id="100472" w:author="מנוע מכני" w:date="2026-10-11T12:04:39Z"/>
        </w:rPr>
      </w:pPr>
      <w:r>
        <w:t xml:space="preserve">- </w:t>
      </w:r>
      <w:ins w:id="91785" w:author="מנוע מכני" w:date="2026-10-11T12:04:39Z">
        <w:r>
          <w:t xml:space="preserve">א"ר</w:t>
        </w:r>
      </w:ins>
      <w:del w:id="91786" w:author="מנוע מכני" w:date="2026-10-11T12:04:39Z">
        <w:r w:rsidRPr="00B078C3">
          <w:delText xml:space="preserve">א''ר</w:delText>
        </w:r>
      </w:del>
      <w:r w:rsidRPr="00B078C3">
        <w:t xml:space="preserve"> ששת:</w:t>
      </w:r>
    </w:p>
    <w:p w:rsidR="00E403F0" w:rsidRPr="00B078C3" w:rsidRDefault="00E403F0" w:rsidP="00E403F0">
      <w:pPr>
        <w:rPr>
          <w:rFonts w:ascii="FontbitDavid" w:hAnsi="FontbitDavid"/>
          <w:sz w:val="24"/>
          <w:rtl/>
        </w:rPr>
      </w:pPr>
      <w:del w:id="1004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נוחל בנכסי האם, להנחיל לאחיו מן האב.</w:t>
      </w:r>
    </w:p>
    <w:p w:rsidR="00E403F0" w:rsidRDefault="00E403F0" w:rsidP="00E403F0">
      <w:pPr>
        <w:pStyle w:val="a3"/>
        <w:rPr>
          <w:rtl/>
        </w:rPr>
      </w:pPr>
      <w:r w:rsidRPr="00B078C3">
        <w:rPr>
          <w:rtl/>
        </w:rPr>
        <w:t>ו</w:t>
      </w:r>
      <w:r>
        <w:rPr>
          <w:rtl/>
        </w:rPr>
        <w:t>דוקא בן יום אחד אבל עובר</w:t>
      </w:r>
      <w:r w:rsidRPr="00B078C3">
        <w:rPr>
          <w:rtl/>
        </w:rPr>
        <w:t xml:space="preserve"> </w:t>
      </w:r>
      <w:r w:rsidRPr="00B078C3">
        <w:rPr>
          <w:rtl/>
        </w:rPr>
        <w:t xml:space="preserve">לא</w:t>
      </w:r>
      <w:r w:rsidRPr="00B078C3">
        <w:rPr>
          <w:rtl/>
        </w:rPr>
        <w:t xml:space="preserve">.</w:t>
      </w:r>
      <w:r>
        <w:rPr>
          <w:rFonts w:hint="cs"/>
          <w:rtl/>
        </w:rPr>
        <w:t xml:space="preserve"> </w:t>
      </w:r>
      <w:r>
        <w:rPr>
          <w:rtl/>
        </w:rPr>
        <w:t>דמ</w:t>
      </w:r>
      <w:r w:rsidRPr="00B078C3">
        <w:rPr>
          <w:rtl/>
        </w:rPr>
        <w:t xml:space="preserve">ת ברישא, </w:t>
      </w:r>
    </w:p>
    <w:p w:rsidR="00E403F0" w:rsidRPr="00B078C3" w:rsidRDefault="00E403F0" w:rsidP="00E403F0">
      <w:pPr>
        <w:pStyle w:val="a3"/>
        <w:rPr>
          <w:rtl/>
        </w:rPr>
      </w:pPr>
      <w:r w:rsidRPr="00B078C3">
        <w:rPr>
          <w:rtl/>
        </w:rPr>
        <w:t xml:space="preserve">ואין הבן יורש </w:t>
      </w:r>
      <w:r>
        <w:rPr>
          <w:rtl/>
        </w:rPr>
        <w:t>את אמו בקבר להנחיל לאחיו מן האב</w:t>
      </w:r>
      <w:r>
        <w:rPr>
          <w:rFonts w:hint="cs"/>
          <w:rtl/>
        </w:rPr>
        <w:t xml:space="preserve"> ואפי' שהיה מעשה ופרכס עד ג' פרכוסי</w:t>
      </w:r>
    </w:p>
    <w:p w:rsidR="00E403F0" w:rsidRDefault="00E403F0" w:rsidP="00E403F0">
      <w:pPr>
        <w:pStyle w:val="afff3"/>
        <w:framePr w:wrap="around"/>
        <w:rPr>
          <w:rtl/>
        </w:rPr>
      </w:pPr>
      <w:r>
        <w:rPr>
          <w:rFonts w:hint="cs"/>
          <w:rtl/>
        </w:rPr>
        <w:t>מד:</w:t>
      </w:r>
    </w:p>
    <w:p>
      <w:pPr>
        <w:pStyle w:val="38"/>
        <w:rPr>
          <w:ins w:id="100474" w:author="מנוע מכני" w:date="2026-10-11T12:04:39Z"/>
        </w:rPr>
      </w:pPr>
      <w:r w:rsidRPr="00B078C3">
        <w:t>מ</w:t>
      </w:r>
      <w:r>
        <w:t xml:space="preserve">בד</w:t>
      </w:r>
      <w:ins w:id="91787" w:author="מנוע מכני" w:date="2026-10-11T12:04:39Z">
        <w:r>
          <w:t xml:space="preserve">ר"א</w:t>
        </w:r>
      </w:ins>
      <w:del w:id="91788"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100475" w:author="מנוע מכני" w:date="2026-10-11T12:04:39Z">
        <w:r w:rsidRPr="00B078C3">
          <w:rPr>
            <w:rFonts w:ascii="FontbitDavid" w:hAnsi="FontbitDavid"/>
            <w:sz w:val="24"/>
            <w:rtl/>
          </w:rPr>
          <w:delText xml:space="preserve"> </w:delText>
        </w:r>
      </w:del>
      <w:ins w:id="95847" w:author="מנוע מכני" w:date="2026-10-11T12:04:39Z">
        <w:r>
          <w:rPr>
            <w:rFonts w:ascii="FontbitDavid" w:hAnsi="FontbitDavid"/>
            <w:sz w:val="24"/>
            <w:rtl/>
          </w:rPr>
          <w:t xml:space="preserve">כלום</w:t>
        </w:r>
      </w:ins>
      <w:del w:id="95848"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 </w:t>
      </w:r>
      <w:ins w:id="97761" w:author="מנוע מכני" w:date="2026-10-11T12:04:39Z">
        <w:r>
          <w:rPr>
            <w:rFonts w:ascii="FontbitDavid" w:hAnsi="FontbitDavid"/>
            <w:sz w:val="24"/>
            <w:rtl/>
          </w:rPr>
          <w:t xml:space="preserve">דהיה</w:t>
        </w:r>
      </w:ins>
      <w:del w:id="97762"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אזנב הלטאה דמפרכסת</w:t>
      </w:r>
      <w:r>
        <w:rPr>
          <w:rFonts w:ascii="FontbitDavid" w:hAnsi="FontbitDavid" w:hint="cs"/>
          <w:sz w:val="24"/>
          <w:rtl/>
        </w:rPr>
        <w:t>,</w:t>
      </w:r>
      <w:r w:rsidRPr="00B078C3">
        <w:rPr>
          <w:rFonts w:ascii="FontbitDavid" w:hAnsi="FontbitDavid"/>
          <w:sz w:val="24"/>
          <w:rtl/>
        </w:rPr>
        <w:t xml:space="preserve"> </w:t>
      </w:r>
      <w:r>
        <w:rPr>
          <w:rStyle w:val="2fb"/>
          <w:rFonts w:ascii="FontbitDavid" w:hAnsi="FontbitDavid" w:hint="cs"/>
          <w:sz w:val="24"/>
          <w:rtl/>
        </w:rPr>
        <w:t xml:space="preserve">מבד</w:t>
      </w:r>
      <w:ins w:id="91789" w:author="מנוע מכני" w:date="2026-10-11T12:04:39Z">
        <w:r>
          <w:rPr>
            <w:rStyle w:val="2fb"/>
            <w:rFonts w:ascii="FontbitDavid" w:hAnsi="FontbitDavid" w:hint="cs"/>
            <w:sz w:val="24"/>
            <w:rtl/>
          </w:rPr>
          <w:t xml:space="preserve">ר"י</w:t>
        </w:r>
      </w:ins>
      <w:del w:id="91790"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מדרבא</w:t>
      </w:r>
      <w:r w:rsidRPr="00B078C3">
        <w:rPr>
          <w:rFonts w:ascii="FontbitDavid" w:hAnsi="FontbitDavid"/>
          <w:sz w:val="24"/>
          <w:rtl/>
        </w:rPr>
        <w:t>: לומר שממעט בחלק בכורה.</w:t>
      </w:r>
    </w:p>
    <w:p>
      <w:pPr>
        <w:pStyle w:val="afffff8"/>
        <w:rPr>
          <w:ins w:id="90305" w:author="קלוד" w:date="2026-10-11T12:23:38Z"/>
        </w:rPr>
      </w:pPr>
      <w:ins w:id="90306" w:author="קלוד" w:date="2026-10-11T12:23:38Z">
        <w:r>
          <w:rPr>
            <w:color w:val="7B3F00"/>
          </w:rPr>
          <w:t xml:space="preserve">בן שנולד אחר מיתת האב - אינו ממעט בחלק בכורה</w:t>
        </w:r>
      </w:ins>
    </w:p>
    <w:p>
      <w:pPr>
        <w:pStyle w:val="38"/>
        <w:rPr>
          <w:ins w:id="100476" w:author="מנוע מכני" w:date="2026-10-11T12:04:39Z"/>
        </w:rPr>
      </w:pPr>
      <w:r w:rsidRPr="00B078C3">
        <w:t>ואמר מ</w:t>
      </w:r>
      <w:r>
        <w:t xml:space="preserve">בד</w:t>
      </w:r>
      <w:ins w:id="91791" w:author="מנוע מכני" w:date="2026-10-11T12:04:39Z">
        <w:r>
          <w:t xml:space="preserve">ר"י</w:t>
        </w:r>
      </w:ins>
      <w:del w:id="91792" w:author="מנוע מכני" w:date="2026-10-11T12:04:39Z">
        <w:r>
          <w:delText xml:space="preserve">ר''י</w:delText>
        </w:r>
      </w:del>
      <w:r>
        <w:t xml:space="preserve"> מדרבא</w:t>
      </w:r>
      <w:r>
        <w:t xml:space="preserve">:</w:t>
      </w:r>
    </w:p>
    <w:p w:rsidR="00E403F0" w:rsidRPr="00B078C3" w:rsidRDefault="00E403F0" w:rsidP="00E403F0">
      <w:pPr>
        <w:rPr>
          <w:rFonts w:ascii="FontbitDavid" w:hAnsi="FontbitDavid"/>
          <w:sz w:val="24"/>
          <w:rtl/>
        </w:rPr>
      </w:pPr>
      <w:del w:id="100477" w:author="מנוע מכני" w:date="2026-10-11T12:04:39Z">
        <w:r>
          <w:rPr>
            <w:rFonts w:ascii="FontbitDavid" w:hAnsi="FontbitDavid"/>
            <w:sz w:val="24"/>
            <w:rtl/>
          </w:rPr>
          <w:delText xml:space="preserve"> </w:delText>
        </w:r>
      </w:del>
      <w:r>
        <w:rPr>
          <w:rFonts w:ascii="FontbitDavid" w:hAnsi="FontbitDavid"/>
          <w:sz w:val="24"/>
          <w:rtl/>
        </w:rPr>
        <w:t xml:space="preserve">בן שנולד אחר מיתת האב</w:t>
      </w:r>
      <w:r w:rsidRPr="00B078C3">
        <w:rPr>
          <w:rFonts w:ascii="FontbitDavid" w:hAnsi="FontbitDavid"/>
          <w:sz w:val="24"/>
          <w:rtl/>
        </w:rPr>
        <w:t xml:space="preserve"> אינו ממעט בחלק בכורה, </w:t>
      </w:r>
      <w:r>
        <w:rPr>
          <w:rFonts w:ascii="FontbitDavid" w:hAnsi="FontbitDavid" w:hint="cs"/>
          <w:sz w:val="24"/>
          <w:rtl/>
        </w:rPr>
        <w:t>ד'</w:t>
      </w:r>
      <w:r w:rsidRPr="00B078C3">
        <w:rPr>
          <w:rStyle w:val="afffff0"/>
          <w:rFonts w:ascii="FontbitDavid" w:hAnsi="FontbitDavid"/>
          <w:sz w:val="24"/>
          <w:rtl/>
        </w:rPr>
        <w:t>וילדו לו</w:t>
      </w:r>
      <w:r>
        <w:rPr>
          <w:rFonts w:ascii="FontbitDavid" w:hAnsi="FontbitDavid" w:hint="cs"/>
          <w:sz w:val="24"/>
          <w:rtl/>
        </w:rPr>
        <w:t>'</w:t>
      </w:r>
      <w:r w:rsidRPr="00B078C3">
        <w:rPr>
          <w:rFonts w:ascii="FontbitDavid" w:hAnsi="FontbitDavid"/>
          <w:sz w:val="24"/>
          <w:rtl/>
        </w:rPr>
        <w:t xml:space="preserve"> </w:t>
      </w:r>
      <w:ins w:id="94209" w:author="מנוע מכני" w:date="2026-10-11T12:04:39Z">
        <w:r>
          <w:rPr>
            <w:rFonts w:ascii="FontbitDavid" w:hAnsi="FontbitDavid"/>
            <w:sz w:val="24"/>
            <w:rtl/>
          </w:rPr>
          <w:t xml:space="preserve">צריך</w:t>
        </w:r>
      </w:ins>
      <w:del w:id="94210"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בסורא מתנו </w:t>
      </w:r>
      <w:ins w:id="95849" w:author="מנוע מכני" w:date="2026-10-11T12:04:39Z">
        <w:r>
          <w:rPr>
            <w:rFonts w:ascii="FontbitDavid" w:hAnsi="FontbitDavid"/>
            <w:sz w:val="24"/>
            <w:rtl/>
          </w:rPr>
          <w:t xml:space="preserve">כך</w:t>
        </w:r>
      </w:ins>
      <w:del w:id="95850"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בפומבדיתא מתנו </w:t>
      </w:r>
      <w:ins w:id="95851" w:author="מנוע מכני" w:date="2026-10-11T12:04:39Z">
        <w:r>
          <w:rPr>
            <w:rFonts w:ascii="FontbitDavid" w:hAnsi="FontbitDavid"/>
            <w:sz w:val="24"/>
            <w:rtl/>
          </w:rPr>
          <w:t xml:space="preserve">כך</w:t>
        </w:r>
      </w:ins>
      <w:del w:id="95852"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w:t>
      </w:r>
      <w:r>
        <w:rPr>
          <w:rStyle w:val="2fb"/>
          <w:rFonts w:ascii="FontbitDavid" w:hAnsi="FontbitDavid" w:hint="cs"/>
          <w:sz w:val="24"/>
          <w:rtl/>
        </w:rPr>
        <w:t xml:space="preserve">מבד</w:t>
      </w:r>
      <w:ins w:id="91793" w:author="מנוע מכני" w:date="2026-10-11T12:04:39Z">
        <w:r>
          <w:rPr>
            <w:rStyle w:val="2fb"/>
            <w:rFonts w:ascii="FontbitDavid" w:hAnsi="FontbitDavid" w:hint="cs"/>
            <w:sz w:val="24"/>
            <w:rtl/>
          </w:rPr>
          <w:t xml:space="preserve">ר"י</w:t>
        </w:r>
      </w:ins>
      <w:del w:id="91794"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מ</w:t>
      </w:r>
      <w:r w:rsidRPr="00B078C3">
        <w:rPr>
          <w:rFonts w:ascii="FontbitDavid" w:hAnsi="FontbitDavid"/>
          <w:sz w:val="24"/>
          <w:rtl/>
        </w:rPr>
        <w:t>דר</w:t>
      </w:r>
      <w:r>
        <w:rPr>
          <w:rFonts w:ascii="FontbitDavid" w:hAnsi="FontbitDavid"/>
          <w:sz w:val="24"/>
          <w:rtl/>
        </w:rPr>
        <w:t xml:space="preserve">בא, בכור שנולד לאחר מיתת אביו </w:t>
      </w:r>
      <w:r w:rsidRPr="00B078C3">
        <w:rPr>
          <w:rFonts w:ascii="FontbitDavid" w:hAnsi="FontbitDavid"/>
          <w:sz w:val="24"/>
          <w:rtl/>
        </w:rPr>
        <w:t xml:space="preserve">אינו נוטל פי שנים, </w:t>
      </w:r>
      <w:ins w:id="91795" w:author="מנוע מכני" w:date="2026-10-11T12:04:39Z">
        <w:r>
          <w:rPr>
            <w:rFonts w:ascii="FontbitDavid" w:hAnsi="FontbitDavid"/>
            <w:sz w:val="24"/>
            <w:rtl/>
          </w:rPr>
          <w:t xml:space="preserve">מ"ט</w:t>
        </w:r>
      </w:ins>
      <w:del w:id="91796" w:author="מנוע מכני" w:date="2026-10-11T12:04:39Z">
        <w:r w:rsidRPr="00B078C3">
          <w:rPr>
            <w:rFonts w:ascii="FontbitDavid" w:hAnsi="FontbitDavid"/>
            <w:sz w:val="24"/>
            <w:rtl/>
          </w:rPr>
          <w:delText xml:space="preserve">מ</w:delText>
        </w:r>
        <w:r>
          <w:rPr>
            <w:rFonts w:ascii="FontbitDavid" w:hAnsi="FontbitDavid" w:hint="cs"/>
            <w:sz w:val="24"/>
            <w:rtl/>
          </w:rPr>
          <w:delText xml:space="preserve">''ט</w:delText>
        </w:r>
      </w:del>
      <w:r>
        <w:rPr>
          <w:rFonts w:ascii="FontbitDavid" w:hAnsi="FontbitDavid" w:hint="cs"/>
          <w:sz w:val="24"/>
          <w:rtl/>
        </w:rPr>
        <w:t xml:space="preserve"> </w:t>
      </w:r>
      <w:r w:rsidRPr="00B078C3">
        <w:rPr>
          <w:rFonts w:ascii="FontbitDavid" w:hAnsi="FontbitDavid"/>
          <w:sz w:val="24"/>
          <w:rtl/>
        </w:rPr>
        <w:t xml:space="preserve">יכיר </w:t>
      </w:r>
      <w:ins w:id="94211" w:author="מנוע מכני" w:date="2026-10-11T12:04:39Z">
        <w:r>
          <w:rPr>
            <w:rFonts w:ascii="FontbitDavid" w:hAnsi="FontbitDavid"/>
            <w:sz w:val="24"/>
            <w:rtl/>
          </w:rPr>
          <w:t xml:space="preserve">צריך</w:t>
        </w:r>
      </w:ins>
      <w:del w:id="94212"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והא </w:t>
      </w:r>
      <w:ins w:id="94213" w:author="מנוע מכני" w:date="2026-10-11T12:04:39Z">
        <w:r>
          <w:rPr>
            <w:rFonts w:ascii="FontbitDavid" w:hAnsi="FontbitDavid"/>
            <w:sz w:val="24"/>
            <w:rtl/>
          </w:rPr>
          <w:t xml:space="preserve">אין</w:t>
        </w:r>
      </w:ins>
      <w:del w:id="94214"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והלכתא ככל </w:t>
      </w:r>
      <w:ins w:id="95855" w:author="מנוע מכני" w:date="2026-10-11T12:04:39Z">
        <w:r>
          <w:rPr>
            <w:rFonts w:ascii="FontbitDavid" w:hAnsi="FontbitDavid"/>
            <w:sz w:val="24"/>
            <w:rtl/>
          </w:rPr>
          <w:t xml:space="preserve">אלו</w:t>
        </w:r>
      </w:ins>
      <w:del w:id="95856"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לישני דמר בריה </w:t>
      </w:r>
      <w:r w:rsidRPr="00B078C3">
        <w:rPr>
          <w:rStyle w:val="2fb"/>
          <w:rFonts w:ascii="FontbitDavid" w:hAnsi="FontbitDavid"/>
          <w:sz w:val="24"/>
          <w:rtl/>
        </w:rPr>
        <w:t xml:space="preserve">דרב יוסף</w:t>
      </w:r>
      <w:r w:rsidRPr="00B078C3">
        <w:rPr>
          <w:rFonts w:ascii="FontbitDavid" w:hAnsi="FontbitDavid"/>
          <w:sz w:val="24"/>
          <w:rtl/>
        </w:rPr>
        <w:t xml:space="preserve"> </w:t>
      </w:r>
      <w:ins w:id="95853" w:author="מנוע מכני" w:date="2026-10-11T12:04:39Z">
        <w:r>
          <w:rPr>
            <w:rFonts w:ascii="FontbitDavid" w:hAnsi="FontbitDavid"/>
            <w:sz w:val="24"/>
            <w:rtl/>
          </w:rPr>
          <w:t xml:space="preserve">משמו</w:t>
        </w:r>
      </w:ins>
      <w:del w:id="95854" w:author="מנוע מכני" w:date="2026-10-11T12:04:39Z">
        <w:r w:rsidRPr="00B078C3">
          <w:rPr>
            <w:rFonts w:ascii="FontbitDavid" w:hAnsi="FontbitDavid"/>
            <w:sz w:val="24"/>
            <w:rtl/>
          </w:rPr>
          <w:delText xml:space="preserve">משמיה</w:delText>
        </w:r>
      </w:del>
      <w:r w:rsidRPr="00B078C3">
        <w:rPr>
          <w:rFonts w:ascii="FontbitDavid" w:hAnsi="FontbitDavid"/>
          <w:sz w:val="24"/>
          <w:rtl/>
        </w:rPr>
        <w:t xml:space="preserve"> </w:t>
      </w:r>
      <w:r w:rsidRPr="00B078C3">
        <w:rPr>
          <w:rStyle w:val="2fb"/>
          <w:rFonts w:ascii="FontbitDavid" w:hAnsi="FontbitDavid"/>
          <w:sz w:val="24"/>
          <w:rtl/>
        </w:rPr>
        <w:t xml:space="preserve">דרבא</w:t>
      </w:r>
      <w:r w:rsidRPr="00B078C3">
        <w:rPr>
          <w:rFonts w:ascii="FontbitDavid" w:hAnsi="FontbitDavid"/>
          <w:sz w:val="24"/>
          <w:rtl/>
        </w:rPr>
        <w:t xml:space="preserve">.</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B078C3" w:rsidRDefault="00E403F0" w:rsidP="00E403F0">
      <w:pPr>
        <w:rPr>
          <w:rFonts w:ascii="FontbitDavid" w:hAnsi="FontbitDavid"/>
          <w:sz w:val="24"/>
          <w:rtl/>
        </w:rPr>
      </w:pPr>
      <w:r w:rsidRPr="002C704D">
        <w:rPr>
          <w:rFonts w:cs="Guttman Vilna"/>
          <w:bCs/>
          <w:sz w:val="32"/>
          <w:rtl/>
        </w:rPr>
        <w:t>וההורגו חייב.</w:t>
      </w:r>
      <w:r>
        <w:rPr>
          <w:rFonts w:ascii="FontbitDavid" w:hAnsi="FontbitDavid" w:hint="cs"/>
          <w:sz w:val="24"/>
          <w:rtl/>
        </w:rPr>
        <w:t xml:space="preserve"> </w:t>
      </w:r>
      <w:r w:rsidRPr="00B078C3">
        <w:rPr>
          <w:rFonts w:ascii="FontbitDavid" w:hAnsi="FontbitDavid"/>
          <w:sz w:val="24"/>
          <w:rtl/>
        </w:rPr>
        <w:t>ד</w:t>
      </w:r>
      <w:r>
        <w:rPr>
          <w:rFonts w:ascii="FontbitDavid" w:hAnsi="FontbitDavid" w:hint="cs"/>
          <w:sz w:val="24"/>
          <w:rtl/>
        </w:rPr>
        <w:t>'</w:t>
      </w:r>
      <w:ins w:id="90561" w:author="Claude - סמנטי" w:date="2026-10-11T12:19:29Z">
        <w:r>
          <w:rPr>
            <w:rStyle w:val="afffff0"/>
            <w:rFonts w:ascii="FontbitDavid" w:hAnsi="FontbitDavid"/>
            <w:sz w:val="24"/>
            <w:rtl/>
          </w:rPr>
          <w:t xml:space="preserve">וְאִישׁ כִּי יַכֶּה כָּל נֶפֶשׁ</w:t>
        </w:r>
      </w:ins>
      <w:del w:id="90562" w:author="Claude - סמנטי" w:date="2026-10-11T12:19:29Z">
        <w:r w:rsidRPr="00B078C3">
          <w:rPr>
            <w:rFonts w:ascii="FontbitDavid" w:hAnsi="FontbitDavid"/>
            <w:sz w:val="24"/>
            <w:rtl/>
          </w:rPr>
          <w:delText xml:space="preserve">ואיש כי יכה </w:delText>
        </w:r>
        <w:r w:rsidRPr="007501EC">
          <w:rPr>
            <w:rFonts w:ascii="FontbitDavid" w:hAnsi="FontbitDavid"/>
            <w:b/>
            <w:bCs/>
            <w:sz w:val="24"/>
            <w:rtl/>
          </w:rPr>
          <w:delText xml:space="preserve">כל</w:delText>
        </w:r>
        <w:r w:rsidRPr="00B078C3">
          <w:rPr>
            <w:rFonts w:ascii="FontbitDavid" w:hAnsi="FontbitDavid"/>
            <w:sz w:val="24"/>
            <w:rtl/>
          </w:rPr>
          <w:delText xml:space="preserve"> נפש</w:delText>
        </w:r>
      </w:del>
      <w:r>
        <w:rPr>
          <w:rFonts w:ascii="FontbitDavid" w:hAnsi="FontbitDavid" w:hint="cs"/>
          <w:sz w:val="24"/>
          <w:rtl/>
        </w:rPr>
        <w:t>'</w:t>
      </w:r>
      <w:r w:rsidRPr="00B078C3">
        <w:rPr>
          <w:rFonts w:ascii="FontbitDavid" w:hAnsi="FontbitDavid"/>
          <w:sz w:val="24"/>
          <w:rtl/>
        </w:rPr>
        <w:t xml:space="preserve"> - מ"מ.</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7501EC" w:rsidRDefault="00E403F0" w:rsidP="00E403F0">
      <w:pPr>
        <w:rPr>
          <w:rFonts w:cs="Guttman Vilna"/>
          <w:bCs/>
          <w:sz w:val="32"/>
          <w:rtl/>
        </w:rPr>
      </w:pPr>
      <w:r w:rsidRPr="007501EC">
        <w:rPr>
          <w:rFonts w:cs="Guttman Vilna"/>
          <w:bCs/>
          <w:sz w:val="32"/>
          <w:rtl/>
        </w:rPr>
        <w:t>והרי הוא לאביו ולאמו ולכל קרוביו כחתן שלם.</w:t>
      </w:r>
    </w:p>
    <w:p>
      <w:pPr>
        <w:pStyle w:val="38"/>
        <w:rPr>
          <w:ins w:id="100478" w:author="מנוע מכני" w:date="2026-10-11T12:04:39Z"/>
        </w:rPr>
      </w:pPr>
      <w:r>
        <w:t>הלכתא</w:t>
      </w:r>
      <w:r w:rsidRPr="00B078C3">
        <w:t xml:space="preserve"> </w:t>
      </w:r>
      <w:ins w:id="91797" w:author="מנוע מכני" w:date="2026-10-11T12:04:39Z">
        <w:r>
          <w:t xml:space="preserve">א"ר</w:t>
        </w:r>
      </w:ins>
      <w:del w:id="91798" w:author="מנוע מכני" w:date="2026-10-11T12:04:39Z">
        <w:r w:rsidRPr="00B078C3">
          <w:delText xml:space="preserve">א''ר</w:delText>
        </w:r>
      </w:del>
      <w:r w:rsidRPr="00B078C3">
        <w:t xml:space="preserve"> פפא:</w:t>
      </w:r>
    </w:p>
    <w:p w:rsidR="00E403F0" w:rsidRPr="00B078C3" w:rsidRDefault="00E403F0" w:rsidP="00E403F0">
      <w:pPr>
        <w:rPr>
          <w:rFonts w:ascii="FontbitDavid" w:hAnsi="FontbitDavid"/>
          <w:sz w:val="24"/>
          <w:rtl/>
        </w:rPr>
      </w:pPr>
      <w:del w:id="1004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לענין אבלות.</w:t>
      </w:r>
    </w:p>
    <w:p w:rsidR="00E403F0" w:rsidRPr="00B078C3" w:rsidRDefault="00E403F0" w:rsidP="00E403F0">
      <w:pPr>
        <w:rPr>
          <w:rFonts w:ascii="FontbitDavid" w:hAnsi="FontbitDavid"/>
          <w:sz w:val="24"/>
          <w:rtl/>
        </w:rPr>
      </w:pPr>
      <w:r>
        <w:rPr>
          <w:rFonts w:ascii="FontbitDavid" w:hAnsi="FontbitDavid" w:hint="cs"/>
          <w:sz w:val="24"/>
          <w:rtl/>
        </w:rPr>
        <w:t xml:space="preserve">ואפי' </w:t>
      </w:r>
      <w:r>
        <w:rPr>
          <w:rStyle w:val="2fb"/>
          <w:rFonts w:ascii="FontbitDavid" w:hAnsi="FontbitDavid" w:hint="cs"/>
          <w:sz w:val="24"/>
          <w:rtl/>
        </w:rPr>
        <w:t xml:space="preserve">כ</w:t>
      </w:r>
      <w:r w:rsidRPr="00B078C3">
        <w:rPr>
          <w:rStyle w:val="2fb"/>
          <w:rFonts w:ascii="FontbitDavid" w:hAnsi="FontbitDavid"/>
          <w:sz w:val="24"/>
          <w:rtl/>
        </w:rPr>
        <w:t xml:space="preserve">רשב"ג</w:t>
      </w:r>
      <w:r w:rsidRPr="00B078C3">
        <w:rPr>
          <w:rFonts w:ascii="FontbitDavid" w:hAnsi="FontbitDavid"/>
          <w:sz w:val="24"/>
          <w:rtl/>
        </w:rPr>
        <w:t xml:space="preserve"> ד</w:t>
      </w:r>
      <w:r>
        <w:rPr>
          <w:rFonts w:ascii="FontbitDavid" w:hAnsi="FontbitDavid"/>
          <w:sz w:val="24"/>
          <w:rtl/>
        </w:rPr>
        <w:t xml:space="preserve">כל ששהה שלשים יום באדם אינו נפל, הא </w:t>
      </w:r>
      <w:r>
        <w:rPr>
          <w:rFonts w:ascii="FontbitDavid" w:hAnsi="FontbitDavid"/>
          <w:sz w:val="24"/>
          <w:rtl/>
        </w:rPr>
        <w:t xml:space="preserve">לא</w:t>
      </w:r>
      <w:r>
        <w:rPr>
          <w:rFonts w:ascii="FontbitDavid" w:hAnsi="FontbitDavid"/>
          <w:sz w:val="24"/>
          <w:rtl/>
        </w:rPr>
        <w:t xml:space="preserve"> שהה</w:t>
      </w:r>
      <w:r w:rsidRPr="00B078C3">
        <w:rPr>
          <w:rFonts w:ascii="FontbitDavid" w:hAnsi="FontbitDavid"/>
          <w:sz w:val="24"/>
          <w:rtl/>
        </w:rPr>
        <w:t xml:space="preserve"> ספק הוי!</w:t>
      </w:r>
      <w:r>
        <w:rPr>
          <w:rFonts w:ascii="FontbitDavid" w:hAnsi="FontbitDavid" w:hint="cs"/>
          <w:sz w:val="24"/>
          <w:rtl/>
        </w:rPr>
        <w:t xml:space="preserve"> </w:t>
      </w:r>
      <w:ins w:id="94215" w:author="מנוע מכני" w:date="2026-10-11T12:04:39Z">
        <w:r>
          <w:rPr>
            <w:rFonts w:ascii="FontbitDavid" w:hAnsi="FontbitDavid" w:hint="cs"/>
            <w:sz w:val="24"/>
            <w:rtl/>
          </w:rPr>
          <w:t xml:space="preserve">כאן</w:t>
        </w:r>
      </w:ins>
      <w:del w:id="94216" w:author="מנוע מכני" w:date="2026-10-11T12:04:39Z">
        <w:r>
          <w:rPr>
            <w:rFonts w:ascii="FontbitDavid" w:hAnsi="FontbitDavid" w:hint="cs"/>
            <w:sz w:val="24"/>
            <w:rtl/>
          </w:rPr>
          <w:delText xml:space="preserve">הכא</w:delText>
        </w:r>
      </w:del>
      <w:r>
        <w:rPr>
          <w:rFonts w:ascii="FontbitDavid" w:hAnsi="FontbitDavid" w:hint="cs"/>
          <w:sz w:val="24"/>
          <w:rtl/>
        </w:rPr>
        <w:t xml:space="preserve"> מיירי דקים </w:t>
      </w:r>
      <w:ins w:id="95857" w:author="מנוע מכני" w:date="2026-10-11T12:04:39Z">
        <w:r>
          <w:rPr>
            <w:rFonts w:ascii="FontbitDavid" w:hAnsi="FontbitDavid" w:hint="cs"/>
            <w:sz w:val="24"/>
            <w:rtl/>
          </w:rPr>
          <w:t xml:space="preserve">לו</w:t>
        </w:r>
      </w:ins>
      <w:del w:id="95858" w:author="מנוע מכני" w:date="2026-10-11T12:04:39Z">
        <w:r>
          <w:rPr>
            <w:rFonts w:ascii="FontbitDavid" w:hAnsi="FontbitDavid" w:hint="cs"/>
            <w:sz w:val="24"/>
            <w:rtl/>
          </w:rPr>
          <w:delText xml:space="preserve">ליה</w:delText>
        </w:r>
      </w:del>
      <w:r>
        <w:rPr>
          <w:rFonts w:ascii="FontbitDavid" w:hAnsi="FontbitDavid" w:hint="cs"/>
          <w:sz w:val="24"/>
          <w:rtl/>
        </w:rPr>
        <w:t xml:space="preserve"> שכלו לו חדשיו</w:t>
      </w:r>
      <w:r w:rsidRPr="00B078C3">
        <w:rPr>
          <w:rFonts w:ascii="FontbitDavid" w:hAnsi="FontbitDavid"/>
          <w:sz w:val="24"/>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35" w:author="קלוד" w:date="2026-10-11T09:07:21Z"/>
        </w:rPr>
      </w:pPr>
      <w:ins w:id="20334" w:author="קלוד" w:date="2026-10-11T09:07:21Z">
        <w:r>
          <w:t xml:space="preserve">משנה ד</w:t>
        </w:r>
      </w:ins>
    </w:p>
    <w:p w:rsidR="00E403F0" w:rsidRPr="00D65BEC" w:rsidRDefault="00E403F0" w:rsidP="00E403F0">
      <w:pPr>
        <w:pStyle w:val="afff9"/>
        <w:rPr>
          <w:del w:id="20209" w:author="קלוד" w:date="2026-10-11T09:07:21Z"/>
          <w:rtl/>
        </w:rPr>
      </w:pPr>
      <w:del w:id="20208" w:author="קלוד" w:date="2026-10-11T09:07:21Z">
        <w:r w:rsidRPr="00D65BEC">
          <w:rPr>
            <w:rtl/>
          </w:rPr>
          <w:delText xml:space="preserve">מתני'.</w:delText>
        </w:r>
      </w:del>
    </w:p>
    <w:p w:rsidR="00E403F0" w:rsidRPr="00D65BEC" w:rsidRDefault="00E403F0" w:rsidP="00E403F0">
      <w:pPr>
        <w:pStyle w:val="afff9"/>
        <w:spacing w:before="120"/>
        <w:rPr>
          <w:rtl/>
        </w:rPr>
        <w:pPrChange w:id="90025" w:author="קלוד" w:date="2026-10-11T12:09:42Z">
          <w:pPr>
            <w:pStyle w:val="afff9"/>
          </w:pPr>
        </w:pPrChange>
      </w:pPr>
      <w:r w:rsidRPr="00D65BEC">
        <w:rPr>
          <w:rtl/>
        </w:rPr>
        <w:t>בת שלש שנים ויום אחד מתקדשת בביאה.</w:t>
      </w:r>
    </w:p>
    <w:p w:rsidR="00E403F0" w:rsidRPr="00D65BEC" w:rsidRDefault="00E403F0" w:rsidP="00E403F0">
      <w:pPr>
        <w:pStyle w:val="afff9"/>
        <w:rPr>
          <w:rtl/>
        </w:rPr>
      </w:pPr>
      <w:r w:rsidRPr="00D65BEC">
        <w:rPr>
          <w:rtl/>
        </w:rPr>
        <w:t xml:space="preserve">ואם בא עליה יבם קנאה, וחייבין עליה משום אשת איש, </w:t>
      </w:r>
    </w:p>
    <w:p w:rsidR="00E403F0" w:rsidRPr="00D65BEC" w:rsidRDefault="00E403F0" w:rsidP="00E403F0">
      <w:pPr>
        <w:pStyle w:val="afff9"/>
        <w:rPr>
          <w:rtl/>
        </w:rPr>
      </w:pPr>
      <w:r w:rsidRPr="00D65BEC">
        <w:rPr>
          <w:rtl/>
        </w:rPr>
        <w:t>ומטמאה את בועלה לטמא משכב תחתון כעליון.</w:t>
      </w:r>
    </w:p>
    <w:p w:rsidR="00E403F0" w:rsidRPr="00D65BEC" w:rsidRDefault="00E403F0" w:rsidP="00E403F0">
      <w:pPr>
        <w:pStyle w:val="afff9"/>
        <w:rPr>
          <w:rtl/>
        </w:rPr>
      </w:pPr>
      <w:r w:rsidRPr="00D65BEC">
        <w:rPr>
          <w:rtl/>
        </w:rPr>
        <w:t>נשאת לכהן - תאכל בתרומה.</w:t>
      </w:r>
    </w:p>
    <w:p w:rsidR="00E403F0" w:rsidRPr="00D65BEC" w:rsidRDefault="00E403F0" w:rsidP="00E403F0">
      <w:pPr>
        <w:pStyle w:val="afff9"/>
        <w:rPr>
          <w:rtl/>
        </w:rPr>
      </w:pPr>
      <w:r w:rsidRPr="00D65BEC">
        <w:rPr>
          <w:rtl/>
        </w:rPr>
        <w:t>בא עליה אחד מן הפסולין - פסלה מן הכהונה.</w:t>
      </w:r>
    </w:p>
    <w:p w:rsidR="00E403F0" w:rsidRPr="00D65BEC" w:rsidRDefault="00E403F0" w:rsidP="00E403F0">
      <w:pPr>
        <w:pStyle w:val="afff9"/>
        <w:rPr>
          <w:rtl/>
        </w:rPr>
      </w:pPr>
      <w:r w:rsidRPr="00D65BEC">
        <w:rPr>
          <w:rtl/>
        </w:rPr>
        <w:t>בא עליה אחד מכל העריות האמורות בתורה - מומתין עליה והיא פטורה.</w:t>
      </w:r>
    </w:p>
    <w:p w:rsidR="00E403F0" w:rsidRPr="00D65BEC" w:rsidRDefault="00E403F0" w:rsidP="00E403F0">
      <w:pPr>
        <w:pStyle w:val="afff9"/>
        <w:rPr>
          <w:rFonts w:ascii="FontbitDavid" w:hAnsi="FontbitDavid"/>
          <w:rtl/>
        </w:rPr>
      </w:pPr>
      <w:r w:rsidRPr="00D65BEC">
        <w:rPr>
          <w:rtl/>
        </w:rPr>
        <w:t>פחות מכן - כנותן אצבע בעין.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lastRenderedPageBreak/>
        <w:t>• • •</w:t>
      </w:r>
    </w:p>
    <w:p>
      <w:pPr>
        <w:pStyle w:val="afffff8"/>
        <w:rPr>
          <w:ins w:id="90303" w:author="קלוד" w:date="2026-10-11T12:23:38Z"/>
        </w:rPr>
      </w:pPr>
      <w:ins w:id="90304" w:author="קלוד" w:date="2026-10-11T12:23:38Z">
        <w:r>
          <w:rPr>
            <w:color w:val="7B3F00"/>
          </w:rPr>
          <w:t xml:space="preserve">בת ג' שנים מתקדשת בביאה - ר"מ וחכמים</w:t>
        </w:r>
      </w:ins>
    </w:p>
    <w:p>
      <w:pPr>
        <w:pStyle w:val="38"/>
        <w:rPr>
          <w:ins w:id="100480" w:author="מנוע מכני" w:date="2026-10-11T12:04:39Z"/>
        </w:rPr>
      </w:pPr>
      <w:r w:rsidRPr="0038037E">
        <w:t>ת"ר</w:t>
      </w:r>
      <w:r w:rsidRPr="00B078C3">
        <w:t xml:space="preserve">, </w:t>
      </w:r>
      <w:r>
        <w:t xml:space="preserve">ל</w:t>
      </w:r>
      <w:ins w:id="91799" w:author="מנוע מכני" w:date="2026-10-11T12:04:39Z">
        <w:r>
          <w:t xml:space="preserve">ר"מ</w:t>
        </w:r>
      </w:ins>
      <w:del w:id="91800" w:author="מנוע מכני" w:date="2026-10-11T12:04:39Z">
        <w:r>
          <w:delText xml:space="preserve">ר''מ</w:delText>
        </w:r>
      </w:del>
      <w:r>
        <w:t xml:space="preserve">:</w:t>
      </w:r>
    </w:p>
    <w:p w:rsidR="00E403F0" w:rsidRPr="00B078C3" w:rsidRDefault="00E403F0" w:rsidP="00E403F0">
      <w:pPr>
        <w:rPr>
          <w:rFonts w:ascii="FontbitDavid" w:hAnsi="FontbitDavid"/>
          <w:sz w:val="24"/>
          <w:rtl/>
        </w:rPr>
      </w:pPr>
      <w:del w:id="100481" w:author="מנוע מכני" w:date="2026-10-11T12:04:39Z">
        <w:r>
          <w:rPr>
            <w:rFonts w:ascii="FontbitDavid" w:hAnsi="FontbitDavid" w:hint="cs"/>
            <w:sz w:val="24"/>
            <w:rtl/>
          </w:rPr>
          <w:delText xml:space="preserve"> </w:delText>
        </w:r>
      </w:del>
      <w:r w:rsidRPr="00B078C3">
        <w:rPr>
          <w:rFonts w:ascii="FontbitDavid" w:hAnsi="FontbitDavid"/>
          <w:sz w:val="24"/>
          <w:rtl/>
        </w:rPr>
        <w:t>בת ג' שנים מתקדש</w:t>
      </w:r>
      <w:r>
        <w:rPr>
          <w:rFonts w:ascii="FontbitDavid" w:hAnsi="FontbitDavid"/>
          <w:sz w:val="24"/>
          <w:rtl/>
        </w:rPr>
        <w:t>ת בביאה</w:t>
      </w:r>
      <w:r>
        <w:rPr>
          <w:rFonts w:ascii="FontbitDavid" w:hAnsi="FontbitDavid" w:hint="cs"/>
          <w:sz w:val="24"/>
          <w:rtl/>
        </w:rPr>
        <w:t>,</w:t>
      </w:r>
      <w:r>
        <w:rPr>
          <w:rFonts w:ascii="FontbitDavid" w:hAnsi="FontbitDavid" w:hint="cs"/>
          <w:sz w:val="24"/>
          <w:rtl/>
        </w:rPr>
        <w:tab/>
      </w:r>
      <w:r>
        <w:rPr>
          <w:rFonts w:ascii="FontbitDavid" w:hAnsi="FontbitDavid"/>
          <w:sz w:val="24"/>
          <w:rtl/>
        </w:rPr>
        <w:tab/>
      </w:r>
      <w:r w:rsidRPr="00B078C3">
        <w:rPr>
          <w:rFonts w:ascii="FontbitDavid" w:hAnsi="FontbitDavid"/>
          <w:sz w:val="24"/>
          <w:rtl/>
        </w:rPr>
        <w:t xml:space="preserve"> וחכ"א: בת ג' שנים </w:t>
      </w:r>
      <w:r w:rsidRPr="00A64EBB">
        <w:rPr>
          <w:rFonts w:ascii="FontbitDavid" w:hAnsi="FontbitDavid"/>
          <w:b/>
          <w:bCs/>
          <w:sz w:val="24"/>
          <w:rtl/>
        </w:rPr>
        <w:t>ויום</w:t>
      </w:r>
      <w:r w:rsidRPr="00B078C3">
        <w:rPr>
          <w:rFonts w:ascii="FontbitDavid" w:hAnsi="FontbitDavid"/>
          <w:sz w:val="24"/>
          <w:rtl/>
        </w:rPr>
        <w:t xml:space="preserve"> </w:t>
      </w:r>
      <w:r w:rsidRPr="00A64EBB">
        <w:rPr>
          <w:rFonts w:ascii="FontbitDavid" w:hAnsi="FontbitDavid"/>
          <w:b/>
          <w:bCs/>
          <w:sz w:val="24"/>
          <w:rtl/>
        </w:rPr>
        <w:t>אחד</w:t>
      </w:r>
      <w:r w:rsidRPr="00B078C3">
        <w:rPr>
          <w:rFonts w:ascii="FontbitDavid" w:hAnsi="FontbitDavid"/>
          <w:sz w:val="24"/>
          <w:rtl/>
        </w:rPr>
        <w:t>.</w:t>
      </w:r>
    </w:p>
    <w:p w:rsidR="00E403F0" w:rsidRPr="00B078C3" w:rsidRDefault="00E403F0" w:rsidP="00E403F0">
      <w:pPr>
        <w:rPr>
          <w:rFonts w:ascii="FontbitDavid" w:hAnsi="FontbitDavid"/>
          <w:sz w:val="24"/>
          <w:rtl/>
        </w:rPr>
      </w:pPr>
      <w:ins w:id="94219" w:author="מנוע מכני" w:date="2026-10-11T12:04:39Z">
        <w:r>
          <w:rPr>
            <w:rFonts w:ascii="FontbitDavid" w:hAnsi="FontbitDavid" w:hint="cs"/>
            <w:sz w:val="24"/>
            <w:rtl/>
          </w:rPr>
          <w:t xml:space="preserve">יש</w:t>
        </w:r>
      </w:ins>
      <w:del w:id="94220"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w:t>
      </w:r>
      <w:ins w:id="90219" w:author="Claude - סמנטי" w:date="2026-10-11T12:19:29Z">
        <w:r>
          <w:rPr>
            <w:rFonts w:ascii="FontbitDavid" w:hAnsi="FontbitDavid"/>
            <w:sz w:val="24"/>
            <w:rtl/>
          </w:rPr>
          <w:t xml:space="preserve">ביניהם</w:t>
        </w:r>
      </w:ins>
      <w:del w:id="90220" w:author="Claude - סמנטי" w:date="2026-10-11T12:19:29Z">
        <w:r w:rsidRPr="00B078C3">
          <w:rPr>
            <w:rFonts w:ascii="FontbitDavid" w:hAnsi="FontbitDavid"/>
            <w:sz w:val="24"/>
            <w:rtl/>
          </w:rPr>
          <w:delText xml:space="preserve">בינייהו</w:delText>
        </w:r>
      </w:del>
      <w:r>
        <w:rPr>
          <w:rFonts w:ascii="FontbitDavid" w:hAnsi="FontbitDavid" w:hint="cs"/>
          <w:sz w:val="24"/>
          <w:rtl/>
        </w:rPr>
        <w:t>-</w:t>
      </w:r>
      <w:r w:rsidRPr="00B078C3">
        <w:rPr>
          <w:rFonts w:ascii="FontbitDavid" w:hAnsi="FontbitDavid"/>
          <w:sz w:val="24"/>
          <w:rtl/>
        </w:rPr>
        <w:t xml:space="preserve"> </w:t>
      </w:r>
      <w:ins w:id="94217" w:author="מנוע מכני" w:date="2026-10-11T12:04:39Z">
        <w:r>
          <w:rPr>
            <w:rFonts w:ascii="FontbitDavid" w:hAnsi="FontbitDavid"/>
            <w:sz w:val="24"/>
            <w:rtl/>
          </w:rPr>
          <w:t xml:space="preserve">אמרו</w:t>
        </w:r>
      </w:ins>
      <w:del w:id="94218" w:author="מנוע מכני" w:date="2026-10-11T12:04:39Z">
        <w:r w:rsidRPr="00B078C3">
          <w:rPr>
            <w:rFonts w:ascii="FontbitDavid" w:hAnsi="FontbitDavid"/>
            <w:sz w:val="24"/>
            <w:rtl/>
          </w:rPr>
          <w:delText xml:space="preserve">אמרי</w:delText>
        </w:r>
      </w:del>
      <w:r w:rsidRPr="00B078C3">
        <w:rPr>
          <w:rFonts w:ascii="FontbitDavid" w:hAnsi="FontbitDavid"/>
          <w:sz w:val="24"/>
          <w:rtl/>
        </w:rPr>
        <w:t xml:space="preserve"> דבי </w:t>
      </w:r>
      <w:r w:rsidRPr="00B078C3">
        <w:rPr>
          <w:rStyle w:val="2fb"/>
          <w:rFonts w:ascii="FontbitDavid" w:hAnsi="FontbitDavid"/>
          <w:sz w:val="24"/>
          <w:rtl/>
        </w:rPr>
        <w:t xml:space="preserve">רבי ינאי</w:t>
      </w:r>
      <w:r w:rsidRPr="00B078C3">
        <w:rPr>
          <w:rFonts w:ascii="FontbitDavid" w:hAnsi="FontbitDavid"/>
          <w:sz w:val="24"/>
          <w:rtl/>
        </w:rPr>
        <w:t xml:space="preserve">: ערב ראש השנה.</w:t>
      </w:r>
    </w:p>
    <w:p>
      <w:pPr>
        <w:pStyle w:val="38"/>
        <w:rPr>
          <w:ins w:id="100482" w:author="מנוע מכני" w:date="2026-10-11T12:04:39Z"/>
        </w:rPr>
      </w:pPr>
      <w:r>
        <w:tab/>
      </w:r>
      <w:r>
        <w:tab/>
      </w:r>
      <w:r>
        <w:tab/>
      </w:r>
      <w:r w:rsidRPr="00B078C3">
        <w:t>ור' יו</w:t>
      </w:r>
      <w:r>
        <w:t xml:space="preserve">חנן</w:t>
      </w:r>
      <w:del w:id="101754" w:author="מנוע מכני" w:date="2026-10-11T12:04:39Z">
        <w:r>
          <w:delText xml:space="preserve"> אמר</w:delText>
        </w:r>
      </w:del>
      <w:r>
        <w:t xml:space="preserve">:</w:t>
      </w:r>
    </w:p>
    <w:p w:rsidR="00E403F0" w:rsidRPr="00B078C3" w:rsidRDefault="00E403F0" w:rsidP="00E403F0">
      <w:pPr>
        <w:rPr>
          <w:rFonts w:ascii="FontbitDavid" w:hAnsi="FontbitDavid"/>
          <w:sz w:val="24"/>
          <w:rtl/>
        </w:rPr>
      </w:pPr>
      <w:del w:id="100483" w:author="מנוע מכני" w:date="2026-10-11T12:04:39Z">
        <w:r>
          <w:rPr>
            <w:rFonts w:ascii="FontbitDavid" w:hAnsi="FontbitDavid"/>
            <w:sz w:val="24"/>
            <w:rtl/>
          </w:rPr>
          <w:delText xml:space="preserve"> </w:delText>
        </w:r>
      </w:del>
      <w:r>
        <w:rPr>
          <w:rFonts w:ascii="FontbitDavid" w:hAnsi="FontbitDavid"/>
          <w:sz w:val="24"/>
          <w:rtl/>
        </w:rPr>
        <w:t xml:space="preserve">ל' יום בשנה חשובין שנה</w:t>
      </w:r>
      <w:r w:rsidRPr="00B078C3">
        <w:rPr>
          <w:rFonts w:ascii="FontbitDavid" w:hAnsi="FontbitDavid"/>
          <w:sz w:val="24"/>
          <w:rtl/>
        </w:rPr>
        <w:t>.</w:t>
      </w:r>
    </w:p>
    <w:p w:rsidR="00E403F0" w:rsidRDefault="00E403F0" w:rsidP="00E403F0">
      <w:pPr>
        <w:rPr>
          <w:rFonts w:ascii="FontbitDavid" w:hAnsi="FontbitDavid"/>
          <w:sz w:val="24"/>
          <w:rtl/>
        </w:rPr>
      </w:pPr>
      <w:r w:rsidRPr="00B078C3">
        <w:rPr>
          <w:rFonts w:ascii="FontbitDavid" w:hAnsi="FontbitDavid"/>
          <w:sz w:val="24"/>
          <w:rtl/>
        </w:rPr>
        <w:t xml:space="preserve">מיתיבי, בת ג' שנים, ואפי' בת שתי שנים ויום אחד </w:t>
      </w:r>
      <w:r>
        <w:rPr>
          <w:rStyle w:val="2fb"/>
          <w:rFonts w:ascii="FontbitDavid" w:hAnsi="FontbitDavid" w:hint="cs"/>
          <w:sz w:val="24"/>
          <w:rtl/>
        </w:rPr>
        <w:t xml:space="preserve">ל</w:t>
      </w:r>
      <w:ins w:id="91801" w:author="מנוע מכני" w:date="2026-10-11T12:04:39Z">
        <w:r>
          <w:rPr>
            <w:rStyle w:val="2fb"/>
            <w:rFonts w:ascii="FontbitDavid" w:hAnsi="FontbitDavid" w:hint="cs"/>
            <w:sz w:val="24"/>
            <w:rtl/>
          </w:rPr>
          <w:t xml:space="preserve">ר"מ</w:t>
        </w:r>
      </w:ins>
      <w:del w:id="91802"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w:t>
      </w:r>
      <w:r w:rsidRPr="00B078C3">
        <w:rPr>
          <w:rFonts w:ascii="FontbitDavid" w:hAnsi="FontbitDavid"/>
          <w:sz w:val="24"/>
          <w:rtl/>
        </w:rPr>
        <w:t>מתקדשת בביאה</w:t>
      </w:r>
      <w:r>
        <w:rPr>
          <w:rFonts w:ascii="FontbitDavid" w:hAnsi="FontbitDavid" w:hint="cs"/>
          <w:sz w:val="24"/>
          <w:rtl/>
        </w:rPr>
        <w:t>,</w:t>
      </w:r>
      <w:r w:rsidRPr="00B078C3">
        <w:rPr>
          <w:rFonts w:ascii="FontbitDavid" w:hAnsi="FontbitDavid"/>
          <w:sz w:val="24"/>
          <w:rtl/>
        </w:rPr>
        <w:t xml:space="preserve"> </w:t>
      </w:r>
    </w:p>
    <w:p w:rsidR="00E403F0" w:rsidRPr="00B078C3" w:rsidRDefault="00E403F0" w:rsidP="00625445">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וחכמים אומרים: בת שלשה שנים ויום אחד.</w:t>
      </w:r>
    </w:p>
    <w:p w:rsidR="00E403F0" w:rsidRDefault="00E403F0" w:rsidP="00E403F0">
      <w:pPr>
        <w:pStyle w:val="afff3"/>
        <w:framePr w:wrap="around"/>
        <w:rPr>
          <w:rtl/>
        </w:rPr>
      </w:pPr>
      <w:r>
        <w:rPr>
          <w:rFonts w:hint="cs"/>
          <w:rtl/>
        </w:rPr>
        <w:t>מה.</w:t>
      </w:r>
    </w:p>
    <w:p>
      <w:pPr>
        <w:pStyle w:val="38"/>
        <w:rPr>
          <w:ins w:id="100484" w:author="מנוע מכני" w:date="2026-10-11T12:04:39Z"/>
        </w:rPr>
      </w:pPr>
      <w:r>
        <w:t xml:space="preserve">לר</w:t>
      </w:r>
      <w:ins w:id="91803" w:author="מנוע מכני" w:date="2026-10-11T12:04:39Z">
        <w:r>
          <w:t xml:space="preserve">י"ו</w:t>
        </w:r>
      </w:ins>
      <w:del w:id="91804" w:author="מנוע מכני" w:date="2026-10-11T12:04:39Z">
        <w:r>
          <w:delText xml:space="preserve">י''ו</w:delText>
        </w:r>
      </w:del>
      <w:r>
        <w:t xml:space="preserve">:</w:t>
      </w:r>
    </w:p>
    <w:p w:rsidR="00E403F0" w:rsidRPr="00B078C3" w:rsidRDefault="00E403F0" w:rsidP="00E403F0">
      <w:pPr>
        <w:pStyle w:val="a3"/>
        <w:rPr>
          <w:rtl/>
        </w:rPr>
      </w:pPr>
      <w:del w:id="100485" w:author="מנוע מכני" w:date="2026-10-11T12:04:39Z">
        <w:r>
          <w:rPr>
            <w:rFonts w:hint="cs"/>
            <w:rtl/>
          </w:rPr>
          <w:delText xml:space="preserve"> </w:delText>
        </w:r>
      </w:del>
      <w:r>
        <w:rPr>
          <w:rFonts w:hint="cs"/>
          <w:rtl/>
        </w:rPr>
        <w:t xml:space="preserve">כמו שיש </w:t>
      </w:r>
      <w:r w:rsidRPr="00B078C3">
        <w:rPr>
          <w:rtl/>
        </w:rPr>
        <w:t xml:space="preserve">תנא </w:t>
      </w:r>
      <w:r>
        <w:rPr>
          <w:rFonts w:hint="cs"/>
          <w:rtl/>
        </w:rPr>
        <w:t>ש</w:t>
      </w:r>
      <w:r w:rsidRPr="00B078C3">
        <w:rPr>
          <w:rtl/>
        </w:rPr>
        <w:t xml:space="preserve">אמר יום אחד בשנה חשוב שנה, </w:t>
      </w:r>
      <w:ins w:id="91805" w:author="מנוע מכני" w:date="2026-10-11T12:04:39Z">
        <w:r>
          <w:rPr>
            <w:rtl/>
          </w:rPr>
          <w:t xml:space="preserve">ה"נ</w:t>
        </w:r>
      </w:ins>
      <w:del w:id="91806" w:author="מנוע מכני" w:date="2026-10-11T12:04:39Z">
        <w:r w:rsidRPr="00B078C3">
          <w:rPr>
            <w:rtl/>
          </w:rPr>
          <w:delText xml:space="preserve">ה</w:delText>
        </w:r>
        <w:r>
          <w:rPr>
            <w:rFonts w:hint="cs"/>
            <w:rtl/>
          </w:rPr>
          <w:delText xml:space="preserve">''נ</w:delText>
        </w:r>
      </w:del>
      <w:r w:rsidRPr="00B078C3">
        <w:rPr>
          <w:rtl/>
        </w:rPr>
        <w:t xml:space="preserve"> </w:t>
      </w:r>
      <w:r>
        <w:rPr>
          <w:rFonts w:hint="cs"/>
          <w:rtl/>
        </w:rPr>
        <w:t>יש ת</w:t>
      </w:r>
      <w:r>
        <w:rPr>
          <w:rtl/>
        </w:rPr>
        <w:t xml:space="preserve">נא </w:t>
      </w:r>
      <w:r>
        <w:rPr>
          <w:rFonts w:hint="cs"/>
          <w:rtl/>
        </w:rPr>
        <w:t>ש</w:t>
      </w:r>
      <w:r>
        <w:rPr>
          <w:rtl/>
        </w:rPr>
        <w:t>אמר ל' יום בשנה חשובין שנה</w:t>
      </w:r>
      <w:r>
        <w:rPr>
          <w:rFonts w:hint="cs"/>
          <w:rtl/>
        </w:rPr>
        <w:t>.</w:t>
      </w:r>
    </w:p>
    <w:p>
      <w:pPr>
        <w:pStyle w:val="38"/>
        <w:rPr>
          <w:ins w:id="100486" w:author="מנוע מכני" w:date="2026-10-11T12:04:39Z"/>
        </w:rPr>
      </w:pPr>
      <w:r w:rsidRPr="00B078C3">
        <w:t xml:space="preserve">אלא</w:t>
      </w:r>
    </w:p>
    <w:p w:rsidR="00E403F0" w:rsidRPr="00B078C3" w:rsidRDefault="00E403F0" w:rsidP="00E403F0">
      <w:pPr>
        <w:rPr>
          <w:rFonts w:ascii="FontbitDavid" w:hAnsi="FontbitDavid"/>
          <w:sz w:val="24"/>
          <w:rtl/>
        </w:rPr>
      </w:pPr>
      <w:del w:id="100487"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לר' ינאי</w:t>
      </w:r>
      <w:r w:rsidRPr="00B078C3">
        <w:rPr>
          <w:rFonts w:ascii="FontbitDavid" w:hAnsi="FontbitDavid"/>
          <w:sz w:val="24"/>
          <w:rtl/>
        </w:rPr>
        <w:t xml:space="preserve"> </w:t>
      </w:r>
      <w:ins w:id="97161" w:author="מנוע מכני" w:date="2026-10-11T12:04:39Z">
        <w:r>
          <w:rPr>
            <w:rFonts w:ascii="FontbitDavid" w:hAnsi="FontbitDavid"/>
            <w:sz w:val="24"/>
            <w:rtl/>
          </w:rPr>
          <w:t xml:space="preserve">קשה</w:t>
        </w:r>
      </w:ins>
      <w:del w:id="97162"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w:t>
      </w:r>
      <w:ins w:id="97163" w:author="מנוע מכני" w:date="2026-10-11T12:04:39Z">
        <w:r>
          <w:rPr>
            <w:rFonts w:ascii="FontbitDavid" w:hAnsi="FontbitDavid"/>
            <w:b/>
            <w:bCs/>
            <w:sz w:val="24"/>
            <w:rtl/>
          </w:rPr>
          <w:t xml:space="preserve">קשה</w:t>
        </w:r>
      </w:ins>
      <w:del w:id="97164" w:author="מנוע מכני" w:date="2026-10-11T12:04:39Z">
        <w:r w:rsidRPr="00A64EBB">
          <w:rPr>
            <w:rFonts w:ascii="FontbitDavid" w:hAnsi="FontbitDavid"/>
            <w:b/>
            <w:bCs/>
            <w:sz w:val="24"/>
            <w:rtl/>
          </w:rPr>
          <w:delText xml:space="preserve">קשיא</w:delText>
        </w:r>
      </w:del>
      <w:r w:rsidRPr="00B078C3">
        <w:rPr>
          <w:rFonts w:ascii="FontbitDavid" w:hAnsi="FontbitDavid"/>
          <w:sz w:val="24"/>
          <w:rtl/>
        </w:rPr>
        <w:t>.</w:t>
      </w:r>
    </w:p>
    <w:p w:rsidR="00E403F0" w:rsidRPr="00B078C3" w:rsidRDefault="00E403F0" w:rsidP="00E403F0">
      <w:pPr>
        <w:jc w:val="center"/>
        <w:rPr>
          <w:del w:id="90116" w:author="מנוע עיצוב" w:date="2026-10-11T12:09:26Z"/>
          <w:rFonts w:ascii="FontbitDavid" w:hAnsi="FontbitDavid"/>
          <w:sz w:val="24"/>
          <w:rtl/>
        </w:rPr>
      </w:pPr>
      <w:del w:id="9011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11" w:author="קלוד" w:date="2026-10-11T09:07:21Z">
          <w:pPr>
            <w:pStyle w:val="affff1"/>
            <w:rPr>
              <w:rtl/>
            </w:rPr>
          </w:pPr>
        </w:pPrChange>
      </w:pPr>
      <w:ins w:id="9857" w:author="מספור קטעי משנה" w:date="2026-10-11T09:25:19Z">
        <w:r>
          <w:rPr>
            <w:rStyle w:val="MisparKeta"/>
          </w:rPr>
          <w:t xml:space="preserve">א. </w:t>
        </w:r>
      </w:ins>
      <w:r w:rsidRPr="00B078C3">
        <w:rPr>
          <w:rtl/>
        </w:rPr>
        <w:t>פחות מכאן כנותן אצבע בעין.</w:t>
      </w:r>
    </w:p>
    <w:p>
      <w:pPr>
        <w:pStyle w:val="38"/>
        <w:rPr>
          <w:ins w:id="100488" w:author="מנוע מכני" w:date="2026-10-11T12:04:39Z"/>
        </w:rPr>
      </w:pPr>
      <w:r w:rsidRPr="00111789">
        <w:t>איבעיא</w:t>
      </w:r>
      <w:r w:rsidRPr="00B078C3">
        <w:t xml:space="preserve"> להו:</w:t>
      </w:r>
    </w:p>
    <w:p w:rsidR="00E403F0" w:rsidRDefault="00E403F0" w:rsidP="00E403F0">
      <w:pPr>
        <w:rPr>
          <w:rFonts w:ascii="FontbitDavid" w:hAnsi="FontbitDavid"/>
          <w:sz w:val="24"/>
          <w:rtl/>
        </w:rPr>
      </w:pPr>
      <w:del w:id="100489" w:author="מנוע מכני" w:date="2026-10-11T12:04:39Z">
        <w:r w:rsidRPr="00B078C3">
          <w:rPr>
            <w:rFonts w:ascii="FontbitDavid" w:hAnsi="FontbitDavid"/>
            <w:sz w:val="24"/>
            <w:rtl/>
          </w:rPr>
          <w:delText xml:space="preserve"> </w:delText>
        </w:r>
      </w:del>
      <w:ins w:id="95859" w:author="מנוע מכני" w:date="2026-10-11T12:04:39Z">
        <w:r>
          <w:rPr>
            <w:rFonts w:ascii="FontbitDavid" w:hAnsi="FontbitDavid"/>
            <w:sz w:val="24"/>
            <w:rtl/>
          </w:rPr>
          <w:t xml:space="preserve">אלו</w:t>
        </w:r>
      </w:ins>
      <w:del w:id="95860"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בתולין </w:t>
      </w:r>
      <w:r>
        <w:rPr>
          <w:rFonts w:ascii="FontbitDavid" w:hAnsi="FontbitDavid" w:hint="cs"/>
          <w:sz w:val="24"/>
          <w:rtl/>
        </w:rPr>
        <w:t>הולכים ובאים,</w:t>
      </w:r>
      <w:r w:rsidRPr="00B078C3">
        <w:rPr>
          <w:rFonts w:ascii="FontbitDavid" w:hAnsi="FontbitDavid"/>
          <w:sz w:val="24"/>
          <w:rtl/>
        </w:rPr>
        <w:t xml:space="preserve"> </w:t>
      </w:r>
      <w:r w:rsidRPr="00111789">
        <w:rPr>
          <w:rFonts w:ascii="FontbitDavid" w:hAnsi="FontbitDavid"/>
          <w:b/>
          <w:bCs/>
          <w:sz w:val="24"/>
          <w:rtl/>
        </w:rPr>
        <w:t>או"ד</w:t>
      </w:r>
      <w:r w:rsidRPr="00B078C3">
        <w:rPr>
          <w:rFonts w:ascii="FontbitDavid" w:hAnsi="FontbitDavid"/>
          <w:sz w:val="24"/>
          <w:rtl/>
        </w:rPr>
        <w:t xml:space="preserve"> </w:t>
      </w:r>
      <w:r>
        <w:rPr>
          <w:rFonts w:ascii="FontbitDavid" w:hAnsi="FontbitDavid" w:hint="cs"/>
          <w:sz w:val="24"/>
          <w:rtl/>
        </w:rPr>
        <w:t xml:space="preserve">אינם נצדים והולכים </w:t>
      </w:r>
      <w:r w:rsidRPr="00B078C3">
        <w:rPr>
          <w:rFonts w:ascii="FontbitDavid" w:hAnsi="FontbitDavid"/>
          <w:sz w:val="24"/>
          <w:rtl/>
        </w:rPr>
        <w:t xml:space="preserve">עד לאחר ג'? </w:t>
      </w:r>
    </w:p>
    <w:p w:rsidR="00E403F0" w:rsidRPr="00B078C3" w:rsidRDefault="00E403F0" w:rsidP="00E403F0">
      <w:pPr>
        <w:rPr>
          <w:rFonts w:ascii="FontbitDavid" w:hAnsi="FontbitDavid"/>
          <w:sz w:val="24"/>
          <w:rtl/>
        </w:rPr>
      </w:pPr>
      <w:r>
        <w:rPr>
          <w:rFonts w:ascii="FontbitDavid" w:hAnsi="FontbitDavid" w:hint="cs"/>
          <w:b/>
          <w:bCs/>
          <w:sz w:val="24"/>
          <w:rtl/>
        </w:rPr>
        <w:t xml:space="preserve">ונפ</w:t>
      </w:r>
      <w:ins w:id="91807" w:author="מנוע מכני" w:date="2026-10-11T12:04:39Z">
        <w:r>
          <w:rPr>
            <w:rFonts w:ascii="FontbitDavid" w:hAnsi="FontbitDavid" w:hint="cs"/>
            <w:b/>
            <w:bCs/>
            <w:sz w:val="24"/>
            <w:rtl/>
          </w:rPr>
          <w:t xml:space="preserve">ק"מ</w:t>
        </w:r>
      </w:ins>
      <w:del w:id="91808" w:author="מנוע מכני" w:date="2026-10-11T12:04:39Z">
        <w:r>
          <w:rPr>
            <w:rFonts w:ascii="FontbitDavid" w:hAnsi="FontbitDavid" w:hint="cs"/>
            <w:b/>
            <w:bCs/>
            <w:sz w:val="24"/>
            <w:rtl/>
          </w:rPr>
          <w:delText xml:space="preserve">ק''מ</w:delText>
        </w:r>
      </w:del>
      <w:r>
        <w:rPr>
          <w:rFonts w:ascii="FontbitDavid" w:hAnsi="FontbitDavid" w:hint="cs"/>
          <w:b/>
          <w:bCs/>
          <w:sz w:val="24"/>
          <w:rtl/>
        </w:rPr>
        <w:t xml:space="preserve"> </w:t>
      </w:r>
      <w:r w:rsidRPr="00B078C3">
        <w:rPr>
          <w:rFonts w:ascii="FontbitDavid" w:hAnsi="FontbitDavid"/>
          <w:sz w:val="24"/>
          <w:rtl/>
        </w:rPr>
        <w:t>כגון שבעל בתוך ג' ומצא דם, ובעל לאחר שלש ולא מצא דם.</w:t>
      </w:r>
    </w:p>
    <w:p w:rsidR="00E403F0" w:rsidRDefault="00E403F0" w:rsidP="00E403F0">
      <w:pPr>
        <w:rPr>
          <w:rFonts w:ascii="FontbitDavid" w:hAnsi="FontbitDavid"/>
          <w:sz w:val="24"/>
          <w:rtl/>
        </w:rPr>
      </w:pPr>
      <w:ins w:id="97485" w:author="מנוע מכני" w:date="2026-10-11T12:04:39Z">
        <w:r>
          <w:rPr>
            <w:rFonts w:ascii="FontbitDavid" w:hAnsi="FontbitDavid"/>
            <w:sz w:val="24"/>
            <w:rtl/>
          </w:rPr>
          <w:t xml:space="preserve">אם </w:t>
        </w:r>
      </w:ins>
      <w:del w:id="9748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w:t>
      </w:r>
      <w:r>
        <w:rPr>
          <w:rFonts w:ascii="FontbitDavid" w:hAnsi="FontbitDavid" w:hint="cs"/>
          <w:sz w:val="24"/>
          <w:rtl/>
        </w:rPr>
        <w:t xml:space="preserve">שהולכים אז </w:t>
      </w:r>
      <w:r>
        <w:rPr>
          <w:rFonts w:ascii="FontbitDavid" w:hAnsi="FontbitDavid" w:hint="cs"/>
          <w:sz w:val="24"/>
          <w:rtl/>
        </w:rPr>
        <w:t xml:space="preserve">לא</w:t>
      </w:r>
      <w:r>
        <w:rPr>
          <w:rFonts w:ascii="FontbitDavid" w:hAnsi="FontbitDavid" w:hint="cs"/>
          <w:sz w:val="24"/>
          <w:rtl/>
        </w:rPr>
        <w:t xml:space="preserve"> היתה להם שהות לחזור אבל </w:t>
      </w:r>
      <w:ins w:id="97487" w:author="מנוע מכני" w:date="2026-10-11T12:04:39Z">
        <w:r>
          <w:rPr>
            <w:rFonts w:ascii="FontbitDavid" w:hAnsi="FontbitDavid" w:hint="cs"/>
            <w:sz w:val="24"/>
            <w:rtl/>
          </w:rPr>
          <w:t xml:space="preserve">אם </w:t>
        </w:r>
      </w:ins>
      <w:del w:id="97488"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אינם הולכים עד אחר ג</w:t>
      </w:r>
      <w:r>
        <w:rPr>
          <w:rFonts w:ascii="FontbitDavid" w:hAnsi="FontbitDavid"/>
          <w:sz w:val="24"/>
          <w:rtl/>
        </w:rPr>
        <w:t xml:space="preserve"> הא </w:t>
      </w:r>
      <w:r w:rsidRPr="00B078C3">
        <w:rPr>
          <w:rFonts w:ascii="FontbitDavid" w:hAnsi="FontbitDavid"/>
          <w:sz w:val="24"/>
          <w:rtl/>
        </w:rPr>
        <w:t xml:space="preserve">אחר בא </w:t>
      </w:r>
      <w:ins w:id="95861" w:author="מנוע מכני" w:date="2026-10-11T12:04:39Z">
        <w:r>
          <w:rPr>
            <w:rFonts w:ascii="FontbitDavid" w:hAnsi="FontbitDavid"/>
            <w:sz w:val="24"/>
            <w:rtl/>
          </w:rPr>
          <w:t xml:space="preserve">עליו</w:t>
        </w:r>
      </w:ins>
      <w:del w:id="9586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w:t>
      </w:r>
      <w:ins w:id="95863" w:author="מנוע מכני" w:date="2026-10-11T12:04:39Z">
        <w:r>
          <w:rPr>
            <w:rFonts w:ascii="FontbitDavid" w:hAnsi="FontbitDavid"/>
            <w:sz w:val="24"/>
            <w:rtl/>
          </w:rPr>
          <w:t xml:space="preserve">מה</w:t>
        </w:r>
      </w:ins>
      <w:del w:id="9586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p>
    <w:p>
      <w:pPr>
        <w:pStyle w:val="38"/>
        <w:rPr>
          <w:ins w:id="100490" w:author="מנוע מכני" w:date="2026-10-11T12:04:39Z"/>
        </w:rPr>
      </w:pPr>
      <w:r w:rsidRPr="00B078C3">
        <w:t xml:space="preserve">מתקיף </w:t>
      </w:r>
      <w:r>
        <w:t xml:space="preserve">רחבד</w:t>
      </w:r>
      <w:ins w:id="91809" w:author="מנוע מכני" w:date="2026-10-11T12:04:39Z">
        <w:r>
          <w:t xml:space="preserve">ר"א</w:t>
        </w:r>
      </w:ins>
      <w:del w:id="91810" w:author="מנוע מכני" w:date="2026-10-11T12:04:39Z">
        <w:r>
          <w:delText xml:space="preserve">ר''א</w:delText>
        </w:r>
      </w:del>
      <w:r w:rsidRPr="00B078C3">
        <w:t xml:space="preserve">:</w:t>
      </w:r>
    </w:p>
    <w:p w:rsidR="00E403F0" w:rsidRDefault="00E403F0" w:rsidP="00E403F0">
      <w:pPr>
        <w:rPr>
          <w:rFonts w:ascii="FontbitDavid" w:hAnsi="FontbitDavid"/>
          <w:sz w:val="24"/>
          <w:rtl/>
        </w:rPr>
      </w:pPr>
      <w:del w:id="1004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ומ</w:t>
      </w:r>
      <w:r>
        <w:rPr>
          <w:rFonts w:ascii="FontbitDavid" w:hAnsi="FontbitDavid" w:hint="cs"/>
          <w:sz w:val="24"/>
          <w:rtl/>
        </w:rPr>
        <w:t xml:space="preserve">י </w:t>
      </w:r>
      <w:r>
        <w:rPr>
          <w:rFonts w:ascii="FontbitDavid" w:hAnsi="FontbitDavid" w:hint="cs"/>
          <w:sz w:val="24"/>
          <w:rtl/>
        </w:rPr>
        <w:t xml:space="preserve">אמר</w:t>
      </w:r>
      <w:r>
        <w:rPr>
          <w:rFonts w:ascii="FontbitDavid" w:hAnsi="FontbitDavid" w:hint="cs"/>
          <w:sz w:val="24"/>
          <w:rtl/>
        </w:rPr>
        <w:t xml:space="preserve"> </w:t>
      </w:r>
      <w:r w:rsidRPr="00B078C3">
        <w:rPr>
          <w:rFonts w:ascii="FontbitDavid" w:hAnsi="FontbitDavid"/>
          <w:sz w:val="24"/>
          <w:rtl/>
        </w:rPr>
        <w:t xml:space="preserve">דמכה שבתוך ג' אינה חוזרת לאלתר? שמא חוזרת לאלתר, והא אחר בא </w:t>
      </w:r>
      <w:ins w:id="95865" w:author="מנוע מכני" w:date="2026-10-11T12:04:39Z">
        <w:r>
          <w:rPr>
            <w:rFonts w:ascii="FontbitDavid" w:hAnsi="FontbitDavid"/>
            <w:sz w:val="24"/>
            <w:rtl/>
          </w:rPr>
          <w:t xml:space="preserve">עליו</w:t>
        </w:r>
      </w:ins>
      <w:del w:id="9586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w:t>
      </w:r>
    </w:p>
    <w:p>
      <w:pPr>
        <w:pStyle w:val="38"/>
        <w:rPr>
          <w:ins w:id="100492" w:author="מנוע מכני" w:date="2026-10-11T12:04:39Z"/>
        </w:rPr>
      </w:pPr>
      <w:r>
        <w:tab/>
      </w:r>
      <w:r w:rsidRPr="00B078C3">
        <w:t xml:space="preserve">אלא </w:t>
      </w:r>
      <w:r w:rsidRPr="00B078C3">
        <w:t xml:space="preserve">נפ</w:t>
      </w:r>
      <w:ins w:id="91811" w:author="מנוע מכני" w:date="2026-10-11T12:04:39Z">
        <w:r>
          <w:t xml:space="preserve">ק"מ</w:t>
        </w:r>
      </w:ins>
      <w:del w:id="91812" w:author="מנוע מכני" w:date="2026-10-11T12:04:39Z">
        <w:r w:rsidRPr="00B078C3">
          <w:delText xml:space="preserve">ק</w:delText>
        </w:r>
        <w:r>
          <w:delText xml:space="preserve">''מ</w:delText>
        </w:r>
      </w:del>
      <w:r w:rsidRPr="00B078C3">
        <w:t xml:space="preserve">:</w:t>
      </w:r>
    </w:p>
    <w:p w:rsidR="00E403F0" w:rsidRPr="00B078C3" w:rsidRDefault="00E403F0" w:rsidP="00E403F0">
      <w:pPr>
        <w:rPr>
          <w:rFonts w:ascii="FontbitDavid" w:hAnsi="FontbitDavid"/>
          <w:sz w:val="24"/>
          <w:rtl/>
        </w:rPr>
      </w:pPr>
      <w:del w:id="1004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כגון שבעל בתוך ג' ומצא דם, ובעל לאחר ג' ומצא דם.</w:t>
      </w:r>
    </w:p>
    <w:p w:rsidR="00E403F0" w:rsidRPr="00017C1D" w:rsidRDefault="00E403F0" w:rsidP="00E403F0">
      <w:pPr>
        <w:pStyle w:val="a3"/>
        <w:rPr>
          <w:spacing w:val="-8"/>
          <w:rtl/>
        </w:rPr>
      </w:pPr>
      <w:ins w:id="97489" w:author="מנוע מכני" w:date="2026-10-11T12:04:39Z">
        <w:r>
          <w:rPr>
            <w:spacing w:val="-8"/>
            <w:rtl/>
          </w:rPr>
          <w:t xml:space="preserve">אם </w:t>
        </w:r>
      </w:ins>
      <w:del w:id="97490" w:author="מנוע מכני" w:date="2026-10-11T12:04:39Z">
        <w:r w:rsidRPr="00017C1D">
          <w:rPr>
            <w:spacing w:val="-8"/>
            <w:rtl/>
          </w:rPr>
          <w:delText xml:space="preserve">אי </w:delText>
        </w:r>
      </w:del>
      <w:r w:rsidRPr="00017C1D">
        <w:rPr>
          <w:spacing w:val="-8"/>
          <w:rtl/>
        </w:rPr>
        <w:t xml:space="preserve">אמרת </w:t>
      </w:r>
      <w:r w:rsidRPr="00017C1D">
        <w:rPr>
          <w:rFonts w:hint="cs"/>
          <w:spacing w:val="-8"/>
          <w:rtl/>
        </w:rPr>
        <w:t xml:space="preserve">שהולכים ובאים </w:t>
      </w:r>
      <w:ins w:id="95871" w:author="מנוע מכני" w:date="2026-10-11T12:04:39Z">
        <w:r>
          <w:rPr>
            <w:rFonts w:hint="cs"/>
            <w:spacing w:val="-8"/>
            <w:rtl/>
          </w:rPr>
          <w:t xml:space="preserve">אלו</w:t>
        </w:r>
      </w:ins>
      <w:del w:id="95872" w:author="מנוע מכני" w:date="2026-10-11T12:04:39Z">
        <w:r w:rsidRPr="00017C1D">
          <w:rPr>
            <w:rFonts w:hint="cs"/>
            <w:spacing w:val="-8"/>
            <w:rtl/>
          </w:rPr>
          <w:delText xml:space="preserve">הני</w:delText>
        </w:r>
      </w:del>
      <w:r w:rsidRPr="00017C1D">
        <w:rPr>
          <w:rFonts w:hint="cs"/>
          <w:spacing w:val="-8"/>
          <w:rtl/>
        </w:rPr>
        <w:t xml:space="preserve"> </w:t>
      </w:r>
      <w:r w:rsidRPr="00017C1D">
        <w:rPr>
          <w:spacing w:val="-8"/>
          <w:rtl/>
        </w:rPr>
        <w:t xml:space="preserve">דם בתולין הוא, </w:t>
      </w:r>
      <w:r w:rsidRPr="00017C1D">
        <w:rPr>
          <w:rFonts w:hint="cs"/>
          <w:spacing w:val="-8"/>
          <w:rtl/>
        </w:rPr>
        <w:t xml:space="preserve">אבל </w:t>
      </w:r>
      <w:ins w:id="97491" w:author="מנוע מכני" w:date="2026-10-11T12:04:39Z">
        <w:r>
          <w:rPr>
            <w:rFonts w:hint="cs"/>
            <w:spacing w:val="-8"/>
            <w:rtl/>
          </w:rPr>
          <w:t xml:space="preserve">אם </w:t>
        </w:r>
      </w:ins>
      <w:del w:id="97492" w:author="מנוע מכני" w:date="2026-10-11T12:04:39Z">
        <w:r w:rsidRPr="00017C1D">
          <w:rPr>
            <w:rFonts w:hint="cs"/>
            <w:spacing w:val="-8"/>
            <w:rtl/>
          </w:rPr>
          <w:delText xml:space="preserve">אי </w:delText>
        </w:r>
      </w:del>
      <w:r w:rsidRPr="00017C1D">
        <w:rPr>
          <w:rFonts w:hint="cs"/>
          <w:spacing w:val="-8"/>
          <w:rtl/>
        </w:rPr>
        <w:t xml:space="preserve">אינם הולכים </w:t>
      </w:r>
      <w:r w:rsidRPr="00017C1D">
        <w:rPr>
          <w:spacing w:val="-8"/>
          <w:rtl/>
        </w:rPr>
        <w:t xml:space="preserve">עד לאחר ג' </w:t>
      </w:r>
      <w:ins w:id="95869" w:author="מנוע מכני" w:date="2026-10-11T12:04:39Z">
        <w:r>
          <w:rPr>
            <w:spacing w:val="-8"/>
            <w:rtl/>
          </w:rPr>
          <w:t xml:space="preserve">זה</w:t>
        </w:r>
      </w:ins>
      <w:del w:id="95870" w:author="מנוע מכני" w:date="2026-10-11T12:04:39Z">
        <w:r w:rsidRPr="00017C1D">
          <w:rPr>
            <w:spacing w:val="-8"/>
            <w:rtl/>
          </w:rPr>
          <w:delText xml:space="preserve">האי</w:delText>
        </w:r>
      </w:del>
      <w:r w:rsidRPr="00017C1D">
        <w:rPr>
          <w:spacing w:val="-8"/>
          <w:rtl/>
        </w:rPr>
        <w:t xml:space="preserve"> דם נדה הוא, </w:t>
      </w:r>
      <w:ins w:id="95867" w:author="מנוע מכני" w:date="2026-10-11T12:04:39Z">
        <w:r>
          <w:rPr>
            <w:spacing w:val="-8"/>
            <w:rtl/>
          </w:rPr>
          <w:t xml:space="preserve">מה</w:t>
        </w:r>
      </w:ins>
      <w:del w:id="95868" w:author="מנוע מכני" w:date="2026-10-11T12:04:39Z">
        <w:r w:rsidRPr="00017C1D">
          <w:rPr>
            <w:spacing w:val="-8"/>
            <w:rtl/>
          </w:rPr>
          <w:delText xml:space="preserve">מאי</w:delText>
        </w:r>
      </w:del>
      <w:r w:rsidRPr="00017C1D">
        <w:rPr>
          <w:spacing w:val="-8"/>
          <w:rtl/>
        </w:rPr>
        <w:t xml:space="preserve">? </w:t>
      </w:r>
    </w:p>
    <w:p>
      <w:pPr>
        <w:pStyle w:val="38"/>
        <w:rPr>
          <w:ins w:id="100494" w:author="מנוע מכני" w:date="2026-10-11T12:04:39Z"/>
        </w:rPr>
      </w:pPr>
      <w:r>
        <w:tab/>
      </w:r>
      <w:ins w:id="91813" w:author="מנוע מכני" w:date="2026-10-11T12:04:39Z">
        <w:r>
          <w:t xml:space="preserve">א"ר</w:t>
        </w:r>
      </w:ins>
      <w:del w:id="91814" w:author="מנוע מכני" w:date="2026-10-11T12:04:39Z">
        <w:r w:rsidRPr="00B078C3">
          <w:delText xml:space="preserve">א''ר</w:delText>
        </w:r>
      </w:del>
      <w:r w:rsidRPr="00B078C3">
        <w:t xml:space="preserve"> חסדא</w:t>
      </w:r>
      <w:r>
        <w:t xml:space="preserve">:</w:t>
      </w:r>
    </w:p>
    <w:p w:rsidR="00E403F0" w:rsidRPr="00B078C3" w:rsidRDefault="00E403F0" w:rsidP="00E403F0">
      <w:pPr>
        <w:pStyle w:val="a3"/>
        <w:rPr>
          <w:rtl/>
        </w:rPr>
      </w:pPr>
      <w:del w:id="100495" w:author="מנוע מכני" w:date="2026-10-11T12:04:39Z">
        <w:r>
          <w:rPr>
            <w:rtl/>
          </w:rPr>
          <w:delText xml:space="preserve"> </w:delText>
        </w:r>
      </w:del>
      <w:r>
        <w:rPr>
          <w:rtl/>
        </w:rPr>
        <w:t xml:space="preserve">ת"ש פחות מכאן</w:t>
      </w:r>
      <w:r w:rsidRPr="00B078C3">
        <w:rPr>
          <w:rtl/>
        </w:rPr>
        <w:t xml:space="preserve"> כנותן אצבע בעין, ל</w:t>
      </w:r>
      <w:r>
        <w:rPr>
          <w:rFonts w:hint="cs"/>
          <w:rtl/>
        </w:rPr>
        <w:t xml:space="preserve">"ל </w:t>
      </w:r>
      <w:ins w:id="98023" w:author="מנוע מכני" w:date="2026-10-11T12:04:39Z">
        <w:r>
          <w:rPr>
            <w:rtl/>
          </w:rPr>
          <w:t xml:space="preserve">לשונה</w:t>
        </w:r>
      </w:ins>
      <w:del w:id="98024" w:author="מנוע מכני" w:date="2026-10-11T12:04:39Z">
        <w:r w:rsidRPr="00B078C3">
          <w:rPr>
            <w:rtl/>
          </w:rPr>
          <w:delText xml:space="preserve">למתני</w:delText>
        </w:r>
      </w:del>
      <w:r w:rsidRPr="00B078C3">
        <w:rPr>
          <w:rtl/>
        </w:rPr>
        <w:t xml:space="preserve"> כ</w:t>
      </w:r>
      <w:r>
        <w:rPr>
          <w:rtl/>
        </w:rPr>
        <w:t xml:space="preserve">נותן אצבע בעין? לתני פחות מכאן ולא כלום, </w:t>
      </w:r>
      <w:ins w:id="95873" w:author="מנוע מכני" w:date="2026-10-11T12:04:39Z">
        <w:r>
          <w:rPr>
            <w:rtl/>
          </w:rPr>
          <w:t xml:space="preserve">מה</w:t>
        </w:r>
      </w:ins>
      <w:del w:id="95874" w:author="מנוע מכני" w:date="2026-10-11T12:04:39Z">
        <w:r>
          <w:rPr>
            <w:rtl/>
          </w:rPr>
          <w:delText xml:space="preserve">מאי</w:delText>
        </w:r>
      </w:del>
      <w:r>
        <w:rPr>
          <w:rtl/>
        </w:rPr>
        <w:t xml:space="preserve"> </w:t>
      </w:r>
      <w:ins w:id="94221" w:author="מנוע מכני" w:date="2026-10-11T12:04:39Z">
        <w:r>
          <w:rPr>
            <w:rtl/>
          </w:rPr>
          <w:t xml:space="preserve">לא</w:t>
        </w:r>
      </w:ins>
      <w:del w:id="94222" w:author="מנוע מכני" w:date="2026-10-11T12:04:39Z">
        <w:r>
          <w:rPr>
            <w:rtl/>
          </w:rPr>
          <w:delText xml:space="preserve">לאו</w:delText>
        </w:r>
      </w:del>
      <w:r>
        <w:rPr>
          <w:rtl/>
        </w:rPr>
        <w:t xml:space="preserve"> </w:t>
      </w:r>
      <w:r w:rsidRPr="00B078C3">
        <w:rPr>
          <w:rtl/>
        </w:rPr>
        <w:t xml:space="preserve">הא </w:t>
      </w:r>
      <w:r w:rsidRPr="00B078C3">
        <w:rPr>
          <w:rtl/>
        </w:rPr>
        <w:t xml:space="preserve">קמ"ל</w:t>
      </w:r>
      <w:r w:rsidRPr="00B078C3">
        <w:rPr>
          <w:rtl/>
        </w:rPr>
        <w:t xml:space="preserve">: מה עין מ</w:t>
      </w:r>
      <w:r>
        <w:rPr>
          <w:rtl/>
        </w:rPr>
        <w:t xml:space="preserve">דמעת וחוזרת ומדמעת, אף בתולין </w:t>
      </w:r>
      <w:r w:rsidRPr="00B078C3">
        <w:rPr>
          <w:rtl/>
        </w:rPr>
        <w:t>מיזל אזלי ואתי.</w:t>
      </w:r>
    </w:p>
    <w:p w:rsidR="00E403F0" w:rsidRDefault="00E403F0" w:rsidP="00E403F0">
      <w:pPr>
        <w:pStyle w:val="a3"/>
        <w:rPr>
          <w:rtl/>
        </w:rPr>
      </w:pPr>
    </w:p>
    <w:p>
      <w:pPr>
        <w:pStyle w:val="afffff8"/>
        <w:rPr>
          <w:ins w:id="90301" w:author="קלוד" w:date="2026-10-11T12:23:38Z"/>
        </w:rPr>
      </w:pPr>
      <w:ins w:id="90302" w:author="קלוד" w:date="2026-10-11T12:23:38Z">
        <w:r>
          <w:rPr>
            <w:color w:val="7B3F00"/>
          </w:rPr>
          <w:t xml:space="preserve">מעשה ביוסטני בת אסוירוס - 'אוי לשלש שנים שאבדתי'</w:t>
        </w:r>
      </w:ins>
    </w:p>
    <w:p w:rsidR="00E403F0" w:rsidRPr="00017C1D" w:rsidRDefault="00E403F0" w:rsidP="00E403F0">
      <w:pPr>
        <w:pStyle w:val="a3"/>
        <w:rPr>
          <w:spacing w:val="-8"/>
          <w:rtl/>
        </w:rPr>
      </w:pPr>
      <w:r w:rsidRPr="00017C1D">
        <w:rPr>
          <w:bCs/>
          <w:spacing w:val="-8"/>
          <w:rtl/>
        </w:rPr>
        <w:t>ת"ר</w:t>
      </w:r>
      <w:r w:rsidRPr="00017C1D">
        <w:rPr>
          <w:spacing w:val="-8"/>
          <w:rtl/>
        </w:rPr>
        <w:t xml:space="preserve"> מעשה ביוסטני בתו של אסוירוס בן אנטנינוס שבאת לפני </w:t>
      </w:r>
      <w:r w:rsidRPr="00017C1D">
        <w:rPr>
          <w:rStyle w:val="2fb"/>
          <w:spacing w:val="-8"/>
          <w:rtl/>
        </w:rPr>
        <w:t xml:space="preserve">רבי</w:t>
      </w:r>
      <w:r w:rsidRPr="00017C1D">
        <w:rPr>
          <w:spacing w:val="-8"/>
          <w:rtl/>
        </w:rPr>
        <w:t xml:space="preserve">, אמרה לו: </w:t>
      </w:r>
      <w:r w:rsidRPr="00017C1D">
        <w:rPr>
          <w:rStyle w:val="2fb"/>
          <w:spacing w:val="-8"/>
          <w:rtl/>
        </w:rPr>
        <w:t xml:space="preserve">רבי</w:t>
      </w:r>
      <w:r w:rsidRPr="00017C1D">
        <w:rPr>
          <w:spacing w:val="-8"/>
          <w:rtl/>
        </w:rPr>
        <w:t xml:space="preserve">, אשה בכמה ניסת? </w:t>
      </w:r>
    </w:p>
    <w:p>
      <w:pPr>
        <w:pStyle w:val="38"/>
        <w:rPr>
          <w:ins w:id="100496" w:author="מנוע מכני" w:date="2026-10-11T12:04:39Z"/>
        </w:rPr>
      </w:pPr>
      <w:r w:rsidRPr="00B078C3">
        <w:t xml:space="preserve">אמר</w:t>
      </w:r>
      <w:r w:rsidRPr="00B078C3">
        <w:t xml:space="preserve"> לה:</w:t>
      </w:r>
    </w:p>
    <w:p w:rsidR="00E403F0" w:rsidRPr="00B078C3" w:rsidRDefault="00E403F0" w:rsidP="00E403F0">
      <w:pPr>
        <w:rPr>
          <w:rFonts w:ascii="FontbitDavid" w:hAnsi="FontbitDavid"/>
          <w:sz w:val="24"/>
          <w:rtl/>
        </w:rPr>
      </w:pPr>
      <w:del w:id="10049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בת ג' שנים ויום אחד.</w:t>
      </w:r>
      <w:r>
        <w:rPr>
          <w:rFonts w:ascii="FontbitDavid" w:hAnsi="FontbitDavid" w:hint="cs"/>
          <w:sz w:val="24"/>
          <w:rtl/>
        </w:rPr>
        <w:t xml:space="preserve"> </w:t>
      </w:r>
      <w:r w:rsidRPr="00B078C3">
        <w:rPr>
          <w:rFonts w:ascii="FontbitDavid" w:hAnsi="FontbitDavid"/>
          <w:sz w:val="24"/>
          <w:rtl/>
        </w:rPr>
        <w:t xml:space="preserve">ובכמה מתעברת? </w:t>
      </w:r>
      <w:r w:rsidRPr="00B078C3">
        <w:rPr>
          <w:rFonts w:ascii="FontbitDavid" w:hAnsi="FontbitDavid"/>
          <w:sz w:val="24"/>
          <w:rtl/>
        </w:rPr>
        <w:t xml:space="preserve">אמר</w:t>
      </w:r>
      <w:r w:rsidRPr="00B078C3">
        <w:rPr>
          <w:rFonts w:ascii="FontbitDavid" w:hAnsi="FontbitDavid"/>
          <w:sz w:val="24"/>
          <w:rtl/>
        </w:rPr>
        <w:t xml:space="preserve"> לה: בת י"ב שנה ויום אחד.</w:t>
      </w:r>
    </w:p>
    <w:p w:rsidR="00E403F0" w:rsidRDefault="00E403F0" w:rsidP="00E403F0">
      <w:pPr>
        <w:rPr>
          <w:rFonts w:ascii="FontbitDavid" w:hAnsi="FontbitDavid"/>
          <w:sz w:val="24"/>
          <w:rtl/>
        </w:rPr>
      </w:pPr>
      <w:r w:rsidRPr="00B078C3">
        <w:rPr>
          <w:rFonts w:ascii="FontbitDavid" w:hAnsi="FontbitDavid"/>
          <w:sz w:val="24"/>
          <w:rtl/>
        </w:rPr>
        <w:t xml:space="preserve">אמרה לו: אני נשאתי בשש וילדתי בשבע, אוי לשלש שנים שאבדתי בבית אבא! </w:t>
      </w:r>
    </w:p>
    <w:p>
      <w:pPr>
        <w:pStyle w:val="afffff8"/>
        <w:rPr>
          <w:ins w:id="90299" w:author="קלוד" w:date="2026-10-11T12:23:38Z"/>
        </w:rPr>
      </w:pPr>
      <w:ins w:id="90300" w:author="קלוד" w:date="2026-10-11T12:23:38Z">
        <w:r>
          <w:rPr>
            <w:color w:val="7B3F00"/>
          </w:rPr>
          <w:t xml:space="preserve">ג' נשים משמשות במוך - קטנה, מעוברת ומניקה</w:t>
        </w:r>
      </w:ins>
    </w:p>
    <w:p>
      <w:pPr>
        <w:pStyle w:val="38"/>
        <w:rPr>
          <w:ins w:id="100498" w:author="מנוע מכני" w:date="2026-10-11T12:04:39Z"/>
        </w:rPr>
      </w:pPr>
      <w:r w:rsidRPr="00B078C3">
        <w:t xml:space="preserve">ומי מעברה?</w:t>
      </w:r>
    </w:p>
    <w:p w:rsidR="00E403F0" w:rsidRPr="00B078C3" w:rsidRDefault="00E403F0" w:rsidP="00E403F0">
      <w:pPr>
        <w:rPr>
          <w:rFonts w:ascii="FontbitDavid" w:hAnsi="FontbitDavid"/>
          <w:sz w:val="24"/>
          <w:rtl/>
        </w:rPr>
      </w:pPr>
      <w:del w:id="1004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והתני </w:t>
      </w:r>
      <w:ins w:id="91815" w:author="מנוע מכני" w:date="2026-10-11T12:04:39Z">
        <w:r>
          <w:rPr>
            <w:rStyle w:val="2fb"/>
            <w:rFonts w:ascii="FontbitDavid" w:hAnsi="FontbitDavid"/>
            <w:sz w:val="24"/>
            <w:rtl/>
          </w:rPr>
          <w:t xml:space="preserve">ר"ב</w:t>
        </w:r>
      </w:ins>
      <w:del w:id="91816"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''ב</w:delText>
        </w:r>
      </w:del>
      <w:r>
        <w:rPr>
          <w:rFonts w:ascii="FontbitDavid" w:hAnsi="FontbitDavid" w:hint="cs"/>
          <w:sz w:val="24"/>
          <w:rtl/>
        </w:rPr>
        <w:t xml:space="preserve"> לפני </w:t>
      </w:r>
      <w:ins w:id="91817" w:author="מנוע מכני" w:date="2026-10-11T12:04:39Z">
        <w:r>
          <w:rPr>
            <w:rStyle w:val="2fb"/>
            <w:rFonts w:ascii="FontbitDavid" w:hAnsi="FontbitDavid" w:hint="cs"/>
            <w:sz w:val="24"/>
            <w:rtl/>
          </w:rPr>
          <w:t xml:space="preserve">ר"נ</w:t>
        </w:r>
      </w:ins>
      <w:del w:id="91818" w:author="מנוע מכני" w:date="2026-10-11T12:04:39Z">
        <w:r>
          <w:rPr>
            <w:rFonts w:ascii="FontbitDavid" w:hAnsi="FontbitDavid" w:hint="cs"/>
            <w:sz w:val="24"/>
            <w:rtl/>
          </w:rPr>
          <w:delText xml:space="preserve">ר''נ</w:delText>
        </w:r>
      </w:del>
      <w:r w:rsidRPr="00B078C3">
        <w:rPr>
          <w:rFonts w:ascii="FontbitDavid" w:hAnsi="FontbitDavid"/>
          <w:sz w:val="24"/>
          <w:rtl/>
        </w:rPr>
        <w:t xml:space="preserve">: ג' נשים משמשות במוך, קטנה מעוברת ומניקה</w:t>
      </w:r>
      <w:ins w:id="96909" w:author="מנוע מכני" w:date="2026-10-11T12:04:39Z">
        <w:r>
          <w:rPr>
            <w:rFonts w:ascii="FontbitDavid" w:hAnsi="FontbitDavid"/>
            <w:sz w:val="24"/>
            <w:rtl/>
          </w:rPr>
          <w:t xml:space="preserve">,</w:t>
        </w:r>
      </w:ins>
      <w:del w:id="96910" w:author="מנוע מכני" w:date="2026-10-11T12:04:39Z">
        <w:r w:rsidRPr="00B078C3">
          <w:rPr>
            <w:rFonts w:ascii="FontbitDavid" w:hAnsi="FontbitDavid"/>
            <w:sz w:val="24"/>
            <w:rtl/>
          </w:rPr>
          <w:delText xml:space="preserve">;</w:delText>
        </w:r>
      </w:del>
    </w:p>
    <w:p w:rsidR="00E403F0" w:rsidRPr="00017C1D" w:rsidRDefault="00E403F0" w:rsidP="00E403F0">
      <w:pPr>
        <w:rPr>
          <w:rFonts w:ascii="FontbitDavid" w:hAnsi="FontbitDavid"/>
          <w:spacing w:val="-4"/>
          <w:sz w:val="24"/>
          <w:rtl/>
        </w:rPr>
      </w:pPr>
      <w:r w:rsidRPr="00017C1D">
        <w:rPr>
          <w:rFonts w:ascii="FontbitDavid" w:hAnsi="FontbitDavid"/>
          <w:b/>
          <w:bCs/>
          <w:spacing w:val="-4"/>
          <w:sz w:val="24"/>
          <w:rtl/>
        </w:rPr>
        <w:t>קטנה</w:t>
      </w:r>
      <w:r w:rsidRPr="00017C1D">
        <w:rPr>
          <w:rFonts w:ascii="FontbitDavid" w:hAnsi="FontbitDavid"/>
          <w:spacing w:val="-4"/>
          <w:sz w:val="24"/>
          <w:rtl/>
        </w:rPr>
        <w:t xml:space="preserve"> שמא תתעבר ותמות, </w:t>
      </w:r>
      <w:r w:rsidRPr="00017C1D">
        <w:rPr>
          <w:rFonts w:ascii="FontbitDavid" w:hAnsi="FontbitDavid"/>
          <w:b/>
          <w:bCs/>
          <w:spacing w:val="-4"/>
          <w:sz w:val="24"/>
          <w:rtl/>
        </w:rPr>
        <w:t>מעוברת</w:t>
      </w:r>
      <w:r w:rsidRPr="00017C1D">
        <w:rPr>
          <w:rFonts w:ascii="FontbitDavid" w:hAnsi="FontbitDavid"/>
          <w:spacing w:val="-4"/>
          <w:sz w:val="24"/>
          <w:rtl/>
        </w:rPr>
        <w:t xml:space="preserve"> שמא תעשה עוברה סנדל, </w:t>
      </w:r>
      <w:r w:rsidRPr="00017C1D">
        <w:rPr>
          <w:rFonts w:ascii="FontbitDavid" w:hAnsi="FontbitDavid"/>
          <w:b/>
          <w:bCs/>
          <w:spacing w:val="-4"/>
          <w:sz w:val="24"/>
          <w:rtl/>
        </w:rPr>
        <w:t>מניקה</w:t>
      </w:r>
      <w:r w:rsidRPr="00017C1D">
        <w:rPr>
          <w:rFonts w:ascii="FontbitDavid" w:hAnsi="FontbitDavid"/>
          <w:spacing w:val="-4"/>
          <w:sz w:val="24"/>
          <w:rtl/>
        </w:rPr>
        <w:t xml:space="preserve"> שמא תגמול את בנה וימות.</w:t>
      </w:r>
    </w:p>
    <w:p w:rsidR="00E403F0" w:rsidRDefault="00E403F0" w:rsidP="00E403F0">
      <w:pPr>
        <w:rPr>
          <w:rFonts w:ascii="FontbitDavid" w:hAnsi="FontbitDavid"/>
          <w:sz w:val="24"/>
          <w:rtl/>
        </w:rPr>
      </w:pPr>
      <w:r w:rsidRPr="00B078C3">
        <w:rPr>
          <w:rFonts w:ascii="FontbitDavid" w:hAnsi="FontbitDavid"/>
          <w:sz w:val="24"/>
          <w:rtl/>
        </w:rPr>
        <w:t xml:space="preserve">ואיזוהי קטנה - מבת י"א שנה ויום אחד ועד י"ב שנה ויום אחד פחות מכאן, </w:t>
      </w:r>
    </w:p>
    <w:p w:rsidR="00E403F0" w:rsidRDefault="00E403F0" w:rsidP="00E403F0">
      <w:pPr>
        <w:rPr>
          <w:rFonts w:ascii="FontbitDavid" w:hAnsi="FontbitDavid"/>
          <w:sz w:val="24"/>
          <w:rtl/>
        </w:rPr>
      </w:pPr>
      <w:r>
        <w:rPr>
          <w:rStyle w:val="2fb"/>
          <w:rFonts w:ascii="FontbitDavid" w:hAnsi="FontbitDavid" w:hint="cs"/>
          <w:sz w:val="24"/>
          <w:rtl/>
        </w:rPr>
        <w:t xml:space="preserve">ול</w:t>
      </w:r>
      <w:ins w:id="91819" w:author="מנוע מכני" w:date="2026-10-11T12:04:39Z">
        <w:r>
          <w:rPr>
            <w:rStyle w:val="2fb"/>
            <w:rFonts w:ascii="FontbitDavid" w:hAnsi="FontbitDavid" w:hint="cs"/>
            <w:sz w:val="24"/>
            <w:rtl/>
          </w:rPr>
          <w:t xml:space="preserve">ר"מ</w:t>
        </w:r>
      </w:ins>
      <w:del w:id="91820"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w:t>
      </w:r>
      <w:r w:rsidRPr="00B078C3">
        <w:rPr>
          <w:rFonts w:ascii="FontbitDavid" w:hAnsi="FontbitDavid"/>
          <w:sz w:val="24"/>
          <w:rtl/>
        </w:rPr>
        <w:t xml:space="preserve">או יתר על כן - משמשת והולכת -</w:t>
      </w:r>
      <w:ins w:id="96911" w:author="מנוע מכני" w:date="2026-10-11T12:04:39Z">
        <w:r>
          <w:rPr>
            <w:rFonts w:ascii="FontbitDavid" w:hAnsi="FontbitDavid"/>
            <w:sz w:val="24"/>
            <w:rtl/>
          </w:rPr>
          <w:t xml:space="preserve"> </w:t>
        </w:r>
      </w:ins>
      <w:del w:id="96912" w:author="מנוע מכני" w:date="2026-10-11T12:04:39Z">
        <w:r w:rsidRPr="00B078C3">
          <w:rPr>
            <w:rFonts w:ascii="FontbitDavid" w:hAnsi="FontbitDavid"/>
            <w:sz w:val="24"/>
            <w:rtl/>
          </w:rPr>
          <w:delText xml:space="preserve">  </w:delText>
        </w:r>
      </w:del>
    </w:p>
    <w:p>
      <w:pPr>
        <w:pStyle w:val="38"/>
        <w:rPr>
          <w:ins w:id="100500" w:author="מנוע מכני" w:date="2026-10-11T12:04:39Z"/>
        </w:rPr>
      </w:pPr>
      <w:r w:rsidRPr="00017C1D">
        <w:t xml:space="preserve">וחכ"א:</w:t>
      </w:r>
    </w:p>
    <w:p w:rsidR="00E403F0" w:rsidRPr="00017C1D" w:rsidRDefault="00E403F0" w:rsidP="00E403F0">
      <w:pPr>
        <w:rPr>
          <w:rFonts w:ascii="FontbitDavid" w:hAnsi="FontbitDavid"/>
          <w:spacing w:val="-4"/>
          <w:sz w:val="24"/>
          <w:rtl/>
        </w:rPr>
      </w:pPr>
      <w:del w:id="100501"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אחת זו ואחת זו - משמשת כדרכה והולכת, ומן השמים ירחמו, שנאמר </w:t>
      </w:r>
      <w:r w:rsidRPr="00017C1D">
        <w:rPr>
          <w:rFonts w:ascii="FontbitDavid" w:hAnsi="FontbitDavid" w:hint="cs"/>
          <w:spacing w:val="-4"/>
          <w:sz w:val="24"/>
          <w:rtl/>
        </w:rPr>
        <w:t>'</w:t>
      </w:r>
      <w:r w:rsidRPr="00017C1D">
        <w:rPr>
          <w:rStyle w:val="afffff0"/>
          <w:rFonts w:ascii="FontbitDavid" w:hAnsi="FontbitDavid"/>
          <w:spacing w:val="-4"/>
          <w:sz w:val="24"/>
          <w:rtl/>
        </w:rPr>
        <w:t xml:space="preserve">שומר פתאים ה</w:t>
      </w:r>
      <w:r w:rsidRPr="00017C1D">
        <w:rPr>
          <w:rFonts w:ascii="FontbitDavid" w:hAnsi="FontbitDavid"/>
          <w:spacing w:val="-4"/>
          <w:sz w:val="24"/>
          <w:rtl/>
        </w:rPr>
        <w:t xml:space="preserve">'! </w:t>
      </w:r>
    </w:p>
    <w:p>
      <w:pPr>
        <w:pStyle w:val="38"/>
        <w:rPr>
          <w:ins w:id="100502" w:author="מנוע מכני" w:date="2026-10-11T12:04:39Z"/>
        </w:rPr>
      </w:pPr>
      <w:r w:rsidRPr="00B078C3">
        <w:t xml:space="preserve">א</w:t>
      </w:r>
      <w:ins w:id="91821" w:author="מנוע מכני" w:date="2026-10-11T12:04:39Z">
        <w:r>
          <w:t xml:space="preserve">ב"א</w:t>
        </w:r>
      </w:ins>
      <w:del w:id="91822" w:author="מנוע מכני" w:date="2026-10-11T12:04:39Z">
        <w:r w:rsidRPr="00B078C3">
          <w:delText xml:space="preserve">ב''א</w:delText>
        </w:r>
      </w:del>
      <w:r w:rsidRPr="00B078C3">
        <w:t xml:space="preserve">:</w:t>
      </w:r>
    </w:p>
    <w:p w:rsidR="00E403F0" w:rsidRDefault="00E403F0" w:rsidP="00E403F0">
      <w:pPr>
        <w:pStyle w:val="a2"/>
        <w:numPr>
          <w:ilvl w:val="0"/>
          <w:numId w:val="3"/>
        </w:numPr>
        <w:ind w:left="714" w:hanging="357"/>
        <w:rPr>
          <w:rtl/>
        </w:rPr>
      </w:pPr>
      <w:del w:id="100503" w:author="מנוע מכני" w:date="2026-10-11T12:04:39Z">
        <w:r w:rsidRPr="00B078C3">
          <w:rPr>
            <w:rtl/>
          </w:rPr>
          <w:delText xml:space="preserve"> </w:delText>
        </w:r>
      </w:del>
      <w:r w:rsidRPr="00B078C3">
        <w:rPr>
          <w:rtl/>
        </w:rPr>
        <w:t xml:space="preserve">אשר בשר חמורים בשרם, </w:t>
      </w:r>
    </w:p>
    <w:p>
      <w:pPr>
        <w:pStyle w:val="38"/>
        <w:rPr>
          <w:ins w:id="100504" w:author="מנוע מכני" w:date="2026-10-11T12:04:39Z"/>
        </w:rPr>
      </w:pPr>
      <w:r w:rsidRPr="00B078C3">
        <w:t xml:space="preserve">וא</w:t>
      </w:r>
      <w:ins w:id="91823" w:author="מנוע מכני" w:date="2026-10-11T12:04:39Z">
        <w:r>
          <w:t xml:space="preserve">ב"א</w:t>
        </w:r>
      </w:ins>
      <w:del w:id="91824" w:author="מנוע מכני" w:date="2026-10-11T12:04:39Z">
        <w:r w:rsidRPr="00B078C3">
          <w:delText xml:space="preserve">ב''א</w:delText>
        </w:r>
      </w:del>
      <w:r w:rsidRPr="00B078C3">
        <w:t xml:space="preserve">:</w:t>
      </w:r>
    </w:p>
    <w:p w:rsidR="00E403F0" w:rsidRPr="00B078C3" w:rsidRDefault="00E403F0" w:rsidP="00E403F0">
      <w:pPr>
        <w:pStyle w:val="a2"/>
        <w:numPr>
          <w:ilvl w:val="0"/>
          <w:numId w:val="3"/>
        </w:numPr>
        <w:ind w:left="714" w:hanging="357"/>
        <w:rPr>
          <w:rtl/>
        </w:rPr>
      </w:pPr>
      <w:del w:id="100505" w:author="מנוע מכני" w:date="2026-10-11T12:04:39Z">
        <w:r w:rsidRPr="00B078C3">
          <w:rPr>
            <w:rtl/>
          </w:rPr>
          <w:delText xml:space="preserve"> </w:delText>
        </w:r>
      </w:del>
      <w:r>
        <w:rPr>
          <w:rStyle w:val="afffff0"/>
          <w:rtl/>
          <w:rPrChange w:id="9039" w:author="מנוע פסוקים" w:date="2026-10-11T09:23:42Z">
            <w:rPr>
              <w:rtl/>
            </w:rPr>
          </w:rPrChange>
        </w:rPr>
        <w:t xml:space="preserve">אשר פיהם דבר שוא וימינם ימין שקר</w:t>
      </w:r>
      <w:r>
        <w:rPr>
          <w:rtl/>
        </w:rPr>
        <w:t xml:space="preserve">.</w:t>
      </w:r>
    </w:p>
    <w:p w:rsidR="00E403F0" w:rsidRDefault="00E403F0" w:rsidP="00E403F0">
      <w:pPr>
        <w:rPr>
          <w:rFonts w:ascii="FontbitDavid" w:hAnsi="FontbitDavid"/>
          <w:sz w:val="24"/>
          <w:rtl/>
        </w:rPr>
      </w:pPr>
    </w:p>
    <w:p>
      <w:pPr>
        <w:pStyle w:val="afffff8"/>
        <w:rPr>
          <w:ins w:id="90297" w:author="קלוד" w:date="2026-10-11T12:23:38Z"/>
        </w:rPr>
      </w:pPr>
      <w:ins w:id="90298" w:author="קלוד" w:date="2026-10-11T12:23:38Z">
        <w:r>
          <w:rPr>
            <w:color w:val="7B3F00"/>
          </w:rPr>
          <w:t xml:space="preserve">מעשה באשה שנבעלה בתוך שלש שנים - משל האצבע בדבש</w:t>
        </w:r>
      </w:ins>
    </w:p>
    <w:p w:rsidR="00E403F0"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מעשה באשה אחת שבאת לפני </w:t>
      </w:r>
      <w:r w:rsidRPr="00B078C3">
        <w:rPr>
          <w:rStyle w:val="2fb"/>
          <w:rFonts w:ascii="FontbitDavid" w:hAnsi="FontbitDavid"/>
          <w:sz w:val="24"/>
          <w:rtl/>
        </w:rPr>
        <w:t xml:space="preserve">ר"ע</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אמרה לו: ר', נבעלתי בתוך שלש שנים, מה אני לכהונה? </w:t>
      </w:r>
      <w:r w:rsidRPr="00B078C3">
        <w:rPr>
          <w:rFonts w:ascii="FontbitDavid" w:hAnsi="FontbitDavid"/>
          <w:sz w:val="24"/>
          <w:rtl/>
        </w:rPr>
        <w:t xml:space="preserve">אמר</w:t>
      </w:r>
      <w:r w:rsidRPr="00B078C3">
        <w:rPr>
          <w:rFonts w:ascii="FontbitDavid" w:hAnsi="FontbitDavid"/>
          <w:sz w:val="24"/>
          <w:rtl/>
        </w:rPr>
        <w:t xml:space="preserve"> לה: כשרה את לכהונה.</w:t>
      </w:r>
    </w:p>
    <w:p w:rsidR="00E403F0" w:rsidRPr="00B078C3" w:rsidRDefault="00E403F0" w:rsidP="00E403F0">
      <w:pPr>
        <w:rPr>
          <w:rFonts w:ascii="FontbitDavid" w:hAnsi="FontbitDavid"/>
          <w:sz w:val="24"/>
          <w:rtl/>
        </w:rPr>
      </w:pPr>
      <w:r w:rsidRPr="00B078C3">
        <w:rPr>
          <w:rFonts w:ascii="FontbitDavid" w:hAnsi="FontbitDavid"/>
          <w:sz w:val="24"/>
          <w:rtl/>
        </w:rPr>
        <w:t xml:space="preserve">אמרה לו: </w:t>
      </w:r>
      <w:r w:rsidRPr="00B078C3">
        <w:rPr>
          <w:rStyle w:val="2fb"/>
          <w:rFonts w:ascii="FontbitDavid" w:hAnsi="FontbitDavid"/>
          <w:sz w:val="24"/>
          <w:rtl/>
        </w:rPr>
        <w:t xml:space="preserve">רבי</w:t>
      </w:r>
      <w:r w:rsidRPr="00B078C3">
        <w:rPr>
          <w:rFonts w:ascii="FontbitDavid" w:hAnsi="FontbitDavid"/>
          <w:sz w:val="24"/>
          <w:rtl/>
        </w:rPr>
        <w:t xml:space="preserve">, אמשול לך משל, למה הדבר דומה - לתינוק שטמנו לו אצבעו בדבש, פעם ראשונה ושניה - גוער בה, שלישית - מצצה.</w:t>
      </w:r>
    </w:p>
    <w:p>
      <w:pPr>
        <w:pStyle w:val="38"/>
        <w:rPr>
          <w:ins w:id="100506" w:author="מנוע מכני" w:date="2026-10-11T12:04:39Z"/>
        </w:rPr>
      </w:pPr>
      <w:r w:rsidRPr="00B078C3">
        <w:t xml:space="preserve">אמר</w:t>
      </w:r>
      <w:r w:rsidRPr="00B078C3">
        <w:t xml:space="preserve"> לה:</w:t>
      </w:r>
    </w:p>
    <w:p w:rsidR="00E403F0" w:rsidRPr="00B078C3" w:rsidRDefault="00E403F0" w:rsidP="00E403F0">
      <w:pPr>
        <w:rPr>
          <w:rFonts w:ascii="FontbitDavid" w:hAnsi="FontbitDavid"/>
          <w:sz w:val="24"/>
          <w:rtl/>
        </w:rPr>
      </w:pPr>
      <w:del w:id="10050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כן - פסולה את לכהונה.</w:t>
      </w:r>
    </w:p>
    <w:p w:rsidR="00E403F0" w:rsidRDefault="00E403F0" w:rsidP="00E403F0">
      <w:pPr>
        <w:rPr>
          <w:rFonts w:ascii="FontbitDavid" w:hAnsi="FontbitDavid"/>
          <w:sz w:val="24"/>
          <w:rtl/>
        </w:rPr>
      </w:pPr>
      <w:r w:rsidRPr="00B078C3">
        <w:rPr>
          <w:rFonts w:ascii="FontbitDavid" w:hAnsi="FontbitDavid"/>
          <w:sz w:val="24"/>
          <w:rtl/>
        </w:rPr>
        <w:t xml:space="preserve">ראה התלמידים מסתכלים זה בזה </w:t>
      </w:r>
      <w:r w:rsidRPr="00B078C3">
        <w:rPr>
          <w:rFonts w:ascii="FontbitDavid" w:hAnsi="FontbitDavid"/>
          <w:sz w:val="24"/>
          <w:rtl/>
        </w:rPr>
        <w:t xml:space="preserve">אמר</w:t>
      </w:r>
      <w:r w:rsidRPr="00B078C3">
        <w:rPr>
          <w:rFonts w:ascii="FontbitDavid" w:hAnsi="FontbitDavid"/>
          <w:sz w:val="24"/>
          <w:rtl/>
        </w:rPr>
        <w:t xml:space="preserve"> להם למה הדבר קשה בעיניכם </w:t>
      </w:r>
    </w:p>
    <w:p>
      <w:pPr>
        <w:pStyle w:val="38"/>
        <w:rPr>
          <w:ins w:id="100508" w:author="מנוע מכני" w:date="2026-10-11T12:04:39Z"/>
        </w:rPr>
      </w:pPr>
      <w:r>
        <w:t xml:space="preserve">אמרו </w:t>
      </w:r>
      <w:ins w:id="95875" w:author="מנוע מכני" w:date="2026-10-11T12:04:39Z">
        <w:r>
          <w:t xml:space="preserve">לו</w:t>
        </w:r>
      </w:ins>
      <w:del w:id="95876" w:author="מנוע מכני" w:date="2026-10-11T12:04:39Z">
        <w:r>
          <w:delText xml:space="preserve">ליה</w:delText>
        </w:r>
      </w:del>
      <w:r w:rsidRPr="00B078C3">
        <w:t xml:space="preserve">:</w:t>
      </w:r>
    </w:p>
    <w:p w:rsidR="00E403F0" w:rsidRPr="00B078C3" w:rsidRDefault="00E403F0" w:rsidP="00E403F0">
      <w:pPr>
        <w:rPr>
          <w:rFonts w:ascii="FontbitDavid" w:hAnsi="FontbitDavid"/>
          <w:sz w:val="24"/>
          <w:rtl/>
        </w:rPr>
      </w:pPr>
      <w:del w:id="1005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כשם שכל התורה הלכה למשה מסיני, כך פחותה מבת שלש שנים - כשרה לכהונה הלכה למשה מסיני.</w:t>
      </w:r>
    </w:p>
    <w:p w:rsidR="00E403F0" w:rsidRPr="00B078C3" w:rsidRDefault="00E403F0" w:rsidP="00E403F0">
      <w:pPr>
        <w:rPr>
          <w:rFonts w:ascii="FontbitDavid" w:hAnsi="FontbitDavid"/>
          <w:sz w:val="24"/>
          <w:rtl/>
        </w:rPr>
      </w:pPr>
      <w:r w:rsidRPr="00B078C3">
        <w:rPr>
          <w:rFonts w:ascii="FontbitDavid" w:hAnsi="FontbitDavid"/>
          <w:sz w:val="24"/>
          <w:rtl/>
        </w:rPr>
        <w:lastRenderedPageBreak/>
        <w:t xml:space="preserve">ואף </w:t>
      </w:r>
      <w:ins w:id="93187" w:author="מנוע מכני" w:date="2026-10-11T12:04:39Z">
        <w:r>
          <w:rPr>
            <w:rStyle w:val="2fb"/>
            <w:rFonts w:ascii="FontbitDavid" w:hAnsi="FontbitDavid"/>
            <w:sz w:val="24"/>
            <w:rtl/>
          </w:rPr>
          <w:t xml:space="preserve">ר"ע</w:t>
        </w:r>
      </w:ins>
      <w:del w:id="93188" w:author="מנוע מכני" w:date="2026-10-11T12:04:39Z">
        <w:r w:rsidRPr="00B078C3">
          <w:rPr>
            <w:rFonts w:ascii="FontbitDavid" w:hAnsi="FontbitDavid"/>
            <w:sz w:val="24"/>
            <w:rtl/>
          </w:rPr>
          <w:lastRenderedPageBreak/>
          <w:delText xml:space="preserve">רבי עקיבא</w:delText>
        </w:r>
      </w:del>
      <w:r w:rsidRPr="00B078C3">
        <w:rPr>
          <w:rFonts w:ascii="FontbitDavid" w:hAnsi="FontbitDavid"/>
          <w:sz w:val="24"/>
          <w:rtl/>
        </w:rPr>
        <w:lastRenderedPageBreak/>
        <w:t xml:space="preserve"> </w:t>
      </w:r>
      <w:r w:rsidRPr="00B078C3">
        <w:rPr>
          <w:rFonts w:ascii="FontbitDavid" w:hAnsi="FontbitDavid"/>
          <w:sz w:val="24"/>
          <w:rtl/>
        </w:rPr>
        <w:lastRenderedPageBreak/>
        <w:t xml:space="preserve">לא</w:t>
      </w:r>
      <w:r w:rsidRPr="00B078C3">
        <w:rPr>
          <w:rFonts w:ascii="FontbitDavid" w:hAnsi="FontbitDavid"/>
          <w:sz w:val="24"/>
          <w:rtl/>
        </w:rPr>
        <w:lastRenderedPageBreak/>
        <w:t xml:space="preserve"> אמרה אלא לחדד בה את התלמידים.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37" w:author="קלוד" w:date="2026-10-11T09:07:21Z"/>
        </w:rPr>
      </w:pPr>
      <w:ins w:id="20336" w:author="קלוד" w:date="2026-10-11T09:07:21Z">
        <w:r>
          <w:t xml:space="preserve">משנה ה</w:t>
        </w:r>
      </w:ins>
    </w:p>
    <w:p w:rsidR="00E403F0" w:rsidRPr="00D65BEC" w:rsidRDefault="00E403F0" w:rsidP="00E403F0">
      <w:pPr>
        <w:pStyle w:val="afff9"/>
        <w:rPr>
          <w:del w:id="20211" w:author="קלוד" w:date="2026-10-11T09:07:21Z"/>
          <w:rtl/>
        </w:rPr>
      </w:pPr>
      <w:del w:id="20210" w:author="קלוד" w:date="2026-10-11T09:07:21Z">
        <w:r w:rsidRPr="00D65BEC">
          <w:rPr>
            <w:rtl/>
          </w:rPr>
          <w:delText xml:space="preserve">מתני'.</w:delText>
        </w:r>
      </w:del>
    </w:p>
    <w:p w:rsidR="00E403F0" w:rsidRPr="00D65BEC" w:rsidRDefault="00E403F0" w:rsidP="00E403F0">
      <w:pPr>
        <w:pStyle w:val="afff9"/>
        <w:spacing w:before="120"/>
        <w:rPr>
          <w:rtl/>
        </w:rPr>
        <w:pPrChange w:id="90026" w:author="קלוד" w:date="2026-10-11T12:09:42Z">
          <w:pPr>
            <w:pStyle w:val="afff9"/>
          </w:pPr>
        </w:pPrChange>
      </w:pPr>
      <w:r w:rsidRPr="00D65BEC">
        <w:rPr>
          <w:rtl/>
        </w:rPr>
        <w:t>בן תשע שנים ויום אחד שבא על יבמתו - קנאה, ואין נותן גט עד שיגדיל.</w:t>
      </w:r>
    </w:p>
    <w:p w:rsidR="00E403F0" w:rsidRPr="00D65BEC" w:rsidRDefault="00E403F0" w:rsidP="00E403F0">
      <w:pPr>
        <w:pStyle w:val="afff9"/>
        <w:rPr>
          <w:rtl/>
        </w:rPr>
      </w:pPr>
      <w:r w:rsidRPr="00D65BEC">
        <w:rPr>
          <w:rtl/>
        </w:rPr>
        <w:t>ומטמא בנדה לטמא משכב תחתון כעליון.</w:t>
      </w:r>
    </w:p>
    <w:p w:rsidR="00E403F0" w:rsidRPr="00D65BEC" w:rsidRDefault="00E403F0" w:rsidP="00E403F0">
      <w:pPr>
        <w:pStyle w:val="afff9"/>
        <w:rPr>
          <w:rtl/>
        </w:rPr>
      </w:pPr>
      <w:r w:rsidRPr="00D65BEC">
        <w:rPr>
          <w:rtl/>
        </w:rPr>
        <w:t>ופוסל ואינו מאכיל בתרומה, ופוסל את הבהמה מע"ג המזבח, ונסקלת על ידו.</w:t>
      </w:r>
    </w:p>
    <w:p w:rsidR="00E403F0" w:rsidRPr="00D65BEC" w:rsidRDefault="00E403F0" w:rsidP="00E403F0">
      <w:pPr>
        <w:pStyle w:val="afff9"/>
        <w:rPr>
          <w:rtl/>
        </w:rPr>
      </w:pPr>
      <w:r w:rsidRPr="00D65BEC">
        <w:rPr>
          <w:rtl/>
        </w:rPr>
        <w:t>ואם בא על אחת מכל העריות האמורות בתורה - מומתין על ידו והוא פטור.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017C1D" w:rsidRDefault="00E403F0" w:rsidP="00E403F0">
      <w:pPr>
        <w:rPr>
          <w:rFonts w:ascii="FontbitDavid" w:hAnsi="FontbitDavid"/>
          <w:spacing w:val="-4"/>
          <w:sz w:val="24"/>
          <w:rtl/>
        </w:rPr>
      </w:pPr>
      <w:r w:rsidRPr="00017C1D">
        <w:rPr>
          <w:rFonts w:ascii="FontbitDavid" w:hAnsi="FontbitDavid" w:hint="cs"/>
          <w:spacing w:val="-4"/>
          <w:sz w:val="24"/>
          <w:rtl/>
        </w:rPr>
        <w:t xml:space="preserve">ואינו נותן גט עד שיגדיל </w:t>
      </w:r>
      <w:r w:rsidRPr="00017C1D">
        <w:rPr>
          <w:rFonts w:ascii="FontbitDavid" w:hAnsi="FontbitDavid"/>
          <w:spacing w:val="-4"/>
          <w:sz w:val="24"/>
          <w:rtl/>
        </w:rPr>
        <w:t>–</w:t>
      </w:r>
      <w:r w:rsidRPr="00017C1D">
        <w:rPr>
          <w:rFonts w:ascii="FontbitDavid" w:hAnsi="FontbitDavid" w:hint="cs"/>
          <w:spacing w:val="-4"/>
          <w:sz w:val="24"/>
          <w:rtl/>
        </w:rPr>
        <w:t xml:space="preserve"> ו</w:t>
      </w:r>
      <w:ins w:id="91825" w:author="מנוע מכני" w:date="2026-10-11T12:04:39Z">
        <w:r>
          <w:rPr>
            <w:rFonts w:ascii="FontbitDavid" w:hAnsi="FontbitDavid" w:hint="cs"/>
            <w:spacing w:val="-4"/>
            <w:sz w:val="24"/>
            <w:rtl/>
          </w:rPr>
          <w:t xml:space="preserve">ה"ק</w:t>
        </w:r>
      </w:ins>
      <w:del w:id="91826" w:author="מנוע מכני" w:date="2026-10-11T12:04:39Z">
        <w:r w:rsidRPr="00017C1D">
          <w:rPr>
            <w:rFonts w:ascii="FontbitDavid" w:hAnsi="FontbitDavid" w:hint="cs"/>
            <w:spacing w:val="-4"/>
            <w:sz w:val="24"/>
            <w:rtl/>
          </w:rPr>
          <w:delText xml:space="preserve">ה''ק</w:delText>
        </w:r>
      </w:del>
      <w:r w:rsidRPr="00017C1D">
        <w:rPr>
          <w:rFonts w:ascii="FontbitDavid" w:hAnsi="FontbitDavid" w:hint="cs"/>
          <w:spacing w:val="-4"/>
          <w:sz w:val="24"/>
          <w:rtl/>
        </w:rPr>
        <w:t xml:space="preserve"> דלכשיגדיל יבעול ויתן גט [</w:t>
      </w:r>
      <w:ins w:id="94223" w:author="מנוע מכני" w:date="2026-10-11T12:04:39Z">
        <w:r>
          <w:rPr>
            <w:rFonts w:ascii="FontbitDavid" w:hAnsi="FontbitDavid" w:hint="cs"/>
            <w:spacing w:val="-4"/>
            <w:sz w:val="24"/>
            <w:rtl/>
          </w:rPr>
          <w:t xml:space="preserve">שהרי</w:t>
        </w:r>
      </w:ins>
      <w:del w:id="94224" w:author="מנוע מכני" w:date="2026-10-11T12:04:39Z">
        <w:r w:rsidRPr="00017C1D">
          <w:rPr>
            <w:rFonts w:ascii="FontbitDavid" w:hAnsi="FontbitDavid" w:hint="cs"/>
            <w:spacing w:val="-4"/>
            <w:sz w:val="24"/>
            <w:rtl/>
          </w:rPr>
          <w:delText xml:space="preserve">דהא</w:delText>
        </w:r>
      </w:del>
      <w:r w:rsidRPr="00017C1D">
        <w:rPr>
          <w:rFonts w:ascii="FontbitDavid" w:hAnsi="FontbitDavid" w:hint="cs"/>
          <w:spacing w:val="-4"/>
          <w:sz w:val="24"/>
          <w:rtl/>
        </w:rPr>
        <w:t xml:space="preserve"> עשו ביאת בן ט' כמאמר בגדול] </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מה:</w:t>
      </w:r>
    </w:p>
    <w:p>
      <w:pPr>
        <w:pStyle w:val="MishnaBatzad"/>
        <w:rPr>
          <w:ins w:id="20339" w:author="קלוד" w:date="2026-10-11T09:07:21Z"/>
        </w:rPr>
      </w:pPr>
      <w:ins w:id="20338" w:author="קלוד" w:date="2026-10-11T09:07:21Z">
        <w:r>
          <w:t xml:space="preserve">משנה ו</w:t>
        </w:r>
      </w:ins>
    </w:p>
    <w:p w:rsidR="00E403F0" w:rsidRPr="00D65BEC" w:rsidRDefault="00E403F0" w:rsidP="00E403F0">
      <w:pPr>
        <w:pStyle w:val="afff9"/>
        <w:rPr>
          <w:del w:id="20213" w:author="קלוד" w:date="2026-10-11T09:07:21Z"/>
          <w:rtl/>
        </w:rPr>
      </w:pPr>
      <w:del w:id="20212" w:author="קלוד" w:date="2026-10-11T09:07:21Z">
        <w:r w:rsidRPr="00D65BEC">
          <w:rPr>
            <w:rtl/>
          </w:rPr>
          <w:delText xml:space="preserve">מתני'.</w:delText>
        </w:r>
      </w:del>
    </w:p>
    <w:p w:rsidR="00E403F0" w:rsidRPr="00D65BEC" w:rsidRDefault="00E403F0" w:rsidP="00E403F0">
      <w:pPr>
        <w:pStyle w:val="afff9"/>
        <w:spacing w:before="120"/>
        <w:rPr>
          <w:rtl/>
        </w:rPr>
        <w:pPrChange w:id="90027" w:author="קלוד" w:date="2026-10-11T12:09:42Z">
          <w:pPr>
            <w:pStyle w:val="afff9"/>
          </w:pPr>
        </w:pPrChange>
      </w:pPr>
      <w:r w:rsidRPr="00D65BEC">
        <w:rPr>
          <w:rtl/>
        </w:rPr>
        <w:t xml:space="preserve">בת אחת עשרה שנה ויום א' - נדריה נבדקין, </w:t>
      </w:r>
    </w:p>
    <w:p w:rsidR="00E403F0" w:rsidRPr="00D65BEC" w:rsidRDefault="00E403F0" w:rsidP="00E403F0">
      <w:pPr>
        <w:pStyle w:val="afff9"/>
        <w:rPr>
          <w:rtl/>
        </w:rPr>
      </w:pPr>
      <w:r w:rsidRPr="00D65BEC">
        <w:rPr>
          <w:rtl/>
        </w:rPr>
        <w:t>בת שתים עשרה שנה ויום א' - נדריה קיימין, ובודקין כל שתים עשרה.</w:t>
      </w:r>
    </w:p>
    <w:p w:rsidR="00E403F0" w:rsidRPr="00D65BEC" w:rsidRDefault="00E403F0" w:rsidP="00E403F0">
      <w:pPr>
        <w:pStyle w:val="afff9"/>
        <w:rPr>
          <w:rtl/>
        </w:rPr>
      </w:pPr>
      <w:r w:rsidRPr="00D65BEC">
        <w:rPr>
          <w:rtl/>
        </w:rPr>
        <w:t xml:space="preserve">בן שתים עשרה שנה ויום אחד - נדריו נבדקין, </w:t>
      </w:r>
    </w:p>
    <w:p w:rsidR="00E403F0" w:rsidRPr="00D65BEC" w:rsidRDefault="00E403F0" w:rsidP="00E403F0">
      <w:pPr>
        <w:pStyle w:val="afff9"/>
        <w:rPr>
          <w:rtl/>
        </w:rPr>
      </w:pPr>
      <w:r w:rsidRPr="00D65BEC">
        <w:rPr>
          <w:rtl/>
        </w:rPr>
        <w:t>בן י"ג שנה ויום אחד נדריו קיימין, ובודקין כל שלש עשרה.</w:t>
      </w:r>
    </w:p>
    <w:p w:rsidR="00E403F0" w:rsidRPr="00D65BEC" w:rsidRDefault="00E403F0" w:rsidP="00E403F0">
      <w:pPr>
        <w:pStyle w:val="afff9"/>
        <w:rPr>
          <w:rtl/>
        </w:rPr>
      </w:pPr>
      <w:r w:rsidRPr="00D65BEC">
        <w:rPr>
          <w:rtl/>
        </w:rPr>
        <w:t xml:space="preserve">קודם לזמן הזה, אע"פ שאמרו יודעין אנו לשם מי נדרנו, </w:t>
      </w:r>
    </w:p>
    <w:p w:rsidR="00E403F0" w:rsidRPr="00D65BEC" w:rsidRDefault="00E403F0" w:rsidP="00E403F0">
      <w:pPr>
        <w:pStyle w:val="afff9"/>
        <w:rPr>
          <w:rtl/>
        </w:rPr>
      </w:pPr>
      <w:r w:rsidRPr="00D65BEC">
        <w:rPr>
          <w:rtl/>
        </w:rPr>
        <w:t>לשם מי הקדשנו - אין נדריהם נדר, ואין הקדשן הקדש.</w:t>
      </w:r>
    </w:p>
    <w:p w:rsidR="00E403F0" w:rsidRPr="00D65BEC" w:rsidRDefault="00E403F0" w:rsidP="00E403F0">
      <w:pPr>
        <w:pStyle w:val="afff9"/>
        <w:rPr>
          <w:rtl/>
        </w:rPr>
      </w:pPr>
      <w:r w:rsidRPr="00D65BEC">
        <w:rPr>
          <w:rtl/>
        </w:rPr>
        <w:t>לאחר הזמן הזה, אע"פ שאמרו אין אנו יודעין לשם מי נדרנו, לשם מי הקדשנו - נדרן נדר והקדשן הקדש.</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95" w:author="קלוד" w:date="2026-10-11T12:23:38Z"/>
        </w:rPr>
      </w:pPr>
      <w:ins w:id="90296" w:author="קלוד" w:date="2026-10-11T12:23:38Z">
        <w:r>
          <w:rPr>
            <w:color w:val="7B3F00"/>
          </w:rPr>
          <w:t xml:space="preserve">בת י"א ובת י"ב - למה שנה המשנה שני דינים</w:t>
        </w:r>
      </w:ins>
    </w:p>
    <w:p w:rsidR="00E403F0" w:rsidRDefault="00E403F0" w:rsidP="00E403F0">
      <w:pPr>
        <w:rPr>
          <w:rFonts w:ascii="FontbitDavid" w:hAnsi="FontbitDavid"/>
          <w:sz w:val="24"/>
          <w:rtl/>
        </w:rPr>
      </w:pPr>
      <w:r w:rsidRPr="00B078C3">
        <w:rPr>
          <w:rFonts w:ascii="FontbitDavid" w:hAnsi="FontbitDavid"/>
          <w:sz w:val="24"/>
          <w:rtl/>
        </w:rPr>
        <w:t xml:space="preserve">וכיון דתנא בת אחת עשרה שנה ויום א' - נדריה נבדקין, בת י"ב שנה ויום א' נדריה קיימין למה לי? </w:t>
      </w:r>
      <w:r>
        <w:rPr>
          <w:rFonts w:ascii="FontbitDavid" w:hAnsi="FontbitDavid" w:hint="cs"/>
          <w:sz w:val="24"/>
          <w:rtl/>
        </w:rPr>
        <w:t xml:space="preserve">ק</w:t>
      </w:r>
      <w:ins w:id="91827" w:author="מנוע מכני" w:date="2026-10-11T12:04:39Z">
        <w:r>
          <w:rPr>
            <w:rFonts w:ascii="FontbitDavid" w:hAnsi="FontbitDavid" w:hint="cs"/>
            <w:sz w:val="24"/>
            <w:rtl/>
          </w:rPr>
          <w:t xml:space="preserve">מ"ל</w:t>
        </w:r>
      </w:ins>
      <w:del w:id="91828"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דלא בודקין לעולם</w:t>
      </w:r>
    </w:p>
    <w:p w:rsidR="00E403F0" w:rsidRDefault="00E403F0" w:rsidP="00E403F0">
      <w:pPr>
        <w:pStyle w:val="a3"/>
        <w:rPr>
          <w:rtl/>
        </w:rPr>
      </w:pPr>
      <w:r w:rsidRPr="00B078C3">
        <w:rPr>
          <w:rtl/>
        </w:rPr>
        <w:t xml:space="preserve">וכיון דתני בת י"ב שנה ויום אחד - נדריה קיימין בודקין כל שתים עשרה </w:t>
      </w:r>
      <w:r>
        <w:rPr>
          <w:rFonts w:hint="cs"/>
          <w:rtl/>
        </w:rPr>
        <w:t xml:space="preserve">דלא לימא דסגי ל' יום דשנה </w:t>
      </w:r>
    </w:p>
    <w:p w:rsidR="00E403F0" w:rsidRDefault="00E403F0" w:rsidP="00E403F0">
      <w:pPr>
        <w:rPr>
          <w:rFonts w:ascii="FontbitDavid" w:hAnsi="FontbitDavid"/>
          <w:sz w:val="24"/>
          <w:rtl/>
        </w:rPr>
      </w:pPr>
      <w:r w:rsidRPr="00B078C3">
        <w:rPr>
          <w:rFonts w:ascii="FontbitDavid" w:hAnsi="FontbitDavid"/>
          <w:sz w:val="24"/>
          <w:rtl/>
        </w:rPr>
        <w:t xml:space="preserve">ולתני </w:t>
      </w:r>
      <w:ins w:id="95877" w:author="מנוע מכני" w:date="2026-10-11T12:04:39Z">
        <w:r>
          <w:rPr>
            <w:rFonts w:ascii="FontbitDavid" w:hAnsi="FontbitDavid"/>
            <w:sz w:val="24"/>
            <w:rtl/>
          </w:rPr>
          <w:t xml:space="preserve">אלו</w:t>
        </w:r>
      </w:ins>
      <w:del w:id="95878"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תרתי בבי: בת י"ב שנה ויום א' נדריה קיימין, ובודקין כל י"ב, </w:t>
      </w:r>
    </w:p>
    <w:p>
      <w:pPr>
        <w:pStyle w:val="38"/>
        <w:rPr>
          <w:ins w:id="100510" w:author="מנוע מכני" w:date="2026-10-11T12:04:39Z"/>
        </w:rPr>
      </w:pPr>
      <w:r w:rsidRPr="002B4E05">
        <w:t xml:space="preserve">והך</w:t>
      </w:r>
    </w:p>
    <w:p w:rsidR="00E403F0" w:rsidRPr="002B4E05" w:rsidRDefault="00E403F0" w:rsidP="00E403F0">
      <w:pPr>
        <w:rPr>
          <w:rFonts w:ascii="FontbitDavid" w:hAnsi="FontbitDavid"/>
          <w:spacing w:val="-2"/>
          <w:sz w:val="24"/>
          <w:rtl/>
        </w:rPr>
      </w:pPr>
      <w:del w:id="100511" w:author="מנוע מכני" w:date="2026-10-11T12:04:39Z">
        <w:r w:rsidRPr="002B4E05">
          <w:rPr>
            <w:rFonts w:ascii="FontbitDavid" w:hAnsi="FontbitDavid" w:hint="cs"/>
            <w:spacing w:val="-2"/>
            <w:sz w:val="24"/>
            <w:rtl/>
          </w:rPr>
          <w:delText xml:space="preserve"> </w:delText>
        </w:r>
      </w:del>
      <w:r w:rsidRPr="002B4E05">
        <w:rPr>
          <w:rFonts w:ascii="FontbitDavid" w:hAnsi="FontbitDavid"/>
          <w:spacing w:val="-2"/>
          <w:sz w:val="24"/>
          <w:rtl/>
        </w:rPr>
        <w:t xml:space="preserve">בת אחת עשרה ויום א' נדריה נבדקין </w:t>
      </w:r>
      <w:r w:rsidRPr="002B4E05">
        <w:rPr>
          <w:rFonts w:ascii="FontbitDavid" w:hAnsi="FontbitDavid" w:hint="cs"/>
          <w:spacing w:val="-2"/>
          <w:sz w:val="24"/>
          <w:rtl/>
        </w:rPr>
        <w:t xml:space="preserve">ק</w:t>
      </w:r>
      <w:ins w:id="91829" w:author="מנוע מכני" w:date="2026-10-11T12:04:39Z">
        <w:r>
          <w:rPr>
            <w:rFonts w:ascii="FontbitDavid" w:hAnsi="FontbitDavid" w:hint="cs"/>
            <w:spacing w:val="-2"/>
            <w:sz w:val="24"/>
            <w:rtl/>
          </w:rPr>
          <w:t xml:space="preserve">מ"ל</w:t>
        </w:r>
      </w:ins>
      <w:del w:id="91830" w:author="מנוע מכני" w:date="2026-10-11T12:04:39Z">
        <w:r w:rsidRPr="002B4E05">
          <w:rPr>
            <w:rFonts w:ascii="FontbitDavid" w:hAnsi="FontbitDavid" w:hint="cs"/>
            <w:spacing w:val="-2"/>
            <w:sz w:val="24"/>
            <w:rtl/>
          </w:rPr>
          <w:delText xml:space="preserve">מ''ל</w:delText>
        </w:r>
      </w:del>
      <w:r w:rsidRPr="002B4E05">
        <w:rPr>
          <w:rFonts w:ascii="FontbitDavid" w:hAnsi="FontbitDavid" w:hint="cs"/>
          <w:spacing w:val="-2"/>
          <w:sz w:val="24"/>
          <w:rtl/>
        </w:rPr>
        <w:t xml:space="preserve"> דבעי בדיקה בכל גוונא[אף בסתמא ובחריפה]</w:t>
      </w:r>
      <w:r w:rsidRPr="002B4E05">
        <w:rPr>
          <w:rFonts w:ascii="FontbitDavid" w:hAnsi="FontbitDavid"/>
          <w:spacing w:val="-2"/>
          <w:sz w:val="24"/>
          <w:rtl/>
        </w:rPr>
        <w:t>.</w:t>
      </w:r>
    </w:p>
    <w:p w:rsidR="00E403F0" w:rsidRDefault="00E403F0" w:rsidP="00E403F0">
      <w:pPr>
        <w:rPr>
          <w:rFonts w:ascii="FontbitDavid" w:hAnsi="FontbitDavid"/>
          <w:sz w:val="24"/>
          <w:rtl/>
        </w:rPr>
      </w:pPr>
      <w:r w:rsidRPr="00B078C3">
        <w:rPr>
          <w:rFonts w:ascii="FontbitDavid" w:hAnsi="FontbitDavid"/>
          <w:sz w:val="24"/>
          <w:rtl/>
        </w:rPr>
        <w:t xml:space="preserve">קודם הזמן הזה ואחר הזמן הזה </w:t>
      </w:r>
      <w:r>
        <w:rPr>
          <w:rFonts w:ascii="FontbitDavid" w:hAnsi="FontbitDavid" w:hint="cs"/>
          <w:sz w:val="24"/>
          <w:rtl/>
        </w:rPr>
        <w:t xml:space="preserve">ק</w:t>
      </w:r>
      <w:ins w:id="91831" w:author="מנוע מכני" w:date="2026-10-11T12:04:39Z">
        <w:r>
          <w:rPr>
            <w:rFonts w:ascii="FontbitDavid" w:hAnsi="FontbitDavid" w:hint="cs"/>
            <w:sz w:val="24"/>
            <w:rtl/>
          </w:rPr>
          <w:t xml:space="preserve">מ"ל</w:t>
        </w:r>
      </w:ins>
      <w:del w:id="91832"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דאפי' דהן אומרות </w:t>
      </w:r>
      <w:r>
        <w:rPr>
          <w:rFonts w:ascii="FontbitDavid" w:hAnsi="FontbitDavid" w:hint="cs"/>
          <w:sz w:val="24"/>
          <w:rtl/>
        </w:rPr>
        <w:t xml:space="preserve">לא</w:t>
      </w:r>
      <w:r>
        <w:rPr>
          <w:rFonts w:ascii="FontbitDavid" w:hAnsi="FontbitDavid" w:hint="cs"/>
          <w:sz w:val="24"/>
          <w:rtl/>
        </w:rPr>
        <w:t xml:space="preserve"> סומכים עליהם </w:t>
      </w:r>
    </w:p>
    <w:p w:rsidR="00E403F0" w:rsidRPr="00B078C3" w:rsidRDefault="00E403F0" w:rsidP="00E403F0">
      <w:pPr>
        <w:rPr>
          <w:rFonts w:ascii="FontbitDavid" w:hAnsi="FontbitDavid"/>
          <w:sz w:val="24"/>
          <w:rtl/>
        </w:rPr>
      </w:pPr>
    </w:p>
    <w:p>
      <w:pPr>
        <w:pStyle w:val="afffff8"/>
        <w:rPr>
          <w:ins w:id="90293" w:author="קלוד" w:date="2026-10-11T12:23:38Z"/>
        </w:rPr>
      </w:pPr>
      <w:ins w:id="90294" w:author="קלוד" w:date="2026-10-11T12:23:38Z">
        <w:r>
          <w:rPr>
            <w:color w:val="7B3F00"/>
          </w:rPr>
          <w:t xml:space="preserve">גיל בדיקת נדרים של תינוק ותינוקת - רבי ורשב"א</w:t>
        </w:r>
      </w:ins>
    </w:p>
    <w:p w:rsidR="00E403F0"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w:t>
      </w:r>
      <w:r w:rsidRPr="00B133FB">
        <w:rPr>
          <w:rFonts w:ascii="FontbitDavid" w:hAnsi="FontbitDavid"/>
          <w:b/>
          <w:bCs/>
          <w:sz w:val="24"/>
          <w:rtl/>
        </w:rPr>
        <w:t>אלו</w:t>
      </w:r>
      <w:r w:rsidRPr="00B078C3">
        <w:rPr>
          <w:rFonts w:ascii="FontbitDavid" w:hAnsi="FontbitDavid"/>
          <w:sz w:val="24"/>
          <w:rtl/>
        </w:rPr>
        <w:t xml:space="preserve"> - דברי </w:t>
      </w:r>
      <w:r w:rsidRPr="00B078C3">
        <w:rPr>
          <w:rStyle w:val="2fb"/>
          <w:rFonts w:ascii="FontbitDavid" w:hAnsi="FontbitDavid"/>
          <w:sz w:val="24"/>
          <w:rtl/>
        </w:rPr>
        <w:t xml:space="preserve">רבי</w:t>
      </w:r>
      <w:r w:rsidRPr="00B078C3">
        <w:rPr>
          <w:rFonts w:ascii="FontbitDavid" w:hAnsi="FontbitDavid"/>
          <w:sz w:val="24"/>
          <w:rtl/>
        </w:rPr>
        <w:t xml:space="preserve">, </w:t>
      </w:r>
    </w:p>
    <w:p>
      <w:pPr>
        <w:pStyle w:val="38"/>
        <w:rPr>
          <w:ins w:id="100512" w:author="מנוע מכני" w:date="2026-10-11T12:04:39Z"/>
        </w:rPr>
      </w:pPr>
      <w:r w:rsidRPr="00017C1D">
        <w:t>ר</w:t>
      </w:r>
      <w:r w:rsidRPr="00017C1D">
        <w:t xml:space="preserve">ש</w:t>
      </w:r>
      <w:ins w:id="91833" w:author="מנוע מכני" w:date="2026-10-11T12:04:39Z">
        <w:r>
          <w:t xml:space="preserve">ב"א</w:t>
        </w:r>
      </w:ins>
      <w:del w:id="91834" w:author="מנוע מכני" w:date="2026-10-11T12:04:39Z">
        <w:r w:rsidRPr="00017C1D">
          <w:delText xml:space="preserve">ב''א</w:delText>
        </w:r>
      </w:del>
      <w:del w:id="101755" w:author="מנוע מכני" w:date="2026-10-11T12:04:39Z">
        <w:r w:rsidRPr="00017C1D">
          <w:delText xml:space="preserve"> </w:delText>
        </w:r>
        <w:r w:rsidRPr="00017C1D">
          <w:delText xml:space="preserve">אומר</w:delText>
        </w:r>
      </w:del>
      <w:r w:rsidRPr="00017C1D">
        <w:t xml:space="preserve">:</w:t>
      </w:r>
    </w:p>
    <w:p w:rsidR="00E403F0" w:rsidRPr="00017C1D" w:rsidRDefault="00E403F0" w:rsidP="00E403F0">
      <w:pPr>
        <w:pStyle w:val="a3"/>
        <w:rPr>
          <w:spacing w:val="0"/>
          <w:rtl/>
        </w:rPr>
      </w:pPr>
      <w:del w:id="100513" w:author="מנוע מכני" w:date="2026-10-11T12:04:39Z">
        <w:r w:rsidRPr="00017C1D">
          <w:rPr>
            <w:spacing w:val="0"/>
            <w:rtl/>
          </w:rPr>
          <w:delText xml:space="preserve"> </w:delText>
        </w:r>
      </w:del>
      <w:r w:rsidRPr="00017C1D">
        <w:rPr>
          <w:spacing w:val="0"/>
          <w:rtl/>
        </w:rPr>
        <w:t xml:space="preserve">דברים האמורים בתינוקת - בתינוק אמורים, דברים האמורים בתנוק - בתנוקת אמורים.</w:t>
      </w:r>
    </w:p>
    <w:p>
      <w:pPr>
        <w:pStyle w:val="38"/>
        <w:rPr>
          <w:ins w:id="100514" w:author="מנוע מכני" w:date="2026-10-11T12:04:39Z"/>
        </w:rPr>
      </w:pPr>
      <w:r w:rsidRPr="00B078C3">
        <w:t xml:space="preserve">א"ר חסדא:</w:t>
      </w:r>
    </w:p>
    <w:p w:rsidR="00E403F0" w:rsidRPr="00B078C3" w:rsidRDefault="00E403F0" w:rsidP="00E403F0">
      <w:pPr>
        <w:pStyle w:val="a3"/>
        <w:rPr>
          <w:rtl/>
        </w:rPr>
      </w:pPr>
      <w:del w:id="100515" w:author="מנוע מכני" w:date="2026-10-11T12:04:39Z">
        <w:r w:rsidRPr="00B078C3">
          <w:rPr>
            <w:rtl/>
          </w:rPr>
          <w:delText xml:space="preserve"> </w:delText>
        </w:r>
      </w:del>
      <w:r w:rsidRPr="00B078C3">
        <w:rPr>
          <w:rtl/>
        </w:rPr>
        <w:t xml:space="preserve">מ"ט</w:t>
      </w:r>
      <w:r w:rsidRPr="00B078C3">
        <w:rPr>
          <w:rtl/>
        </w:rPr>
        <w:t xml:space="preserve"> </w:t>
      </w:r>
      <w:r w:rsidRPr="00B078C3">
        <w:rPr>
          <w:rStyle w:val="2fb"/>
          <w:rtl/>
        </w:rPr>
        <w:t xml:space="preserve">דרבי</w:t>
      </w:r>
      <w:r w:rsidRPr="00B078C3">
        <w:rPr>
          <w:rtl/>
        </w:rPr>
        <w:t xml:space="preserve"> ד</w:t>
      </w:r>
      <w:r>
        <w:rPr>
          <w:rFonts w:hint="cs"/>
          <w:rtl/>
        </w:rPr>
        <w:t>'</w:t>
      </w:r>
      <w:r>
        <w:rPr>
          <w:rStyle w:val="afffff0"/>
          <w:rtl/>
        </w:rPr>
        <w:t xml:space="preserve">ויבן </w:t>
      </w:r>
      <w:r>
        <w:rPr>
          <w:rStyle w:val="afffff0"/>
          <w:rtl/>
          <w:rPrChange w:id="9040" w:author="מנוע פסוקים" w:date="2026-10-11T09:23:42Z">
            <w:rPr>
              <w:rStyle w:val="afffff0"/>
              <w:rtl/>
            </w:rPr>
          </w:rPrChange>
        </w:rPr>
        <w:t xml:space="preserve">ה</w:t>
      </w:r>
      <w:r>
        <w:rPr>
          <w:rStyle w:val="afffff0"/>
          <w:rtl/>
          <w:rPrChange w:id="9041" w:author="מנוע פסוקים" w:date="2026-10-11T09:23:42Z">
            <w:rPr>
              <w:rtl/>
            </w:rPr>
          </w:rPrChange>
        </w:rPr>
        <w:t xml:space="preserve">' אלהים</w:t>
      </w:r>
      <w:r>
        <w:rPr>
          <w:rStyle w:val="afffff0"/>
          <w:rtl/>
          <w:rPrChange w:id="9042" w:author="מנוע פסוקים" w:date="2026-10-11T09:23:42Z">
            <w:rPr>
              <w:rtl/>
            </w:rPr>
          </w:rPrChange>
        </w:rPr>
        <w:t xml:space="preserve"> את הצלע</w:t>
      </w:r>
      <w:r>
        <w:rPr>
          <w:rFonts w:hint="cs"/>
          <w:rtl/>
        </w:rPr>
        <w:t>'</w:t>
      </w:r>
      <w:r>
        <w:rPr>
          <w:rtl/>
        </w:rPr>
        <w:t xml:space="preserve"> </w:t>
      </w:r>
      <w:r w:rsidRPr="00B078C3">
        <w:rPr>
          <w:rtl/>
        </w:rPr>
        <w:t xml:space="preserve">מלמד שנתן </w:t>
      </w:r>
      <w:r w:rsidRPr="00172AE0">
        <w:rPr>
          <w:rtl/>
        </w:rPr>
        <w:t xml:space="preserve">הק</w:t>
      </w:r>
      <w:ins w:id="91835" w:author="מנוע מכני" w:date="2026-10-11T12:04:39Z">
        <w:r>
          <w:rPr>
            <w:rtl/>
          </w:rPr>
          <w:t xml:space="preserve">ב"ה</w:t>
        </w:r>
      </w:ins>
      <w:del w:id="91836" w:author="מנוע מכני" w:date="2026-10-11T12:04:39Z">
        <w:r w:rsidRPr="00172AE0">
          <w:rPr>
            <w:rtl/>
          </w:rPr>
          <w:delText xml:space="preserve">ב''ה</w:delText>
        </w:r>
      </w:del>
      <w:r w:rsidRPr="00B078C3">
        <w:rPr>
          <w:rtl/>
        </w:rPr>
        <w:t xml:space="preserve"> בינה יתירה באשה יותר מבאיש.</w:t>
      </w:r>
    </w:p>
    <w:p>
      <w:pPr>
        <w:pStyle w:val="38"/>
        <w:rPr>
          <w:ins w:id="100516" w:author="מנוע מכני" w:date="2026-10-11T12:04:39Z"/>
        </w:rPr>
      </w:pPr>
      <w:r w:rsidRPr="00B078C3">
        <w:t xml:space="preserve">ואידך</w:t>
      </w:r>
    </w:p>
    <w:p w:rsidR="00E403F0" w:rsidRPr="00B078C3" w:rsidRDefault="00E403F0" w:rsidP="00E403F0">
      <w:pPr>
        <w:rPr>
          <w:rFonts w:ascii="FontbitDavid" w:hAnsi="FontbitDavid"/>
          <w:sz w:val="24"/>
          <w:rtl/>
        </w:rPr>
      </w:pPr>
      <w:del w:id="1005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 ההוא מבעי </w:t>
      </w:r>
      <w:r w:rsidRPr="00B078C3">
        <w:rPr>
          <w:rStyle w:val="2fb"/>
          <w:rFonts w:ascii="FontbitDavid" w:hAnsi="FontbitDavid"/>
          <w:sz w:val="24"/>
          <w:rtl/>
        </w:rPr>
        <w:t xml:space="preserve">לכד</w:t>
      </w:r>
      <w:ins w:id="91837" w:author="מנוע מכני" w:date="2026-10-11T12:04:39Z">
        <w:r>
          <w:rPr>
            <w:rStyle w:val="2fb"/>
            <w:rFonts w:ascii="FontbitDavid" w:hAnsi="FontbitDavid"/>
            <w:sz w:val="24"/>
            <w:rtl/>
          </w:rPr>
          <w:t xml:space="preserve">ר"ל</w:t>
        </w:r>
      </w:ins>
      <w:del w:id="91838" w:author="מנוע מכני" w:date="2026-10-11T12:04:39Z">
        <w:r w:rsidRPr="00B078C3">
          <w:rPr>
            <w:rFonts w:ascii="FontbitDavid" w:hAnsi="FontbitDavid"/>
            <w:sz w:val="24"/>
            <w:rtl/>
          </w:rPr>
          <w:delText xml:space="preserve">ר''ל</w:delText>
        </w:r>
      </w:del>
      <w:r w:rsidRPr="00B078C3">
        <w:rPr>
          <w:rFonts w:ascii="FontbitDavid" w:hAnsi="FontbitDavid"/>
          <w:sz w:val="24"/>
          <w:rtl/>
        </w:rPr>
        <w:t xml:space="preserve">, </w:t>
      </w:r>
      <w:r w:rsidRPr="00B078C3">
        <w:rPr>
          <w:rStyle w:val="2fb"/>
          <w:rFonts w:ascii="FontbitDavid" w:hAnsi="FontbitDavid"/>
          <w:sz w:val="24"/>
          <w:rtl/>
        </w:rPr>
        <w:t xml:space="preserve">דא</w:t>
      </w:r>
      <w:ins w:id="91839" w:author="מנוע מכני" w:date="2026-10-11T12:04:39Z">
        <w:r>
          <w:rPr>
            <w:rStyle w:val="2fb"/>
            <w:rFonts w:ascii="FontbitDavid" w:hAnsi="FontbitDavid" w:hint="cs"/>
            <w:sz w:val="24"/>
            <w:rtl/>
          </w:rPr>
          <w:t xml:space="preserve">ר"ל</w:t>
        </w:r>
      </w:ins>
      <w:del w:id="91840" w:author="מנוע מכני" w:date="2026-10-11T12:04:39Z">
        <w:r>
          <w:rPr>
            <w:rFonts w:ascii="FontbitDavid" w:hAnsi="FontbitDavid" w:hint="cs"/>
            <w:sz w:val="24"/>
            <w:rtl/>
          </w:rPr>
          <w:delText xml:space="preserve">ר''ל</w:delText>
        </w:r>
      </w:del>
      <w:r>
        <w:rPr>
          <w:rFonts w:ascii="FontbitDavid" w:hAnsi="FontbitDavid" w:hint="cs"/>
          <w:sz w:val="24"/>
          <w:rtl/>
        </w:rPr>
        <w:t xml:space="preserve"> </w:t>
      </w:r>
      <w:r>
        <w:rPr>
          <w:rStyle w:val="2fb"/>
          <w:rFonts w:ascii="FontbitDavid" w:hAnsi="FontbitDavid" w:hint="cs"/>
          <w:sz w:val="24"/>
          <w:rtl/>
        </w:rPr>
        <w:t xml:space="preserve">מרש</w:t>
      </w:r>
      <w:ins w:id="91841" w:author="מנוע מכני" w:date="2026-10-11T12:04:39Z">
        <w:r>
          <w:rPr>
            <w:rStyle w:val="2fb"/>
            <w:rFonts w:ascii="FontbitDavid" w:hAnsi="FontbitDavid" w:hint="cs"/>
            <w:sz w:val="24"/>
            <w:rtl/>
          </w:rPr>
          <w:t xml:space="preserve">ב"מ</w:t>
        </w:r>
      </w:ins>
      <w:del w:id="91842" w:author="מנוע מכני" w:date="2026-10-11T12:04:39Z">
        <w:r>
          <w:rPr>
            <w:rFonts w:ascii="FontbitDavid" w:hAnsi="FontbitDavid" w:hint="cs"/>
            <w:sz w:val="24"/>
            <w:rtl/>
          </w:rPr>
          <w:delText xml:space="preserve">ב''מ</w:delText>
        </w:r>
      </w:del>
      <w:r w:rsidRPr="00B078C3">
        <w:rPr>
          <w:rFonts w:ascii="FontbitDavid" w:hAnsi="FontbitDavid"/>
          <w:sz w:val="24"/>
          <w:rtl/>
        </w:rPr>
        <w:t xml:space="preserve">: </w:t>
      </w:r>
      <w:r>
        <w:rPr>
          <w:rFonts w:ascii="FontbitDavid" w:hAnsi="FontbitDavid" w:hint="cs"/>
          <w:sz w:val="24"/>
          <w:rtl/>
        </w:rPr>
        <w:t>'</w:t>
      </w:r>
      <w:r>
        <w:rPr>
          <w:rStyle w:val="afffff0"/>
          <w:rFonts w:ascii="FontbitDavid" w:hAnsi="FontbitDavid"/>
          <w:sz w:val="24"/>
          <w:rtl/>
        </w:rPr>
        <w:t xml:space="preserve">ויבן </w:t>
      </w:r>
      <w:r>
        <w:rPr>
          <w:rStyle w:val="afffff0"/>
          <w:rFonts w:ascii="FontbitDavid" w:hAnsi="FontbitDavid"/>
          <w:sz w:val="24"/>
          <w:rtl/>
          <w:rPrChange w:id="9043" w:author="מנוע פסוקים" w:date="2026-10-11T09:23:42Z">
            <w:rPr>
              <w:rStyle w:val="afffff0"/>
              <w:rFonts w:ascii="FontbitDavid" w:hAnsi="FontbitDavid"/>
              <w:sz w:val="24"/>
              <w:rtl/>
            </w:rPr>
          </w:rPrChange>
        </w:rPr>
        <w:t xml:space="preserve">ה</w:t>
      </w:r>
      <w:r>
        <w:rPr>
          <w:rStyle w:val="afffff0"/>
          <w:rFonts w:ascii="FontbitDavid" w:hAnsi="FontbitDavid"/>
          <w:sz w:val="24"/>
          <w:rtl/>
          <w:rPrChange w:id="9044" w:author="מנוע פסוקים" w:date="2026-10-11T09:23:42Z">
            <w:rPr>
              <w:rFonts w:ascii="FontbitDavid" w:hAnsi="FontbitDavid"/>
              <w:sz w:val="24"/>
              <w:rtl/>
            </w:rPr>
          </w:rPrChange>
        </w:rPr>
        <w:t xml:space="preserve">' אלהים את הצלע אשר לקח מן האדם לאשה ויביאה אל האדם</w:t>
      </w:r>
      <w:r>
        <w:rPr>
          <w:rFonts w:ascii="FontbitDavid" w:hAnsi="FontbitDavid" w:hint="cs"/>
          <w:sz w:val="24"/>
          <w:rtl/>
        </w:rPr>
        <w:t>'</w:t>
      </w:r>
      <w:r w:rsidRPr="00B078C3">
        <w:rPr>
          <w:rFonts w:ascii="FontbitDavid" w:hAnsi="FontbitDavid"/>
          <w:sz w:val="24"/>
          <w:rtl/>
        </w:rPr>
        <w:t xml:space="preserve"> - מלמד שקלעה </w:t>
      </w:r>
      <w:r w:rsidRPr="00172AE0">
        <w:rPr>
          <w:rFonts w:ascii="FontbitDavid" w:hAnsi="FontbitDavid"/>
          <w:sz w:val="24"/>
          <w:rtl/>
        </w:rPr>
        <w:t xml:space="preserve">הק</w:t>
      </w:r>
      <w:ins w:id="91843" w:author="מנוע מכני" w:date="2026-10-11T12:04:39Z">
        <w:r>
          <w:rPr>
            <w:rFonts w:ascii="FontbitDavid" w:hAnsi="FontbitDavid"/>
            <w:sz w:val="24"/>
            <w:rtl/>
          </w:rPr>
          <w:t xml:space="preserve">ב"ה</w:t>
        </w:r>
      </w:ins>
      <w:del w:id="91844" w:author="מנוע מכני" w:date="2026-10-11T12:04:39Z">
        <w:r w:rsidRPr="00172AE0">
          <w:rPr>
            <w:rFonts w:ascii="FontbitDavid" w:hAnsi="FontbitDavid"/>
            <w:sz w:val="24"/>
            <w:rtl/>
          </w:rPr>
          <w:delText xml:space="preserve">ב''ה</w:delText>
        </w:r>
      </w:del>
      <w:r w:rsidRPr="00B078C3">
        <w:rPr>
          <w:rFonts w:ascii="FontbitDavid" w:hAnsi="FontbitDavid"/>
          <w:sz w:val="24"/>
          <w:rtl/>
        </w:rPr>
        <w:t xml:space="preserve"> לחוה והביאה אצל אדם הראשון, שכן בכרכי הים קורין לקלעיתא בנייתא.</w:t>
      </w:r>
    </w:p>
    <w:p>
      <w:pPr>
        <w:pStyle w:val="38"/>
        <w:rPr>
          <w:ins w:id="100518" w:author="מנוע מכני" w:date="2026-10-11T12:04:39Z"/>
        </w:rPr>
      </w:pPr>
      <w:r>
        <w:t xml:space="preserve">ורש</w:t>
      </w:r>
      <w:ins w:id="91845" w:author="מנוע מכני" w:date="2026-10-11T12:04:39Z">
        <w:r>
          <w:t xml:space="preserve">ב"א</w:t>
        </w:r>
      </w:ins>
      <w:del w:id="91846" w:author="מנוע מכני" w:date="2026-10-11T12:04:39Z">
        <w:r>
          <w:delText xml:space="preserve">ב''א</w:delText>
        </w:r>
      </w:del>
      <w:r w:rsidRPr="00B078C3">
        <w:t xml:space="preserve"> </w:t>
      </w:r>
      <w:r>
        <w:t>–</w:t>
      </w:r>
      <w:r>
        <w:t xml:space="preserve"> כרשב</w:t>
      </w:r>
      <w:ins w:id="91847" w:author="מנוע מכני" w:date="2026-10-11T12:04:39Z">
        <w:r>
          <w:t xml:space="preserve">ר"י</w:t>
        </w:r>
      </w:ins>
      <w:del w:id="91848" w:author="מנוע מכני" w:date="2026-10-11T12:04:39Z">
        <w:r>
          <w:delText xml:space="preserve">ר''י</w:delText>
        </w:r>
      </w:del>
      <w:r w:rsidRPr="00B078C3">
        <w:t xml:space="preserve">:</w:t>
      </w:r>
    </w:p>
    <w:p w:rsidR="00E403F0" w:rsidRPr="00B078C3" w:rsidRDefault="00E403F0" w:rsidP="00E403F0">
      <w:pPr>
        <w:rPr>
          <w:rFonts w:ascii="FontbitDavid" w:hAnsi="FontbitDavid"/>
          <w:sz w:val="24"/>
          <w:rtl/>
        </w:rPr>
      </w:pPr>
      <w:del w:id="1005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מתוך שהתינוק מצוי בבית רבו נכנסת בו ערמומית תחלה.</w:t>
      </w:r>
    </w:p>
    <w:p w:rsidR="00E403F0" w:rsidRDefault="00E403F0" w:rsidP="00E403F0">
      <w:pPr>
        <w:rPr>
          <w:rFonts w:ascii="FontbitDavid" w:hAnsi="FontbitDavid"/>
          <w:b/>
          <w:bCs/>
          <w:sz w:val="24"/>
          <w:rtl/>
        </w:rPr>
      </w:pPr>
    </w:p>
    <w:p>
      <w:pPr>
        <w:pStyle w:val="afffff8"/>
        <w:rPr>
          <w:ins w:id="90291" w:author="קלוד" w:date="2026-10-11T12:23:38Z"/>
        </w:rPr>
      </w:pPr>
      <w:ins w:id="90292" w:author="קלוד" w:date="2026-10-11T12:23:38Z">
        <w:r>
          <w:rPr>
            <w:color w:val="7B3F00"/>
          </w:rPr>
          <w:t xml:space="preserve">תוך זמן - האם כלפני זמן או כלאחר זמן?</w:t>
        </w:r>
      </w:ins>
    </w:p>
    <w:p>
      <w:pPr>
        <w:pStyle w:val="38"/>
        <w:rPr>
          <w:ins w:id="100520" w:author="מנוע מכני" w:date="2026-10-11T12:04:39Z"/>
        </w:rPr>
      </w:pPr>
      <w:r w:rsidRPr="00111789">
        <w:t>איבעיא</w:t>
      </w:r>
      <w:r w:rsidRPr="00B078C3">
        <w:t xml:space="preserve"> להו:</w:t>
      </w:r>
    </w:p>
    <w:p w:rsidR="00E403F0" w:rsidRDefault="00E403F0" w:rsidP="00E403F0">
      <w:pPr>
        <w:rPr>
          <w:rFonts w:ascii="FontbitDavid" w:hAnsi="FontbitDavid"/>
          <w:sz w:val="24"/>
          <w:rtl/>
        </w:rPr>
      </w:pPr>
      <w:del w:id="1005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תוך זמן, כלפני זמן או כלאחר זמן? </w:t>
      </w:r>
    </w:p>
    <w:p>
      <w:pPr>
        <w:pStyle w:val="38"/>
        <w:rPr>
          <w:ins w:id="100522" w:author="מנוע מכני" w:date="2026-10-11T12:04:39Z"/>
        </w:rPr>
      </w:pPr>
      <w:r>
        <w:t>הלכתא</w:t>
      </w:r>
      <w:r w:rsidRPr="00B078C3">
        <w:t xml:space="preserve">?</w:t>
      </w:r>
    </w:p>
    <w:p w:rsidR="00E403F0" w:rsidRDefault="00E403F0" w:rsidP="00E403F0">
      <w:pPr>
        <w:rPr>
          <w:rFonts w:ascii="FontbitDavid" w:hAnsi="FontbitDavid"/>
          <w:sz w:val="24"/>
          <w:rtl/>
        </w:rPr>
      </w:pPr>
      <w:del w:id="100523" w:author="מנוע מכני" w:date="2026-10-11T12:04:39Z">
        <w:r w:rsidRPr="00B078C3">
          <w:rPr>
            <w:rFonts w:ascii="FontbitDavid" w:hAnsi="FontbitDavid"/>
            <w:sz w:val="24"/>
            <w:rtl/>
          </w:rPr>
          <w:delText xml:space="preserve"> </w:delText>
        </w:r>
      </w:del>
      <w:ins w:id="94225" w:author="מנוע מכני" w:date="2026-10-11T12:04:39Z">
        <w:r>
          <w:rPr>
            <w:rFonts w:ascii="FontbitDavid" w:hAnsi="FontbitDavid" w:hint="cs"/>
            <w:sz w:val="24"/>
            <w:rtl/>
          </w:rPr>
          <w:t xml:space="preserve">לא</w:t>
        </w:r>
      </w:ins>
      <w:del w:id="94226"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לענין </w:t>
      </w:r>
      <w:r w:rsidRPr="00B078C3">
        <w:rPr>
          <w:rFonts w:ascii="FontbitDavid" w:hAnsi="FontbitDavid"/>
          <w:sz w:val="24"/>
          <w:rtl/>
        </w:rPr>
        <w:t xml:space="preserve">נדרים </w:t>
      </w:r>
      <w:r>
        <w:rPr>
          <w:rFonts w:ascii="FontbitDavid" w:hAnsi="FontbitDavid" w:hint="cs"/>
          <w:sz w:val="24"/>
          <w:rtl/>
        </w:rPr>
        <w:t xml:space="preserve">דלא דמי </w:t>
      </w:r>
      <w:r>
        <w:rPr>
          <w:rFonts w:ascii="FontbitDavid" w:hAnsi="FontbitDavid" w:hint="cs"/>
          <w:sz w:val="24"/>
          <w:rtl/>
        </w:rPr>
        <w:t xml:space="preserve">לא</w:t>
      </w:r>
      <w:r>
        <w:rPr>
          <w:rFonts w:ascii="FontbitDavid" w:hAnsi="FontbitDavid" w:hint="cs"/>
          <w:sz w:val="24"/>
          <w:rtl/>
        </w:rPr>
        <w:t xml:space="preserve"> כלפני ולא כאחרי זמן </w:t>
      </w:r>
    </w:p>
    <w:p>
      <w:pPr>
        <w:pStyle w:val="38"/>
        <w:rPr>
          <w:ins w:id="100524" w:author="מנוע מכני" w:date="2026-10-11T12:04:39Z"/>
        </w:rPr>
      </w:pPr>
      <w:r w:rsidRPr="00B078C3">
        <w:t xml:space="preserve">אלא, לעונשין </w:t>
      </w:r>
      <w:ins w:id="95879" w:author="מנוע מכני" w:date="2026-10-11T12:04:39Z">
        <w:r>
          <w:t xml:space="preserve">מה</w:t>
        </w:r>
      </w:ins>
      <w:del w:id="95880" w:author="מנוע מכני" w:date="2026-10-11T12:04:39Z">
        <w:r w:rsidRPr="00B078C3">
          <w:delText xml:space="preserve">מאי</w:delText>
        </w:r>
      </w:del>
      <w:r w:rsidRPr="00B078C3">
        <w:t xml:space="preserve">? רב ו</w:t>
      </w:r>
      <w:ins w:id="91849" w:author="מנוע מכני" w:date="2026-10-11T12:04:39Z">
        <w:r>
          <w:t xml:space="preserve">ר"ח</w:t>
        </w:r>
      </w:ins>
      <w:del w:id="91850" w:author="מנוע מכני" w:date="2026-10-11T12:04:39Z">
        <w:r w:rsidRPr="00B078C3">
          <w:delText xml:space="preserve">ר</w:delText>
        </w:r>
        <w:r>
          <w:delText xml:space="preserve">''ח</w:delText>
        </w:r>
      </w:del>
      <w:r>
        <w:t xml:space="preserve">:</w:t>
      </w:r>
    </w:p>
    <w:p w:rsidR="00E403F0" w:rsidRPr="00B078C3" w:rsidRDefault="00E403F0" w:rsidP="00E403F0">
      <w:pPr>
        <w:rPr>
          <w:rFonts w:ascii="FontbitDavid" w:hAnsi="FontbitDavid"/>
          <w:sz w:val="24"/>
          <w:rtl/>
        </w:rPr>
      </w:pPr>
      <w:del w:id="100525" w:author="מנוע מכני" w:date="2026-10-11T12:04:39Z">
        <w:r>
          <w:rPr>
            <w:rFonts w:ascii="FontbitDavid" w:hAnsi="FontbitDavid"/>
            <w:sz w:val="24"/>
            <w:rtl/>
          </w:rPr>
          <w:delText xml:space="preserve"> </w:delText>
        </w:r>
      </w:del>
      <w:r>
        <w:rPr>
          <w:rFonts w:ascii="FontbitDavid" w:hAnsi="FontbitDavid"/>
          <w:sz w:val="24"/>
          <w:rtl/>
        </w:rPr>
        <w:t xml:space="preserve">תוך זמן </w:t>
      </w:r>
      <w:r w:rsidRPr="00B078C3">
        <w:rPr>
          <w:rFonts w:ascii="FontbitDavid" w:hAnsi="FontbitDavid"/>
          <w:sz w:val="24"/>
          <w:rtl/>
        </w:rPr>
        <w:t xml:space="preserve">כלפני זמן, </w:t>
      </w:r>
      <w:r w:rsidRPr="00B078C3">
        <w:rPr>
          <w:rStyle w:val="2fb"/>
          <w:rFonts w:ascii="FontbitDavid" w:hAnsi="FontbitDavid"/>
          <w:sz w:val="24"/>
          <w:rtl/>
        </w:rPr>
        <w:t xml:space="preserve">ר</w:t>
      </w:r>
      <w:ins w:id="91851" w:author="מנוע מכני" w:date="2026-10-11T12:04:39Z">
        <w:r>
          <w:rPr>
            <w:rStyle w:val="2fb"/>
            <w:rFonts w:ascii="FontbitDavid" w:hAnsi="FontbitDavid" w:hint="cs"/>
            <w:sz w:val="24"/>
            <w:rtl/>
          </w:rPr>
          <w:t xml:space="preserve">י"ו</w:t>
        </w:r>
      </w:ins>
      <w:del w:id="91852"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r w:rsidRPr="00B078C3">
        <w:rPr>
          <w:rStyle w:val="2fb"/>
          <w:rFonts w:ascii="FontbitDavid" w:hAnsi="FontbitDavid"/>
          <w:sz w:val="24"/>
          <w:rtl/>
        </w:rPr>
        <w:t>ור</w:t>
      </w:r>
      <w:r>
        <w:rPr>
          <w:rStyle w:val="2fb"/>
          <w:rFonts w:ascii="FontbitDavid" w:hAnsi="FontbitDavid" w:hint="cs"/>
          <w:sz w:val="24"/>
          <w:rtl/>
        </w:rPr>
        <w:t xml:space="preserve">י</w:t>
      </w:r>
      <w:ins w:id="91853" w:author="מנוע מכני" w:date="2026-10-11T12:04:39Z">
        <w:r>
          <w:rPr>
            <w:rStyle w:val="2fb"/>
            <w:rFonts w:ascii="FontbitDavid" w:hAnsi="FontbitDavid" w:hint="cs"/>
            <w:sz w:val="24"/>
            <w:rtl/>
          </w:rPr>
          <w:t xml:space="preserve">ב"ל</w:t>
        </w:r>
      </w:ins>
      <w:del w:id="91854" w:author="מנוע מכני" w:date="2026-10-11T12:04:39Z">
        <w:r>
          <w:rPr>
            <w:rFonts w:ascii="FontbitDavid" w:hAnsi="FontbitDavid" w:hint="cs"/>
            <w:sz w:val="24"/>
            <w:rtl/>
          </w:rPr>
          <w:delText xml:space="preserve">ב''ל</w:delText>
        </w:r>
      </w:del>
      <w:r>
        <w:rPr>
          <w:rFonts w:ascii="FontbitDavid" w:hAnsi="FontbitDavid" w:hint="cs"/>
          <w:sz w:val="24"/>
          <w:rtl/>
        </w:rPr>
        <w:t xml:space="preserve"> </w:t>
      </w:r>
      <w:ins w:id="94227" w:author="מנוע מכני" w:date="2026-10-11T12:04:39Z">
        <w:r>
          <w:rPr>
            <w:rFonts w:ascii="FontbitDavid" w:hAnsi="FontbitDavid"/>
            <w:sz w:val="24"/>
            <w:rtl/>
          </w:rPr>
          <w:t xml:space="preserve">דאמרו</w:t>
        </w:r>
      </w:ins>
      <w:del w:id="94228"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w:t>
      </w:r>
      <w:ins w:id="90221" w:author="Claude - סמנטי" w:date="2026-10-11T12:19:29Z">
        <w:r>
          <w:rPr>
            <w:rFonts w:ascii="FontbitDavid" w:hAnsi="FontbitDavid"/>
            <w:sz w:val="24"/>
            <w:rtl/>
          </w:rPr>
          <w:t xml:space="preserve">שניהם</w:t>
        </w:r>
      </w:ins>
      <w:del w:id="90222" w:author="Claude - סמנטי" w:date="2026-10-11T12:19:29Z">
        <w:r w:rsidRPr="00B078C3">
          <w:rPr>
            <w:rFonts w:ascii="FontbitDavid" w:hAnsi="FontbitDavid"/>
            <w:sz w:val="24"/>
            <w:rtl/>
          </w:rPr>
          <w:delText xml:space="preserve">תרווייהו</w:delText>
        </w:r>
      </w:del>
      <w:r w:rsidRPr="00B078C3">
        <w:rPr>
          <w:rFonts w:ascii="FontbitDavid" w:hAnsi="FontbitDavid"/>
          <w:sz w:val="24"/>
          <w:rtl/>
        </w:rPr>
        <w:t xml:space="preserve">: </w:t>
      </w:r>
      <w:r w:rsidRPr="00213B03">
        <w:rPr>
          <w:rFonts w:ascii="FontbitDavid" w:hAnsi="FontbitDavid"/>
          <w:b/>
          <w:bCs/>
          <w:sz w:val="24"/>
          <w:rtl/>
        </w:rPr>
        <w:t>תוך זמן כלאחר זמן.</w:t>
      </w:r>
    </w:p>
    <w:p>
      <w:pPr>
        <w:pStyle w:val="38"/>
        <w:rPr>
          <w:ins w:id="100526" w:author="מנוע מכני" w:date="2026-10-11T12:04:39Z"/>
        </w:rPr>
      </w:pPr>
      <w:r>
        <w:lastRenderedPageBreak/>
        <w:t xml:space="preserve">רנ</w:t>
      </w:r>
      <w:ins w:id="91855" w:author="מנוע מכני" w:date="2026-10-11T12:04:39Z">
        <w:r>
          <w:t xml:space="preserve">ב"י</w:t>
        </w:r>
      </w:ins>
      <w:del w:id="91856" w:author="מנוע מכני" w:date="2026-10-11T12:04:39Z">
        <w:r>
          <w:lastRenderedPageBreak/>
          <w:delText xml:space="preserve">ב''י</w:delText>
        </w:r>
      </w:del>
      <w:r w:rsidRPr="00B078C3">
        <w:t xml:space="preserve">, וסימניך:</w:t>
      </w:r>
    </w:p>
    <w:p w:rsidR="00E403F0" w:rsidRPr="00B078C3" w:rsidRDefault="00E403F0" w:rsidP="00E403F0">
      <w:pPr>
        <w:rPr>
          <w:rFonts w:ascii="FontbitDavid" w:hAnsi="FontbitDavid"/>
          <w:sz w:val="24"/>
          <w:rtl/>
        </w:rPr>
      </w:pPr>
      <w:del w:id="1005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וזאת לפנים בישראל.</w:t>
      </w:r>
    </w:p>
    <w:p>
      <w:pPr>
        <w:pStyle w:val="38"/>
        <w:rPr>
          <w:ins w:id="100528" w:author="מנוע מכני" w:date="2026-10-11T12:04:39Z"/>
        </w:rPr>
      </w:pPr>
      <w:r w:rsidRPr="00B078C3">
        <w:t xml:space="preserve">מתיב רב המנונא:</w:t>
      </w:r>
    </w:p>
    <w:p w:rsidR="00E403F0" w:rsidRDefault="00E403F0" w:rsidP="00E403F0">
      <w:pPr>
        <w:rPr>
          <w:rFonts w:ascii="FontbitDavid" w:hAnsi="FontbitDavid"/>
          <w:sz w:val="24"/>
          <w:rtl/>
        </w:rPr>
      </w:pPr>
      <w:del w:id="1005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אחר זמן הזה, </w:t>
      </w:r>
      <w:ins w:id="96391" w:author="מנוע מכני" w:date="2026-10-11T12:04:39Z">
        <w:r>
          <w:rPr>
            <w:rFonts w:ascii="FontbitDavid" w:hAnsi="FontbitDavid"/>
            <w:sz w:val="24"/>
            <w:rtl/>
          </w:rPr>
          <w:t xml:space="preserve">אף</w:t>
        </w:r>
      </w:ins>
      <w:del w:id="96392"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שאמרו, אין אנו יודעים לשם מי נדרנו, לשם מי הקדשנו - נדריהם נדר והקדשן הקדש, הא תוך זמן - כלפני זמן! </w:t>
      </w:r>
    </w:p>
    <w:p>
      <w:pPr>
        <w:pStyle w:val="38"/>
        <w:rPr>
          <w:ins w:id="100530" w:author="מנוע מכני" w:date="2026-10-11T12:04:39Z"/>
        </w:rPr>
      </w:pPr>
      <w:ins w:id="91857" w:author="מנוע מכני" w:date="2026-10-11T12:04:39Z">
        <w:r>
          <w:t xml:space="preserve">א"ל</w:t>
        </w:r>
      </w:ins>
      <w:del w:id="91858" w:author="מנוע מכני" w:date="2026-10-11T12:04:39Z">
        <w:r>
          <w:delText xml:space="preserve">א''ל</w:delText>
        </w:r>
      </w:del>
      <w:r w:rsidRPr="00B078C3">
        <w:t xml:space="preserve"> רבא:</w:t>
      </w:r>
    </w:p>
    <w:p w:rsidR="00E403F0" w:rsidRDefault="00E403F0" w:rsidP="00E403F0">
      <w:pPr>
        <w:rPr>
          <w:rFonts w:ascii="FontbitDavid" w:hAnsi="FontbitDavid"/>
          <w:sz w:val="24"/>
          <w:rtl/>
        </w:rPr>
      </w:pPr>
      <w:del w:id="1005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אימא רישא, קודם הזמן הזה, </w:t>
      </w:r>
      <w:ins w:id="96393" w:author="מנוע מכני" w:date="2026-10-11T12:04:39Z">
        <w:r>
          <w:rPr>
            <w:rFonts w:ascii="FontbitDavid" w:hAnsi="FontbitDavid"/>
            <w:sz w:val="24"/>
            <w:rtl/>
          </w:rPr>
          <w:t xml:space="preserve">אף</w:t>
        </w:r>
      </w:ins>
      <w:del w:id="96394"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ע"פ</w:delText>
        </w:r>
      </w:del>
      <w:ins w:id="91859" w:author="מנוע מכני" w:date="2026-10-11T12:04:39Z"/>
      <w:del w:id="91860" w:author="מנוע מכני" w:date="2026-10-11T12:04:39Z">
        <w:r>
          <w:rPr>
            <w:rFonts w:ascii="FontbitDavid" w:hAnsi="FontbitDavid" w:hint="cs"/>
            <w:sz w:val="24"/>
            <w:rtl/>
          </w:rPr>
          <w:delText xml:space="preserve">ע''פ</w:delText>
        </w:r>
      </w:del>
      <w:r>
        <w:rPr>
          <w:rFonts w:ascii="FontbitDavid" w:hAnsi="FontbitDavid" w:hint="cs"/>
          <w:sz w:val="24"/>
          <w:rtl/>
        </w:rPr>
        <w:t xml:space="preserve"> </w:t>
      </w:r>
      <w:r w:rsidRPr="00B078C3">
        <w:rPr>
          <w:rFonts w:ascii="FontbitDavid" w:hAnsi="FontbitDavid"/>
          <w:sz w:val="24"/>
          <w:rtl/>
        </w:rPr>
        <w:t>שאמרו, יודעים אנו לשם מי נדרנו לשם מי הקדשנו - אין נדריהם נד</w:t>
      </w:r>
      <w:r>
        <w:rPr>
          <w:rFonts w:ascii="FontbitDavid" w:hAnsi="FontbitDavid"/>
          <w:sz w:val="24"/>
          <w:rtl/>
        </w:rPr>
        <w:t>ר, ואין הקדשן הקדש, הא תוך זמן</w:t>
      </w:r>
      <w:r w:rsidRPr="00B078C3">
        <w:rPr>
          <w:rFonts w:ascii="FontbitDavid" w:hAnsi="FontbitDavid"/>
          <w:sz w:val="24"/>
          <w:rtl/>
        </w:rPr>
        <w:t xml:space="preserve"> כלאחר זמן! </w:t>
      </w:r>
    </w:p>
    <w:p>
      <w:pPr>
        <w:pStyle w:val="38"/>
        <w:rPr>
          <w:ins w:id="101615" w:author="מנוע מכני" w:date="2026-10-11T12:04:39Z"/>
        </w:rPr>
      </w:pPr>
      <w:r w:rsidRPr="00017C1D">
        <w:t xml:space="preserve">ולא היא,</w:t>
      </w:r>
    </w:p>
    <w:p w:rsidR="00E403F0" w:rsidRPr="00017C1D" w:rsidRDefault="00E403F0" w:rsidP="00E403F0">
      <w:pPr>
        <w:rPr>
          <w:rFonts w:ascii="FontbitDavid" w:hAnsi="FontbitDavid"/>
          <w:spacing w:val="-4"/>
          <w:sz w:val="24"/>
          <w:rtl/>
        </w:rPr>
      </w:pPr>
      <w:del w:id="101616" w:author="מנוע מכני" w:date="2026-10-11T12:04:39Z">
        <w:r w:rsidRPr="00017C1D">
          <w:rPr>
            <w:rFonts w:ascii="FontbitDavid" w:hAnsi="FontbitDavid"/>
            <w:spacing w:val="-4"/>
            <w:sz w:val="24"/>
            <w:rtl/>
          </w:rPr>
          <w:delText xml:space="preserve"> </w:delText>
        </w:r>
      </w:del>
      <w:r w:rsidRPr="00017C1D">
        <w:rPr>
          <w:rStyle w:val="2fb"/>
          <w:rFonts w:ascii="FontbitDavid" w:hAnsi="FontbitDavid"/>
          <w:spacing w:val="-4"/>
          <w:sz w:val="24"/>
          <w:rtl/>
        </w:rPr>
        <w:t xml:space="preserve">רבא</w:t>
      </w:r>
      <w:r w:rsidRPr="00017C1D">
        <w:rPr>
          <w:rFonts w:ascii="FontbitDavid" w:hAnsi="FontbitDavid"/>
          <w:spacing w:val="-4"/>
          <w:sz w:val="24"/>
          <w:rtl/>
        </w:rPr>
        <w:t xml:space="preserve"> קטעי.</w:t>
      </w:r>
      <w:r w:rsidRPr="00017C1D">
        <w:rPr>
          <w:rFonts w:ascii="FontbitDavid" w:hAnsi="FontbitDavid" w:hint="cs"/>
          <w:spacing w:val="-4"/>
          <w:sz w:val="24"/>
          <w:rtl/>
        </w:rPr>
        <w:t xml:space="preserve"> </w:t>
      </w:r>
      <w:r w:rsidRPr="00017C1D">
        <w:rPr>
          <w:rFonts w:ascii="FontbitDavid" w:hAnsi="FontbitDavid"/>
          <w:spacing w:val="-4"/>
          <w:sz w:val="24"/>
          <w:rtl/>
        </w:rPr>
        <w:t xml:space="preserve">הוא סבר: </w:t>
      </w:r>
      <w:r w:rsidRPr="00017C1D">
        <w:rPr>
          <w:rStyle w:val="2fb"/>
          <w:rFonts w:ascii="FontbitDavid" w:hAnsi="FontbitDavid"/>
          <w:spacing w:val="-4"/>
          <w:sz w:val="24"/>
          <w:rtl/>
        </w:rPr>
        <w:t xml:space="preserve">רב המנונא</w:t>
      </w:r>
      <w:r w:rsidRPr="00017C1D">
        <w:rPr>
          <w:rFonts w:ascii="FontbitDavid" w:hAnsi="FontbitDavid"/>
          <w:spacing w:val="-4"/>
          <w:sz w:val="24"/>
          <w:rtl/>
        </w:rPr>
        <w:t xml:space="preserve"> ממשנה יתירה קדייק, ואדדייק מסיפא - לידוק מרישא, </w:t>
      </w:r>
    </w:p>
    <w:p w:rsidR="00E403F0" w:rsidRPr="00017C1D" w:rsidRDefault="00E403F0" w:rsidP="00E403F0">
      <w:pPr>
        <w:pStyle w:val="a3"/>
        <w:rPr>
          <w:spacing w:val="-6"/>
          <w:rtl/>
        </w:rPr>
      </w:pPr>
      <w:r w:rsidRPr="00017C1D">
        <w:rPr>
          <w:spacing w:val="-6"/>
          <w:rtl/>
        </w:rPr>
        <w:t>ולא היא.</w:t>
      </w:r>
      <w:r w:rsidRPr="00017C1D">
        <w:rPr>
          <w:rFonts w:hint="cs"/>
          <w:spacing w:val="-6"/>
          <w:rtl/>
        </w:rPr>
        <w:t xml:space="preserve"> </w:t>
      </w:r>
      <w:r w:rsidRPr="00017C1D">
        <w:rPr>
          <w:rStyle w:val="2fb"/>
          <w:rFonts w:hint="cs"/>
          <w:spacing w:val="-6"/>
          <w:rtl/>
        </w:rPr>
        <w:t xml:space="preserve">ר</w:t>
      </w:r>
      <w:r w:rsidRPr="00017C1D">
        <w:rPr>
          <w:rStyle w:val="2fb"/>
          <w:spacing w:val="-6"/>
          <w:rtl/>
        </w:rPr>
        <w:t xml:space="preserve">ב המנונא</w:t>
      </w:r>
      <w:r w:rsidRPr="00017C1D">
        <w:rPr>
          <w:spacing w:val="-6"/>
          <w:rtl/>
        </w:rPr>
        <w:t xml:space="preserve"> מגופא דמתניתין דייק, הא לאחר זמן </w:t>
      </w:r>
      <w:ins w:id="91861" w:author="מנוע מכני" w:date="2026-10-11T12:04:39Z">
        <w:r>
          <w:rPr>
            <w:spacing w:val="-6"/>
            <w:rtl/>
          </w:rPr>
          <w:t xml:space="preserve">ה"ד</w:t>
        </w:r>
      </w:ins>
      <w:del w:id="91862" w:author="מנוע מכני" w:date="2026-10-11T12:04:39Z">
        <w:r w:rsidRPr="00017C1D">
          <w:rPr>
            <w:spacing w:val="-6"/>
            <w:rtl/>
          </w:rPr>
          <w:delText xml:space="preserve">ה</w:delText>
        </w:r>
        <w:r w:rsidRPr="00017C1D">
          <w:rPr>
            <w:rFonts w:hint="cs"/>
            <w:spacing w:val="-6"/>
            <w:rtl/>
          </w:rPr>
          <w:delText xml:space="preserve">''ד</w:delText>
        </w:r>
      </w:del>
      <w:r w:rsidRPr="00017C1D">
        <w:rPr>
          <w:spacing w:val="-6"/>
          <w:rtl/>
        </w:rPr>
        <w:t xml:space="preserve">? </w:t>
      </w:r>
      <w:ins w:id="97493" w:author="מנוע מכני" w:date="2026-10-11T12:04:39Z">
        <w:r>
          <w:rPr>
            <w:spacing w:val="-6"/>
            <w:rtl/>
          </w:rPr>
          <w:t xml:space="preserve">אם </w:t>
        </w:r>
      </w:ins>
      <w:del w:id="97494" w:author="מנוע מכני" w:date="2026-10-11T12:04:39Z">
        <w:r w:rsidRPr="00017C1D">
          <w:rPr>
            <w:spacing w:val="-6"/>
            <w:rtl/>
          </w:rPr>
          <w:delText xml:space="preserve">אי </w:delText>
        </w:r>
      </w:del>
      <w:r w:rsidRPr="00017C1D">
        <w:rPr>
          <w:spacing w:val="-6"/>
          <w:rtl/>
        </w:rPr>
        <w:t xml:space="preserve">דלא אייתי שתי שערות - קטן הוא, </w:t>
      </w:r>
    </w:p>
    <w:p>
      <w:pPr>
        <w:pStyle w:val="38"/>
        <w:rPr>
          <w:ins w:id="100532" w:author="מנוע מכני" w:date="2026-10-11T12:04:39Z"/>
        </w:rPr>
      </w:pPr>
      <w:r w:rsidRPr="00B078C3">
        <w:t xml:space="preserve">אלא</w:t>
      </w:r>
    </w:p>
    <w:p w:rsidR="00E403F0" w:rsidRPr="00B078C3" w:rsidRDefault="00E403F0" w:rsidP="00E403F0">
      <w:pPr>
        <w:rPr>
          <w:rFonts w:ascii="FontbitDavid" w:hAnsi="FontbitDavid"/>
          <w:sz w:val="24"/>
          <w:rtl/>
        </w:rPr>
      </w:pPr>
      <w:del w:id="1005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דאייתי שתי שערות, וטעמא דלאחר זמן הוא</w:t>
      </w:r>
      <w:r>
        <w:rPr>
          <w:rFonts w:ascii="FontbitDavid" w:hAnsi="FontbitDavid"/>
          <w:sz w:val="24"/>
          <w:rtl/>
        </w:rPr>
        <w:t xml:space="preserve"> דגמר' לה </w:t>
      </w:r>
      <w:ins w:id="90223" w:author="Claude - סמנטי" w:date="2026-10-11T12:19:29Z">
        <w:r>
          <w:rPr>
            <w:rFonts w:ascii="FontbitDavid" w:hAnsi="FontbitDavid"/>
            <w:sz w:val="24"/>
            <w:rtl/>
          </w:rPr>
          <w:t xml:space="preserve">לדבריו</w:t>
        </w:r>
      </w:ins>
      <w:del w:id="90224" w:author="Claude - סמנטי" w:date="2026-10-11T12:19:29Z">
        <w:r>
          <w:rPr>
            <w:rFonts w:ascii="FontbitDavid" w:hAnsi="FontbitDavid"/>
            <w:sz w:val="24"/>
            <w:rtl/>
          </w:rPr>
          <w:delText xml:space="preserve">למילתיה</w:delText>
        </w:r>
      </w:del>
      <w:r>
        <w:rPr>
          <w:rFonts w:ascii="FontbitDavid" w:hAnsi="FontbitDavid"/>
          <w:sz w:val="24"/>
          <w:rtl/>
        </w:rPr>
        <w:t xml:space="preserve">, הא תוך זמן </w:t>
      </w:r>
      <w:r w:rsidRPr="00B078C3">
        <w:rPr>
          <w:rFonts w:ascii="FontbitDavid" w:hAnsi="FontbitDavid"/>
          <w:sz w:val="24"/>
          <w:rtl/>
        </w:rPr>
        <w:t>כלפני זמן.</w:t>
      </w:r>
    </w:p>
    <w:p w:rsidR="00E403F0" w:rsidRDefault="00E403F0" w:rsidP="00E403F0">
      <w:pPr>
        <w:pStyle w:val="afff3"/>
        <w:framePr w:wrap="around"/>
        <w:rPr>
          <w:rtl/>
        </w:rPr>
      </w:pPr>
      <w:r>
        <w:rPr>
          <w:rFonts w:hint="cs"/>
          <w:rtl/>
        </w:rPr>
        <w:t>מו.</w:t>
      </w:r>
    </w:p>
    <w:p w:rsidR="00E403F0" w:rsidRDefault="00E403F0" w:rsidP="00E403F0">
      <w:pPr>
        <w:rPr>
          <w:rFonts w:ascii="FontbitDavid" w:hAnsi="FontbitDavid"/>
          <w:b/>
          <w:bCs/>
          <w:sz w:val="24"/>
          <w:rtl/>
        </w:rPr>
      </w:pPr>
    </w:p>
    <w:p>
      <w:pPr>
        <w:pStyle w:val="38"/>
        <w:rPr>
          <w:ins w:id="100534" w:author="מנוע מכני" w:date="2026-10-11T12:04:39Z"/>
        </w:rPr>
      </w:pPr>
      <w:r w:rsidRPr="00735714">
        <w:t>ועוד</w:t>
      </w:r>
      <w:r w:rsidRPr="00B078C3">
        <w:t xml:space="preserve">, מתיב רבי זירא:</w:t>
      </w:r>
    </w:p>
    <w:p w:rsidR="00E403F0" w:rsidRPr="00B078C3" w:rsidRDefault="00E403F0" w:rsidP="00E403F0">
      <w:pPr>
        <w:rPr>
          <w:rFonts w:ascii="FontbitDavid" w:hAnsi="FontbitDavid"/>
          <w:sz w:val="24"/>
          <w:rtl/>
        </w:rPr>
      </w:pPr>
      <w:del w:id="100535" w:author="מנוע מכני" w:date="2026-10-11T12:04:39Z">
        <w:r w:rsidRPr="00B078C3">
          <w:rPr>
            <w:rFonts w:ascii="FontbitDavid" w:hAnsi="FontbitDavid"/>
            <w:sz w:val="24"/>
            <w:rtl/>
          </w:rPr>
          <w:delText xml:space="preserve"> </w:delText>
        </w:r>
      </w:del>
      <w:r w:rsidRPr="00735714">
        <w:rPr>
          <w:rFonts w:ascii="FontbitDavid" w:hAnsi="FontbitDavid" w:hint="cs"/>
          <w:b/>
          <w:bCs/>
          <w:sz w:val="24"/>
          <w:rtl/>
        </w:rPr>
        <w:t>'</w:t>
      </w:r>
      <w:r w:rsidRPr="00735714">
        <w:rPr>
          <w:rStyle w:val="afffff0"/>
          <w:rFonts w:ascii="FontbitDavid" w:hAnsi="FontbitDavid"/>
          <w:b/>
          <w:bCs/>
          <w:sz w:val="24"/>
          <w:rtl/>
        </w:rPr>
        <w:t>איש</w:t>
      </w:r>
      <w:r w:rsidRPr="00B078C3">
        <w:rPr>
          <w:rStyle w:val="afffff0"/>
          <w:rFonts w:ascii="FontbitDavid" w:hAnsi="FontbitDavid"/>
          <w:sz w:val="24"/>
          <w:rtl/>
        </w:rPr>
        <w:t xml:space="preserve"> כי יפליא לנדור נדר</w:t>
      </w:r>
      <w:r>
        <w:rPr>
          <w:rFonts w:ascii="FontbitDavid" w:hAnsi="FontbitDavid" w:hint="cs"/>
          <w:sz w:val="24"/>
          <w:rtl/>
        </w:rPr>
        <w:t xml:space="preserve">'- </w:t>
      </w:r>
      <w:r w:rsidRPr="00B078C3">
        <w:rPr>
          <w:rFonts w:ascii="FontbitDavid" w:hAnsi="FontbitDavid"/>
          <w:sz w:val="24"/>
          <w:rtl/>
        </w:rPr>
        <w:t>לרבות בן י"ג שנה ויום אחד, שאע"פ שאינו יודע להפליא - נדריו קיימין.</w:t>
      </w:r>
    </w:p>
    <w:p w:rsidR="00E403F0" w:rsidRPr="00B078C3" w:rsidRDefault="00E403F0" w:rsidP="00E403F0">
      <w:pPr>
        <w:rPr>
          <w:rFonts w:ascii="FontbitDavid" w:hAnsi="FontbitDavid"/>
          <w:sz w:val="24"/>
          <w:rtl/>
        </w:rPr>
      </w:pPr>
      <w:r w:rsidRPr="00B078C3">
        <w:rPr>
          <w:rFonts w:ascii="FontbitDavid" w:hAnsi="FontbitDavid"/>
          <w:sz w:val="24"/>
          <w:rtl/>
        </w:rPr>
        <w:t xml:space="preserve">ה"ד? </w:t>
      </w:r>
      <w:ins w:id="97495" w:author="מנוע מכני" w:date="2026-10-11T12:04:39Z">
        <w:r>
          <w:rPr>
            <w:rFonts w:ascii="FontbitDavid" w:hAnsi="FontbitDavid"/>
            <w:sz w:val="24"/>
            <w:rtl/>
          </w:rPr>
          <w:t xml:space="preserve">אם </w:t>
        </w:r>
      </w:ins>
      <w:del w:id="9749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דלא אייתי שתי שערות - ק</w:t>
      </w:r>
      <w:r>
        <w:rPr>
          <w:rFonts w:ascii="FontbitDavid" w:hAnsi="FontbitDavid"/>
          <w:sz w:val="24"/>
          <w:rtl/>
        </w:rPr>
        <w:t xml:space="preserve">טן הוא, אלא </w:t>
      </w:r>
      <w:ins w:id="94229" w:author="מנוע מכני" w:date="2026-10-11T12:04:39Z">
        <w:r>
          <w:rPr>
            <w:rFonts w:ascii="FontbitDavid" w:hAnsi="FontbitDavid"/>
            <w:sz w:val="24"/>
            <w:rtl/>
          </w:rPr>
          <w:t xml:space="preserve">לא</w:t>
        </w:r>
      </w:ins>
      <w:del w:id="94230" w:author="מנוע מכני" w:date="2026-10-11T12:04:39Z">
        <w:r>
          <w:rPr>
            <w:rFonts w:ascii="FontbitDavid" w:hAnsi="FontbitDavid"/>
            <w:sz w:val="24"/>
            <w:rtl/>
          </w:rPr>
          <w:delText xml:space="preserve">לאו</w:delText>
        </w:r>
      </w:del>
      <w:r>
        <w:rPr>
          <w:rFonts w:ascii="FontbitDavid" w:hAnsi="FontbitDavid"/>
          <w:sz w:val="24"/>
          <w:rtl/>
        </w:rPr>
        <w:t xml:space="preserve"> דאייתי שתי שערות, וטעמא</w:t>
      </w:r>
      <w:r w:rsidRPr="00B078C3">
        <w:rPr>
          <w:rFonts w:ascii="FontbitDavid" w:hAnsi="FontbitDavid"/>
          <w:sz w:val="24"/>
          <w:rtl/>
        </w:rPr>
        <w:t xml:space="preserve"> דבן י"ג ויום אחד הוא </w:t>
      </w:r>
      <w:ins w:id="97763" w:author="מנוע מכני" w:date="2026-10-11T12:04:39Z">
        <w:r>
          <w:rPr>
            <w:rFonts w:ascii="FontbitDavid" w:hAnsi="FontbitDavid"/>
            <w:sz w:val="24"/>
            <w:rtl/>
          </w:rPr>
          <w:t xml:space="preserve">דהיה</w:t>
        </w:r>
      </w:ins>
      <w:del w:id="97764"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w:t>
      </w:r>
      <w:ins w:id="95881" w:author="מנוע מכני" w:date="2026-10-11T12:04:39Z">
        <w:r>
          <w:rPr>
            <w:rFonts w:ascii="FontbitDavid" w:hAnsi="FontbitDavid"/>
            <w:sz w:val="24"/>
            <w:rtl/>
          </w:rPr>
          <w:t xml:space="preserve">לו</w:t>
        </w:r>
      </w:ins>
      <w:del w:id="9588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איש, הא תוך זמן - כלפני זמן! תיובתא.</w:t>
      </w:r>
    </w:p>
    <w:p>
      <w:pPr>
        <w:pStyle w:val="38"/>
        <w:rPr>
          <w:ins w:id="100536" w:author="מנוע מכני" w:date="2026-10-11T12:04:39Z"/>
        </w:rPr>
      </w:pPr>
      <w:r w:rsidRPr="00B078C3">
        <w:t xml:space="preserve">אר"נ:</w:t>
      </w:r>
    </w:p>
    <w:p w:rsidR="00E403F0" w:rsidRPr="00B078C3" w:rsidRDefault="00E403F0" w:rsidP="00E403F0">
      <w:pPr>
        <w:pStyle w:val="a3"/>
        <w:rPr>
          <w:rtl/>
        </w:rPr>
      </w:pPr>
      <w:del w:id="100537" w:author="מנוע מכני" w:date="2026-10-11T12:04:39Z">
        <w:r w:rsidRPr="00B078C3">
          <w:rPr>
            <w:rtl/>
          </w:rPr>
          <w:delText xml:space="preserve"> </w:delText>
        </w:r>
      </w:del>
      <w:r w:rsidRPr="00B078C3">
        <w:rPr>
          <w:rtl/>
        </w:rPr>
        <w:t xml:space="preserve">כתנ</w:t>
      </w:r>
      <w:r>
        <w:rPr>
          <w:rtl/>
        </w:rPr>
        <w:t xml:space="preserve">אי, בן ט' שנים שהביא ב' שערות </w:t>
      </w:r>
      <w:r w:rsidRPr="00B078C3">
        <w:rPr>
          <w:rtl/>
        </w:rPr>
        <w:t>שומא</w:t>
      </w:r>
      <w:r>
        <w:rPr>
          <w:rtl/>
        </w:rPr>
        <w:t xml:space="preserve">, מבן ט' ועד י"ב שנה ויום אחד </w:t>
      </w:r>
      <w:r w:rsidRPr="00B078C3">
        <w:rPr>
          <w:rtl/>
        </w:rPr>
        <w:t>שומא</w:t>
      </w:r>
      <w:r>
        <w:rPr>
          <w:rFonts w:hint="cs"/>
          <w:rtl/>
        </w:rPr>
        <w:t>,</w:t>
      </w:r>
      <w:r w:rsidRPr="00B078C3">
        <w:rPr>
          <w:rtl/>
        </w:rPr>
        <w:t xml:space="preserve"> </w:t>
      </w:r>
      <w:r w:rsidRPr="00B078C3">
        <w:rPr>
          <w:rStyle w:val="2fb"/>
          <w:rtl/>
        </w:rPr>
        <w:t xml:space="preserve">ר</w:t>
      </w:r>
      <w:r>
        <w:rPr>
          <w:rStyle w:val="2fb"/>
          <w:rFonts w:hint="cs"/>
          <w:rtl/>
        </w:rPr>
        <w:t xml:space="preserve">י</w:t>
      </w:r>
      <w:ins w:id="91863" w:author="מנוע מכני" w:date="2026-10-11T12:04:39Z">
        <w:r>
          <w:rPr>
            <w:rStyle w:val="2fb"/>
            <w:rFonts w:hint="cs"/>
            <w:rtl/>
          </w:rPr>
          <w:t xml:space="preserve">ב"י</w:t>
        </w:r>
      </w:ins>
      <w:del w:id="91864" w:author="מנוע מכני" w:date="2026-10-11T12:04:39Z">
        <w:r>
          <w:rPr>
            <w:rFonts w:hint="cs"/>
            <w:rtl/>
          </w:rPr>
          <w:delText xml:space="preserve">ב''י</w:delText>
        </w:r>
      </w:del>
      <w:r w:rsidRPr="00B078C3">
        <w:rPr>
          <w:rtl/>
        </w:rPr>
        <w:t>: סימן.</w:t>
      </w:r>
    </w:p>
    <w:p w:rsidR="00E403F0" w:rsidRPr="00B078C3" w:rsidRDefault="00E403F0" w:rsidP="00E403F0">
      <w:pPr>
        <w:rPr>
          <w:rFonts w:ascii="FontbitDavid" w:hAnsi="FontbitDavid"/>
          <w:sz w:val="24"/>
          <w:rtl/>
        </w:rPr>
      </w:pPr>
      <w:r w:rsidRPr="00B078C3">
        <w:rPr>
          <w:rFonts w:ascii="FontbitDavid" w:hAnsi="FontbitDavid"/>
          <w:sz w:val="24"/>
          <w:rtl/>
        </w:rPr>
        <w:t>בן י"ג שנה ויום אחד - דברי הכל סימן.</w:t>
      </w:r>
    </w:p>
    <w:p w:rsidR="00E403F0" w:rsidRDefault="00E403F0" w:rsidP="00E403F0">
      <w:pPr>
        <w:rPr>
          <w:rFonts w:ascii="FontbitDavid" w:hAnsi="FontbitDavid"/>
          <w:sz w:val="24"/>
          <w:rtl/>
        </w:rPr>
      </w:pPr>
      <w:r w:rsidRPr="00B078C3">
        <w:rPr>
          <w:rFonts w:ascii="FontbitDavid" w:hAnsi="FontbitDavid"/>
          <w:sz w:val="24"/>
          <w:rtl/>
        </w:rPr>
        <w:t xml:space="preserve">הא גופא </w:t>
      </w:r>
      <w:ins w:id="97165" w:author="מנוע מכני" w:date="2026-10-11T12:04:39Z">
        <w:r>
          <w:rPr>
            <w:rFonts w:ascii="FontbitDavid" w:hAnsi="FontbitDavid"/>
            <w:sz w:val="24"/>
            <w:rtl/>
          </w:rPr>
          <w:t xml:space="preserve">קשה</w:t>
        </w:r>
      </w:ins>
      <w:del w:id="97166"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אמרת מבן ט' ועד י"ב שנה ויום אחד - שומא הא י"ג שנה גופא - סימן, </w:t>
      </w:r>
    </w:p>
    <w:p w:rsidR="00E403F0" w:rsidRDefault="00E403F0" w:rsidP="00E403F0">
      <w:pPr>
        <w:rPr>
          <w:rFonts w:ascii="FontbitDavid" w:hAnsi="FontbitDavid"/>
          <w:sz w:val="24"/>
          <w:rtl/>
        </w:rPr>
      </w:pPr>
      <w:ins w:id="94231" w:author="מנוע מכני" w:date="2026-10-11T12:04:39Z">
        <w:r>
          <w:rPr>
            <w:rFonts w:ascii="FontbitDavid" w:hAnsi="FontbitDavid"/>
            <w:sz w:val="24"/>
            <w:rtl/>
          </w:rPr>
          <w:t xml:space="preserve">ואח"כ</w:t>
        </w:r>
      </w:ins>
      <w:del w:id="94232" w:author="מנוע מכני" w:date="2026-10-11T12:04:39Z">
        <w:r w:rsidRPr="00B078C3">
          <w:rPr>
            <w:rFonts w:ascii="FontbitDavid" w:hAnsi="FontbitDavid"/>
            <w:sz w:val="24"/>
            <w:rtl/>
          </w:rPr>
          <w:delText xml:space="preserve">והדר</w:delText>
        </w:r>
      </w:del>
      <w:r w:rsidRPr="00B078C3">
        <w:rPr>
          <w:rFonts w:ascii="FontbitDavid" w:hAnsi="FontbitDavid"/>
          <w:sz w:val="24"/>
          <w:rtl/>
        </w:rPr>
        <w:t xml:space="preserve"> תני בן י"ג שנה ויום אחד סימן, הא י"ג שנה גופא - שומא! </w:t>
      </w:r>
    </w:p>
    <w:p w:rsidR="00E403F0" w:rsidRDefault="00E403F0" w:rsidP="00E403F0">
      <w:pPr>
        <w:rPr>
          <w:rFonts w:ascii="FontbitDavid" w:hAnsi="FontbitDavid"/>
          <w:sz w:val="24"/>
          <w:rtl/>
        </w:rPr>
      </w:pPr>
      <w:ins w:id="95883" w:author="מנוע מכני" w:date="2026-10-11T12:04:39Z">
        <w:r>
          <w:rPr>
            <w:rFonts w:ascii="FontbitDavid" w:hAnsi="FontbitDavid"/>
            <w:sz w:val="24"/>
            <w:rtl/>
          </w:rPr>
          <w:t xml:space="preserve">מה</w:t>
        </w:r>
      </w:ins>
      <w:del w:id="9588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4233" w:author="מנוע מכני" w:date="2026-10-11T12:04:39Z">
        <w:r>
          <w:rPr>
            <w:rFonts w:ascii="FontbitDavid" w:hAnsi="FontbitDavid"/>
            <w:sz w:val="24"/>
            <w:rtl/>
          </w:rPr>
          <w:t xml:space="preserve">לא</w:t>
        </w:r>
      </w:ins>
      <w:del w:id="9423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תנאי היא, דמר סבר תוך זמן - כלאחר זמן, ומר סבר - תוך זמן - כלפני זמן? </w:t>
      </w:r>
    </w:p>
    <w:p>
      <w:pPr>
        <w:pStyle w:val="38"/>
        <w:rPr>
          <w:ins w:id="101617" w:author="מנוע מכני" w:date="2026-10-11T12:04:39Z"/>
        </w:rPr>
      </w:pPr>
      <w:r w:rsidRPr="00E87E21">
        <w:tab/>
      </w:r>
      <w:r w:rsidRPr="00E87E21">
        <w:tab/>
        <w:t xml:space="preserve">לא</w:t>
      </w:r>
      <w:r w:rsidRPr="00E87E21">
        <w:tab/>
        <w:t xml:space="preserve">,</w:t>
      </w:r>
    </w:p>
    <w:p w:rsidR="00E403F0" w:rsidRPr="00E87E21" w:rsidRDefault="00E403F0" w:rsidP="00E403F0">
      <w:pPr>
        <w:rPr>
          <w:rFonts w:ascii="FontbitDavid" w:hAnsi="FontbitDavid"/>
          <w:spacing w:val="-6"/>
          <w:sz w:val="24"/>
          <w:rtl/>
        </w:rPr>
      </w:pPr>
      <w:del w:id="101618" w:author="מנוע מכני" w:date="2026-10-11T12:04:39Z">
        <w:r w:rsidRPr="00E87E21">
          <w:rPr>
            <w:rFonts w:ascii="FontbitDavid" w:hAnsi="FontbitDavid"/>
            <w:spacing w:val="-6"/>
            <w:sz w:val="24"/>
            <w:rtl/>
          </w:rPr>
          <w:tab/>
          <w:delText xml:space="preserve"> </w:delText>
        </w:r>
      </w:del>
      <w:ins w:id="97815" w:author="מנוע מכני" w:date="2026-10-11T12:04:39Z">
        <w:r>
          <w:rPr>
            <w:rFonts w:ascii="FontbitDavid" w:hAnsi="FontbitDavid"/>
            <w:spacing w:val="-6"/>
            <w:sz w:val="24"/>
            <w:rtl/>
          </w:rPr>
          <w:t xml:space="preserve">דלכ"ע</w:t>
        </w:r>
      </w:ins>
      <w:del w:id="97816" w:author="מנוע מכני" w:date="2026-10-11T12:04:39Z">
        <w:r w:rsidRPr="00E87E21">
          <w:rPr>
            <w:rFonts w:ascii="FontbitDavid" w:hAnsi="FontbitDavid"/>
            <w:spacing w:val="-6"/>
            <w:sz w:val="24"/>
            <w:rtl/>
          </w:rPr>
          <w:tab/>
          <w:delText xml:space="preserve">דכ"ע</w:delText>
        </w:r>
      </w:del>
      <w:r w:rsidRPr="00E87E21">
        <w:rPr>
          <w:rFonts w:ascii="FontbitDavid" w:hAnsi="FontbitDavid"/>
          <w:spacing w:val="-6"/>
          <w:sz w:val="24"/>
          <w:rtl/>
        </w:rPr>
        <w:tab/>
        <w:t xml:space="preserve"> - תוך זמן כלפני זמן, ואידי ואידי בתינוקת, ורישא </w:t>
      </w:r>
      <w:r w:rsidRPr="00E87E21">
        <w:rPr>
          <w:rStyle w:val="2fb"/>
          <w:rFonts w:ascii="FontbitDavid" w:hAnsi="FontbitDavid"/>
          <w:spacing w:val="-6"/>
          <w:sz w:val="24"/>
          <w:rtl/>
        </w:rPr>
        <w:tab/>
        <w:t xml:space="preserve">רבי</w:t>
      </w:r>
      <w:r w:rsidRPr="00E87E21">
        <w:rPr>
          <w:rFonts w:ascii="FontbitDavid" w:hAnsi="FontbitDavid"/>
          <w:spacing w:val="-6"/>
          <w:sz w:val="24"/>
          <w:rtl/>
        </w:rPr>
        <w:tab/>
        <w:t xml:space="preserve">, וסיפא </w:t>
      </w:r>
      <w:r w:rsidRPr="00E87E21">
        <w:rPr>
          <w:rStyle w:val="2fb"/>
          <w:rFonts w:ascii="FontbitDavid" w:hAnsi="FontbitDavid"/>
          <w:spacing w:val="-6"/>
          <w:sz w:val="24"/>
          <w:rtl/>
        </w:rPr>
        <w:tab/>
        <w:t xml:space="preserve">ר"ש</w:t>
      </w:r>
      <w:r w:rsidRPr="00E87E21">
        <w:rPr>
          <w:rFonts w:ascii="FontbitDavid" w:hAnsi="FontbitDavid"/>
          <w:spacing w:val="-6"/>
          <w:sz w:val="24"/>
          <w:rtl/>
        </w:rPr>
        <w:tab/>
        <w:t xml:space="preserve"> בן אלעזר.</w:t>
      </w:r>
    </w:p>
    <w:p>
      <w:pPr>
        <w:pStyle w:val="38"/>
        <w:rPr>
          <w:ins w:id="100538" w:author="מנוע מכני" w:date="2026-10-11T12:04:39Z"/>
        </w:rPr>
      </w:pPr>
      <w:r w:rsidRPr="00B078C3">
        <w:t xml:space="preserve">וא</w:t>
      </w:r>
      <w:ins w:id="91865" w:author="מנוע מכני" w:date="2026-10-11T12:04:39Z">
        <w:r>
          <w:t xml:space="preserve">ב"א</w:t>
        </w:r>
      </w:ins>
    </w:p>
    <w:p w:rsidR="00E403F0" w:rsidRPr="00B078C3" w:rsidRDefault="00E403F0" w:rsidP="00E403F0">
      <w:pPr>
        <w:ind w:firstLine="254"/>
        <w:rPr>
          <w:rFonts w:ascii="FontbitDavid" w:hAnsi="FontbitDavid"/>
          <w:sz w:val="24"/>
          <w:rtl/>
        </w:rPr>
      </w:pPr>
      <w:del w:id="91866" w:author="מנוע מכני" w:date="2026-10-11T12:04:39Z">
        <w:r w:rsidRPr="00B078C3">
          <w:rPr>
            <w:rFonts w:ascii="FontbitDavid" w:hAnsi="FontbitDavid"/>
            <w:sz w:val="24"/>
            <w:rtl/>
          </w:rPr>
          <w:delText xml:space="preserve">ב''א</w:delText>
        </w:r>
      </w:del>
      <w:del w:id="1005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 הא והא בתינוק, ורישא - </w:t>
      </w:r>
      <w:r w:rsidRPr="00B078C3">
        <w:rPr>
          <w:rStyle w:val="2fb"/>
          <w:rFonts w:ascii="FontbitDavid" w:hAnsi="FontbitDavid"/>
          <w:sz w:val="24"/>
          <w:rtl/>
        </w:rPr>
        <w:t xml:space="preserve">ר"ש</w:t>
      </w:r>
      <w:r w:rsidRPr="00B078C3">
        <w:rPr>
          <w:rFonts w:ascii="FontbitDavid" w:hAnsi="FontbitDavid"/>
          <w:sz w:val="24"/>
          <w:rtl/>
        </w:rPr>
        <w:t xml:space="preserve"> בן אלעזר, וסיפא - </w:t>
      </w:r>
      <w:r w:rsidRPr="00B078C3">
        <w:rPr>
          <w:rStyle w:val="2fb"/>
          <w:rFonts w:ascii="FontbitDavid" w:hAnsi="FontbitDavid"/>
          <w:sz w:val="24"/>
          <w:rtl/>
        </w:rPr>
        <w:t xml:space="preserve">רבי</w:t>
      </w:r>
      <w:r w:rsidRPr="00B078C3">
        <w:rPr>
          <w:rFonts w:ascii="FontbitDavid" w:hAnsi="FontbitDavid"/>
          <w:sz w:val="24"/>
          <w:rtl/>
        </w:rPr>
        <w:t xml:space="preserve">.</w:t>
      </w:r>
    </w:p>
    <w:p>
      <w:pPr>
        <w:pStyle w:val="38"/>
        <w:rPr>
          <w:ins w:id="100540" w:author="מנוע מכני" w:date="2026-10-11T12:04:39Z"/>
        </w:rPr>
      </w:pPr>
      <w:r w:rsidRPr="00B078C3">
        <w:t xml:space="preserve">וא</w:t>
      </w:r>
      <w:ins w:id="91867" w:author="מנוע מכני" w:date="2026-10-11T12:04:39Z">
        <w:r>
          <w:t xml:space="preserve">ב"א</w:t>
        </w:r>
      </w:ins>
      <w:del w:id="91868" w:author="מנוע מכני" w:date="2026-10-11T12:04:39Z">
        <w:r w:rsidRPr="00B078C3">
          <w:delText xml:space="preserve">ב''א</w:delText>
        </w:r>
      </w:del>
      <w:r w:rsidRPr="00B078C3">
        <w:t xml:space="preserve">:</w:t>
      </w:r>
    </w:p>
    <w:p w:rsidR="00E403F0" w:rsidRPr="00B078C3" w:rsidRDefault="00E403F0" w:rsidP="00E403F0">
      <w:pPr>
        <w:ind w:firstLine="254"/>
        <w:rPr>
          <w:rFonts w:ascii="FontbitDavid" w:hAnsi="FontbitDavid"/>
          <w:sz w:val="24"/>
          <w:rtl/>
        </w:rPr>
      </w:pPr>
      <w:del w:id="10054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 והא - </w:t>
      </w:r>
      <w:r w:rsidRPr="00B078C3">
        <w:rPr>
          <w:rStyle w:val="2fb"/>
          <w:rFonts w:ascii="FontbitDavid" w:hAnsi="FontbitDavid"/>
          <w:sz w:val="24"/>
          <w:rtl/>
        </w:rPr>
        <w:t xml:space="preserve">רבי</w:t>
      </w:r>
      <w:r w:rsidRPr="00B078C3">
        <w:rPr>
          <w:rFonts w:ascii="FontbitDavid" w:hAnsi="FontbitDavid"/>
          <w:sz w:val="24"/>
          <w:rtl/>
        </w:rPr>
        <w:t xml:space="preserve">, הא - בתינוק, הא - בתינוקת.</w:t>
      </w:r>
    </w:p>
    <w:p>
      <w:pPr>
        <w:pStyle w:val="38"/>
        <w:rPr>
          <w:ins w:id="100542" w:author="מנוע מכני" w:date="2026-10-11T12:04:39Z"/>
        </w:rPr>
      </w:pPr>
      <w:r w:rsidRPr="00B078C3">
        <w:t xml:space="preserve">ואב"א:</w:t>
      </w:r>
    </w:p>
    <w:p w:rsidR="00E403F0" w:rsidRPr="00B078C3" w:rsidRDefault="00E403F0" w:rsidP="00E403F0">
      <w:pPr>
        <w:ind w:firstLine="254"/>
        <w:rPr>
          <w:rFonts w:ascii="FontbitDavid" w:hAnsi="FontbitDavid"/>
          <w:sz w:val="24"/>
          <w:rtl/>
        </w:rPr>
      </w:pPr>
      <w:del w:id="1005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 והא - </w:t>
      </w:r>
      <w:r w:rsidRPr="00B078C3">
        <w:rPr>
          <w:rStyle w:val="2fb"/>
          <w:rFonts w:ascii="FontbitDavid" w:hAnsi="FontbitDavid"/>
          <w:sz w:val="24"/>
          <w:rtl/>
        </w:rPr>
        <w:t xml:space="preserve">ר"ש</w:t>
      </w:r>
      <w:r w:rsidRPr="00B078C3">
        <w:rPr>
          <w:rFonts w:ascii="FontbitDavid" w:hAnsi="FontbitDavid"/>
          <w:sz w:val="24"/>
          <w:rtl/>
        </w:rPr>
        <w:t xml:space="preserve"> בן אלעזר, הא - בתינוק, הא - בתינוקת.</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רבי יוסי</w:t>
      </w:r>
      <w:r w:rsidRPr="00B078C3">
        <w:rPr>
          <w:rFonts w:ascii="FontbitDavid" w:hAnsi="FontbitDavid"/>
          <w:sz w:val="24"/>
          <w:rtl/>
        </w:rPr>
        <w:t xml:space="preserve"> ברבי יהודה אומר: סימן.</w:t>
      </w:r>
    </w:p>
    <w:p w:rsidR="00E403F0" w:rsidRPr="00B078C3" w:rsidRDefault="00E403F0" w:rsidP="00E403F0">
      <w:pPr>
        <w:rPr>
          <w:rFonts w:ascii="FontbitDavid" w:hAnsi="FontbitDavid"/>
          <w:sz w:val="24"/>
          <w:rtl/>
        </w:rPr>
      </w:pPr>
      <w:r w:rsidRPr="00B078C3">
        <w:rPr>
          <w:rFonts w:ascii="FontbitDavid" w:hAnsi="FontbitDavid"/>
          <w:sz w:val="24"/>
          <w:rtl/>
        </w:rPr>
        <w:t xml:space="preserve">א"ר כרוספדאי בריה </w:t>
      </w:r>
      <w:r w:rsidRPr="00B078C3">
        <w:rPr>
          <w:rStyle w:val="2fb"/>
          <w:rFonts w:ascii="FontbitDavid" w:hAnsi="FontbitDavid"/>
          <w:sz w:val="24"/>
          <w:rtl/>
        </w:rPr>
        <w:t xml:space="preserve">דרבי</w:t>
      </w:r>
      <w:r w:rsidRPr="00B078C3">
        <w:rPr>
          <w:rFonts w:ascii="FontbitDavid" w:hAnsi="FontbitDavid"/>
          <w:sz w:val="24"/>
          <w:rtl/>
        </w:rPr>
        <w:t xml:space="preserve"> שבתאי: והוא שעודן בו.</w:t>
      </w:r>
      <w:r>
        <w:rPr>
          <w:rFonts w:ascii="FontbitDavid" w:hAnsi="FontbitDavid" w:hint="cs"/>
          <w:sz w:val="24"/>
          <w:rtl/>
        </w:rPr>
        <w:t xml:space="preserve"> </w:t>
      </w:r>
      <w:r w:rsidRPr="00B078C3">
        <w:rPr>
          <w:rFonts w:ascii="FontbitDavid" w:hAnsi="FontbitDavid"/>
          <w:sz w:val="24"/>
          <w:rtl/>
        </w:rPr>
        <w:t xml:space="preserve">ת</w:t>
      </w:r>
      <w:ins w:id="91869" w:author="מנוע מכני" w:date="2026-10-11T12:04:39Z">
        <w:r>
          <w:rPr>
            <w:rFonts w:ascii="FontbitDavid" w:hAnsi="FontbitDavid"/>
            <w:sz w:val="24"/>
            <w:rtl/>
          </w:rPr>
          <w:t xml:space="preserve">נ"ה</w:t>
        </w:r>
      </w:ins>
      <w:del w:id="91870" w:author="מנוע מכני" w:date="2026-10-11T12:04:39Z">
        <w:r w:rsidRPr="00B078C3">
          <w:rPr>
            <w:rFonts w:ascii="FontbitDavid" w:hAnsi="FontbitDavid"/>
            <w:sz w:val="24"/>
            <w:rtl/>
          </w:rPr>
          <w:delText xml:space="preserve">נ''ה</w:delText>
        </w:r>
      </w:del>
      <w:r w:rsidRPr="00B078C3">
        <w:rPr>
          <w:rFonts w:ascii="FontbitDavid" w:hAnsi="FontbitDavid"/>
          <w:sz w:val="24"/>
          <w:rtl/>
        </w:rPr>
        <w:t xml:space="preserve">.</w:t>
      </w:r>
    </w:p>
    <w:p w:rsidR="00E403F0" w:rsidRPr="002B4E05" w:rsidRDefault="00E403F0" w:rsidP="00E403F0">
      <w:pPr>
        <w:rPr>
          <w:rFonts w:ascii="FontbitDavid" w:hAnsi="FontbitDavid"/>
          <w:spacing w:val="-2"/>
          <w:sz w:val="24"/>
          <w:rtl/>
        </w:rPr>
      </w:pPr>
      <w:r w:rsidRPr="002B4E05">
        <w:rPr>
          <w:rFonts w:ascii="FontbitDavid" w:hAnsi="FontbitDavid"/>
          <w:spacing w:val="-2"/>
          <w:sz w:val="24"/>
          <w:rtl/>
        </w:rPr>
        <w:t>בן ט' שנים ויום אחד שהביא ב' שערות</w:t>
      </w:r>
      <w:r w:rsidRPr="002B4E05">
        <w:rPr>
          <w:rFonts w:ascii="FontbitDavid" w:hAnsi="FontbitDavid" w:hint="cs"/>
          <w:spacing w:val="-2"/>
          <w:sz w:val="24"/>
          <w:rtl/>
        </w:rPr>
        <w:t>-</w:t>
      </w:r>
      <w:r w:rsidRPr="002B4E05">
        <w:rPr>
          <w:rFonts w:ascii="FontbitDavid" w:hAnsi="FontbitDavid"/>
          <w:spacing w:val="-2"/>
          <w:sz w:val="24"/>
          <w:rtl/>
        </w:rPr>
        <w:t xml:space="preserve"> שומא, מבן ט' ועד י"ב שנה ויום אחד ועודן בו - שומא.</w:t>
      </w:r>
    </w:p>
    <w:p w:rsidR="00E403F0" w:rsidRPr="00B078C3" w:rsidRDefault="00E403F0" w:rsidP="00E403F0">
      <w:pPr>
        <w:rPr>
          <w:rFonts w:ascii="FontbitDavid" w:hAnsi="FontbitDavid"/>
          <w:sz w:val="24"/>
          <w:rtl/>
        </w:rPr>
      </w:pPr>
      <w:r w:rsidRPr="00B078C3">
        <w:rPr>
          <w:rStyle w:val="2fb"/>
          <w:rFonts w:ascii="FontbitDavid" w:hAnsi="FontbitDavid"/>
          <w:sz w:val="24"/>
          <w:rtl/>
        </w:rPr>
        <w:t>ר</w:t>
      </w:r>
      <w:r>
        <w:rPr>
          <w:rStyle w:val="2fb"/>
          <w:rFonts w:ascii="FontbitDavid" w:hAnsi="FontbitDavid" w:hint="cs"/>
          <w:sz w:val="24"/>
          <w:rtl/>
        </w:rPr>
        <w:t xml:space="preserve">י</w:t>
      </w:r>
      <w:ins w:id="91871" w:author="מנוע מכני" w:date="2026-10-11T12:04:39Z">
        <w:r>
          <w:rPr>
            <w:rStyle w:val="2fb"/>
            <w:rFonts w:ascii="FontbitDavid" w:hAnsi="FontbitDavid" w:hint="cs"/>
            <w:sz w:val="24"/>
            <w:rtl/>
          </w:rPr>
          <w:t xml:space="preserve">ב"י</w:t>
        </w:r>
      </w:ins>
      <w:del w:id="91872" w:author="מנוע מכני" w:date="2026-10-11T12:04:39Z">
        <w:r>
          <w:rPr>
            <w:rFonts w:ascii="FontbitDavid" w:hAnsi="FontbitDavid" w:hint="cs"/>
            <w:sz w:val="24"/>
            <w:rtl/>
          </w:rPr>
          <w:delText xml:space="preserve">ב''י</w:delText>
        </w:r>
      </w:del>
      <w:r w:rsidRPr="00B078C3">
        <w:rPr>
          <w:rFonts w:ascii="FontbitDavid" w:hAnsi="FontbitDavid"/>
          <w:sz w:val="24"/>
          <w:rtl/>
        </w:rPr>
        <w:t>: סימן.</w:t>
      </w:r>
    </w:p>
    <w:p>
      <w:pPr>
        <w:pStyle w:val="38"/>
        <w:rPr>
          <w:ins w:id="100544" w:author="מנוע מכני" w:date="2026-10-11T12:04:39Z"/>
        </w:rPr>
      </w:pPr>
      <w:r w:rsidRPr="000F24A6">
        <w:t>רב</w:t>
      </w:r>
      <w:r w:rsidRPr="000F24A6">
        <w:t xml:space="preserve">א:</w:t>
      </w:r>
    </w:p>
    <w:p w:rsidR="00E403F0" w:rsidRPr="000F24A6" w:rsidRDefault="00E403F0" w:rsidP="00E403F0">
      <w:pPr>
        <w:rPr>
          <w:rFonts w:ascii="FontbitDavid" w:hAnsi="FontbitDavid"/>
          <w:b/>
          <w:bCs/>
          <w:sz w:val="24"/>
          <w:rtl/>
        </w:rPr>
      </w:pPr>
      <w:del w:id="100545" w:author="מנוע מכני" w:date="2026-10-11T12:04:39Z">
        <w:r w:rsidRPr="000F24A6">
          <w:rPr>
            <w:rFonts w:ascii="FontbitDavid" w:hAnsi="FontbitDavid"/>
            <w:b/>
            <w:bCs/>
            <w:sz w:val="24"/>
            <w:rtl/>
          </w:rPr>
          <w:delText xml:space="preserve"> </w:delText>
        </w:r>
      </w:del>
      <w:r w:rsidRPr="000F24A6">
        <w:rPr>
          <w:rFonts w:ascii="FontbitDavid" w:hAnsi="FontbitDavid"/>
          <w:b/>
          <w:bCs/>
          <w:sz w:val="24"/>
          <w:rtl/>
        </w:rPr>
        <w:t xml:space="preserve">הילכתא תוך זמן - כלפני זמן.</w:t>
      </w:r>
    </w:p>
    <w:p w:rsidR="00E403F0" w:rsidRDefault="00E403F0" w:rsidP="00E403F0">
      <w:pPr>
        <w:rPr>
          <w:rFonts w:ascii="FontbitDavid" w:hAnsi="FontbitDavid"/>
          <w:sz w:val="24"/>
          <w:rtl/>
        </w:rPr>
      </w:pPr>
    </w:p>
    <w:p>
      <w:pPr>
        <w:pStyle w:val="afffff8"/>
        <w:rPr>
          <w:ins w:id="90289" w:author="קלוד" w:date="2026-10-11T12:23:38Z"/>
        </w:rPr>
      </w:pPr>
      <w:ins w:id="90290" w:author="קלוד" w:date="2026-10-11T12:23:38Z">
        <w:r>
          <w:rPr>
            <w:color w:val="7B3F00"/>
          </w:rPr>
          <w:t xml:space="preserve">מיאון - קטנה כל י"ב שנה ממאנת, וחוששין שמא נשרו</w:t>
        </w:r>
      </w:ins>
    </w:p>
    <w:p w:rsidR="00E403F0" w:rsidRDefault="00E403F0" w:rsidP="00E403F0">
      <w:pPr>
        <w:rPr>
          <w:rFonts w:ascii="FontbitDavid" w:hAnsi="FontbitDavid"/>
          <w:sz w:val="24"/>
          <w:rtl/>
        </w:rPr>
      </w:pPr>
      <w:r w:rsidRPr="00B078C3">
        <w:rPr>
          <w:rStyle w:val="2fb"/>
          <w:rFonts w:ascii="FontbitDavid" w:hAnsi="FontbitDavid"/>
          <w:sz w:val="24"/>
          <w:rtl/>
        </w:rPr>
        <w:t>ר</w:t>
      </w:r>
      <w:r>
        <w:rPr>
          <w:rStyle w:val="2fb"/>
          <w:rFonts w:ascii="FontbitDavid" w:hAnsi="FontbitDavid" w:hint="cs"/>
          <w:sz w:val="24"/>
          <w:rtl/>
        </w:rPr>
        <w:t xml:space="preserve">ש</w:t>
      </w:r>
      <w:ins w:id="91873" w:author="מנוע מכני" w:date="2026-10-11T12:04:39Z">
        <w:r>
          <w:rPr>
            <w:rStyle w:val="2fb"/>
            <w:rFonts w:ascii="FontbitDavid" w:hAnsi="FontbitDavid" w:hint="cs"/>
            <w:sz w:val="24"/>
            <w:rtl/>
          </w:rPr>
          <w:t xml:space="preserve">ב"ז</w:t>
        </w:r>
      </w:ins>
      <w:del w:id="91874" w:author="מנוע מכני" w:date="2026-10-11T12:04:39Z">
        <w:r>
          <w:rPr>
            <w:rFonts w:ascii="FontbitDavid" w:hAnsi="FontbitDavid" w:hint="cs"/>
            <w:sz w:val="24"/>
            <w:rtl/>
          </w:rPr>
          <w:delText xml:space="preserve">ב''ז</w:delText>
        </w:r>
      </w:del>
      <w:r>
        <w:rPr>
          <w:rFonts w:ascii="FontbitDavid" w:hAnsi="FontbitDavid" w:hint="cs"/>
          <w:sz w:val="24"/>
          <w:rtl/>
        </w:rPr>
        <w:t xml:space="preserve"> </w:t>
      </w:r>
      <w:ins w:id="98025" w:author="מנוע מכני" w:date="2026-10-11T12:04:39Z">
        <w:r>
          <w:rPr>
            <w:rFonts w:ascii="FontbitDavid" w:hAnsi="FontbitDavid"/>
            <w:sz w:val="24"/>
            <w:rtl/>
          </w:rPr>
          <w:t xml:space="preserve">שונה</w:t>
        </w:r>
      </w:ins>
      <w:del w:id="98026" w:author="מנוע מכני" w:date="2026-10-11T12:04:39Z">
        <w:r>
          <w:rPr>
            <w:rFonts w:ascii="FontbitDavid" w:hAnsi="FontbitDavid"/>
            <w:sz w:val="24"/>
            <w:rtl/>
          </w:rPr>
          <w:delText xml:space="preserve">מתני</w:delText>
        </w:r>
      </w:del>
      <w:r>
        <w:rPr>
          <w:rFonts w:ascii="FontbitDavid" w:hAnsi="FontbitDavid"/>
          <w:sz w:val="24"/>
          <w:rtl/>
        </w:rPr>
        <w:t xml:space="preserve"> </w:t>
      </w:r>
      <w:ins w:id="97167" w:author="מנוע מכני" w:date="2026-10-11T12:04:39Z">
        <w:r>
          <w:rPr>
            <w:rFonts w:ascii="FontbitDavid" w:hAnsi="FontbitDavid"/>
            <w:sz w:val="24"/>
            <w:rtl/>
          </w:rPr>
          <w:t xml:space="preserve">לשמועה</w:t>
        </w:r>
      </w:ins>
      <w:del w:id="97168" w:author="מנוע מכני" w:date="2026-10-11T12:04:39Z">
        <w:r w:rsidRPr="00B078C3">
          <w:rPr>
            <w:rFonts w:ascii="FontbitDavid" w:hAnsi="FontbitDavid"/>
            <w:sz w:val="24"/>
            <w:rtl/>
          </w:rPr>
          <w:delText xml:space="preserve">לשמעתא</w:delText>
        </w:r>
      </w:del>
      <w:r w:rsidRPr="00B078C3">
        <w:rPr>
          <w:rFonts w:ascii="FontbitDavid" w:hAnsi="FontbitDavid"/>
          <w:sz w:val="24"/>
          <w:rtl/>
        </w:rPr>
        <w:t xml:space="preserve"> </w:t>
      </w:r>
      <w:r w:rsidRPr="00B078C3">
        <w:rPr>
          <w:rStyle w:val="2fb"/>
          <w:rFonts w:ascii="FontbitDavid" w:hAnsi="FontbitDavid"/>
          <w:sz w:val="24"/>
          <w:rtl/>
        </w:rPr>
        <w:t xml:space="preserve">דרבא</w:t>
      </w:r>
      <w:r w:rsidRPr="00B078C3">
        <w:rPr>
          <w:rFonts w:ascii="FontbitDavid" w:hAnsi="FontbitDavid"/>
          <w:sz w:val="24"/>
          <w:rtl/>
        </w:rPr>
        <w:t xml:space="preserve"> בהאי לישנא, </w:t>
      </w:r>
    </w:p>
    <w:p>
      <w:pPr>
        <w:pStyle w:val="38"/>
        <w:rPr>
          <w:ins w:id="100546"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10054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קטנה, כל י"ב שנה - ממאנת והולכת, מכאן ואילך - אינה ממאנת ואינה חולצת.</w:t>
      </w:r>
    </w:p>
    <w:p w:rsidR="00E403F0" w:rsidRDefault="00E403F0" w:rsidP="00E403F0">
      <w:pPr>
        <w:rPr>
          <w:rFonts w:ascii="FontbitDavid" w:hAnsi="FontbitDavid"/>
          <w:sz w:val="24"/>
          <w:rtl/>
        </w:rPr>
      </w:pPr>
      <w:r>
        <w:rPr>
          <w:rFonts w:ascii="FontbitDavid" w:hAnsi="FontbitDavid" w:hint="cs"/>
          <w:sz w:val="24"/>
          <w:rtl/>
        </w:rPr>
        <w:t xml:space="preserve">אין לדייק </w:t>
      </w:r>
      <w:ins w:id="97497" w:author="מנוע מכני" w:date="2026-10-11T12:04:39Z">
        <w:r>
          <w:rPr>
            <w:rFonts w:ascii="FontbitDavid" w:hAnsi="FontbitDavid" w:hint="cs"/>
            <w:sz w:val="24"/>
            <w:rtl/>
          </w:rPr>
          <w:t xml:space="preserve">דאם </w:t>
        </w:r>
      </w:ins>
      <w:del w:id="97498" w:author="מנוע מכני" w:date="2026-10-11T12:04:39Z">
        <w:r>
          <w:rPr>
            <w:rFonts w:ascii="FontbitDavid" w:hAnsi="FontbitDavid" w:hint="cs"/>
            <w:sz w:val="24"/>
            <w:rtl/>
          </w:rPr>
          <w:delText xml:space="preserve">דאי </w:delText>
        </w:r>
      </w:del>
      <w:r>
        <w:rPr>
          <w:rFonts w:ascii="FontbitDavid" w:hAnsi="FontbitDavid" w:hint="cs"/>
          <w:sz w:val="24"/>
          <w:rtl/>
        </w:rPr>
        <w:t xml:space="preserve">גדולה תחלוץ ואין לומר דמספ</w:t>
      </w:r>
      <w:ins w:id="91875" w:author="מנוע מכני" w:date="2026-10-11T12:04:39Z">
        <w:r>
          <w:rPr>
            <w:rFonts w:ascii="FontbitDavid" w:hAnsi="FontbitDavid" w:hint="cs"/>
            <w:sz w:val="24"/>
            <w:rtl/>
          </w:rPr>
          <w:t xml:space="preserve">ק"ל</w:t>
        </w:r>
      </w:ins>
      <w:del w:id="91876" w:author="מנוע מכני" w:date="2026-10-11T12:04:39Z">
        <w:r>
          <w:rPr>
            <w:rFonts w:ascii="FontbitDavid" w:hAnsi="FontbitDavid" w:hint="cs"/>
            <w:sz w:val="24"/>
            <w:rtl/>
          </w:rPr>
          <w:delText xml:space="preserve">ק''ל</w:delText>
        </w:r>
      </w:del>
      <w:r>
        <w:rPr>
          <w:rFonts w:ascii="FontbitDavid" w:hAnsi="FontbitDavid" w:hint="cs"/>
          <w:sz w:val="24"/>
          <w:rtl/>
        </w:rPr>
        <w:t xml:space="preserve"> </w:t>
      </w:r>
      <w:ins w:id="94237" w:author="מנוע מכני" w:date="2026-10-11T12:04:39Z">
        <w:r>
          <w:rPr>
            <w:rFonts w:ascii="FontbitDavid" w:hAnsi="FontbitDavid" w:hint="cs"/>
            <w:sz w:val="24"/>
            <w:rtl/>
          </w:rPr>
          <w:t xml:space="preserve">שהרי</w:t>
        </w:r>
      </w:ins>
      <w:del w:id="94238"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w:t>
      </w:r>
      <w:ins w:id="94235" w:author="מנוע מכני" w:date="2026-10-11T12:04:39Z">
        <w:r>
          <w:rPr>
            <w:rFonts w:ascii="FontbitDavid" w:hAnsi="FontbitDavid" w:hint="cs"/>
            <w:sz w:val="24"/>
            <w:rtl/>
          </w:rPr>
          <w:t xml:space="preserve">יש</w:t>
        </w:r>
      </w:ins>
      <w:del w:id="94236"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חזקה דהביאה סימנין ואפי' במקום דבדקו ולא מצאו אינה ממאנת דחוששין שמא נשרו </w:t>
      </w:r>
      <w:r>
        <w:rPr>
          <w:rFonts w:ascii="FontbitDavid" w:hAnsi="FontbitDavid"/>
          <w:sz w:val="24"/>
          <w:rtl/>
        </w:rPr>
        <w:t>–</w:t>
      </w:r>
      <w:r>
        <w:rPr>
          <w:rFonts w:ascii="FontbitDavid" w:hAnsi="FontbitDavid" w:hint="cs"/>
          <w:sz w:val="24"/>
          <w:rtl/>
        </w:rPr>
        <w:t xml:space="preserve"> </w:t>
      </w:r>
      <w:ins w:id="94239" w:author="מנוע מכני" w:date="2026-10-11T12:04:39Z">
        <w:r>
          <w:rPr>
            <w:rFonts w:ascii="FontbitDavid" w:hAnsi="FontbitDavid" w:hint="cs"/>
            <w:sz w:val="24"/>
            <w:rtl/>
          </w:rPr>
          <w:t xml:space="preserve">שהרי</w:t>
        </w:r>
      </w:ins>
      <w:del w:id="94240"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w:t>
      </w:r>
      <w:ins w:id="95885" w:author="מנוע מכני" w:date="2026-10-11T12:04:39Z">
        <w:r>
          <w:rPr>
            <w:rFonts w:ascii="FontbitDavid" w:hAnsi="FontbitDavid" w:hint="cs"/>
            <w:sz w:val="24"/>
            <w:rtl/>
          </w:rPr>
          <w:t xml:space="preserve">מה</w:t>
        </w:r>
      </w:ins>
      <w:del w:id="95886" w:author="מנוע מכני" w:date="2026-10-11T12:04:39Z">
        <w:r>
          <w:rPr>
            <w:rFonts w:ascii="FontbitDavid" w:hAnsi="FontbitDavid" w:hint="cs"/>
            <w:sz w:val="24"/>
            <w:rtl/>
          </w:rPr>
          <w:delText xml:space="preserve">מאי</w:delText>
        </w:r>
      </w:del>
      <w:r>
        <w:rPr>
          <w:rFonts w:ascii="FontbitDavid" w:hAnsi="FontbitDavid" w:hint="cs"/>
          <w:sz w:val="24"/>
          <w:rtl/>
        </w:rPr>
        <w:t xml:space="preserve"> נימא </w:t>
      </w:r>
      <w:r>
        <w:rPr>
          <w:rFonts w:ascii="FontbitDavid" w:hAnsi="FontbitDavid" w:hint="cs"/>
          <w:sz w:val="24"/>
          <w:rtl/>
        </w:rPr>
        <w:t xml:space="preserve">ל</w:t>
      </w:r>
      <w:ins w:id="91877" w:author="מנוע מכני" w:date="2026-10-11T12:04:39Z">
        <w:r>
          <w:rPr>
            <w:rFonts w:ascii="FontbitDavid" w:hAnsi="FontbitDavid" w:hint="cs"/>
            <w:sz w:val="24"/>
            <w:rtl/>
          </w:rPr>
          <w:t xml:space="preserve">מ"ד</w:t>
        </w:r>
      </w:ins>
      <w:del w:id="91878" w:author="מנוע מכני" w:date="2026-10-11T12:04:39Z">
        <w:r>
          <w:rPr>
            <w:rFonts w:ascii="FontbitDavid" w:hAnsi="FontbitDavid" w:hint="cs"/>
            <w:sz w:val="24"/>
            <w:rtl/>
          </w:rPr>
          <w:delText xml:space="preserve">מ''ד</w:delText>
        </w:r>
      </w:del>
      <w:r>
        <w:rPr>
          <w:rFonts w:ascii="FontbitDavid" w:hAnsi="FontbitDavid" w:hint="cs"/>
          <w:sz w:val="24"/>
          <w:rtl/>
        </w:rPr>
        <w:t xml:space="preserve"> אין חוששין </w:t>
      </w:r>
    </w:p>
    <w:p>
      <w:pPr>
        <w:pStyle w:val="38"/>
        <w:rPr>
          <w:ins w:id="100548" w:author="מנוע מכני" w:date="2026-10-11T12:04:39Z"/>
        </w:rPr>
      </w:pPr>
      <w:r w:rsidRPr="00B078C3">
        <w:t xml:space="preserve">דאיתמר, </w:t>
      </w:r>
      <w:ins w:id="91879" w:author="מנוע מכני" w:date="2026-10-11T12:04:39Z">
        <w:r>
          <w:t xml:space="preserve">ר"פ</w:t>
        </w:r>
      </w:ins>
      <w:del w:id="91880" w:author="מנוע מכני" w:date="2026-10-11T12:04:39Z">
        <w:r w:rsidRPr="00B078C3">
          <w:delText xml:space="preserve">ר</w:delText>
        </w:r>
        <w:r>
          <w:delText xml:space="preserve">''פ</w:delText>
        </w:r>
      </w:del>
      <w:del w:id="101756" w:author="מנוע מכני" w:date="2026-10-11T12:04:39Z">
        <w:r>
          <w:delText xml:space="preserve"> </w:delText>
        </w:r>
        <w:r w:rsidRPr="00B078C3">
          <w:delText xml:space="preserve">אמר</w:delText>
        </w:r>
      </w:del>
      <w:r w:rsidRPr="00B078C3">
        <w:t xml:space="preserve">:</w:t>
      </w:r>
    </w:p>
    <w:p w:rsidR="00E403F0" w:rsidRPr="00B078C3" w:rsidRDefault="00E403F0" w:rsidP="00E403F0">
      <w:pPr>
        <w:rPr>
          <w:rFonts w:ascii="FontbitDavid" w:hAnsi="FontbitDavid"/>
          <w:sz w:val="24"/>
          <w:rtl/>
        </w:rPr>
      </w:pPr>
      <w:del w:id="10054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חוששין שמא נשרו, </w:t>
      </w:r>
      <w:r w:rsidRPr="00B078C3">
        <w:rPr>
          <w:rStyle w:val="2fb"/>
          <w:rFonts w:ascii="FontbitDavid" w:hAnsi="FontbitDavid"/>
          <w:sz w:val="24"/>
          <w:rtl/>
        </w:rPr>
        <w:t xml:space="preserve">רב פפי</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חוששין.</w:t>
      </w:r>
    </w:p>
    <w:p w:rsidR="00E403F0" w:rsidRDefault="00E403F0" w:rsidP="00E403F0">
      <w:pPr>
        <w:rPr>
          <w:rFonts w:ascii="FontbitDavid" w:hAnsi="FontbitDavid"/>
          <w:sz w:val="24"/>
          <w:rtl/>
        </w:rPr>
      </w:pPr>
      <w:r>
        <w:rPr>
          <w:rFonts w:ascii="FontbitDavid" w:hAnsi="FontbitDavid" w:hint="cs"/>
          <w:sz w:val="24"/>
          <w:rtl/>
        </w:rPr>
        <w:t xml:space="preserve">[ואין לומר דחוששין דווקא לענין מיאון </w:t>
      </w:r>
      <w:ins w:id="94241" w:author="מנוע מכני" w:date="2026-10-11T12:04:39Z">
        <w:r>
          <w:rPr>
            <w:rFonts w:ascii="FontbitDavid" w:hAnsi="FontbitDavid" w:hint="cs"/>
            <w:sz w:val="24"/>
            <w:rtl/>
          </w:rPr>
          <w:t xml:space="preserve">שהרי</w:t>
        </w:r>
      </w:ins>
      <w:del w:id="94242"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חוששין </w:t>
      </w:r>
      <w:ins w:id="95887" w:author="מנוע מכני" w:date="2026-10-11T12:04:39Z">
        <w:r>
          <w:rPr>
            <w:rFonts w:ascii="FontbitDavid" w:hAnsi="FontbitDavid" w:hint="cs"/>
            <w:sz w:val="24"/>
            <w:rtl/>
          </w:rPr>
          <w:t xml:space="preserve">סתם</w:t>
        </w:r>
      </w:ins>
      <w:del w:id="95888" w:author="מנוע מכני" w:date="2026-10-11T12:04:39Z">
        <w:r>
          <w:rPr>
            <w:rFonts w:ascii="FontbitDavid" w:hAnsi="FontbitDavid" w:hint="cs"/>
            <w:sz w:val="24"/>
            <w:rtl/>
          </w:rPr>
          <w:delText xml:space="preserve">בעלמא</w:delText>
        </w:r>
      </w:del>
      <w:r>
        <w:rPr>
          <w:rFonts w:ascii="FontbitDavid" w:hAnsi="FontbitDavid" w:hint="cs"/>
          <w:sz w:val="24"/>
          <w:rtl/>
        </w:rPr>
        <w:t xml:space="preserve"> </w:t>
      </w:r>
      <w:r>
        <w:rPr>
          <w:rFonts w:ascii="FontbitDavid" w:hAnsi="FontbitDavid" w:hint="cs"/>
          <w:sz w:val="24"/>
          <w:rtl/>
        </w:rPr>
        <w:t xml:space="preserve">אמר</w:t>
      </w:r>
      <w:r>
        <w:rPr>
          <w:rFonts w:ascii="FontbitDavid" w:hAnsi="FontbitDavid" w:hint="cs"/>
          <w:sz w:val="24"/>
          <w:rtl/>
        </w:rPr>
        <w:t xml:space="preserve">]</w:t>
      </w:r>
    </w:p>
    <w:p>
      <w:pPr>
        <w:pStyle w:val="38"/>
        <w:rPr>
          <w:ins w:id="100550" w:author="מנוע מכני" w:date="2026-10-11T12:04:39Z"/>
        </w:rPr>
      </w:pPr>
      <w:r w:rsidRPr="00017C1D">
        <w:t>אלא</w:t>
      </w:r>
    </w:p>
    <w:p w:rsidR="00E403F0" w:rsidRPr="00017C1D" w:rsidRDefault="00E403F0" w:rsidP="00E403F0">
      <w:pPr>
        <w:rPr>
          <w:rFonts w:ascii="FontbitDavid" w:hAnsi="FontbitDavid"/>
          <w:spacing w:val="-6"/>
          <w:sz w:val="24"/>
          <w:rtl/>
        </w:rPr>
      </w:pPr>
      <w:del w:id="100551"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לעולם דלא בדקה, ולענין חליצה </w:t>
      </w:r>
      <w:ins w:id="95889" w:author="מנוע מכני" w:date="2026-10-11T12:04:39Z">
        <w:r>
          <w:rPr>
            <w:rFonts w:ascii="FontbitDavid" w:hAnsi="FontbitDavid"/>
            <w:spacing w:val="-6"/>
            <w:sz w:val="24"/>
            <w:rtl/>
          </w:rPr>
          <w:t xml:space="preserve">חוששים</w:t>
        </w:r>
      </w:ins>
      <w:del w:id="95890" w:author="מנוע מכני" w:date="2026-10-11T12:04:39Z">
        <w:r w:rsidRPr="00017C1D">
          <w:rPr>
            <w:rFonts w:ascii="FontbitDavid" w:hAnsi="FontbitDavid"/>
            <w:spacing w:val="-6"/>
            <w:sz w:val="24"/>
            <w:rtl/>
          </w:rPr>
          <w:delText xml:space="preserve">חיישינן</w:delText>
        </w:r>
      </w:del>
      <w:r w:rsidRPr="00017C1D">
        <w:rPr>
          <w:rFonts w:ascii="FontbitDavid" w:hAnsi="FontbitDavid"/>
          <w:spacing w:val="-6"/>
          <w:sz w:val="24"/>
          <w:rtl/>
        </w:rPr>
        <w:t xml:space="preserve">, ו</w:t>
      </w:r>
      <w:r w:rsidRPr="00017C1D">
        <w:rPr>
          <w:rFonts w:ascii="FontbitDavid" w:hAnsi="FontbitDavid" w:hint="cs"/>
          <w:spacing w:val="-6"/>
          <w:sz w:val="24"/>
          <w:rtl/>
        </w:rPr>
        <w:t xml:space="preserve">הך </w:t>
      </w:r>
      <w:r w:rsidRPr="00017C1D">
        <w:rPr>
          <w:rStyle w:val="2fb"/>
          <w:rFonts w:ascii="FontbitDavid" w:hAnsi="FontbitDavid" w:hint="cs"/>
          <w:spacing w:val="-6"/>
          <w:sz w:val="24"/>
          <w:rtl/>
        </w:rPr>
        <w:t xml:space="preserve">דרבא</w:t>
      </w:r>
      <w:r w:rsidRPr="00017C1D">
        <w:rPr>
          <w:rFonts w:ascii="FontbitDavid" w:hAnsi="FontbitDavid" w:hint="cs"/>
          <w:spacing w:val="-6"/>
          <w:sz w:val="24"/>
          <w:rtl/>
        </w:rPr>
        <w:t xml:space="preserve"> </w:t>
      </w:r>
      <w:r w:rsidRPr="00017C1D">
        <w:rPr>
          <w:rFonts w:ascii="FontbitDavid" w:hAnsi="FontbitDavid"/>
          <w:spacing w:val="-6"/>
          <w:sz w:val="24"/>
          <w:rtl/>
        </w:rPr>
        <w:t>חזקה למיאון, אבל לחליצה בעיא בדיקה.</w:t>
      </w:r>
    </w:p>
    <w:p>
      <w:pPr>
        <w:pStyle w:val="38"/>
        <w:rPr>
          <w:ins w:id="100552" w:author="מנוע מכני" w:date="2026-10-11T12:04:39Z"/>
        </w:rPr>
      </w:pPr>
      <w:ins w:id="91881" w:author="מנוע מכני" w:date="2026-10-11T12:04:39Z">
        <w:r>
          <w:t xml:space="preserve">א"ר</w:t>
        </w:r>
      </w:ins>
      <w:del w:id="91882" w:author="מנוע מכני" w:date="2026-10-11T12:04:39Z">
        <w:r w:rsidRPr="00B078C3">
          <w:delText xml:space="preserve">א''ר</w:delText>
        </w:r>
      </w:del>
      <w:r w:rsidRPr="00B078C3">
        <w:t xml:space="preserve"> דימי מנהרדעא:</w:t>
      </w:r>
    </w:p>
    <w:p w:rsidR="00E403F0" w:rsidRPr="00B078C3" w:rsidRDefault="00E403F0" w:rsidP="00E403F0">
      <w:pPr>
        <w:rPr>
          <w:rFonts w:ascii="FontbitDavid" w:hAnsi="FontbitDavid"/>
          <w:sz w:val="24"/>
          <w:rtl/>
        </w:rPr>
      </w:pPr>
      <w:del w:id="1005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הלכתא, חוששין שמא נשרו.</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ו</w:t>
      </w:r>
      <w:ins w:id="91883" w:author="מנוע מכני" w:date="2026-10-11T12:04:39Z">
        <w:r>
          <w:rPr>
            <w:rFonts w:ascii="FontbitDavid" w:hAnsi="FontbitDavid"/>
            <w:spacing w:val="-2"/>
            <w:sz w:val="24"/>
            <w:rtl/>
          </w:rPr>
          <w:t xml:space="preserve">ה"מ</w:t>
        </w:r>
      </w:ins>
      <w:del w:id="91884" w:author="מנוע מכני" w:date="2026-10-11T12:04:39Z">
        <w:r w:rsidRPr="00017C1D">
          <w:rPr>
            <w:rFonts w:ascii="FontbitDavid" w:hAnsi="FontbitDavid"/>
            <w:spacing w:val="-2"/>
            <w:sz w:val="24"/>
            <w:rtl/>
          </w:rPr>
          <w:delText xml:space="preserve">ה</w:delText>
        </w:r>
        <w:r w:rsidRPr="00017C1D">
          <w:rPr>
            <w:rFonts w:ascii="FontbitDavid" w:hAnsi="FontbitDavid" w:hint="cs"/>
            <w:spacing w:val="-2"/>
            <w:sz w:val="24"/>
            <w:rtl/>
          </w:rPr>
          <w:delText xml:space="preserve">''מ</w:delText>
        </w:r>
      </w:del>
      <w:r w:rsidRPr="00017C1D">
        <w:rPr>
          <w:rFonts w:ascii="FontbitDavid" w:hAnsi="FontbitDavid" w:hint="cs"/>
          <w:spacing w:val="-2"/>
          <w:sz w:val="24"/>
          <w:rtl/>
        </w:rPr>
        <w:t xml:space="preserve"> </w:t>
      </w:r>
      <w:r w:rsidRPr="00017C1D">
        <w:rPr>
          <w:rFonts w:ascii="FontbitDavid" w:hAnsi="FontbitDavid"/>
          <w:spacing w:val="-2"/>
          <w:sz w:val="24"/>
          <w:rtl/>
        </w:rPr>
        <w:t xml:space="preserve">- </w:t>
      </w:r>
      <w:ins w:id="94243" w:author="מנוע מכני" w:date="2026-10-11T12:04:39Z">
        <w:r>
          <w:rPr>
            <w:rFonts w:ascii="FontbitDavid" w:hAnsi="FontbitDavid"/>
            <w:spacing w:val="-2"/>
            <w:sz w:val="24"/>
            <w:rtl/>
          </w:rPr>
          <w:t xml:space="preserve">מקום</w:t>
        </w:r>
      </w:ins>
      <w:del w:id="94244" w:author="מנוע מכני" w:date="2026-10-11T12:04:39Z">
        <w:r w:rsidRPr="00017C1D">
          <w:rPr>
            <w:rFonts w:ascii="FontbitDavid" w:hAnsi="FontbitDavid"/>
            <w:spacing w:val="-2"/>
            <w:sz w:val="24"/>
            <w:rtl/>
          </w:rPr>
          <w:delText xml:space="preserve">היכא</w:delText>
        </w:r>
      </w:del>
      <w:r w:rsidRPr="00017C1D">
        <w:rPr>
          <w:rFonts w:ascii="FontbitDavid" w:hAnsi="FontbitDavid"/>
          <w:spacing w:val="-2"/>
          <w:sz w:val="24"/>
          <w:rtl/>
        </w:rPr>
        <w:t xml:space="preserve"> דקדשה בתוך זמן ובעל לאחר זמן, </w:t>
      </w:r>
      <w:ins w:id="94245" w:author="מנוע מכני" w:date="2026-10-11T12:04:39Z">
        <w:r>
          <w:rPr>
            <w:rFonts w:ascii="FontbitDavid" w:hAnsi="FontbitDavid"/>
            <w:spacing w:val="-2"/>
            <w:sz w:val="24"/>
            <w:rtl/>
          </w:rPr>
          <w:t xml:space="preserve">דיש</w:t>
        </w:r>
      </w:ins>
      <w:del w:id="94246" w:author="מנוע מכני" w:date="2026-10-11T12:04:39Z">
        <w:r w:rsidRPr="00017C1D">
          <w:rPr>
            <w:rFonts w:ascii="FontbitDavid" w:hAnsi="FontbitDavid"/>
            <w:spacing w:val="-2"/>
            <w:sz w:val="24"/>
            <w:rtl/>
          </w:rPr>
          <w:delText xml:space="preserve">דאיכא</w:delText>
        </w:r>
      </w:del>
      <w:r w:rsidRPr="00017C1D">
        <w:rPr>
          <w:rFonts w:ascii="FontbitDavid" w:hAnsi="FontbitDavid"/>
          <w:spacing w:val="-2"/>
          <w:sz w:val="24"/>
          <w:rtl/>
        </w:rPr>
        <w:t xml:space="preserve"> ספיקא דאורייתא, אבל </w:t>
      </w:r>
      <w:ins w:id="98447" w:author="מנוע מכני" w:date="2026-10-11T12:04:39Z">
        <w:r>
          <w:rPr>
            <w:rFonts w:ascii="FontbitDavid" w:hAnsi="FontbitDavid"/>
            <w:spacing w:val="-2"/>
            <w:sz w:val="24"/>
            <w:rtl/>
          </w:rPr>
          <w:t xml:space="preserve">מתחילה</w:t>
        </w:r>
      </w:ins>
      <w:del w:id="98448" w:author="מנוע מכני" w:date="2026-10-11T12:04:39Z">
        <w:r w:rsidRPr="00017C1D">
          <w:rPr>
            <w:rFonts w:ascii="FontbitDavid" w:hAnsi="FontbitDavid"/>
            <w:spacing w:val="-2"/>
            <w:sz w:val="24"/>
            <w:rtl/>
          </w:rPr>
          <w:delText xml:space="preserve">מעיקרא</w:delText>
        </w:r>
      </w:del>
      <w:r w:rsidRPr="00017C1D">
        <w:rPr>
          <w:rFonts w:ascii="FontbitDavid" w:hAnsi="FontbitDavid"/>
          <w:spacing w:val="-2"/>
          <w:sz w:val="24"/>
          <w:rtl/>
        </w:rPr>
        <w:t xml:space="preserve"> - </w:t>
      </w:r>
      <w:r w:rsidRPr="00017C1D">
        <w:rPr>
          <w:rFonts w:ascii="FontbitDavid" w:hAnsi="FontbitDavid"/>
          <w:spacing w:val="-2"/>
          <w:sz w:val="24"/>
          <w:rtl/>
        </w:rPr>
        <w:t xml:space="preserve">לא</w:t>
      </w:r>
      <w:r w:rsidRPr="00017C1D">
        <w:rPr>
          <w:rFonts w:ascii="FontbitDavid" w:hAnsi="FontbitDavid"/>
          <w:spacing w:val="-2"/>
          <w:sz w:val="24"/>
          <w:rtl/>
        </w:rPr>
        <w:t xml:space="preserve">.</w:t>
      </w:r>
    </w:p>
    <w:p w:rsidR="00E403F0" w:rsidRDefault="00E403F0" w:rsidP="00E403F0">
      <w:pPr>
        <w:rPr>
          <w:rFonts w:ascii="FontbitDavid" w:hAnsi="FontbitDavid"/>
          <w:sz w:val="24"/>
          <w:rtl/>
        </w:rPr>
      </w:pPr>
    </w:p>
    <w:p>
      <w:pPr>
        <w:pStyle w:val="afffff8"/>
        <w:rPr>
          <w:ins w:id="90287" w:author="קלוד" w:date="2026-10-11T12:23:38Z"/>
        </w:rPr>
      </w:pPr>
      <w:ins w:id="90288" w:author="קלוד" w:date="2026-10-11T12:23:38Z">
        <w:r>
          <w:rPr>
            <w:color w:val="7B3F00"/>
          </w:rPr>
          <w:t xml:space="preserve">קטן שהקדיש ואכל - לוקה, כל שישנו בהפלאה</w:t>
        </w:r>
      </w:ins>
    </w:p>
    <w:p>
      <w:pPr>
        <w:pStyle w:val="38"/>
        <w:rPr>
          <w:ins w:id="100554" w:author="מנוע מכני" w:date="2026-10-11T12:04:39Z"/>
        </w:rPr>
      </w:pPr>
      <w:ins w:id="91885" w:author="מנוע מכני" w:date="2026-10-11T12:04:39Z">
        <w:r>
          <w:t xml:space="preserve">א"ר</w:t>
        </w:r>
      </w:ins>
      <w:del w:id="91886" w:author="מנוע מכני" w:date="2026-10-11T12:04:39Z">
        <w:r w:rsidRPr="00B078C3">
          <w:delText xml:space="preserve">א''ר</w:delText>
        </w:r>
      </w:del>
      <w:r w:rsidRPr="00B078C3">
        <w:t xml:space="preserve"> הונא:</w:t>
      </w:r>
    </w:p>
    <w:p w:rsidR="00E403F0" w:rsidRPr="00B078C3" w:rsidRDefault="00E403F0" w:rsidP="00E403F0">
      <w:pPr>
        <w:rPr>
          <w:rFonts w:ascii="FontbitDavid" w:hAnsi="FontbitDavid"/>
          <w:sz w:val="24"/>
          <w:rtl/>
        </w:rPr>
      </w:pPr>
      <w:del w:id="10055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הקדיש ואכל - לוקה, שנא</w:t>
      </w:r>
      <w:r>
        <w:rPr>
          <w:rFonts w:ascii="FontbitDavid" w:hAnsi="FontbitDavid" w:hint="cs"/>
          <w:sz w:val="24"/>
          <w:rtl/>
        </w:rPr>
        <w:t>' '</w:t>
      </w:r>
      <w:r w:rsidRPr="00B078C3">
        <w:rPr>
          <w:rStyle w:val="afffff0"/>
          <w:rFonts w:ascii="FontbitDavid" w:hAnsi="FontbitDavid"/>
          <w:sz w:val="24"/>
          <w:rtl/>
        </w:rPr>
        <w:t>איש כי יפליא לנדור ולא יחל דברו</w:t>
      </w:r>
      <w:r>
        <w:rPr>
          <w:rFonts w:ascii="FontbitDavid" w:hAnsi="FontbitDavid" w:hint="cs"/>
          <w:sz w:val="24"/>
          <w:rtl/>
        </w:rPr>
        <w:t>'</w:t>
      </w:r>
      <w:r w:rsidRPr="00B078C3">
        <w:rPr>
          <w:rFonts w:ascii="FontbitDavid" w:hAnsi="FontbitDavid"/>
          <w:sz w:val="24"/>
          <w:rtl/>
        </w:rPr>
        <w:t>, כל שישנו בהפלאה - ישנו בבל יחל, וכל שאינו בהפלאה - אינו בבל יחל.</w:t>
      </w:r>
    </w:p>
    <w:p w:rsidR="00E403F0" w:rsidRDefault="00E403F0" w:rsidP="00E403F0">
      <w:pPr>
        <w:pStyle w:val="afff3"/>
        <w:framePr w:wrap="around"/>
        <w:rPr>
          <w:rtl/>
        </w:rPr>
      </w:pPr>
      <w:r>
        <w:rPr>
          <w:rFonts w:hint="cs"/>
          <w:rtl/>
        </w:rPr>
        <w:lastRenderedPageBreak/>
        <w:t>מו:</w:t>
      </w:r>
    </w:p>
    <w:p>
      <w:pPr>
        <w:pStyle w:val="38"/>
        <w:rPr>
          <w:ins w:id="100556" w:author="מנוע מכני" w:date="2026-10-11T12:04:39Z"/>
        </w:rPr>
      </w:pPr>
      <w:r w:rsidRPr="00B078C3">
        <w:t>מתיב ר</w:t>
      </w:r>
      <w:r>
        <w:t xml:space="preserve">ה</w:t>
      </w:r>
      <w:ins w:id="91887" w:author="מנוע מכני" w:date="2026-10-11T12:04:39Z">
        <w:r>
          <w:t xml:space="preserve">ב"י</w:t>
        </w:r>
      </w:ins>
      <w:del w:id="91888" w:author="מנוע מכני" w:date="2026-10-11T12:04:39Z">
        <w:r>
          <w:delText xml:space="preserve">ב''י</w:delText>
        </w:r>
      </w:del>
      <w:r>
        <w:t xml:space="preserve"> לסייע ל</w:t>
      </w:r>
      <w:ins w:id="91889" w:author="מנוע מכני" w:date="2026-10-11T12:04:39Z">
        <w:r>
          <w:t xml:space="preserve">ר"ה</w:t>
        </w:r>
      </w:ins>
      <w:del w:id="91890"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10055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לפי שמצינו שהשוה הכתוב הקטן כגדול לזדון שבועה, ולאיסר, ולבל יחל, יכול יהא חייב על הקדשו קרבן - </w:t>
      </w:r>
      <w:r w:rsidRPr="00B078C3">
        <w:rPr>
          <w:rFonts w:ascii="FontbitDavid" w:hAnsi="FontbitDavid"/>
          <w:sz w:val="24"/>
          <w:rtl/>
        </w:rPr>
        <w:t xml:space="preserve">ת"ל</w:t>
      </w:r>
      <w:r w:rsidRPr="00B078C3">
        <w:rPr>
          <w:rFonts w:ascii="FontbitDavid" w:hAnsi="FontbitDavid"/>
          <w:sz w:val="24"/>
          <w:rtl/>
        </w:rPr>
        <w:t xml:space="preserve"> זה הדבר.</w:t>
      </w:r>
    </w:p>
    <w:p>
      <w:pPr>
        <w:pStyle w:val="38"/>
        <w:rPr>
          <w:ins w:id="100558" w:author="מנוע מכני" w:date="2026-10-11T12:04:39Z"/>
        </w:rPr>
      </w:pPr>
      <w:r>
        <w:t xml:space="preserve">הך</w:t>
      </w:r>
    </w:p>
    <w:p w:rsidR="00E403F0" w:rsidRPr="00B078C3" w:rsidRDefault="00E403F0" w:rsidP="00E403F0">
      <w:pPr>
        <w:rPr>
          <w:rFonts w:ascii="FontbitDavid" w:hAnsi="FontbitDavid"/>
          <w:sz w:val="24"/>
          <w:rtl/>
        </w:rPr>
      </w:pPr>
      <w:del w:id="100559"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B078C3">
        <w:rPr>
          <w:rFonts w:ascii="FontbitDavid" w:hAnsi="FontbitDavid"/>
          <w:sz w:val="24"/>
          <w:rtl/>
        </w:rPr>
        <w:t>לאיסר ולבל יחל</w:t>
      </w:r>
      <w:r>
        <w:rPr>
          <w:rFonts w:ascii="FontbitDavid" w:hAnsi="FontbitDavid" w:hint="cs"/>
          <w:sz w:val="24"/>
          <w:rtl/>
        </w:rPr>
        <w:t>'</w:t>
      </w:r>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חייב.</w:t>
      </w:r>
      <w:r>
        <w:rPr>
          <w:rFonts w:ascii="FontbitDavid" w:hAnsi="FontbitDavid" w:hint="cs"/>
          <w:sz w:val="24"/>
          <w:rtl/>
        </w:rPr>
        <w:t xml:space="preserve"> היינו ל</w:t>
      </w:r>
      <w:r w:rsidRPr="00B078C3">
        <w:rPr>
          <w:rFonts w:ascii="FontbitDavid" w:hAnsi="FontbitDavid"/>
          <w:sz w:val="24"/>
          <w:rtl/>
        </w:rPr>
        <w:t>איסור בל יחל.</w:t>
      </w:r>
    </w:p>
    <w:p w:rsidR="00E403F0" w:rsidRPr="00B078C3" w:rsidRDefault="00E403F0" w:rsidP="00E403F0">
      <w:pPr>
        <w:rPr>
          <w:rFonts w:ascii="FontbitDavid" w:hAnsi="FontbitDavid"/>
          <w:sz w:val="24"/>
          <w:rtl/>
        </w:rPr>
      </w:pPr>
      <w:r w:rsidRPr="00B078C3">
        <w:rPr>
          <w:rFonts w:ascii="FontbitDavid" w:hAnsi="FontbitDavid"/>
          <w:sz w:val="24"/>
          <w:rtl/>
        </w:rPr>
        <w:t xml:space="preserve">איסור בל יחל, מה נפשך, </w:t>
      </w:r>
      <w:ins w:id="97499" w:author="מנוע מכני" w:date="2026-10-11T12:04:39Z">
        <w:r>
          <w:rPr>
            <w:rFonts w:ascii="FontbitDavid" w:hAnsi="FontbitDavid"/>
            <w:sz w:val="24"/>
            <w:rtl/>
          </w:rPr>
          <w:t xml:space="preserve">אם </w:t>
        </w:r>
      </w:ins>
      <w:del w:id="9750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מופלא סמוך לאיש דאורייתא - מילקא </w:t>
      </w:r>
      <w:ins w:id="94249" w:author="מנוע מכני" w:date="2026-10-11T12:04:39Z">
        <w:r>
          <w:rPr>
            <w:rFonts w:ascii="FontbitDavid" w:hAnsi="FontbitDavid"/>
            <w:sz w:val="24"/>
            <w:rtl/>
          </w:rPr>
          <w:t xml:space="preserve">גם</w:t>
        </w:r>
      </w:ins>
      <w:del w:id="9425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לילקי, </w:t>
      </w:r>
      <w:ins w:id="97501" w:author="מנוע מכני" w:date="2026-10-11T12:04:39Z">
        <w:r>
          <w:rPr>
            <w:rFonts w:ascii="FontbitDavid" w:hAnsi="FontbitDavid"/>
            <w:sz w:val="24"/>
            <w:rtl/>
          </w:rPr>
          <w:t xml:space="preserve">ואם </w:t>
        </w:r>
      </w:ins>
      <w:del w:id="97502"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מופלא סמוך לאיש </w:t>
      </w:r>
      <w:ins w:id="94253" w:author="מנוע מכני" w:date="2026-10-11T12:04:39Z">
        <w:r>
          <w:rPr>
            <w:rFonts w:ascii="FontbitDavid" w:hAnsi="FontbitDavid"/>
            <w:sz w:val="24"/>
            <w:rtl/>
          </w:rPr>
          <w:t xml:space="preserve">לא</w:t>
        </w:r>
      </w:ins>
      <w:del w:id="9425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דאורייתא - איסור </w:t>
      </w:r>
      <w:ins w:id="94251" w:author="מנוע מכני" w:date="2026-10-11T12:04:39Z">
        <w:r>
          <w:rPr>
            <w:rFonts w:ascii="FontbitDavid" w:hAnsi="FontbitDavid"/>
            <w:sz w:val="24"/>
            <w:rtl/>
          </w:rPr>
          <w:t xml:space="preserve">גם</w:t>
        </w:r>
      </w:ins>
      <w:del w:id="9425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4247" w:author="מנוע מכני" w:date="2026-10-11T12:04:39Z">
        <w:r>
          <w:rPr>
            <w:rFonts w:ascii="FontbitDavid" w:hAnsi="FontbitDavid"/>
            <w:sz w:val="24"/>
            <w:rtl/>
          </w:rPr>
          <w:t xml:space="preserve">אין</w:t>
        </w:r>
      </w:ins>
      <w:del w:id="94248"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 לאותן המוזהרים עליו.</w:t>
      </w:r>
    </w:p>
    <w:p>
      <w:pPr>
        <w:pStyle w:val="38"/>
        <w:rPr>
          <w:ins w:id="100560" w:author="מנוע מכני" w:date="2026-10-11T12:04:39Z"/>
        </w:rPr>
      </w:pPr>
      <w:ins w:id="93189" w:author="מנוע מכני" w:date="2026-10-11T12:04:39Z">
        <w:r>
          <w:t xml:space="preserve">ש"מ</w:t>
        </w:r>
      </w:ins>
      <w:del w:id="93190" w:author="מנוע מכני" w:date="2026-10-11T12:04:39Z">
        <w:r w:rsidRPr="00B078C3">
          <w:delText xml:space="preserve">שמע מינה</w:delText>
        </w:r>
      </w:del>
      <w:r w:rsidRPr="00B078C3">
        <w:t xml:space="preserve">:</w:t>
      </w:r>
    </w:p>
    <w:p w:rsidR="00E403F0" w:rsidRDefault="00E403F0" w:rsidP="00E403F0">
      <w:pPr>
        <w:rPr>
          <w:rFonts w:ascii="FontbitDavid" w:hAnsi="FontbitDavid"/>
          <w:sz w:val="24"/>
          <w:rtl/>
        </w:rPr>
      </w:pPr>
      <w:del w:id="10056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קטן אוכל נבלות - ב"ד מצווין עליו להפרישו! </w:t>
      </w:r>
    </w:p>
    <w:p w:rsidR="00E403F0" w:rsidRPr="00B078C3" w:rsidRDefault="00E403F0" w:rsidP="00E403F0">
      <w:pPr>
        <w:pStyle w:val="a2"/>
        <w:numPr>
          <w:ilvl w:val="0"/>
          <w:numId w:val="3"/>
        </w:numPr>
        <w:ind w:left="714" w:hanging="357"/>
        <w:rPr>
          <w:rtl/>
        </w:rPr>
      </w:pPr>
      <w:r>
        <w:rPr>
          <w:rFonts w:hint="cs"/>
          <w:rtl/>
        </w:rPr>
        <w:t xml:space="preserve">ה</w:t>
      </w:r>
      <w:ins w:id="91891" w:author="מנוע מכני" w:date="2026-10-11T12:04:39Z">
        <w:r>
          <w:rPr>
            <w:rFonts w:hint="cs"/>
            <w:rtl/>
          </w:rPr>
          <w:t xml:space="preserve">ב"ע</w:t>
        </w:r>
      </w:ins>
      <w:del w:id="91892" w:author="מנוע מכני" w:date="2026-10-11T12:04:39Z">
        <w:r>
          <w:rPr>
            <w:rFonts w:hint="cs"/>
            <w:rtl/>
          </w:rPr>
          <w:delText xml:space="preserve">ב''ע</w:delText>
        </w:r>
      </w:del>
      <w:r>
        <w:rPr>
          <w:rFonts w:hint="cs"/>
          <w:rtl/>
        </w:rPr>
        <w:t xml:space="preserve"> </w:t>
      </w:r>
      <w:r w:rsidRPr="00B078C3">
        <w:rPr>
          <w:rtl/>
        </w:rPr>
        <w:t>כגון שהקדיש הוא ואכלו אחרים.</w:t>
      </w:r>
    </w:p>
    <w:p w:rsidR="00E403F0" w:rsidRPr="00B078C3" w:rsidRDefault="00E403F0" w:rsidP="00E403F0">
      <w:pPr>
        <w:pStyle w:val="a3"/>
        <w:rPr>
          <w:rtl/>
        </w:rPr>
      </w:pPr>
      <w:r>
        <w:rPr>
          <w:rFonts w:hint="cs"/>
          <w:rtl/>
        </w:rPr>
        <w:t xml:space="preserve">ואפי' </w:t>
      </w:r>
      <w:r w:rsidRPr="00B078C3">
        <w:rPr>
          <w:rtl/>
        </w:rPr>
        <w:t xml:space="preserve">למ"ד</w:t>
      </w:r>
      <w:r w:rsidRPr="00B078C3">
        <w:rPr>
          <w:rtl/>
        </w:rPr>
        <w:t xml:space="preserve"> </w:t>
      </w:r>
      <w:r>
        <w:rPr>
          <w:rFonts w:hint="cs"/>
          <w:rtl/>
        </w:rPr>
        <w:t xml:space="preserve">דהקדיש הוא ואכלו אחרים </w:t>
      </w:r>
      <w:r w:rsidRPr="00B078C3">
        <w:rPr>
          <w:rtl/>
        </w:rPr>
        <w:t xml:space="preserve">אין לוקין </w:t>
      </w:r>
      <w:r>
        <w:rPr>
          <w:rStyle w:val="2fb"/>
          <w:rFonts w:hint="cs"/>
          <w:rtl/>
        </w:rPr>
        <w:t xml:space="preserve">כ</w:t>
      </w:r>
      <w:ins w:id="91893" w:author="מנוע מכני" w:date="2026-10-11T12:04:39Z">
        <w:r>
          <w:rPr>
            <w:rStyle w:val="2fb"/>
            <w:rFonts w:hint="cs"/>
            <w:rtl/>
          </w:rPr>
          <w:t xml:space="preserve">ר"כ</w:t>
        </w:r>
      </w:ins>
      <w:del w:id="91894" w:author="מנוע מכני" w:date="2026-10-11T12:04:39Z">
        <w:r>
          <w:rPr>
            <w:rFonts w:hint="cs"/>
            <w:rtl/>
          </w:rPr>
          <w:delText xml:space="preserve">ר''כ</w:delText>
        </w:r>
      </w:del>
      <w:r>
        <w:rPr>
          <w:rFonts w:hint="cs"/>
          <w:rtl/>
        </w:rPr>
        <w:t xml:space="preserve"> ולא </w:t>
      </w:r>
      <w:r>
        <w:rPr>
          <w:rStyle w:val="2fb"/>
          <w:rFonts w:hint="cs"/>
          <w:rtl/>
        </w:rPr>
        <w:t xml:space="preserve">כר</w:t>
      </w:r>
      <w:ins w:id="91895" w:author="מנוע מכני" w:date="2026-10-11T12:04:39Z">
        <w:r>
          <w:rPr>
            <w:rStyle w:val="2fb"/>
            <w:rFonts w:hint="cs"/>
            <w:rtl/>
          </w:rPr>
          <w:t xml:space="preserve">י"ו</w:t>
        </w:r>
      </w:ins>
      <w:del w:id="91896" w:author="מנוע מכני" w:date="2026-10-11T12:04:39Z">
        <w:r>
          <w:rPr>
            <w:rFonts w:hint="cs"/>
            <w:rtl/>
          </w:rPr>
          <w:delText xml:space="preserve">י''ו</w:delText>
        </w:r>
      </w:del>
      <w:r>
        <w:rPr>
          <w:rFonts w:hint="cs"/>
          <w:rtl/>
        </w:rPr>
        <w:t xml:space="preserve"> </w:t>
      </w:r>
      <w:r>
        <w:rPr>
          <w:rStyle w:val="2fb"/>
          <w:rFonts w:hint="cs"/>
          <w:rtl/>
        </w:rPr>
        <w:t xml:space="preserve">ו</w:t>
      </w:r>
      <w:ins w:id="91897" w:author="מנוע מכני" w:date="2026-10-11T12:04:39Z">
        <w:r>
          <w:rPr>
            <w:rStyle w:val="2fb"/>
            <w:rFonts w:hint="cs"/>
            <w:rtl/>
          </w:rPr>
          <w:t xml:space="preserve">ר"ל</w:t>
        </w:r>
      </w:ins>
      <w:del w:id="91898" w:author="מנוע מכני" w:date="2026-10-11T12:04:39Z">
        <w:r>
          <w:rPr>
            <w:rFonts w:hint="cs"/>
            <w:rtl/>
          </w:rPr>
          <w:delText xml:space="preserve">ר''ל</w:delText>
        </w:r>
      </w:del>
      <w:r>
        <w:rPr>
          <w:rFonts w:hint="cs"/>
          <w:rtl/>
        </w:rPr>
        <w:t xml:space="preserve"> מ</w:t>
      </w:r>
      <w:r w:rsidRPr="00B078C3">
        <w:rPr>
          <w:rtl/>
        </w:rPr>
        <w:t xml:space="preserve">דרבנן וקרא אסמכתא </w:t>
      </w:r>
      <w:ins w:id="95891" w:author="מנוע מכני" w:date="2026-10-11T12:04:39Z">
        <w:r>
          <w:rPr>
            <w:rtl/>
          </w:rPr>
          <w:t xml:space="preserve">סתם</w:t>
        </w:r>
      </w:ins>
      <w:del w:id="95892" w:author="מנוע מכני" w:date="2026-10-11T12:04:39Z">
        <w:r w:rsidRPr="00B078C3">
          <w:rPr>
            <w:rtl/>
          </w:rPr>
          <w:delText xml:space="preserve">בעלמא</w:delText>
        </w:r>
      </w:del>
      <w:r w:rsidRPr="00B078C3">
        <w:rPr>
          <w:rtl/>
        </w:rPr>
        <w:t xml:space="preserve">.</w:t>
      </w:r>
    </w:p>
    <w:p w:rsidR="00E403F0" w:rsidRDefault="00E403F0" w:rsidP="00E403F0">
      <w:pPr>
        <w:rPr>
          <w:rFonts w:ascii="FontbitDavid" w:hAnsi="FontbitDavid"/>
          <w:sz w:val="24"/>
          <w:rtl/>
        </w:rPr>
      </w:pPr>
    </w:p>
    <w:p>
      <w:pPr>
        <w:pStyle w:val="afffff8"/>
        <w:rPr>
          <w:ins w:id="90285" w:author="קלוד" w:date="2026-10-11T12:23:38Z"/>
        </w:rPr>
      </w:pPr>
      <w:ins w:id="90286" w:author="קלוד" w:date="2026-10-11T12:23:38Z">
        <w:r>
          <w:rPr>
            <w:color w:val="7B3F00"/>
          </w:rPr>
          <w:t xml:space="preserve">הקדיש ואכלו אחרים - מופלא סמוך לאיש דאורייתא או דרבנן</w:t>
        </w:r>
      </w:ins>
    </w:p>
    <w:p>
      <w:pPr>
        <w:pStyle w:val="38"/>
        <w:rPr>
          <w:ins w:id="101619" w:author="מנוע מכני" w:date="2026-10-11T12:04:39Z"/>
        </w:rPr>
      </w:pPr>
      <w:r w:rsidRPr="00B078C3">
        <w:t xml:space="preserve">גופא,</w:t>
      </w:r>
    </w:p>
    <w:p w:rsidR="00E403F0" w:rsidRPr="00B078C3" w:rsidRDefault="00E403F0" w:rsidP="00E403F0">
      <w:pPr>
        <w:rPr>
          <w:rFonts w:ascii="FontbitDavid" w:hAnsi="FontbitDavid"/>
          <w:sz w:val="24"/>
          <w:rtl/>
        </w:rPr>
      </w:pPr>
      <w:del w:id="10162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הקדיש ואכלו אחרים, </w:t>
      </w:r>
      <w:ins w:id="93191" w:author="מנוע מכני" w:date="2026-10-11T12:04:39Z">
        <w:r>
          <w:rPr>
            <w:rStyle w:val="2fb"/>
            <w:rFonts w:ascii="FontbitDavid" w:hAnsi="FontbitDavid"/>
            <w:sz w:val="24"/>
            <w:rtl/>
          </w:rPr>
          <w:t xml:space="preserve">ר"כ</w:t>
        </w:r>
      </w:ins>
      <w:del w:id="93192" w:author="מנוע מכני" w:date="2026-10-11T12:04:39Z">
        <w:r w:rsidRPr="00B078C3">
          <w:rPr>
            <w:rFonts w:ascii="FontbitDavid" w:hAnsi="FontbitDavid"/>
            <w:sz w:val="24"/>
            <w:rtl/>
          </w:rPr>
          <w:delText xml:space="preserve">רב כהנא</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אין לוקין, </w:t>
      </w:r>
      <w:r w:rsidRPr="00B078C3">
        <w:rPr>
          <w:rStyle w:val="2fb"/>
          <w:rFonts w:ascii="FontbitDavid" w:hAnsi="FontbitDavid"/>
          <w:sz w:val="24"/>
          <w:rtl/>
        </w:rPr>
        <w:t xml:space="preserve">ר</w:t>
      </w:r>
      <w:ins w:id="91899" w:author="מנוע מכני" w:date="2026-10-11T12:04:39Z">
        <w:r>
          <w:rPr>
            <w:rStyle w:val="2fb"/>
            <w:rFonts w:ascii="FontbitDavid" w:hAnsi="FontbitDavid"/>
            <w:sz w:val="24"/>
            <w:rtl/>
          </w:rPr>
          <w:t xml:space="preserve">י"ו</w:t>
        </w:r>
      </w:ins>
      <w:del w:id="91900" w:author="מנוע מכני" w:date="2026-10-11T12:04:39Z">
        <w:r w:rsidRPr="00B078C3">
          <w:rPr>
            <w:rFonts w:ascii="FontbitDavid" w:hAnsi="FontbitDavid"/>
            <w:sz w:val="24"/>
            <w:rtl/>
          </w:rPr>
          <w:delText xml:space="preserve">י''ו</w:delText>
        </w:r>
      </w:del>
      <w:r w:rsidRPr="00B078C3">
        <w:rPr>
          <w:rFonts w:ascii="FontbitDavid" w:hAnsi="FontbitDavid"/>
          <w:sz w:val="24"/>
          <w:rtl/>
        </w:rPr>
        <w:t xml:space="preserve"> </w:t>
      </w:r>
      <w:r w:rsidRPr="00B078C3">
        <w:rPr>
          <w:rStyle w:val="2fb"/>
          <w:rFonts w:ascii="FontbitDavid" w:hAnsi="FontbitDavid"/>
          <w:sz w:val="24"/>
          <w:rtl/>
        </w:rPr>
        <w:t xml:space="preserve">ור"ל</w:t>
      </w:r>
      <w:r w:rsidRPr="00B078C3">
        <w:rPr>
          <w:rFonts w:ascii="FontbitDavid" w:hAnsi="FontbitDavid"/>
          <w:sz w:val="24"/>
          <w:rtl/>
        </w:rPr>
        <w:t xml:space="preserve"> </w:t>
      </w:r>
      <w:ins w:id="94257" w:author="מנוע מכני" w:date="2026-10-11T12:04:39Z">
        <w:r>
          <w:rPr>
            <w:rFonts w:ascii="FontbitDavid" w:hAnsi="FontbitDavid"/>
            <w:sz w:val="24"/>
            <w:rtl/>
          </w:rPr>
          <w:t xml:space="preserve">דאמרו</w:t>
        </w:r>
      </w:ins>
      <w:del w:id="94258"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w:t>
      </w:r>
      <w:ins w:id="94255" w:author="מנוע מכני" w:date="2026-10-11T12:04:39Z">
        <w:r>
          <w:rPr>
            <w:rFonts w:ascii="FontbitDavid" w:hAnsi="FontbitDavid"/>
            <w:sz w:val="24"/>
            <w:rtl/>
          </w:rPr>
          <w:t xml:space="preserve">שניהם</w:t>
        </w:r>
      </w:ins>
      <w:del w:id="94256" w:author="מנוע מכני" w:date="2026-10-11T12:04:39Z">
        <w:r w:rsidRPr="00B078C3">
          <w:rPr>
            <w:rFonts w:ascii="FontbitDavid" w:hAnsi="FontbitDavid"/>
            <w:sz w:val="24"/>
            <w:rtl/>
          </w:rPr>
          <w:delText xml:space="preserve">תרוייהו</w:delText>
        </w:r>
      </w:del>
      <w:r w:rsidRPr="00B078C3">
        <w:rPr>
          <w:rFonts w:ascii="FontbitDavid" w:hAnsi="FontbitDavid"/>
          <w:sz w:val="24"/>
          <w:rtl/>
        </w:rPr>
        <w:t xml:space="preserve">: לוקין.</w:t>
      </w:r>
    </w:p>
    <w:p w:rsidR="00E403F0" w:rsidRDefault="00E403F0" w:rsidP="00E403F0">
      <w:pPr>
        <w:rPr>
          <w:rFonts w:ascii="FontbitDavid" w:hAnsi="FontbitDavid"/>
          <w:sz w:val="24"/>
          <w:rtl/>
        </w:rPr>
      </w:pPr>
      <w:ins w:id="94259" w:author="מנוע מכני" w:date="2026-10-11T12:04:39Z">
        <w:r>
          <w:rPr>
            <w:rFonts w:ascii="FontbitDavid" w:hAnsi="FontbitDavid" w:hint="cs"/>
            <w:sz w:val="24"/>
            <w:rtl/>
          </w:rPr>
          <w:t xml:space="preserve">וחלקו</w:t>
        </w:r>
      </w:ins>
      <w:del w:id="94260" w:author="מנוע מכני" w:date="2026-10-11T12:04:39Z">
        <w:r>
          <w:rPr>
            <w:rFonts w:ascii="FontbitDavid" w:hAnsi="FontbitDavid" w:hint="cs"/>
            <w:sz w:val="24"/>
            <w:rtl/>
          </w:rPr>
          <w:delText xml:space="preserve">ו</w:delText>
        </w:r>
        <w:r w:rsidRPr="00B078C3">
          <w:rPr>
            <w:rFonts w:ascii="FontbitDavid" w:hAnsi="FontbitDavid"/>
            <w:sz w:val="24"/>
            <w:rtl/>
          </w:rPr>
          <w:delText xml:space="preserve">פל</w:delText>
        </w:r>
        <w:r>
          <w:rPr>
            <w:rFonts w:ascii="FontbitDavid" w:hAnsi="FontbitDavid" w:hint="cs"/>
            <w:sz w:val="24"/>
            <w:rtl/>
          </w:rPr>
          <w:delText xml:space="preserve">י</w:delText>
        </w:r>
        <w:r w:rsidRPr="00B078C3">
          <w:rPr>
            <w:rFonts w:ascii="FontbitDavid" w:hAnsi="FontbitDavid"/>
            <w:sz w:val="24"/>
            <w:rtl/>
          </w:rPr>
          <w:delText xml:space="preserve">גי</w:delText>
        </w:r>
      </w:del>
      <w:r w:rsidRPr="00B078C3">
        <w:rPr>
          <w:rFonts w:ascii="FontbitDavid" w:hAnsi="FontbitDavid"/>
          <w:sz w:val="24"/>
          <w:rtl/>
        </w:rPr>
        <w:t xml:space="preserve">? </w:t>
      </w:r>
      <w:r>
        <w:rPr>
          <w:rFonts w:ascii="FontbitDavid" w:hAnsi="FontbitDavid" w:hint="cs"/>
          <w:sz w:val="24"/>
          <w:rtl/>
        </w:rPr>
        <w:t>ד</w:t>
      </w:r>
      <w:r w:rsidRPr="00B078C3">
        <w:rPr>
          <w:rFonts w:ascii="FontbitDavid" w:hAnsi="FontbitDavid"/>
          <w:sz w:val="24"/>
          <w:rtl/>
        </w:rPr>
        <w:t xml:space="preserve">מר סבר מופלא סמוך לאיש - דאורייתא, ומר סבר מופלא סמוך לאיש - מדרבנן, </w:t>
      </w:r>
    </w:p>
    <w:p>
      <w:pPr>
        <w:pStyle w:val="38"/>
        <w:rPr>
          <w:ins w:id="100562" w:author="מנוע מכני" w:date="2026-10-11T12:04:39Z"/>
        </w:rPr>
      </w:pPr>
      <w:r w:rsidRPr="00B078C3">
        <w:t xml:space="preserve">מתיב רב ירמיה:</w:t>
      </w:r>
    </w:p>
    <w:p w:rsidR="00E403F0" w:rsidRPr="00B078C3" w:rsidRDefault="00E403F0" w:rsidP="00E403F0">
      <w:pPr>
        <w:rPr>
          <w:rFonts w:ascii="FontbitDavid" w:hAnsi="FontbitDavid"/>
          <w:sz w:val="24"/>
          <w:rtl/>
        </w:rPr>
      </w:pPr>
      <w:del w:id="10056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יתומה שנדרה בעלה מפר לה.</w:t>
      </w:r>
    </w:p>
    <w:p w:rsidR="00E403F0" w:rsidRDefault="00E403F0" w:rsidP="00E403F0">
      <w:pPr>
        <w:rPr>
          <w:rFonts w:ascii="FontbitDavid" w:hAnsi="FontbitDavid"/>
          <w:sz w:val="24"/>
          <w:rtl/>
        </w:rPr>
      </w:pPr>
      <w:ins w:id="91901" w:author="מנוע מכני" w:date="2026-10-11T12:04:39Z">
        <w:r>
          <w:rPr>
            <w:rFonts w:ascii="FontbitDavid" w:hAnsi="FontbitDavid" w:hint="cs"/>
            <w:sz w:val="24"/>
            <w:rtl/>
          </w:rPr>
          <w:t xml:space="preserve">א"א</w:t>
        </w:r>
      </w:ins>
      <w:del w:id="91902" w:author="מנוע מכני" w:date="2026-10-11T12:04:39Z">
        <w:r>
          <w:rPr>
            <w:rFonts w:ascii="FontbitDavid" w:hAnsi="FontbitDavid" w:hint="cs"/>
            <w:sz w:val="24"/>
            <w:rtl/>
          </w:rPr>
          <w:delText xml:space="preserve">א''א</w:delText>
        </w:r>
      </w:del>
      <w:r w:rsidRPr="00B078C3">
        <w:rPr>
          <w:rFonts w:ascii="FontbitDavid" w:hAnsi="FontbitDavid"/>
          <w:sz w:val="24"/>
          <w:rtl/>
        </w:rPr>
        <w:t xml:space="preserve"> מופלא סמוך</w:t>
      </w:r>
      <w:r>
        <w:rPr>
          <w:rFonts w:ascii="FontbitDavid" w:hAnsi="FontbitDavid"/>
          <w:sz w:val="24"/>
          <w:rtl/>
        </w:rPr>
        <w:t xml:space="preserve"> לאיש - דרבנן </w:t>
      </w:r>
      <w:ins w:id="98449" w:author="מנוע מכני" w:date="2026-10-11T12:04:39Z">
        <w:r>
          <w:rPr>
            <w:rFonts w:ascii="FontbitDavid" w:hAnsi="FontbitDavid"/>
            <w:sz w:val="24"/>
            <w:rtl/>
          </w:rPr>
          <w:t xml:space="preserve">באו</w:t>
        </w:r>
      </w:ins>
      <w:del w:id="98450" w:author="מנוע מכני" w:date="2026-10-11T12:04:39Z">
        <w:r>
          <w:rPr>
            <w:rFonts w:ascii="FontbitDavid" w:hAnsi="FontbitDavid"/>
            <w:sz w:val="24"/>
            <w:rtl/>
          </w:rPr>
          <w:delText xml:space="preserve">אתו</w:delText>
        </w:r>
      </w:del>
      <w:r>
        <w:rPr>
          <w:rFonts w:ascii="FontbitDavid" w:hAnsi="FontbitDavid"/>
          <w:sz w:val="24"/>
          <w:rtl/>
        </w:rPr>
        <w:t xml:space="preserve"> נשואין דרבנן</w:t>
      </w:r>
      <w:r w:rsidRPr="00B078C3">
        <w:rPr>
          <w:rFonts w:ascii="FontbitDavid" w:hAnsi="FontbitDavid"/>
          <w:sz w:val="24"/>
          <w:rtl/>
        </w:rPr>
        <w:t xml:space="preserve"> ומבטלי נדרא דרבנן, </w:t>
      </w:r>
    </w:p>
    <w:p>
      <w:pPr>
        <w:pStyle w:val="38"/>
        <w:rPr>
          <w:ins w:id="100564" w:author="מנוע מכני" w:date="2026-10-11T12:04:39Z"/>
        </w:rPr>
      </w:pPr>
      <w:r w:rsidRPr="00B078C3">
        <w:t xml:space="preserve">אלא</w:t>
      </w:r>
    </w:p>
    <w:p w:rsidR="00E403F0" w:rsidRDefault="00E403F0" w:rsidP="00E403F0">
      <w:pPr>
        <w:rPr>
          <w:rFonts w:ascii="FontbitDavid" w:hAnsi="FontbitDavid"/>
          <w:sz w:val="24"/>
          <w:rtl/>
        </w:rPr>
      </w:pPr>
      <w:del w:id="100565" w:author="מנוע מכני" w:date="2026-10-11T12:04:39Z">
        <w:r w:rsidRPr="00B078C3">
          <w:rPr>
            <w:rFonts w:ascii="FontbitDavid" w:hAnsi="FontbitDavid"/>
            <w:sz w:val="24"/>
            <w:rtl/>
          </w:rPr>
          <w:delText xml:space="preserve"> </w:delText>
        </w:r>
      </w:del>
      <w:ins w:id="97503" w:author="מנוע מכני" w:date="2026-10-11T12:04:39Z">
        <w:r>
          <w:rPr>
            <w:rFonts w:ascii="FontbitDavid" w:hAnsi="FontbitDavid"/>
            <w:sz w:val="24"/>
            <w:rtl/>
          </w:rPr>
          <w:t xml:space="preserve">אם </w:t>
        </w:r>
      </w:ins>
      <w:del w:id="9750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דאורייתא, </w:t>
      </w:r>
      <w:ins w:id="98451" w:author="מנוע מכני" w:date="2026-10-11T12:04:39Z">
        <w:r>
          <w:rPr>
            <w:rFonts w:ascii="FontbitDavid" w:hAnsi="FontbitDavid"/>
            <w:sz w:val="24"/>
            <w:rtl/>
          </w:rPr>
          <w:t xml:space="preserve">באו</w:t>
        </w:r>
      </w:ins>
      <w:del w:id="98452" w:author="מנוע מכני" w:date="2026-10-11T12:04:39Z">
        <w:r w:rsidRPr="00B078C3">
          <w:rPr>
            <w:rFonts w:ascii="FontbitDavid" w:hAnsi="FontbitDavid"/>
            <w:sz w:val="24"/>
            <w:rtl/>
          </w:rPr>
          <w:delText xml:space="preserve">אתו</w:delText>
        </w:r>
      </w:del>
      <w:r w:rsidRPr="00B078C3">
        <w:rPr>
          <w:rFonts w:ascii="FontbitDavid" w:hAnsi="FontbitDavid"/>
          <w:sz w:val="24"/>
          <w:rtl/>
        </w:rPr>
        <w:t xml:space="preserve"> נשואין דרבנן ומבטלי נדרא דאורייתא? </w:t>
      </w:r>
    </w:p>
    <w:p>
      <w:pPr>
        <w:pStyle w:val="38"/>
        <w:rPr>
          <w:ins w:id="100566" w:author="מנוע מכני" w:date="2026-10-11T12:04:39Z"/>
        </w:rPr>
      </w:pPr>
      <w:r>
        <w:t xml:space="preserve">ארי</w:t>
      </w:r>
      <w:ins w:id="91903" w:author="מנוע מכני" w:date="2026-10-11T12:04:39Z">
        <w:r>
          <w:t xml:space="preserve">א"ש</w:t>
        </w:r>
      </w:ins>
      <w:del w:id="91904" w:author="מנוע מכני" w:date="2026-10-11T12:04:39Z">
        <w:r>
          <w:delText xml:space="preserve">א''ש</w:delText>
        </w:r>
      </w:del>
      <w:r w:rsidRPr="00B078C3">
        <w:t xml:space="preserve">:</w:t>
      </w:r>
    </w:p>
    <w:p w:rsidR="00E403F0" w:rsidRPr="00B078C3" w:rsidRDefault="00E403F0" w:rsidP="00E403F0">
      <w:pPr>
        <w:rPr>
          <w:rFonts w:ascii="FontbitDavid" w:hAnsi="FontbitDavid"/>
          <w:sz w:val="24"/>
          <w:rtl/>
        </w:rPr>
      </w:pPr>
      <w:del w:id="1005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בעלה מפר לה ממה נפשך, </w:t>
      </w:r>
      <w:ins w:id="97505" w:author="מנוע מכני" w:date="2026-10-11T12:04:39Z">
        <w:r>
          <w:rPr>
            <w:rFonts w:ascii="FontbitDavid" w:hAnsi="FontbitDavid"/>
            <w:sz w:val="24"/>
            <w:rtl/>
          </w:rPr>
          <w:t xml:space="preserve">אם </w:t>
        </w:r>
      </w:ins>
      <w:del w:id="9750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דרבנן - דרבנן הוא, </w:t>
      </w:r>
      <w:ins w:id="97507" w:author="מנוע מכני" w:date="2026-10-11T12:04:39Z">
        <w:r>
          <w:rPr>
            <w:rFonts w:ascii="FontbitDavid" w:hAnsi="FontbitDavid"/>
            <w:sz w:val="24"/>
            <w:rtl/>
          </w:rPr>
          <w:t xml:space="preserve">אם </w:t>
        </w:r>
      </w:ins>
      <w:del w:id="97508"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דאורייתא - קטן אוכל נבלות הוא, ואין ב"ד מצווין עליו להפרישו.</w:t>
      </w:r>
    </w:p>
    <w:p w:rsidR="00E403F0" w:rsidRPr="00B078C3" w:rsidRDefault="00E403F0" w:rsidP="00E403F0">
      <w:pPr>
        <w:rPr>
          <w:rFonts w:ascii="FontbitDavid" w:hAnsi="FontbitDavid"/>
          <w:sz w:val="24"/>
          <w:rtl/>
        </w:rPr>
      </w:pPr>
      <w:r w:rsidRPr="00B078C3">
        <w:rPr>
          <w:rFonts w:ascii="FontbitDavid" w:hAnsi="FontbitDavid"/>
          <w:sz w:val="24"/>
          <w:rtl/>
        </w:rPr>
        <w:t xml:space="preserve">והא כי גדלה אכלה בהפרה </w:t>
      </w:r>
      <w:ins w:id="97169" w:author="מנוע מכני" w:date="2026-10-11T12:04:39Z">
        <w:r>
          <w:rPr>
            <w:rFonts w:ascii="FontbitDavid" w:hAnsi="FontbitDavid"/>
            <w:sz w:val="24"/>
            <w:rtl/>
          </w:rPr>
          <w:t xml:space="preserve">ראשונה</w:t>
        </w:r>
      </w:ins>
      <w:del w:id="97170" w:author="מנוע מכני" w:date="2026-10-11T12:04:39Z">
        <w:r w:rsidRPr="00B078C3">
          <w:rPr>
            <w:rFonts w:ascii="FontbitDavid" w:hAnsi="FontbitDavid"/>
            <w:sz w:val="24"/>
            <w:rtl/>
          </w:rPr>
          <w:delText xml:space="preserve">קמייתא</w:delText>
        </w:r>
      </w:del>
      <w:r w:rsidRPr="00B078C3">
        <w:rPr>
          <w:rFonts w:ascii="FontbitDavid" w:hAnsi="FontbitDavid"/>
          <w:sz w:val="24"/>
          <w:rtl/>
        </w:rPr>
        <w:t xml:space="preserve">! </w:t>
      </w:r>
      <w:r>
        <w:rPr>
          <w:rStyle w:val="2fb"/>
          <w:rFonts w:ascii="FontbitDavid" w:hAnsi="FontbitDavid" w:hint="cs"/>
          <w:sz w:val="24"/>
          <w:rtl/>
        </w:rPr>
        <w:t xml:space="preserve">ארה</w:t>
      </w:r>
      <w:ins w:id="91905" w:author="מנוע מכני" w:date="2026-10-11T12:04:39Z">
        <w:r>
          <w:rPr>
            <w:rStyle w:val="2fb"/>
            <w:rFonts w:ascii="FontbitDavid" w:hAnsi="FontbitDavid" w:hint="cs"/>
            <w:sz w:val="24"/>
            <w:rtl/>
          </w:rPr>
          <w:t xml:space="preserve">ב"ל</w:t>
        </w:r>
      </w:ins>
      <w:del w:id="91906" w:author="מנוע מכני" w:date="2026-10-11T12:04:39Z">
        <w:r>
          <w:rPr>
            <w:rFonts w:ascii="FontbitDavid" w:hAnsi="FontbitDavid" w:hint="cs"/>
            <w:sz w:val="24"/>
            <w:rtl/>
          </w:rPr>
          <w:delText xml:space="preserve">ב''ל</w:delText>
        </w:r>
      </w:del>
      <w:r w:rsidRPr="00B078C3">
        <w:rPr>
          <w:rFonts w:ascii="FontbitDavid" w:hAnsi="FontbitDavid"/>
          <w:sz w:val="24"/>
          <w:rtl/>
        </w:rPr>
        <w:t>: בעלה מפר לה כל שעה ושעה, והוא שבעל.</w:t>
      </w:r>
    </w:p>
    <w:p w:rsidR="00E403F0" w:rsidRPr="00B078C3" w:rsidRDefault="00E403F0" w:rsidP="00E403F0">
      <w:pPr>
        <w:rPr>
          <w:rFonts w:ascii="FontbitDavid" w:hAnsi="FontbitDavid"/>
          <w:sz w:val="24"/>
          <w:rtl/>
        </w:rPr>
      </w:pPr>
      <w:r w:rsidRPr="00B078C3">
        <w:rPr>
          <w:rFonts w:ascii="FontbitDavid" w:hAnsi="FontbitDavid"/>
          <w:sz w:val="24"/>
          <w:rtl/>
        </w:rPr>
        <w:t>ו</w:t>
      </w:r>
      <w:r>
        <w:rPr>
          <w:rFonts w:ascii="FontbitDavid" w:hAnsi="FontbitDavid" w:hint="cs"/>
          <w:sz w:val="24"/>
          <w:rtl/>
        </w:rPr>
        <w:t>אפי' ד</w:t>
      </w:r>
      <w:r w:rsidRPr="00B078C3">
        <w:rPr>
          <w:rFonts w:ascii="FontbitDavid" w:hAnsi="FontbitDavid"/>
          <w:sz w:val="24"/>
          <w:rtl/>
        </w:rPr>
        <w:t>אין בעל מפר בקודמין</w:t>
      </w:r>
      <w:r>
        <w:rPr>
          <w:rFonts w:ascii="FontbitDavid" w:hAnsi="FontbitDavid" w:hint="cs"/>
          <w:sz w:val="24"/>
          <w:rtl/>
        </w:rPr>
        <w:t xml:space="preserve"> </w:t>
      </w:r>
      <w:r>
        <w:rPr>
          <w:rStyle w:val="2fb"/>
          <w:rFonts w:ascii="FontbitDavid" w:hAnsi="FontbitDavid" w:hint="cs"/>
          <w:sz w:val="24"/>
          <w:rtl/>
        </w:rPr>
        <w:t xml:space="preserve">כד</w:t>
      </w:r>
      <w:ins w:id="91907" w:author="מנוע מכני" w:date="2026-10-11T12:04:39Z">
        <w:r>
          <w:rPr>
            <w:rStyle w:val="2fb"/>
            <w:rFonts w:ascii="FontbitDavid" w:hAnsi="FontbitDavid" w:hint="cs"/>
            <w:sz w:val="24"/>
            <w:rtl/>
          </w:rPr>
          <w:t xml:space="preserve">ר"פ</w:t>
        </w:r>
      </w:ins>
      <w:del w:id="91908" w:author="מנוע מכני" w:date="2026-10-11T12:04:39Z">
        <w:r>
          <w:rPr>
            <w:rFonts w:ascii="FontbitDavid" w:hAnsi="FontbitDavid" w:hint="cs"/>
            <w:sz w:val="24"/>
            <w:rtl/>
          </w:rPr>
          <w:delText xml:space="preserve">ר''פ</w:delText>
        </w:r>
      </w:del>
      <w:r>
        <w:rPr>
          <w:rFonts w:ascii="FontbitDavid" w:hAnsi="FontbitDavid" w:hint="cs"/>
          <w:sz w:val="24"/>
          <w:rtl/>
        </w:rPr>
        <w:t xml:space="preserve"> מ</w:t>
      </w:r>
      <w:r w:rsidRPr="00B078C3">
        <w:rPr>
          <w:rFonts w:ascii="FontbitDavid" w:hAnsi="FontbitDavid"/>
          <w:sz w:val="24"/>
          <w:rtl/>
        </w:rPr>
        <w:t>דרבא: כל הנודרת - על דעת בעלה היא נודרת.</w:t>
      </w:r>
    </w:p>
    <w:p>
      <w:pPr>
        <w:pStyle w:val="38"/>
        <w:rPr>
          <w:ins w:id="100568" w:author="מנוע מכני" w:date="2026-10-11T12:04:39Z"/>
        </w:rPr>
      </w:pPr>
      <w:del w:id="101757" w:author="מנוע מכני" w:date="2026-10-11T12:04:39Z">
        <w:r w:rsidRPr="00B078C3">
          <w:delText xml:space="preserve">אמר </w:delText>
        </w:r>
      </w:del>
      <w:r w:rsidRPr="00B078C3">
        <w:t xml:space="preserve">אביי:</w:t>
      </w:r>
    </w:p>
    <w:p w:rsidR="00E403F0" w:rsidRPr="00B078C3" w:rsidRDefault="00E403F0" w:rsidP="00E403F0">
      <w:pPr>
        <w:rPr>
          <w:rFonts w:ascii="FontbitDavid" w:hAnsi="FontbitDavid"/>
          <w:sz w:val="24"/>
          <w:rtl/>
        </w:rPr>
      </w:pPr>
      <w:del w:id="10056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ת"ש, קטן שלא הביא ב' שערות, </w:t>
      </w:r>
      <w:ins w:id="93193" w:author="מנוע מכני" w:date="2026-10-11T12:04:39Z">
        <w:r>
          <w:rPr>
            <w:rStyle w:val="2fb"/>
            <w:rFonts w:ascii="FontbitDavid" w:hAnsi="FontbitDavid"/>
            <w:sz w:val="24"/>
            <w:rtl/>
          </w:rPr>
          <w:t xml:space="preserve">ר"י</w:t>
        </w:r>
      </w:ins>
      <w:del w:id="93194"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אומר: אין תרומתו תרומה, </w:t>
      </w:r>
      <w:r w:rsidRPr="00B078C3">
        <w:rPr>
          <w:rStyle w:val="2fb"/>
          <w:rFonts w:ascii="FontbitDavid" w:hAnsi="FontbitDavid"/>
          <w:sz w:val="24"/>
          <w:rtl/>
        </w:rPr>
        <w:t xml:space="preserve">רבי יוסי</w:t>
      </w:r>
      <w:r w:rsidRPr="00B078C3">
        <w:rPr>
          <w:rFonts w:ascii="FontbitDavid" w:hAnsi="FontbitDavid"/>
          <w:sz w:val="24"/>
          <w:rtl/>
        </w:rPr>
        <w:t xml:space="preserve"> </w:t>
      </w:r>
      <w:r w:rsidRPr="00017C1D">
        <w:rPr>
          <w:rFonts w:ascii="FontbitDavid" w:hAnsi="FontbitDavid"/>
          <w:spacing w:val="-6"/>
          <w:sz w:val="24"/>
          <w:rtl/>
        </w:rPr>
        <w:t>אומר: עד שלא בא לעונת נדרים - אין תרומתו תרומה, משבא לעונת נדרים - תרומתו תרומה.</w:t>
      </w:r>
    </w:p>
    <w:p w:rsidR="00E403F0" w:rsidRPr="00691F95" w:rsidRDefault="00E403F0" w:rsidP="00E403F0">
      <w:pPr>
        <w:rPr>
          <w:rFonts w:ascii="FontbitDavid" w:hAnsi="FontbitDavid"/>
          <w:b/>
          <w:bCs/>
          <w:sz w:val="24"/>
          <w:rtl/>
        </w:rPr>
      </w:pPr>
      <w:r w:rsidRPr="00691F95">
        <w:rPr>
          <w:rFonts w:ascii="FontbitDavid" w:hAnsi="FontbitDavid"/>
          <w:b/>
          <w:bCs/>
          <w:sz w:val="24"/>
          <w:rtl/>
        </w:rPr>
        <w:t xml:space="preserve">סברוה: </w:t>
      </w:r>
      <w:ins w:id="94261" w:author="מנוע מכני" w:date="2026-10-11T12:04:39Z">
        <w:r>
          <w:rPr>
            <w:rFonts w:ascii="FontbitDavid" w:hAnsi="FontbitDavid"/>
            <w:b/>
            <w:bCs/>
            <w:sz w:val="24"/>
            <w:rtl/>
          </w:rPr>
          <w:t xml:space="preserve">סבר</w:t>
        </w:r>
      </w:ins>
      <w:del w:id="94262" w:author="מנוע מכני" w:date="2026-10-11T12:04:39Z">
        <w:r w:rsidRPr="00691F95">
          <w:rPr>
            <w:rFonts w:ascii="FontbitDavid" w:hAnsi="FontbitDavid"/>
            <w:b/>
            <w:bCs/>
            <w:sz w:val="24"/>
            <w:rtl/>
          </w:rPr>
          <w:delText xml:space="preserve">קסבר</w:delText>
        </w:r>
      </w:del>
      <w:r w:rsidRPr="00691F95">
        <w:rPr>
          <w:rFonts w:ascii="FontbitDavid" w:hAnsi="FontbitDavid"/>
          <w:b/>
          <w:bCs/>
          <w:sz w:val="24"/>
          <w:rtl/>
        </w:rPr>
        <w:t xml:space="preserve"> </w:t>
      </w:r>
      <w:r w:rsidRPr="00691F95">
        <w:rPr>
          <w:rStyle w:val="2fb"/>
          <w:rFonts w:ascii="FontbitDavid" w:hAnsi="FontbitDavid"/>
          <w:b/>
          <w:bCs/>
          <w:sz w:val="24"/>
          <w:rtl/>
        </w:rPr>
        <w:t xml:space="preserve">ר' יוסי</w:t>
      </w:r>
      <w:r w:rsidRPr="00691F95">
        <w:rPr>
          <w:rFonts w:ascii="FontbitDavid" w:hAnsi="FontbitDavid"/>
          <w:b/>
          <w:bCs/>
          <w:sz w:val="24"/>
          <w:rtl/>
        </w:rPr>
        <w:t xml:space="preserve"> תרומה בזמן הזה - דאורייתא.</w:t>
      </w:r>
    </w:p>
    <w:p w:rsidR="00E403F0" w:rsidRDefault="00E403F0" w:rsidP="00E403F0">
      <w:pPr>
        <w:rPr>
          <w:rFonts w:ascii="FontbitDavid" w:hAnsi="FontbitDavid"/>
          <w:sz w:val="24"/>
          <w:rtl/>
        </w:rPr>
      </w:pPr>
      <w:ins w:id="97509" w:author="מנוע מכני" w:date="2026-10-11T12:04:39Z">
        <w:r>
          <w:rPr>
            <w:rFonts w:ascii="FontbitDavid" w:hAnsi="FontbitDavid"/>
            <w:sz w:val="24"/>
            <w:rtl/>
          </w:rPr>
          <w:t xml:space="preserve">אם </w:t>
        </w:r>
      </w:ins>
      <w:del w:id="9751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מופלא סמוך לאיש - דאורייתא, אתי </w:t>
      </w:r>
      <w:ins w:id="98453" w:author="מנוע מכני" w:date="2026-10-11T12:04:39Z">
        <w:r>
          <w:rPr>
            <w:rFonts w:ascii="FontbitDavid" w:hAnsi="FontbitDavid"/>
            <w:sz w:val="24"/>
            <w:rtl/>
          </w:rPr>
          <w:t xml:space="preserve">אדם</w:t>
        </w:r>
      </w:ins>
      <w:del w:id="98454" w:author="מנוע מכני" w:date="2026-10-11T12:04:39Z">
        <w:r w:rsidRPr="00B078C3">
          <w:rPr>
            <w:rFonts w:ascii="FontbitDavid" w:hAnsi="FontbitDavid"/>
            <w:sz w:val="24"/>
            <w:rtl/>
          </w:rPr>
          <w:delText xml:space="preserve">גברא</w:delText>
        </w:r>
      </w:del>
      <w:r w:rsidRPr="00B078C3">
        <w:rPr>
          <w:rFonts w:ascii="FontbitDavid" w:hAnsi="FontbitDavid"/>
          <w:sz w:val="24"/>
          <w:rtl/>
        </w:rPr>
        <w:t xml:space="preserve"> דאורייתא ומתקן טבלא דאורייתא, </w:t>
      </w:r>
    </w:p>
    <w:p w:rsidR="00E403F0" w:rsidRPr="00B078C3" w:rsidRDefault="00E403F0" w:rsidP="00E403F0">
      <w:pPr>
        <w:rPr>
          <w:rtl/>
        </w:rPr>
      </w:pPr>
      <w:ins w:id="97511" w:author="מנוע מכני" w:date="2026-10-11T12:04:39Z">
        <w:r>
          <w:rPr>
            <w:rFonts w:ascii="FontbitDavid" w:hAnsi="FontbitDavid" w:hint="cs"/>
            <w:sz w:val="24"/>
            <w:rtl/>
          </w:rPr>
          <w:t xml:space="preserve">ואם </w:t>
        </w:r>
      </w:ins>
      <w:del w:id="97512" w:author="מנוע מכני" w:date="2026-10-11T12:04:39Z">
        <w:r>
          <w:rPr>
            <w:rFonts w:ascii="FontbitDavid" w:hAnsi="FontbitDavid" w:hint="cs"/>
            <w:sz w:val="24"/>
            <w:rtl/>
          </w:rPr>
          <w:delText xml:space="preserve">ואי</w:delText>
        </w:r>
        <w:r>
          <w:rPr>
            <w:rFonts w:ascii="FontbitDavid" w:hAnsi="FontbitDavid" w:hint="cs"/>
            <w:sz w:val="24"/>
            <w:rtl/>
          </w:rPr>
          <w:delText xml:space="preserve"> </w:delText>
        </w:r>
      </w:del>
      <w:ins w:id="96913" w:author="מנוע מכני" w:date="2026-10-11T12:04:39Z"/>
      <w:del w:id="96914"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דרבנן </w:t>
      </w:r>
      <w:r>
        <w:rPr>
          <w:rFonts w:ascii="FontbitDavid" w:hAnsi="FontbitDavid"/>
          <w:sz w:val="24"/>
          <w:rtl/>
        </w:rPr>
        <w:t>–</w:t>
      </w:r>
      <w:r w:rsidRPr="00B078C3">
        <w:rPr>
          <w:rFonts w:ascii="FontbitDavid" w:hAnsi="FontbitDavid"/>
          <w:sz w:val="24"/>
          <w:rtl/>
        </w:rPr>
        <w:t xml:space="preserve"> </w:t>
      </w:r>
      <w:ins w:id="91909" w:author="מנוע מכני" w:date="2026-10-11T12:04:39Z">
        <w:r>
          <w:rPr>
            <w:rFonts w:ascii="FontbitDavid" w:hAnsi="FontbitDavid" w:hint="cs"/>
            <w:sz w:val="24"/>
            <w:rtl/>
          </w:rPr>
          <w:t xml:space="preserve">צ"ל</w:t>
        </w:r>
      </w:ins>
      <w:del w:id="91910" w:author="מנוע מכני" w:date="2026-10-11T12:04:39Z">
        <w:r>
          <w:rPr>
            <w:rFonts w:ascii="FontbitDavid" w:hAnsi="FontbitDavid" w:hint="cs"/>
            <w:sz w:val="24"/>
            <w:rtl/>
          </w:rPr>
          <w:delText xml:space="preserve">צ''ל</w:delText>
        </w:r>
      </w:del>
      <w:r>
        <w:rPr>
          <w:rFonts w:ascii="FontbitDavid" w:hAnsi="FontbitDavid" w:hint="cs"/>
          <w:sz w:val="24"/>
          <w:rtl/>
        </w:rPr>
        <w:t xml:space="preserve"> </w:t>
      </w:r>
      <w:ins w:id="97661" w:author="מנוע מכני" w:date="2026-10-11T12:04:39Z">
        <w:r>
          <w:rPr>
            <w:rFonts w:ascii="FontbitDavid" w:hAnsi="FontbitDavid" w:hint="cs"/>
            <w:sz w:val="24"/>
            <w:rtl/>
          </w:rPr>
          <w:t xml:space="preserve">דסבר</w:t>
        </w:r>
      </w:ins>
      <w:del w:id="97662" w:author="מנוע מכני" w:date="2026-10-11T12:04:39Z">
        <w:r>
          <w:rPr>
            <w:rFonts w:ascii="FontbitDavid" w:hAnsi="FontbitDavid" w:hint="cs"/>
            <w:sz w:val="24"/>
            <w:rtl/>
          </w:rPr>
          <w:delText xml:space="preserve">ד</w:delText>
        </w:r>
        <w:r>
          <w:rPr>
            <w:rFonts w:ascii="FontbitDavid" w:hAnsi="FontbitDavid" w:hint="cs"/>
            <w:sz w:val="24"/>
            <w:rtl/>
          </w:rPr>
          <w:delText xml:space="preserve">ס"ל</w:delText>
        </w:r>
      </w:del>
      <w:ins w:id="91911" w:author="מנוע מכני" w:date="2026-10-11T12:04:39Z"/>
      <w:del w:id="91912" w:author="מנוע מכני" w:date="2026-10-11T12:04:39Z">
        <w:r>
          <w:rPr>
            <w:rFonts w:ascii="FontbitDavid" w:hAnsi="FontbitDavid" w:hint="cs"/>
            <w:sz w:val="24"/>
            <w:rtl/>
          </w:rPr>
          <w:delText xml:space="preserve">ס''ל</w:delText>
        </w:r>
      </w:del>
      <w:r>
        <w:rPr>
          <w:rFonts w:ascii="FontbitDavid" w:hAnsi="FontbitDavid" w:hint="cs"/>
          <w:sz w:val="24"/>
          <w:rtl/>
        </w:rPr>
        <w:t xml:space="preserve"> </w:t>
      </w:r>
      <w:r>
        <w:rPr>
          <w:rStyle w:val="2fb"/>
          <w:rFonts w:ascii="FontbitDavid" w:hAnsi="FontbitDavid" w:hint="cs"/>
          <w:sz w:val="24"/>
          <w:rtl/>
        </w:rPr>
        <w:t xml:space="preserve">לרבי יוסי</w:t>
      </w:r>
      <w:r>
        <w:rPr>
          <w:rFonts w:ascii="FontbitDavid" w:hAnsi="FontbitDavid" w:hint="cs"/>
          <w:sz w:val="24"/>
          <w:rtl/>
        </w:rPr>
        <w:t xml:space="preserve"> ד</w:t>
      </w:r>
      <w:r w:rsidRPr="00B078C3">
        <w:rPr>
          <w:rtl/>
        </w:rPr>
        <w:t>תרומה בזמן הזה דרבנן.</w:t>
      </w:r>
    </w:p>
    <w:p>
      <w:pPr>
        <w:pStyle w:val="38"/>
        <w:rPr>
          <w:ins w:id="100570" w:author="מנוע מכני" w:date="2026-10-11T12:04:39Z"/>
        </w:rPr>
      </w:pPr>
      <w:r>
        <w:t xml:space="preserve">והך </w:t>
      </w:r>
      <w:r>
        <w:t xml:space="preserve">ד</w:t>
      </w:r>
      <w:r w:rsidRPr="00B078C3">
        <w:t xml:space="preserve">תניא</w:t>
      </w:r>
      <w:r w:rsidRPr="00B078C3">
        <w:t xml:space="preserve"> בסדר עולם:</w:t>
      </w:r>
    </w:p>
    <w:p w:rsidR="00E403F0" w:rsidRPr="00B078C3" w:rsidRDefault="00E403F0" w:rsidP="00E403F0">
      <w:pPr>
        <w:pStyle w:val="a3"/>
        <w:rPr>
          <w:rtl/>
        </w:rPr>
      </w:pPr>
      <w:del w:id="100571" w:author="מנוע מכני" w:date="2026-10-11T12:04:39Z">
        <w:r w:rsidRPr="00B078C3">
          <w:rPr>
            <w:rtl/>
          </w:rPr>
          <w:delText xml:space="preserve"> </w:delText>
        </w:r>
      </w:del>
      <w:r>
        <w:rPr>
          <w:rFonts w:hint="cs"/>
          <w:rtl/>
        </w:rPr>
        <w:t>'</w:t>
      </w:r>
      <w:ins w:id="90563" w:author="Claude - סמנטי" w:date="2026-10-11T12:19:29Z">
        <w:r>
          <w:rPr>
            <w:rStyle w:val="afffff0"/>
            <w:rtl/>
          </w:rPr>
          <w:t xml:space="preserve">אֲשֶׁר יָרְשׁוּ אֲבוֹתֶיךָ וִירִשְׁתָּהּ</w:t>
        </w:r>
      </w:ins>
      <w:del w:id="90564" w:author="Claude - סמנטי" w:date="2026-10-11T12:19:29Z">
        <w:r w:rsidRPr="00B078C3">
          <w:rPr>
            <w:rtl/>
          </w:rPr>
          <w:delText xml:space="preserve">אשר ירשו אבותיך וירשתה</w:delText>
        </w:r>
      </w:del>
      <w:r>
        <w:rPr>
          <w:rFonts w:hint="cs"/>
          <w:rtl/>
        </w:rPr>
        <w:t>'</w:t>
      </w:r>
      <w:r>
        <w:rPr>
          <w:rtl/>
        </w:rPr>
        <w:t>, ירושה ראשונה ושניה</w:t>
      </w:r>
      <w:r w:rsidRPr="00B078C3">
        <w:rPr>
          <w:rtl/>
        </w:rPr>
        <w:t xml:space="preserve"> יש להן, שלישית אין להן.</w:t>
      </w:r>
    </w:p>
    <w:p>
      <w:pPr>
        <w:pStyle w:val="38"/>
        <w:rPr>
          <w:ins w:id="100572" w:author="מנוע מכני" w:date="2026-10-11T12:04:39Z"/>
        </w:rPr>
      </w:pPr>
      <w:r w:rsidRPr="00B078C3">
        <w:t xml:space="preserve">וא"ר יוחנן:</w:t>
      </w:r>
    </w:p>
    <w:p w:rsidR="00E403F0" w:rsidRPr="00B078C3" w:rsidRDefault="00E403F0" w:rsidP="00E403F0">
      <w:pPr>
        <w:rPr>
          <w:rFonts w:ascii="FontbitDavid" w:hAnsi="FontbitDavid"/>
          <w:sz w:val="24"/>
          <w:rtl/>
        </w:rPr>
      </w:pPr>
      <w:del w:id="1005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מאן תנא סדר עולם - </w:t>
      </w:r>
      <w:r w:rsidRPr="00B078C3">
        <w:rPr>
          <w:rStyle w:val="2fb"/>
          <w:rFonts w:ascii="FontbitDavid" w:hAnsi="FontbitDavid"/>
          <w:sz w:val="24"/>
          <w:rtl/>
        </w:rPr>
        <w:t xml:space="preserve">ר' יוסי</w:t>
      </w:r>
      <w:r w:rsidRPr="00B078C3">
        <w:rPr>
          <w:rFonts w:ascii="FontbitDavid" w:hAnsi="FontbitDavid"/>
          <w:sz w:val="24"/>
          <w:rtl/>
        </w:rPr>
        <w:t xml:space="preserve">! </w:t>
      </w:r>
      <w:r w:rsidRPr="00B078C3">
        <w:rPr>
          <w:rStyle w:val="2fb"/>
          <w:rFonts w:ascii="FontbitDavid" w:hAnsi="FontbitDavid"/>
          <w:sz w:val="24"/>
          <w:rtl/>
        </w:rPr>
        <w:t xml:space="preserve">ר' יוסי</w:t>
      </w:r>
      <w:r w:rsidRPr="00B078C3">
        <w:rPr>
          <w:rFonts w:ascii="FontbitDavid" w:hAnsi="FontbitDavid"/>
          <w:sz w:val="24"/>
          <w:rtl/>
        </w:rPr>
        <w:t xml:space="preserve"> תני לה, ולא סבר לה.</w:t>
      </w:r>
    </w:p>
    <w:p w:rsidR="00E403F0" w:rsidRDefault="00E403F0" w:rsidP="00E403F0">
      <w:pPr>
        <w:pStyle w:val="afff3"/>
        <w:framePr w:wrap="around"/>
        <w:rPr>
          <w:rtl/>
        </w:rPr>
      </w:pPr>
      <w:r>
        <w:rPr>
          <w:rFonts w:hint="cs"/>
          <w:rtl/>
        </w:rPr>
        <w:t>מז.</w:t>
      </w:r>
    </w:p>
    <w:p w:rsidR="00E403F0" w:rsidRPr="00B078C3" w:rsidRDefault="00E403F0" w:rsidP="00E403F0">
      <w:pPr>
        <w:rPr>
          <w:rFonts w:ascii="FontbitDavid" w:hAnsi="FontbitDavid"/>
          <w:sz w:val="24"/>
          <w:rtl/>
        </w:rPr>
      </w:pPr>
      <w:r w:rsidRPr="00B078C3">
        <w:rPr>
          <w:rFonts w:ascii="FontbitDavid" w:hAnsi="FontbitDavid"/>
          <w:sz w:val="24"/>
          <w:rtl/>
        </w:rPr>
        <w:t xml:space="preserve">ה"נ</w:t>
      </w:r>
      <w:r w:rsidRPr="00B078C3">
        <w:rPr>
          <w:rFonts w:ascii="FontbitDavid" w:hAnsi="FontbitDavid"/>
          <w:sz w:val="24"/>
          <w:rtl/>
        </w:rPr>
        <w:t xml:space="preserve"> </w:t>
      </w:r>
      <w:ins w:id="98455" w:author="מנוע מכני" w:date="2026-10-11T12:04:39Z">
        <w:r>
          <w:rPr>
            <w:rFonts w:ascii="FontbitDavid" w:hAnsi="FontbitDavid"/>
            <w:sz w:val="24"/>
            <w:rtl/>
          </w:rPr>
          <w:t xml:space="preserve">מסתבר</w:t>
        </w:r>
      </w:ins>
      <w:del w:id="98456" w:author="מנוע מכני" w:date="2026-10-11T12:04:39Z">
        <w:r w:rsidRPr="00B078C3">
          <w:rPr>
            <w:rFonts w:ascii="FontbitDavid" w:hAnsi="FontbitDavid"/>
            <w:sz w:val="24"/>
            <w:rtl/>
          </w:rPr>
          <w:delText xml:space="preserve">מסתברא</w:delText>
        </w:r>
      </w:del>
      <w:r w:rsidRPr="00B078C3">
        <w:rPr>
          <w:rFonts w:ascii="FontbitDavid" w:hAnsi="FontbitDavid"/>
          <w:sz w:val="24"/>
          <w:rtl/>
        </w:rPr>
        <w:t xml:space="preserve">, </w:t>
      </w:r>
      <w:r w:rsidRPr="00B078C3">
        <w:rPr>
          <w:rFonts w:ascii="FontbitDavid" w:hAnsi="FontbitDavid"/>
          <w:sz w:val="24"/>
          <w:rtl/>
        </w:rPr>
        <w:t xml:space="preserve">דתניא</w:t>
      </w:r>
      <w:r w:rsidRPr="00B078C3">
        <w:rPr>
          <w:rFonts w:ascii="FontbitDavid" w:hAnsi="FontbitDavid"/>
          <w:sz w:val="24"/>
          <w:rtl/>
        </w:rPr>
        <w:t xml:space="preserve">: עיסה שנדמעה או שנתחמצה בשאור של תרומה - חייבת בחלה, ואינה נפסלת בטבול יום - דברי </w:t>
      </w:r>
      <w:r w:rsidRPr="00B078C3">
        <w:rPr>
          <w:rStyle w:val="2fb"/>
          <w:rFonts w:ascii="FontbitDavid" w:hAnsi="FontbitDavid"/>
          <w:sz w:val="24"/>
          <w:rtl/>
        </w:rPr>
        <w:t xml:space="preserve">ר"מ</w:t>
      </w:r>
      <w:r w:rsidRPr="00B078C3">
        <w:rPr>
          <w:rFonts w:ascii="FontbitDavid" w:hAnsi="FontbitDavid"/>
          <w:sz w:val="24"/>
          <w:rtl/>
        </w:rPr>
        <w:t xml:space="preserve"> ור' יהודה.</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 יוסי</w:t>
      </w:r>
      <w:r w:rsidRPr="00B078C3">
        <w:rPr>
          <w:rFonts w:ascii="FontbitDavid" w:hAnsi="FontbitDavid"/>
          <w:sz w:val="24"/>
          <w:rtl/>
        </w:rPr>
        <w:t xml:space="preserve"> </w:t>
      </w:r>
      <w:r w:rsidRPr="00B078C3">
        <w:rPr>
          <w:rStyle w:val="2fb"/>
          <w:rFonts w:ascii="FontbitDavid" w:hAnsi="FontbitDavid"/>
          <w:sz w:val="24"/>
          <w:rtl/>
        </w:rPr>
        <w:t xml:space="preserve">ור"ש</w:t>
      </w:r>
      <w:r w:rsidRPr="00B078C3">
        <w:rPr>
          <w:rFonts w:ascii="FontbitDavid" w:hAnsi="FontbitDavid"/>
          <w:sz w:val="24"/>
          <w:rtl/>
        </w:rPr>
        <w:t xml:space="preserve"> פוטרין מן החלה.</w:t>
      </w:r>
    </w:p>
    <w:p w:rsidR="00E403F0" w:rsidRPr="00B078C3" w:rsidRDefault="00E403F0" w:rsidP="00E403F0">
      <w:pPr>
        <w:rPr>
          <w:rFonts w:ascii="FontbitDavid" w:hAnsi="FontbitDavid"/>
          <w:sz w:val="24"/>
          <w:rtl/>
        </w:rPr>
      </w:pPr>
      <w:r w:rsidRPr="00B078C3">
        <w:rPr>
          <w:rFonts w:ascii="FontbitDavid" w:hAnsi="FontbitDavid"/>
          <w:sz w:val="24"/>
          <w:rtl/>
        </w:rPr>
        <w:t>סברוה: מאן דאמר תרומה דאורייתא - חלה דאורייתא, מאן דאמר תרומה דרבנן - חלה דרבנן.</w:t>
      </w:r>
    </w:p>
    <w:p w:rsidR="00E403F0" w:rsidRDefault="00E403F0" w:rsidP="00E403F0">
      <w:pPr>
        <w:rPr>
          <w:rFonts w:ascii="FontbitDavid" w:hAnsi="FontbitDavid"/>
          <w:sz w:val="24"/>
          <w:rtl/>
        </w:rPr>
      </w:pPr>
      <w:r>
        <w:rPr>
          <w:rFonts w:ascii="FontbitDavid" w:hAnsi="FontbitDavid" w:hint="cs"/>
          <w:sz w:val="24"/>
          <w:rtl/>
        </w:rPr>
        <w:t xml:space="preserve">א</w:t>
      </w:r>
      <w:ins w:id="91913" w:author="מנוע מכני" w:date="2026-10-11T12:04:39Z">
        <w:r>
          <w:rPr>
            <w:rFonts w:ascii="FontbitDavid" w:hAnsi="FontbitDavid" w:hint="cs"/>
            <w:sz w:val="24"/>
            <w:rtl/>
          </w:rPr>
          <w:t xml:space="preserve">א"ב</w:t>
        </w:r>
      </w:ins>
      <w:del w:id="91914" w:author="מנוע מכני" w:date="2026-10-11T12:04:39Z">
        <w:r>
          <w:rPr>
            <w:rFonts w:ascii="FontbitDavid" w:hAnsi="FontbitDavid" w:hint="cs"/>
            <w:sz w:val="24"/>
            <w:rtl/>
          </w:rPr>
          <w:delText xml:space="preserve">א''ב</w:delText>
        </w:r>
      </w:del>
      <w:r>
        <w:rPr>
          <w:rFonts w:ascii="FontbitDavid" w:hAnsi="FontbitDavid" w:hint="cs"/>
          <w:sz w:val="24"/>
          <w:rtl/>
        </w:rPr>
        <w:t xml:space="preserve"> </w:t>
      </w:r>
      <w:ins w:id="94263" w:author="מנוע מכני" w:date="2026-10-11T12:04:39Z">
        <w:r>
          <w:rPr>
            <w:rFonts w:ascii="FontbitDavid" w:hAnsi="FontbitDavid"/>
            <w:sz w:val="24"/>
            <w:rtl/>
          </w:rPr>
          <w:t xml:space="preserve">סבר</w:t>
        </w:r>
      </w:ins>
      <w:del w:id="94264"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w:t>
      </w:r>
      <w:r w:rsidRPr="00B078C3">
        <w:rPr>
          <w:rStyle w:val="2fb"/>
          <w:rFonts w:ascii="FontbitDavid" w:hAnsi="FontbitDavid"/>
          <w:sz w:val="24"/>
          <w:rtl/>
        </w:rPr>
        <w:t xml:space="preserve">רבי יוסי</w:t>
      </w:r>
      <w:r w:rsidRPr="00B078C3">
        <w:rPr>
          <w:rFonts w:ascii="FontbitDavid" w:hAnsi="FontbitDavid"/>
          <w:sz w:val="24"/>
          <w:rtl/>
        </w:rPr>
        <w:t xml:space="preserve"> חלה בזמן הזה דרבנן, אתי דמוע דרבנן ומפקע חלה דרבנן, </w:t>
      </w:r>
    </w:p>
    <w:p>
      <w:pPr>
        <w:pStyle w:val="38"/>
        <w:rPr>
          <w:ins w:id="100574" w:author="מנוע מכני" w:date="2026-10-11T12:04:39Z"/>
        </w:rPr>
      </w:pPr>
      <w:r w:rsidRPr="00B078C3">
        <w:t xml:space="preserve">אלא</w:t>
      </w:r>
    </w:p>
    <w:p w:rsidR="00E403F0" w:rsidRDefault="00E403F0" w:rsidP="00E403F0">
      <w:pPr>
        <w:rPr>
          <w:rFonts w:ascii="FontbitDavid" w:hAnsi="FontbitDavid"/>
          <w:sz w:val="24"/>
          <w:rtl/>
        </w:rPr>
      </w:pPr>
      <w:del w:id="100575" w:author="מנוע מכני" w:date="2026-10-11T12:04:39Z">
        <w:r w:rsidRPr="00B078C3">
          <w:rPr>
            <w:rFonts w:ascii="FontbitDavid" w:hAnsi="FontbitDavid"/>
            <w:sz w:val="24"/>
            <w:rtl/>
          </w:rPr>
          <w:delText xml:space="preserve"> </w:delText>
        </w:r>
      </w:del>
      <w:ins w:id="97513" w:author="מנוע מכני" w:date="2026-10-11T12:04:39Z">
        <w:r>
          <w:rPr>
            <w:rFonts w:ascii="FontbitDavid" w:hAnsi="FontbitDavid"/>
            <w:sz w:val="24"/>
            <w:rtl/>
          </w:rPr>
          <w:t xml:space="preserve">אם </w:t>
        </w:r>
      </w:ins>
      <w:del w:id="9751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חלה דאורייתא, אתי דמוע דרבנן ומפקע חלה דאורייתא? </w:t>
      </w:r>
      <w:ins w:id="95893" w:author="מנוע מכני" w:date="2026-10-11T12:04:39Z">
        <w:r>
          <w:rPr>
            <w:rFonts w:ascii="FontbitDavid" w:hAnsi="FontbitDavid"/>
            <w:sz w:val="24"/>
            <w:rtl/>
          </w:rPr>
          <w:t xml:space="preserve">ושמא</w:t>
        </w:r>
      </w:ins>
      <w:del w:id="95894" w:author="מנוע מכני" w:date="2026-10-11T12:04:39Z">
        <w:r w:rsidRPr="00B078C3">
          <w:rPr>
            <w:rFonts w:ascii="FontbitDavid" w:hAnsi="FontbitDavid"/>
            <w:sz w:val="24"/>
            <w:rtl/>
          </w:rPr>
          <w:delText xml:space="preserve">ודלמא</w:delText>
        </w:r>
      </w:del>
      <w:r w:rsidRPr="00B078C3">
        <w:rPr>
          <w:rFonts w:ascii="FontbitDavid" w:hAnsi="FontbitDavid"/>
          <w:sz w:val="24"/>
          <w:rtl/>
        </w:rPr>
        <w:t xml:space="preserve"> </w:t>
      </w:r>
      <w:ins w:id="94265" w:author="מנוע מכני" w:date="2026-10-11T12:04:39Z">
        <w:r>
          <w:rPr>
            <w:rFonts w:ascii="FontbitDavid" w:hAnsi="FontbitDavid"/>
            <w:sz w:val="24"/>
            <w:rtl/>
          </w:rPr>
          <w:t xml:space="preserve">סבר</w:t>
        </w:r>
      </w:ins>
      <w:del w:id="94266"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w:t>
      </w:r>
      <w:r w:rsidRPr="00B078C3">
        <w:rPr>
          <w:rStyle w:val="2fb"/>
          <w:rFonts w:ascii="FontbitDavid" w:hAnsi="FontbitDavid"/>
          <w:sz w:val="24"/>
          <w:rtl/>
        </w:rPr>
        <w:t xml:space="preserve">רבי יוסי</w:t>
      </w:r>
      <w:r w:rsidRPr="00B078C3">
        <w:rPr>
          <w:rFonts w:ascii="FontbitDavid" w:hAnsi="FontbitDavid"/>
          <w:sz w:val="24"/>
          <w:rtl/>
        </w:rPr>
        <w:t xml:space="preserve"> תרומה בזמן הזה - דאורייתא וחלה דרבנן? </w:t>
      </w:r>
    </w:p>
    <w:p w:rsidR="00E403F0" w:rsidRPr="00017C1D" w:rsidRDefault="00E403F0" w:rsidP="00E403F0">
      <w:pPr>
        <w:pStyle w:val="a3"/>
        <w:rPr>
          <w:spacing w:val="0"/>
          <w:rtl/>
        </w:rPr>
      </w:pPr>
      <w:r w:rsidRPr="00017C1D">
        <w:rPr>
          <w:spacing w:val="0"/>
          <w:rtl/>
        </w:rPr>
        <w:t xml:space="preserve">וכדאהדר </w:t>
      </w:r>
      <w:r w:rsidRPr="00017C1D">
        <w:rPr>
          <w:rStyle w:val="2fb"/>
          <w:spacing w:val="0"/>
          <w:rtl/>
        </w:rPr>
        <w:t xml:space="preserve">ר</w:t>
      </w:r>
      <w:r w:rsidRPr="00017C1D">
        <w:rPr>
          <w:rStyle w:val="2fb"/>
          <w:rFonts w:hint="cs"/>
          <w:spacing w:val="0"/>
          <w:rtl/>
        </w:rPr>
        <w:t xml:space="preserve">הבד</w:t>
      </w:r>
      <w:ins w:id="91915" w:author="מנוע מכני" w:date="2026-10-11T12:04:39Z">
        <w:r>
          <w:rPr>
            <w:rStyle w:val="2fb"/>
            <w:rFonts w:hint="cs"/>
            <w:spacing w:val="0"/>
            <w:rtl/>
          </w:rPr>
          <w:t xml:space="preserve">ר"י</w:t>
        </w:r>
      </w:ins>
      <w:del w:id="91916" w:author="מנוע מכני" w:date="2026-10-11T12:04:39Z">
        <w:r w:rsidRPr="00017C1D">
          <w:rPr>
            <w:rFonts w:hint="cs"/>
            <w:spacing w:val="0"/>
            <w:rtl/>
          </w:rPr>
          <w:delText xml:space="preserve">ר''י</w:delText>
        </w:r>
      </w:del>
      <w:r w:rsidRPr="00017C1D">
        <w:rPr>
          <w:rFonts w:hint="cs"/>
          <w:spacing w:val="0"/>
          <w:rtl/>
        </w:rPr>
        <w:t xml:space="preserve"> שמצא </w:t>
      </w:r>
      <w:r w:rsidRPr="00017C1D">
        <w:rPr>
          <w:spacing w:val="0"/>
          <w:rtl/>
        </w:rPr>
        <w:t xml:space="preserve">לרבנן דבי </w:t>
      </w:r>
      <w:r w:rsidRPr="00017C1D">
        <w:rPr>
          <w:rStyle w:val="2fb"/>
          <w:spacing w:val="0"/>
          <w:rtl/>
        </w:rPr>
        <w:t xml:space="preserve">רב</w:t>
      </w:r>
      <w:r w:rsidRPr="00017C1D">
        <w:rPr>
          <w:spacing w:val="0"/>
          <w:rtl/>
        </w:rPr>
        <w:t xml:space="preserve"> </w:t>
      </w:r>
      <w:ins w:id="94267" w:author="מנוע מכני" w:date="2026-10-11T12:04:39Z">
        <w:r>
          <w:rPr>
            <w:spacing w:val="0"/>
            <w:rtl/>
          </w:rPr>
          <w:t xml:space="preserve">דאמרו</w:t>
        </w:r>
      </w:ins>
      <w:del w:id="94268" w:author="מנוע מכני" w:date="2026-10-11T12:04:39Z">
        <w:r w:rsidRPr="00017C1D">
          <w:rPr>
            <w:spacing w:val="0"/>
            <w:rtl/>
          </w:rPr>
          <w:delText xml:space="preserve">דאמרי</w:delText>
        </w:r>
      </w:del>
      <w:r w:rsidRPr="00017C1D">
        <w:rPr>
          <w:spacing w:val="0"/>
          <w:rtl/>
        </w:rPr>
        <w:t xml:space="preserve">: </w:t>
      </w:r>
      <w:ins w:id="93195" w:author="מנוע מכני" w:date="2026-10-11T12:04:39Z">
        <w:r>
          <w:rPr>
            <w:spacing w:val="0"/>
            <w:rtl/>
          </w:rPr>
          <w:t xml:space="preserve">אפי'</w:t>
        </w:r>
      </w:ins>
      <w:del w:id="93196" w:author="מנוע מכני" w:date="2026-10-11T12:04:39Z">
        <w:r w:rsidRPr="00017C1D">
          <w:rPr>
            <w:spacing w:val="0"/>
            <w:rtl/>
          </w:rPr>
          <w:delText xml:space="preserve">אפילו</w:delText>
        </w:r>
      </w:del>
      <w:r w:rsidRPr="00017C1D">
        <w:rPr>
          <w:spacing w:val="0"/>
          <w:rtl/>
        </w:rPr>
        <w:t xml:space="preserve"> </w:t>
      </w:r>
      <w:r w:rsidRPr="00017C1D">
        <w:rPr>
          <w:spacing w:val="0"/>
          <w:rtl/>
        </w:rPr>
        <w:t xml:space="preserve">למ"ד</w:t>
      </w:r>
      <w:r w:rsidRPr="00017C1D">
        <w:rPr>
          <w:spacing w:val="0"/>
          <w:rtl/>
        </w:rPr>
        <w:t xml:space="preserve"> תרומה בזמן הזה דרבנן - חלה דאורייתא, </w:t>
      </w:r>
    </w:p>
    <w:p w:rsidR="00E403F0" w:rsidRPr="00B078C3" w:rsidRDefault="00E403F0" w:rsidP="00E403F0">
      <w:pPr>
        <w:rPr>
          <w:rFonts w:ascii="FontbitDavid" w:hAnsi="FontbitDavid"/>
          <w:sz w:val="24"/>
          <w:rtl/>
        </w:rPr>
      </w:pPr>
      <w:r w:rsidRPr="00B078C3">
        <w:rPr>
          <w:rFonts w:ascii="FontbitDavid" w:hAnsi="FontbitDavid"/>
          <w:sz w:val="24"/>
          <w:rtl/>
        </w:rPr>
        <w:t>שהרי שבע שכבשו ושבע שחלקו - נתחייבו בחלה ולא נתחייבו במעשר.</w:t>
      </w:r>
    </w:p>
    <w:p w:rsidR="00E403F0" w:rsidRPr="00B078C3" w:rsidRDefault="00E403F0" w:rsidP="00E403F0">
      <w:pPr>
        <w:rPr>
          <w:rFonts w:ascii="FontbitDavid" w:hAnsi="FontbitDavid"/>
          <w:sz w:val="24"/>
          <w:rtl/>
        </w:rPr>
      </w:pPr>
      <w:r w:rsidRPr="00B078C3">
        <w:rPr>
          <w:rFonts w:ascii="FontbitDavid" w:hAnsi="FontbitDavid"/>
          <w:sz w:val="24"/>
          <w:rtl/>
        </w:rPr>
        <w:t xml:space="preserve">ואמינא </w:t>
      </w:r>
      <w:ins w:id="97045" w:author="מנוע מכני" w:date="2026-10-11T12:04:39Z">
        <w:r>
          <w:rPr>
            <w:rFonts w:ascii="FontbitDavid" w:hAnsi="FontbitDavid"/>
            <w:sz w:val="24"/>
            <w:rtl/>
          </w:rPr>
          <w:t xml:space="preserve">להם</w:t>
        </w:r>
      </w:ins>
      <w:del w:id="97046"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w:t>
      </w:r>
      <w:ins w:id="98457" w:author="מנוע מכני" w:date="2026-10-11T12:04:39Z">
        <w:r>
          <w:rPr>
            <w:rFonts w:ascii="FontbitDavid" w:hAnsi="FontbitDavid"/>
            <w:sz w:val="24"/>
            <w:rtl/>
          </w:rPr>
          <w:t xml:space="preserve">אני</w:t>
        </w:r>
      </w:ins>
      <w:del w:id="98458" w:author="מנוע מכני" w:date="2026-10-11T12:04:39Z">
        <w:r w:rsidRPr="00B078C3">
          <w:rPr>
            <w:rFonts w:ascii="FontbitDavid" w:hAnsi="FontbitDavid"/>
            <w:sz w:val="24"/>
            <w:rtl/>
          </w:rPr>
          <w:delText xml:space="preserve">אנא</w:delText>
        </w:r>
      </w:del>
      <w:r w:rsidRPr="00B078C3">
        <w:rPr>
          <w:rFonts w:ascii="FontbitDavid" w:hAnsi="FontbitDavid"/>
          <w:sz w:val="24"/>
          <w:rtl/>
        </w:rPr>
        <w:t xml:space="preserve">: </w:t>
      </w:r>
      <w:ins w:id="93197" w:author="מנוע מכני" w:date="2026-10-11T12:04:39Z">
        <w:r>
          <w:rPr>
            <w:rFonts w:ascii="FontbitDavid" w:hAnsi="FontbitDavid"/>
            <w:sz w:val="24"/>
            <w:rtl/>
          </w:rPr>
          <w:t xml:space="preserve">אפי'</w:t>
        </w:r>
      </w:ins>
      <w:del w:id="9319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w:t>
      </w:r>
      <w:r w:rsidRPr="00B078C3">
        <w:rPr>
          <w:rFonts w:ascii="FontbitDavid" w:hAnsi="FontbitDavid"/>
          <w:sz w:val="24"/>
          <w:rtl/>
        </w:rPr>
        <w:t xml:space="preserve">למ"ד</w:t>
      </w:r>
      <w:r w:rsidRPr="00B078C3">
        <w:rPr>
          <w:rFonts w:ascii="FontbitDavid" w:hAnsi="FontbitDavid"/>
          <w:sz w:val="24"/>
          <w:rtl/>
        </w:rPr>
        <w:t xml:space="preserve"> תרומה בזמן הזה דאורייתא - חלה דרבנ</w:t>
      </w:r>
      <w:ins w:id="92835" w:author="מנוע מכני" w:date="2026-10-11T12:04:39Z">
        <w:r>
          <w:rPr>
            <w:rFonts w:ascii="FontbitDavid" w:hAnsi="FontbitDavid"/>
            <w:sz w:val="24"/>
            <w:rtl/>
          </w:rPr>
          <w:t xml:space="preserve">ן, ד</w:t>
        </w:r>
      </w:ins>
      <w:del w:id="92836" w:author="מנוע מכני" w:date="2026-10-11T12:04:39Z">
        <w:r w:rsidRPr="00B078C3">
          <w:rPr>
            <w:rFonts w:ascii="FontbitDavid" w:hAnsi="FontbitDavid"/>
            <w:sz w:val="24"/>
            <w:rtl/>
          </w:rPr>
          <w:delText xml:space="preserve">ן,</w:delText>
        </w:r>
        <w:r>
          <w:rPr>
            <w:rFonts w:ascii="FontbitDavid" w:hAnsi="FontbitDavid" w:hint="cs"/>
            <w:sz w:val="24"/>
            <w:rtl/>
          </w:rPr>
          <w:delText xml:space="preserve">ד</w:delText>
        </w:r>
      </w:del>
      <w:r>
        <w:rPr>
          <w:rFonts w:ascii="FontbitDavid" w:hAnsi="FontbitDavid" w:hint="cs"/>
          <w:sz w:val="24"/>
          <w:rtl/>
        </w:rPr>
        <w:t xml:space="preserve">'</w:t>
      </w:r>
      <w:r w:rsidRPr="00B078C3">
        <w:rPr>
          <w:rFonts w:ascii="FontbitDavid" w:hAnsi="FontbitDavid"/>
          <w:sz w:val="24"/>
          <w:rtl/>
        </w:rPr>
        <w:t>בבואכם</w:t>
      </w:r>
      <w:r>
        <w:rPr>
          <w:rFonts w:ascii="FontbitDavid" w:hAnsi="FontbitDavid" w:hint="cs"/>
          <w:sz w:val="24"/>
          <w:rtl/>
        </w:rPr>
        <w:t>'</w:t>
      </w:r>
      <w:r w:rsidRPr="00B078C3">
        <w:rPr>
          <w:rFonts w:ascii="FontbitDavid" w:hAnsi="FontbitDavid"/>
          <w:sz w:val="24"/>
          <w:rtl/>
        </w:rPr>
        <w:t xml:space="preserve"> - בביאת כולכם אמרתי, ולא בביאת מקצתכם, וכי אסקינהו עזרא - </w:t>
      </w:r>
      <w:r w:rsidRPr="00B078C3">
        <w:rPr>
          <w:rFonts w:ascii="FontbitDavid" w:hAnsi="FontbitDavid"/>
          <w:sz w:val="24"/>
          <w:rtl/>
        </w:rPr>
        <w:t xml:space="preserve">לא</w:t>
      </w:r>
      <w:r w:rsidRPr="00B078C3">
        <w:rPr>
          <w:rFonts w:ascii="FontbitDavid" w:hAnsi="FontbitDavid"/>
          <w:sz w:val="24"/>
          <w:rtl/>
        </w:rPr>
        <w:t xml:space="preserve"> </w:t>
      </w:r>
      <w:ins w:id="94269" w:author="מנוע מכני" w:date="2026-10-11T12:04:39Z">
        <w:r>
          <w:rPr>
            <w:rFonts w:ascii="FontbitDavid" w:hAnsi="FontbitDavid"/>
            <w:sz w:val="24"/>
            <w:rtl/>
          </w:rPr>
          <w:t xml:space="preserve">כולם</w:t>
        </w:r>
      </w:ins>
      <w:del w:id="94270" w:author="מנוע מכני" w:date="2026-10-11T12:04:39Z">
        <w:r w:rsidRPr="00B078C3">
          <w:rPr>
            <w:rFonts w:ascii="FontbitDavid" w:hAnsi="FontbitDavid"/>
            <w:sz w:val="24"/>
            <w:rtl/>
          </w:rPr>
          <w:delText xml:space="preserve">כולהו</w:delText>
        </w:r>
      </w:del>
      <w:r w:rsidRPr="00B078C3">
        <w:rPr>
          <w:rFonts w:ascii="FontbitDavid" w:hAnsi="FontbitDavid"/>
          <w:sz w:val="24"/>
          <w:rtl/>
        </w:rPr>
        <w:t xml:space="preserve"> סלוק.</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41" w:author="קלוד" w:date="2026-10-11T09:07:21Z"/>
        </w:rPr>
      </w:pPr>
      <w:ins w:id="20340" w:author="קלוד" w:date="2026-10-11T09:07:21Z">
        <w:r>
          <w:t xml:space="preserve">משנה ז</w:t>
        </w:r>
      </w:ins>
    </w:p>
    <w:p w:rsidR="00E403F0" w:rsidRPr="00D65BEC" w:rsidRDefault="00E403F0" w:rsidP="00E403F0">
      <w:pPr>
        <w:pStyle w:val="afff9"/>
        <w:rPr>
          <w:del w:id="20215" w:author="קלוד" w:date="2026-10-11T09:07:21Z"/>
          <w:rtl/>
        </w:rPr>
      </w:pPr>
      <w:del w:id="20214" w:author="קלוד" w:date="2026-10-11T09:07:21Z">
        <w:r w:rsidRPr="00D65BEC">
          <w:rPr>
            <w:rtl/>
          </w:rPr>
          <w:delText xml:space="preserve">מתני'.</w:delText>
        </w:r>
      </w:del>
    </w:p>
    <w:p w:rsidR="00E403F0" w:rsidRPr="00D65BEC" w:rsidRDefault="00E403F0" w:rsidP="00E403F0">
      <w:pPr>
        <w:pStyle w:val="afff9"/>
        <w:spacing w:before="120"/>
        <w:rPr>
          <w:rtl/>
        </w:rPr>
        <w:pPrChange w:id="90028" w:author="קלוד" w:date="2026-10-11T12:09:42Z">
          <w:pPr>
            <w:pStyle w:val="afff9"/>
          </w:pPr>
        </w:pPrChange>
      </w:pPr>
      <w:r>
        <w:rPr>
          <w:rtl/>
        </w:rPr>
        <w:t xml:space="preserve">משל משלו </w:t>
      </w:r>
      <w:r>
        <w:rPr>
          <w:rStyle w:val="TanaimMishna"/>
          <w:rtl/>
          <w:rPrChange w:id="20023" w:author="קלוד" w:date="2026-10-11T09:07:21Z">
            <w:rPr>
              <w:rtl/>
            </w:rPr>
          </w:rPrChange>
        </w:rPr>
        <w:t xml:space="preserve">חכמים</w:t>
      </w:r>
      <w:r>
        <w:rPr>
          <w:rtl/>
        </w:rPr>
        <w:t xml:space="preserve"> באשה: פגה, בוחל, וצמל.</w:t>
      </w:r>
    </w:p>
    <w:p w:rsidR="00E403F0" w:rsidRPr="00D65BEC" w:rsidRDefault="00E403F0" w:rsidP="00E403F0">
      <w:pPr>
        <w:pStyle w:val="afff9"/>
        <w:rPr>
          <w:rtl/>
        </w:rPr>
      </w:pPr>
      <w:r w:rsidRPr="00D65BEC">
        <w:rPr>
          <w:rtl/>
        </w:rPr>
        <w:lastRenderedPageBreak/>
        <w:t>פגה - עודה תנוקת, בוחל - אלו ימי נעוריה.</w:t>
      </w:r>
    </w:p>
    <w:p w:rsidR="00E403F0" w:rsidRPr="00D65BEC" w:rsidRDefault="00E403F0" w:rsidP="00E403F0">
      <w:pPr>
        <w:pStyle w:val="afff9"/>
        <w:rPr>
          <w:rtl/>
        </w:rPr>
      </w:pPr>
      <w:r w:rsidRPr="00D65BEC">
        <w:rPr>
          <w:rtl/>
        </w:rPr>
        <w:t>בזו ובזו אמרו: אביה זכאי במציאתה, ובמעשה ידיה, ובהפרת נדריה.</w:t>
      </w:r>
    </w:p>
    <w:p w:rsidR="00E403F0" w:rsidRPr="00D65BEC" w:rsidRDefault="00E403F0" w:rsidP="00E403F0">
      <w:pPr>
        <w:pStyle w:val="afff9"/>
        <w:rPr>
          <w:rtl/>
        </w:rPr>
      </w:pPr>
      <w:r w:rsidRPr="00D65BEC">
        <w:rPr>
          <w:rtl/>
        </w:rPr>
        <w:t>צמל - כיון שבגרה, שוב אין לאביה רשות בה.</w:t>
      </w:r>
    </w:p>
    <w:p w:rsidR="00E403F0" w:rsidRPr="00D65BEC" w:rsidRDefault="00E403F0" w:rsidP="00E403F0">
      <w:pPr>
        <w:pStyle w:val="afff9"/>
        <w:rPr>
          <w:rtl/>
        </w:rPr>
      </w:pPr>
      <w:r>
        <w:rPr>
          <w:rtl/>
        </w:rPr>
        <w:t xml:space="preserve">איזהו סימנין? </w:t>
      </w:r>
      <w:r>
        <w:rPr>
          <w:rStyle w:val="TanaimMishna"/>
          <w:rtl/>
          <w:rPrChange w:id="102902" w:author="Claude" w:date="2026-10-11T09:07:54Z">
            <w:rPr>
              <w:rtl/>
            </w:rPr>
          </w:rPrChange>
        </w:rPr>
        <w:t xml:space="preserve">ר' יוסי הגלילי</w:t>
      </w:r>
      <w:r>
        <w:rPr>
          <w:rtl/>
        </w:rPr>
        <w:t xml:space="preserve"> אומר</w:t>
      </w:r>
      <w:r>
        <w:rPr>
          <w:rStyle w:val="TanaimMishna"/>
          <w:rtl/>
          <w:rPrChange w:id="102903" w:author="Claude" w:date="2026-10-11T09:07:54Z">
            <w:rPr>
              <w:rtl/>
            </w:rPr>
          </w:rPrChange>
        </w:rPr>
        <w:t xml:space="preserve">:</w:t>
      </w:r>
      <w:r>
        <w:rPr>
          <w:rtl/>
        </w:rPr>
        <w:t xml:space="preserve"> משיעלה הקמט תחת הדד, </w:t>
      </w:r>
    </w:p>
    <w:p w:rsidR="00E403F0" w:rsidRPr="00D65BEC" w:rsidRDefault="00E403F0" w:rsidP="00E403F0">
      <w:pPr>
        <w:pStyle w:val="afff9"/>
        <w:rPr>
          <w:rtl/>
        </w:rPr>
      </w:pPr>
      <w:r w:rsidRPr="00D65BEC">
        <w:rPr>
          <w:rtl/>
        </w:rPr>
        <w:tab/>
      </w:r>
      <w:r w:rsidRPr="00D65BEC">
        <w:rPr>
          <w:rtl/>
        </w:rPr>
        <w:tab/>
      </w:r>
      <w:r>
        <w:rPr>
          <w:rtl/>
        </w:rPr>
        <w:t xml:space="preserve">	</w:t>
      </w:r>
      <w:r>
        <w:rPr>
          <w:rStyle w:val="TanaimMishna"/>
          <w:rtl/>
          <w:rPrChange w:id="102904" w:author="Claude" w:date="2026-10-11T09:07:54Z">
            <w:rPr>
              <w:rtl/>
            </w:rPr>
          </w:rPrChange>
        </w:rPr>
        <w:t xml:space="preserve">ר"ע</w:t>
      </w:r>
      <w:r>
        <w:rPr>
          <w:rtl/>
        </w:rPr>
        <w:t xml:space="preserve"> אומר</w:t>
      </w:r>
      <w:r>
        <w:rPr>
          <w:rStyle w:val="TanaimMishna"/>
          <w:rtl/>
          <w:rPrChange w:id="102905" w:author="Claude" w:date="2026-10-11T09:07:54Z">
            <w:rPr>
              <w:rtl/>
            </w:rPr>
          </w:rPrChange>
        </w:rPr>
        <w:t xml:space="preserve">:</w:t>
      </w:r>
      <w:r>
        <w:rPr>
          <w:rtl/>
        </w:rPr>
        <w:t xml:space="preserve"> משיטו הדדים, </w:t>
      </w:r>
    </w:p>
    <w:p w:rsidR="00E403F0" w:rsidRPr="00D65BEC" w:rsidRDefault="00E403F0" w:rsidP="00E403F0">
      <w:pPr>
        <w:pStyle w:val="afff9"/>
        <w:rPr>
          <w:rtl/>
        </w:rPr>
      </w:pPr>
      <w:r w:rsidRPr="00D65BEC">
        <w:rPr>
          <w:rtl/>
        </w:rPr>
        <w:tab/>
      </w:r>
      <w:r w:rsidRPr="00D65BEC">
        <w:rPr>
          <w:rtl/>
        </w:rPr>
        <w:tab/>
      </w:r>
      <w:r w:rsidRPr="00D65BEC">
        <w:rPr>
          <w:rtl/>
        </w:rPr>
        <w:tab/>
        <w:t xml:space="preserve">בן עזאי אומר: משישחיר הפיטומת, </w:t>
      </w:r>
    </w:p>
    <w:p w:rsidR="00E403F0" w:rsidRPr="00D65BEC" w:rsidRDefault="00E403F0" w:rsidP="00E403F0">
      <w:pPr>
        <w:pStyle w:val="afff9"/>
        <w:rPr>
          <w:rtl/>
        </w:rPr>
      </w:pPr>
      <w:r w:rsidRPr="00D65BEC">
        <w:rPr>
          <w:rtl/>
        </w:rPr>
        <w:tab/>
      </w:r>
      <w:r>
        <w:rPr>
          <w:rtl/>
        </w:rPr>
        <w:t xml:space="preserve">	</w:t>
      </w:r>
      <w:r>
        <w:rPr>
          <w:rStyle w:val="TanaimMishna"/>
          <w:rtl/>
          <w:rPrChange w:id="20024" w:author="קלוד" w:date="2026-10-11T09:07:21Z">
            <w:rPr>
              <w:rtl/>
            </w:rPr>
          </w:rPrChange>
        </w:rPr>
        <w:t xml:space="preserve">רבי יוסי</w:t>
      </w:r>
      <w:r>
        <w:rPr>
          <w:rtl/>
        </w:rPr>
        <w:t xml:space="preserve"> אומר</w:t>
      </w:r>
      <w:r>
        <w:rPr>
          <w:rStyle w:val="TanaimMishna"/>
          <w:rtl/>
          <w:rPrChange w:id="102906" w:author="Claude" w:date="2026-10-11T09:07:54Z">
            <w:rPr>
              <w:rtl/>
            </w:rPr>
          </w:rPrChange>
        </w:rPr>
        <w:t xml:space="preserve">:</w:t>
      </w:r>
      <w:r>
        <w:rPr>
          <w:rtl/>
        </w:rPr>
        <w:t xml:space="preserve"> כדי שיהא נותן ידו על העוקץ והוא שוקע ושוהא לחזור.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83" w:author="קלוד" w:date="2026-10-11T12:23:38Z"/>
        </w:rPr>
      </w:pPr>
      <w:ins w:id="90284" w:author="קלוד" w:date="2026-10-11T12:23:38Z">
        <w:r>
          <w:rPr>
            <w:color w:val="7B3F00"/>
          </w:rPr>
          <w:t xml:space="preserve">פגה, בוחל וצמל - מקורם בפסוקים</w:t>
        </w:r>
      </w:ins>
    </w:p>
    <w:p w:rsidR="00E403F0" w:rsidRPr="00B078C3" w:rsidRDefault="00E403F0" w:rsidP="00E403F0">
      <w:pPr>
        <w:rPr>
          <w:rFonts w:ascii="FontbitDavid" w:hAnsi="FontbitDavid"/>
          <w:sz w:val="24"/>
          <w:rtl/>
        </w:rPr>
      </w:pPr>
      <w:r w:rsidRPr="00691F95">
        <w:rPr>
          <w:rFonts w:ascii="FontbitDavid" w:hAnsi="FontbitDavid"/>
          <w:b/>
          <w:bCs/>
          <w:sz w:val="24"/>
          <w:rtl/>
        </w:rPr>
        <w:t>פגה</w:t>
      </w:r>
      <w:r>
        <w:rPr>
          <w:rFonts w:ascii="FontbitDavid" w:hAnsi="FontbitDavid" w:hint="cs"/>
          <w:sz w:val="24"/>
          <w:rtl/>
        </w:rPr>
        <w:t>-</w:t>
      </w:r>
      <w:r w:rsidRPr="00B078C3">
        <w:rPr>
          <w:rFonts w:ascii="FontbitDavid" w:hAnsi="FontbitDavid"/>
          <w:sz w:val="24"/>
          <w:rtl/>
        </w:rPr>
        <w:t xml:space="preserve"> עודה תנוקת כדכתיב </w:t>
      </w:r>
      <w:r>
        <w:rPr>
          <w:rFonts w:ascii="FontbitDavid" w:hAnsi="FontbitDavid" w:hint="cs"/>
          <w:sz w:val="24"/>
          <w:rtl/>
        </w:rPr>
        <w:t>'</w:t>
      </w:r>
      <w:ins w:id="90565" w:author="Claude - סמנטי" w:date="2026-10-11T12:19:29Z">
        <w:r>
          <w:rPr>
            <w:rStyle w:val="afffff0"/>
            <w:rFonts w:ascii="FontbitDavid" w:hAnsi="FontbitDavid"/>
            <w:sz w:val="24"/>
            <w:rtl/>
          </w:rPr>
          <w:t xml:space="preserve">הַתְּאֵנָה חָנְטָה פַגֶּיהָ</w:t>
        </w:r>
      </w:ins>
      <w:del w:id="90566" w:author="Claude - סמנטי" w:date="2026-10-11T12:19:29Z">
        <w:r w:rsidRPr="00B078C3">
          <w:rPr>
            <w:rFonts w:ascii="FontbitDavid" w:hAnsi="FontbitDavid"/>
            <w:sz w:val="24"/>
            <w:rtl/>
          </w:rPr>
          <w:delText xml:space="preserve">התאנה חנטה פגיה</w:delText>
        </w:r>
      </w:del>
      <w:r>
        <w:rPr>
          <w:rFonts w:ascii="FontbitDavid" w:hAnsi="FontbitDavid" w:hint="cs"/>
          <w:sz w:val="24"/>
          <w:rtl/>
        </w:rPr>
        <w:t>'</w:t>
      </w:r>
      <w:r w:rsidRPr="00B078C3">
        <w:rPr>
          <w:rFonts w:ascii="FontbitDavid" w:hAnsi="FontbitDavid"/>
          <w:sz w:val="24"/>
          <w:rtl/>
        </w:rPr>
        <w:t>.</w:t>
      </w:r>
    </w:p>
    <w:p w:rsidR="00E403F0" w:rsidRPr="00017C1D" w:rsidRDefault="00E403F0" w:rsidP="00E403F0">
      <w:pPr>
        <w:rPr>
          <w:rFonts w:ascii="FontbitDavid" w:hAnsi="FontbitDavid"/>
          <w:spacing w:val="-2"/>
          <w:sz w:val="24"/>
          <w:rtl/>
        </w:rPr>
      </w:pPr>
      <w:r w:rsidRPr="00017C1D">
        <w:rPr>
          <w:rFonts w:ascii="FontbitDavid" w:hAnsi="FontbitDavid"/>
          <w:b/>
          <w:bCs/>
          <w:spacing w:val="-2"/>
          <w:sz w:val="24"/>
          <w:rtl/>
        </w:rPr>
        <w:t>בוחל</w:t>
      </w:r>
      <w:r w:rsidRPr="00017C1D">
        <w:rPr>
          <w:rFonts w:ascii="FontbitDavid" w:hAnsi="FontbitDavid" w:hint="cs"/>
          <w:spacing w:val="-2"/>
          <w:sz w:val="24"/>
          <w:rtl/>
        </w:rPr>
        <w:t>-</w:t>
      </w:r>
      <w:r w:rsidRPr="00017C1D">
        <w:rPr>
          <w:rFonts w:ascii="FontbitDavid" w:hAnsi="FontbitDavid"/>
          <w:spacing w:val="-2"/>
          <w:sz w:val="24"/>
          <w:rtl/>
        </w:rPr>
        <w:t xml:space="preserve"> אלו ימי הנעורים, כדתנן - התאנים משיבחלו, ו</w:t>
      </w:r>
      <w:ins w:id="91917" w:author="מנוע מכני" w:date="2026-10-11T12:04:39Z">
        <w:r>
          <w:rPr>
            <w:rFonts w:ascii="FontbitDavid" w:hAnsi="FontbitDavid"/>
            <w:spacing w:val="-2"/>
            <w:sz w:val="24"/>
            <w:rtl/>
          </w:rPr>
          <w:t xml:space="preserve">א"ר</w:t>
        </w:r>
      </w:ins>
      <w:del w:id="91918" w:author="מנוע מכני" w:date="2026-10-11T12:04:39Z">
        <w:r w:rsidRPr="00017C1D">
          <w:rPr>
            <w:rFonts w:ascii="FontbitDavid" w:hAnsi="FontbitDavid"/>
            <w:spacing w:val="-2"/>
            <w:sz w:val="24"/>
            <w:rtl/>
          </w:rPr>
          <w:delText xml:space="preserve">א''ר</w:delText>
        </w:r>
      </w:del>
      <w:r w:rsidRPr="00017C1D">
        <w:rPr>
          <w:rFonts w:ascii="FontbitDavid" w:hAnsi="FontbitDavid"/>
          <w:spacing w:val="-2"/>
          <w:sz w:val="24"/>
          <w:rtl/>
        </w:rPr>
        <w:t xml:space="preserve">ה בר בר חנה </w:t>
      </w:r>
      <w:ins w:id="91919" w:author="מנוע מכני" w:date="2026-10-11T12:04:39Z">
        <w:r>
          <w:rPr>
            <w:rFonts w:ascii="FontbitDavid" w:hAnsi="FontbitDavid"/>
            <w:spacing w:val="-2"/>
            <w:sz w:val="24"/>
            <w:rtl/>
          </w:rPr>
          <w:t xml:space="preserve">א"ר</w:t>
        </w:r>
      </w:ins>
      <w:del w:id="91920" w:author="מנוע מכני" w:date="2026-10-11T12:04:39Z">
        <w:r w:rsidRPr="00017C1D">
          <w:rPr>
            <w:rFonts w:ascii="FontbitDavid" w:hAnsi="FontbitDavid"/>
            <w:spacing w:val="-2"/>
            <w:sz w:val="24"/>
            <w:rtl/>
          </w:rPr>
          <w:delText xml:space="preserve">א''ר</w:delText>
        </w:r>
      </w:del>
      <w:r w:rsidRPr="00017C1D">
        <w:rPr>
          <w:rFonts w:ascii="FontbitDavid" w:hAnsi="FontbitDavid"/>
          <w:spacing w:val="-2"/>
          <w:sz w:val="24"/>
          <w:rtl/>
        </w:rPr>
        <w:t xml:space="preserve">: משילבין ראשיהן.</w:t>
      </w:r>
    </w:p>
    <w:p>
      <w:pPr>
        <w:pStyle w:val="38"/>
        <w:rPr>
          <w:ins w:id="100576" w:author="מנוע מכני" w:date="2026-10-11T12:04:39Z"/>
        </w:rPr>
      </w:pPr>
      <w:r>
        <w:tab/>
      </w:r>
      <w:r>
        <w:tab/>
      </w:r>
      <w:r>
        <w:tab/>
      </w:r>
      <w:r>
        <w:tab/>
      </w:r>
      <w:del w:id="92870" w:author="מנוע מכני" w:date="2026-10-11T12:04:39Z">
        <w:r>
          <w:delText xml:space="preserve">  </w:delText>
        </w:r>
      </w:del>
      <w:r w:rsidRPr="00B078C3">
        <w:t xml:space="preserve">וא</w:t>
      </w:r>
      <w:ins w:id="91921" w:author="מנוע מכני" w:date="2026-10-11T12:04:39Z">
        <w:r>
          <w:t xml:space="preserve">ב"א</w:t>
        </w:r>
      </w:ins>
      <w:del w:id="91922" w:author="מנוע מכני" w:date="2026-10-11T12:04:39Z">
        <w:r w:rsidRPr="00B078C3">
          <w:delText xml:space="preserve">ב''א</w:delText>
        </w:r>
      </w:del>
      <w:r w:rsidRPr="00B078C3">
        <w:t xml:space="preserve"> </w:t>
      </w:r>
      <w:ins w:id="94271" w:author="מנוע מכני" w:date="2026-10-11T12:04:39Z">
        <w:r>
          <w:t xml:space="preserve">מכאן</w:t>
        </w:r>
      </w:ins>
      <w:del w:id="94272" w:author="מנוע מכני" w:date="2026-10-11T12:04:39Z">
        <w:r w:rsidRPr="00B078C3">
          <w:delText xml:space="preserve">מהכא</w:delText>
        </w:r>
      </w:del>
      <w:r w:rsidRPr="00B078C3">
        <w:t xml:space="preserve">:</w:t>
      </w:r>
    </w:p>
    <w:p w:rsidR="00E403F0" w:rsidRPr="00B078C3" w:rsidRDefault="00E403F0" w:rsidP="00E403F0">
      <w:pPr>
        <w:rPr>
          <w:rFonts w:ascii="FontbitDavid" w:hAnsi="FontbitDavid"/>
          <w:sz w:val="24"/>
          <w:rtl/>
        </w:rPr>
      </w:pPr>
      <w:del w:id="100577" w:author="מנוע מכני" w:date="2026-10-11T12:04:39Z">
        <w:r w:rsidRPr="00B078C3">
          <w:rPr>
            <w:rFonts w:ascii="FontbitDavid" w:hAnsi="FontbitDavid"/>
            <w:sz w:val="24"/>
            <w:rtl/>
          </w:rPr>
          <w:delText xml:space="preserve"> </w:delText>
        </w:r>
      </w:del>
      <w:r>
        <w:rPr>
          <w:rStyle w:val="afffff0"/>
          <w:rFonts w:ascii="FontbitDavid" w:hAnsi="FontbitDavid"/>
          <w:sz w:val="24"/>
          <w:rtl/>
          <w:rPrChange w:id="9045" w:author="מנוע פסוקים" w:date="2026-10-11T09:23:42Z">
            <w:rPr>
              <w:rFonts w:ascii="FontbitDavid" w:hAnsi="FontbitDavid"/>
              <w:sz w:val="24"/>
              <w:rtl/>
            </w:rPr>
          </w:rPrChange>
        </w:rPr>
        <w:t xml:space="preserve">ותקצר נפשי בהם וגם נפשם בחלה בי</w:t>
      </w:r>
      <w:r>
        <w:rPr>
          <w:rFonts w:ascii="FontbitDavid" w:hAnsi="FontbitDavid"/>
          <w:sz w:val="24"/>
          <w:rtl/>
        </w:rPr>
        <w:t xml:space="preserve">.</w:t>
      </w:r>
    </w:p>
    <w:p w:rsidR="00E403F0" w:rsidRPr="00B078C3" w:rsidRDefault="00E403F0" w:rsidP="00E403F0">
      <w:pPr>
        <w:rPr>
          <w:rFonts w:ascii="FontbitDavid" w:hAnsi="FontbitDavid"/>
          <w:sz w:val="24"/>
          <w:rtl/>
        </w:rPr>
      </w:pPr>
      <w:r w:rsidRPr="00691F95">
        <w:rPr>
          <w:rFonts w:ascii="FontbitDavid" w:hAnsi="FontbitDavid"/>
          <w:b/>
          <w:bCs/>
          <w:sz w:val="24"/>
          <w:rtl/>
        </w:rPr>
        <w:t>צמל</w:t>
      </w:r>
      <w:r>
        <w:rPr>
          <w:rFonts w:ascii="FontbitDavid" w:hAnsi="FontbitDavid" w:hint="cs"/>
          <w:sz w:val="24"/>
          <w:rtl/>
        </w:rPr>
        <w:t>-</w:t>
      </w:r>
      <w:r w:rsidRPr="00B078C3">
        <w:rPr>
          <w:rFonts w:ascii="FontbitDavid" w:hAnsi="FontbitDavid"/>
          <w:sz w:val="24"/>
          <w:rtl/>
        </w:rPr>
        <w:t xml:space="preserve"> כמ"ד - יצתה מלאה.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B078C3" w:rsidRDefault="00E403F0" w:rsidP="00E403F0">
      <w:pPr>
        <w:rPr>
          <w:rFonts w:ascii="FontbitDavid" w:hAnsi="FontbitDavid"/>
          <w:sz w:val="24"/>
          <w:rtl/>
        </w:rPr>
      </w:pPr>
      <w:r w:rsidRPr="00B078C3">
        <w:rPr>
          <w:rFonts w:ascii="FontbitDavid" w:hAnsi="FontbitDavid"/>
          <w:sz w:val="24"/>
          <w:rtl/>
        </w:rPr>
        <w:t xml:space="preserve">ואיזהו סימנים? </w:t>
      </w:r>
      <w:r w:rsidRPr="00B078C3">
        <w:rPr>
          <w:rStyle w:val="2fb"/>
          <w:rFonts w:ascii="FontbitDavid" w:hAnsi="FontbitDavid"/>
          <w:sz w:val="24"/>
          <w:rtl/>
        </w:rPr>
        <w:t xml:space="preserve">ר' יוסי</w:t>
      </w:r>
      <w:r w:rsidRPr="00B078C3">
        <w:rPr>
          <w:rFonts w:ascii="FontbitDavid" w:hAnsi="FontbitDavid"/>
          <w:sz w:val="24"/>
          <w:rtl/>
        </w:rPr>
        <w:t xml:space="preserve"> הגלילי אומר: משיעלה הקמט.</w:t>
      </w:r>
    </w:p>
    <w:p>
      <w:pPr>
        <w:pStyle w:val="38"/>
        <w:rPr>
          <w:ins w:id="100578" w:author="מנוע מכני" w:date="2026-10-11T12:04:39Z"/>
        </w:rPr>
      </w:pPr>
      <w:del w:id="101758" w:author="מנוע מכני" w:date="2026-10-11T12:04:39Z">
        <w:r w:rsidRPr="00B078C3">
          <w:delText xml:space="preserve">אמר </w:delText>
        </w:r>
      </w:del>
      <w:r w:rsidRPr="00B078C3">
        <w:t xml:space="preserve">שמואל:</w:t>
      </w:r>
    </w:p>
    <w:p w:rsidR="00E403F0" w:rsidRPr="00B078C3" w:rsidRDefault="00E403F0" w:rsidP="00E403F0">
      <w:pPr>
        <w:rPr>
          <w:rFonts w:ascii="FontbitDavid" w:hAnsi="FontbitDavid"/>
          <w:sz w:val="24"/>
          <w:rtl/>
        </w:rPr>
      </w:pPr>
      <w:del w:id="1005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משיעלה הקמט ממש, אלא כדי שתחזיר ידיה לאחוריה, ונראית כמי שיעלה הקמט תחת הדד.</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שמואל</w:t>
      </w:r>
      <w:r w:rsidRPr="00B078C3">
        <w:rPr>
          <w:rFonts w:ascii="FontbitDavid" w:hAnsi="FontbitDavid"/>
          <w:sz w:val="24"/>
          <w:rtl/>
        </w:rPr>
        <w:t xml:space="preserve"> בדק באמתיה, ויהב לה ד' זוזי דמי בושתה.</w:t>
      </w:r>
    </w:p>
    <w:p>
      <w:pPr>
        <w:pStyle w:val="38"/>
        <w:rPr>
          <w:ins w:id="100580" w:author="מנוע מכני" w:date="2026-10-11T12:04:39Z"/>
        </w:rPr>
      </w:pPr>
      <w:r w:rsidRPr="00B078C3">
        <w:t xml:space="preserve">שמואל </w:t>
      </w:r>
      <w:ins w:id="94273" w:author="מנוע מכני" w:date="2026-10-11T12:04:39Z">
        <w:r>
          <w:t xml:space="preserve">לשיטתו</w:t>
        </w:r>
      </w:ins>
      <w:del w:id="94274" w:author="מנוע מכני" w:date="2026-10-11T12:04:39Z">
        <w:r w:rsidRPr="00B078C3">
          <w:delText xml:space="preserve">לטעמיה</w:delText>
        </w:r>
      </w:del>
      <w:r w:rsidRPr="00B078C3">
        <w:t xml:space="preserve">, דאמר שמואל:</w:t>
      </w:r>
    </w:p>
    <w:p w:rsidR="00E403F0" w:rsidRPr="00B078C3" w:rsidRDefault="00E403F0" w:rsidP="00E403F0">
      <w:pPr>
        <w:rPr>
          <w:rFonts w:ascii="FontbitDavid" w:hAnsi="FontbitDavid"/>
          <w:sz w:val="24"/>
          <w:rtl/>
        </w:rPr>
      </w:pPr>
      <w:del w:id="100581"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567" w:author="Claude - סמנטי" w:date="2026-10-11T12:19:29Z">
        <w:r>
          <w:rPr>
            <w:rStyle w:val="afffff0"/>
            <w:rFonts w:ascii="FontbitDavid" w:hAnsi="FontbitDavid"/>
            <w:sz w:val="24"/>
            <w:rtl/>
          </w:rPr>
          <w:t xml:space="preserve">לְעוֹלָם בָּהֶם תַּעֲבוֹדוּ</w:t>
        </w:r>
      </w:ins>
      <w:del w:id="90568" w:author="Claude - סמנטי" w:date="2026-10-11T12:19:29Z">
        <w:r w:rsidRPr="00B078C3">
          <w:rPr>
            <w:rFonts w:ascii="FontbitDavid" w:hAnsi="FontbitDavid"/>
            <w:sz w:val="24"/>
            <w:rtl/>
          </w:rPr>
          <w:delText xml:space="preserve">לעולם בהם תעבודו</w:delText>
        </w:r>
      </w:del>
      <w:r>
        <w:rPr>
          <w:rFonts w:ascii="FontbitDavid" w:hAnsi="FontbitDavid" w:hint="cs"/>
          <w:sz w:val="24"/>
          <w:rtl/>
        </w:rPr>
        <w:t>'</w:t>
      </w:r>
      <w:r w:rsidRPr="00B078C3">
        <w:rPr>
          <w:rFonts w:ascii="FontbitDavid" w:hAnsi="FontbitDavid"/>
          <w:sz w:val="24"/>
          <w:rtl/>
        </w:rPr>
        <w:t xml:space="preserve"> - לעבודה נתתים ולא לבושה.</w:t>
      </w:r>
    </w:p>
    <w:p w:rsidR="00E403F0" w:rsidRPr="002B4E05" w:rsidRDefault="00E403F0" w:rsidP="00E403F0">
      <w:pPr>
        <w:rPr>
          <w:rFonts w:ascii="FontbitDavid" w:hAnsi="FontbitDavid"/>
          <w:spacing w:val="-2"/>
          <w:sz w:val="24"/>
          <w:rtl/>
        </w:rPr>
      </w:pPr>
      <w:r w:rsidRPr="002B4E05">
        <w:rPr>
          <w:rStyle w:val="2fb"/>
          <w:rFonts w:ascii="FontbitDavid" w:hAnsi="FontbitDavid"/>
          <w:spacing w:val="-2"/>
          <w:sz w:val="24"/>
          <w:rtl/>
        </w:rPr>
        <w:t xml:space="preserve">שמואל</w:t>
      </w:r>
      <w:r w:rsidRPr="002B4E05">
        <w:rPr>
          <w:rFonts w:ascii="FontbitDavid" w:hAnsi="FontbitDavid"/>
          <w:spacing w:val="-2"/>
          <w:sz w:val="24"/>
          <w:rtl/>
        </w:rPr>
        <w:t xml:space="preserve"> מייחד להן, </w:t>
      </w:r>
      <w:ins w:id="93199" w:author="מנוע מכני" w:date="2026-10-11T12:04:39Z">
        <w:r>
          <w:rPr>
            <w:rStyle w:val="2fb"/>
            <w:rFonts w:ascii="FontbitDavid" w:hAnsi="FontbitDavid"/>
            <w:spacing w:val="-2"/>
            <w:sz w:val="24"/>
            <w:rtl/>
          </w:rPr>
          <w:t xml:space="preserve">ר"נ</w:t>
        </w:r>
      </w:ins>
      <w:del w:id="93200" w:author="מנוע מכני" w:date="2026-10-11T12:04:39Z">
        <w:r w:rsidRPr="002B4E05">
          <w:rPr>
            <w:rFonts w:ascii="FontbitDavid" w:hAnsi="FontbitDavid"/>
            <w:spacing w:val="-2"/>
            <w:sz w:val="24"/>
            <w:rtl/>
          </w:rPr>
          <w:delText xml:space="preserve">רב נחמן</w:delText>
        </w:r>
      </w:del>
      <w:r w:rsidRPr="002B4E05">
        <w:rPr>
          <w:rFonts w:ascii="FontbitDavid" w:hAnsi="FontbitDavid"/>
          <w:spacing w:val="-2"/>
          <w:sz w:val="24"/>
          <w:rtl/>
        </w:rPr>
        <w:t xml:space="preserve"> מחליף להן, </w:t>
      </w:r>
      <w:r w:rsidRPr="002B4E05">
        <w:rPr>
          <w:rStyle w:val="2fb"/>
          <w:rFonts w:ascii="FontbitDavid" w:hAnsi="FontbitDavid"/>
          <w:spacing w:val="-2"/>
          <w:sz w:val="24"/>
          <w:rtl/>
        </w:rPr>
        <w:t xml:space="preserve">רב ששת</w:t>
      </w:r>
      <w:r w:rsidRPr="002B4E05">
        <w:rPr>
          <w:rFonts w:ascii="FontbitDavid" w:hAnsi="FontbitDavid"/>
          <w:spacing w:val="-2"/>
          <w:sz w:val="24"/>
          <w:rtl/>
        </w:rPr>
        <w:t xml:space="preserve"> מסר להן לערבי, ואמר להן: אזדהרו מישראל.</w:t>
      </w:r>
    </w:p>
    <w:p w:rsidR="00E403F0" w:rsidRPr="00B078C3" w:rsidRDefault="00E403F0" w:rsidP="00E403F0">
      <w:pPr>
        <w:jc w:val="center"/>
        <w:rPr>
          <w:del w:id="90118" w:author="מנוע עיצוב" w:date="2026-10-11T12:09:26Z"/>
          <w:rFonts w:ascii="FontbitDavid" w:hAnsi="FontbitDavid"/>
          <w:sz w:val="24"/>
          <w:rtl/>
        </w:rPr>
      </w:pPr>
      <w:del w:id="9011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12" w:author="קלוד" w:date="2026-10-11T09:07:21Z">
          <w:pPr>
            <w:pStyle w:val="affff1"/>
            <w:rPr>
              <w:rtl/>
            </w:rPr>
          </w:pPr>
        </w:pPrChange>
      </w:pPr>
      <w:ins w:id="9858" w:author="מספור קטעי משנה" w:date="2026-10-11T09:25:19Z">
        <w:r>
          <w:rPr>
            <w:rStyle w:val="MisparKeta"/>
          </w:rPr>
          <w:t xml:space="preserve">ד. </w:t>
        </w:r>
      </w:ins>
      <w:r w:rsidRPr="00B078C3">
        <w:rPr>
          <w:rtl/>
        </w:rPr>
        <w:t>רבי יוסי אומר כו'.</w:t>
      </w:r>
    </w:p>
    <w:p>
      <w:pPr>
        <w:pStyle w:val="38"/>
        <w:rPr>
          <w:ins w:id="100582" w:author="מנוע מכני" w:date="2026-10-11T12:04:39Z"/>
        </w:rPr>
      </w:pPr>
      <w:ins w:id="95895" w:author="מנוע מכני" w:date="2026-10-11T12:04:39Z">
        <w:r>
          <w:t xml:space="preserve">מה</w:t>
        </w:r>
      </w:ins>
      <w:del w:id="95896" w:author="מנוע מכני" w:date="2026-10-11T12:04:39Z">
        <w:r w:rsidRPr="00B078C3">
          <w:delText xml:space="preserve">מאי</w:delText>
        </w:r>
      </w:del>
      <w:r w:rsidRPr="00B078C3">
        <w:t xml:space="preserve"> עוקץ? </w:t>
      </w:r>
      <w:r w:rsidRPr="00B078C3">
        <w:t xml:space="preserve">אמר</w:t>
      </w:r>
      <w:r w:rsidRPr="00B078C3">
        <w:t xml:space="preserve"> שמואל:</w:t>
      </w:r>
    </w:p>
    <w:p w:rsidR="00E403F0" w:rsidRPr="00B078C3" w:rsidRDefault="00E403F0" w:rsidP="00E403F0">
      <w:pPr>
        <w:rPr>
          <w:rFonts w:ascii="FontbitDavid" w:hAnsi="FontbitDavid"/>
          <w:sz w:val="24"/>
          <w:rtl/>
        </w:rPr>
      </w:pPr>
      <w:del w:id="10058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עוקצו של דד.</w:t>
      </w:r>
    </w:p>
    <w:p>
      <w:pPr>
        <w:pStyle w:val="afffff8"/>
        <w:rPr>
          <w:ins w:id="90281" w:author="קלוד" w:date="2026-10-11T12:23:38Z"/>
        </w:rPr>
      </w:pPr>
      <w:ins w:id="90282" w:author="קלוד" w:date="2026-10-11T12:23:38Z">
        <w:r>
          <w:rPr>
            <w:color w:val="7B3F00"/>
          </w:rPr>
          <w:t xml:space="preserve">סימני בגרות נוספים - הדדים, החוטם והעטרה</w:t>
        </w:r>
      </w:ins>
    </w:p>
    <w:p w:rsidR="00E403F0"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אלו הן סימני בגרות? </w:t>
      </w:r>
      <w:r w:rsidRPr="00B078C3">
        <w:rPr>
          <w:rStyle w:val="2fb"/>
          <w:rFonts w:ascii="FontbitDavid" w:hAnsi="FontbitDavid"/>
          <w:sz w:val="24"/>
          <w:rtl/>
        </w:rPr>
        <w:t xml:space="preserve">ר"א</w:t>
      </w:r>
      <w:r w:rsidRPr="00B078C3">
        <w:rPr>
          <w:rFonts w:ascii="FontbitDavid" w:hAnsi="FontbitDavid"/>
          <w:sz w:val="24"/>
          <w:rtl/>
        </w:rPr>
        <w:t xml:space="preserve"> בר' צדוק אומר: משיתקשקשו הדדין, </w:t>
      </w:r>
    </w:p>
    <w:p>
      <w:pPr>
        <w:pStyle w:val="38"/>
        <w:rPr>
          <w:ins w:id="100584" w:author="מנוע מכני" w:date="2026-10-11T12:04:39Z"/>
        </w:rPr>
      </w:pPr>
      <w:r w:rsidRPr="00B078C3">
        <w:t xml:space="preserve">ר' יוחנן בן ברוקה</w:t>
      </w:r>
      <w:del w:id="101759"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58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משי</w:t>
      </w:r>
      <w:r>
        <w:rPr>
          <w:rFonts w:ascii="FontbitDavid" w:hAnsi="FontbitDavid" w:hint="cs"/>
          <w:sz w:val="24"/>
          <w:rtl/>
        </w:rPr>
        <w:t xml:space="preserve">פציל </w:t>
      </w:r>
      <w:r w:rsidRPr="00B078C3">
        <w:rPr>
          <w:rFonts w:ascii="FontbitDavid" w:hAnsi="FontbitDavid"/>
          <w:sz w:val="24"/>
          <w:rtl/>
        </w:rPr>
        <w:t>ראש החוטם.</w:t>
      </w:r>
    </w:p>
    <w:p>
      <w:pPr>
        <w:pStyle w:val="38"/>
        <w:rPr>
          <w:ins w:id="100586" w:author="מנוע מכני" w:date="2026-10-11T12:04:39Z"/>
        </w:rPr>
      </w:pPr>
      <w:r w:rsidRPr="00B078C3">
        <w:t xml:space="preserve">ר' יוסי</w:t>
      </w:r>
      <w:del w:id="101760"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5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משתקיף העטרה, </w:t>
      </w:r>
      <w:r>
        <w:rPr>
          <w:rStyle w:val="2fb"/>
          <w:rFonts w:ascii="FontbitDavid" w:hAnsi="FontbitDavid"/>
          <w:sz w:val="24"/>
          <w:rtl/>
        </w:rPr>
        <w:t xml:space="preserve">ר"ש</w:t>
      </w:r>
      <w:r>
        <w:rPr>
          <w:rFonts w:ascii="FontbitDavid" w:hAnsi="FontbitDavid"/>
          <w:sz w:val="24"/>
          <w:rtl/>
        </w:rPr>
        <w:t xml:space="preserve"> אומר: משנתמעך</w:t>
      </w:r>
      <w:r w:rsidRPr="00B078C3">
        <w:rPr>
          <w:rFonts w:ascii="FontbitDavid" w:hAnsi="FontbitDavid"/>
          <w:sz w:val="24"/>
          <w:rtl/>
        </w:rPr>
        <w:t xml:space="preserve"> הכף.</w:t>
      </w:r>
    </w:p>
    <w:p w:rsidR="00E403F0" w:rsidRPr="00B078C3" w:rsidRDefault="00E403F0" w:rsidP="00E403F0">
      <w:pPr>
        <w:pStyle w:val="afff3"/>
        <w:framePr w:wrap="around"/>
        <w:rPr>
          <w:rtl/>
        </w:rPr>
      </w:pPr>
      <w:r>
        <w:rPr>
          <w:rFonts w:hint="cs"/>
          <w:rtl/>
        </w:rPr>
        <w:t>מז:</w:t>
      </w:r>
    </w:p>
    <w:p>
      <w:pPr>
        <w:pStyle w:val="38"/>
        <w:rPr>
          <w:ins w:id="100588" w:author="מנוע מכני" w:date="2026-10-11T12:04:39Z"/>
        </w:rPr>
      </w:pPr>
      <w:r w:rsidRPr="00B078C3">
        <w:t>וכן היה ר</w:t>
      </w:r>
      <w:r>
        <w:t xml:space="preserve">ש</w:t>
      </w:r>
      <w:ins w:id="91923" w:author="מנוע מכני" w:date="2026-10-11T12:04:39Z">
        <w:r>
          <w:t xml:space="preserve">ב"י</w:t>
        </w:r>
      </w:ins>
      <w:del w:id="91924" w:author="מנוע מכני" w:date="2026-10-11T12:04:39Z">
        <w:r>
          <w:delText xml:space="preserve">ב''י</w:delText>
        </w:r>
      </w:del>
      <w:del w:id="101761" w:author="מנוע מכני" w:date="2026-10-11T12:04:39Z">
        <w:r>
          <w:delText xml:space="preserve"> </w:delText>
        </w:r>
        <w:r w:rsidRPr="00B078C3">
          <w:delText xml:space="preserve">אומר</w:delText>
        </w:r>
      </w:del>
      <w:r w:rsidRPr="00B078C3">
        <w:t xml:space="preserve">:</w:t>
      </w:r>
    </w:p>
    <w:p>
      <w:pPr>
        <w:pStyle w:val="afffff8"/>
        <w:rPr>
          <w:ins w:id="90279" w:author="קלוד" w:date="2026-10-11T12:23:38Z"/>
        </w:rPr>
      </w:pPr>
      <w:ins w:id="90280" w:author="קלוד" w:date="2026-10-11T12:23:38Z">
        <w:r>
          <w:rPr>
            <w:color w:val="7B3F00"/>
          </w:rPr>
          <w:t xml:space="preserve">שלשה סימנין מלמטה - וכנגדן מלמעלה</w:t>
        </w:r>
      </w:ins>
    </w:p>
    <w:p w:rsidR="00E403F0" w:rsidRPr="00B078C3" w:rsidRDefault="00E403F0" w:rsidP="00E403F0">
      <w:pPr>
        <w:rPr>
          <w:rFonts w:ascii="FontbitDavid" w:hAnsi="FontbitDavid"/>
          <w:sz w:val="24"/>
          <w:rtl/>
        </w:rPr>
      </w:pPr>
      <w:del w:id="10058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שלשה סימנין נתנו חכמים באשה מלמטה, וכנגדן מלמעלה.</w:t>
      </w:r>
    </w:p>
    <w:p w:rsidR="00E403F0" w:rsidRDefault="00E403F0" w:rsidP="00E403F0">
      <w:pPr>
        <w:rPr>
          <w:rFonts w:ascii="FontbitDavid" w:hAnsi="FontbitDavid"/>
          <w:sz w:val="24"/>
          <w:rtl/>
        </w:rPr>
      </w:pPr>
      <w:r w:rsidRPr="00B078C3">
        <w:rPr>
          <w:rFonts w:ascii="FontbitDavid" w:hAnsi="FontbitDavid"/>
          <w:sz w:val="24"/>
          <w:rtl/>
        </w:rPr>
        <w:t xml:space="preserve">פגה מלמעלה - בידוע שלא הביאה שתי שערות, </w:t>
      </w:r>
    </w:p>
    <w:p w:rsidR="00E403F0" w:rsidRDefault="00E403F0" w:rsidP="00E403F0">
      <w:pPr>
        <w:rPr>
          <w:rFonts w:ascii="FontbitDavid" w:hAnsi="FontbitDavid"/>
          <w:sz w:val="24"/>
          <w:rtl/>
        </w:rPr>
      </w:pPr>
      <w:r w:rsidRPr="00B078C3">
        <w:rPr>
          <w:rFonts w:ascii="FontbitDavid" w:hAnsi="FontbitDavid"/>
          <w:sz w:val="24"/>
          <w:rtl/>
        </w:rPr>
        <w:t xml:space="preserve">בוחל מלמעלה - בידוע שהביאה שתי שערות, </w:t>
      </w:r>
    </w:p>
    <w:p w:rsidR="00E403F0" w:rsidRPr="00B078C3" w:rsidRDefault="00E403F0" w:rsidP="00E403F0">
      <w:pPr>
        <w:rPr>
          <w:rFonts w:ascii="FontbitDavid" w:hAnsi="FontbitDavid"/>
          <w:sz w:val="24"/>
          <w:rtl/>
        </w:rPr>
      </w:pPr>
      <w:r w:rsidRPr="00B078C3">
        <w:rPr>
          <w:rFonts w:ascii="FontbitDavid" w:hAnsi="FontbitDavid"/>
          <w:sz w:val="24"/>
          <w:rtl/>
        </w:rPr>
        <w:t>צמל מלמעלה - בידוע שנתמעך הכף.</w:t>
      </w:r>
      <w:r>
        <w:rPr>
          <w:rFonts w:ascii="FontbitDavid" w:hAnsi="FontbitDavid" w:hint="cs"/>
          <w:sz w:val="24"/>
          <w:rtl/>
        </w:rPr>
        <w:t xml:space="preserve">- </w:t>
      </w:r>
      <w:r>
        <w:rPr>
          <w:rStyle w:val="2fb"/>
          <w:rFonts w:ascii="FontbitDavid" w:hAnsi="FontbitDavid" w:hint="cs"/>
          <w:sz w:val="24"/>
          <w:rtl/>
        </w:rPr>
        <w:t xml:space="preserve">א</w:t>
      </w:r>
      <w:ins w:id="91925" w:author="מנוע מכני" w:date="2026-10-11T12:04:39Z">
        <w:r>
          <w:rPr>
            <w:rStyle w:val="2fb"/>
            <w:rFonts w:ascii="FontbitDavid" w:hAnsi="FontbitDavid" w:hint="cs"/>
            <w:sz w:val="24"/>
            <w:rtl/>
          </w:rPr>
          <w:t xml:space="preserve">ר"ה</w:t>
        </w:r>
      </w:ins>
      <w:del w:id="91926" w:author="מנוע מכני" w:date="2026-10-11T12:04:39Z">
        <w:r>
          <w:rPr>
            <w:rFonts w:ascii="FontbitDavid" w:hAnsi="FontbitDavid" w:hint="cs"/>
            <w:sz w:val="24"/>
            <w:rtl/>
          </w:rPr>
          <w:delText xml:space="preserve">ר''ה</w:delText>
        </w:r>
      </w:del>
      <w:r w:rsidRPr="00B078C3">
        <w:rPr>
          <w:rFonts w:ascii="FontbitDavid" w:hAnsi="FontbitDavid"/>
          <w:sz w:val="24"/>
          <w:rtl/>
        </w:rPr>
        <w:t>: מקום תפוח יש למעלה מאותו מקום, כיון שמגדלת מתמעך והולך.</w:t>
      </w:r>
    </w:p>
    <w:p w:rsidR="00E403F0" w:rsidRDefault="00E403F0" w:rsidP="00E403F0">
      <w:pPr>
        <w:rPr>
          <w:rFonts w:ascii="FontbitDavid" w:hAnsi="FontbitDavid"/>
          <w:sz w:val="24"/>
          <w:rtl/>
        </w:rPr>
      </w:pPr>
    </w:p>
    <w:p>
      <w:pPr>
        <w:pStyle w:val="38"/>
        <w:rPr>
          <w:ins w:id="100590" w:author="מנוע מכני" w:date="2026-10-11T12:04:39Z"/>
        </w:rPr>
      </w:pPr>
      <w:r w:rsidRPr="00B078C3">
        <w:t xml:space="preserve">שאלו את רבי:</w:t>
      </w:r>
    </w:p>
    <w:p w:rsidR="00E403F0" w:rsidRPr="00B078C3" w:rsidRDefault="00E403F0" w:rsidP="00E403F0">
      <w:pPr>
        <w:rPr>
          <w:rFonts w:ascii="FontbitDavid" w:hAnsi="FontbitDavid"/>
          <w:sz w:val="24"/>
          <w:rtl/>
        </w:rPr>
      </w:pPr>
      <w:del w:id="1005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כדברי מי? שלח </w:t>
      </w:r>
      <w:ins w:id="97047" w:author="מנוע מכני" w:date="2026-10-11T12:04:39Z">
        <w:r>
          <w:rPr>
            <w:rFonts w:ascii="FontbitDavid" w:hAnsi="FontbitDavid"/>
            <w:sz w:val="24"/>
            <w:rtl/>
          </w:rPr>
          <w:t xml:space="preserve">להם</w:t>
        </w:r>
      </w:ins>
      <w:del w:id="97048"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כדברי כולן להחמיר.</w:t>
      </w:r>
    </w:p>
    <w:p>
      <w:pPr>
        <w:pStyle w:val="afffff8"/>
        <w:rPr>
          <w:ins w:id="90277" w:author="קלוד" w:date="2026-10-11T12:23:38Z"/>
        </w:rPr>
      </w:pPr>
      <w:ins w:id="90278" w:author="קלוד" w:date="2026-10-11T12:23:38Z">
        <w:r>
          <w:rPr>
            <w:color w:val="7B3F00"/>
          </w:rPr>
          <w:t xml:space="preserve">חצר הצורית - מהי שחייבת במעשר</w:t>
        </w:r>
      </w:ins>
    </w:p>
    <w:p w:rsidR="00E403F0" w:rsidRPr="00B078C3" w:rsidRDefault="00E403F0" w:rsidP="00E403F0">
      <w:pPr>
        <w:rPr>
          <w:rFonts w:ascii="FontbitDavid" w:hAnsi="FontbitDavid"/>
          <w:sz w:val="24"/>
          <w:rtl/>
        </w:rPr>
      </w:pPr>
      <w:ins w:id="93201" w:author="מנוע מכני" w:date="2026-10-11T12:04:39Z">
        <w:r>
          <w:rPr>
            <w:rStyle w:val="2fb"/>
            <w:rFonts w:ascii="FontbitDavid" w:hAnsi="FontbitDavid"/>
            <w:sz w:val="24"/>
            <w:rtl/>
          </w:rPr>
          <w:t xml:space="preserve">ר"פ</w:t>
        </w:r>
      </w:ins>
      <w:del w:id="93202" w:author="מנוע מכני" w:date="2026-10-11T12:04:39Z">
        <w:r w:rsidRPr="00B078C3">
          <w:rPr>
            <w:rFonts w:ascii="FontbitDavid" w:hAnsi="FontbitDavid"/>
            <w:sz w:val="24"/>
            <w:rtl/>
          </w:rPr>
          <w:delText xml:space="preserve">רב פפא</w:delText>
        </w:r>
      </w:del>
      <w:r w:rsidRPr="00B078C3">
        <w:rPr>
          <w:rFonts w:ascii="FontbitDavid" w:hAnsi="FontbitDavid"/>
          <w:sz w:val="24"/>
          <w:rtl/>
        </w:rPr>
        <w:t xml:space="preserve"> </w:t>
      </w:r>
      <w:r w:rsidRPr="00B078C3">
        <w:rPr>
          <w:rStyle w:val="2fb"/>
          <w:rFonts w:ascii="FontbitDavid" w:hAnsi="FontbitDavid"/>
          <w:sz w:val="24"/>
          <w:rtl/>
        </w:rPr>
        <w:t xml:space="preserve">ורב</w:t>
      </w:r>
      <w:r w:rsidRPr="00B078C3">
        <w:rPr>
          <w:rFonts w:ascii="FontbitDavid" w:hAnsi="FontbitDavid"/>
          <w:sz w:val="24"/>
          <w:rtl/>
        </w:rPr>
        <w:t xml:space="preserve"> חיננא בריה </w:t>
      </w:r>
      <w:r w:rsidRPr="00B078C3">
        <w:rPr>
          <w:rStyle w:val="2fb"/>
          <w:rFonts w:ascii="FontbitDavid" w:hAnsi="FontbitDavid"/>
          <w:sz w:val="24"/>
          <w:rtl/>
        </w:rPr>
        <w:t xml:space="preserve">דרב</w:t>
      </w:r>
      <w:r w:rsidRPr="00B078C3">
        <w:rPr>
          <w:rFonts w:ascii="FontbitDavid" w:hAnsi="FontbitDavid"/>
          <w:sz w:val="24"/>
          <w:rtl/>
        </w:rPr>
        <w:t xml:space="preserve"> איקא, חד </w:t>
      </w:r>
      <w:ins w:id="98027" w:author="מנוע מכני" w:date="2026-10-11T12:04:39Z">
        <w:r>
          <w:rPr>
            <w:rFonts w:ascii="FontbitDavid" w:hAnsi="FontbitDavid"/>
            <w:sz w:val="24"/>
            <w:rtl/>
          </w:rPr>
          <w:t xml:space="preserve">שונה</w:t>
        </w:r>
      </w:ins>
      <w:del w:id="98028" w:author="מנוע מכני" w:date="2026-10-11T12:04:39Z">
        <w:r w:rsidRPr="00B078C3">
          <w:rPr>
            <w:rFonts w:ascii="FontbitDavid" w:hAnsi="FontbitDavid"/>
            <w:sz w:val="24"/>
            <w:rtl/>
          </w:rPr>
          <w:delText xml:space="preserve">מתני</w:delText>
        </w:r>
      </w:del>
      <w:r w:rsidRPr="00B078C3">
        <w:rPr>
          <w:rFonts w:ascii="FontbitDavid" w:hAnsi="FontbitDavid"/>
          <w:sz w:val="24"/>
          <w:rtl/>
        </w:rPr>
        <w:t xml:space="preserve"> - אהא, וחד </w:t>
      </w:r>
      <w:ins w:id="98029" w:author="מנוע מכני" w:date="2026-10-11T12:04:39Z">
        <w:r>
          <w:rPr>
            <w:rFonts w:ascii="FontbitDavid" w:hAnsi="FontbitDavid"/>
            <w:sz w:val="24"/>
            <w:rtl/>
          </w:rPr>
          <w:t xml:space="preserve">שונה</w:t>
        </w:r>
      </w:ins>
      <w:del w:id="98030" w:author="מנוע מכני" w:date="2026-10-11T12:04:39Z">
        <w:r w:rsidRPr="00B078C3">
          <w:rPr>
            <w:rFonts w:ascii="FontbitDavid" w:hAnsi="FontbitDavid"/>
            <w:sz w:val="24"/>
            <w:rtl/>
          </w:rPr>
          <w:delText xml:space="preserve">מתני</w:delText>
        </w:r>
      </w:del>
      <w:r w:rsidRPr="00B078C3">
        <w:rPr>
          <w:rFonts w:ascii="FontbitDavid" w:hAnsi="FontbitDavid"/>
          <w:sz w:val="24"/>
          <w:rtl/>
        </w:rPr>
        <w:t xml:space="preserve"> - אחצר צורית.</w:t>
      </w:r>
    </w:p>
    <w:p w:rsidR="00E403F0" w:rsidRPr="00B078C3" w:rsidRDefault="00E403F0" w:rsidP="00E403F0">
      <w:pPr>
        <w:rPr>
          <w:rFonts w:ascii="FontbitDavid" w:hAnsi="FontbitDavid"/>
          <w:sz w:val="24"/>
          <w:rtl/>
        </w:rPr>
      </w:pPr>
      <w:r w:rsidRPr="00B078C3">
        <w:rPr>
          <w:rFonts w:ascii="FontbitDavid" w:hAnsi="FontbitDavid"/>
          <w:sz w:val="24"/>
          <w:rtl/>
        </w:rPr>
        <w:t xml:space="preserve">דתנן</w:t>
      </w:r>
      <w:r w:rsidRPr="00B078C3">
        <w:rPr>
          <w:rFonts w:ascii="FontbitDavid" w:hAnsi="FontbitDavid"/>
          <w:sz w:val="24"/>
          <w:rtl/>
        </w:rPr>
        <w:t xml:space="preserve">, איזוהי חצר צורית שחייבת במעשר? </w:t>
      </w:r>
      <w:r w:rsidRPr="00B078C3">
        <w:rPr>
          <w:rStyle w:val="2fb"/>
          <w:rFonts w:ascii="FontbitDavid" w:hAnsi="FontbitDavid"/>
          <w:sz w:val="24"/>
          <w:rtl/>
        </w:rPr>
        <w:t xml:space="preserve">ר"ש</w:t>
      </w:r>
      <w:r w:rsidRPr="00B078C3">
        <w:rPr>
          <w:rFonts w:ascii="FontbitDavid" w:hAnsi="FontbitDavid"/>
          <w:sz w:val="24"/>
          <w:rtl/>
        </w:rPr>
        <w:t xml:space="preserve"> אומר: חצר הצורית שהכלים נשמרים בתוכה.</w:t>
      </w:r>
    </w:p>
    <w:p w:rsidR="00E403F0" w:rsidRPr="00B078C3" w:rsidRDefault="00E403F0" w:rsidP="00E403F0">
      <w:pPr>
        <w:rPr>
          <w:rFonts w:ascii="FontbitDavid" w:hAnsi="FontbitDavid"/>
          <w:sz w:val="24"/>
          <w:rtl/>
        </w:rPr>
      </w:pPr>
      <w:ins w:id="95897" w:author="מנוע מכני" w:date="2026-10-11T12:04:39Z">
        <w:r>
          <w:rPr>
            <w:rFonts w:ascii="FontbitDavid" w:hAnsi="FontbitDavid"/>
            <w:sz w:val="24"/>
            <w:rtl/>
          </w:rPr>
          <w:t xml:space="preserve">מה</w:t>
        </w:r>
      </w:ins>
      <w:del w:id="9589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חצר הצורית? </w:t>
      </w:r>
      <w:ins w:id="91927" w:author="מנוע מכני" w:date="2026-10-11T12:04:39Z">
        <w:r>
          <w:rPr>
            <w:rStyle w:val="2fb"/>
            <w:rFonts w:ascii="FontbitDavid" w:hAnsi="FontbitDavid" w:hint="cs"/>
            <w:sz w:val="24"/>
            <w:rtl/>
          </w:rPr>
          <w:t xml:space="preserve">ר"ה</w:t>
        </w:r>
      </w:ins>
      <w:del w:id="91928" w:author="מנוע מכני" w:date="2026-10-11T12:04:39Z">
        <w:r>
          <w:rPr>
            <w:rFonts w:ascii="FontbitDavid" w:hAnsi="FontbitDavid" w:hint="cs"/>
            <w:sz w:val="24"/>
            <w:rtl/>
          </w:rPr>
          <w:delText xml:space="preserve">ר''ה</w:delText>
        </w:r>
      </w:del>
      <w:r>
        <w:rPr>
          <w:rFonts w:ascii="FontbitDavid" w:hAnsi="FontbitDavid" w:hint="cs"/>
          <w:sz w:val="24"/>
          <w:rtl/>
        </w:rPr>
        <w:t xml:space="preserve"> ב</w:t>
      </w:r>
      <w:ins w:id="91929" w:author="מנוע מכני" w:date="2026-10-11T12:04:39Z">
        <w:r>
          <w:rPr>
            <w:rFonts w:ascii="FontbitDavid" w:hAnsi="FontbitDavid" w:hint="cs"/>
            <w:sz w:val="24"/>
            <w:rtl/>
          </w:rPr>
          <w:t xml:space="preserve">ב"ח</w:t>
        </w:r>
      </w:ins>
      <w:del w:id="91930" w:author="מנוע מכני" w:date="2026-10-11T12:04:39Z">
        <w:r>
          <w:rPr>
            <w:rFonts w:ascii="FontbitDavid" w:hAnsi="FontbitDavid" w:hint="cs"/>
            <w:sz w:val="24"/>
            <w:rtl/>
          </w:rPr>
          <w:delText xml:space="preserve">ב''ח</w:delText>
        </w:r>
      </w:del>
      <w:r>
        <w:rPr>
          <w:rFonts w:ascii="FontbitDavid" w:hAnsi="FontbitDavid" w:hint="cs"/>
          <w:sz w:val="24"/>
          <w:rtl/>
        </w:rPr>
        <w:t xml:space="preserve"> </w:t>
      </w:r>
      <w:r>
        <w:rPr>
          <w:rStyle w:val="2fb"/>
          <w:rFonts w:ascii="FontbitDavid" w:hAnsi="FontbitDavid" w:hint="cs"/>
          <w:sz w:val="24"/>
          <w:rtl/>
        </w:rPr>
        <w:t xml:space="preserve">מר</w:t>
      </w:r>
      <w:ins w:id="91931" w:author="מנוע מכני" w:date="2026-10-11T12:04:39Z">
        <w:r>
          <w:rPr>
            <w:rStyle w:val="2fb"/>
            <w:rFonts w:ascii="FontbitDavid" w:hAnsi="FontbitDavid" w:hint="cs"/>
            <w:sz w:val="24"/>
            <w:rtl/>
          </w:rPr>
          <w:t xml:space="preserve">י"ו</w:t>
        </w:r>
      </w:ins>
      <w:del w:id="91932" w:author="מנוע מכני" w:date="2026-10-11T12:04:39Z">
        <w:r>
          <w:rPr>
            <w:rFonts w:ascii="FontbitDavid" w:hAnsi="FontbitDavid" w:hint="cs"/>
            <w:sz w:val="24"/>
            <w:rtl/>
          </w:rPr>
          <w:delText xml:space="preserve">י''ו</w:delText>
        </w:r>
      </w:del>
      <w:r w:rsidRPr="00B078C3">
        <w:rPr>
          <w:rFonts w:ascii="FontbitDavid" w:hAnsi="FontbitDavid"/>
          <w:sz w:val="24"/>
          <w:rtl/>
        </w:rPr>
        <w:t>: שכן בצור מושיבין שומר על פתח החצר.</w:t>
      </w:r>
    </w:p>
    <w:p>
      <w:pPr>
        <w:pStyle w:val="38"/>
        <w:rPr>
          <w:ins w:id="100592" w:author="מנוע מכני" w:date="2026-10-11T12:04:39Z"/>
        </w:rPr>
      </w:pPr>
      <w:r w:rsidRPr="00017C1D">
        <w:t xml:space="preserve">ר"ע</w:t>
      </w:r>
      <w:del w:id="101762" w:author="מנוע מכני" w:date="2026-10-11T12:04:39Z">
        <w:r w:rsidRPr="00017C1D">
          <w:delText xml:space="preserve"> אומר</w:delText>
        </w:r>
      </w:del>
      <w:r w:rsidRPr="00017C1D">
        <w:t xml:space="preserve">:</w:t>
      </w:r>
    </w:p>
    <w:p w:rsidR="00E403F0" w:rsidRPr="00017C1D" w:rsidRDefault="00E403F0" w:rsidP="00E403F0">
      <w:pPr>
        <w:rPr>
          <w:rFonts w:ascii="FontbitDavid" w:hAnsi="FontbitDavid"/>
          <w:spacing w:val="-4"/>
          <w:sz w:val="24"/>
          <w:rtl/>
        </w:rPr>
      </w:pPr>
      <w:del w:id="100593"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כל שאחד פותח ואחד נועל פטורה, </w:t>
      </w:r>
      <w:ins w:id="91933" w:author="מנוע מכני" w:date="2026-10-11T12:04:39Z">
        <w:r>
          <w:rPr>
            <w:rStyle w:val="2fb"/>
            <w:rFonts w:ascii="FontbitDavid" w:hAnsi="FontbitDavid"/>
            <w:spacing w:val="-4"/>
            <w:sz w:val="24"/>
            <w:rtl/>
          </w:rPr>
          <w:t xml:space="preserve">ר"נ</w:t>
        </w:r>
      </w:ins>
      <w:del w:id="91934" w:author="מנוע מכני" w:date="2026-10-11T12:04:39Z">
        <w:r w:rsidRPr="00017C1D">
          <w:rPr>
            <w:rFonts w:ascii="FontbitDavid" w:hAnsi="FontbitDavid"/>
            <w:spacing w:val="-4"/>
            <w:sz w:val="24"/>
            <w:rtl/>
          </w:rPr>
          <w:delText xml:space="preserve">ר</w:delText>
        </w:r>
        <w:r w:rsidRPr="00017C1D">
          <w:rPr>
            <w:rFonts w:ascii="FontbitDavid" w:hAnsi="FontbitDavid" w:hint="cs"/>
            <w:spacing w:val="-4"/>
            <w:sz w:val="24"/>
            <w:rtl/>
          </w:rPr>
          <w:delText xml:space="preserve">'</w:delText>
        </w:r>
        <w:r w:rsidRPr="00017C1D">
          <w:rPr>
            <w:rFonts w:ascii="FontbitDavid" w:hAnsi="FontbitDavid"/>
            <w:spacing w:val="-4"/>
            <w:sz w:val="24"/>
            <w:rtl/>
          </w:rPr>
          <w:delText xml:space="preserve">'</w:delText>
        </w:r>
        <w:r w:rsidRPr="00017C1D">
          <w:rPr>
            <w:rFonts w:ascii="FontbitDavid" w:hAnsi="FontbitDavid" w:hint="cs"/>
            <w:spacing w:val="-4"/>
            <w:sz w:val="24"/>
            <w:rtl/>
          </w:rPr>
          <w:delText xml:space="preserve">נ</w:delText>
        </w:r>
      </w:del>
      <w:r w:rsidRPr="00017C1D">
        <w:rPr>
          <w:rFonts w:ascii="FontbitDavid" w:hAnsi="FontbitDavid"/>
          <w:spacing w:val="-4"/>
          <w:sz w:val="24"/>
          <w:rtl/>
        </w:rPr>
        <w:t xml:space="preserve"> אומר: כל שאין אדם בוש לאכול בתוכה חייבת, </w:t>
      </w:r>
    </w:p>
    <w:p>
      <w:pPr>
        <w:pStyle w:val="38"/>
        <w:rPr>
          <w:ins w:id="100594" w:author="מנוע מכני" w:date="2026-10-11T12:04:39Z"/>
        </w:rPr>
      </w:pPr>
      <w:r w:rsidRPr="00B078C3">
        <w:t xml:space="preserve">רבי יוסי</w:t>
      </w:r>
      <w:del w:id="101763"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59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שנכנסים לה ואין אומרים לו מה אתה מבקש - פטורה, </w:t>
      </w:r>
    </w:p>
    <w:p>
      <w:pPr>
        <w:pStyle w:val="38"/>
        <w:rPr>
          <w:ins w:id="100596" w:author="מנוע מכני" w:date="2026-10-11T12:04:39Z"/>
        </w:rPr>
      </w:pPr>
      <w:r w:rsidRPr="00B078C3">
        <w:t xml:space="preserve">ר' יהודה</w:t>
      </w:r>
      <w:del w:id="101764"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59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שתי חצרות זו לפנים מזו, הפנימית - חייבת, והחיצונה - פטורה.</w:t>
      </w:r>
    </w:p>
    <w:p>
      <w:pPr>
        <w:pStyle w:val="38"/>
        <w:rPr>
          <w:ins w:id="100598" w:author="מנוע מכני" w:date="2026-10-11T12:04:39Z"/>
        </w:rPr>
      </w:pPr>
      <w:r w:rsidRPr="00B078C3">
        <w:t xml:space="preserve">שאלו את רבי:</w:t>
      </w:r>
    </w:p>
    <w:p w:rsidR="00E403F0" w:rsidRPr="00B078C3" w:rsidRDefault="00E403F0" w:rsidP="00E403F0">
      <w:pPr>
        <w:rPr>
          <w:rFonts w:ascii="FontbitDavid" w:hAnsi="FontbitDavid"/>
          <w:sz w:val="24"/>
          <w:rtl/>
        </w:rPr>
      </w:pPr>
      <w:del w:id="1005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כדברי מי? </w:t>
      </w:r>
      <w:r w:rsidRPr="00B078C3">
        <w:rPr>
          <w:rFonts w:ascii="FontbitDavid" w:hAnsi="FontbitDavid"/>
          <w:sz w:val="24"/>
          <w:rtl/>
        </w:rPr>
        <w:t xml:space="preserve">אמר</w:t>
      </w:r>
      <w:r w:rsidRPr="00B078C3">
        <w:rPr>
          <w:rFonts w:ascii="FontbitDavid" w:hAnsi="FontbitDavid"/>
          <w:sz w:val="24"/>
          <w:rtl/>
        </w:rPr>
        <w:t xml:space="preserve"> </w:t>
      </w:r>
      <w:ins w:id="97049" w:author="מנוע מכני" w:date="2026-10-11T12:04:39Z">
        <w:r>
          <w:rPr>
            <w:rFonts w:ascii="FontbitDavid" w:hAnsi="FontbitDavid"/>
            <w:sz w:val="24"/>
            <w:rtl/>
          </w:rPr>
          <w:t xml:space="preserve">להם</w:t>
        </w:r>
      </w:ins>
      <w:del w:id="97050"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הלכה כדברי כולן להחמיר.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43" w:author="קלוד" w:date="2026-10-11T09:07:21Z"/>
        </w:rPr>
      </w:pPr>
      <w:ins w:id="20342" w:author="קלוד" w:date="2026-10-11T09:07:21Z">
        <w:r>
          <w:t xml:space="preserve">משנה ט</w:t>
        </w:r>
      </w:ins>
    </w:p>
    <w:p w:rsidR="00E403F0" w:rsidRPr="00D65BEC" w:rsidRDefault="00E403F0" w:rsidP="00E403F0">
      <w:pPr>
        <w:pStyle w:val="afff9"/>
        <w:rPr>
          <w:del w:id="20217" w:author="קלוד" w:date="2026-10-11T09:07:21Z"/>
          <w:rtl/>
        </w:rPr>
      </w:pPr>
      <w:del w:id="20216" w:author="קלוד" w:date="2026-10-11T09:07:21Z">
        <w:r w:rsidRPr="00D65BEC">
          <w:rPr>
            <w:rtl/>
          </w:rPr>
          <w:delText xml:space="preserve">מתני'.</w:delText>
        </w:r>
      </w:del>
    </w:p>
    <w:p w:rsidR="00E403F0" w:rsidRPr="00D65BEC" w:rsidRDefault="00E403F0" w:rsidP="00E403F0">
      <w:pPr>
        <w:pStyle w:val="afff9"/>
        <w:spacing w:before="120"/>
        <w:rPr>
          <w:rtl/>
        </w:rPr>
        <w:pPrChange w:id="90029" w:author="קלוד" w:date="2026-10-11T12:09:42Z">
          <w:pPr>
            <w:pStyle w:val="afff9"/>
          </w:pPr>
        </w:pPrChange>
      </w:pPr>
      <w:r w:rsidRPr="00D65BEC">
        <w:rPr>
          <w:rtl/>
        </w:rPr>
        <w:t xml:space="preserve">בת עשרים שנה שלא הביאה שתי שערות, </w:t>
      </w:r>
    </w:p>
    <w:p w:rsidR="00E403F0" w:rsidRPr="00D65BEC" w:rsidRDefault="00E403F0" w:rsidP="00E403F0">
      <w:pPr>
        <w:pStyle w:val="afff9"/>
        <w:rPr>
          <w:rtl/>
        </w:rPr>
      </w:pPr>
      <w:r w:rsidRPr="00D65BEC">
        <w:rPr>
          <w:rtl/>
        </w:rPr>
        <w:lastRenderedPageBreak/>
        <w:t>תביא ראיה שהיא בת עשרים שנה - והיא איילונית, לא חולצת ולא מתיבמת.</w:t>
      </w:r>
    </w:p>
    <w:p w:rsidR="00E403F0" w:rsidRPr="00D65BEC" w:rsidRDefault="00E403F0" w:rsidP="00E403F0">
      <w:pPr>
        <w:pStyle w:val="afff9"/>
        <w:rPr>
          <w:rtl/>
        </w:rPr>
      </w:pPr>
      <w:r w:rsidRPr="00D65BEC">
        <w:rPr>
          <w:rtl/>
        </w:rPr>
        <w:t xml:space="preserve">בן עשרים שנה שלא הביא שתי שערות, </w:t>
      </w:r>
    </w:p>
    <w:p w:rsidR="00E403F0" w:rsidRPr="00D65BEC" w:rsidRDefault="00E403F0" w:rsidP="00E403F0">
      <w:pPr>
        <w:pStyle w:val="afff9"/>
        <w:rPr>
          <w:rtl/>
        </w:rPr>
      </w:pPr>
      <w:r>
        <w:rPr>
          <w:rFonts w:hint="cs"/>
          <w:rtl/>
        </w:rPr>
        <w:t xml:space="preserve">ל</w:t>
      </w:r>
      <w:r>
        <w:rPr>
          <w:rStyle w:val="TanaimMishna"/>
          <w:rFonts w:hint="cs"/>
          <w:rtl/>
          <w:rPrChange w:id="20025" w:author="קלוד" w:date="2026-10-11T09:07:21Z">
            <w:rPr>
              <w:rFonts w:hint="cs"/>
              <w:rtl/>
            </w:rPr>
          </w:rPrChange>
        </w:rPr>
        <w:t xml:space="preserve">בית הלל</w:t>
      </w:r>
      <w:r>
        <w:rPr>
          <w:rStyle w:val="TanaimMishna"/>
          <w:rFonts w:hint="cs"/>
          <w:rtl/>
          <w:rPrChange w:id="102907" w:author="Claude" w:date="2026-10-11T09:07:54Z">
            <w:rPr>
              <w:rFonts w:hint="cs"/>
              <w:rtl/>
            </w:rPr>
          </w:rPrChange>
        </w:rPr>
        <w:t xml:space="preserve">:</w:t>
      </w:r>
      <w:r>
        <w:rPr>
          <w:rFonts w:hint="cs"/>
          <w:rtl/>
        </w:rPr>
        <w:t xml:space="preserve"> </w:t>
      </w:r>
      <w:r w:rsidRPr="00D65BEC">
        <w:rPr>
          <w:rtl/>
        </w:rPr>
        <w:t>יביאו ראיה שהוא בן עשרים שנה והוא סריס, לא חולץ ולא מיבם</w:t>
      </w:r>
    </w:p>
    <w:p w:rsidR="00E403F0" w:rsidRPr="00D65BEC" w:rsidRDefault="00E403F0" w:rsidP="00E403F0">
      <w:pPr>
        <w:pStyle w:val="afff9"/>
        <w:rPr>
          <w:rtl/>
        </w:rPr>
      </w:pPr>
      <w:r>
        <w:rPr>
          <w:rStyle w:val="TanaimMishna"/>
          <w:rtl/>
          <w:rPrChange w:id="20026" w:author="קלוד" w:date="2026-10-11T09:07:21Z">
            <w:rPr>
              <w:rtl/>
            </w:rPr>
          </w:rPrChange>
        </w:rPr>
        <w:t xml:space="preserve">בית שמאי</w:t>
      </w:r>
      <w:r>
        <w:rPr>
          <w:rtl/>
        </w:rPr>
        <w:t xml:space="preserve"> אומרים</w:t>
      </w:r>
      <w:r>
        <w:rPr>
          <w:rStyle w:val="TanaimMishna"/>
          <w:rtl/>
          <w:rPrChange w:id="102908" w:author="Claude" w:date="2026-10-11T09:07:54Z">
            <w:rPr>
              <w:rtl/>
            </w:rPr>
          </w:rPrChange>
        </w:rPr>
        <w:t xml:space="preserve">:</w:t>
      </w:r>
      <w:r>
        <w:rPr>
          <w:rtl/>
        </w:rPr>
        <w:t xml:space="preserve"> זה וזה בן שמונה עשרה.</w:t>
      </w:r>
    </w:p>
    <w:p w:rsidR="00E403F0" w:rsidRPr="00D65BEC" w:rsidRDefault="00E403F0" w:rsidP="00E403F0">
      <w:pPr>
        <w:pStyle w:val="afff9"/>
        <w:rPr>
          <w:rtl/>
        </w:rPr>
      </w:pPr>
      <w:r>
        <w:rPr>
          <w:rStyle w:val="TanaimMishna"/>
          <w:rtl/>
          <w:rPrChange w:id="102909" w:author="Claude" w:date="2026-10-11T09:07:54Z">
            <w:rPr>
              <w:rtl/>
            </w:rPr>
          </w:rPrChange>
        </w:rPr>
        <w:t xml:space="preserve">ר' אליעזר</w:t>
      </w:r>
      <w:r>
        <w:rPr>
          <w:rtl/>
        </w:rPr>
        <w:t xml:space="preserve"> אומר</w:t>
      </w:r>
      <w:r>
        <w:rPr>
          <w:rStyle w:val="TanaimMishna"/>
          <w:rtl/>
          <w:rPrChange w:id="102910" w:author="Claude" w:date="2026-10-11T09:07:54Z">
            <w:rPr>
              <w:rtl/>
            </w:rPr>
          </w:rPrChange>
        </w:rPr>
        <w:t xml:space="preserve">:</w:t>
      </w:r>
      <w:r>
        <w:rPr>
          <w:rtl/>
        </w:rPr>
        <w:t xml:space="preserve"> הזכר - כדברי </w:t>
      </w:r>
      <w:r>
        <w:rPr>
          <w:rStyle w:val="TanaimMishna"/>
          <w:rtl/>
          <w:rPrChange w:id="20027" w:author="קלוד" w:date="2026-10-11T09:07:21Z">
            <w:rPr>
              <w:rtl/>
            </w:rPr>
          </w:rPrChange>
        </w:rPr>
        <w:t xml:space="preserve">בית הלל</w:t>
      </w:r>
      <w:r>
        <w:rPr>
          <w:rtl/>
        </w:rPr>
        <w:t xml:space="preserve">, </w:t>
      </w:r>
    </w:p>
    <w:p w:rsidR="00E403F0" w:rsidRPr="00D64BA8" w:rsidRDefault="00E403F0" w:rsidP="00E403F0">
      <w:pPr>
        <w:pStyle w:val="afff9"/>
        <w:rPr>
          <w:spacing w:val="8"/>
          <w:rtl/>
        </w:rPr>
      </w:pPr>
      <w:r w:rsidRPr="00D64BA8">
        <w:rPr>
          <w:spacing w:val="8"/>
          <w:rtl/>
        </w:rPr>
        <w:tab/>
      </w:r>
      <w:r w:rsidRPr="00D64BA8">
        <w:rPr>
          <w:spacing w:val="8"/>
          <w:rtl/>
        </w:rPr>
        <w:tab/>
      </w:r>
      <w:r>
        <w:rPr>
          <w:spacing w:val="8"/>
          <w:rtl/>
        </w:rPr>
        <w:t xml:space="preserve">	והנקבה - כדברי </w:t>
      </w:r>
      <w:r>
        <w:rPr>
          <w:rStyle w:val="TanaimMishna"/>
          <w:spacing w:val="8"/>
          <w:rtl/>
          <w:rPrChange w:id="20028" w:author="קלוד" w:date="2026-10-11T09:07:21Z">
            <w:rPr>
              <w:spacing w:val="8"/>
              <w:rtl/>
            </w:rPr>
          </w:rPrChange>
        </w:rPr>
        <w:t xml:space="preserve">בית שמאי</w:t>
      </w:r>
      <w:r>
        <w:rPr>
          <w:spacing w:val="8"/>
          <w:rtl/>
        </w:rPr>
        <w:t xml:space="preserve">, שהאשה ממהרת לבא לפני האיש.</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75" w:author="קלוד" w:date="2026-10-11T12:23:38Z"/>
        </w:rPr>
      </w:pPr>
      <w:ins w:id="90276" w:author="קלוד" w:date="2026-10-11T12:23:38Z">
        <w:r>
          <w:rPr>
            <w:color w:val="7B3F00"/>
          </w:rPr>
          <w:t xml:space="preserve">בן עשרים בלי שערות - רק בנולדו בו סימני סריס</w:t>
        </w:r>
      </w:ins>
    </w:p>
    <w:p w:rsidR="00E403F0" w:rsidRDefault="00E403F0" w:rsidP="00E403F0">
      <w:pPr>
        <w:rPr>
          <w:rFonts w:ascii="FontbitDavid" w:hAnsi="FontbitDavid"/>
          <w:sz w:val="24"/>
          <w:rtl/>
        </w:rPr>
      </w:pPr>
      <w:r w:rsidRPr="00B078C3">
        <w:rPr>
          <w:rFonts w:ascii="FontbitDavid" w:hAnsi="FontbitDavid"/>
          <w:sz w:val="24"/>
          <w:rtl/>
        </w:rPr>
        <w:t xml:space="preserve">ורמינהי: אחד לי בן תשע שנים ויום אחד, ואחד לי בן עשרים שלא הביא שתי שערות! </w:t>
      </w:r>
    </w:p>
    <w:p>
      <w:pPr>
        <w:pStyle w:val="38"/>
        <w:rPr>
          <w:ins w:id="100600" w:author="מנוע מכני" w:date="2026-10-11T12:04:39Z"/>
        </w:rPr>
      </w:pPr>
      <w:r>
        <w:t xml:space="preserve">ארשב</w:t>
      </w:r>
      <w:ins w:id="91935" w:author="מנוע מכני" w:date="2026-10-11T12:04:39Z">
        <w:r>
          <w:t xml:space="preserve">ר"י</w:t>
        </w:r>
      </w:ins>
      <w:del w:id="91936" w:author="מנוע מכני" w:date="2026-10-11T12:04:39Z">
        <w:r>
          <w:delText xml:space="preserve">ר''י</w:delText>
        </w:r>
      </w:del>
      <w:r>
        <w:t xml:space="preserve"> מרב</w:t>
      </w:r>
      <w:r w:rsidRPr="00B078C3">
        <w:t xml:space="preserve">:</w:t>
      </w:r>
    </w:p>
    <w:p w:rsidR="00E403F0" w:rsidRPr="00B078C3" w:rsidRDefault="00E403F0" w:rsidP="00E403F0">
      <w:pPr>
        <w:pStyle w:val="a2"/>
        <w:numPr>
          <w:ilvl w:val="0"/>
          <w:numId w:val="3"/>
        </w:numPr>
        <w:ind w:left="714" w:hanging="357"/>
        <w:rPr>
          <w:rtl/>
        </w:rPr>
      </w:pPr>
      <w:del w:id="100601" w:author="מנוע מכני" w:date="2026-10-11T12:04:39Z">
        <w:r w:rsidRPr="00B078C3">
          <w:rPr>
            <w:rtl/>
          </w:rPr>
          <w:delText xml:space="preserve"> </w:delText>
        </w:r>
      </w:del>
      <w:r w:rsidRPr="00B078C3">
        <w:rPr>
          <w:rtl/>
        </w:rPr>
        <w:t xml:space="preserve">והוא שנולדו בו סימני סריס</w:t>
      </w:r>
      <w:r>
        <w:rPr>
          <w:rFonts w:hint="cs"/>
          <w:rtl/>
        </w:rPr>
        <w:t xml:space="preserve"> וכן מדוייק דקתני והוא סריס</w:t>
      </w:r>
      <w:r w:rsidRPr="00B078C3">
        <w:rPr>
          <w:rtl/>
        </w:rPr>
        <w:t>.</w:t>
      </w:r>
    </w:p>
    <w:p w:rsidR="00E403F0" w:rsidRPr="00B078C3" w:rsidRDefault="00E403F0" w:rsidP="00E403F0">
      <w:pPr>
        <w:rPr>
          <w:rFonts w:ascii="FontbitDavid" w:hAnsi="FontbitDavid"/>
          <w:sz w:val="24"/>
          <w:rtl/>
        </w:rPr>
      </w:pPr>
      <w:r w:rsidRPr="00B078C3">
        <w:rPr>
          <w:rFonts w:ascii="FontbitDavid" w:hAnsi="FontbitDavid"/>
          <w:sz w:val="24"/>
          <w:rtl/>
        </w:rPr>
        <w:t xml:space="preserve">וכי </w:t>
      </w:r>
      <w:r w:rsidRPr="00B078C3">
        <w:rPr>
          <w:rFonts w:ascii="FontbitDavid" w:hAnsi="FontbitDavid"/>
          <w:sz w:val="24"/>
          <w:rtl/>
        </w:rPr>
        <w:t xml:space="preserve">לא</w:t>
      </w:r>
      <w:r w:rsidRPr="00B078C3">
        <w:rPr>
          <w:rFonts w:ascii="FontbitDavid" w:hAnsi="FontbitDavid"/>
          <w:sz w:val="24"/>
          <w:rtl/>
        </w:rPr>
        <w:t xml:space="preserve"> נולדו לו סימני סריס, עד כמה? תני </w:t>
      </w:r>
      <w:r w:rsidRPr="00B078C3">
        <w:rPr>
          <w:rStyle w:val="2fb"/>
          <w:rFonts w:ascii="FontbitDavid" w:hAnsi="FontbitDavid"/>
          <w:sz w:val="24"/>
          <w:rtl/>
        </w:rPr>
        <w:t xml:space="preserve">ר' חייא</w:t>
      </w:r>
      <w:r w:rsidRPr="00B078C3">
        <w:rPr>
          <w:rFonts w:ascii="FontbitDavid" w:hAnsi="FontbitDavid"/>
          <w:sz w:val="24"/>
          <w:rtl/>
        </w:rPr>
        <w:t xml:space="preserve">: עד רוב שנותיו.</w:t>
      </w:r>
    </w:p>
    <w:p>
      <w:pPr>
        <w:pStyle w:val="38"/>
        <w:rPr>
          <w:ins w:id="100602" w:author="מנוע מכני" w:date="2026-10-11T12:04:39Z"/>
        </w:rPr>
      </w:pPr>
      <w:r w:rsidRPr="00B078C3">
        <w:t>כ</w:t>
      </w:r>
      <w:r>
        <w:t xml:space="preserve">שבאו לפני </w:t>
      </w:r>
      <w:ins w:id="91937" w:author="מנוע מכני" w:date="2026-10-11T12:04:39Z">
        <w:r>
          <w:t xml:space="preserve">ר"ח</w:t>
        </w:r>
      </w:ins>
      <w:del w:id="91938" w:author="מנוע מכני" w:date="2026-10-11T12:04:39Z">
        <w:r>
          <w:delText xml:space="preserve">ר''ח</w:delText>
        </w:r>
      </w:del>
      <w:r w:rsidRPr="00B078C3">
        <w:t xml:space="preserve">:</w:t>
      </w:r>
    </w:p>
    <w:p w:rsidR="00E403F0" w:rsidRPr="00B078C3" w:rsidRDefault="00E403F0" w:rsidP="00E403F0">
      <w:pPr>
        <w:rPr>
          <w:rFonts w:ascii="FontbitDavid" w:hAnsi="FontbitDavid"/>
          <w:sz w:val="24"/>
          <w:rtl/>
        </w:rPr>
      </w:pPr>
      <w:del w:id="100603" w:author="מנוע מכני" w:date="2026-10-11T12:04:39Z">
        <w:r w:rsidRPr="00B078C3">
          <w:rPr>
            <w:rFonts w:ascii="FontbitDavid" w:hAnsi="FontbitDavid"/>
            <w:sz w:val="24"/>
            <w:rtl/>
          </w:rPr>
          <w:delText xml:space="preserve"> </w:delText>
        </w:r>
      </w:del>
      <w:ins w:id="97515" w:author="מנוע מכני" w:date="2026-10-11T12:04:39Z">
        <w:r>
          <w:rPr>
            <w:rFonts w:ascii="FontbitDavid" w:hAnsi="FontbitDavid"/>
            <w:sz w:val="24"/>
            <w:rtl/>
          </w:rPr>
          <w:t xml:space="preserve">אם </w:t>
        </w:r>
      </w:ins>
      <w:del w:id="9751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כחיש, </w:t>
      </w:r>
      <w:r w:rsidRPr="00B078C3">
        <w:rPr>
          <w:rFonts w:ascii="FontbitDavid" w:hAnsi="FontbitDavid"/>
          <w:sz w:val="24"/>
          <w:rtl/>
        </w:rPr>
        <w:t xml:space="preserve">אמר</w:t>
      </w:r>
      <w:r w:rsidRPr="00B078C3">
        <w:rPr>
          <w:rFonts w:ascii="FontbitDavid" w:hAnsi="FontbitDavid"/>
          <w:sz w:val="24"/>
          <w:rtl/>
        </w:rPr>
        <w:t xml:space="preserve"> </w:t>
      </w:r>
      <w:ins w:id="97051" w:author="מנוע מכני" w:date="2026-10-11T12:04:39Z">
        <w:r>
          <w:rPr>
            <w:rFonts w:ascii="FontbitDavid" w:hAnsi="FontbitDavid"/>
            <w:sz w:val="24"/>
            <w:rtl/>
          </w:rPr>
          <w:t xml:space="preserve">להם</w:t>
        </w:r>
      </w:ins>
      <w:del w:id="97052"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אבריוה.</w:t>
      </w:r>
    </w:p>
    <w:p w:rsidR="00E403F0" w:rsidRPr="00E87E21" w:rsidRDefault="00E403F0" w:rsidP="00E403F0">
      <w:pPr>
        <w:rPr>
          <w:rFonts w:ascii="FontbitDavid" w:hAnsi="FontbitDavid"/>
          <w:spacing w:val="-4"/>
          <w:sz w:val="24"/>
          <w:rtl/>
        </w:rPr>
      </w:pPr>
      <w:ins w:id="97517" w:author="מנוע מכני" w:date="2026-10-11T12:04:39Z">
        <w:r>
          <w:rPr>
            <w:rFonts w:ascii="FontbitDavid" w:hAnsi="FontbitDavid"/>
            <w:spacing w:val="-4"/>
            <w:sz w:val="24"/>
            <w:rtl/>
          </w:rPr>
          <w:t xml:space="preserve">אם </w:t>
        </w:r>
      </w:ins>
      <w:del w:id="97518" w:author="מנוע מכני" w:date="2026-10-11T12:04:39Z">
        <w:r w:rsidRPr="00E87E21">
          <w:rPr>
            <w:rFonts w:ascii="FontbitDavid" w:hAnsi="FontbitDavid"/>
            <w:spacing w:val="-4"/>
            <w:sz w:val="24"/>
            <w:rtl/>
          </w:rPr>
          <w:delText xml:space="preserve">אי </w:delText>
        </w:r>
      </w:del>
      <w:r w:rsidRPr="00E87E21">
        <w:rPr>
          <w:rFonts w:ascii="FontbitDavid" w:hAnsi="FontbitDavid"/>
          <w:spacing w:val="-4"/>
          <w:sz w:val="24"/>
          <w:rtl/>
        </w:rPr>
        <w:t xml:space="preserve">בריא, </w:t>
      </w:r>
      <w:r w:rsidRPr="00E87E21">
        <w:rPr>
          <w:rFonts w:ascii="FontbitDavid" w:hAnsi="FontbitDavid"/>
          <w:spacing w:val="-4"/>
          <w:sz w:val="24"/>
          <w:rtl/>
        </w:rPr>
        <w:t xml:space="preserve">אמר</w:t>
      </w:r>
      <w:r w:rsidRPr="00E87E21">
        <w:rPr>
          <w:rFonts w:ascii="FontbitDavid" w:hAnsi="FontbitDavid"/>
          <w:spacing w:val="-4"/>
          <w:sz w:val="24"/>
          <w:rtl/>
        </w:rPr>
        <w:t xml:space="preserve"> לה</w:t>
      </w:r>
      <w:r w:rsidRPr="00E87E21">
        <w:rPr>
          <w:rFonts w:ascii="FontbitDavid" w:hAnsi="FontbitDavid" w:hint="cs"/>
          <w:spacing w:val="-4"/>
          <w:sz w:val="24"/>
          <w:rtl/>
        </w:rPr>
        <w:t>ם</w:t>
      </w:r>
      <w:r w:rsidRPr="00E87E21">
        <w:rPr>
          <w:rFonts w:ascii="FontbitDavid" w:hAnsi="FontbitDavid"/>
          <w:spacing w:val="-4"/>
          <w:sz w:val="24"/>
          <w:rtl/>
        </w:rPr>
        <w:t xml:space="preserve">: אכחשוה, </w:t>
      </w:r>
      <w:ins w:id="95899" w:author="מנוע מכני" w:date="2026-10-11T12:04:39Z">
        <w:r>
          <w:rPr>
            <w:rFonts w:ascii="FontbitDavid" w:hAnsi="FontbitDavid"/>
            <w:spacing w:val="-4"/>
            <w:sz w:val="24"/>
            <w:rtl/>
          </w:rPr>
          <w:t xml:space="preserve">דאלו</w:t>
        </w:r>
      </w:ins>
      <w:del w:id="95900" w:author="מנוע מכני" w:date="2026-10-11T12:04:39Z">
        <w:r w:rsidRPr="00E87E21">
          <w:rPr>
            <w:rFonts w:ascii="FontbitDavid" w:hAnsi="FontbitDavid"/>
            <w:spacing w:val="-4"/>
            <w:sz w:val="24"/>
            <w:rtl/>
          </w:rPr>
          <w:delText xml:space="preserve">דהני</w:delText>
        </w:r>
      </w:del>
      <w:r w:rsidRPr="00E87E21">
        <w:rPr>
          <w:rFonts w:ascii="FontbitDavid" w:hAnsi="FontbitDavid"/>
          <w:spacing w:val="-4"/>
          <w:sz w:val="24"/>
          <w:rtl/>
        </w:rPr>
        <w:t xml:space="preserve"> סימנים - </w:t>
      </w:r>
      <w:r w:rsidRPr="00E87E21">
        <w:rPr>
          <w:rFonts w:ascii="FontbitDavid" w:hAnsi="FontbitDavid" w:hint="cs"/>
          <w:spacing w:val="-4"/>
          <w:sz w:val="24"/>
          <w:rtl/>
        </w:rPr>
        <w:t>פעמים</w:t>
      </w:r>
      <w:r w:rsidRPr="00E87E21">
        <w:rPr>
          <w:rFonts w:ascii="FontbitDavid" w:hAnsi="FontbitDavid"/>
          <w:spacing w:val="-4"/>
          <w:sz w:val="24"/>
          <w:rtl/>
        </w:rPr>
        <w:t xml:space="preserve"> </w:t>
      </w:r>
      <w:r w:rsidRPr="00E87E21">
        <w:rPr>
          <w:rFonts w:ascii="FontbitDavid" w:hAnsi="FontbitDavid" w:hint="cs"/>
          <w:spacing w:val="-4"/>
          <w:sz w:val="24"/>
          <w:rtl/>
        </w:rPr>
        <w:t xml:space="preserve">באים מחמת כחישות ופעמים מחמת בריאות </w:t>
      </w:r>
    </w:p>
    <w:p>
      <w:pPr>
        <w:pStyle w:val="38"/>
        <w:rPr>
          <w:ins w:id="100604" w:author="מנוע מכני" w:date="2026-10-11T12:04:39Z"/>
        </w:rPr>
      </w:pPr>
      <w:ins w:id="91939" w:author="מנוע מכני" w:date="2026-10-11T12:04:39Z">
        <w:r>
          <w:t xml:space="preserve">א"ר</w:t>
        </w:r>
      </w:ins>
      <w:del w:id="91940" w:author="מנוע מכני" w:date="2026-10-11T12:04:39Z">
        <w:r w:rsidRPr="00C322C2">
          <w:delText xml:space="preserve">א''ר</w:delText>
        </w:r>
      </w:del>
      <w:r w:rsidRPr="00B078C3">
        <w:t xml:space="preserve">:</w:t>
      </w:r>
    </w:p>
    <w:p>
      <w:pPr>
        <w:pStyle w:val="afffff8"/>
        <w:rPr>
          <w:ins w:id="90273" w:author="קלוד" w:date="2026-10-11T12:23:38Z"/>
        </w:rPr>
      </w:pPr>
      <w:ins w:id="90274" w:author="קלוד" w:date="2026-10-11T12:23:38Z">
        <w:r>
          <w:rPr>
            <w:color w:val="7B3F00"/>
          </w:rPr>
          <w:t xml:space="preserve">ההלכה בכל הפרק - מעת לעת</w:t>
        </w:r>
      </w:ins>
    </w:p>
    <w:p w:rsidR="00E403F0" w:rsidRPr="00B078C3" w:rsidRDefault="00E403F0" w:rsidP="00E403F0">
      <w:pPr>
        <w:rPr>
          <w:rFonts w:ascii="FontbitDavid" w:hAnsi="FontbitDavid"/>
          <w:sz w:val="24"/>
          <w:rtl/>
        </w:rPr>
      </w:pPr>
      <w:del w:id="10060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הלכתא בכולי פרקא - מעת לעת.</w:t>
      </w:r>
    </w:p>
    <w:p>
      <w:pPr>
        <w:pStyle w:val="38"/>
        <w:rPr>
          <w:ins w:id="100606" w:author="מנוע מכני" w:date="2026-10-11T12:04:39Z"/>
        </w:rPr>
      </w:pPr>
      <w:r w:rsidRPr="00B078C3">
        <w:t xml:space="preserve">ועולא</w:t>
      </w:r>
      <w:del w:id="101765"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60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דתנן</w:t>
      </w:r>
      <w:r w:rsidRPr="00B078C3">
        <w:rPr>
          <w:rFonts w:ascii="FontbitDavid" w:hAnsi="FontbitDavid"/>
          <w:sz w:val="24"/>
          <w:rtl/>
        </w:rPr>
        <w:t xml:space="preserve"> - </w:t>
      </w:r>
      <w:r w:rsidRPr="00B078C3">
        <w:rPr>
          <w:rFonts w:ascii="FontbitDavid" w:hAnsi="FontbitDavid"/>
          <w:sz w:val="24"/>
          <w:rtl/>
        </w:rPr>
        <w:t xml:space="preserve">תנן</w:t>
      </w:r>
      <w:r w:rsidRPr="00B078C3">
        <w:rPr>
          <w:rFonts w:ascii="FontbitDavid" w:hAnsi="FontbitDavid"/>
          <w:sz w:val="24"/>
          <w:rtl/>
        </w:rPr>
        <w:t xml:space="preserve">, ודלא </w:t>
      </w:r>
      <w:r w:rsidRPr="00B078C3">
        <w:rPr>
          <w:rFonts w:ascii="FontbitDavid" w:hAnsi="FontbitDavid"/>
          <w:sz w:val="24"/>
          <w:rtl/>
        </w:rPr>
        <w:t xml:space="preserve">תנן</w:t>
      </w:r>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w:t>
      </w:r>
      <w:r w:rsidRPr="00B078C3">
        <w:rPr>
          <w:rFonts w:ascii="FontbitDavid" w:hAnsi="FontbitDavid"/>
          <w:sz w:val="24"/>
          <w:rtl/>
        </w:rPr>
        <w:t xml:space="preserve">תנן</w:t>
      </w:r>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בשלמא </w:t>
      </w:r>
      <w:r w:rsidRPr="00B078C3">
        <w:rPr>
          <w:rStyle w:val="2fb"/>
          <w:rFonts w:ascii="FontbitDavid" w:hAnsi="FontbitDavid"/>
          <w:sz w:val="24"/>
          <w:rtl/>
        </w:rPr>
        <w:t xml:space="preserve">לעולא</w:t>
      </w:r>
      <w:r w:rsidRPr="00B078C3">
        <w:rPr>
          <w:rFonts w:ascii="FontbitDavid" w:hAnsi="FontbitDavid"/>
          <w:sz w:val="24"/>
          <w:rtl/>
        </w:rPr>
        <w:t xml:space="preserve"> - היינו דקתני </w:t>
      </w:r>
      <w:ins w:id="94275" w:author="מנוע מכני" w:date="2026-10-11T12:04:39Z">
        <w:r>
          <w:rPr>
            <w:rFonts w:ascii="FontbitDavid" w:hAnsi="FontbitDavid"/>
            <w:sz w:val="24"/>
            <w:rtl/>
          </w:rPr>
          <w:t xml:space="preserve">כאן</w:t>
        </w:r>
      </w:ins>
      <w:del w:id="94276"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יום אחד </w:t>
      </w:r>
      <w:ins w:id="94277" w:author="מנוע מכני" w:date="2026-10-11T12:04:39Z">
        <w:r>
          <w:rPr>
            <w:rFonts w:ascii="FontbitDavid" w:hAnsi="FontbitDavid"/>
            <w:sz w:val="24"/>
            <w:rtl/>
          </w:rPr>
          <w:t xml:space="preserve">וכאן</w:t>
        </w:r>
      </w:ins>
      <w:del w:id="94278" w:author="מנוע מכני" w:date="2026-10-11T12:04:39Z">
        <w:r w:rsidRPr="00B078C3">
          <w:rPr>
            <w:rFonts w:ascii="FontbitDavid" w:hAnsi="FontbitDavid"/>
            <w:sz w:val="24"/>
            <w:rtl/>
          </w:rPr>
          <w:delText xml:space="preserve">והכא</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קתני.</w:t>
      </w:r>
    </w:p>
    <w:p>
      <w:pPr>
        <w:pStyle w:val="38"/>
        <w:rPr>
          <w:ins w:id="100608" w:author="מנוע מכני" w:date="2026-10-11T12:04:39Z"/>
        </w:rPr>
      </w:pPr>
      <w:r w:rsidRPr="00B078C3">
        <w:t xml:space="preserve">אלא</w:t>
      </w:r>
    </w:p>
    <w:p w:rsidR="00E403F0" w:rsidRPr="00B078C3" w:rsidRDefault="00E403F0" w:rsidP="00E403F0">
      <w:pPr>
        <w:rPr>
          <w:rFonts w:ascii="FontbitDavid" w:hAnsi="FontbitDavid"/>
          <w:sz w:val="24"/>
          <w:rtl/>
        </w:rPr>
      </w:pPr>
      <w:del w:id="100609"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לרב</w:t>
      </w:r>
      <w:r w:rsidRPr="00B078C3">
        <w:rPr>
          <w:rFonts w:ascii="FontbitDavid" w:hAnsi="FontbitDavid"/>
          <w:sz w:val="24"/>
          <w:rtl/>
        </w:rPr>
        <w:t xml:space="preserve">, </w:t>
      </w:r>
      <w:ins w:id="98031" w:author="מנוע מכני" w:date="2026-10-11T12:04:39Z">
        <w:r>
          <w:rPr>
            <w:rFonts w:ascii="FontbitDavid" w:hAnsi="FontbitDavid"/>
            <w:sz w:val="24"/>
            <w:rtl/>
          </w:rPr>
          <w:t xml:space="preserve">ישנה</w:t>
        </w:r>
      </w:ins>
      <w:del w:id="98032" w:author="מנוע מכני" w:date="2026-10-11T12:04:39Z">
        <w:r w:rsidRPr="00B078C3">
          <w:rPr>
            <w:rFonts w:ascii="FontbitDavid" w:hAnsi="FontbitDavid"/>
            <w:sz w:val="24"/>
            <w:rtl/>
          </w:rPr>
          <w:delText xml:space="preserve">ליתני</w:delText>
        </w:r>
      </w:del>
      <w:r w:rsidRPr="00B078C3">
        <w:rPr>
          <w:rFonts w:ascii="FontbitDavid" w:hAnsi="FontbitDavid"/>
          <w:sz w:val="24"/>
          <w:rtl/>
        </w:rPr>
        <w:t xml:space="preserve">! ועוד, תני, </w:t>
      </w:r>
      <w:r w:rsidRPr="00B078C3">
        <w:rPr>
          <w:rStyle w:val="2fb"/>
          <w:rFonts w:ascii="FontbitDavid" w:hAnsi="FontbitDavid"/>
          <w:sz w:val="24"/>
          <w:rtl/>
        </w:rPr>
        <w:t xml:space="preserve">רבי יוסי</w:t>
      </w:r>
      <w:r w:rsidRPr="00B078C3">
        <w:rPr>
          <w:rFonts w:ascii="FontbitDavid" w:hAnsi="FontbitDavid"/>
          <w:sz w:val="24"/>
          <w:rtl/>
        </w:rPr>
        <w:t xml:space="preserve"> בן כיפר אומר </w:t>
      </w:r>
      <w:r w:rsidRPr="00B078C3">
        <w:rPr>
          <w:rStyle w:val="2fb"/>
          <w:rFonts w:ascii="FontbitDavid" w:hAnsi="FontbitDavid"/>
          <w:sz w:val="24"/>
          <w:rtl/>
        </w:rPr>
        <w:t xml:space="preserve">מ</w:t>
      </w:r>
      <w:ins w:id="91941" w:author="מנוע מכני" w:date="2026-10-11T12:04:39Z">
        <w:r>
          <w:rPr>
            <w:rStyle w:val="2fb"/>
            <w:rFonts w:ascii="FontbitDavid" w:hAnsi="FontbitDavid" w:hint="cs"/>
            <w:sz w:val="24"/>
            <w:rtl/>
          </w:rPr>
          <w:t xml:space="preserve">ר"א</w:t>
        </w:r>
      </w:ins>
      <w:del w:id="91942" w:author="מנוע מכני" w:date="2026-10-11T12:04:39Z">
        <w:r>
          <w:rPr>
            <w:rFonts w:ascii="FontbitDavid" w:hAnsi="FontbitDavid" w:hint="cs"/>
            <w:sz w:val="24"/>
            <w:rtl/>
          </w:rPr>
          <w:delText xml:space="preserve">ר''א</w:delText>
        </w:r>
      </w:del>
      <w:r w:rsidRPr="00B078C3">
        <w:rPr>
          <w:rFonts w:ascii="FontbitDavid" w:hAnsi="FontbitDavid"/>
          <w:sz w:val="24"/>
          <w:rtl/>
        </w:rPr>
        <w:t xml:space="preserve">: שנת עשרים שיצאו ממנה שלשים יום - הרי היא כשנת עשרים לכל דבריה, וכן הורה </w:t>
      </w:r>
      <w:r w:rsidRPr="00B078C3">
        <w:rPr>
          <w:rStyle w:val="2fb"/>
          <w:rFonts w:ascii="FontbitDavid" w:hAnsi="FontbitDavid"/>
          <w:sz w:val="24"/>
          <w:rtl/>
        </w:rPr>
        <w:t xml:space="preserve">רבי</w:t>
      </w:r>
      <w:r w:rsidRPr="00B078C3">
        <w:rPr>
          <w:rFonts w:ascii="FontbitDavid" w:hAnsi="FontbitDavid"/>
          <w:sz w:val="24"/>
          <w:rtl/>
        </w:rPr>
        <w:t xml:space="preserve"> בלוד, שנת שמנה עשרה שיצאו ממנה שלשים יום - הרי היא כשנת שמנה עשרה לכל דבריה.</w:t>
      </w:r>
    </w:p>
    <w:p w:rsidR="00E403F0" w:rsidRDefault="00E403F0" w:rsidP="00E403F0">
      <w:pPr>
        <w:rPr>
          <w:rFonts w:ascii="FontbitDavid" w:hAnsi="FontbitDavid"/>
          <w:sz w:val="24"/>
          <w:rtl/>
        </w:rPr>
      </w:pPr>
      <w:r w:rsidRPr="00B078C3">
        <w:rPr>
          <w:rFonts w:ascii="FontbitDavid" w:hAnsi="FontbitDavid"/>
          <w:sz w:val="24"/>
          <w:rtl/>
        </w:rPr>
        <w:t xml:space="preserve">בשלמא </w:t>
      </w:r>
      <w:r w:rsidRPr="00B078C3">
        <w:rPr>
          <w:rStyle w:val="2fb"/>
          <w:rFonts w:ascii="FontbitDavid" w:hAnsi="FontbitDavid"/>
          <w:sz w:val="24"/>
          <w:rtl/>
        </w:rPr>
        <w:t xml:space="preserve">דרבי</w:t>
      </w:r>
      <w:r w:rsidRPr="00B078C3">
        <w:rPr>
          <w:rFonts w:ascii="FontbitDavid" w:hAnsi="FontbitDavid"/>
          <w:sz w:val="24"/>
          <w:rtl/>
        </w:rPr>
        <w:t xml:space="preserve"> </w:t>
      </w:r>
      <w:r w:rsidRPr="00B078C3">
        <w:rPr>
          <w:rStyle w:val="2fb"/>
          <w:rFonts w:ascii="FontbitDavid" w:hAnsi="FontbitDavid"/>
          <w:sz w:val="24"/>
          <w:rtl/>
        </w:rPr>
        <w:t xml:space="preserve">ודר</w:t>
      </w:r>
      <w:r>
        <w:rPr>
          <w:rStyle w:val="2fb"/>
          <w:rFonts w:ascii="FontbitDavid" w:hAnsi="FontbitDavid" w:hint="cs"/>
          <w:sz w:val="24"/>
          <w:rtl/>
        </w:rPr>
        <w:t xml:space="preserve">י</w:t>
      </w:r>
      <w:ins w:id="91943" w:author="מנוע מכני" w:date="2026-10-11T12:04:39Z">
        <w:r>
          <w:rPr>
            <w:rStyle w:val="2fb"/>
            <w:rFonts w:ascii="FontbitDavid" w:hAnsi="FontbitDavid" w:hint="cs"/>
            <w:sz w:val="24"/>
            <w:rtl/>
          </w:rPr>
          <w:t xml:space="preserve">ב"ק</w:t>
        </w:r>
      </w:ins>
      <w:del w:id="91944" w:author="מנוע מכני" w:date="2026-10-11T12:04:39Z">
        <w:r>
          <w:rPr>
            <w:rFonts w:ascii="FontbitDavid" w:hAnsi="FontbitDavid" w:hint="cs"/>
            <w:sz w:val="24"/>
            <w:rtl/>
          </w:rPr>
          <w:delText xml:space="preserve">ב''ק</w:delText>
        </w:r>
      </w:del>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w:t>
      </w:r>
      <w:ins w:id="97171" w:author="מנוע מכני" w:date="2026-10-11T12:04:39Z">
        <w:r>
          <w:rPr>
            <w:rFonts w:ascii="FontbitDavid" w:hAnsi="FontbitDavid"/>
            <w:sz w:val="24"/>
            <w:rtl/>
          </w:rPr>
          <w:t xml:space="preserve">קשה</w:t>
        </w:r>
      </w:ins>
      <w:del w:id="97172"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הא - כבית </w:t>
      </w:r>
      <w:ins w:id="95901" w:author="מנוע מכני" w:date="2026-10-11T12:04:39Z">
        <w:r>
          <w:rPr>
            <w:rFonts w:ascii="FontbitDavid" w:hAnsi="FontbitDavid"/>
            <w:sz w:val="24"/>
            <w:rtl/>
          </w:rPr>
          <w:t xml:space="preserve">שמה</w:t>
        </w:r>
      </w:ins>
      <w:del w:id="95902" w:author="מנוע מכני" w:date="2026-10-11T12:04:39Z">
        <w:r w:rsidRPr="00B078C3">
          <w:rPr>
            <w:rFonts w:ascii="FontbitDavid" w:hAnsi="FontbitDavid"/>
            <w:sz w:val="24"/>
            <w:rtl/>
          </w:rPr>
          <w:delText xml:space="preserve">שמאי</w:delText>
        </w:r>
      </w:del>
      <w:r w:rsidRPr="00B078C3">
        <w:rPr>
          <w:rFonts w:ascii="FontbitDavid" w:hAnsi="FontbitDavid"/>
          <w:sz w:val="24"/>
          <w:rtl/>
        </w:rPr>
        <w:t xml:space="preserve">, הא - כבית הילל, </w:t>
      </w:r>
    </w:p>
    <w:p>
      <w:pPr>
        <w:pStyle w:val="38"/>
        <w:rPr>
          <w:ins w:id="100610" w:author="מנוע מכני" w:date="2026-10-11T12:04:39Z"/>
        </w:rPr>
      </w:pPr>
      <w:r>
        <w:t xml:space="preserve">ולרב </w:t>
      </w:r>
      <w:ins w:id="97173" w:author="מנוע מכני" w:date="2026-10-11T12:04:39Z">
        <w:r>
          <w:t xml:space="preserve">קשה</w:t>
        </w:r>
      </w:ins>
      <w:del w:id="97174" w:author="מנוע מכני" w:date="2026-10-11T12:04:39Z">
        <w:r w:rsidRPr="00B078C3">
          <w:delText xml:space="preserve">קשיא</w:delText>
        </w:r>
      </w:del>
      <w:r w:rsidRPr="00B078C3">
        <w:t xml:space="preserve"> תנאי היא, </w:t>
      </w:r>
      <w:r w:rsidRPr="00B078C3">
        <w:t xml:space="preserve">דתניא</w:t>
      </w:r>
      <w:r w:rsidRPr="00B078C3">
        <w:t xml:space="preserve">:</w:t>
      </w:r>
    </w:p>
    <w:p>
      <w:pPr>
        <w:pStyle w:val="afffff8"/>
        <w:rPr>
          <w:ins w:id="90271" w:author="קלוד" w:date="2026-10-11T12:23:38Z"/>
        </w:rPr>
      </w:pPr>
      <w:ins w:id="90272" w:author="קלוד" w:date="2026-10-11T12:23:38Z">
        <w:r>
          <w:rPr>
            <w:color w:val="7B3F00"/>
          </w:rPr>
          <w:t xml:space="preserve">כל השנים שבתורה - מחשבון מעת לעת</w:t>
        </w:r>
      </w:ins>
    </w:p>
    <w:p w:rsidR="00E403F0" w:rsidRPr="00B078C3" w:rsidRDefault="00E403F0" w:rsidP="00E403F0">
      <w:pPr>
        <w:rPr>
          <w:rFonts w:ascii="FontbitDavid" w:hAnsi="FontbitDavid"/>
          <w:sz w:val="24"/>
          <w:rtl/>
        </w:rPr>
      </w:pPr>
      <w:del w:id="10061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שנה האמורה בקדשים, שנה האמורה בבתי ערי חומה, שתי שנים שבשדה אחוזה, שש שנים שבעבד עברי, וכן שבבן ושבבת - כולן מעת לעת.</w:t>
      </w:r>
    </w:p>
    <w:p>
      <w:pPr>
        <w:pStyle w:val="38"/>
        <w:rPr>
          <w:ins w:id="100612" w:author="מנוע מכני" w:date="2026-10-11T12:04:39Z"/>
        </w:rPr>
      </w:pPr>
      <w:r w:rsidRPr="00B078C3">
        <w:t>שנה האמורה בקדשים מ</w:t>
      </w:r>
      <w:r>
        <w:t xml:space="preserve">דרא</w:t>
      </w:r>
      <w:ins w:id="91945" w:author="מנוע מכני" w:date="2026-10-11T12:04:39Z">
        <w:r>
          <w:t xml:space="preserve">ב"י</w:t>
        </w:r>
      </w:ins>
      <w:del w:id="91946" w:author="מנוע מכני" w:date="2026-10-11T12:04:39Z">
        <w:r>
          <w:delText xml:space="preserve">ב''י</w:delText>
        </w:r>
      </w:del>
      <w:r w:rsidRPr="00B078C3">
        <w:t xml:space="preserve">:</w:t>
      </w:r>
    </w:p>
    <w:p w:rsidR="00E403F0" w:rsidRPr="00B078C3" w:rsidRDefault="00E403F0" w:rsidP="00E403F0">
      <w:pPr>
        <w:rPr>
          <w:rFonts w:ascii="FontbitDavid" w:hAnsi="FontbitDavid"/>
          <w:sz w:val="24"/>
          <w:rtl/>
        </w:rPr>
      </w:pPr>
      <w:del w:id="100613"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569" w:author="Claude - סמנטי" w:date="2026-10-11T12:19:29Z">
        <w:r>
          <w:rPr>
            <w:rStyle w:val="afffff0"/>
            <w:rFonts w:ascii="FontbitDavid" w:hAnsi="FontbitDavid"/>
            <w:sz w:val="24"/>
            <w:rtl/>
          </w:rPr>
          <w:t xml:space="preserve">כֶּבֶשׂ בֶּן שְׁנָתוֹ</w:t>
        </w:r>
      </w:ins>
      <w:del w:id="90570" w:author="Claude - סמנטי" w:date="2026-10-11T12:19:29Z">
        <w:r w:rsidRPr="00B078C3">
          <w:rPr>
            <w:rFonts w:ascii="FontbitDavid" w:hAnsi="FontbitDavid"/>
            <w:sz w:val="24"/>
            <w:rtl/>
          </w:rPr>
          <w:delText xml:space="preserve">כבש בן שנתו</w:delText>
        </w:r>
      </w:del>
      <w:r>
        <w:rPr>
          <w:rFonts w:ascii="FontbitDavid" w:hAnsi="FontbitDavid" w:hint="cs"/>
          <w:sz w:val="24"/>
          <w:rtl/>
        </w:rPr>
        <w:t>'</w:t>
      </w:r>
      <w:r w:rsidRPr="00B078C3">
        <w:rPr>
          <w:rFonts w:ascii="FontbitDavid" w:hAnsi="FontbitDavid"/>
          <w:sz w:val="24"/>
          <w:rtl/>
        </w:rPr>
        <w:t xml:space="preserve"> - שנתו שלו, ולא שנה של מנין עולם.</w:t>
      </w:r>
    </w:p>
    <w:p w:rsidR="00E403F0" w:rsidRDefault="00E403F0" w:rsidP="00E403F0">
      <w:pPr>
        <w:rPr>
          <w:rFonts w:ascii="FontbitDavid" w:hAnsi="FontbitDavid"/>
          <w:sz w:val="24"/>
          <w:rtl/>
        </w:rPr>
      </w:pPr>
      <w:r w:rsidRPr="00B078C3">
        <w:rPr>
          <w:rFonts w:ascii="FontbitDavid" w:hAnsi="FontbitDavid"/>
          <w:sz w:val="24"/>
          <w:rtl/>
        </w:rPr>
        <w:t xml:space="preserve">שנה האמורה בבתי ערי חומה </w:t>
      </w:r>
      <w:r>
        <w:rPr>
          <w:rFonts w:ascii="FontbitDavid" w:hAnsi="FontbitDavid"/>
          <w:sz w:val="24"/>
          <w:rtl/>
        </w:rPr>
        <w:t>–</w:t>
      </w:r>
      <w:r>
        <w:rPr>
          <w:rFonts w:ascii="FontbitDavid" w:hAnsi="FontbitDavid" w:hint="cs"/>
          <w:sz w:val="24"/>
          <w:rtl/>
        </w:rPr>
        <w:t xml:space="preserve"> '</w:t>
      </w:r>
      <w:ins w:id="90571" w:author="Claude - סמנטי" w:date="2026-10-11T12:19:29Z">
        <w:r>
          <w:rPr>
            <w:rStyle w:val="afffff0"/>
            <w:rFonts w:ascii="FontbitDavid" w:hAnsi="FontbitDavid"/>
            <w:sz w:val="24"/>
            <w:rtl/>
          </w:rPr>
          <w:t xml:space="preserve">עַד תּוֹם שְׁנַת מִמְכָּרוֹ</w:t>
        </w:r>
      </w:ins>
      <w:del w:id="90572" w:author="Claude - סמנטי" w:date="2026-10-11T12:19:29Z">
        <w:r w:rsidRPr="00B078C3">
          <w:rPr>
            <w:rFonts w:ascii="FontbitDavid" w:hAnsi="FontbitDavid"/>
            <w:sz w:val="24"/>
            <w:rtl/>
          </w:rPr>
          <w:delText xml:space="preserve">עד תום שנת ממכרו</w:delText>
        </w:r>
      </w:del>
      <w:r>
        <w:rPr>
          <w:rFonts w:ascii="FontbitDavid" w:hAnsi="FontbitDavid" w:hint="cs"/>
          <w:sz w:val="24"/>
          <w:rtl/>
        </w:rPr>
        <w:t>'</w:t>
      </w:r>
      <w:r w:rsidRPr="00B078C3">
        <w:rPr>
          <w:rFonts w:ascii="FontbitDavid" w:hAnsi="FontbitDavid"/>
          <w:sz w:val="24"/>
          <w:rtl/>
        </w:rPr>
        <w:t xml:space="preserve"> - ממכרו שלו, ולא שנת של מנין עולם, </w:t>
      </w:r>
    </w:p>
    <w:p w:rsidR="00E403F0" w:rsidRPr="00B078C3" w:rsidRDefault="00E403F0" w:rsidP="00E403F0">
      <w:pPr>
        <w:pStyle w:val="a3"/>
        <w:rPr>
          <w:rtl/>
        </w:rPr>
      </w:pPr>
      <w:r w:rsidRPr="00B078C3">
        <w:rPr>
          <w:rtl/>
        </w:rPr>
        <w:t xml:space="preserve">שתי שנים שבשדה אחוזה </w:t>
      </w:r>
      <w:r>
        <w:rPr>
          <w:rFonts w:hint="cs"/>
          <w:rtl/>
        </w:rPr>
        <w:t>'</w:t>
      </w:r>
      <w:ins w:id="90573" w:author="Claude - סמנטי" w:date="2026-10-11T12:19:29Z">
        <w:r>
          <w:rPr>
            <w:rStyle w:val="afffff0"/>
            <w:rtl/>
          </w:rPr>
          <w:t xml:space="preserve">בְּמִסְפַּר שְׁנֵי תְבוּאוֹת יִמְכָּר לָךְ</w:t>
        </w:r>
      </w:ins>
      <w:del w:id="90574" w:author="Claude - סמנטי" w:date="2026-10-11T12:19:29Z">
        <w:r w:rsidRPr="00B078C3">
          <w:rPr>
            <w:rtl/>
          </w:rPr>
          <w:delText xml:space="preserve">במספר</w:delText>
        </w:r>
        <w:r>
          <w:rPr>
            <w:rFonts w:hint="cs"/>
            <w:rtl/>
          </w:rPr>
          <w:delText xml:space="preserve"> </w:delText>
        </w:r>
        <w:r w:rsidRPr="00B078C3">
          <w:rPr>
            <w:rtl/>
          </w:rPr>
          <w:delText xml:space="preserve">שני תבואות ימכר לך</w:delText>
        </w:r>
      </w:del>
      <w:r>
        <w:rPr>
          <w:rFonts w:hint="cs"/>
          <w:rtl/>
        </w:rPr>
        <w:t>'</w:t>
      </w:r>
      <w:r w:rsidRPr="00B078C3">
        <w:rPr>
          <w:rtl/>
        </w:rPr>
        <w:t xml:space="preserve"> פעמים שאתה מוכר שלשה תבואות בשתי שנים.</w:t>
      </w:r>
    </w:p>
    <w:p w:rsidR="00E403F0" w:rsidRDefault="00E403F0" w:rsidP="00E403F0">
      <w:pPr>
        <w:pStyle w:val="afff3"/>
        <w:framePr w:wrap="around"/>
        <w:rPr>
          <w:rtl/>
        </w:rPr>
      </w:pPr>
      <w:r>
        <w:rPr>
          <w:rFonts w:hint="cs"/>
          <w:rtl/>
        </w:rPr>
        <w:t>מח.</w:t>
      </w:r>
    </w:p>
    <w:p w:rsidR="00E403F0" w:rsidRPr="00B078C3" w:rsidRDefault="00E403F0" w:rsidP="00E403F0">
      <w:pPr>
        <w:rPr>
          <w:rFonts w:ascii="FontbitDavid" w:hAnsi="FontbitDavid"/>
          <w:sz w:val="24"/>
          <w:rtl/>
        </w:rPr>
      </w:pPr>
      <w:r w:rsidRPr="00B078C3">
        <w:rPr>
          <w:rFonts w:ascii="FontbitDavid" w:hAnsi="FontbitDavid"/>
          <w:sz w:val="24"/>
          <w:rtl/>
        </w:rPr>
        <w:t xml:space="preserve">שש שנה שבעבד עברי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w:t>
      </w:r>
      <w:r w:rsidRPr="00B078C3">
        <w:rPr>
          <w:rStyle w:val="afffff0"/>
          <w:rFonts w:ascii="FontbitDavid" w:hAnsi="FontbitDavid"/>
          <w:sz w:val="24"/>
          <w:rtl/>
        </w:rPr>
        <w:t>שש שנים יעבוד ובשביעית</w:t>
      </w:r>
      <w:r>
        <w:rPr>
          <w:rFonts w:ascii="FontbitDavid" w:hAnsi="FontbitDavid" w:hint="cs"/>
          <w:sz w:val="24"/>
          <w:rtl/>
        </w:rPr>
        <w:t>'</w:t>
      </w:r>
      <w:r w:rsidRPr="00B078C3">
        <w:rPr>
          <w:rFonts w:ascii="FontbitDavid" w:hAnsi="FontbitDavid"/>
          <w:sz w:val="24"/>
          <w:rtl/>
        </w:rPr>
        <w:t xml:space="preserve"> - ובשביעית </w:t>
      </w:r>
      <w:ins w:id="94279" w:author="מנוע מכני" w:date="2026-10-11T12:04:39Z">
        <w:r>
          <w:rPr>
            <w:rFonts w:ascii="FontbitDavid" w:hAnsi="FontbitDavid"/>
            <w:sz w:val="24"/>
            <w:rtl/>
          </w:rPr>
          <w:t xml:space="preserve">גם</w:t>
        </w:r>
      </w:ins>
      <w:del w:id="9428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יעבוד.</w:t>
      </w:r>
    </w:p>
    <w:p>
      <w:pPr>
        <w:pStyle w:val="38"/>
        <w:rPr>
          <w:ins w:id="100614" w:author="מנוע מכני" w:date="2026-10-11T12:04:39Z"/>
        </w:rPr>
      </w:pPr>
      <w:r w:rsidRPr="00B078C3">
        <w:t xml:space="preserve">שבבן ושבבת </w:t>
      </w:r>
      <w:ins w:id="91947" w:author="מנוע מכני" w:date="2026-10-11T12:04:39Z">
        <w:r>
          <w:t xml:space="preserve">ר"ג</w:t>
        </w:r>
      </w:ins>
      <w:del w:id="91948" w:author="מנוע מכני" w:date="2026-10-11T12:04:39Z">
        <w:r>
          <w:delText xml:space="preserve">ר''ג</w:delText>
        </w:r>
      </w:del>
      <w:r>
        <w:t xml:space="preserve"> מרב</w:t>
      </w:r>
      <w:r w:rsidRPr="00B078C3">
        <w:t xml:space="preserve">:</w:t>
      </w:r>
    </w:p>
    <w:p w:rsidR="00E403F0" w:rsidRPr="00B078C3" w:rsidRDefault="00E403F0" w:rsidP="00E403F0">
      <w:pPr>
        <w:rPr>
          <w:rFonts w:ascii="FontbitDavid" w:hAnsi="FontbitDavid"/>
          <w:sz w:val="24"/>
          <w:rtl/>
        </w:rPr>
      </w:pPr>
      <w:del w:id="1006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לענין ערכין.</w:t>
      </w:r>
    </w:p>
    <w:p>
      <w:pPr>
        <w:pStyle w:val="38"/>
        <w:rPr>
          <w:ins w:id="100616" w:author="מנוע מכני" w:date="2026-10-11T12:04:39Z"/>
        </w:rPr>
      </w:pPr>
      <w:r w:rsidRPr="00B078C3">
        <w:t xml:space="preserve">ורב יוסף</w:t>
      </w:r>
      <w:del w:id="10176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6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לפרקין דיוצא דופן.</w:t>
      </w:r>
    </w:p>
    <w:p w:rsidR="00E403F0" w:rsidRPr="00B078C3" w:rsidRDefault="00E403F0" w:rsidP="00E403F0">
      <w:pPr>
        <w:rPr>
          <w:rFonts w:ascii="FontbitDavid" w:hAnsi="FontbitDavid"/>
          <w:sz w:val="24"/>
          <w:rtl/>
        </w:rPr>
      </w:pPr>
      <w:r w:rsidRPr="00B078C3">
        <w:rPr>
          <w:rFonts w:ascii="FontbitDavid" w:hAnsi="FontbitDavid"/>
          <w:sz w:val="24"/>
          <w:rtl/>
        </w:rPr>
        <w:t xml:space="preserve">הוא </w:t>
      </w:r>
      <w:r w:rsidRPr="00B078C3">
        <w:rPr>
          <w:rFonts w:ascii="FontbitDavid" w:hAnsi="FontbitDavid"/>
          <w:sz w:val="24"/>
          <w:rtl/>
        </w:rPr>
        <w:t xml:space="preserve">אמר</w:t>
      </w:r>
      <w:r w:rsidRPr="00B078C3">
        <w:rPr>
          <w:rFonts w:ascii="FontbitDavid" w:hAnsi="FontbitDavid"/>
          <w:sz w:val="24"/>
          <w:rtl/>
        </w:rPr>
        <w:t xml:space="preserve"> </w:t>
      </w:r>
      <w:ins w:id="95903" w:author="מנוע מכני" w:date="2026-10-11T12:04:39Z">
        <w:r>
          <w:rPr>
            <w:rFonts w:ascii="FontbitDavid" w:hAnsi="FontbitDavid"/>
            <w:sz w:val="24"/>
            <w:rtl/>
          </w:rPr>
          <w:t xml:space="preserve">אחת</w:t>
        </w:r>
      </w:ins>
      <w:del w:id="95904"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w:t>
      </w:r>
      <w:ins w:id="98459" w:author="מנוע מכני" w:date="2026-10-11T12:04:39Z">
        <w:r>
          <w:rPr>
            <w:rFonts w:ascii="FontbitDavid" w:hAnsi="FontbitDavid"/>
            <w:sz w:val="24"/>
            <w:rtl/>
          </w:rPr>
          <w:t xml:space="preserve">ואני</w:t>
        </w:r>
      </w:ins>
      <w:del w:id="98460" w:author="מנוע מכני" w:date="2026-10-11T12:04:39Z">
        <w:r w:rsidRPr="00B078C3">
          <w:rPr>
            <w:rFonts w:ascii="FontbitDavid" w:hAnsi="FontbitDavid"/>
            <w:sz w:val="24"/>
            <w:rtl/>
          </w:rPr>
          <w:delText xml:space="preserve">ואנא</w:delText>
        </w:r>
      </w:del>
      <w:r w:rsidRPr="00B078C3">
        <w:rPr>
          <w:rFonts w:ascii="FontbitDavid" w:hAnsi="FontbitDavid"/>
          <w:sz w:val="24"/>
          <w:rtl/>
        </w:rPr>
        <w:t xml:space="preserve"> אמינא </w:t>
      </w:r>
      <w:ins w:id="95905" w:author="מנוע מכני" w:date="2026-10-11T12:04:39Z">
        <w:r>
          <w:rPr>
            <w:rFonts w:ascii="FontbitDavid" w:hAnsi="FontbitDavid"/>
            <w:sz w:val="24"/>
            <w:rtl/>
          </w:rPr>
          <w:t xml:space="preserve">אחת</w:t>
        </w:r>
      </w:ins>
      <w:del w:id="95906"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ולא </w:t>
      </w:r>
      <w:ins w:id="90225" w:author="Claude - סמנטי" w:date="2026-10-11T12:19:29Z">
        <w:r>
          <w:rPr>
            <w:rFonts w:ascii="FontbitDavid" w:hAnsi="FontbitDavid"/>
            <w:sz w:val="24"/>
            <w:rtl/>
          </w:rPr>
          <w:t xml:space="preserve">חולקים</w:t>
        </w:r>
      </w:ins>
      <w:del w:id="90226" w:author="Claude - סמנטי" w:date="2026-10-11T12:19:29Z">
        <w:r w:rsidRPr="00B078C3">
          <w:rPr>
            <w:rFonts w:ascii="FontbitDavid" w:hAnsi="FontbitDavid"/>
            <w:sz w:val="24"/>
            <w:rtl/>
          </w:rPr>
          <w:delText xml:space="preserve">פליגינן</w:delText>
        </w:r>
      </w:del>
      <w:r w:rsidRPr="00B078C3">
        <w:rPr>
          <w:rFonts w:ascii="FontbitDavid" w:hAnsi="FontbitDavid"/>
          <w:sz w:val="24"/>
          <w:rtl/>
        </w:rPr>
        <w:t xml:space="preserve">.</w:t>
      </w:r>
    </w:p>
    <w:p w:rsidR="00E403F0" w:rsidRDefault="00E403F0" w:rsidP="00E403F0">
      <w:pPr>
        <w:pStyle w:val="a3"/>
        <w:rPr>
          <w:rtl/>
        </w:rPr>
      </w:pPr>
      <w:r w:rsidRPr="00B078C3">
        <w:rPr>
          <w:rtl/>
        </w:rPr>
        <w:t xml:space="preserve">ו</w:t>
      </w:r>
      <w:ins w:id="91949" w:author="מנוע מכני" w:date="2026-10-11T12:04:39Z">
        <w:r>
          <w:rPr>
            <w:rtl/>
          </w:rPr>
          <w:t xml:space="preserve">ה"נ</w:t>
        </w:r>
      </w:ins>
      <w:del w:id="91950" w:author="מנוע מכני" w:date="2026-10-11T12:04:39Z">
        <w:r w:rsidRPr="00B078C3">
          <w:rPr>
            <w:rtl/>
          </w:rPr>
          <w:delText xml:space="preserve">ה</w:delText>
        </w:r>
        <w:r>
          <w:rPr>
            <w:rFonts w:hint="cs"/>
            <w:rtl/>
          </w:rPr>
          <w:delText xml:space="preserve">''נ</w:delText>
        </w:r>
      </w:del>
      <w:r>
        <w:rPr>
          <w:rFonts w:hint="cs"/>
          <w:rtl/>
        </w:rPr>
        <w:t xml:space="preserve"> </w:t>
      </w:r>
      <w:r w:rsidRPr="00B078C3">
        <w:rPr>
          <w:rtl/>
        </w:rPr>
        <w:t xml:space="preserve">מסתבר, </w:t>
      </w:r>
      <w:ins w:id="97519" w:author="מנוע מכני" w:date="2026-10-11T12:04:39Z">
        <w:r>
          <w:rPr>
            <w:rtl/>
          </w:rPr>
          <w:t xml:space="preserve">דאם </w:t>
        </w:r>
      </w:ins>
      <w:del w:id="97520" w:author="מנוע מכני" w:date="2026-10-11T12:04:39Z">
        <w:r w:rsidRPr="00B078C3">
          <w:rPr>
            <w:rtl/>
          </w:rPr>
          <w:delText xml:space="preserve">דאי </w:delText>
        </w:r>
      </w:del>
      <w:r w:rsidRPr="00B078C3">
        <w:rPr>
          <w:rtl/>
        </w:rPr>
        <w:t xml:space="preserve">ס"ד</w:t>
      </w:r>
      <w:r w:rsidRPr="00B078C3">
        <w:rPr>
          <w:rtl/>
        </w:rPr>
        <w:t xml:space="preserve"> </w:t>
      </w:r>
      <w:ins w:id="94281" w:author="מנוע מכני" w:date="2026-10-11T12:04:39Z">
        <w:r>
          <w:rPr>
            <w:rtl/>
          </w:rPr>
          <w:t xml:space="preserve">חלקו</w:t>
        </w:r>
      </w:ins>
      <w:del w:id="94282" w:author="מנוע מכני" w:date="2026-10-11T12:04:39Z">
        <w:r w:rsidRPr="00B078C3">
          <w:rPr>
            <w:rtl/>
          </w:rPr>
          <w:delText xml:space="preserve">פליגי</w:delText>
        </w:r>
      </w:del>
      <w:r w:rsidRPr="00B078C3">
        <w:rPr>
          <w:rtl/>
        </w:rPr>
        <w:t xml:space="preserve">, </w:t>
      </w:r>
      <w:ins w:id="91951" w:author="מנוע מכני" w:date="2026-10-11T12:04:39Z">
        <w:r>
          <w:rPr>
            <w:rtl/>
          </w:rPr>
          <w:t xml:space="preserve">מ"ד</w:t>
        </w:r>
      </w:ins>
      <w:del w:id="91952" w:author="מנוע מכני" w:date="2026-10-11T12:04:39Z">
        <w:r w:rsidRPr="00B078C3">
          <w:rPr>
            <w:rtl/>
          </w:rPr>
          <w:delText xml:space="preserve">מ</w:delText>
        </w:r>
        <w:r>
          <w:rPr>
            <w:rFonts w:hint="cs"/>
            <w:rtl/>
          </w:rPr>
          <w:delText xml:space="preserve">''ד</w:delText>
        </w:r>
      </w:del>
      <w:r>
        <w:rPr>
          <w:rFonts w:hint="cs"/>
          <w:rtl/>
        </w:rPr>
        <w:t xml:space="preserve"> </w:t>
      </w:r>
      <w:r w:rsidRPr="00B078C3">
        <w:rPr>
          <w:rtl/>
        </w:rPr>
        <w:t xml:space="preserve">לערכין </w:t>
      </w:r>
      <w:r w:rsidRPr="00B078C3">
        <w:rPr>
          <w:rtl/>
        </w:rPr>
        <w:t xml:space="preserve">לא</w:t>
      </w:r>
      <w:r w:rsidRPr="00B078C3">
        <w:rPr>
          <w:rtl/>
        </w:rPr>
        <w:t xml:space="preserve"> </w:t>
      </w:r>
      <w:r w:rsidRPr="00B078C3">
        <w:rPr>
          <w:rtl/>
        </w:rPr>
        <w:t xml:space="preserve">אמר</w:t>
      </w:r>
      <w:r w:rsidRPr="00B078C3">
        <w:rPr>
          <w:rtl/>
        </w:rPr>
        <w:t xml:space="preserve"> ליוצא דופן? וה</w:t>
      </w:r>
      <w:ins w:id="91953" w:author="מנוע מכני" w:date="2026-10-11T12:04:39Z">
        <w:r>
          <w:rPr>
            <w:rtl/>
          </w:rPr>
          <w:t xml:space="preserve">א"ר</w:t>
        </w:r>
      </w:ins>
      <w:del w:id="91954" w:author="מנוע מכני" w:date="2026-10-11T12:04:39Z">
        <w:r w:rsidRPr="00B078C3">
          <w:rPr>
            <w:rtl/>
          </w:rPr>
          <w:delText xml:space="preserve">א''ר</w:delText>
        </w:r>
      </w:del>
      <w:r w:rsidRPr="00B078C3">
        <w:rPr>
          <w:rtl/>
        </w:rPr>
        <w:t xml:space="preserve">: הלכתא בכולה פרקין מעת לעת! </w:t>
      </w:r>
    </w:p>
    <w:p>
      <w:pPr>
        <w:pStyle w:val="38"/>
        <w:rPr>
          <w:ins w:id="100618" w:author="מנוע מכני" w:date="2026-10-11T12:04:39Z"/>
        </w:rPr>
      </w:pPr>
      <w:r w:rsidRPr="00B078C3">
        <w:t xml:space="preserve">אלא</w:t>
      </w:r>
    </w:p>
    <w:p w:rsidR="00E403F0" w:rsidRDefault="00E403F0" w:rsidP="00E403F0">
      <w:pPr>
        <w:rPr>
          <w:rFonts w:ascii="FontbitDavid" w:hAnsi="FontbitDavid"/>
          <w:sz w:val="24"/>
          <w:rtl/>
        </w:rPr>
      </w:pPr>
      <w:del w:id="1006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למ"ד</w:t>
      </w:r>
      <w:r w:rsidRPr="00B078C3">
        <w:rPr>
          <w:rFonts w:ascii="FontbitDavid" w:hAnsi="FontbitDavid"/>
          <w:sz w:val="24"/>
          <w:rtl/>
        </w:rPr>
        <w:t xml:space="preserve"> לערכין - </w:t>
      </w:r>
      <w:r w:rsidRPr="00B078C3">
        <w:rPr>
          <w:rFonts w:ascii="FontbitDavid" w:hAnsi="FontbitDavid"/>
          <w:sz w:val="24"/>
          <w:rtl/>
        </w:rPr>
        <w:t xml:space="preserve">מ"ט</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ליוצא דופן? דומיא דהנך</w:t>
      </w:r>
      <w:r>
        <w:rPr>
          <w:rFonts w:ascii="FontbitDavid" w:hAnsi="FontbitDavid" w:hint="cs"/>
          <w:sz w:val="24"/>
          <w:rtl/>
        </w:rPr>
        <w:t xml:space="preserve"> דכתיבן </w:t>
      </w:r>
    </w:p>
    <w:p>
      <w:pPr>
        <w:pStyle w:val="38"/>
        <w:rPr>
          <w:ins w:id="100620" w:author="מנוע מכני" w:date="2026-10-11T12:04:39Z"/>
        </w:rPr>
      </w:pPr>
      <w:r w:rsidRPr="00B078C3">
        <w:t xml:space="preserve">ואידך</w:t>
      </w:r>
    </w:p>
    <w:p w:rsidR="00E403F0" w:rsidRDefault="00E403F0" w:rsidP="00E403F0">
      <w:pPr>
        <w:rPr>
          <w:rFonts w:ascii="FontbitDavid" w:hAnsi="FontbitDavid"/>
          <w:sz w:val="24"/>
          <w:rtl/>
        </w:rPr>
      </w:pPr>
      <w:del w:id="1006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 </w:t>
      </w:r>
      <w:ins w:id="95909" w:author="מנוע מכני" w:date="2026-10-11T12:04:39Z">
        <w:r>
          <w:rPr>
            <w:rFonts w:ascii="FontbitDavid" w:hAnsi="FontbitDavid"/>
            <w:sz w:val="24"/>
            <w:rtl/>
          </w:rPr>
          <w:t xml:space="preserve">זה</w:t>
        </w:r>
      </w:ins>
      <w:del w:id="9591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שבבן ושבבת? שבזכר ושבנקבה מבעי </w:t>
      </w:r>
      <w:ins w:id="95907" w:author="מנוע מכני" w:date="2026-10-11T12:04:39Z">
        <w:r>
          <w:rPr>
            <w:rFonts w:ascii="FontbitDavid" w:hAnsi="FontbitDavid"/>
            <w:sz w:val="24"/>
            <w:rtl/>
          </w:rPr>
          <w:t xml:space="preserve">לו</w:t>
        </w:r>
      </w:ins>
      <w:del w:id="9590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p>
    <w:p>
      <w:pPr>
        <w:pStyle w:val="38"/>
        <w:rPr>
          <w:ins w:id="100622" w:author="מנוע מכני" w:date="2026-10-11T12:04:39Z"/>
        </w:rPr>
      </w:pPr>
      <w:r>
        <w:t xml:space="preserve">ארי</w:t>
      </w:r>
      <w:ins w:id="91955" w:author="מנוע מכני" w:date="2026-10-11T12:04:39Z">
        <w:r>
          <w:t xml:space="preserve">ב"נ</w:t>
        </w:r>
      </w:ins>
      <w:del w:id="91956" w:author="מנוע מכני" w:date="2026-10-11T12:04:39Z">
        <w:r>
          <w:delText xml:space="preserve">ב''נ</w:delText>
        </w:r>
      </w:del>
      <w:r>
        <w:t xml:space="preserve"> מ</w:t>
      </w:r>
      <w:ins w:id="91957" w:author="מנוע מכני" w:date="2026-10-11T12:04:39Z">
        <w:r>
          <w:t xml:space="preserve">ר"א</w:t>
        </w:r>
      </w:ins>
      <w:del w:id="91958"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1006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w:t>
      </w:r>
      <w:r w:rsidRPr="00B078C3">
        <w:rPr>
          <w:rStyle w:val="2fb"/>
          <w:rFonts w:ascii="FontbitDavid" w:hAnsi="FontbitDavid"/>
          <w:sz w:val="24"/>
          <w:rtl/>
        </w:rPr>
        <w:t xml:space="preserve">כר' יוסי</w:t>
      </w:r>
      <w:r w:rsidRPr="00B078C3">
        <w:rPr>
          <w:rFonts w:ascii="FontbitDavid" w:hAnsi="FontbitDavid"/>
          <w:sz w:val="24"/>
          <w:rtl/>
        </w:rPr>
        <w:t xml:space="preserve"> בן כיפר שאמר משום </w:t>
      </w:r>
      <w:r w:rsidRPr="00B078C3">
        <w:rPr>
          <w:rStyle w:val="2fb"/>
          <w:rFonts w:ascii="FontbitDavid" w:hAnsi="FontbitDavid"/>
          <w:sz w:val="24"/>
          <w:rtl/>
        </w:rPr>
        <w:t xml:space="preserve">ר' אליעזר</w:t>
      </w:r>
      <w:r w:rsidRPr="00B078C3">
        <w:rPr>
          <w:rFonts w:ascii="FontbitDavid" w:hAnsi="FontbitDavid"/>
          <w:sz w:val="24"/>
          <w:rtl/>
        </w:rPr>
        <w:t xml:space="preserve">.</w:t>
      </w:r>
    </w:p>
    <w:p w:rsidR="00E403F0" w:rsidRDefault="00E403F0" w:rsidP="00E403F0">
      <w:pPr>
        <w:rPr>
          <w:rFonts w:ascii="FontbitDavid" w:hAnsi="FontbitDavid"/>
          <w:sz w:val="24"/>
          <w:rtl/>
        </w:rPr>
      </w:pPr>
    </w:p>
    <w:p>
      <w:pPr>
        <w:pStyle w:val="38"/>
        <w:rPr>
          <w:ins w:id="100624" w:author="מנוע מכני" w:date="2026-10-11T12:04:39Z"/>
        </w:rPr>
      </w:pPr>
      <w:r>
        <w:t xml:space="preserve">א</w:t>
      </w:r>
      <w:ins w:id="91959" w:author="מנוע מכני" w:date="2026-10-11T12:04:39Z">
        <w:r>
          <w:t xml:space="preserve">ר"ז</w:t>
        </w:r>
      </w:ins>
      <w:del w:id="91960" w:author="מנוע מכני" w:date="2026-10-11T12:04:39Z">
        <w:r>
          <w:delText xml:space="preserve">ר''ז</w:delText>
        </w:r>
      </w:del>
      <w:r w:rsidRPr="00B078C3">
        <w:t xml:space="preserve">:</w:t>
      </w:r>
    </w:p>
    <w:p w:rsidR="00E403F0" w:rsidRDefault="00E403F0" w:rsidP="00E403F0">
      <w:pPr>
        <w:pStyle w:val="a3"/>
        <w:rPr>
          <w:rtl/>
        </w:rPr>
      </w:pPr>
      <w:del w:id="100625" w:author="מנוע מכני" w:date="2026-10-11T12:04:39Z">
        <w:r w:rsidRPr="00B078C3">
          <w:rPr>
            <w:rtl/>
          </w:rPr>
          <w:delText xml:space="preserve"> </w:delText>
        </w:r>
      </w:del>
      <w:r w:rsidRPr="00B078C3">
        <w:rPr>
          <w:rtl/>
        </w:rPr>
        <w:t xml:space="preserve">אזכה ואיסק ואגמר </w:t>
      </w:r>
      <w:ins w:id="97175" w:author="מנוע מכני" w:date="2026-10-11T12:04:39Z">
        <w:r>
          <w:rPr>
            <w:rtl/>
          </w:rPr>
          <w:t xml:space="preserve">לשמועה</w:t>
        </w:r>
      </w:ins>
      <w:del w:id="97176" w:author="מנוע מכני" w:date="2026-10-11T12:04:39Z">
        <w:r w:rsidRPr="00B078C3">
          <w:rPr>
            <w:rtl/>
          </w:rPr>
          <w:delText xml:space="preserve">לשמעתא</w:delText>
        </w:r>
      </w:del>
      <w:r w:rsidRPr="00B078C3">
        <w:rPr>
          <w:rtl/>
        </w:rPr>
        <w:t xml:space="preserve"> </w:t>
      </w:r>
      <w:ins w:id="98131" w:author="מנוע מכני" w:date="2026-10-11T12:04:39Z">
        <w:r>
          <w:rPr>
            <w:rtl/>
          </w:rPr>
          <w:t xml:space="preserve">מפי </w:t>
        </w:r>
      </w:ins>
      <w:del w:id="98132" w:author="מנוע מכני" w:date="2026-10-11T12:04:39Z">
        <w:r w:rsidRPr="00B078C3">
          <w:rPr>
            <w:rtl/>
          </w:rPr>
          <w:delText xml:space="preserve">מפומיה ד</w:delText>
        </w:r>
      </w:del>
      <w:r w:rsidRPr="00B078C3">
        <w:rPr>
          <w:rtl/>
        </w:rPr>
        <w:t xml:space="preserve">מרא! </w:t>
      </w:r>
      <w:ins w:id="97671" w:author="מנוע מכני" w:date="2026-10-11T12:04:39Z">
        <w:r>
          <w:rPr>
            <w:rtl/>
          </w:rPr>
          <w:t xml:space="preserve">כשעלה</w:t>
        </w:r>
      </w:ins>
      <w:del w:id="97672" w:author="מנוע מכני" w:date="2026-10-11T12:04:39Z">
        <w:r w:rsidRPr="00B078C3">
          <w:rPr>
            <w:rtl/>
          </w:rPr>
          <w:delText xml:space="preserve">כי סליק</w:delText>
        </w:r>
      </w:del>
      <w:r w:rsidRPr="00B078C3">
        <w:rPr>
          <w:rtl/>
        </w:rPr>
        <w:t xml:space="preserve"> אשכחיה </w:t>
      </w:r>
      <w:r w:rsidRPr="00B078C3">
        <w:rPr>
          <w:rStyle w:val="2fb"/>
          <w:rtl/>
        </w:rPr>
        <w:t xml:space="preserve">ל</w:t>
      </w:r>
      <w:ins w:id="91961" w:author="מנוע מכני" w:date="2026-10-11T12:04:39Z">
        <w:r>
          <w:rPr>
            <w:rStyle w:val="2fb"/>
            <w:rtl/>
          </w:rPr>
          <w:t xml:space="preserve">ר"א</w:t>
        </w:r>
      </w:ins>
      <w:del w:id="91962" w:author="מנוע מכני" w:date="2026-10-11T12:04:39Z">
        <w:r w:rsidRPr="00B078C3">
          <w:rPr>
            <w:rtl/>
          </w:rPr>
          <w:delText xml:space="preserve">ר</w:delText>
        </w:r>
        <w:r>
          <w:rPr>
            <w:rFonts w:hint="cs"/>
            <w:rtl/>
          </w:rPr>
          <w:delText xml:space="preserve">'</w:delText>
        </w:r>
        <w:r w:rsidRPr="00B078C3">
          <w:rPr>
            <w:rtl/>
          </w:rPr>
          <w:delText xml:space="preserve">'</w:delText>
        </w:r>
        <w:r>
          <w:rPr>
            <w:rFonts w:hint="cs"/>
            <w:rtl/>
          </w:rPr>
          <w:delText xml:space="preserve">א</w:delText>
        </w:r>
      </w:del>
      <w:r w:rsidRPr="00B078C3">
        <w:rPr>
          <w:rtl/>
        </w:rPr>
        <w:t xml:space="preserve">, </w:t>
      </w:r>
      <w:ins w:id="91963" w:author="מנוע מכני" w:date="2026-10-11T12:04:39Z">
        <w:r>
          <w:rPr>
            <w:rtl/>
          </w:rPr>
          <w:t xml:space="preserve">א"ל</w:t>
        </w:r>
      </w:ins>
      <w:del w:id="91964" w:author="מנוע מכני" w:date="2026-10-11T12:04:39Z">
        <w:r w:rsidRPr="00B078C3">
          <w:rPr>
            <w:rtl/>
          </w:rPr>
          <w:delText xml:space="preserve">א</w:delText>
        </w:r>
        <w:r>
          <w:rPr>
            <w:rFonts w:hint="cs"/>
            <w:rtl/>
          </w:rPr>
          <w:delText xml:space="preserve">''ל</w:delText>
        </w:r>
      </w:del>
      <w:r w:rsidRPr="00B078C3">
        <w:rPr>
          <w:rtl/>
        </w:rPr>
        <w:t xml:space="preserve">: אמרת הלכה </w:t>
      </w:r>
      <w:r w:rsidRPr="00B078C3">
        <w:rPr>
          <w:rStyle w:val="2fb"/>
          <w:rtl/>
        </w:rPr>
        <w:t xml:space="preserve">כר</w:t>
      </w:r>
      <w:r>
        <w:rPr>
          <w:rStyle w:val="2fb"/>
          <w:rFonts w:hint="cs"/>
          <w:rtl/>
        </w:rPr>
        <w:t xml:space="preserve">י</w:t>
      </w:r>
      <w:ins w:id="91965" w:author="מנוע מכני" w:date="2026-10-11T12:04:39Z">
        <w:r>
          <w:rPr>
            <w:rStyle w:val="2fb"/>
            <w:rFonts w:hint="cs"/>
            <w:rtl/>
          </w:rPr>
          <w:t xml:space="preserve">ב"ק</w:t>
        </w:r>
      </w:ins>
      <w:del w:id="91966" w:author="מנוע מכני" w:date="2026-10-11T12:04:39Z">
        <w:r>
          <w:rPr>
            <w:rFonts w:hint="cs"/>
            <w:rtl/>
          </w:rPr>
          <w:delText xml:space="preserve">ב''ק</w:delText>
        </w:r>
      </w:del>
      <w:r w:rsidRPr="00B078C3">
        <w:rPr>
          <w:rtl/>
        </w:rPr>
        <w:t xml:space="preserve">? </w:t>
      </w:r>
    </w:p>
    <w:p>
      <w:pPr>
        <w:pStyle w:val="38"/>
        <w:rPr>
          <w:ins w:id="100626" w:author="מנוע מכני" w:date="2026-10-11T12:04:39Z"/>
        </w:rPr>
      </w:pPr>
      <w:ins w:id="91967" w:author="מנוע מכני" w:date="2026-10-11T12:04:39Z">
        <w:r>
          <w:t xml:space="preserve">א"ל</w:t>
        </w:r>
      </w:ins>
      <w:del w:id="91968" w:author="מנוע מכני" w:date="2026-10-11T12:04:39Z">
        <w:r>
          <w:delText xml:space="preserve">א''ל</w:delText>
        </w:r>
      </w:del>
      <w:r w:rsidRPr="00B078C3">
        <w:t xml:space="preserve">:</w:t>
      </w:r>
    </w:p>
    <w:p w:rsidR="00E403F0" w:rsidRPr="00B078C3" w:rsidRDefault="00E403F0" w:rsidP="00E403F0">
      <w:pPr>
        <w:rPr>
          <w:rFonts w:ascii="FontbitDavid" w:hAnsi="FontbitDavid"/>
          <w:sz w:val="24"/>
          <w:rtl/>
        </w:rPr>
      </w:pPr>
      <w:del w:id="100627" w:author="מנוע מכני" w:date="2026-10-11T12:04:39Z">
        <w:r w:rsidRPr="00B078C3">
          <w:rPr>
            <w:rFonts w:ascii="FontbitDavid" w:hAnsi="FontbitDavid"/>
            <w:sz w:val="24"/>
            <w:rtl/>
          </w:rPr>
          <w:delText xml:space="preserve"> </w:delText>
        </w:r>
      </w:del>
      <w:r>
        <w:rPr>
          <w:rFonts w:ascii="FontbitDavid" w:hAnsi="FontbitDavid" w:hint="cs"/>
          <w:sz w:val="24"/>
          <w:rtl/>
        </w:rPr>
        <w:t>שכן מסתבר מ</w:t>
      </w:r>
      <w:r w:rsidRPr="00B078C3">
        <w:rPr>
          <w:rFonts w:ascii="FontbitDavid" w:hAnsi="FontbitDavid"/>
          <w:sz w:val="24"/>
          <w:rtl/>
        </w:rPr>
        <w:t>דכוליה פיר</w:t>
      </w:r>
      <w:r>
        <w:rPr>
          <w:rFonts w:ascii="FontbitDavid" w:hAnsi="FontbitDavid"/>
          <w:sz w:val="24"/>
          <w:rtl/>
        </w:rPr>
        <w:t xml:space="preserve">קין תני יום אחד, </w:t>
      </w:r>
      <w:ins w:id="94283" w:author="מנוע מכני" w:date="2026-10-11T12:04:39Z">
        <w:r>
          <w:rPr>
            <w:rFonts w:ascii="FontbitDavid" w:hAnsi="FontbitDavid"/>
            <w:sz w:val="24"/>
            <w:rtl/>
          </w:rPr>
          <w:t xml:space="preserve">וכאן</w:t>
        </w:r>
      </w:ins>
      <w:del w:id="94284" w:author="מנוע מכני" w:date="2026-10-11T12:04:39Z">
        <w:r>
          <w:rPr>
            <w:rFonts w:ascii="FontbitDavid" w:hAnsi="FontbitDavid"/>
            <w:sz w:val="24"/>
            <w:rtl/>
          </w:rPr>
          <w:delText xml:space="preserve">והכא</w:delText>
        </w:r>
      </w:del>
      <w:r>
        <w:rPr>
          <w:rFonts w:ascii="FontbitDavid" w:hAnsi="FontbitDavid"/>
          <w:sz w:val="24"/>
          <w:rtl/>
        </w:rPr>
        <w:t xml:space="preserve"> </w:t>
      </w:r>
      <w:r>
        <w:rPr>
          <w:rFonts w:ascii="FontbitDavid" w:hAnsi="FontbitDavid"/>
          <w:sz w:val="24"/>
          <w:rtl/>
        </w:rPr>
        <w:t xml:space="preserve">לא</w:t>
      </w:r>
      <w:r>
        <w:rPr>
          <w:rFonts w:ascii="FontbitDavid" w:hAnsi="FontbitDavid"/>
          <w:sz w:val="24"/>
          <w:rtl/>
        </w:rPr>
        <w:t xml:space="preserve"> קתני </w:t>
      </w:r>
      <w:ins w:id="93203" w:author="מנוע מכני" w:date="2026-10-11T12:04:39Z">
        <w:r>
          <w:rPr>
            <w:rFonts w:ascii="FontbitDavid" w:hAnsi="FontbitDavid"/>
            <w:sz w:val="24"/>
            <w:rtl/>
          </w:rPr>
          <w:t xml:space="preserve">ש"מ</w:t>
        </w:r>
      </w:ins>
      <w:del w:id="93204" w:author="מנוע מכני" w:date="2026-10-11T12:04:39Z">
        <w:r w:rsidRPr="00B078C3">
          <w:rPr>
            <w:rFonts w:ascii="FontbitDavid" w:hAnsi="FontbitDavid"/>
            <w:sz w:val="24"/>
            <w:rtl/>
          </w:rPr>
          <w:delText xml:space="preserve">שמע מינה</w:delText>
        </w:r>
      </w:del>
      <w:r w:rsidRPr="00B078C3">
        <w:rPr>
          <w:rFonts w:ascii="FontbitDavid" w:hAnsi="FontbitDavid"/>
          <w:sz w:val="24"/>
          <w:rtl/>
        </w:rPr>
        <w:t xml:space="preserve"> </w:t>
      </w:r>
      <w:ins w:id="98461" w:author="מנוע מכני" w:date="2026-10-11T12:04:39Z">
        <w:r>
          <w:rPr>
            <w:rFonts w:ascii="FontbitDavid" w:hAnsi="FontbitDavid"/>
            <w:sz w:val="24"/>
            <w:rtl/>
          </w:rPr>
          <w:t xml:space="preserve">מסתבר</w:t>
        </w:r>
      </w:ins>
      <w:del w:id="98462" w:author="מנוע מכני" w:date="2026-10-11T12:04:39Z">
        <w:r w:rsidRPr="00B078C3">
          <w:rPr>
            <w:rFonts w:ascii="FontbitDavid" w:hAnsi="FontbitDavid"/>
            <w:sz w:val="24"/>
            <w:rtl/>
          </w:rPr>
          <w:delText xml:space="preserve">מסתברא</w:delText>
        </w:r>
      </w:del>
      <w:r w:rsidRPr="00B078C3">
        <w:rPr>
          <w:rFonts w:ascii="FontbitDavid" w:hAnsi="FontbitDavid"/>
          <w:sz w:val="24"/>
          <w:rtl/>
        </w:rPr>
        <w:t xml:space="preserve"> כותיה.</w:t>
      </w:r>
    </w:p>
    <w:p w:rsidR="00E403F0" w:rsidRDefault="00E403F0" w:rsidP="00E403F0">
      <w:pPr>
        <w:pStyle w:val="Hadran"/>
        <w:rPr>
          <w:rFonts w:ascii="FontbitDavid" w:hAnsi="FontbitDavid"/>
          <w:sz w:val="24"/>
        </w:rPr>
        <w:pPrChange w:id="104022" w:author="Claude" w:date="2026-10-11T09:08:16Z">
          <w:pPr>
            <w:rPr>
              <w:rFonts w:ascii="FontbitDavid" w:hAnsi="FontbitDavid"/>
              <w:sz w:val="24"/>
            </w:rPr>
          </w:pPr>
        </w:pPrChange>
      </w:pPr>
      <w:r w:rsidRPr="00B078C3">
        <w:rPr>
          <w:rFonts w:ascii="FontbitDavid" w:hAnsi="FontbitDavid"/>
          <w:sz w:val="24"/>
          <w:rtl/>
        </w:rPr>
        <w:t>הדרן עלך יוצא דופן.</w:t>
      </w:r>
    </w:p>
    <w:p w:rsidR="00E403F0" w:rsidRDefault="00E403F0" w:rsidP="00E403F0">
      <w:pPr>
        <w:pStyle w:val="afff6"/>
        <w:framePr w:wrap="around"/>
        <w:rPr>
          <w:del w:id="102989" w:author="Claude" w:date="2026-10-11T09:07:54Z"/>
          <w:rtl/>
        </w:rPr>
      </w:pPr>
      <w:del w:id="102988" w:author="Claude" w:date="2026-10-11T09:07:54Z">
        <w:r>
          <w:rPr>
            <w:rFonts w:hint="cs"/>
            <w:rtl/>
          </w:rPr>
          <w:lastRenderedPageBreak/>
          <w:delText xml:space="preserve">פרק שישי </w:delText>
        </w:r>
      </w:del>
    </w:p>
    <w:p w:rsidR="00E403F0" w:rsidRPr="00B078C3" w:rsidRDefault="00E403F0" w:rsidP="00E403F0">
      <w:pPr>
        <w:pStyle w:val="afff7"/>
        <w:framePr w:wrap="around"/>
        <w:rPr>
          <w:del w:id="102991" w:author="Claude" w:date="2026-10-11T09:07:54Z"/>
          <w:rtl/>
        </w:rPr>
      </w:pPr>
      <w:del w:id="102990" w:author="Claude" w:date="2026-10-11T09:07:54Z">
        <w:r>
          <w:rPr>
            <w:rFonts w:hint="cs"/>
            <w:rtl/>
          </w:rPr>
          <w:delText xml:space="preserve">בא סימן</w:delText>
        </w:r>
      </w:del>
    </w:p>
    <w:p>
      <w:pPr>
        <w:pStyle w:val="PetichatPerek"/>
        <w:rPr>
          <w:ins w:id="102987" w:author="Claude" w:date="2026-10-11T09:07:54Z"/>
        </w:rPr>
      </w:pPr>
      <w:ins w:id="102986" w:author="Claude" w:date="2026-10-11T09:07:54Z">
        <w:r>
          <w:rPr>
            <w:rFonts w:hint="cs"/>
            <w:rtl/>
          </w:rPr>
          <w:t xml:space="preserve">פרק שישי</w:t>
        </w:r>
        <w:r>
          <w:rPr>
            <w:rFonts w:hint="cs"/>
            <w:rtl/>
          </w:rPr>
          <w:t xml:space="preserve"> - </w:t>
        </w:r>
        <w:r>
          <w:rPr>
            <w:rFonts w:hint="cs"/>
            <w:rtl/>
          </w:rPr>
          <w:t xml:space="preserve">בא סימן</w:t>
        </w:r>
      </w:ins>
    </w:p>
    <w:p>
      <w:pPr>
        <w:pStyle w:val="MishnaBatzad"/>
        <w:rPr>
          <w:ins w:id="20345" w:author="קלוד" w:date="2026-10-11T09:07:21Z"/>
        </w:rPr>
      </w:pPr>
      <w:ins w:id="20344" w:author="קלוד" w:date="2026-10-11T09:07:21Z">
        <w:r>
          <w:t xml:space="preserve">משנה א</w:t>
        </w:r>
      </w:ins>
    </w:p>
    <w:p w:rsidR="00E403F0" w:rsidRPr="00D65BEC" w:rsidRDefault="00E403F0" w:rsidP="00E403F0">
      <w:pPr>
        <w:pStyle w:val="afff9"/>
        <w:rPr>
          <w:del w:id="20219" w:author="קלוד" w:date="2026-10-11T09:07:21Z"/>
          <w:rtl/>
        </w:rPr>
      </w:pPr>
      <w:del w:id="20218" w:author="קלוד" w:date="2026-10-11T09:07:21Z">
        <w:r w:rsidRPr="00D65BEC">
          <w:rPr>
            <w:rtl/>
          </w:rPr>
          <w:delText xml:space="preserve">מתני'.</w:delText>
        </w:r>
      </w:del>
    </w:p>
    <w:p w:rsidR="00E403F0" w:rsidRPr="00D65BEC" w:rsidRDefault="00E403F0" w:rsidP="00E403F0">
      <w:pPr>
        <w:pStyle w:val="afff9"/>
        <w:spacing w:before="120"/>
        <w:rPr>
          <w:rtl/>
        </w:rPr>
        <w:pPrChange w:id="90030" w:author="קלוד" w:date="2026-10-11T12:09:42Z">
          <w:pPr>
            <w:pStyle w:val="afff9"/>
          </w:pPr>
        </w:pPrChange>
      </w:pPr>
      <w:r w:rsidRPr="00D65BEC">
        <w:rPr>
          <w:rtl/>
        </w:rPr>
        <w:t xml:space="preserve">בא סימן התחתון </w:t>
      </w:r>
      <w:r w:rsidRPr="00D65BEC">
        <w:rPr>
          <w:b/>
          <w:bCs w:val="0"/>
          <w:rtl/>
        </w:rPr>
        <w:t>עד</w:t>
      </w:r>
      <w:r w:rsidRPr="00D65BEC">
        <w:rPr>
          <w:rtl/>
        </w:rPr>
        <w:t xml:space="preserve"> שלא בא העליון - או חולצת או מתיבמת.</w:t>
      </w:r>
    </w:p>
    <w:p w:rsidR="00E403F0" w:rsidRPr="00D65BEC" w:rsidRDefault="00E403F0" w:rsidP="00E403F0">
      <w:pPr>
        <w:pStyle w:val="afff9"/>
        <w:rPr>
          <w:rtl/>
        </w:rPr>
      </w:pPr>
      <w:r w:rsidRPr="00D65BEC">
        <w:rPr>
          <w:rtl/>
        </w:rPr>
        <w:t xml:space="preserve">בא העליון עד שלא בא התחתון, אע"פ שאי אפשר, </w:t>
      </w:r>
    </w:p>
    <w:p w:rsidR="00E403F0" w:rsidRPr="00D65BEC" w:rsidRDefault="00E403F0" w:rsidP="00E403F0">
      <w:pPr>
        <w:pStyle w:val="afff9"/>
        <w:rPr>
          <w:rtl/>
        </w:rPr>
      </w:pPr>
      <w:r>
        <w:rPr>
          <w:rStyle w:val="TanaimMishna"/>
          <w:rtl/>
          <w:rPrChange w:id="102911" w:author="Claude" w:date="2026-10-11T09:07:54Z">
            <w:rPr>
              <w:rtl/>
            </w:rPr>
          </w:rPrChange>
        </w:rPr>
        <w:t xml:space="preserve">ר' מאיר</w:t>
      </w:r>
      <w:r>
        <w:rPr>
          <w:rtl/>
        </w:rPr>
        <w:t xml:space="preserve"> אומר</w:t>
      </w:r>
      <w:r>
        <w:rPr>
          <w:rStyle w:val="TanaimMishna"/>
          <w:rtl/>
          <w:rPrChange w:id="102912" w:author="Claude" w:date="2026-10-11T09:07:54Z">
            <w:rPr>
              <w:rtl/>
            </w:rPr>
          </w:rPrChange>
        </w:rPr>
        <w:t xml:space="preserve">:</w:t>
      </w:r>
      <w:r>
        <w:rPr>
          <w:rtl/>
        </w:rPr>
        <w:t xml:space="preserve"> לא חולצת ולא מתיבמת, </w:t>
      </w:r>
    </w:p>
    <w:p w:rsidR="00E403F0" w:rsidRPr="00D65BEC" w:rsidRDefault="00E403F0" w:rsidP="00E403F0">
      <w:pPr>
        <w:pStyle w:val="afff9"/>
        <w:rPr>
          <w:rtl/>
        </w:rPr>
      </w:pPr>
      <w:r w:rsidRPr="00D65BEC">
        <w:rPr>
          <w:rtl/>
        </w:rPr>
        <w:t xml:space="preserve">וחכ"א: או חולצת או מתיבמת, מפני שאמרו, אפשר לתחתון לבא עד שלא בא העליון, </w:t>
      </w:r>
    </w:p>
    <w:p w:rsidR="00E403F0" w:rsidRPr="00D65BEC" w:rsidRDefault="00E403F0" w:rsidP="00E403F0">
      <w:pPr>
        <w:pStyle w:val="afff9"/>
        <w:rPr>
          <w:rtl/>
        </w:rPr>
      </w:pPr>
      <w:r w:rsidRPr="00D65BEC">
        <w:rPr>
          <w:rtl/>
        </w:rPr>
        <w:t>אבל אי אפשר לעליון לבא עד שלא בא התחתון.</w:t>
      </w:r>
    </w:p>
    <w:p w:rsidR="00E403F0" w:rsidRPr="00B078C3" w:rsidRDefault="00E403F0" w:rsidP="00E403F0">
      <w:pPr>
        <w:jc w:val="center"/>
        <w:rPr>
          <w:del w:id="90120" w:author="מנוע עיצוב" w:date="2026-10-11T12:09:26Z"/>
          <w:rFonts w:ascii="FontbitDavid" w:hAnsi="FontbitDavid"/>
          <w:sz w:val="24"/>
          <w:rtl/>
        </w:rPr>
      </w:pPr>
      <w:del w:id="9011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13" w:author="קלוד" w:date="2026-10-11T09:07:21Z">
          <w:pPr>
            <w:pStyle w:val="affff1"/>
            <w:rPr>
              <w:rtl/>
            </w:rPr>
          </w:pPr>
        </w:pPrChange>
      </w:pPr>
      <w:ins w:id="9859" w:author="מספור קטעי משנה" w:date="2026-10-11T09:25:19Z">
        <w:r>
          <w:rPr>
            <w:rStyle w:val="MisparKeta"/>
          </w:rPr>
          <w:t xml:space="preserve">ב. </w:t>
        </w:r>
      </w:ins>
      <w:r>
        <w:rPr>
          <w:rtl/>
        </w:rPr>
        <w:t xml:space="preserve">אע"פ </w:t>
      </w:r>
      <w:r w:rsidRPr="00B078C3">
        <w:rPr>
          <w:rtl/>
        </w:rPr>
        <w:t xml:space="preserve">שאי אפשר, </w:t>
      </w:r>
    </w:p>
    <w:p w:rsidR="00E403F0" w:rsidRPr="00B078C3" w:rsidRDefault="00E403F0" w:rsidP="00E403F0">
      <w:pPr>
        <w:rPr>
          <w:rFonts w:ascii="FontbitDavid" w:hAnsi="FontbitDavid"/>
          <w:sz w:val="24"/>
          <w:rtl/>
        </w:rPr>
      </w:pPr>
      <w:r w:rsidRPr="00B078C3">
        <w:rPr>
          <w:rFonts w:ascii="FontbitDavid" w:hAnsi="FontbitDavid"/>
          <w:sz w:val="24"/>
          <w:rtl/>
        </w:rPr>
        <w:t xml:space="preserve">והלא בא! בא לר' מאיר, </w:t>
      </w:r>
      <w:ins w:id="96395" w:author="מנוע מכני" w:date="2026-10-11T12:04:39Z">
        <w:r>
          <w:rPr>
            <w:rFonts w:ascii="FontbitDavid" w:hAnsi="FontbitDavid"/>
            <w:sz w:val="24"/>
            <w:rtl/>
          </w:rPr>
          <w:t xml:space="preserve">אף</w:t>
        </w:r>
      </w:ins>
      <w:del w:id="96396"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שאי אפשר לרבנן.</w:t>
      </w:r>
    </w:p>
    <w:p>
      <w:pPr>
        <w:pStyle w:val="38"/>
        <w:rPr>
          <w:ins w:id="100628" w:author="מנוע מכני" w:date="2026-10-11T12:04:39Z"/>
        </w:rPr>
      </w:pPr>
      <w:r w:rsidRPr="00B078C3">
        <w:t xml:space="preserve">ולתני בא העליון, ר"מ</w:t>
      </w:r>
      <w:del w:id="101767"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6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חולצת ולא מתיבמת, </w:t>
      </w:r>
    </w:p>
    <w:p>
      <w:pPr>
        <w:pStyle w:val="38"/>
        <w:rPr>
          <w:ins w:id="100630" w:author="מנוע מכני" w:date="2026-10-11T12:04:39Z"/>
        </w:rPr>
      </w:pPr>
      <w:r w:rsidRPr="00B078C3">
        <w:t xml:space="preserve">וחכ"א:</w:t>
      </w:r>
    </w:p>
    <w:p w:rsidR="00E403F0" w:rsidRPr="00B078C3" w:rsidRDefault="00E403F0" w:rsidP="00E403F0">
      <w:pPr>
        <w:rPr>
          <w:rFonts w:ascii="FontbitDavid" w:hAnsi="FontbitDavid"/>
          <w:sz w:val="24"/>
          <w:rtl/>
        </w:rPr>
      </w:pPr>
      <w:del w:id="1006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 חולצת או מתיבמת, </w:t>
      </w:r>
      <w:ins w:id="98463" w:author="מנוע מכני" w:date="2026-10-11T12:04:39Z">
        <w:r>
          <w:rPr>
            <w:rFonts w:ascii="FontbitDavid" w:hAnsi="FontbitDavid"/>
            <w:sz w:val="24"/>
            <w:rtl/>
          </w:rPr>
          <w:t xml:space="preserve">ואני</w:t>
        </w:r>
      </w:ins>
      <w:del w:id="98464" w:author="מנוע מכני" w:date="2026-10-11T12:04:39Z">
        <w:r w:rsidRPr="00B078C3">
          <w:rPr>
            <w:rFonts w:ascii="FontbitDavid" w:hAnsi="FontbitDavid"/>
            <w:sz w:val="24"/>
            <w:rtl/>
          </w:rPr>
          <w:delText xml:space="preserve">ואנא</w:delText>
        </w:r>
      </w:del>
      <w:r w:rsidRPr="00B078C3">
        <w:rPr>
          <w:rFonts w:ascii="FontbitDavid" w:hAnsi="FontbitDavid"/>
          <w:sz w:val="24"/>
          <w:rtl/>
        </w:rPr>
        <w:t xml:space="preserve"> ידענא משום דאי אפשר הוא! </w:t>
      </w:r>
    </w:p>
    <w:p>
      <w:pPr>
        <w:pStyle w:val="afffff8"/>
        <w:rPr>
          <w:ins w:id="90269" w:author="קלוד" w:date="2026-10-11T12:23:38Z"/>
        </w:rPr>
      </w:pPr>
      <w:ins w:id="90270" w:author="קלוד" w:date="2026-10-11T12:23:38Z">
        <w:r>
          <w:rPr>
            <w:color w:val="7B3F00"/>
          </w:rPr>
          <w:t xml:space="preserve">'אף שאי אפשר' - מיעוט נשים שהעליון בא קודם</w:t>
        </w:r>
      </w:ins>
    </w:p>
    <w:p w:rsidR="00E403F0" w:rsidRPr="00017C1D" w:rsidRDefault="00E403F0" w:rsidP="00E403F0">
      <w:pPr>
        <w:pStyle w:val="a3"/>
        <w:rPr>
          <w:spacing w:val="0"/>
        </w:rPr>
      </w:pPr>
      <w:ins w:id="97521" w:author="מנוע מכני" w:date="2026-10-11T12:04:39Z">
        <w:r>
          <w:rPr>
            <w:spacing w:val="0"/>
            <w:rtl/>
          </w:rPr>
          <w:t xml:space="preserve">אם </w:t>
        </w:r>
      </w:ins>
      <w:del w:id="97522" w:author="מנוע מכני" w:date="2026-10-11T12:04:39Z">
        <w:r w:rsidRPr="00017C1D">
          <w:rPr>
            <w:spacing w:val="0"/>
            <w:rtl/>
          </w:rPr>
          <w:tab/>
          <w:delText xml:space="preserve">אי </w:delText>
        </w:r>
      </w:del>
      <w:r w:rsidRPr="00017C1D">
        <w:rPr>
          <w:spacing w:val="0"/>
          <w:rtl/>
        </w:rPr>
        <w:tab/>
        <w:t xml:space="preserve">לא</w:t>
      </w:r>
      <w:r w:rsidRPr="00017C1D">
        <w:rPr>
          <w:spacing w:val="0"/>
          <w:rtl/>
        </w:rPr>
        <w:tab/>
        <w:t xml:space="preserve"> תנא </w:t>
      </w:r>
      <w:ins w:id="96397" w:author="מנוע מכני" w:date="2026-10-11T12:04:39Z">
        <w:r>
          <w:rPr>
            <w:spacing w:val="0"/>
            <w:rtl/>
          </w:rPr>
          <w:t xml:space="preserve">אף</w:t>
        </w:r>
      </w:ins>
      <w:del w:id="96398" w:author="מנוע מכני" w:date="2026-10-11T12:04:39Z">
        <w:r w:rsidRPr="00017C1D">
          <w:rPr>
            <w:spacing w:val="0"/>
            <w:rtl/>
          </w:rPr>
          <w:tab/>
          <w:delText xml:space="preserve">א</w:delText>
        </w:r>
        <w:r>
          <w:rPr>
            <w:rFonts w:hint="cs"/>
            <w:spacing w:val="0"/>
            <w:rtl/>
          </w:rPr>
          <w:delText xml:space="preserve">ע"פ</w:delText>
        </w:r>
      </w:del>
      <w:ins w:id="91969" w:author="מנוע מכני" w:date="2026-10-11T12:04:39Z"/>
      <w:del w:id="91970" w:author="מנוע מכני" w:date="2026-10-11T12:04:39Z">
        <w:r w:rsidRPr="00017C1D">
          <w:rPr>
            <w:rFonts w:hint="cs"/>
            <w:spacing w:val="0"/>
            <w:rtl/>
          </w:rPr>
          <w:delText xml:space="preserve">ע''פ</w:delText>
        </w:r>
      </w:del>
      <w:r w:rsidRPr="00017C1D">
        <w:rPr>
          <w:spacing w:val="0"/>
          <w:rtl/>
        </w:rPr>
        <w:t xml:space="preserve"> שאי אפשר, </w:t>
      </w:r>
      <w:r w:rsidRPr="00017C1D">
        <w:rPr>
          <w:spacing w:val="0"/>
          <w:rtl/>
        </w:rPr>
        <w:t xml:space="preserve">ה</w:t>
      </w:r>
      <w:ins w:id="91971" w:author="מנוע מכני" w:date="2026-10-11T12:04:39Z">
        <w:r>
          <w:rPr>
            <w:spacing w:val="0"/>
            <w:rtl/>
          </w:rPr>
          <w:t xml:space="preserve">ו"א</w:t>
        </w:r>
      </w:ins>
      <w:del w:id="91972" w:author="מנוע מכני" w:date="2026-10-11T12:04:39Z">
        <w:r w:rsidRPr="00017C1D">
          <w:rPr>
            <w:spacing w:val="0"/>
            <w:rtl/>
          </w:rPr>
          <w:delText xml:space="preserve">ו</w:delText>
        </w:r>
        <w:r w:rsidRPr="00017C1D">
          <w:rPr>
            <w:rFonts w:hint="cs"/>
            <w:spacing w:val="0"/>
            <w:rtl/>
          </w:rPr>
          <w:delText xml:space="preserve">''א</w:delText>
        </w:r>
      </w:del>
      <w:r w:rsidRPr="00017C1D">
        <w:rPr>
          <w:spacing w:val="0"/>
          <w:rtl/>
        </w:rPr>
        <w:t xml:space="preserve">: רוב נשים - תחתון </w:t>
      </w:r>
      <w:r w:rsidRPr="00017C1D">
        <w:rPr>
          <w:rFonts w:hint="cs"/>
          <w:spacing w:val="0"/>
          <w:rtl/>
        </w:rPr>
        <w:t>בא</w:t>
      </w:r>
      <w:r w:rsidRPr="00017C1D">
        <w:rPr>
          <w:spacing w:val="0"/>
          <w:rtl/>
        </w:rPr>
        <w:t xml:space="preserve"> ברישא, ומיעוט עליון </w:t>
      </w:r>
      <w:r w:rsidRPr="00017C1D">
        <w:rPr>
          <w:rFonts w:hint="cs"/>
          <w:spacing w:val="0"/>
          <w:rtl/>
        </w:rPr>
        <w:t>ב</w:t>
      </w:r>
      <w:r w:rsidRPr="00017C1D">
        <w:rPr>
          <w:spacing w:val="0"/>
          <w:rtl/>
        </w:rPr>
        <w:t xml:space="preserve">א ברישא, </w:t>
      </w:r>
    </w:p>
    <w:p w:rsidR="00E403F0" w:rsidRPr="00B078C3" w:rsidRDefault="00E403F0" w:rsidP="00E403F0">
      <w:pPr>
        <w:pStyle w:val="a2"/>
        <w:ind w:left="720" w:firstLine="0"/>
        <w:rPr>
          <w:rtl/>
        </w:rPr>
      </w:pPr>
      <w:ins w:id="93205" w:author="מנוע מכני" w:date="2026-10-11T12:04:39Z">
        <w:r>
          <w:rPr>
            <w:rStyle w:val="2fb"/>
            <w:rtl/>
          </w:rPr>
          <w:t xml:space="preserve">ור"מ</w:t>
        </w:r>
      </w:ins>
      <w:del w:id="93206" w:author="מנוע מכני" w:date="2026-10-11T12:04:39Z">
        <w:r w:rsidRPr="00B078C3">
          <w:rPr>
            <w:rtl/>
          </w:rPr>
          <w:delText xml:space="preserve">ורבי מאיר</w:delText>
        </w:r>
      </w:del>
      <w:r w:rsidRPr="00B078C3">
        <w:rPr>
          <w:rtl/>
        </w:rPr>
        <w:t xml:space="preserve"> </w:t>
      </w:r>
      <w:ins w:id="94285" w:author="מנוע מכני" w:date="2026-10-11T12:04:39Z">
        <w:r>
          <w:rPr>
            <w:rtl/>
          </w:rPr>
          <w:t xml:space="preserve">לשיטתו</w:t>
        </w:r>
      </w:ins>
      <w:del w:id="94286" w:author="מנוע מכני" w:date="2026-10-11T12:04:39Z">
        <w:r w:rsidRPr="00B078C3">
          <w:rPr>
            <w:rtl/>
          </w:rPr>
          <w:delText xml:space="preserve">לטעמיה</w:delText>
        </w:r>
      </w:del>
      <w:r w:rsidRPr="00B078C3">
        <w:rPr>
          <w:rtl/>
        </w:rPr>
        <w:t xml:space="preserve"> דחייש </w:t>
      </w:r>
      <w:ins w:id="94287" w:author="מנוע מכני" w:date="2026-10-11T12:04:39Z">
        <w:r>
          <w:rPr>
            <w:rtl/>
          </w:rPr>
          <w:t xml:space="preserve">למיעוט</w:t>
        </w:r>
      </w:ins>
      <w:del w:id="94288" w:author="מנוע מכני" w:date="2026-10-11T12:04:39Z">
        <w:r w:rsidRPr="00B078C3">
          <w:rPr>
            <w:rtl/>
          </w:rPr>
          <w:delText xml:space="preserve">למיעוטא</w:delText>
        </w:r>
      </w:del>
      <w:r w:rsidRPr="00B078C3">
        <w:rPr>
          <w:rtl/>
        </w:rPr>
        <w:t xml:space="preserve">, ורבנן </w:t>
      </w:r>
      <w:ins w:id="95911" w:author="מנוע מכני" w:date="2026-10-11T12:04:39Z">
        <w:r>
          <w:rPr>
            <w:rtl/>
          </w:rPr>
          <w:t xml:space="preserve">לשיטתם</w:t>
        </w:r>
      </w:ins>
      <w:del w:id="95912" w:author="מנוע מכני" w:date="2026-10-11T12:04:39Z">
        <w:r w:rsidRPr="00B078C3">
          <w:rPr>
            <w:rtl/>
          </w:rPr>
          <w:delText xml:space="preserve">לטעמייהו</w:delText>
        </w:r>
      </w:del>
      <w:r w:rsidRPr="00B078C3">
        <w:rPr>
          <w:rtl/>
        </w:rPr>
        <w:t xml:space="preserve"> - דלא חיישי </w:t>
      </w:r>
      <w:ins w:id="94289" w:author="מנוע מכני" w:date="2026-10-11T12:04:39Z">
        <w:r>
          <w:rPr>
            <w:rtl/>
          </w:rPr>
          <w:t xml:space="preserve">למיעוט</w:t>
        </w:r>
      </w:ins>
      <w:del w:id="94290" w:author="מנוע מכני" w:date="2026-10-11T12:04:39Z">
        <w:r w:rsidRPr="00B078C3">
          <w:rPr>
            <w:rtl/>
          </w:rPr>
          <w:delText xml:space="preserve">למיעוטא</w:delText>
        </w:r>
      </w:del>
      <w:r w:rsidRPr="00B078C3">
        <w:rPr>
          <w:rtl/>
        </w:rPr>
        <w:t xml:space="preserve">.</w:t>
      </w:r>
    </w:p>
    <w:p w:rsidR="00E403F0" w:rsidRDefault="00E403F0" w:rsidP="00E403F0">
      <w:pPr>
        <w:rPr>
          <w:rFonts w:ascii="FontbitDavid" w:hAnsi="FontbitDavid"/>
          <w:sz w:val="24"/>
          <w:rtl/>
        </w:rPr>
      </w:pPr>
      <w:r w:rsidRPr="00B078C3">
        <w:rPr>
          <w:rFonts w:ascii="FontbitDavid" w:hAnsi="FontbitDavid"/>
          <w:sz w:val="24"/>
          <w:rtl/>
        </w:rPr>
        <w:t xml:space="preserve">ו</w:t>
      </w:r>
      <w:ins w:id="91973" w:author="מנוע מכני" w:date="2026-10-11T12:04:39Z">
        <w:r>
          <w:rPr>
            <w:rFonts w:ascii="FontbitDavid" w:hAnsi="FontbitDavid"/>
            <w:sz w:val="24"/>
            <w:rtl/>
          </w:rPr>
          <w:t xml:space="preserve">ה"מ</w:t>
        </w:r>
      </w:ins>
      <w:del w:id="91974"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''מ</w:delText>
        </w:r>
      </w:del>
      <w:r w:rsidRPr="00B078C3">
        <w:rPr>
          <w:rFonts w:ascii="FontbitDavid" w:hAnsi="FontbitDavid"/>
          <w:sz w:val="24"/>
          <w:rtl/>
        </w:rPr>
        <w:t xml:space="preserve"> - בסתמא, אבל </w:t>
      </w:r>
      <w:ins w:id="94291" w:author="מנוע מכני" w:date="2026-10-11T12:04:39Z">
        <w:r>
          <w:rPr>
            <w:rFonts w:ascii="FontbitDavid" w:hAnsi="FontbitDavid"/>
            <w:sz w:val="24"/>
            <w:rtl/>
          </w:rPr>
          <w:t xml:space="preserve">מקום</w:t>
        </w:r>
      </w:ins>
      <w:del w:id="94292" w:author="מנוע מכני" w:date="2026-10-11T12:04:39Z">
        <w:r w:rsidRPr="00B078C3">
          <w:rPr>
            <w:rFonts w:ascii="FontbitDavid" w:hAnsi="FontbitDavid"/>
            <w:sz w:val="24"/>
            <w:rtl/>
          </w:rPr>
          <w:delText xml:space="preserve">היכא</w:delText>
        </w:r>
      </w:del>
      <w:r>
        <w:rPr>
          <w:rFonts w:ascii="FontbitDavid" w:hAnsi="FontbitDavid"/>
          <w:sz w:val="24"/>
          <w:rtl/>
        </w:rPr>
        <w:t xml:space="preserve"> דבדקן ולא אשכחן </w:t>
      </w:r>
      <w:ins w:id="98465" w:author="מנוע מכני" w:date="2026-10-11T12:04:39Z">
        <w:r>
          <w:rPr>
            <w:rFonts w:ascii="FontbitDavid" w:hAnsi="FontbitDavid"/>
            <w:sz w:val="24"/>
            <w:rtl/>
          </w:rPr>
          <w:t xml:space="preserve">אמור</w:t>
        </w:r>
      </w:ins>
      <w:del w:id="98466" w:author="מנוע מכני" w:date="2026-10-11T12:04:39Z">
        <w:r>
          <w:rPr>
            <w:rFonts w:ascii="FontbitDavid" w:hAnsi="FontbitDavid"/>
            <w:sz w:val="24"/>
            <w:rtl/>
          </w:rPr>
          <w:delText xml:space="preserve">אימר</w:delText>
        </w:r>
      </w:del>
      <w:r>
        <w:rPr>
          <w:rFonts w:ascii="FontbitDavid" w:hAnsi="FontbitDavid"/>
          <w:sz w:val="24"/>
          <w:rtl/>
        </w:rPr>
        <w:t xml:space="preserve"> מודו רבנן </w:t>
      </w:r>
      <w:r>
        <w:rPr>
          <w:rStyle w:val="2fb"/>
          <w:rFonts w:ascii="FontbitDavid" w:hAnsi="FontbitDavid"/>
          <w:sz w:val="24"/>
          <w:rtl/>
        </w:rPr>
        <w:t xml:space="preserve">לר"מ</w:t>
      </w:r>
      <w:r>
        <w:rPr>
          <w:rFonts w:ascii="FontbitDavid" w:hAnsi="FontbitDavid"/>
          <w:sz w:val="24"/>
          <w:rtl/>
        </w:rPr>
        <w:t xml:space="preserve"> דעליון קדים</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קמ"ל</w:t>
      </w:r>
      <w:r w:rsidRPr="00B078C3">
        <w:rPr>
          <w:rFonts w:ascii="FontbitDavid" w:hAnsi="FontbitDavid"/>
          <w:sz w:val="24"/>
          <w:rtl/>
        </w:rPr>
        <w:t xml:space="preserve"> דאי אפשר, </w:t>
      </w:r>
      <w:ins w:id="95913" w:author="מנוע מכני" w:date="2026-10-11T12:04:39Z">
        <w:r>
          <w:rPr>
            <w:rFonts w:ascii="FontbitDavid" w:hAnsi="FontbitDavid" w:hint="cs"/>
            <w:sz w:val="24"/>
            <w:rtl/>
          </w:rPr>
          <w:t xml:space="preserve">ולכך</w:t>
        </w:r>
      </w:ins>
      <w:del w:id="95914" w:author="מנוע מכני" w:date="2026-10-11T12:04:39Z">
        <w:r>
          <w:rPr>
            <w:rFonts w:ascii="FontbitDavid" w:hAnsi="FontbitDavid" w:hint="cs"/>
            <w:sz w:val="24"/>
            <w:rtl/>
          </w:rPr>
          <w:delText xml:space="preserve">ולהכי</w:delText>
        </w:r>
      </w:del>
      <w:r>
        <w:rPr>
          <w:rFonts w:ascii="FontbitDavid" w:hAnsi="FontbitDavid" w:hint="cs"/>
          <w:sz w:val="24"/>
          <w:rtl/>
        </w:rPr>
        <w:t xml:space="preserve"> </w:t>
      </w:r>
      <w:r w:rsidRPr="00B078C3">
        <w:rPr>
          <w:rFonts w:ascii="FontbitDavid" w:hAnsi="FontbitDavid"/>
          <w:sz w:val="24"/>
          <w:rtl/>
        </w:rPr>
        <w:t xml:space="preserve">ודאי אתי, </w:t>
      </w:r>
      <w:r>
        <w:rPr>
          <w:rFonts w:ascii="FontbitDavid" w:hAnsi="FontbitDavid" w:hint="cs"/>
          <w:sz w:val="24"/>
          <w:rtl/>
        </w:rPr>
        <w:t>אלא ש</w:t>
      </w:r>
      <w:r w:rsidRPr="00B078C3">
        <w:rPr>
          <w:rFonts w:ascii="FontbitDavid" w:hAnsi="FontbitDavid"/>
          <w:sz w:val="24"/>
          <w:rtl/>
        </w:rPr>
        <w:t>נשרו</w:t>
      </w:r>
    </w:p>
    <w:p w:rsidR="00E403F0" w:rsidRPr="00B078C3" w:rsidRDefault="00E403F0" w:rsidP="00E403F0">
      <w:pPr>
        <w:rPr>
          <w:rFonts w:ascii="FontbitDavid" w:hAnsi="FontbitDavid"/>
          <w:sz w:val="24"/>
          <w:rtl/>
        </w:rPr>
      </w:pPr>
    </w:p>
    <w:p>
      <w:pPr>
        <w:pStyle w:val="afffff8"/>
        <w:rPr>
          <w:ins w:id="90267" w:author="קלוד" w:date="2026-10-11T12:23:38Z"/>
        </w:rPr>
      </w:pPr>
      <w:ins w:id="90268" w:author="קלוד" w:date="2026-10-11T12:23:38Z">
        <w:r>
          <w:rPr>
            <w:color w:val="7B3F00"/>
          </w:rPr>
          <w:t xml:space="preserve">'שדים נכונו ושערך צמח' - ראיה לר"מ ולרבנן</w:t>
        </w:r>
      </w:ins>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לר"מ</w:t>
      </w:r>
      <w:r w:rsidRPr="00B078C3">
        <w:rPr>
          <w:rFonts w:ascii="FontbitDavid" w:hAnsi="FontbitDavid"/>
          <w:sz w:val="24"/>
          <w:rtl/>
        </w:rPr>
        <w:t xml:space="preserve"> - היינו דכתיב </w:t>
      </w:r>
      <w:r>
        <w:rPr>
          <w:rFonts w:ascii="FontbitDavid" w:hAnsi="FontbitDavid" w:hint="cs"/>
          <w:sz w:val="24"/>
          <w:rtl/>
        </w:rPr>
        <w:t>'</w:t>
      </w:r>
      <w:ins w:id="90575" w:author="Claude - סמנטי" w:date="2026-10-11T12:19:29Z">
        <w:r>
          <w:rPr>
            <w:rStyle w:val="afffff0"/>
            <w:rFonts w:ascii="FontbitDavid" w:hAnsi="FontbitDavid"/>
            <w:sz w:val="24"/>
            <w:rtl/>
          </w:rPr>
          <w:t xml:space="preserve">שָׁדַיִם נָכוֹנוּ וּשְׂעָרֵךְ צִמֵּחַ</w:t>
        </w:r>
      </w:ins>
      <w:del w:id="90576" w:author="Claude - סמנטי" w:date="2026-10-11T12:19:29Z">
        <w:r w:rsidRPr="00B078C3">
          <w:rPr>
            <w:rFonts w:ascii="FontbitDavid" w:hAnsi="FontbitDavid"/>
            <w:sz w:val="24"/>
            <w:rtl/>
          </w:rPr>
          <w:delText xml:space="preserve">שדים נכונו ושערך צמח</w:delText>
        </w:r>
      </w:del>
      <w:r>
        <w:rPr>
          <w:rFonts w:ascii="FontbitDavid" w:hAnsi="FontbitDavid" w:hint="cs"/>
          <w:sz w:val="24"/>
          <w:rtl/>
        </w:rPr>
        <w:t>'</w:t>
      </w:r>
      <w:r w:rsidRPr="00B078C3">
        <w:rPr>
          <w:rFonts w:ascii="FontbitDavid" w:hAnsi="FontbitDavid"/>
          <w:sz w:val="24"/>
          <w:rtl/>
        </w:rPr>
        <w:t xml:space="preserve">, </w:t>
      </w:r>
    </w:p>
    <w:p>
      <w:pPr>
        <w:pStyle w:val="38"/>
        <w:rPr>
          <w:ins w:id="100632" w:author="מנוע מכני" w:date="2026-10-11T12:04:39Z"/>
        </w:rPr>
      </w:pPr>
      <w:r w:rsidRPr="00B078C3">
        <w:t xml:space="preserve">לרבנן - </w:t>
      </w:r>
      <w:r w:rsidRPr="00B078C3">
        <w:t xml:space="preserve">ה"ק</w:t>
      </w:r>
      <w:r w:rsidRPr="00B078C3">
        <w:t xml:space="preserve">:</w:t>
      </w:r>
    </w:p>
    <w:p w:rsidR="00E403F0" w:rsidRPr="00B078C3" w:rsidRDefault="00E403F0" w:rsidP="00E403F0">
      <w:pPr>
        <w:rPr>
          <w:rFonts w:ascii="FontbitDavid" w:hAnsi="FontbitDavid"/>
          <w:sz w:val="24"/>
          <w:rtl/>
        </w:rPr>
      </w:pPr>
      <w:del w:id="1006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כיון ששדים נכונו - </w:t>
      </w:r>
      <w:r w:rsidRPr="00B078C3">
        <w:rPr>
          <w:rFonts w:ascii="FontbitDavid" w:hAnsi="FontbitDavid"/>
          <w:b/>
          <w:bCs/>
          <w:sz w:val="24"/>
          <w:rtl/>
        </w:rPr>
        <w:t>בידוע</w:t>
      </w:r>
      <w:r w:rsidRPr="00B078C3">
        <w:rPr>
          <w:rFonts w:ascii="FontbitDavid" w:hAnsi="FontbitDavid"/>
          <w:sz w:val="24"/>
          <w:rtl/>
        </w:rPr>
        <w:t xml:space="preserve"> ששערך צמח.</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לר"מ</w:t>
      </w:r>
      <w:r w:rsidRPr="00B078C3">
        <w:rPr>
          <w:rFonts w:ascii="FontbitDavid" w:hAnsi="FontbitDavid"/>
          <w:sz w:val="24"/>
          <w:rtl/>
        </w:rPr>
        <w:t xml:space="preserve"> - היינו דכתיב </w:t>
      </w:r>
      <w:r>
        <w:rPr>
          <w:rFonts w:ascii="FontbitDavid" w:hAnsi="FontbitDavid" w:hint="cs"/>
          <w:sz w:val="24"/>
          <w:rtl/>
        </w:rPr>
        <w:t>'</w:t>
      </w:r>
      <w:ins w:id="90577" w:author="Claude - סמנטי" w:date="2026-10-11T12:19:29Z">
        <w:r>
          <w:rPr>
            <w:rStyle w:val="afffff0"/>
            <w:rFonts w:ascii="FontbitDavid" w:hAnsi="FontbitDavid"/>
            <w:sz w:val="24"/>
            <w:rtl/>
          </w:rPr>
          <w:t xml:space="preserve">בַּעֲשׂוֹת מִמִּצְרַיִם דַּדַּיִךְ לְמַעַן שְׁדֵי נְעוּרָיִךְ</w:t>
        </w:r>
      </w:ins>
      <w:del w:id="90578" w:author="Claude - סמנטי" w:date="2026-10-11T12:19:29Z">
        <w:r w:rsidRPr="00B078C3">
          <w:rPr>
            <w:rFonts w:ascii="FontbitDavid" w:hAnsi="FontbitDavid"/>
            <w:sz w:val="24"/>
            <w:rtl/>
          </w:rPr>
          <w:delText xml:space="preserve">בעשות ממצרים דדיך למען שדי נעוריך</w:delText>
        </w:r>
      </w:del>
      <w:r>
        <w:rPr>
          <w:rFonts w:ascii="FontbitDavid" w:hAnsi="FontbitDavid" w:hint="cs"/>
          <w:sz w:val="24"/>
          <w:rtl/>
        </w:rPr>
        <w:t>'</w:t>
      </w:r>
      <w:r w:rsidRPr="00B078C3">
        <w:rPr>
          <w:rFonts w:ascii="FontbitDavid" w:hAnsi="FontbitDavid"/>
          <w:sz w:val="24"/>
          <w:rtl/>
        </w:rPr>
        <w:t xml:space="preserve">, </w:t>
      </w:r>
    </w:p>
    <w:p>
      <w:pPr>
        <w:pStyle w:val="38"/>
        <w:rPr>
          <w:ins w:id="100634" w:author="מנוע מכני" w:date="2026-10-11T12:04:39Z"/>
        </w:rPr>
      </w:pPr>
      <w:r w:rsidRPr="00B078C3">
        <w:t xml:space="preserve">לרבנן - איפכא מבעי </w:t>
      </w:r>
      <w:ins w:id="95915" w:author="מנוע מכני" w:date="2026-10-11T12:04:39Z">
        <w:r>
          <w:t xml:space="preserve">לו</w:t>
        </w:r>
      </w:ins>
      <w:del w:id="95916" w:author="מנוע מכני" w:date="2026-10-11T12:04:39Z">
        <w:r w:rsidRPr="00B078C3">
          <w:delText xml:space="preserve">ליה</w:delText>
        </w:r>
      </w:del>
      <w:r w:rsidRPr="00B078C3">
        <w:t xml:space="preserve">! </w:t>
      </w:r>
      <w:r w:rsidRPr="00B078C3">
        <w:t xml:space="preserve">ה"ק</w:t>
      </w:r>
      <w:r w:rsidRPr="00B078C3">
        <w:t xml:space="preserve">:</w:t>
      </w:r>
    </w:p>
    <w:p w:rsidR="00E403F0" w:rsidRPr="00B078C3" w:rsidRDefault="00E403F0" w:rsidP="00E403F0">
      <w:pPr>
        <w:rPr>
          <w:rFonts w:ascii="FontbitDavid" w:hAnsi="FontbitDavid"/>
          <w:sz w:val="24"/>
          <w:rtl/>
        </w:rPr>
      </w:pPr>
      <w:del w:id="1006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כיון שבאו דדיך - בידוע שבאו נעוריך.</w:t>
      </w:r>
    </w:p>
    <w:p>
      <w:pPr>
        <w:pStyle w:val="38"/>
        <w:rPr>
          <w:ins w:id="100636" w:author="מנוע מכני" w:date="2026-10-11T12:04:39Z"/>
        </w:rPr>
      </w:pPr>
      <w:r w:rsidRPr="00B078C3">
        <w:t xml:space="preserve">וא</w:t>
      </w:r>
      <w:ins w:id="91975" w:author="מנוע מכני" w:date="2026-10-11T12:04:39Z">
        <w:r>
          <w:t xml:space="preserve">ב"א</w:t>
        </w:r>
      </w:ins>
      <w:del w:id="91976" w:author="מנוע מכני" w:date="2026-10-11T12:04:39Z">
        <w:r w:rsidRPr="00B078C3">
          <w:delText xml:space="preserve">ב''א</w:delText>
        </w:r>
      </w:del>
      <w:r w:rsidRPr="00B078C3">
        <w:t xml:space="preserve">:</w:t>
      </w:r>
    </w:p>
    <w:p w:rsidR="00E403F0" w:rsidRPr="00B078C3" w:rsidRDefault="00E403F0" w:rsidP="00E403F0">
      <w:pPr>
        <w:rPr>
          <w:rFonts w:ascii="FontbitDavid" w:hAnsi="FontbitDavid"/>
          <w:sz w:val="24"/>
          <w:rtl/>
        </w:rPr>
      </w:pPr>
      <w:del w:id="100637" w:author="מנוע מכני" w:date="2026-10-11T12:04:39Z">
        <w:r w:rsidRPr="00B078C3">
          <w:rPr>
            <w:rFonts w:ascii="FontbitDavid" w:hAnsi="FontbitDavid"/>
            <w:sz w:val="24"/>
            <w:rtl/>
          </w:rPr>
          <w:delText xml:space="preserve"> </w:delText>
        </w:r>
      </w:del>
      <w:ins w:id="95917" w:author="מנוע מכני" w:date="2026-10-11T12:04:39Z">
        <w:r>
          <w:rPr>
            <w:rFonts w:ascii="FontbitDavid" w:hAnsi="FontbitDavid"/>
            <w:sz w:val="24"/>
            <w:rtl/>
          </w:rPr>
          <w:t xml:space="preserve">מה</w:t>
        </w:r>
      </w:ins>
      <w:del w:id="9591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שדי - כולה בדדי כתיב, וה"ק </w:t>
      </w:r>
      <w:r w:rsidRPr="00172AE0">
        <w:rPr>
          <w:rFonts w:ascii="FontbitDavid" w:hAnsi="FontbitDavid"/>
          <w:sz w:val="24"/>
          <w:rtl/>
        </w:rPr>
        <w:t xml:space="preserve">הק</w:t>
      </w:r>
      <w:ins w:id="91977" w:author="מנוע מכני" w:date="2026-10-11T12:04:39Z">
        <w:r>
          <w:rPr>
            <w:rFonts w:ascii="FontbitDavid" w:hAnsi="FontbitDavid"/>
            <w:sz w:val="24"/>
            <w:rtl/>
          </w:rPr>
          <w:t xml:space="preserve">ב"ה</w:t>
        </w:r>
      </w:ins>
      <w:del w:id="91978" w:author="מנוע מכני" w:date="2026-10-11T12:04:39Z">
        <w:r w:rsidRPr="00172AE0">
          <w:rPr>
            <w:rFonts w:ascii="FontbitDavid" w:hAnsi="FontbitDavid"/>
            <w:sz w:val="24"/>
            <w:rtl/>
          </w:rPr>
          <w:delText xml:space="preserve">ב''ה</w:delText>
        </w:r>
      </w:del>
      <w:r w:rsidRPr="00B078C3">
        <w:rPr>
          <w:rFonts w:ascii="FontbitDavid" w:hAnsi="FontbitDavid"/>
          <w:sz w:val="24"/>
          <w:rtl/>
        </w:rPr>
        <w:t xml:space="preserve"> לישראל.</w:t>
      </w:r>
    </w:p>
    <w:p w:rsidR="00E403F0" w:rsidRPr="00B078C3" w:rsidRDefault="00E403F0" w:rsidP="00E403F0">
      <w:pPr>
        <w:rPr>
          <w:rFonts w:ascii="FontbitDavid" w:hAnsi="FontbitDavid"/>
          <w:sz w:val="24"/>
          <w:rtl/>
        </w:rPr>
      </w:pPr>
      <w:r w:rsidRPr="00B078C3">
        <w:rPr>
          <w:rFonts w:ascii="FontbitDavid" w:hAnsi="FontbitDavid"/>
          <w:sz w:val="24"/>
          <w:rtl/>
        </w:rPr>
        <w:t xml:space="preserve">איכרפו דדיך - </w:t>
      </w:r>
      <w:r w:rsidRPr="00B078C3">
        <w:rPr>
          <w:rFonts w:ascii="FontbitDavid" w:hAnsi="FontbitDavid"/>
          <w:sz w:val="24"/>
          <w:rtl/>
        </w:rPr>
        <w:t xml:space="preserve">לא</w:t>
      </w:r>
      <w:r w:rsidRPr="00B078C3">
        <w:rPr>
          <w:rFonts w:ascii="FontbitDavid" w:hAnsi="FontbitDavid"/>
          <w:sz w:val="24"/>
          <w:rtl/>
        </w:rPr>
        <w:t xml:space="preserve"> הדרת בך, אישתדו דדיך - </w:t>
      </w:r>
      <w:ins w:id="94293" w:author="מנוע מכני" w:date="2026-10-11T12:04:39Z">
        <w:r>
          <w:rPr>
            <w:rFonts w:ascii="FontbitDavid" w:hAnsi="FontbitDavid"/>
            <w:sz w:val="24"/>
            <w:rtl/>
          </w:rPr>
          <w:t xml:space="preserve">גם</w:t>
        </w:r>
      </w:ins>
      <w:del w:id="9429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הדרת בך.</w:t>
      </w:r>
    </w:p>
    <w:p w:rsidR="00E403F0" w:rsidRPr="00B078C3" w:rsidRDefault="00E403F0" w:rsidP="00E403F0">
      <w:pPr>
        <w:pStyle w:val="afff3"/>
        <w:framePr w:wrap="around"/>
        <w:rPr>
          <w:rtl/>
        </w:rPr>
      </w:pPr>
      <w:r w:rsidRPr="00B078C3">
        <w:rPr>
          <w:rtl/>
        </w:rPr>
        <w:t>מח:</w:t>
      </w:r>
    </w:p>
    <w:p>
      <w:pPr>
        <w:pStyle w:val="afffff8"/>
        <w:rPr>
          <w:ins w:id="90265" w:author="קלוד" w:date="2026-10-11T12:23:38Z"/>
        </w:rPr>
      </w:pPr>
      <w:ins w:id="90266" w:author="קלוד" w:date="2026-10-11T12:23:38Z">
        <w:r>
          <w:rPr>
            <w:color w:val="7B3F00"/>
          </w:rPr>
          <w:t xml:space="preserve">אשה כאיש - בסימן אחד, תחתון ולא עליון</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דכ</w:t>
      </w:r>
      <w:ins w:id="91979" w:author="מנוע מכני" w:date="2026-10-11T12:04:39Z">
        <w:r>
          <w:rPr>
            <w:rFonts w:ascii="FontbitDavid" w:hAnsi="FontbitDavid"/>
            <w:sz w:val="24"/>
            <w:rtl/>
          </w:rPr>
          <w:t xml:space="preserve">ו"ע</w:t>
        </w:r>
      </w:ins>
      <w:del w:id="91980" w:author="מנוע מכני" w:date="2026-10-11T12:04:39Z">
        <w:r w:rsidRPr="00B078C3">
          <w:rPr>
            <w:rFonts w:ascii="FontbitDavid" w:hAnsi="FontbitDavid"/>
            <w:sz w:val="24"/>
            <w:rtl/>
          </w:rPr>
          <w:delText xml:space="preserve">ו</w:delText>
        </w:r>
        <w:r>
          <w:rPr>
            <w:rFonts w:ascii="FontbitDavid" w:hAnsi="FontbitDavid" w:hint="cs"/>
            <w:sz w:val="24"/>
            <w:rtl/>
          </w:rPr>
          <w:delText xml:space="preserve">''ע</w:delText>
        </w:r>
      </w:del>
      <w:r w:rsidRPr="00B078C3">
        <w:rPr>
          <w:rFonts w:ascii="FontbitDavid" w:hAnsi="FontbitDavid"/>
          <w:sz w:val="24"/>
          <w:rtl/>
        </w:rPr>
        <w:t xml:space="preserve"> מיהא - אתחתון </w:t>
      </w:r>
      <w:ins w:id="90229" w:author="Claude - סמנטי" w:date="2026-10-11T12:19:29Z">
        <w:r>
          <w:rPr>
            <w:rFonts w:ascii="FontbitDavid" w:hAnsi="FontbitDavid"/>
            <w:sz w:val="24"/>
            <w:rtl/>
          </w:rPr>
          <w:t xml:space="preserve">סומכים</w:t>
        </w:r>
      </w:ins>
      <w:del w:id="90230" w:author="Claude - סמנטי" w:date="2026-10-11T12:19:29Z">
        <w:r w:rsidRPr="00B078C3">
          <w:rPr>
            <w:rFonts w:ascii="FontbitDavid" w:hAnsi="FontbitDavid"/>
            <w:sz w:val="24"/>
            <w:rtl/>
          </w:rPr>
          <w:delText xml:space="preserve">סמכינן</w:delText>
        </w:r>
      </w:del>
      <w:r w:rsidRPr="00B078C3">
        <w:rPr>
          <w:rFonts w:ascii="FontbitDavid" w:hAnsi="FontbitDavid"/>
          <w:sz w:val="24"/>
          <w:rtl/>
        </w:rPr>
        <w:t xml:space="preserve">, </w:t>
      </w:r>
      <w:r w:rsidRPr="00B078C3">
        <w:rPr>
          <w:rStyle w:val="2fb"/>
          <w:rFonts w:ascii="FontbitDavid" w:hAnsi="FontbitDavid"/>
          <w:sz w:val="24"/>
          <w:rtl/>
        </w:rPr>
        <w:t xml:space="preserve">מ</w:t>
      </w:r>
      <w:r>
        <w:rPr>
          <w:rStyle w:val="2fb"/>
          <w:rFonts w:ascii="FontbitDavid" w:hAnsi="FontbitDavid" w:hint="cs"/>
          <w:sz w:val="24"/>
          <w:rtl/>
        </w:rPr>
        <w:t>ד</w:t>
      </w:r>
      <w:r w:rsidRPr="00B078C3">
        <w:rPr>
          <w:rStyle w:val="2fb"/>
          <w:rFonts w:ascii="FontbitDavid" w:hAnsi="FontbitDavid"/>
          <w:sz w:val="24"/>
          <w:rtl/>
        </w:rPr>
        <w:t xml:space="preserve">ארי</w:t>
      </w:r>
      <w:ins w:id="91981" w:author="מנוע מכני" w:date="2026-10-11T12:04:39Z">
        <w:r>
          <w:rPr>
            <w:rStyle w:val="2fb"/>
            <w:rFonts w:ascii="FontbitDavid" w:hAnsi="FontbitDavid"/>
            <w:sz w:val="24"/>
            <w:rtl/>
          </w:rPr>
          <w:t xml:space="preserve">א"ר</w:t>
        </w:r>
      </w:ins>
      <w:del w:id="9198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וכן </w:t>
      </w:r>
      <w:r w:rsidRPr="00B078C3">
        <w:rPr>
          <w:rStyle w:val="2fb"/>
          <w:rFonts w:ascii="FontbitDavid" w:hAnsi="FontbitDavid"/>
          <w:sz w:val="24"/>
          <w:rtl/>
        </w:rPr>
        <w:t xml:space="preserve">תדר</w:t>
      </w:r>
      <w:ins w:id="91983" w:author="מנוע מכני" w:date="2026-10-11T12:04:39Z">
        <w:r>
          <w:rPr>
            <w:rStyle w:val="2fb"/>
            <w:rFonts w:ascii="FontbitDavid" w:hAnsi="FontbitDavid"/>
            <w:sz w:val="24"/>
            <w:rtl/>
          </w:rPr>
          <w:t xml:space="preserve">י"ש</w:t>
        </w:r>
      </w:ins>
      <w:del w:id="91984" w:author="מנוע מכני" w:date="2026-10-11T12:04:39Z">
        <w:r w:rsidRPr="00B078C3">
          <w:rPr>
            <w:rFonts w:ascii="FontbitDavid" w:hAnsi="FontbitDavid"/>
            <w:sz w:val="24"/>
            <w:rtl/>
          </w:rPr>
          <w:delText xml:space="preserve">י''ש</w:delText>
        </w:r>
      </w:del>
      <w:r w:rsidRPr="00B078C3">
        <w:rPr>
          <w:rFonts w:ascii="FontbitDavid" w:hAnsi="FontbitDavid"/>
          <w:sz w:val="24"/>
          <w:rtl/>
        </w:rPr>
        <w:t xml:space="preserve">: </w:t>
      </w:r>
      <w:r>
        <w:rPr>
          <w:rFonts w:ascii="FontbitDavid" w:hAnsi="FontbitDavid" w:hint="cs"/>
          <w:sz w:val="24"/>
          <w:rtl/>
        </w:rPr>
        <w:t>'</w:t>
      </w:r>
      <w:ins w:id="90227" w:author="Claude - סמנטי" w:date="2026-10-11T12:19:29Z">
        <w:r>
          <w:rPr>
            <w:rStyle w:val="afffff0"/>
            <w:rFonts w:ascii="FontbitDavid" w:hAnsi="FontbitDavid"/>
            <w:sz w:val="24"/>
            <w:rtl/>
          </w:rPr>
          <w:t xml:space="preserve">אִישׁ אוֹ אִשָּׁה כִּי יַעֲשׂוּ מִכָּל חַטֹּאוֹת הָאָדָם</w:t>
        </w:r>
      </w:ins>
      <w:del w:id="90228" w:author="Claude - סמנטי" w:date="2026-10-11T12:19:29Z">
        <w:r w:rsidRPr="00B078C3">
          <w:rPr>
            <w:rFonts w:ascii="FontbitDavid" w:hAnsi="FontbitDavid"/>
            <w:sz w:val="24"/>
            <w:rtl/>
          </w:rPr>
          <w:delText xml:space="preserve">איש או אשה כי יעשו מכל חטאות האדם</w:delText>
        </w:r>
      </w:del>
      <w:r>
        <w:rPr>
          <w:rFonts w:ascii="FontbitDavid" w:hAnsi="FontbitDavid" w:hint="cs"/>
          <w:sz w:val="24"/>
          <w:rtl/>
        </w:rPr>
        <w:t>'</w:t>
      </w:r>
      <w:r>
        <w:rPr>
          <w:rFonts w:ascii="FontbitDavid" w:hAnsi="FontbitDavid"/>
          <w:sz w:val="24"/>
          <w:rtl/>
        </w:rPr>
        <w:t xml:space="preserve"> </w:t>
      </w:r>
      <w:r w:rsidRPr="00B078C3">
        <w:rPr>
          <w:rFonts w:ascii="FontbitDavid" w:hAnsi="FontbitDavid"/>
          <w:sz w:val="24"/>
          <w:rtl/>
        </w:rPr>
        <w:t xml:space="preserve">השוה הכתוב אשה לאיש לכל עונשין שבתורה, מה איש </w:t>
      </w:r>
      <w:r>
        <w:rPr>
          <w:rFonts w:ascii="FontbitDavid" w:hAnsi="FontbitDavid"/>
          <w:sz w:val="24"/>
          <w:rtl/>
        </w:rPr>
        <w:t xml:space="preserve">בסימן אחד, אף אשה </w:t>
      </w:r>
      <w:r w:rsidRPr="00B078C3">
        <w:rPr>
          <w:rFonts w:ascii="FontbitDavid" w:hAnsi="FontbitDavid"/>
          <w:sz w:val="24"/>
          <w:rtl/>
        </w:rPr>
        <w:t>בסימן אחד.</w:t>
      </w:r>
    </w:p>
    <w:p>
      <w:pPr>
        <w:pStyle w:val="38"/>
        <w:rPr>
          <w:ins w:id="100638" w:author="מנוע מכני" w:date="2026-10-11T12:04:39Z"/>
        </w:rPr>
      </w:pPr>
      <w:r w:rsidRPr="00B078C3">
        <w:t xml:space="preserve">ואימא:</w:t>
      </w:r>
    </w:p>
    <w:p w:rsidR="00E403F0" w:rsidRPr="00B078C3" w:rsidRDefault="00E403F0" w:rsidP="00E403F0">
      <w:pPr>
        <w:rPr>
          <w:rFonts w:ascii="FontbitDavid" w:hAnsi="FontbitDavid"/>
          <w:sz w:val="24"/>
          <w:rtl/>
        </w:rPr>
      </w:pPr>
      <w:del w:id="1006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 </w:t>
      </w:r>
      <w:ins w:id="95919" w:author="מנוע מכני" w:date="2026-10-11T12:04:39Z">
        <w:r>
          <w:rPr>
            <w:rFonts w:ascii="FontbitDavid" w:hAnsi="FontbitDavid"/>
            <w:sz w:val="24"/>
            <w:rtl/>
          </w:rPr>
          <w:t xml:space="preserve">זה</w:t>
        </w:r>
      </w:ins>
      <w:del w:id="9592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או </w:t>
      </w:r>
      <w:ins w:id="95921" w:author="מנוע מכני" w:date="2026-10-11T12:04:39Z">
        <w:r>
          <w:rPr>
            <w:rFonts w:ascii="FontbitDavid" w:hAnsi="FontbitDavid"/>
            <w:sz w:val="24"/>
            <w:rtl/>
          </w:rPr>
          <w:t xml:space="preserve">זה</w:t>
        </w:r>
      </w:ins>
      <w:del w:id="95922"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כאיש מה איש - תחתון ולא עליון, אף אשה - תחתון ולא עליון.</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ת</w:t>
      </w:r>
      <w:ins w:id="91985" w:author="מנוע מכני" w:date="2026-10-11T12:04:39Z">
        <w:r>
          <w:rPr>
            <w:rFonts w:ascii="FontbitDavid" w:hAnsi="FontbitDavid"/>
            <w:spacing w:val="-2"/>
            <w:sz w:val="24"/>
            <w:rtl/>
          </w:rPr>
          <w:t xml:space="preserve">נ"ה</w:t>
        </w:r>
      </w:ins>
      <w:del w:id="91986" w:author="מנוע מכני" w:date="2026-10-11T12:04:39Z">
        <w:r w:rsidRPr="00017C1D">
          <w:rPr>
            <w:rFonts w:ascii="FontbitDavid" w:hAnsi="FontbitDavid"/>
            <w:spacing w:val="-2"/>
            <w:sz w:val="24"/>
            <w:rtl/>
          </w:rPr>
          <w:delText xml:space="preserve">נ''ה</w:delText>
        </w:r>
      </w:del>
      <w:r w:rsidRPr="00017C1D">
        <w:rPr>
          <w:rFonts w:ascii="FontbitDavid" w:hAnsi="FontbitDavid"/>
          <w:spacing w:val="-2"/>
          <w:sz w:val="24"/>
          <w:rtl/>
        </w:rPr>
        <w:t xml:space="preserve">, </w:t>
      </w:r>
      <w:r w:rsidRPr="00017C1D">
        <w:rPr>
          <w:rStyle w:val="2fb"/>
          <w:rFonts w:ascii="FontbitDavid" w:hAnsi="FontbitDavid"/>
          <w:spacing w:val="-2"/>
          <w:sz w:val="24"/>
          <w:rtl/>
        </w:rPr>
        <w:t xml:space="preserve">ארא</w:t>
      </w:r>
      <w:ins w:id="91987" w:author="מנוע מכני" w:date="2026-10-11T12:04:39Z">
        <w:r>
          <w:rPr>
            <w:rStyle w:val="2fb"/>
            <w:rFonts w:ascii="FontbitDavid" w:hAnsi="FontbitDavid"/>
            <w:spacing w:val="-2"/>
            <w:sz w:val="24"/>
            <w:rtl/>
          </w:rPr>
          <w:t xml:space="preserve">ב"צ</w:t>
        </w:r>
      </w:ins>
      <w:del w:id="91988" w:author="מנוע מכני" w:date="2026-10-11T12:04:39Z">
        <w:r w:rsidRPr="00017C1D">
          <w:rPr>
            <w:rFonts w:ascii="FontbitDavid" w:hAnsi="FontbitDavid"/>
            <w:spacing w:val="-2"/>
            <w:sz w:val="24"/>
            <w:rtl/>
          </w:rPr>
          <w:delText xml:space="preserve">ב''צ</w:delText>
        </w:r>
      </w:del>
      <w:r w:rsidRPr="00017C1D">
        <w:rPr>
          <w:rFonts w:ascii="FontbitDavid" w:hAnsi="FontbitDavid"/>
          <w:spacing w:val="-2"/>
          <w:sz w:val="24"/>
          <w:rtl/>
        </w:rPr>
        <w:t xml:space="preserve">, כך היו מפרשין ביבנה, ואמרו: כיון שבא תחתון - שוב אין משגיחין על עליון.</w:t>
      </w:r>
    </w:p>
    <w:p w:rsidR="00E403F0" w:rsidRPr="00B078C3" w:rsidRDefault="00E403F0" w:rsidP="00E403F0">
      <w:pPr>
        <w:rPr>
          <w:rFonts w:ascii="FontbitDavid" w:hAnsi="FontbitDavid"/>
          <w:sz w:val="24"/>
          <w:rtl/>
        </w:rPr>
      </w:pPr>
    </w:p>
    <w:p>
      <w:pPr>
        <w:pStyle w:val="afffff8"/>
        <w:rPr>
          <w:ins w:id="90263" w:author="קלוד" w:date="2026-10-11T12:23:38Z"/>
        </w:rPr>
      </w:pPr>
      <w:ins w:id="90264" w:author="קלוד" w:date="2026-10-11T12:23:38Z">
        <w:r>
          <w:rPr>
            <w:color w:val="7B3F00"/>
          </w:rPr>
          <w:t xml:space="preserve">איזה סימן ממהר לבוא - בנות כרכים וכפרים, עשירים ועניים</w:t>
        </w:r>
      </w:ins>
    </w:p>
    <w:p>
      <w:pPr>
        <w:pStyle w:val="38"/>
        <w:rPr>
          <w:ins w:id="100640" w:author="מנוע מכני" w:date="2026-10-11T12:04:39Z"/>
        </w:rPr>
      </w:pPr>
      <w:r w:rsidRPr="00B078C3">
        <w:t xml:space="preserve">תניא</w:t>
      </w:r>
      <w:r w:rsidRPr="00B078C3">
        <w:t xml:space="preserve">, רשב"ג</w:t>
      </w:r>
      <w:del w:id="101768"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641" w:author="מנוע מכני" w:date="2026-10-11T12:04:39Z">
        <w:r w:rsidRPr="00B078C3">
          <w:rPr>
            <w:rFonts w:ascii="FontbitDavid" w:hAnsi="FontbitDavid"/>
            <w:sz w:val="24"/>
            <w:rtl/>
          </w:rPr>
          <w:delText xml:space="preserve"> </w:delText>
        </w:r>
      </w:del>
      <w:r>
        <w:rPr>
          <w:rFonts w:ascii="FontbitDavid" w:hAnsi="FontbitDavid"/>
          <w:sz w:val="24"/>
          <w:rtl/>
        </w:rPr>
        <w:tab/>
      </w:r>
      <w:r w:rsidRPr="00B078C3">
        <w:rPr>
          <w:rFonts w:ascii="FontbitDavid" w:hAnsi="FontbitDavid"/>
          <w:sz w:val="24"/>
          <w:rtl/>
        </w:rPr>
        <w:t>בנות כרכים - תחתון ממהר לבא, מפני שרגילות במרחצאות.</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בנות כפרים - עליון ממהר לבא, מפני שטוחנות ברחים.</w:t>
      </w:r>
    </w:p>
    <w:p>
      <w:pPr>
        <w:pStyle w:val="38"/>
        <w:rPr>
          <w:ins w:id="100642" w:author="מנוע מכני" w:date="2026-10-11T12:04:39Z"/>
        </w:rPr>
      </w:pPr>
      <w:r w:rsidRPr="00B078C3">
        <w:t xml:space="preserve">ר"ש בן אלעזר</w:t>
      </w:r>
      <w:del w:id="101769"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643" w:author="מנוע מכני" w:date="2026-10-11T12:04:39Z">
        <w:r w:rsidRPr="00B078C3">
          <w:rPr>
            <w:rFonts w:ascii="FontbitDavid" w:hAnsi="FontbitDavid"/>
            <w:sz w:val="24"/>
            <w:rtl/>
          </w:rPr>
          <w:delText xml:space="preserve"> </w:delText>
        </w:r>
      </w:del>
      <w:r>
        <w:rPr>
          <w:rFonts w:ascii="FontbitDavid" w:hAnsi="FontbitDavid"/>
          <w:sz w:val="24"/>
          <w:rtl/>
        </w:rPr>
        <w:tab/>
      </w:r>
      <w:r w:rsidRPr="00B078C3">
        <w:rPr>
          <w:rFonts w:ascii="FontbitDavid" w:hAnsi="FontbitDavid"/>
          <w:sz w:val="24"/>
          <w:rtl/>
        </w:rPr>
        <w:t>בנות עשירים - צד ימין ממהר לבא, שנישוף באפקריסותן.</w:t>
      </w:r>
    </w:p>
    <w:p w:rsidR="00E403F0" w:rsidRDefault="00E403F0" w:rsidP="00D65BEC">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בנות עניים - צד שמאל ממהר לבא, מפני ששואבות כדי מים עליהן, </w:t>
      </w:r>
    </w:p>
    <w:p>
      <w:pPr>
        <w:pStyle w:val="38"/>
        <w:rPr>
          <w:ins w:id="100644" w:author="מנוע מכני" w:date="2026-10-11T12:04:39Z"/>
        </w:rPr>
      </w:pPr>
      <w:r>
        <w:tab/>
      </w:r>
      <w:r>
        <w:tab/>
      </w:r>
      <w:r>
        <w:tab/>
      </w:r>
      <w:r>
        <w:tab/>
      </w:r>
      <w:r>
        <w:tab/>
      </w:r>
      <w:del w:id="92871" w:author="מנוע מכני" w:date="2026-10-11T12:04:39Z">
        <w:r>
          <w:delText xml:space="preserve">   </w:delText>
        </w:r>
      </w:del>
      <w:r w:rsidRPr="00B078C3">
        <w:t xml:space="preserve">וא</w:t>
      </w:r>
      <w:ins w:id="91989" w:author="מנוע מכני" w:date="2026-10-11T12:04:39Z">
        <w:r>
          <w:t xml:space="preserve">ב"א</w:t>
        </w:r>
      </w:ins>
      <w:del w:id="91990" w:author="מנוע מכני" w:date="2026-10-11T12:04:39Z">
        <w:r w:rsidRPr="00B078C3">
          <w:delText xml:space="preserve">ב''א</w:delText>
        </w:r>
      </w:del>
      <w:r w:rsidRPr="00B078C3">
        <w:t xml:space="preserve">:</w:t>
      </w:r>
    </w:p>
    <w:p w:rsidR="00E403F0" w:rsidRPr="00B078C3" w:rsidRDefault="00E403F0" w:rsidP="00D65BEC">
      <w:pPr>
        <w:rPr>
          <w:rFonts w:ascii="FontbitDavid" w:hAnsi="FontbitDavid"/>
          <w:sz w:val="24"/>
          <w:rtl/>
        </w:rPr>
      </w:pPr>
      <w:del w:id="1006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מפני שנושאין אחיהן על גססיהן.</w:t>
      </w:r>
    </w:p>
    <w:p w:rsidR="00E403F0" w:rsidRPr="00B078C3"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צד שמאל קודם לצד ימין, </w:t>
      </w:r>
      <w:ins w:id="93207" w:author="מנוע מכני" w:date="2026-10-11T12:04:39Z">
        <w:r>
          <w:rPr>
            <w:rStyle w:val="2fb"/>
            <w:rFonts w:ascii="FontbitDavid" w:hAnsi="FontbitDavid"/>
            <w:sz w:val="24"/>
            <w:rtl/>
          </w:rPr>
          <w:t xml:space="preserve">ר"ח</w:t>
        </w:r>
      </w:ins>
      <w:del w:id="93208" w:author="מנוע מכני" w:date="2026-10-11T12:04:39Z">
        <w:r w:rsidRPr="00B078C3">
          <w:rPr>
            <w:rFonts w:ascii="FontbitDavid" w:hAnsi="FontbitDavid"/>
            <w:sz w:val="24"/>
            <w:rtl/>
          </w:rPr>
          <w:delText xml:space="preserve">רבי חנינא</w:delText>
        </w:r>
      </w:del>
      <w:r w:rsidRPr="00B078C3">
        <w:rPr>
          <w:rFonts w:ascii="FontbitDavid" w:hAnsi="FontbitDavid"/>
          <w:sz w:val="24"/>
          <w:rtl/>
        </w:rPr>
        <w:t xml:space="preserve"> בן אחי </w:t>
      </w:r>
      <w:r w:rsidRPr="00B078C3">
        <w:rPr>
          <w:rStyle w:val="2fb"/>
          <w:rFonts w:ascii="FontbitDavid" w:hAnsi="FontbitDavid"/>
          <w:sz w:val="24"/>
          <w:rtl/>
        </w:rPr>
        <w:t xml:space="preserve">ר' יהושע</w:t>
      </w:r>
      <w:r w:rsidRPr="00B078C3">
        <w:rPr>
          <w:rFonts w:ascii="FontbitDavid" w:hAnsi="FontbitDavid"/>
          <w:sz w:val="24"/>
          <w:rtl/>
        </w:rPr>
        <w:t xml:space="preserve"> אומר: מעולם </w:t>
      </w:r>
      <w:r w:rsidRPr="00B078C3">
        <w:rPr>
          <w:rFonts w:ascii="FontbitDavid" w:hAnsi="FontbitDavid"/>
          <w:sz w:val="24"/>
          <w:rtl/>
        </w:rPr>
        <w:t xml:space="preserve">לא</w:t>
      </w:r>
      <w:r w:rsidRPr="00B078C3">
        <w:rPr>
          <w:rFonts w:ascii="FontbitDavid" w:hAnsi="FontbitDavid"/>
          <w:sz w:val="24"/>
          <w:rtl/>
        </w:rPr>
        <w:t xml:space="preserve"> קדם צד שמאל לצד ימין, חוץ מאחת שהיתה בשכונתי, שקדם צד שמאל לצד ימין, וחזר לאיתנו.</w:t>
      </w:r>
    </w:p>
    <w:p w:rsidR="00E403F0" w:rsidRPr="00B078C3" w:rsidRDefault="00E403F0" w:rsidP="00E403F0">
      <w:pPr>
        <w:rPr>
          <w:rFonts w:ascii="FontbitDavid" w:hAnsi="FontbitDavid"/>
          <w:sz w:val="24"/>
          <w:rtl/>
        </w:rPr>
      </w:pPr>
    </w:p>
    <w:p>
      <w:pPr>
        <w:pStyle w:val="afffff8"/>
        <w:rPr>
          <w:ins w:id="90261" w:author="קלוד" w:date="2026-10-11T12:23:38Z"/>
        </w:rPr>
      </w:pPr>
      <w:ins w:id="90262" w:author="קלוד" w:date="2026-10-11T12:23:38Z">
        <w:r>
          <w:rPr>
            <w:color w:val="7B3F00"/>
          </w:rPr>
          <w:t xml:space="preserve">בדיקת נשים - לפני הפרק ותוך הפרק, ר"י ור"ש</w:t>
        </w:r>
      </w:ins>
    </w:p>
    <w:p w:rsidR="00E403F0" w:rsidRDefault="00E403F0" w:rsidP="00E403F0">
      <w:pPr>
        <w:rPr>
          <w:rFonts w:ascii="FontbitDavid" w:hAnsi="FontbitDavid"/>
          <w:sz w:val="24"/>
          <w:rtl/>
        </w:rPr>
      </w:pPr>
      <w:r w:rsidRPr="0038037E">
        <w:rPr>
          <w:rFonts w:ascii="FontbitDavid" w:hAnsi="FontbitDavid"/>
          <w:b/>
          <w:bCs/>
          <w:sz w:val="24"/>
          <w:rtl/>
        </w:rPr>
        <w:t>ת"ר</w:t>
      </w:r>
      <w:r>
        <w:rPr>
          <w:rFonts w:ascii="FontbitDavid" w:hAnsi="FontbitDavid"/>
          <w:sz w:val="24"/>
          <w:rtl/>
        </w:rPr>
        <w:t xml:space="preserve">, כל הנבדקות </w:t>
      </w:r>
      <w:r w:rsidRPr="00B078C3">
        <w:rPr>
          <w:rFonts w:ascii="FontbitDavid" w:hAnsi="FontbitDavid"/>
          <w:sz w:val="24"/>
          <w:rtl/>
        </w:rPr>
        <w:t xml:space="preserve">נבדקות על פי נשים, וכן היה </w:t>
      </w:r>
      <w:ins w:id="91991" w:author="מנוע מכני" w:date="2026-10-11T12:04:39Z">
        <w:r>
          <w:rPr>
            <w:rStyle w:val="2fb"/>
            <w:rFonts w:ascii="FontbitDavid" w:hAnsi="FontbitDavid"/>
            <w:sz w:val="24"/>
            <w:rtl/>
          </w:rPr>
          <w:t xml:space="preserve">ר"א</w:t>
        </w:r>
      </w:ins>
      <w:del w:id="91992"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''א</w:delText>
        </w:r>
      </w:del>
      <w:r w:rsidRPr="00B078C3">
        <w:rPr>
          <w:rFonts w:ascii="FontbitDavid" w:hAnsi="FontbitDavid"/>
          <w:sz w:val="24"/>
          <w:rtl/>
        </w:rPr>
        <w:t xml:space="preserve"> מוסר לאשתו, </w:t>
      </w:r>
      <w:r w:rsidRPr="00B078C3">
        <w:rPr>
          <w:rStyle w:val="2fb"/>
          <w:rFonts w:ascii="FontbitDavid" w:hAnsi="FontbitDavid"/>
          <w:sz w:val="24"/>
          <w:rtl/>
        </w:rPr>
        <w:t xml:space="preserve">ורבי ישמעאל</w:t>
      </w:r>
      <w:r w:rsidRPr="00B078C3">
        <w:rPr>
          <w:rFonts w:ascii="FontbitDavid" w:hAnsi="FontbitDavid"/>
          <w:sz w:val="24"/>
          <w:rtl/>
        </w:rPr>
        <w:t xml:space="preserve"> מוסר לאמו, </w:t>
      </w:r>
    </w:p>
    <w:p>
      <w:pPr>
        <w:pStyle w:val="38"/>
        <w:rPr>
          <w:ins w:id="100646" w:author="מנוע מכני" w:date="2026-10-11T12:04:39Z"/>
        </w:rPr>
      </w:pPr>
      <w:r>
        <w:tab/>
      </w:r>
      <w:ins w:id="93209" w:author="מנוע מכני" w:date="2026-10-11T12:04:39Z">
        <w:r>
          <w:t xml:space="preserve">ר"י</w:t>
        </w:r>
      </w:ins>
      <w:del w:id="93210" w:author="מנוע מכני" w:date="2026-10-11T12:04:39Z">
        <w:r w:rsidRPr="00B078C3">
          <w:delText xml:space="preserve">רבי יהודה</w:delText>
        </w:r>
      </w:del>
      <w:del w:id="101770"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64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לפני הפרק ולאחר הפר</w:t>
      </w:r>
      <w:r>
        <w:rPr>
          <w:rFonts w:ascii="FontbitDavid" w:hAnsi="FontbitDavid"/>
          <w:sz w:val="24"/>
          <w:rtl/>
        </w:rPr>
        <w:t xml:space="preserve">ק נשים בודקות אותן,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del w:id="92872" w:author="מנוע מכני" w:date="2026-10-11T12:04:39Z">
        <w:r>
          <w:rPr>
            <w:rFonts w:ascii="FontbitDavid" w:hAnsi="FontbitDavid" w:hint="cs"/>
            <w:sz w:val="24"/>
            <w:rtl/>
          </w:rPr>
          <w:delText xml:space="preserve">   </w:delText>
        </w:r>
      </w:del>
      <w:r>
        <w:rPr>
          <w:rFonts w:ascii="FontbitDavid" w:hAnsi="FontbitDavid"/>
          <w:sz w:val="24"/>
          <w:rtl/>
        </w:rPr>
        <w:t>תוך הפרק</w:t>
      </w:r>
      <w:r w:rsidRPr="00B078C3">
        <w:rPr>
          <w:rFonts w:ascii="FontbitDavid" w:hAnsi="FontbitDavid"/>
          <w:sz w:val="24"/>
          <w:rtl/>
        </w:rPr>
        <w:t xml:space="preserve"> אין נשים בודקות אותן, שאין משיאין ספקות על פי נשים.</w:t>
      </w:r>
    </w:p>
    <w:p>
      <w:pPr>
        <w:pStyle w:val="38"/>
        <w:rPr>
          <w:ins w:id="100648" w:author="מנוע מכני" w:date="2026-10-11T12:04:39Z"/>
        </w:rPr>
      </w:pPr>
      <w:r w:rsidRPr="00B078C3">
        <w:lastRenderedPageBreak/>
        <w:t xml:space="preserve">ר"ש</w:t>
      </w:r>
      <w:del w:id="101771" w:author="מנוע מכני" w:date="2026-10-11T12:04:39Z">
        <w:r w:rsidRPr="00B078C3">
          <w:lastRenderedPageBreak/>
          <w:delText xml:space="preserve"> אומר</w:delText>
        </w:r>
      </w:del>
      <w:r w:rsidRPr="00B078C3">
        <w:lastRenderedPageBreak/>
        <w:t xml:space="preserve">:</w:t>
      </w:r>
    </w:p>
    <w:p w:rsidR="00E403F0" w:rsidRPr="00B078C3" w:rsidRDefault="00E403F0" w:rsidP="00E403F0">
      <w:pPr>
        <w:rPr>
          <w:rFonts w:ascii="FontbitDavid" w:hAnsi="FontbitDavid"/>
          <w:sz w:val="24"/>
          <w:rtl/>
        </w:rPr>
      </w:pPr>
      <w:del w:id="100649"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אף תוך הפרק - נשים בודקות אותן.</w:t>
      </w:r>
      <w:r>
        <w:rPr>
          <w:rFonts w:ascii="FontbitDavid" w:hAnsi="FontbitDavid" w:hint="cs"/>
          <w:sz w:val="24"/>
          <w:rtl/>
        </w:rPr>
        <w:t xml:space="preserve"> </w:t>
      </w:r>
      <w:r w:rsidRPr="00B078C3">
        <w:rPr>
          <w:rFonts w:ascii="FontbitDavid" w:hAnsi="FontbitDavid"/>
          <w:sz w:val="24"/>
          <w:rtl/>
        </w:rPr>
        <w:t xml:space="preserve">ונאמנת אשה להחמיר אבל </w:t>
      </w:r>
      <w:r w:rsidRPr="00B078C3">
        <w:rPr>
          <w:rFonts w:ascii="FontbitDavid" w:hAnsi="FontbitDavid"/>
          <w:sz w:val="24"/>
          <w:rtl/>
        </w:rPr>
        <w:t xml:space="preserve">לא</w:t>
      </w:r>
      <w:r w:rsidRPr="00B078C3">
        <w:rPr>
          <w:rFonts w:ascii="FontbitDavid" w:hAnsi="FontbitDavid"/>
          <w:sz w:val="24"/>
          <w:rtl/>
        </w:rPr>
        <w:t xml:space="preserve"> להקל.</w:t>
      </w:r>
    </w:p>
    <w:p w:rsidR="00E403F0" w:rsidRPr="00B078C3" w:rsidRDefault="00E403F0" w:rsidP="00E403F0">
      <w:pPr>
        <w:rPr>
          <w:rFonts w:ascii="FontbitDavid" w:hAnsi="FontbitDavid"/>
          <w:sz w:val="24"/>
          <w:rtl/>
        </w:rPr>
      </w:pPr>
      <w:r w:rsidRPr="00B078C3">
        <w:rPr>
          <w:rFonts w:ascii="FontbitDavid" w:hAnsi="FontbitDavid"/>
          <w:sz w:val="24"/>
          <w:rtl/>
        </w:rPr>
        <w:t>כיצד, גדולה היא - שלא תמאן, קטנה היא - שלא תחלוץ.</w:t>
      </w:r>
    </w:p>
    <w:p w:rsidR="00E403F0" w:rsidRPr="00B078C3" w:rsidRDefault="00E403F0" w:rsidP="00E403F0">
      <w:pPr>
        <w:rPr>
          <w:rFonts w:ascii="FontbitDavid" w:hAnsi="FontbitDavid"/>
          <w:sz w:val="24"/>
          <w:rtl/>
        </w:rPr>
      </w:pPr>
      <w:r w:rsidRPr="00B078C3">
        <w:rPr>
          <w:rFonts w:ascii="FontbitDavid" w:hAnsi="FontbitDavid"/>
          <w:sz w:val="24"/>
          <w:rtl/>
        </w:rPr>
        <w:t>אבל אין נאמנת לומר קטנה היא שתמאן, וגדולה היא שתחלוץ.</w:t>
      </w:r>
    </w:p>
    <w:p>
      <w:pPr>
        <w:pStyle w:val="38"/>
        <w:rPr>
          <w:ins w:id="100650" w:author="מנוע מכני" w:date="2026-10-11T12:04:39Z"/>
        </w:rPr>
      </w:pPr>
      <w:r w:rsidRPr="00B078C3">
        <w:t xml:space="preserve">אמר</w:t>
      </w:r>
      <w:r w:rsidRPr="00B078C3">
        <w:t xml:space="preserve"> מר, </w:t>
      </w:r>
      <w:ins w:id="91993" w:author="מנוע מכני" w:date="2026-10-11T12:04:39Z">
        <w:r>
          <w:t xml:space="preserve">ר"י</w:t>
        </w:r>
      </w:ins>
      <w:del w:id="91994" w:author="מנוע מכני" w:date="2026-10-11T12:04:39Z">
        <w:r w:rsidRPr="00B078C3">
          <w:delText xml:space="preserve">ר</w:delText>
        </w:r>
        <w:r>
          <w:delText xml:space="preserve">''י</w:delText>
        </w:r>
      </w:del>
      <w:del w:id="101772" w:author="מנוע מכני" w:date="2026-10-11T12:04:39Z">
        <w:r>
          <w:delText xml:space="preserve"> </w:delText>
        </w:r>
        <w:r w:rsidRPr="00B078C3">
          <w:delText xml:space="preserve">אומר</w:delText>
        </w:r>
      </w:del>
      <w:r w:rsidRPr="00B078C3">
        <w:t xml:space="preserve">:</w:t>
      </w:r>
    </w:p>
    <w:p w:rsidR="00E403F0" w:rsidRPr="00B078C3" w:rsidRDefault="00E403F0" w:rsidP="00E403F0">
      <w:pPr>
        <w:rPr>
          <w:rFonts w:ascii="FontbitDavid" w:hAnsi="FontbitDavid"/>
          <w:sz w:val="24"/>
          <w:rtl/>
        </w:rPr>
      </w:pPr>
      <w:del w:id="1006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לפני הפרק ולאחר הפרק - נשים בודקות אותן.</w:t>
      </w:r>
    </w:p>
    <w:p w:rsidR="00E403F0" w:rsidRPr="00B078C3" w:rsidRDefault="00E403F0" w:rsidP="00E403F0">
      <w:pPr>
        <w:rPr>
          <w:rFonts w:ascii="FontbitDavid" w:hAnsi="FontbitDavid"/>
          <w:sz w:val="24"/>
          <w:rtl/>
        </w:rPr>
      </w:pPr>
      <w:r w:rsidRPr="00B078C3">
        <w:rPr>
          <w:rFonts w:ascii="FontbitDavid" w:hAnsi="FontbitDavid"/>
          <w:sz w:val="24"/>
          <w:rtl/>
        </w:rPr>
        <w:t xml:space="preserve">לפני הפרק - בעי בדיקה, </w:t>
      </w:r>
      <w:ins w:id="97523" w:author="מנוע מכני" w:date="2026-10-11T12:04:39Z">
        <w:r>
          <w:rPr>
            <w:rFonts w:ascii="FontbitDavid" w:hAnsi="FontbitDavid"/>
            <w:sz w:val="24"/>
            <w:rtl/>
          </w:rPr>
          <w:t xml:space="preserve">דאם </w:t>
        </w:r>
      </w:ins>
      <w:del w:id="97524" w:author="מנוע מכני" w:date="2026-10-11T12:04:39Z">
        <w:r w:rsidRPr="00B078C3">
          <w:rPr>
            <w:rFonts w:ascii="FontbitDavid" w:hAnsi="FontbitDavid"/>
            <w:sz w:val="24"/>
            <w:rtl/>
          </w:rPr>
          <w:delText xml:space="preserve">דאי </w:delText>
        </w:r>
      </w:del>
      <w:r w:rsidRPr="00B078C3">
        <w:rPr>
          <w:rFonts w:ascii="FontbitDavid" w:hAnsi="FontbitDavid"/>
          <w:sz w:val="24"/>
          <w:rtl/>
        </w:rPr>
        <w:t xml:space="preserve">משתכחי לאחר הפרק - שומא </w:t>
      </w:r>
      <w:ins w:id="95923" w:author="מנוע מכני" w:date="2026-10-11T12:04:39Z">
        <w:r>
          <w:rPr>
            <w:rFonts w:ascii="FontbitDavid" w:hAnsi="FontbitDavid"/>
            <w:sz w:val="24"/>
            <w:rtl/>
          </w:rPr>
          <w:t xml:space="preserve">הם</w:t>
        </w:r>
      </w:ins>
      <w:del w:id="95924" w:author="מנוע מכני" w:date="2026-10-11T12:04:39Z">
        <w:r w:rsidRPr="00B078C3">
          <w:rPr>
            <w:rFonts w:ascii="FontbitDavid" w:hAnsi="FontbitDavid"/>
            <w:sz w:val="24"/>
            <w:rtl/>
          </w:rPr>
          <w:delText xml:space="preserve">נינהו</w:delText>
        </w:r>
      </w:del>
      <w:r w:rsidRPr="00B078C3">
        <w:rPr>
          <w:rFonts w:ascii="FontbitDavid" w:hAnsi="FontbitDavid"/>
          <w:sz w:val="24"/>
          <w:rtl/>
        </w:rPr>
        <w:t xml:space="preserve">.</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לאחר הפרק </w:t>
      </w:r>
      <w:r w:rsidRPr="00017C1D">
        <w:rPr>
          <w:rFonts w:ascii="FontbitDavid" w:hAnsi="FontbitDavid" w:hint="cs"/>
          <w:spacing w:val="-2"/>
          <w:sz w:val="24"/>
          <w:rtl/>
        </w:rPr>
        <w:t xml:space="preserve">צריכה בדיקה לחליצה ומה שאינה צריכה ויש לה חזקה לענין סימנין היינו למיאון </w:t>
      </w:r>
    </w:p>
    <w:p w:rsidR="00E403F0" w:rsidRPr="00A828D8" w:rsidRDefault="00E403F0" w:rsidP="00E403F0">
      <w:pPr>
        <w:rPr>
          <w:rFonts w:ascii="FontbitDavid" w:hAnsi="FontbitDavid"/>
          <w:b/>
          <w:bCs/>
          <w:sz w:val="24"/>
          <w:rtl/>
        </w:rPr>
      </w:pPr>
      <w:r w:rsidRPr="00A828D8">
        <w:rPr>
          <w:rFonts w:ascii="FontbitDavid" w:hAnsi="FontbitDavid"/>
          <w:b/>
          <w:bCs/>
          <w:sz w:val="24"/>
          <w:rtl/>
        </w:rPr>
        <w:t xml:space="preserve">תוך הפרק אין נשים בודקות אותן, </w:t>
      </w:r>
    </w:p>
    <w:p w:rsidR="00E403F0" w:rsidRDefault="00E403F0" w:rsidP="00E403F0">
      <w:pPr>
        <w:rPr>
          <w:rFonts w:ascii="FontbitDavid" w:hAnsi="FontbitDavid"/>
          <w:sz w:val="24"/>
          <w:rtl/>
        </w:rPr>
      </w:pPr>
      <w:ins w:id="94297" w:author="מנוע מכני" w:date="2026-10-11T12:04:39Z">
        <w:r>
          <w:rPr>
            <w:rFonts w:ascii="FontbitDavid" w:hAnsi="FontbitDavid"/>
            <w:sz w:val="24"/>
            <w:rtl/>
          </w:rPr>
          <w:t xml:space="preserve">סבר</w:t>
        </w:r>
      </w:ins>
      <w:del w:id="94298"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תוך הפרק כלאחר הפרק, ולאחר הפרק </w:t>
      </w:r>
      <w:ins w:id="94295" w:author="מנוע מכני" w:date="2026-10-11T12:04:39Z">
        <w:r>
          <w:rPr>
            <w:rFonts w:ascii="FontbitDavid" w:hAnsi="FontbitDavid"/>
            <w:sz w:val="24"/>
            <w:rtl/>
          </w:rPr>
          <w:t xml:space="preserve">דיש</w:t>
        </w:r>
      </w:ins>
      <w:del w:id="94296"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חזקה </w:t>
      </w:r>
      <w:r w:rsidRPr="00B078C3">
        <w:rPr>
          <w:rStyle w:val="2fb"/>
          <w:rFonts w:ascii="FontbitDavid" w:hAnsi="FontbitDavid"/>
          <w:sz w:val="24"/>
          <w:rtl/>
        </w:rPr>
        <w:t xml:space="preserve">דרבא</w:t>
      </w:r>
      <w:r w:rsidRPr="00B078C3">
        <w:rPr>
          <w:rFonts w:ascii="FontbitDavid" w:hAnsi="FontbitDavid"/>
          <w:sz w:val="24"/>
          <w:rtl/>
        </w:rPr>
        <w:t xml:space="preserve"> - </w:t>
      </w:r>
      <w:ins w:id="90231" w:author="Claude - סמנטי" w:date="2026-10-11T12:19:29Z">
        <w:r>
          <w:rPr>
            <w:rFonts w:ascii="FontbitDavid" w:hAnsi="FontbitDavid"/>
            <w:sz w:val="24"/>
            <w:rtl/>
          </w:rPr>
          <w:t xml:space="preserve">סומכים</w:t>
        </w:r>
      </w:ins>
      <w:del w:id="90232" w:author="Claude - סמנטי" w:date="2026-10-11T12:19:29Z">
        <w:r w:rsidRPr="00B078C3">
          <w:rPr>
            <w:rFonts w:ascii="FontbitDavid" w:hAnsi="FontbitDavid"/>
            <w:sz w:val="24"/>
            <w:rtl/>
          </w:rPr>
          <w:delText xml:space="preserve">סמכינן</w:delText>
        </w:r>
      </w:del>
      <w:r w:rsidRPr="00B078C3">
        <w:rPr>
          <w:rFonts w:ascii="FontbitDavid" w:hAnsi="FontbitDavid"/>
          <w:sz w:val="24"/>
          <w:rtl/>
        </w:rPr>
        <w:t xml:space="preserve"> אנשים ובדקי,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del w:id="92873" w:author="מנוע מכני" w:date="2026-10-11T12:04:39Z">
        <w:r>
          <w:rPr>
            <w:rFonts w:ascii="FontbitDavid" w:hAnsi="FontbitDavid" w:hint="cs"/>
            <w:sz w:val="24"/>
            <w:rtl/>
          </w:rPr>
          <w:delText xml:space="preserve">    </w:delText>
        </w:r>
      </w:del>
      <w:r>
        <w:rPr>
          <w:rFonts w:ascii="FontbitDavid" w:hAnsi="FontbitDavid"/>
          <w:sz w:val="24"/>
          <w:rtl/>
        </w:rPr>
        <w:t xml:space="preserve">תוך הפרק </w:t>
      </w:r>
      <w:ins w:id="94299" w:author="מנוע מכני" w:date="2026-10-11T12:04:39Z">
        <w:r>
          <w:rPr>
            <w:rFonts w:ascii="FontbitDavid" w:hAnsi="FontbitDavid"/>
            <w:sz w:val="24"/>
            <w:rtl/>
          </w:rPr>
          <w:t xml:space="preserve">דאין</w:t>
        </w:r>
      </w:ins>
      <w:del w:id="94300" w:author="מנוע מכני" w:date="2026-10-11T12:04:39Z">
        <w:r>
          <w:rPr>
            <w:rFonts w:ascii="FontbitDavid" w:hAnsi="FontbitDavid"/>
            <w:sz w:val="24"/>
            <w:rtl/>
          </w:rPr>
          <w:delText xml:space="preserve">דליכא</w:delText>
        </w:r>
      </w:del>
      <w:r>
        <w:rPr>
          <w:rFonts w:ascii="FontbitDavid" w:hAnsi="FontbitDavid"/>
          <w:sz w:val="24"/>
          <w:rtl/>
        </w:rPr>
        <w:t xml:space="preserve"> חזקה </w:t>
      </w:r>
      <w:r>
        <w:rPr>
          <w:rStyle w:val="2fb"/>
          <w:rFonts w:ascii="FontbitDavid" w:hAnsi="FontbitDavid"/>
          <w:sz w:val="24"/>
          <w:rtl/>
        </w:rPr>
        <w:t xml:space="preserve">דרבא</w:t>
      </w:r>
      <w:r>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w:t>
      </w:r>
      <w:ins w:id="90233" w:author="Claude - סמנטי" w:date="2026-10-11T12:19:29Z">
        <w:r>
          <w:rPr>
            <w:rFonts w:ascii="FontbitDavid" w:hAnsi="FontbitDavid"/>
            <w:sz w:val="24"/>
            <w:rtl/>
          </w:rPr>
          <w:t xml:space="preserve">סומכים</w:t>
        </w:r>
      </w:ins>
      <w:del w:id="90234" w:author="Claude - סמנטי" w:date="2026-10-11T12:19:29Z">
        <w:r w:rsidRPr="00B078C3">
          <w:rPr>
            <w:rFonts w:ascii="FontbitDavid" w:hAnsi="FontbitDavid"/>
            <w:sz w:val="24"/>
            <w:rtl/>
          </w:rPr>
          <w:delText xml:space="preserve">סמכינן</w:delText>
        </w:r>
      </w:del>
      <w:r w:rsidRPr="00B078C3">
        <w:rPr>
          <w:rFonts w:ascii="FontbitDavid" w:hAnsi="FontbitDavid"/>
          <w:sz w:val="24"/>
          <w:rtl/>
        </w:rPr>
        <w:t xml:space="preserve"> אנשים ולא בדקי נשים.</w:t>
      </w:r>
    </w:p>
    <w:p>
      <w:pPr>
        <w:pStyle w:val="38"/>
        <w:rPr>
          <w:ins w:id="100652" w:author="מנוע מכני" w:date="2026-10-11T12:04:39Z"/>
        </w:rPr>
      </w:pPr>
      <w:r w:rsidRPr="00B078C3">
        <w:t xml:space="preserve">ר"ש</w:t>
      </w:r>
      <w:del w:id="101773"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6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תוך הפרק נשים בודקות אותן,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ab/>
      </w:r>
      <w:ins w:id="94301" w:author="מנוע מכני" w:date="2026-10-11T12:04:39Z">
        <w:r>
          <w:rPr>
            <w:rFonts w:ascii="FontbitDavid" w:hAnsi="FontbitDavid"/>
            <w:spacing w:val="-4"/>
            <w:sz w:val="24"/>
            <w:rtl/>
          </w:rPr>
          <w:t xml:space="preserve">סבר</w:t>
        </w:r>
      </w:ins>
      <w:del w:id="94302" w:author="מנוע מכני" w:date="2026-10-11T12:04:39Z">
        <w:r w:rsidRPr="00017C1D">
          <w:rPr>
            <w:rFonts w:ascii="FontbitDavid" w:hAnsi="FontbitDavid"/>
            <w:spacing w:val="-4"/>
            <w:sz w:val="24"/>
            <w:rtl/>
          </w:rPr>
          <w:tab/>
          <w:delText xml:space="preserve">קסבר</w:delText>
        </w:r>
      </w:del>
      <w:del w:id="102913" w:author="Claude" w:date="2026-10-11T09:07:54Z">
        <w:r>
          <w:rPr>
            <w:rFonts w:ascii="FontbitDavid" w:hAnsi="FontbitDavid"/>
            <w:spacing w:val="-4"/>
            <w:sz w:val="24"/>
            <w:rtl/>
          </w:rPr>
          <w:delText xml:space="preserve">	</w:delText>
        </w:r>
      </w:del>
      <w:r>
        <w:rPr>
          <w:rFonts w:ascii="FontbitDavid" w:hAnsi="FontbitDavid"/>
          <w:spacing w:val="-4"/>
          <w:sz w:val="24"/>
          <w:rtl/>
        </w:rPr>
        <w:t xml:space="preserve">: תוך הפרק כלפני הפרק, ובעיא בדיקה, </w:t>
      </w:r>
      <w:ins w:id="97525" w:author="מנוע מכני" w:date="2026-10-11T12:04:39Z">
        <w:r>
          <w:rPr>
            <w:rFonts w:ascii="FontbitDavid" w:hAnsi="FontbitDavid"/>
            <w:spacing w:val="-4"/>
            <w:sz w:val="24"/>
            <w:rtl/>
          </w:rPr>
          <w:t xml:space="preserve">דאם </w:t>
        </w:r>
      </w:ins>
      <w:del w:id="97526" w:author="מנוע מכני" w:date="2026-10-11T12:04:39Z">
        <w:r w:rsidRPr="00017C1D">
          <w:rPr>
            <w:rFonts w:ascii="FontbitDavid" w:hAnsi="FontbitDavid"/>
            <w:spacing w:val="-4"/>
            <w:sz w:val="24"/>
            <w:rtl/>
          </w:rPr>
          <w:tab/>
          <w:delText xml:space="preserve">דאי </w:delText>
        </w:r>
      </w:del>
      <w:r w:rsidRPr="00017C1D">
        <w:rPr>
          <w:rFonts w:ascii="FontbitDavid" w:hAnsi="FontbitDavid"/>
          <w:spacing w:val="-4"/>
          <w:sz w:val="24"/>
          <w:rtl/>
        </w:rPr>
        <w:tab/>
        <w:t xml:space="preserve">משתכחי לאחר הפרק - שומא </w:t>
      </w:r>
      <w:ins w:id="95925" w:author="מנוע מכני" w:date="2026-10-11T12:04:39Z">
        <w:r>
          <w:rPr>
            <w:rFonts w:ascii="FontbitDavid" w:hAnsi="FontbitDavid"/>
            <w:spacing w:val="-4"/>
            <w:sz w:val="24"/>
            <w:rtl/>
          </w:rPr>
          <w:t xml:space="preserve">הם</w:t>
        </w:r>
      </w:ins>
      <w:del w:id="95926" w:author="מנוע מכני" w:date="2026-10-11T12:04:39Z">
        <w:r w:rsidRPr="00017C1D">
          <w:rPr>
            <w:rFonts w:ascii="FontbitDavid" w:hAnsi="FontbitDavid"/>
            <w:spacing w:val="-4"/>
            <w:sz w:val="24"/>
            <w:rtl/>
          </w:rPr>
          <w:tab/>
          <w:delText xml:space="preserve">נינהו</w:delText>
        </w:r>
      </w:del>
      <w:r w:rsidRPr="00017C1D">
        <w:rPr>
          <w:rFonts w:ascii="FontbitDavid" w:hAnsi="FontbitDavid"/>
          <w:spacing w:val="-4"/>
          <w:sz w:val="24"/>
          <w:rtl/>
        </w:rPr>
        <w:tab/>
        <w:t xml:space="preserve">.</w:t>
      </w:r>
    </w:p>
    <w:p>
      <w:pPr>
        <w:pStyle w:val="38"/>
        <w:rPr>
          <w:ins w:id="100654" w:author="מנוע מכני" w:date="2026-10-11T12:04:39Z"/>
        </w:rPr>
      </w:pPr>
      <w:r w:rsidRPr="00A828D8">
        <w:t>ו</w:t>
      </w:r>
      <w:r>
        <w:t xml:space="preserve">הך</w:t>
      </w:r>
    </w:p>
    <w:p w:rsidR="00E403F0" w:rsidRDefault="00E403F0" w:rsidP="00E403F0">
      <w:pPr>
        <w:rPr>
          <w:rFonts w:ascii="FontbitDavid" w:hAnsi="FontbitDavid"/>
          <w:sz w:val="24"/>
          <w:rtl/>
        </w:rPr>
      </w:pPr>
      <w:del w:id="100655" w:author="מנוע מכני" w:date="2026-10-11T12:04:39Z">
        <w:r>
          <w:rPr>
            <w:rFonts w:ascii="FontbitDavid" w:hAnsi="FontbitDavid" w:hint="cs"/>
            <w:b/>
            <w:bCs/>
            <w:sz w:val="24"/>
            <w:rtl/>
          </w:rPr>
          <w:delText xml:space="preserve"> </w:delText>
        </w:r>
      </w:del>
      <w:r>
        <w:rPr>
          <w:rFonts w:ascii="FontbitDavid" w:hAnsi="FontbitDavid" w:hint="cs"/>
          <w:b/>
          <w:bCs/>
          <w:sz w:val="24"/>
          <w:rtl/>
        </w:rPr>
        <w:t xml:space="preserve">ד</w:t>
      </w:r>
      <w:r w:rsidRPr="00A828D8">
        <w:rPr>
          <w:rFonts w:ascii="FontbitDavid" w:hAnsi="FontbitDavid"/>
          <w:b/>
          <w:bCs/>
          <w:sz w:val="24"/>
          <w:rtl/>
        </w:rPr>
        <w:t xml:space="preserve">נאמנת אשה להחמיר אבל </w:t>
      </w:r>
      <w:r w:rsidRPr="00A828D8">
        <w:rPr>
          <w:rFonts w:ascii="FontbitDavid" w:hAnsi="FontbitDavid"/>
          <w:b/>
          <w:bCs/>
          <w:sz w:val="24"/>
          <w:rtl/>
        </w:rPr>
        <w:t xml:space="preserve">לא</w:t>
      </w:r>
      <w:r w:rsidRPr="00A828D8">
        <w:rPr>
          <w:rFonts w:ascii="FontbitDavid" w:hAnsi="FontbitDavid"/>
          <w:b/>
          <w:bCs/>
          <w:sz w:val="24"/>
          <w:rtl/>
        </w:rPr>
        <w:t xml:space="preserve"> להקל,</w:t>
      </w:r>
      <w:r w:rsidRPr="00B078C3">
        <w:rPr>
          <w:rFonts w:ascii="FontbitDavid" w:hAnsi="FontbitDavid"/>
          <w:sz w:val="24"/>
          <w:rtl/>
        </w:rPr>
        <w:t xml:space="preserve"> </w:t>
      </w:r>
    </w:p>
    <w:p>
      <w:pPr>
        <w:pStyle w:val="38"/>
        <w:rPr>
          <w:ins w:id="100656" w:author="מנוע מכני" w:date="2026-10-11T12:04:39Z"/>
        </w:rPr>
      </w:pPr>
      <w:r>
        <w:tab/>
      </w:r>
      <w:r>
        <w:tab/>
      </w:r>
      <w:r>
        <w:tab/>
      </w:r>
      <w:r>
        <w:tab/>
      </w:r>
      <w:r w:rsidRPr="00B078C3">
        <w:t xml:space="preserve">א</w:t>
      </w:r>
      <w:ins w:id="91995" w:author="מנוע מכני" w:date="2026-10-11T12:04:39Z">
        <w:r>
          <w:t xml:space="preserve">ב"א</w:t>
        </w:r>
      </w:ins>
      <w:del w:id="91996" w:author="מנוע מכני" w:date="2026-10-11T12:04:39Z">
        <w:r w:rsidRPr="00B078C3">
          <w:delText xml:space="preserve">ב''א</w:delText>
        </w:r>
      </w:del>
      <w:r w:rsidRPr="00B078C3">
        <w:t xml:space="preserve">:</w:t>
      </w:r>
    </w:p>
    <w:p w:rsidR="00E403F0" w:rsidRPr="00B078C3" w:rsidRDefault="00E403F0" w:rsidP="00E403F0">
      <w:pPr>
        <w:rPr>
          <w:rFonts w:ascii="FontbitDavid" w:hAnsi="FontbitDavid"/>
          <w:sz w:val="24"/>
          <w:rtl/>
        </w:rPr>
      </w:pPr>
      <w:del w:id="100657" w:author="מנוע מכני" w:date="2026-10-11T12:04:39Z">
        <w:r w:rsidRPr="00B078C3">
          <w:rPr>
            <w:rFonts w:ascii="FontbitDavid" w:hAnsi="FontbitDavid"/>
            <w:sz w:val="24"/>
            <w:rtl/>
          </w:rPr>
          <w:delText xml:space="preserve"> </w:delText>
        </w:r>
      </w:del>
      <w:ins w:id="93211" w:author="מנוע מכני" w:date="2026-10-11T12:04:39Z">
        <w:r>
          <w:rPr>
            <w:rStyle w:val="2fb"/>
            <w:rFonts w:ascii="FontbitDavid" w:hAnsi="FontbitDavid"/>
            <w:sz w:val="24"/>
            <w:rtl/>
          </w:rPr>
          <w:t xml:space="preserve">ר"י</w:t>
        </w:r>
      </w:ins>
      <w:del w:id="93212"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 ואתוך הפרק, </w:t>
      </w:r>
    </w:p>
    <w:p>
      <w:pPr>
        <w:pStyle w:val="38"/>
        <w:rPr>
          <w:ins w:id="100658" w:author="מנוע מכני" w:date="2026-10-11T12:04:39Z"/>
        </w:rPr>
      </w:pPr>
      <w:r>
        <w:tab/>
      </w:r>
      <w:r>
        <w:tab/>
      </w:r>
      <w:r>
        <w:tab/>
      </w:r>
      <w:r>
        <w:tab/>
      </w:r>
      <w:r w:rsidRPr="00B078C3">
        <w:t xml:space="preserve">וא</w:t>
      </w:r>
      <w:ins w:id="91997" w:author="מנוע מכני" w:date="2026-10-11T12:04:39Z">
        <w:r>
          <w:t xml:space="preserve">ב"א</w:t>
        </w:r>
      </w:ins>
      <w:del w:id="91998" w:author="מנוע מכני" w:date="2026-10-11T12:04:39Z">
        <w:r w:rsidRPr="00B078C3">
          <w:delText xml:space="preserve">ב''א</w:delText>
        </w:r>
      </w:del>
      <w:r w:rsidRPr="00B078C3">
        <w:t xml:space="preserve">:</w:t>
      </w:r>
    </w:p>
    <w:p w:rsidR="00E403F0" w:rsidRPr="00B078C3" w:rsidRDefault="00E403F0" w:rsidP="00E403F0">
      <w:pPr>
        <w:rPr>
          <w:rFonts w:ascii="FontbitDavid" w:hAnsi="FontbitDavid"/>
          <w:sz w:val="24"/>
          <w:rtl/>
        </w:rPr>
      </w:pPr>
      <w:del w:id="100659" w:author="מנוע מכני" w:date="2026-10-11T12:04:39Z">
        <w:r w:rsidRPr="00B078C3">
          <w:rPr>
            <w:rFonts w:ascii="FontbitDavid" w:hAnsi="FontbitDavid"/>
            <w:sz w:val="24"/>
            <w:rtl/>
          </w:rPr>
          <w:delText xml:space="preserve"> </w:delText>
        </w:r>
      </w:del>
      <w:ins w:id="93213" w:author="מנוע מכני" w:date="2026-10-11T12:04:39Z">
        <w:r>
          <w:rPr>
            <w:rStyle w:val="2fb"/>
            <w:rFonts w:ascii="FontbitDavid" w:hAnsi="FontbitDavid"/>
            <w:sz w:val="24"/>
            <w:rtl/>
          </w:rPr>
          <w:t xml:space="preserve">ר"ש</w:t>
        </w:r>
      </w:ins>
      <w:del w:id="93214" w:author="מנוע מכני" w:date="2026-10-11T12:04:39Z">
        <w:r w:rsidRPr="00B078C3">
          <w:rPr>
            <w:rFonts w:ascii="FontbitDavid" w:hAnsi="FontbitDavid"/>
            <w:sz w:val="24"/>
            <w:rtl/>
          </w:rPr>
          <w:delText xml:space="preserve">רבי שמעון</w:delText>
        </w:r>
      </w:del>
      <w:r w:rsidRPr="00B078C3">
        <w:rPr>
          <w:rFonts w:ascii="FontbitDavid" w:hAnsi="FontbitDavid"/>
          <w:sz w:val="24"/>
          <w:rtl/>
        </w:rPr>
        <w:t xml:space="preserve">, ולאחר הפרק, </w:t>
      </w:r>
      <w:ins w:id="95929" w:author="מנוע מכני" w:date="2026-10-11T12:04:39Z">
        <w:r>
          <w:rPr>
            <w:rFonts w:ascii="FontbitDavid" w:hAnsi="FontbitDavid"/>
            <w:sz w:val="24"/>
            <w:rtl/>
          </w:rPr>
          <w:t xml:space="preserve">ואין</w:t>
        </w:r>
      </w:ins>
      <w:del w:id="95930" w:author="מנוע מכני" w:date="2026-10-11T12:04:39Z">
        <w:r w:rsidRPr="00B078C3">
          <w:rPr>
            <w:rFonts w:ascii="FontbitDavid" w:hAnsi="FontbitDavid"/>
            <w:sz w:val="24"/>
            <w:rtl/>
          </w:rPr>
          <w:delText xml:space="preserve">ולית</w:delText>
        </w:r>
      </w:del>
      <w:r w:rsidRPr="00B078C3">
        <w:rPr>
          <w:rFonts w:ascii="FontbitDavid" w:hAnsi="FontbitDavid"/>
          <w:sz w:val="24"/>
          <w:rtl/>
        </w:rPr>
        <w:t xml:space="preserve"> </w:t>
      </w:r>
      <w:ins w:id="95927" w:author="מנוע מכני" w:date="2026-10-11T12:04:39Z">
        <w:r>
          <w:rPr>
            <w:rFonts w:ascii="FontbitDavid" w:hAnsi="FontbitDavid"/>
            <w:sz w:val="24"/>
            <w:rtl/>
          </w:rPr>
          <w:t xml:space="preserve">לו</w:t>
        </w:r>
      </w:ins>
      <w:del w:id="9592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חזקה </w:t>
      </w:r>
      <w:r w:rsidRPr="00B078C3">
        <w:rPr>
          <w:rStyle w:val="2fb"/>
          <w:rFonts w:ascii="FontbitDavid" w:hAnsi="FontbitDavid"/>
          <w:sz w:val="24"/>
          <w:rtl/>
        </w:rPr>
        <w:t xml:space="preserve">דרבא</w:t>
      </w:r>
      <w:r w:rsidRPr="00B078C3">
        <w:rPr>
          <w:rFonts w:ascii="FontbitDavid" w:hAnsi="FontbitDavid"/>
          <w:sz w:val="24"/>
          <w:rtl/>
        </w:rPr>
        <w:t xml:space="preserve">.</w:t>
      </w:r>
    </w:p>
    <w:p w:rsidR="00E403F0" w:rsidRPr="00B078C3" w:rsidRDefault="00E403F0" w:rsidP="00E403F0">
      <w:pPr>
        <w:jc w:val="center"/>
        <w:rPr>
          <w:del w:id="90122" w:author="מנוע עיצוב" w:date="2026-10-11T12:09:26Z"/>
          <w:rFonts w:ascii="FontbitDavid" w:hAnsi="FontbitDavid"/>
          <w:sz w:val="24"/>
          <w:rtl/>
        </w:rPr>
      </w:pPr>
      <w:del w:id="90121"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3"/>
        <w:framePr w:wrap="around"/>
        <w:rPr>
          <w:rtl/>
        </w:rPr>
      </w:pPr>
      <w:r w:rsidRPr="00B078C3">
        <w:rPr>
          <w:rtl/>
        </w:rPr>
        <w:t xml:space="preserve">מט. </w:t>
      </w:r>
    </w:p>
    <w:p w:rsidR="00E403F0" w:rsidRPr="00B078C3" w:rsidRDefault="00E403F0" w:rsidP="00E403F0">
      <w:pPr>
        <w:pStyle w:val="affff1"/>
        <w:ind w:end="0"/>
        <w:rPr>
          <w:rtl/>
        </w:rPr>
        <w:pPrChange w:id="20114" w:author="קלוד" w:date="2026-10-11T09:07:21Z">
          <w:pPr>
            <w:pStyle w:val="affff1"/>
            <w:rPr>
              <w:rtl/>
            </w:rPr>
          </w:pPr>
        </w:pPrChange>
      </w:pPr>
      <w:ins w:id="9860" w:author="מספור קטעי משנה" w:date="2026-10-11T09:25:19Z">
        <w:r>
          <w:rPr>
            <w:rStyle w:val="MisparKeta"/>
          </w:rPr>
          <w:t xml:space="preserve">א. </w:t>
        </w:r>
      </w:ins>
      <w:r w:rsidRPr="00B078C3">
        <w:rPr>
          <w:rtl/>
        </w:rPr>
        <w:t>מפני שאמרו אפשר כו'.</w:t>
      </w:r>
    </w:p>
    <w:p w:rsidR="00E403F0" w:rsidRPr="00B078C3" w:rsidRDefault="00E403F0" w:rsidP="00E403F0">
      <w:pPr>
        <w:rPr>
          <w:rFonts w:ascii="FontbitDavid" w:hAnsi="FontbitDavid"/>
          <w:sz w:val="24"/>
          <w:rtl/>
        </w:rPr>
      </w:pPr>
      <w:r w:rsidRPr="00B078C3">
        <w:rPr>
          <w:rFonts w:ascii="FontbitDavid" w:hAnsi="FontbitDavid"/>
          <w:sz w:val="24"/>
          <w:rtl/>
        </w:rPr>
        <w:t xml:space="preserve">וק</w:t>
      </w:r>
      <w:ins w:id="91999" w:author="מנוע מכני" w:date="2026-10-11T12:04:39Z">
        <w:r>
          <w:rPr>
            <w:rFonts w:ascii="FontbitDavid" w:hAnsi="FontbitDavid"/>
            <w:sz w:val="24"/>
            <w:rtl/>
          </w:rPr>
          <w:t xml:space="preserve">מ"ל</w:t>
        </w:r>
      </w:ins>
      <w:del w:id="92000" w:author="מנוע מכני" w:date="2026-10-11T12:04:39Z">
        <w:r w:rsidRPr="00B078C3">
          <w:rPr>
            <w:rFonts w:ascii="FontbitDavid" w:hAnsi="FontbitDavid"/>
            <w:sz w:val="24"/>
            <w:rtl/>
          </w:rPr>
          <w:delText xml:space="preserve">מ''ל</w:delText>
        </w:r>
      </w:del>
      <w:r w:rsidRPr="00B078C3">
        <w:rPr>
          <w:rFonts w:ascii="FontbitDavid" w:hAnsi="FontbitDavid"/>
          <w:sz w:val="24"/>
          <w:rtl/>
        </w:rPr>
        <w:t xml:space="preserve"> </w:t>
      </w:r>
      <w:ins w:id="94303" w:author="מנוע מכני" w:date="2026-10-11T12:04:39Z">
        <w:r>
          <w:rPr>
            <w:rFonts w:ascii="FontbitDavid" w:hAnsi="FontbitDavid"/>
            <w:sz w:val="24"/>
            <w:rtl/>
          </w:rPr>
          <w:t xml:space="preserve">דלא</w:t>
        </w:r>
      </w:ins>
      <w:del w:id="94304" w:author="מנוע מכני" w:date="2026-10-11T12:04:39Z">
        <w:r>
          <w:rPr>
            <w:rFonts w:ascii="FontbitDavid" w:hAnsi="FontbitDavid"/>
            <w:sz w:val="24"/>
            <w:rtl/>
          </w:rPr>
          <w:delText xml:space="preserve">דלאו</w:delText>
        </w:r>
      </w:del>
      <w:r>
        <w:rPr>
          <w:rFonts w:ascii="FontbitDavid" w:hAnsi="FontbitDavid"/>
          <w:sz w:val="24"/>
          <w:rtl/>
        </w:rPr>
        <w:t xml:space="preserve"> מצד </w:t>
      </w:r>
      <w:ins w:id="98467" w:author="מנוע מכני" w:date="2026-10-11T12:04:39Z">
        <w:r>
          <w:rPr>
            <w:rFonts w:ascii="FontbitDavid" w:hAnsi="FontbitDavid"/>
            <w:sz w:val="24"/>
            <w:rtl/>
          </w:rPr>
          <w:t xml:space="preserve">דמסתבר</w:t>
        </w:r>
      </w:ins>
      <w:del w:id="98468" w:author="מנוע מכני" w:date="2026-10-11T12:04:39Z">
        <w:r>
          <w:rPr>
            <w:rFonts w:ascii="FontbitDavid" w:hAnsi="FontbitDavid"/>
            <w:sz w:val="24"/>
            <w:rtl/>
          </w:rPr>
          <w:delText xml:space="preserve">דמסתברא</w:delText>
        </w:r>
      </w:del>
      <w:r>
        <w:rPr>
          <w:rFonts w:ascii="FontbitDavid" w:hAnsi="FontbitDavid"/>
          <w:sz w:val="24"/>
          <w:rtl/>
        </w:rPr>
        <w:t xml:space="preserve"> טעמא </w:t>
      </w:r>
      <w:r>
        <w:rPr>
          <w:rStyle w:val="2fb"/>
          <w:rFonts w:ascii="FontbitDavid" w:hAnsi="FontbitDavid"/>
          <w:sz w:val="24"/>
          <w:rtl/>
        </w:rPr>
        <w:t xml:space="preserve">דר"מ</w:t>
      </w:r>
      <w:r>
        <w:rPr>
          <w:rFonts w:ascii="FontbitDavid" w:hAnsi="FontbitDavid"/>
          <w:sz w:val="24"/>
          <w:rtl/>
        </w:rPr>
        <w:t xml:space="preserve">, ד</w:t>
      </w:r>
      <w:r>
        <w:rPr>
          <w:rFonts w:ascii="FontbitDavid" w:hAnsi="FontbitDavid" w:hint="cs"/>
          <w:sz w:val="24"/>
          <w:rtl/>
        </w:rPr>
        <w:t>מסי</w:t>
      </w:r>
      <w:r w:rsidRPr="00B078C3">
        <w:rPr>
          <w:rFonts w:ascii="FontbitDavid" w:hAnsi="FontbitDavid"/>
          <w:sz w:val="24"/>
          <w:rtl/>
        </w:rPr>
        <w:t xml:space="preserve">יע </w:t>
      </w:r>
      <w:ins w:id="95931" w:author="מנוע מכני" w:date="2026-10-11T12:04:39Z">
        <w:r>
          <w:rPr>
            <w:rFonts w:ascii="FontbitDavid" w:hAnsi="FontbitDavid"/>
            <w:sz w:val="24"/>
            <w:rtl/>
          </w:rPr>
          <w:t xml:space="preserve">לו</w:t>
        </w:r>
      </w:ins>
      <w:del w:id="9593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קראי </w:t>
      </w:r>
      <w:r>
        <w:rPr>
          <w:rFonts w:ascii="FontbitDavid" w:hAnsi="FontbitDavid" w:hint="cs"/>
          <w:sz w:val="24"/>
          <w:rtl/>
        </w:rPr>
        <w:t>[שדים נכונו]</w:t>
      </w:r>
    </w:p>
    <w:p>
      <w:pPr>
        <w:pStyle w:val="38"/>
        <w:rPr>
          <w:ins w:id="100660" w:author="מנוע מכני" w:date="2026-10-11T12:04:39Z"/>
        </w:rPr>
      </w:pPr>
      <w:r>
        <w:t xml:space="preserve">וא</w:t>
      </w:r>
      <w:ins w:id="92001" w:author="מנוע מכני" w:date="2026-10-11T12:04:39Z">
        <w:r>
          <w:t xml:space="preserve">ב"א</w:t>
        </w:r>
      </w:ins>
      <w:del w:id="92002" w:author="מנוע מכני" w:date="2026-10-11T12:04:39Z">
        <w:r>
          <w:delText xml:space="preserve">ב''א</w:delText>
        </w:r>
      </w:del>
      <w:r>
        <w:t xml:space="preserve">:</w:t>
      </w:r>
    </w:p>
    <w:p w:rsidR="00E403F0" w:rsidRPr="00B078C3" w:rsidRDefault="00E403F0" w:rsidP="00E403F0">
      <w:pPr>
        <w:rPr>
          <w:rFonts w:ascii="FontbitDavid" w:hAnsi="FontbitDavid"/>
          <w:sz w:val="24"/>
          <w:rtl/>
        </w:rPr>
      </w:pPr>
      <w:del w:id="100661" w:author="מנוע מכני" w:date="2026-10-11T12:04:39Z">
        <w:r>
          <w:rPr>
            <w:rFonts w:ascii="FontbitDavid" w:hAnsi="FontbitDavid"/>
            <w:sz w:val="24"/>
            <w:rtl/>
          </w:rPr>
          <w:delText xml:space="preserve"> </w:delText>
        </w:r>
      </w:del>
      <w:r>
        <w:rPr>
          <w:rFonts w:ascii="FontbitDavid" w:hAnsi="FontbitDavid"/>
          <w:sz w:val="24"/>
          <w:rtl/>
        </w:rPr>
        <w:t xml:space="preserve">משום ד</w:t>
      </w:r>
      <w:r>
        <w:rPr>
          <w:rFonts w:ascii="FontbitDavid" w:hAnsi="FontbitDavid" w:hint="cs"/>
          <w:sz w:val="24"/>
          <w:rtl/>
        </w:rPr>
        <w:t>ב</w:t>
      </w:r>
      <w:r w:rsidRPr="00B078C3">
        <w:rPr>
          <w:rFonts w:ascii="FontbitDavid" w:hAnsi="FontbitDavid"/>
          <w:sz w:val="24"/>
          <w:rtl/>
        </w:rPr>
        <w:t xml:space="preserve">עי </w:t>
      </w:r>
      <w:ins w:id="98033" w:author="מנוע מכני" w:date="2026-10-11T12:04:39Z">
        <w:r>
          <w:rPr>
            <w:rFonts w:ascii="FontbitDavid" w:hAnsi="FontbitDavid"/>
            <w:sz w:val="24"/>
            <w:rtl/>
          </w:rPr>
          <w:t xml:space="preserve">לשונה</w:t>
        </w:r>
      </w:ins>
      <w:del w:id="98034" w:author="מנוע מכני" w:date="2026-10-11T12:04:39Z">
        <w:r w:rsidRPr="00B078C3">
          <w:rPr>
            <w:rFonts w:ascii="FontbitDavid" w:hAnsi="FontbitDavid"/>
            <w:sz w:val="24"/>
            <w:rtl/>
          </w:rPr>
          <w:delText xml:space="preserve">למתני</w:delText>
        </w:r>
      </w:del>
      <w:r w:rsidRPr="00B078C3">
        <w:rPr>
          <w:rFonts w:ascii="FontbitDavid" w:hAnsi="FontbitDavid"/>
          <w:sz w:val="24"/>
          <w:rtl/>
        </w:rPr>
        <w:t xml:space="preserve"> כיוצא בו.</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47" w:author="קלוד" w:date="2026-10-11T09:07:21Z"/>
        </w:rPr>
      </w:pPr>
      <w:ins w:id="20346" w:author="קלוד" w:date="2026-10-11T09:07:21Z">
        <w:r>
          <w:t xml:space="preserve">משנה ב</w:t>
        </w:r>
      </w:ins>
    </w:p>
    <w:p w:rsidR="00E403F0" w:rsidRPr="00D65BEC" w:rsidRDefault="00E403F0" w:rsidP="00E403F0">
      <w:pPr>
        <w:pStyle w:val="afff9"/>
        <w:rPr>
          <w:del w:id="20221" w:author="קלוד" w:date="2026-10-11T09:07:21Z"/>
          <w:rtl/>
        </w:rPr>
      </w:pPr>
      <w:del w:id="20220" w:author="קלוד" w:date="2026-10-11T09:07:21Z">
        <w:r w:rsidRPr="00D65BEC">
          <w:rPr>
            <w:rtl/>
          </w:rPr>
          <w:delText xml:space="preserve">מתני'.</w:delText>
        </w:r>
      </w:del>
    </w:p>
    <w:p w:rsidR="00E403F0" w:rsidRPr="00D65BEC" w:rsidRDefault="00E403F0" w:rsidP="00E403F0">
      <w:pPr>
        <w:pStyle w:val="afff9"/>
        <w:spacing w:before="120"/>
        <w:rPr>
          <w:rtl/>
        </w:rPr>
        <w:pPrChange w:id="90031" w:author="קלוד" w:date="2026-10-11T12:09:42Z">
          <w:pPr>
            <w:pStyle w:val="afff9"/>
          </w:pPr>
        </w:pPrChange>
      </w:pPr>
      <w:r w:rsidRPr="00D65BEC">
        <w:rPr>
          <w:rtl/>
        </w:rPr>
        <w:t>כיוצא בו: כל כלי חרס שהוא מכניס - מוציא, ויש שמוציא ואינו מכניס.</w:t>
      </w:r>
    </w:p>
    <w:p w:rsidR="00E403F0" w:rsidRPr="00D65BEC" w:rsidRDefault="00E403F0" w:rsidP="00E403F0">
      <w:pPr>
        <w:pStyle w:val="afff9"/>
        <w:rPr>
          <w:rtl/>
        </w:rPr>
      </w:pPr>
      <w:r w:rsidRPr="00D65BEC">
        <w:rPr>
          <w:rtl/>
        </w:rPr>
        <w:t>כל אבר שיש בו צפורן - יש בו עצם, ויש שיש בו עצם ואין בו צפורן.</w:t>
      </w:r>
    </w:p>
    <w:p w:rsidR="00E403F0" w:rsidRPr="00D65BEC" w:rsidRDefault="00E403F0" w:rsidP="00E403F0">
      <w:pPr>
        <w:pStyle w:val="afff9"/>
        <w:rPr>
          <w:rtl/>
        </w:rPr>
      </w:pPr>
      <w:r w:rsidRPr="00D65BEC">
        <w:rPr>
          <w:rtl/>
        </w:rPr>
        <w:t>כל המטמא מדרס - מטמא טמא מת, ויש שמטמא טמא מת ואינו מטמא מדרס.</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59" w:author="קלוד" w:date="2026-10-11T12:23:38Z"/>
        </w:rPr>
      </w:pPr>
      <w:ins w:id="90260" w:author="קלוד" w:date="2026-10-11T12:23:38Z">
        <w:r>
          <w:rPr>
            <w:color w:val="7B3F00"/>
          </w:rPr>
          <w:t xml:space="preserve">כלי חרס - כונס משקה או מוציא משקה</w:t>
        </w:r>
      </w:ins>
    </w:p>
    <w:p w:rsidR="00E403F0" w:rsidRPr="00B078C3" w:rsidRDefault="00E403F0" w:rsidP="00E403F0">
      <w:pPr>
        <w:rPr>
          <w:rFonts w:ascii="FontbitDavid" w:hAnsi="FontbitDavid"/>
          <w:sz w:val="24"/>
          <w:rtl/>
        </w:rPr>
      </w:pPr>
      <w:r w:rsidRPr="00B078C3">
        <w:rPr>
          <w:rFonts w:ascii="FontbitDavid" w:hAnsi="FontbitDavid"/>
          <w:sz w:val="24"/>
          <w:rtl/>
        </w:rPr>
        <w:t>מכניס - פסול למי חטאת, ופסול משום גסטרא,</w:t>
      </w:r>
    </w:p>
    <w:p w:rsidR="00E403F0" w:rsidRPr="00B078C3" w:rsidRDefault="00E403F0" w:rsidP="00E403F0">
      <w:pPr>
        <w:rPr>
          <w:rFonts w:ascii="FontbitDavid" w:hAnsi="FontbitDavid"/>
          <w:sz w:val="24"/>
          <w:rtl/>
        </w:rPr>
      </w:pPr>
      <w:r w:rsidRPr="00B078C3">
        <w:rPr>
          <w:rFonts w:ascii="FontbitDavid" w:hAnsi="FontbitDavid"/>
          <w:sz w:val="24"/>
          <w:rtl/>
        </w:rPr>
        <w:t>מוציא - כשר למי חטאת, ופסול משום גסטרא.</w:t>
      </w:r>
    </w:p>
    <w:p>
      <w:pPr>
        <w:pStyle w:val="38"/>
        <w:rPr>
          <w:ins w:id="100662" w:author="מנוע מכני" w:date="2026-10-11T12:04:39Z"/>
        </w:rPr>
      </w:pPr>
      <w:ins w:id="92003" w:author="מנוע מכני" w:date="2026-10-11T12:04:39Z">
        <w:r>
          <w:t xml:space="preserve">א"ר</w:t>
        </w:r>
      </w:ins>
      <w:del w:id="92004" w:author="מנוע מכני" w:date="2026-10-11T12:04:39Z">
        <w:r w:rsidRPr="00017C1D">
          <w:delText xml:space="preserve">א''ר</w:delText>
        </w:r>
      </w:del>
      <w:r w:rsidRPr="00017C1D">
        <w:t xml:space="preserve"> אסי, שונין:</w:t>
      </w:r>
    </w:p>
    <w:p w:rsidR="00E403F0" w:rsidRPr="00017C1D" w:rsidRDefault="00E403F0" w:rsidP="00E403F0">
      <w:pPr>
        <w:rPr>
          <w:rFonts w:ascii="FontbitDavid" w:hAnsi="FontbitDavid"/>
          <w:spacing w:val="-4"/>
          <w:sz w:val="24"/>
          <w:rtl/>
        </w:rPr>
      </w:pPr>
      <w:del w:id="100663"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כלי חרס שיעורו בכונס משקה, ולא אמרו מוציא משקה אלא לענין גסטרא בלבד.</w:t>
      </w:r>
    </w:p>
    <w:p>
      <w:pPr>
        <w:pStyle w:val="38"/>
        <w:rPr>
          <w:ins w:id="100664" w:author="מנוע מכני" w:date="2026-10-11T12:04:39Z"/>
        </w:rPr>
      </w:pPr>
      <w:r w:rsidRPr="00B078C3">
        <w:t xml:space="preserve">וטעמא כ</w:t>
      </w:r>
      <w:ins w:id="92005" w:author="מנוע מכני" w:date="2026-10-11T12:04:39Z">
        <w:r>
          <w:t xml:space="preserve">מ"ז</w:t>
        </w:r>
      </w:ins>
      <w:del w:id="92006" w:author="מנוע מכני" w:date="2026-10-11T12:04:39Z">
        <w:r w:rsidRPr="00B078C3">
          <w:delText xml:space="preserve">מ''ז</w:delText>
        </w:r>
      </w:del>
      <w:r w:rsidRPr="00B078C3">
        <w:t xml:space="preserve"> בריה ד</w:t>
      </w:r>
      <w:ins w:id="92007" w:author="מנוע מכני" w:date="2026-10-11T12:04:39Z">
        <w:r>
          <w:t xml:space="preserve">ר"נ</w:t>
        </w:r>
      </w:ins>
      <w:del w:id="92008" w:author="מנוע מכני" w:date="2026-10-11T12:04:39Z">
        <w:r w:rsidRPr="00B078C3">
          <w:delText xml:space="preserve">ר''נ</w:delText>
        </w:r>
      </w:del>
      <w:r w:rsidRPr="00B078C3">
        <w:t xml:space="preserve">:</w:t>
      </w:r>
    </w:p>
    <w:p w:rsidR="00E403F0" w:rsidRPr="00B078C3" w:rsidRDefault="00E403F0" w:rsidP="00E403F0">
      <w:pPr>
        <w:rPr>
          <w:rFonts w:ascii="FontbitDavid" w:hAnsi="FontbitDavid"/>
          <w:sz w:val="24"/>
          <w:rtl/>
        </w:rPr>
      </w:pPr>
      <w:del w:id="1006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לפי שאין אומרים הבא גסטרא לגסטרא.</w:t>
      </w:r>
    </w:p>
    <w:p>
      <w:pPr>
        <w:pStyle w:val="afffff8"/>
        <w:rPr>
          <w:ins w:id="90257" w:author="קלוד" w:date="2026-10-11T12:23:38Z"/>
        </w:rPr>
      </w:pPr>
      <w:ins w:id="90258" w:author="קלוד" w:date="2026-10-11T12:23:38Z">
        <w:r>
          <w:rPr>
            <w:color w:val="7B3F00"/>
          </w:rPr>
          <w:t xml:space="preserve">אופן הבדיקה - עריבה מלאה מים, אור או רמץ</w:t>
        </w:r>
      </w:ins>
    </w:p>
    <w:p>
      <w:pPr>
        <w:pStyle w:val="38"/>
        <w:rPr>
          <w:ins w:id="100666" w:author="מנוע מכני" w:date="2026-10-11T12:04:39Z"/>
        </w:rPr>
      </w:pPr>
      <w:ins w:id="92009" w:author="מנוע מכני" w:date="2026-10-11T12:04:39Z">
        <w:r>
          <w:t xml:space="preserve">ת"ר</w:t>
        </w:r>
      </w:ins>
      <w:del w:id="92010" w:author="מנוע מכני" w:date="2026-10-11T12:04:39Z">
        <w:r w:rsidRPr="00B078C3">
          <w:delText xml:space="preserve">ת''ר</w:delText>
        </w:r>
      </w:del>
      <w:r w:rsidRPr="00B078C3">
        <w:t xml:space="preserve">:</w:t>
      </w:r>
    </w:p>
    <w:p w:rsidR="00E403F0" w:rsidRPr="00B078C3" w:rsidRDefault="00E403F0" w:rsidP="00E403F0">
      <w:pPr>
        <w:rPr>
          <w:rFonts w:ascii="FontbitDavid" w:hAnsi="FontbitDavid"/>
          <w:sz w:val="24"/>
          <w:rtl/>
        </w:rPr>
      </w:pPr>
      <w:del w:id="1006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כיצד בודקין כלי חרס לידע אם ניקב בכונס משקה אם </w:t>
      </w:r>
      <w:ins w:id="94305" w:author="מנוע מכני" w:date="2026-10-11T12:04:39Z">
        <w:r>
          <w:rPr>
            <w:rFonts w:ascii="FontbitDavid" w:hAnsi="FontbitDavid"/>
            <w:sz w:val="24"/>
            <w:rtl/>
          </w:rPr>
          <w:t xml:space="preserve">לא</w:t>
        </w:r>
      </w:ins>
      <w:del w:id="9430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יביא עריבה מלאה מים ונותן קדרה לתוכה, אם כנסה - בידוע שכונס משקה, ואם </w:t>
      </w:r>
      <w:ins w:id="94307" w:author="מנוע מכני" w:date="2026-10-11T12:04:39Z">
        <w:r>
          <w:rPr>
            <w:rFonts w:ascii="FontbitDavid" w:hAnsi="FontbitDavid"/>
            <w:sz w:val="24"/>
            <w:rtl/>
          </w:rPr>
          <w:t xml:space="preserve">לא</w:t>
        </w:r>
      </w:ins>
      <w:del w:id="9430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בידוע שמוציא משקה.</w:t>
      </w:r>
    </w:p>
    <w:p>
      <w:pPr>
        <w:pStyle w:val="38"/>
        <w:rPr>
          <w:ins w:id="100668" w:author="מנוע מכני" w:date="2026-10-11T12:04:39Z"/>
        </w:rPr>
      </w:pPr>
      <w:ins w:id="92011" w:author="מנוע מכני" w:date="2026-10-11T12:04:39Z">
        <w:r>
          <w:t xml:space="preserve">ר"י</w:t>
        </w:r>
      </w:ins>
      <w:del w:id="92012" w:author="מנוע מכני" w:date="2026-10-11T12:04:39Z">
        <w:r w:rsidRPr="00B078C3">
          <w:delText xml:space="preserve">ר''י</w:delText>
        </w:r>
      </w:del>
      <w:del w:id="101774"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66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כופף אזני קדרה ל</w:t>
      </w:r>
      <w:r>
        <w:rPr>
          <w:rFonts w:ascii="FontbitDavid" w:hAnsi="FontbitDavid"/>
          <w:sz w:val="24"/>
          <w:rtl/>
        </w:rPr>
        <w:t xml:space="preserve">תוכה, ומציף </w:t>
      </w:r>
      <w:ins w:id="95933" w:author="מנוע מכני" w:date="2026-10-11T12:04:39Z">
        <w:r>
          <w:rPr>
            <w:rFonts w:ascii="FontbitDavid" w:hAnsi="FontbitDavid"/>
            <w:sz w:val="24"/>
            <w:rtl/>
          </w:rPr>
          <w:t xml:space="preserve">עליו</w:t>
        </w:r>
      </w:ins>
      <w:del w:id="95934" w:author="מנוע מכני" w:date="2026-10-11T12:04:39Z">
        <w:r>
          <w:rPr>
            <w:rFonts w:ascii="FontbitDavid" w:hAnsi="FontbitDavid"/>
            <w:sz w:val="24"/>
            <w:rtl/>
          </w:rPr>
          <w:delText xml:space="preserve">עליה</w:delText>
        </w:r>
      </w:del>
      <w:r>
        <w:rPr>
          <w:rFonts w:ascii="FontbitDavid" w:hAnsi="FontbitDavid"/>
          <w:sz w:val="24"/>
          <w:rtl/>
        </w:rPr>
        <w:t xml:space="preserve"> מים, ואם כונס</w:t>
      </w:r>
      <w:r w:rsidRPr="00B078C3">
        <w:rPr>
          <w:rFonts w:ascii="FontbitDavid" w:hAnsi="FontbitDavid"/>
          <w:sz w:val="24"/>
          <w:rtl/>
        </w:rPr>
        <w:t xml:space="preserve"> בידוע שכונס משקה, ואם </w:t>
      </w:r>
      <w:ins w:id="94309" w:author="מנוע מכני" w:date="2026-10-11T12:04:39Z">
        <w:r>
          <w:rPr>
            <w:rFonts w:ascii="FontbitDavid" w:hAnsi="FontbitDavid"/>
            <w:sz w:val="24"/>
            <w:rtl/>
          </w:rPr>
          <w:t xml:space="preserve">לא</w:t>
        </w:r>
      </w:ins>
      <w:del w:id="94310"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בידוע שמוציא משקה.</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או שופתה על גבי האור, אם האור מעמידה בידוע שמוציא משקה, ואם </w:t>
      </w:r>
      <w:ins w:id="94311" w:author="מנוע מכני" w:date="2026-10-11T12:04:39Z">
        <w:r>
          <w:rPr>
            <w:rFonts w:ascii="FontbitDavid" w:hAnsi="FontbitDavid"/>
            <w:spacing w:val="-4"/>
            <w:sz w:val="24"/>
            <w:rtl/>
          </w:rPr>
          <w:t xml:space="preserve">לא</w:t>
        </w:r>
      </w:ins>
      <w:del w:id="94312" w:author="מנוע מכני" w:date="2026-10-11T12:04:39Z">
        <w:r w:rsidRPr="00017C1D">
          <w:rPr>
            <w:rFonts w:ascii="FontbitDavid" w:hAnsi="FontbitDavid"/>
            <w:spacing w:val="-4"/>
            <w:sz w:val="24"/>
            <w:rtl/>
          </w:rPr>
          <w:delText xml:space="preserve">לאו</w:delText>
        </w:r>
      </w:del>
      <w:r w:rsidRPr="00017C1D">
        <w:rPr>
          <w:rFonts w:ascii="FontbitDavid" w:hAnsi="FontbitDavid"/>
          <w:spacing w:val="-4"/>
          <w:sz w:val="24"/>
          <w:rtl/>
        </w:rPr>
        <w:t xml:space="preserve"> בידוע שמכניס משקה.</w:t>
      </w:r>
    </w:p>
    <w:p>
      <w:pPr>
        <w:pStyle w:val="38"/>
        <w:rPr>
          <w:ins w:id="100670" w:author="מנוע מכני" w:date="2026-10-11T12:04:39Z"/>
        </w:rPr>
      </w:pPr>
      <w:r w:rsidRPr="00B078C3">
        <w:t>ר' יוסי</w:t>
      </w:r>
      <w:del w:id="101775" w:author="מנוע מכני" w:date="2026-10-11T12:04:39Z">
        <w:r>
          <w:delText xml:space="preserve"> אומר</w:delText>
        </w:r>
      </w:del>
      <w:r>
        <w:t xml:space="preserve">:</w:t>
      </w:r>
    </w:p>
    <w:p w:rsidR="00E403F0" w:rsidRDefault="00E403F0" w:rsidP="00E403F0">
      <w:pPr>
        <w:rPr>
          <w:rFonts w:ascii="FontbitDavid" w:hAnsi="FontbitDavid"/>
          <w:sz w:val="24"/>
          <w:rtl/>
        </w:rPr>
      </w:pPr>
      <w:del w:id="100671" w:author="מנוע מכני" w:date="2026-10-11T12:04:39Z">
        <w:r>
          <w:rPr>
            <w:rFonts w:ascii="FontbitDavid" w:hAnsi="FontbitDavid"/>
            <w:sz w:val="24"/>
            <w:rtl/>
          </w:rPr>
          <w:delText xml:space="preserve"> </w:delText>
        </w:r>
      </w:del>
      <w:r>
        <w:rPr>
          <w:rFonts w:ascii="FontbitDavid" w:hAnsi="FontbitDavid"/>
          <w:sz w:val="24"/>
          <w:rtl/>
        </w:rPr>
        <w:t xml:space="preserve">אף </w:t>
      </w:r>
      <w:r>
        <w:rPr>
          <w:rFonts w:ascii="FontbitDavid" w:hAnsi="FontbitDavid"/>
          <w:sz w:val="24"/>
          <w:rtl/>
        </w:rPr>
        <w:t xml:space="preserve">לא</w:t>
      </w:r>
      <w:r>
        <w:rPr>
          <w:rFonts w:ascii="FontbitDavid" w:hAnsi="FontbitDavid"/>
          <w:sz w:val="24"/>
          <w:rtl/>
        </w:rPr>
        <w:t xml:space="preserve"> שופתה על גבי האור</w:t>
      </w:r>
      <w:r w:rsidRPr="00B078C3">
        <w:rPr>
          <w:rFonts w:ascii="FontbitDavid" w:hAnsi="FontbitDavid"/>
          <w:sz w:val="24"/>
          <w:rtl/>
        </w:rPr>
        <w:t xml:space="preserve"> מפני שהאור מעמידה, אלא שופתה על גבי הרמץ,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del w:id="92874"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אם רמץ מעמידה - בידוע שמוציא משקה, ואם </w:t>
      </w:r>
      <w:ins w:id="94313" w:author="מנוע מכני" w:date="2026-10-11T12:04:39Z">
        <w:r>
          <w:rPr>
            <w:rFonts w:ascii="FontbitDavid" w:hAnsi="FontbitDavid"/>
            <w:sz w:val="24"/>
            <w:rtl/>
          </w:rPr>
          <w:t xml:space="preserve">לא</w:t>
        </w:r>
      </w:ins>
      <w:del w:id="9431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בידוע שכונס משקה.</w:t>
      </w:r>
    </w:p>
    <w:p w:rsidR="00E403F0" w:rsidRPr="00B078C3" w:rsidRDefault="00E403F0" w:rsidP="00E403F0">
      <w:pPr>
        <w:rPr>
          <w:rFonts w:ascii="FontbitDavid" w:hAnsi="FontbitDavid"/>
          <w:sz w:val="24"/>
          <w:rtl/>
        </w:rPr>
      </w:pPr>
      <w:r w:rsidRPr="00B078C3">
        <w:rPr>
          <w:rFonts w:ascii="FontbitDavid" w:hAnsi="FontbitDavid"/>
          <w:sz w:val="24"/>
          <w:rtl/>
        </w:rPr>
        <w:t>היה טורד טיפה אחר טיפה - בידוע שכונס משקה.</w:t>
      </w:r>
    </w:p>
    <w:p>
      <w:pPr>
        <w:pStyle w:val="38"/>
        <w:rPr>
          <w:ins w:id="100672" w:author="מנוע מכני" w:date="2026-10-11T12:04:39Z"/>
        </w:rPr>
      </w:pPr>
      <w:r>
        <w:t xml:space="preserve">עולא:</w:t>
      </w:r>
    </w:p>
    <w:p w:rsidR="00E403F0" w:rsidRPr="00B078C3" w:rsidRDefault="00E403F0" w:rsidP="00E403F0">
      <w:pPr>
        <w:rPr>
          <w:rFonts w:ascii="FontbitDavid" w:hAnsi="FontbitDavid"/>
          <w:sz w:val="24"/>
          <w:rtl/>
        </w:rPr>
      </w:pPr>
      <w:del w:id="100673" w:author="מנוע מכני" w:date="2026-10-11T12:04:39Z">
        <w:r>
          <w:rPr>
            <w:rFonts w:ascii="FontbitDavid" w:hAnsi="FontbitDavid" w:hint="cs"/>
            <w:sz w:val="24"/>
            <w:rtl/>
          </w:rPr>
          <w:delText xml:space="preserve"> </w:delText>
        </w:r>
      </w:del>
      <w:ins w:id="94315" w:author="מנוע מכני" w:date="2026-10-11T12:04:39Z">
        <w:r>
          <w:rPr>
            <w:rFonts w:ascii="FontbitDavid" w:hAnsi="FontbitDavid"/>
            <w:sz w:val="24"/>
            <w:rtl/>
          </w:rPr>
          <w:t xml:space="preserve">יש</w:t>
        </w:r>
      </w:ins>
      <w:del w:id="94316"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235" w:author="Claude - סמנטי" w:date="2026-10-11T12:19:29Z">
        <w:r>
          <w:rPr>
            <w:rFonts w:ascii="FontbitDavid" w:hAnsi="FontbitDavid" w:hint="cs"/>
            <w:sz w:val="24"/>
            <w:rtl/>
          </w:rPr>
          <w:t xml:space="preserve">ביניהם</w:t>
        </w:r>
      </w:ins>
      <w:del w:id="90236" w:author="Claude - סמנטי" w:date="2026-10-11T12:19:29Z">
        <w:r>
          <w:rPr>
            <w:rFonts w:ascii="FontbitDavid" w:hAnsi="FontbitDavid" w:hint="cs"/>
            <w:sz w:val="24"/>
            <w:rtl/>
          </w:rPr>
          <w:delText xml:space="preserve">בנייהו</w:delText>
        </w:r>
      </w:del>
      <w:r>
        <w:rPr>
          <w:rFonts w:ascii="FontbitDavid" w:hAnsi="FontbitDavid" w:hint="cs"/>
          <w:sz w:val="24"/>
          <w:rtl/>
        </w:rPr>
        <w:t xml:space="preserve"> - </w:t>
      </w:r>
      <w:r w:rsidRPr="00B078C3">
        <w:rPr>
          <w:rFonts w:ascii="FontbitDavid" w:hAnsi="FontbitDavid"/>
          <w:sz w:val="24"/>
          <w:rtl/>
        </w:rPr>
        <w:t xml:space="preserve">בין </w:t>
      </w:r>
      <w:r w:rsidRPr="00B078C3">
        <w:rPr>
          <w:rStyle w:val="2fb"/>
          <w:rFonts w:ascii="FontbitDavid" w:hAnsi="FontbitDavid"/>
          <w:sz w:val="24"/>
          <w:rtl/>
        </w:rPr>
        <w:t xml:space="preserve">ת"ק</w:t>
      </w:r>
      <w:r w:rsidRPr="00B078C3">
        <w:rPr>
          <w:rFonts w:ascii="FontbitDavid" w:hAnsi="FontbitDavid"/>
          <w:sz w:val="24"/>
          <w:rtl/>
        </w:rPr>
        <w:t xml:space="preserve"> </w:t>
      </w:r>
      <w:r w:rsidRPr="00B078C3">
        <w:rPr>
          <w:rStyle w:val="2fb"/>
          <w:rFonts w:ascii="FontbitDavid" w:hAnsi="FontbitDavid"/>
          <w:sz w:val="24"/>
          <w:rtl/>
        </w:rPr>
        <w:t xml:space="preserve">ל</w:t>
      </w:r>
      <w:ins w:id="92013" w:author="מנוע מכני" w:date="2026-10-11T12:04:39Z">
        <w:r>
          <w:rPr>
            <w:rStyle w:val="2fb"/>
            <w:rFonts w:ascii="FontbitDavid" w:hAnsi="FontbitDavid"/>
            <w:sz w:val="24"/>
            <w:rtl/>
          </w:rPr>
          <w:t xml:space="preserve">ר"י</w:t>
        </w:r>
      </w:ins>
      <w:del w:id="92014"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w:delText>
        </w:r>
        <w:r w:rsidRPr="00B078C3">
          <w:rPr>
            <w:rFonts w:ascii="FontbitDavid" w:hAnsi="FontbitDavid"/>
            <w:sz w:val="24"/>
            <w:rtl/>
          </w:rPr>
          <w:delText xml:space="preserve">'</w:delText>
        </w:r>
        <w:r>
          <w:rPr>
            <w:rFonts w:ascii="FontbitDavid" w:hAnsi="FontbitDavid" w:hint="cs"/>
            <w:sz w:val="24"/>
            <w:rtl/>
          </w:rPr>
          <w:delText xml:space="preserve">י</w:delText>
        </w:r>
      </w:del>
      <w:r w:rsidRPr="00B078C3">
        <w:rPr>
          <w:rFonts w:ascii="FontbitDavid" w:hAnsi="FontbitDavid"/>
          <w:sz w:val="24"/>
          <w:rtl/>
        </w:rPr>
        <w:t xml:space="preserve"> </w:t>
      </w:r>
      <w:r>
        <w:rPr>
          <w:rFonts w:ascii="FontbitDavid" w:hAnsi="FontbitDavid" w:hint="cs"/>
          <w:sz w:val="24"/>
          <w:rtl/>
        </w:rPr>
        <w:t xml:space="preserve">- </w:t>
      </w:r>
      <w:r w:rsidRPr="00B078C3">
        <w:rPr>
          <w:rFonts w:ascii="FontbitDavid" w:hAnsi="FontbitDavid"/>
          <w:sz w:val="24"/>
          <w:rtl/>
        </w:rPr>
        <w:t>כינוס על ידי הדחק.</w:t>
      </w:r>
    </w:p>
    <w:p w:rsidR="00E403F0" w:rsidRPr="00B078C3" w:rsidRDefault="00E403F0" w:rsidP="00E403F0">
      <w:pPr>
        <w:jc w:val="center"/>
        <w:rPr>
          <w:del w:id="90124" w:author="מנוע עיצוב" w:date="2026-10-11T12:09:26Z"/>
          <w:rFonts w:ascii="FontbitDavid" w:hAnsi="FontbitDavid"/>
          <w:sz w:val="24"/>
          <w:rtl/>
        </w:rPr>
      </w:pPr>
      <w:del w:id="9012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15" w:author="קלוד" w:date="2026-10-11T09:07:21Z">
          <w:pPr>
            <w:pStyle w:val="affff1"/>
            <w:rPr>
              <w:rtl/>
            </w:rPr>
          </w:pPr>
        </w:pPrChange>
      </w:pPr>
      <w:ins w:id="9861" w:author="מספור קטעי משנה" w:date="2026-10-11T09:25:19Z">
        <w:r>
          <w:rPr>
            <w:rStyle w:val="MisparKeta"/>
          </w:rPr>
          <w:t xml:space="preserve">ב. </w:t>
        </w:r>
      </w:ins>
      <w:r w:rsidRPr="00B078C3">
        <w:rPr>
          <w:rtl/>
        </w:rPr>
        <w:t>כל אבר שיש בו צפורן וכו'.</w:t>
      </w:r>
    </w:p>
    <w:p w:rsidR="00E403F0" w:rsidRPr="00B078C3" w:rsidRDefault="00E403F0" w:rsidP="00E403F0">
      <w:pPr>
        <w:rPr>
          <w:rFonts w:ascii="FontbitDavid" w:hAnsi="FontbitDavid"/>
          <w:sz w:val="24"/>
          <w:rtl/>
        </w:rPr>
      </w:pPr>
      <w:r w:rsidRPr="00B078C3">
        <w:rPr>
          <w:rFonts w:ascii="FontbitDavid" w:hAnsi="FontbitDavid"/>
          <w:sz w:val="24"/>
          <w:rtl/>
        </w:rPr>
        <w:t xml:space="preserve">יש בו צפורן - מטמא במגע ובמשא ובאהל, </w:t>
      </w:r>
    </w:p>
    <w:p w:rsidR="00E403F0" w:rsidRPr="00B078C3" w:rsidRDefault="00E403F0" w:rsidP="00E403F0">
      <w:pPr>
        <w:rPr>
          <w:rFonts w:ascii="FontbitDavid" w:hAnsi="FontbitDavid"/>
          <w:sz w:val="24"/>
          <w:rtl/>
        </w:rPr>
      </w:pPr>
      <w:r w:rsidRPr="00B078C3">
        <w:rPr>
          <w:rFonts w:ascii="FontbitDavid" w:hAnsi="FontbitDavid"/>
          <w:sz w:val="24"/>
          <w:rtl/>
        </w:rPr>
        <w:t>יש בו עצם ואין בו צפורן - מטמא במגע ובמשא, ואינו מטמא באהל.</w:t>
      </w:r>
    </w:p>
    <w:p>
      <w:pPr>
        <w:pStyle w:val="afffff8"/>
        <w:rPr>
          <w:ins w:id="90255" w:author="קלוד" w:date="2026-10-11T12:23:38Z"/>
        </w:rPr>
      </w:pPr>
      <w:ins w:id="90256" w:author="קלוד" w:date="2026-10-11T12:23:38Z">
        <w:r>
          <w:rPr>
            <w:color w:val="7B3F00"/>
          </w:rPr>
          <w:t xml:space="preserve">אצבע יתרה - עצם בלי צפורן מטמאה במגע ובמשא</w:t>
        </w:r>
      </w:ins>
    </w:p>
    <w:p w:rsidR="00E403F0" w:rsidRPr="00B078C3" w:rsidRDefault="00E403F0" w:rsidP="00E403F0">
      <w:pPr>
        <w:rPr>
          <w:rFonts w:ascii="FontbitDavid" w:hAnsi="FontbitDavid"/>
          <w:sz w:val="24"/>
          <w:rtl/>
        </w:rPr>
      </w:pPr>
      <w:ins w:id="92015" w:author="מנוע מכני" w:date="2026-10-11T12:04:39Z">
        <w:r>
          <w:rPr>
            <w:rFonts w:ascii="FontbitDavid" w:hAnsi="FontbitDavid"/>
            <w:sz w:val="24"/>
            <w:rtl/>
          </w:rPr>
          <w:t xml:space="preserve">א"ר</w:t>
        </w:r>
      </w:ins>
      <w:del w:id="92016" w:author="מנוע מכני" w:date="2026-10-11T12:04:39Z">
        <w:r w:rsidRPr="00B078C3">
          <w:rPr>
            <w:rFonts w:ascii="FontbitDavid" w:hAnsi="FontbitDavid"/>
            <w:sz w:val="24"/>
            <w:rtl/>
          </w:rPr>
          <w:lastRenderedPageBreak/>
          <w:delText xml:space="preserve">א''ר</w:delText>
        </w:r>
      </w:del>
      <w:r w:rsidRPr="00B078C3">
        <w:rPr>
          <w:rFonts w:ascii="FontbitDavid" w:hAnsi="FontbitDavid"/>
          <w:sz w:val="24"/>
          <w:rtl/>
        </w:rPr>
        <w:lastRenderedPageBreak/>
        <w:t xml:space="preserve"> חסדא, דבר זה רבינו הגדול</w:t>
      </w:r>
      <w:r>
        <w:rPr>
          <w:rFonts w:ascii="FontbitDavid" w:hAnsi="FontbitDavid" w:hint="cs"/>
          <w:sz w:val="24"/>
          <w:rtl/>
        </w:rPr>
        <w:t xml:space="preserve">[</w:t>
      </w:r>
      <w:r>
        <w:rPr>
          <w:rStyle w:val="2fb"/>
          <w:rFonts w:ascii="FontbitDavid" w:hAnsi="FontbitDavid" w:hint="cs"/>
          <w:sz w:val="24"/>
          <w:rtl/>
        </w:rPr>
        <w:t xml:space="preserve">רב</w:t>
      </w:r>
      <w:r>
        <w:rPr>
          <w:rFonts w:ascii="FontbitDavid" w:hAnsi="FontbitDavid" w:hint="cs"/>
          <w:sz w:val="24"/>
          <w:rtl/>
        </w:rPr>
        <w:t xml:space="preserve">]</w:t>
      </w:r>
      <w:r w:rsidRPr="00B078C3">
        <w:rPr>
          <w:rFonts w:ascii="FontbitDavid" w:hAnsi="FontbitDavid"/>
          <w:sz w:val="24"/>
          <w:rtl/>
        </w:rPr>
        <w:t xml:space="preserve"> אמרו, המקום יהיה בעזרו: אצבע יתרה שיש בו עצם ואין בו צפורן - מטמא במגע ובמשא, ואינו מטמא באהל.</w:t>
      </w:r>
    </w:p>
    <w:p>
      <w:pPr>
        <w:pStyle w:val="38"/>
        <w:rPr>
          <w:ins w:id="100674" w:author="מנוע מכני" w:date="2026-10-11T12:04:39Z"/>
        </w:rPr>
      </w:pPr>
      <w:r w:rsidRPr="00B078C3">
        <w:t xml:space="preserve">רב</w:t>
      </w:r>
      <w:ins w:id="92017" w:author="מנוע מכני" w:date="2026-10-11T12:04:39Z">
        <w:r>
          <w:t xml:space="preserve">ב"ח</w:t>
        </w:r>
      </w:ins>
      <w:del w:id="92018" w:author="מנוע מכני" w:date="2026-10-11T12:04:39Z">
        <w:r w:rsidRPr="00B078C3">
          <w:delText xml:space="preserve">ב''ח</w:delText>
        </w:r>
      </w:del>
      <w:r w:rsidRPr="00B078C3">
        <w:t xml:space="preserve"> מר</w:t>
      </w:r>
      <w:ins w:id="92019" w:author="מנוע מכני" w:date="2026-10-11T12:04:39Z">
        <w:r>
          <w:t xml:space="preserve">י"ו</w:t>
        </w:r>
      </w:ins>
      <w:del w:id="92020" w:author="מנוע מכני" w:date="2026-10-11T12:04:39Z">
        <w:r w:rsidRPr="00B078C3">
          <w:delText xml:space="preserve">י''ו</w:delText>
        </w:r>
      </w:del>
      <w:r w:rsidRPr="00B078C3">
        <w:t xml:space="preserve">:</w:t>
      </w:r>
    </w:p>
    <w:p w:rsidR="00E403F0" w:rsidRPr="00B078C3" w:rsidRDefault="00E403F0" w:rsidP="00E403F0">
      <w:pPr>
        <w:rPr>
          <w:rFonts w:ascii="FontbitDavid" w:hAnsi="FontbitDavid"/>
          <w:sz w:val="24"/>
          <w:rtl/>
        </w:rPr>
      </w:pPr>
      <w:del w:id="1006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וכשאינה נספרת על גב היד.</w:t>
      </w:r>
    </w:p>
    <w:p w:rsidR="00E403F0" w:rsidRPr="00B078C3" w:rsidRDefault="00E403F0" w:rsidP="00E403F0">
      <w:pPr>
        <w:jc w:val="center"/>
        <w:rPr>
          <w:del w:id="90126" w:author="מנוע עיצוב" w:date="2026-10-11T12:09:26Z"/>
          <w:rFonts w:ascii="FontbitDavid" w:hAnsi="FontbitDavid"/>
          <w:sz w:val="24"/>
          <w:rtl/>
        </w:rPr>
      </w:pPr>
      <w:del w:id="9012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16" w:author="קלוד" w:date="2026-10-11T09:07:21Z">
          <w:pPr>
            <w:pStyle w:val="affff1"/>
            <w:rPr>
              <w:rtl/>
            </w:rPr>
          </w:pPr>
        </w:pPrChange>
      </w:pPr>
      <w:ins w:id="9862" w:author="מספור קטעי משנה" w:date="2026-10-11T09:25:19Z">
        <w:r>
          <w:rPr>
            <w:rStyle w:val="MisparKeta"/>
          </w:rPr>
          <w:t xml:space="preserve">ב. </w:t>
        </w:r>
      </w:ins>
      <w:r w:rsidRPr="00B078C3">
        <w:rPr>
          <w:rtl/>
        </w:rPr>
        <w:t>כל המטמא מדרס וכו'.</w:t>
      </w:r>
    </w:p>
    <w:p w:rsidR="00E403F0" w:rsidRPr="00B078C3" w:rsidRDefault="00E403F0" w:rsidP="00E403F0">
      <w:pPr>
        <w:rPr>
          <w:rFonts w:ascii="FontbitDavid" w:hAnsi="FontbitDavid"/>
          <w:sz w:val="24"/>
          <w:rtl/>
        </w:rPr>
      </w:pPr>
      <w:r w:rsidRPr="00B078C3">
        <w:rPr>
          <w:rFonts w:ascii="FontbitDavid" w:hAnsi="FontbitDavid"/>
          <w:sz w:val="24"/>
          <w:rtl/>
        </w:rPr>
        <w:t xml:space="preserve">כל דחזי למדרס - מטמא טמא מת, ויש שמטמא טמא מת - ואין מטמא מדרס, </w:t>
      </w:r>
    </w:p>
    <w:p w:rsidR="00E403F0" w:rsidRPr="00017C1D" w:rsidRDefault="00E403F0" w:rsidP="00E403F0">
      <w:pPr>
        <w:pStyle w:val="a3"/>
        <w:rPr>
          <w:spacing w:val="-8"/>
          <w:rtl/>
        </w:rPr>
      </w:pPr>
      <w:r w:rsidRPr="00017C1D">
        <w:rPr>
          <w:spacing w:val="-8"/>
          <w:rtl/>
        </w:rPr>
        <w:t xml:space="preserve">לאתויי סאה ותרקב, </w:t>
      </w:r>
      <w:r w:rsidRPr="00017C1D">
        <w:rPr>
          <w:spacing w:val="-8"/>
          <w:rtl/>
        </w:rPr>
        <w:t xml:space="preserve">דתניא</w:t>
      </w:r>
      <w:r w:rsidRPr="00017C1D">
        <w:rPr>
          <w:spacing w:val="-8"/>
          <w:rtl/>
        </w:rPr>
        <w:t xml:space="preserve">: והיושב על הכלי, יכול כפה סאה וישב </w:t>
      </w:r>
      <w:ins w:id="95935" w:author="מנוע מכני" w:date="2026-10-11T12:04:39Z">
        <w:r>
          <w:rPr>
            <w:spacing w:val="-8"/>
            <w:rtl/>
          </w:rPr>
          <w:t xml:space="preserve">עליו</w:t>
        </w:r>
      </w:ins>
      <w:del w:id="95936" w:author="מנוע מכני" w:date="2026-10-11T12:04:39Z">
        <w:r w:rsidRPr="00017C1D">
          <w:rPr>
            <w:spacing w:val="-8"/>
            <w:rtl/>
          </w:rPr>
          <w:delText xml:space="preserve">עליה</w:delText>
        </w:r>
      </w:del>
      <w:r w:rsidRPr="00017C1D">
        <w:rPr>
          <w:spacing w:val="-8"/>
          <w:rtl/>
        </w:rPr>
        <w:t xml:space="preserve">, או תרקב וישב עליו יהא טמא </w:t>
      </w:r>
    </w:p>
    <w:p w:rsidR="00E403F0" w:rsidRPr="00B078C3" w:rsidRDefault="00E403F0" w:rsidP="00E403F0">
      <w:pPr>
        <w:rPr>
          <w:rFonts w:ascii="FontbitDavid" w:hAnsi="FontbitDavid"/>
          <w:sz w:val="24"/>
          <w:rtl/>
        </w:rPr>
      </w:pPr>
      <w:r w:rsidRPr="00B078C3">
        <w:rPr>
          <w:rFonts w:ascii="FontbitDavid" w:hAnsi="FontbitDavid"/>
          <w:sz w:val="24"/>
          <w:rtl/>
        </w:rPr>
        <w:t xml:space="preserve">- </w:t>
      </w:r>
      <w:r w:rsidRPr="00B078C3">
        <w:rPr>
          <w:rFonts w:ascii="FontbitDavid" w:hAnsi="FontbitDavid"/>
          <w:sz w:val="24"/>
          <w:rtl/>
        </w:rPr>
        <w:t xml:space="preserve">ת"ל</w:t>
      </w:r>
      <w:r>
        <w:rPr>
          <w:rFonts w:ascii="FontbitDavid" w:hAnsi="FontbitDavid"/>
          <w:sz w:val="24"/>
          <w:rtl/>
        </w:rPr>
        <w:t xml:space="preserve"> </w:t>
      </w:r>
      <w:r>
        <w:rPr>
          <w:rStyle w:val="afffff0"/>
          <w:rFonts w:ascii="FontbitDavid" w:hAnsi="FontbitDavid"/>
          <w:sz w:val="24"/>
          <w:rtl/>
          <w:rPrChange w:id="9046" w:author="מנוע פסוקים" w:date="2026-10-11T09:23:42Z">
            <w:rPr>
              <w:rFonts w:ascii="FontbitDavid" w:hAnsi="FontbitDavid"/>
              <w:sz w:val="24"/>
              <w:rtl/>
            </w:rPr>
          </w:rPrChange>
        </w:rPr>
        <w:t xml:space="preserve">אשר ישב עליו הזב</w:t>
      </w:r>
      <w:r>
        <w:rPr>
          <w:rFonts w:ascii="FontbitDavid" w:hAnsi="FontbitDavid"/>
          <w:sz w:val="24"/>
          <w:rtl/>
        </w:rPr>
        <w:t xml:space="preserve"> - מי שמיוחד לישיבה, יצא זה שאומרים לו עמוד ונעשה מלאכתנו.</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49" w:author="קלוד" w:date="2026-10-11T09:07:21Z"/>
        </w:rPr>
      </w:pPr>
      <w:ins w:id="20348" w:author="קלוד" w:date="2026-10-11T09:07:21Z">
        <w:r>
          <w:t xml:space="preserve">משנה ד</w:t>
        </w:r>
      </w:ins>
    </w:p>
    <w:p w:rsidR="00E403F0" w:rsidRPr="00D65BEC" w:rsidRDefault="00E403F0" w:rsidP="00E403F0">
      <w:pPr>
        <w:pStyle w:val="afff9"/>
        <w:spacing w:before="120"/>
        <w:rPr>
          <w:rtl/>
        </w:rPr>
        <w:pPrChange w:id="90032" w:author="קלוד" w:date="2026-10-11T12:09:42Z">
          <w:pPr>
            <w:pStyle w:val="afff9"/>
          </w:pPr>
        </w:pPrChange>
      </w:pPr>
      <w:del w:id="20165" w:author="קלוד" w:date="2026-10-11T09:07:21Z">
        <w:r>
          <w:rPr>
            <w:rtl/>
          </w:rPr>
          <w:delText xml:space="preserve">מתני' </w:delText>
        </w:r>
      </w:del>
      <w:r>
        <w:rPr>
          <w:rtl/>
        </w:rPr>
        <w:t xml:space="preserve">כל הראוי לדון דיני נפשות - ראוי לדון דיני ממונות, </w:t>
      </w:r>
    </w:p>
    <w:p w:rsidR="00E403F0" w:rsidRPr="00D65BEC" w:rsidRDefault="00E403F0" w:rsidP="00E403F0">
      <w:pPr>
        <w:pStyle w:val="afff9"/>
        <w:rPr>
          <w:rtl/>
        </w:rPr>
      </w:pPr>
      <w:r w:rsidRPr="00D65BEC">
        <w:rPr>
          <w:rtl/>
        </w:rPr>
        <w:t>ויש שראוי לדון דיני ממונות ואינו ראוי לדון דיני נפשות.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53" w:author="קלוד" w:date="2026-10-11T12:23:38Z"/>
        </w:rPr>
      </w:pPr>
      <w:ins w:id="90254" w:author="קלוד" w:date="2026-10-11T12:23:38Z">
        <w:r>
          <w:rPr>
            <w:color w:val="7B3F00"/>
          </w:rPr>
          <w:t xml:space="preserve">ראוי לדון ממונות ואינו ראוי לדון נפשות - לאתויי ממזר</w:t>
        </w:r>
      </w:ins>
    </w:p>
    <w:p>
      <w:pPr>
        <w:pStyle w:val="38"/>
        <w:rPr>
          <w:ins w:id="100676" w:author="מנוע מכני" w:date="2026-10-11T12:04:39Z"/>
        </w:rPr>
      </w:pPr>
      <w:ins w:id="92021" w:author="מנוע מכני" w:date="2026-10-11T12:04:39Z">
        <w:r>
          <w:t xml:space="preserve">א"ר</w:t>
        </w:r>
      </w:ins>
      <w:del w:id="92022" w:author="מנוע מכני" w:date="2026-10-11T12:04:39Z">
        <w:r w:rsidRPr="00B078C3">
          <w:delText xml:space="preserve">א''ר</w:delText>
        </w:r>
      </w:del>
      <w:r w:rsidRPr="00B078C3">
        <w:t xml:space="preserve"> יהודה:</w:t>
      </w:r>
    </w:p>
    <w:p w:rsidR="00E403F0" w:rsidRPr="00B078C3" w:rsidRDefault="00E403F0" w:rsidP="00E403F0">
      <w:pPr>
        <w:rPr>
          <w:rFonts w:ascii="FontbitDavid" w:hAnsi="FontbitDavid"/>
          <w:sz w:val="24"/>
          <w:rtl/>
        </w:rPr>
      </w:pPr>
      <w:del w:id="1006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לאתויי ממזר.</w:t>
      </w:r>
    </w:p>
    <w:p w:rsidR="00E403F0" w:rsidRDefault="00E403F0" w:rsidP="00E403F0">
      <w:pPr>
        <w:rPr>
          <w:rFonts w:ascii="FontbitDavid" w:hAnsi="FontbitDavid"/>
          <w:sz w:val="24"/>
          <w:rtl/>
        </w:rPr>
      </w:pPr>
      <w:r>
        <w:rPr>
          <w:rFonts w:ascii="FontbitDavid" w:hAnsi="FontbitDavid" w:hint="cs"/>
          <w:sz w:val="24"/>
          <w:rtl/>
        </w:rPr>
        <w:t xml:space="preserve">ואפי' דכבר תנינא </w:t>
      </w:r>
      <w:ins w:id="95937" w:author="מנוע מכני" w:date="2026-10-11T12:04:39Z">
        <w:r>
          <w:rPr>
            <w:rFonts w:ascii="FontbitDavid" w:hAnsi="FontbitDavid" w:hint="cs"/>
            <w:sz w:val="24"/>
            <w:rtl/>
          </w:rPr>
          <w:t xml:space="preserve">אחת</w:t>
        </w:r>
      </w:ins>
      <w:del w:id="95938" w:author="מנוע מכני" w:date="2026-10-11T12:04:39Z">
        <w:r>
          <w:rPr>
            <w:rFonts w:ascii="FontbitDavid" w:hAnsi="FontbitDavid" w:hint="cs"/>
            <w:sz w:val="24"/>
            <w:rtl/>
          </w:rPr>
          <w:delText xml:space="preserve">חדא</w:delText>
        </w:r>
      </w:del>
      <w:r>
        <w:rPr>
          <w:rFonts w:ascii="FontbitDavid" w:hAnsi="FontbitDavid" w:hint="cs"/>
          <w:sz w:val="24"/>
          <w:rtl/>
        </w:rPr>
        <w:t xml:space="preserve"> </w:t>
      </w:r>
      <w:ins w:id="97177" w:author="מנוע מכני" w:date="2026-10-11T12:04:39Z">
        <w:r>
          <w:rPr>
            <w:rFonts w:ascii="FontbitDavid" w:hAnsi="FontbitDavid" w:hint="cs"/>
            <w:sz w:val="24"/>
            <w:rtl/>
          </w:rPr>
          <w:t xml:space="preserve">פעם</w:t>
        </w:r>
      </w:ins>
      <w:del w:id="97178" w:author="מנוע מכני" w:date="2026-10-11T12:04:39Z">
        <w:r>
          <w:rPr>
            <w:rFonts w:ascii="FontbitDavid" w:hAnsi="FontbitDavid" w:hint="cs"/>
            <w:sz w:val="24"/>
            <w:rtl/>
          </w:rPr>
          <w:delText xml:space="preserve">זימנא</w:delText>
        </w:r>
      </w:del>
      <w:r>
        <w:rPr>
          <w:rFonts w:ascii="FontbitDavid" w:hAnsi="FontbitDavid" w:hint="cs"/>
          <w:sz w:val="24"/>
          <w:rtl/>
        </w:rPr>
        <w:t xml:space="preserve"> </w:t>
      </w:r>
      <w:ins w:id="95939" w:author="מנוע מכני" w:date="2026-10-11T12:04:39Z">
        <w:r>
          <w:rPr>
            <w:rFonts w:ascii="FontbitDavid" w:hAnsi="FontbitDavid" w:hint="cs"/>
            <w:sz w:val="24"/>
            <w:rtl/>
          </w:rPr>
          <w:t xml:space="preserve">אחת</w:t>
        </w:r>
      </w:ins>
      <w:del w:id="95940" w:author="מנוע מכני" w:date="2026-10-11T12:04:39Z">
        <w:r>
          <w:rPr>
            <w:rFonts w:ascii="FontbitDavid" w:hAnsi="FontbitDavid" w:hint="cs"/>
            <w:sz w:val="24"/>
            <w:rtl/>
          </w:rPr>
          <w:delText xml:space="preserve">חדא</w:delText>
        </w:r>
      </w:del>
      <w:r>
        <w:rPr>
          <w:rFonts w:ascii="FontbitDavid" w:hAnsi="FontbitDavid" w:hint="cs"/>
          <w:sz w:val="24"/>
          <w:rtl/>
        </w:rPr>
        <w:t xml:space="preserve"> לאתויי גר </w:t>
      </w:r>
      <w:ins w:id="95941" w:author="מנוע מכני" w:date="2026-10-11T12:04:39Z">
        <w:r>
          <w:rPr>
            <w:rFonts w:ascii="FontbitDavid" w:hAnsi="FontbitDavid" w:hint="cs"/>
            <w:sz w:val="24"/>
            <w:rtl/>
          </w:rPr>
          <w:t xml:space="preserve">ואחת</w:t>
        </w:r>
      </w:ins>
      <w:del w:id="95942" w:author="מנוע מכני" w:date="2026-10-11T12:04:39Z">
        <w:r>
          <w:rPr>
            <w:rFonts w:ascii="FontbitDavid" w:hAnsi="FontbitDavid" w:hint="cs"/>
            <w:sz w:val="24"/>
            <w:rtl/>
          </w:rPr>
          <w:delText xml:space="preserve">וחדא</w:delText>
        </w:r>
      </w:del>
      <w:r>
        <w:rPr>
          <w:rFonts w:ascii="FontbitDavid" w:hAnsi="FontbitDavid" w:hint="cs"/>
          <w:sz w:val="24"/>
          <w:rtl/>
        </w:rPr>
        <w:t xml:space="preserve"> לאתויי ממזר</w:t>
      </w:r>
    </w:p>
    <w:p w:rsidR="00E403F0" w:rsidRDefault="00E403F0" w:rsidP="00E403F0">
      <w:pPr>
        <w:rPr>
          <w:rFonts w:ascii="FontbitDavid" w:hAnsi="FontbitDavid"/>
          <w:sz w:val="24"/>
          <w:rtl/>
        </w:rPr>
      </w:pPr>
      <w:r>
        <w:rPr>
          <w:rFonts w:ascii="FontbitDavid" w:hAnsi="FontbitDavid"/>
          <w:sz w:val="24"/>
          <w:rtl/>
        </w:rPr>
        <w:t xml:space="preserve">וצריכי, </w:t>
      </w:r>
      <w:r>
        <w:rPr>
          <w:rFonts w:ascii="FontbitDavid" w:hAnsi="FontbitDavid" w:hint="cs"/>
          <w:sz w:val="24"/>
          <w:rtl/>
        </w:rPr>
        <w:t xml:space="preserve">ממזר אפי' דאין ראוי לבוא בקהל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hint="cs"/>
          <w:sz w:val="24"/>
          <w:rtl/>
        </w:rPr>
        <w:t xml:space="preserve">וגר אפי' דאתי מטפה פסולה </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sidRPr="00B078C3">
        <w:rPr>
          <w:rtl/>
        </w:rPr>
        <w:t xml:space="preserve">נ. </w:t>
      </w:r>
    </w:p>
    <w:p>
      <w:pPr>
        <w:pStyle w:val="MishnaBatzad"/>
        <w:rPr>
          <w:ins w:id="20351" w:author="קלוד" w:date="2026-10-11T09:07:21Z"/>
        </w:rPr>
      </w:pPr>
      <w:ins w:id="20350" w:author="קלוד" w:date="2026-10-11T09:07:21Z">
        <w:r>
          <w:t xml:space="preserve">משנה ד</w:t>
        </w:r>
      </w:ins>
    </w:p>
    <w:p w:rsidR="00E403F0" w:rsidRPr="00D65BEC" w:rsidRDefault="00E403F0" w:rsidP="00E403F0">
      <w:pPr>
        <w:pStyle w:val="afff9"/>
        <w:rPr>
          <w:del w:id="20225" w:author="קלוד" w:date="2026-10-11T09:07:21Z"/>
          <w:rtl/>
        </w:rPr>
      </w:pPr>
      <w:del w:id="20222" w:author="קלוד" w:date="2026-10-11T09:07:21Z">
        <w:r w:rsidRPr="00D65BEC">
          <w:rPr>
            <w:rtl/>
          </w:rPr>
          <w:delText xml:space="preserve">מ</w:delText>
        </w:r>
      </w:del>
      <w:del w:id="20223" w:author="קלוד" w:date="2026-10-11T09:07:21Z">
        <w:r w:rsidRPr="00D65BEC">
          <w:rPr>
            <w:b/>
            <w:bCs w:val="0"/>
            <w:rtl/>
          </w:rPr>
          <w:delText xml:space="preserve">ת</w:delText>
        </w:r>
      </w:del>
      <w:del w:id="20224" w:author="קלוד" w:date="2026-10-11T09:07:21Z">
        <w:r w:rsidRPr="00D65BEC">
          <w:rPr>
            <w:rtl/>
          </w:rPr>
          <w:delText xml:space="preserve">ני'.</w:delText>
        </w:r>
      </w:del>
    </w:p>
    <w:p w:rsidR="00E403F0" w:rsidRPr="00D65BEC" w:rsidRDefault="00E403F0" w:rsidP="00E403F0">
      <w:pPr>
        <w:pStyle w:val="afff9"/>
        <w:spacing w:before="120"/>
        <w:rPr>
          <w:rtl/>
        </w:rPr>
        <w:pPrChange w:id="90033" w:author="קלוד" w:date="2026-10-11T12:09:42Z">
          <w:pPr>
            <w:pStyle w:val="afff9"/>
          </w:pPr>
        </w:pPrChange>
      </w:pPr>
      <w:r w:rsidRPr="00D65BEC">
        <w:rPr>
          <w:rtl/>
        </w:rPr>
        <w:t>כל הכשר לדון - כשר להעיד, ויש שכשר להעיד ואינו כשר לדון.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51" w:author="קלוד" w:date="2026-10-11T12:23:38Z"/>
        </w:rPr>
      </w:pPr>
      <w:ins w:id="90252" w:author="קלוד" w:date="2026-10-11T12:23:38Z">
        <w:r>
          <w:rPr>
            <w:color w:val="7B3F00"/>
          </w:rPr>
          <w:t xml:space="preserve">כשר להעיד ואינו כשר לדון - סומא באחת מעיניו</w:t>
        </w:r>
      </w:ins>
    </w:p>
    <w:p>
      <w:pPr>
        <w:pStyle w:val="38"/>
        <w:rPr>
          <w:ins w:id="100678" w:author="מנוע מכני" w:date="2026-10-11T12:04:39Z"/>
        </w:rPr>
      </w:pPr>
      <w:r w:rsidRPr="00B078C3">
        <w:t xml:space="preserve">א"ר יוחנן:</w:t>
      </w:r>
    </w:p>
    <w:p w:rsidR="00E403F0" w:rsidRPr="00B078C3" w:rsidRDefault="00E403F0" w:rsidP="00E403F0">
      <w:pPr>
        <w:rPr>
          <w:rFonts w:ascii="FontbitDavid" w:hAnsi="FontbitDavid"/>
          <w:sz w:val="24"/>
          <w:rtl/>
        </w:rPr>
      </w:pPr>
      <w:del w:id="1006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לאתויי סומא באחת מעיניו.</w:t>
      </w:r>
    </w:p>
    <w:p>
      <w:pPr>
        <w:pStyle w:val="38"/>
        <w:rPr>
          <w:ins w:id="100680" w:author="מנוע מכני" w:date="2026-10-11T12:04:39Z"/>
        </w:rPr>
      </w:pPr>
      <w:r w:rsidRPr="00B078C3">
        <w:t xml:space="preserve">וכ</w:t>
      </w:r>
      <w:ins w:id="92023" w:author="מנוע מכני" w:date="2026-10-11T12:04:39Z">
        <w:r>
          <w:t xml:space="preserve">ר"מ</w:t>
        </w:r>
      </w:ins>
      <w:del w:id="92024" w:author="מנוע מכני" w:date="2026-10-11T12:04:39Z">
        <w:r w:rsidRPr="00B078C3">
          <w:delText xml:space="preserve">ר''מ</w:delText>
        </w:r>
      </w:del>
      <w:r w:rsidRPr="00B078C3">
        <w:t xml:space="preserve">:</w:t>
      </w:r>
    </w:p>
    <w:p w:rsidR="00E403F0" w:rsidRPr="00B078C3" w:rsidRDefault="00E403F0" w:rsidP="00E403F0">
      <w:pPr>
        <w:rPr>
          <w:rFonts w:ascii="FontbitDavid" w:hAnsi="FontbitDavid"/>
          <w:sz w:val="24"/>
          <w:rtl/>
        </w:rPr>
      </w:pPr>
      <w:del w:id="1006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w:t>
      </w:r>
      <w:ins w:id="90581" w:author="Claude - סמנטי" w:date="2026-10-11T12:19:29Z">
        <w:r>
          <w:rPr>
            <w:rStyle w:val="afffff0"/>
            <w:rFonts w:ascii="FontbitDavid" w:hAnsi="FontbitDavid"/>
            <w:sz w:val="24"/>
            <w:rtl/>
          </w:rPr>
          <w:t xml:space="preserve">עַל פִּיהֶם יִהְיֶה כָּל רִיב וְכָל נָגַע</w:t>
        </w:r>
      </w:ins>
      <w:del w:id="90582" w:author="Claude - סמנטי" w:date="2026-10-11T12:19:29Z">
        <w:r w:rsidRPr="00B078C3">
          <w:rPr>
            <w:rFonts w:ascii="FontbitDavid" w:hAnsi="FontbitDavid"/>
            <w:sz w:val="24"/>
            <w:rtl/>
          </w:rPr>
          <w:delText xml:space="preserve">על פיהם יהיה כל ריב וכל נגע</w:delText>
        </w:r>
      </w:del>
      <w:r w:rsidRPr="00B078C3">
        <w:rPr>
          <w:rFonts w:ascii="FontbitDavid" w:hAnsi="FontbitDavid"/>
          <w:sz w:val="24"/>
          <w:rtl/>
        </w:rPr>
        <w:t xml:space="preserve">' </w:t>
      </w:r>
      <w:r>
        <w:rPr>
          <w:rFonts w:ascii="FontbitDavid" w:hAnsi="FontbitDavid" w:hint="cs"/>
          <w:sz w:val="24"/>
          <w:rtl/>
        </w:rPr>
        <w:t>-</w:t>
      </w:r>
      <w:r w:rsidRPr="00B078C3">
        <w:rPr>
          <w:rFonts w:ascii="FontbitDavid" w:hAnsi="FontbitDavid"/>
          <w:sz w:val="24"/>
          <w:rtl/>
        </w:rPr>
        <w:t xml:space="preserve">מה נגעים ביום </w:t>
      </w:r>
      <w:r w:rsidRPr="00801689">
        <w:rPr>
          <w:rFonts w:ascii="FontbitDavid" w:hAnsi="FontbitDavid"/>
          <w:b/>
          <w:bCs/>
          <w:sz w:val="24"/>
          <w:rtl/>
        </w:rPr>
        <w:t>ד</w:t>
      </w:r>
      <w:r w:rsidRPr="00801689">
        <w:rPr>
          <w:rFonts w:ascii="FontbitDavid" w:hAnsi="FontbitDavid" w:hint="cs"/>
          <w:b/>
          <w:bCs/>
          <w:sz w:val="24"/>
          <w:rtl/>
        </w:rPr>
        <w:t>'</w:t>
      </w:r>
      <w:ins w:id="90579" w:author="Claude - סמנטי" w:date="2026-10-11T12:19:29Z">
        <w:r>
          <w:rPr>
            <w:rStyle w:val="afffff0"/>
            <w:rFonts w:ascii="FontbitDavid" w:hAnsi="FontbitDavid"/>
            <w:b/>
            <w:bCs/>
            <w:sz w:val="24"/>
            <w:rtl/>
          </w:rPr>
          <w:t xml:space="preserve">וּבְיוֹם הֵרָאוֹת בּוֹ</w:t>
        </w:r>
      </w:ins>
      <w:del w:id="90580" w:author="Claude - סמנטי" w:date="2026-10-11T12:19:29Z">
        <w:r w:rsidRPr="00801689">
          <w:rPr>
            <w:rFonts w:ascii="FontbitDavid" w:hAnsi="FontbitDavid"/>
            <w:b/>
            <w:bCs/>
            <w:sz w:val="24"/>
            <w:rtl/>
          </w:rPr>
          <w:delText xml:space="preserve">וביום</w:delText>
        </w:r>
        <w:r w:rsidRPr="00B078C3">
          <w:rPr>
            <w:rFonts w:ascii="FontbitDavid" w:hAnsi="FontbitDavid"/>
            <w:sz w:val="24"/>
            <w:rtl/>
          </w:rPr>
          <w:delText xml:space="preserve"> הראות בו</w:delText>
        </w:r>
      </w:del>
      <w:r>
        <w:rPr>
          <w:rFonts w:ascii="FontbitDavid" w:hAnsi="FontbitDavid" w:hint="cs"/>
          <w:sz w:val="24"/>
          <w:rtl/>
        </w:rPr>
        <w:t>'</w:t>
      </w:r>
      <w:r w:rsidRPr="00B078C3">
        <w:rPr>
          <w:rFonts w:ascii="FontbitDavid" w:hAnsi="FontbitDavid"/>
          <w:sz w:val="24"/>
          <w:rtl/>
        </w:rPr>
        <w:t>, אף ריבים ביום.</w:t>
      </w:r>
    </w:p>
    <w:p w:rsidR="00E403F0" w:rsidRPr="00B078C3" w:rsidRDefault="00E403F0" w:rsidP="00E403F0">
      <w:pPr>
        <w:rPr>
          <w:rFonts w:ascii="FontbitDavid" w:hAnsi="FontbitDavid"/>
          <w:sz w:val="24"/>
          <w:rtl/>
        </w:rPr>
      </w:pPr>
      <w:r w:rsidRPr="00B078C3">
        <w:rPr>
          <w:rFonts w:ascii="FontbitDavid" w:hAnsi="FontbitDavid"/>
          <w:sz w:val="24"/>
          <w:rtl/>
        </w:rPr>
        <w:t xml:space="preserve">ומה נגעים שלא בסומא </w:t>
      </w:r>
      <w:r>
        <w:rPr>
          <w:rFonts w:ascii="FontbitDavid" w:hAnsi="FontbitDavid"/>
          <w:sz w:val="24"/>
          <w:rtl/>
        </w:rPr>
        <w:t>–</w:t>
      </w:r>
      <w:r w:rsidRPr="00B078C3">
        <w:rPr>
          <w:rFonts w:ascii="FontbitDavid" w:hAnsi="FontbitDavid"/>
          <w:sz w:val="24"/>
          <w:rtl/>
        </w:rPr>
        <w:t xml:space="preserve"> ד</w:t>
      </w:r>
      <w:r>
        <w:rPr>
          <w:rFonts w:ascii="FontbitDavid" w:hAnsi="FontbitDavid" w:hint="cs"/>
          <w:sz w:val="24"/>
          <w:rtl/>
        </w:rPr>
        <w:t>'</w:t>
      </w:r>
      <w:ins w:id="90583" w:author="Claude - סמנטי" w:date="2026-10-11T12:19:29Z">
        <w:r>
          <w:rPr>
            <w:rStyle w:val="afffff0"/>
            <w:rFonts w:ascii="FontbitDavid" w:hAnsi="FontbitDavid"/>
            <w:sz w:val="24"/>
            <w:rtl/>
          </w:rPr>
          <w:t xml:space="preserve">לְכָל מַרְאֵה עֵינֵי הַכֹּהֵן</w:t>
        </w:r>
      </w:ins>
      <w:del w:id="90584" w:author="Claude - סמנטי" w:date="2026-10-11T12:19:29Z">
        <w:r w:rsidRPr="00B078C3">
          <w:rPr>
            <w:rFonts w:ascii="FontbitDavid" w:hAnsi="FontbitDavid"/>
            <w:sz w:val="24"/>
            <w:rtl/>
          </w:rPr>
          <w:delText xml:space="preserve">לכל מראה עיני הכהן</w:delText>
        </w:r>
      </w:del>
      <w:r>
        <w:rPr>
          <w:rFonts w:ascii="FontbitDavid" w:hAnsi="FontbitDavid" w:hint="cs"/>
          <w:sz w:val="24"/>
          <w:rtl/>
        </w:rPr>
        <w:t>'</w:t>
      </w:r>
      <w:r w:rsidRPr="00B078C3">
        <w:rPr>
          <w:rFonts w:ascii="FontbitDavid" w:hAnsi="FontbitDavid"/>
          <w:sz w:val="24"/>
          <w:rtl/>
        </w:rPr>
        <w:t xml:space="preserve"> - אף ריבים שלא בסומא.</w:t>
      </w:r>
    </w:p>
    <w:p w:rsidR="00E403F0" w:rsidRPr="00B078C3" w:rsidRDefault="00E403F0" w:rsidP="00E403F0">
      <w:pPr>
        <w:rPr>
          <w:rFonts w:ascii="FontbitDavid" w:hAnsi="FontbitDavid"/>
          <w:sz w:val="24"/>
          <w:rtl/>
        </w:rPr>
      </w:pPr>
      <w:r w:rsidRPr="00B078C3">
        <w:rPr>
          <w:rFonts w:ascii="FontbitDavid" w:hAnsi="FontbitDavid"/>
          <w:sz w:val="24"/>
          <w:rtl/>
        </w:rPr>
        <w:t>ומה ריבים - שלא בקרובים, אף נגעים - שלא בקרובים.</w:t>
      </w:r>
    </w:p>
    <w:p>
      <w:pPr>
        <w:pStyle w:val="38"/>
        <w:rPr>
          <w:ins w:id="100682" w:author="מנוע מכני" w:date="2026-10-11T12:04:39Z"/>
        </w:rPr>
      </w:pPr>
      <w:r>
        <w:t xml:space="preserve">ולא אמרי'</w:t>
      </w:r>
    </w:p>
    <w:p w:rsidR="00E403F0" w:rsidRDefault="00E403F0" w:rsidP="00E403F0">
      <w:pPr>
        <w:rPr>
          <w:rFonts w:ascii="FontbitDavid" w:hAnsi="FontbitDavid"/>
          <w:sz w:val="24"/>
          <w:rtl/>
        </w:rPr>
      </w:pPr>
      <w:del w:id="100683" w:author="מנוע מכני" w:date="2026-10-11T12:04:39Z">
        <w:r>
          <w:rPr>
            <w:rFonts w:ascii="FontbitDavid" w:hAnsi="FontbitDavid" w:hint="cs"/>
            <w:sz w:val="24"/>
            <w:rtl/>
          </w:rPr>
          <w:delText xml:space="preserve"> </w:delText>
        </w:r>
      </w:del>
      <w:r w:rsidRPr="00B078C3">
        <w:rPr>
          <w:rFonts w:ascii="FontbitDavid" w:hAnsi="FontbitDavid"/>
          <w:sz w:val="24"/>
          <w:rtl/>
        </w:rPr>
        <w:t>מה ריבים בשלשה, אף נגעים בשלשה</w:t>
      </w:r>
      <w:r>
        <w:rPr>
          <w:rFonts w:ascii="FontbitDavid" w:hAnsi="FontbitDavid" w:hint="cs"/>
          <w:sz w:val="24"/>
          <w:rtl/>
        </w:rPr>
        <w:t xml:space="preserve"> ד</w:t>
      </w:r>
      <w:ins w:id="92025" w:author="מנוע מכני" w:date="2026-10-11T12:04:39Z">
        <w:r>
          <w:rPr>
            <w:rFonts w:ascii="FontbitDavid" w:hAnsi="FontbitDavid" w:hint="cs"/>
            <w:sz w:val="24"/>
            <w:rtl/>
          </w:rPr>
          <w:t xml:space="preserve">כ"ש</w:t>
        </w:r>
      </w:ins>
      <w:del w:id="92026" w:author="מנוע מכני" w:date="2026-10-11T12:04:39Z">
        <w:r>
          <w:rPr>
            <w:rFonts w:ascii="FontbitDavid" w:hAnsi="FontbitDavid" w:hint="cs"/>
            <w:sz w:val="24"/>
            <w:rtl/>
          </w:rPr>
          <w:delText xml:space="preserve">כ''ש</w:delText>
        </w:r>
      </w:del>
      <w:r>
        <w:rPr>
          <w:rFonts w:ascii="FontbitDavid" w:hAnsi="FontbitDavid" w:hint="cs"/>
          <w:sz w:val="24"/>
          <w:rtl/>
        </w:rPr>
        <w:t xml:space="preserve"> דגופו הוא </w:t>
      </w:r>
    </w:p>
    <w:p w:rsidR="00E403F0" w:rsidRPr="00B078C3" w:rsidRDefault="00E403F0" w:rsidP="00E403F0">
      <w:pPr>
        <w:pStyle w:val="a2"/>
        <w:numPr>
          <w:ilvl w:val="0"/>
          <w:numId w:val="2"/>
        </w:numPr>
        <w:rPr>
          <w:rtl/>
        </w:rPr>
      </w:pPr>
      <w:r>
        <w:rPr>
          <w:rFonts w:hint="cs"/>
          <w:rtl/>
        </w:rPr>
        <w:t>'</w:t>
      </w:r>
      <w:r>
        <w:rPr>
          <w:rStyle w:val="afffff0"/>
          <w:rtl/>
          <w:rPrChange w:id="9047" w:author="מנוע פסוקים" w:date="2026-10-11T09:23:42Z">
            <w:rPr>
              <w:rtl/>
            </w:rPr>
          </w:rPrChange>
        </w:rPr>
        <w:t xml:space="preserve">והובא אל אהרן הכהן או אל אחד מבניו הכהנים</w:t>
      </w:r>
      <w:r>
        <w:rPr>
          <w:rFonts w:hint="cs"/>
          <w:rtl/>
        </w:rPr>
        <w:t>'</w:t>
      </w:r>
      <w:r w:rsidRPr="00B078C3">
        <w:rPr>
          <w:rtl/>
        </w:rPr>
        <w:t xml:space="preserve"> - הא למדת </w:t>
      </w:r>
      <w:ins w:id="93215" w:author="מנוע מכני" w:date="2026-10-11T12:04:39Z">
        <w:r>
          <w:rPr>
            <w:rtl/>
          </w:rPr>
          <w:t xml:space="preserve">שאפי'</w:t>
        </w:r>
      </w:ins>
      <w:del w:id="93216" w:author="מנוע מכני" w:date="2026-10-11T12:04:39Z">
        <w:r w:rsidRPr="00B078C3">
          <w:rPr>
            <w:rtl/>
          </w:rPr>
          <w:delText xml:space="preserve">שאפילו</w:delText>
        </w:r>
      </w:del>
      <w:r w:rsidRPr="00B078C3">
        <w:rPr>
          <w:rtl/>
        </w:rPr>
        <w:t xml:space="preserve"> כהן אחד רואה את הנגעים.</w:t>
      </w:r>
    </w:p>
    <w:p w:rsidR="00E403F0" w:rsidRPr="00B078C3" w:rsidRDefault="00E403F0" w:rsidP="00E403F0">
      <w:pPr>
        <w:rPr>
          <w:rFonts w:ascii="FontbitDavid" w:hAnsi="FontbitDavid"/>
          <w:sz w:val="24"/>
          <w:rtl/>
        </w:rPr>
      </w:pPr>
    </w:p>
    <w:p>
      <w:pPr>
        <w:pStyle w:val="afffff8"/>
        <w:rPr>
          <w:ins w:id="90249" w:author="קלוד" w:date="2026-10-11T12:23:38Z"/>
        </w:rPr>
      </w:pPr>
      <w:ins w:id="90250" w:author="קלוד" w:date="2026-10-11T12:23:38Z">
        <w:r>
          <w:rPr>
            <w:color w:val="7B3F00"/>
          </w:rPr>
          <w:t xml:space="preserve">סומא באחת מעיניו שדן - הלכה כסתם משנה</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ההוא </w:t>
      </w:r>
      <w:r>
        <w:rPr>
          <w:rFonts w:ascii="FontbitDavid" w:hAnsi="FontbitDavid" w:hint="cs"/>
          <w:sz w:val="24"/>
          <w:rtl/>
        </w:rPr>
        <w:t xml:space="preserve">עור שגר בשכנותו </w:t>
      </w:r>
      <w:r>
        <w:rPr>
          <w:rStyle w:val="2fb"/>
          <w:rFonts w:ascii="FontbitDavid" w:hAnsi="FontbitDavid"/>
          <w:sz w:val="24"/>
          <w:rtl/>
        </w:rPr>
        <w:t xml:space="preserve">דר</w:t>
      </w:r>
      <w:ins w:id="92027" w:author="מנוע מכני" w:date="2026-10-11T12:04:39Z">
        <w:r>
          <w:rPr>
            <w:rStyle w:val="2fb"/>
            <w:rFonts w:ascii="FontbitDavid" w:hAnsi="FontbitDavid"/>
            <w:sz w:val="24"/>
            <w:rtl/>
          </w:rPr>
          <w:t xml:space="preserve">י"ו</w:t>
        </w:r>
      </w:ins>
      <w:del w:id="92028" w:author="מנוע מכני" w:date="2026-10-11T12:04:39Z">
        <w:r>
          <w:rPr>
            <w:rFonts w:ascii="FontbitDavid" w:hAnsi="FontbitDavid"/>
            <w:sz w:val="24"/>
            <w:rtl/>
          </w:rPr>
          <w:delText xml:space="preserve">י''ו</w:delText>
        </w:r>
      </w:del>
      <w:r>
        <w:rPr>
          <w:rFonts w:ascii="FontbitDavid" w:hAnsi="FontbitDavid"/>
          <w:sz w:val="24"/>
          <w:rtl/>
        </w:rPr>
        <w:t xml:space="preserve"> ד</w:t>
      </w:r>
      <w:r w:rsidRPr="00B078C3">
        <w:rPr>
          <w:rFonts w:ascii="FontbitDavid" w:hAnsi="FontbitDavid"/>
          <w:sz w:val="24"/>
          <w:rtl/>
        </w:rPr>
        <w:t xml:space="preserve">דיין דינא, ולא </w:t>
      </w:r>
      <w:ins w:id="95945" w:author="מנוע מכני" w:date="2026-10-11T12:04:39Z">
        <w:r>
          <w:rPr>
            <w:rFonts w:ascii="FontbitDavid" w:hAnsi="FontbitDavid"/>
            <w:sz w:val="24"/>
            <w:rtl/>
          </w:rPr>
          <w:t xml:space="preserve">אומר</w:t>
        </w:r>
      </w:ins>
      <w:del w:id="95946"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ins w:id="95947" w:author="מנוע מכני" w:date="2026-10-11T12:04:39Z">
        <w:r>
          <w:rPr>
            <w:rFonts w:ascii="FontbitDavid" w:hAnsi="FontbitDavid"/>
            <w:sz w:val="24"/>
            <w:rtl/>
          </w:rPr>
          <w:t xml:space="preserve">לו</w:t>
        </w:r>
      </w:ins>
      <w:del w:id="9594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ולא </w:t>
      </w:r>
      <w:ins w:id="95943" w:author="מנוע מכני" w:date="2026-10-11T12:04:39Z">
        <w:r>
          <w:rPr>
            <w:rFonts w:ascii="FontbitDavid" w:hAnsi="FontbitDavid"/>
            <w:sz w:val="24"/>
            <w:rtl/>
          </w:rPr>
          <w:t xml:space="preserve">כלום</w:t>
        </w:r>
      </w:ins>
      <w:del w:id="95944"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w:t>
      </w:r>
    </w:p>
    <w:p>
      <w:pPr>
        <w:pStyle w:val="38"/>
        <w:rPr>
          <w:ins w:id="100684" w:author="מנוע מכני" w:date="2026-10-11T12:04:39Z"/>
        </w:rPr>
      </w:pPr>
      <w:ins w:id="98469" w:author="מנוע מכני" w:date="2026-10-11T12:04:39Z">
        <w:r>
          <w:t xml:space="preserve">איך</w:t>
        </w:r>
      </w:ins>
      <w:del w:id="98470" w:author="מנוע מכני" w:date="2026-10-11T12:04:39Z">
        <w:r w:rsidRPr="00B078C3">
          <w:delText xml:space="preserve">היכי</w:delText>
        </w:r>
      </w:del>
      <w:r w:rsidRPr="00B078C3">
        <w:t xml:space="preserve"> </w:t>
      </w:r>
      <w:ins w:id="97835" w:author="מנוע מכני" w:date="2026-10-11T12:04:39Z">
        <w:r>
          <w:t xml:space="preserve">עשה</w:t>
        </w:r>
      </w:ins>
      <w:del w:id="97836" w:author="מנוע מכני" w:date="2026-10-11T12:04:39Z">
        <w:r w:rsidRPr="00B078C3">
          <w:delText xml:space="preserve">עביד</w:delText>
        </w:r>
      </w:del>
      <w:r w:rsidRPr="00B078C3">
        <w:t xml:space="preserve"> </w:t>
      </w:r>
      <w:ins w:id="95949" w:author="מנוע מכני" w:date="2026-10-11T12:04:39Z">
        <w:r>
          <w:t xml:space="preserve">כך</w:t>
        </w:r>
      </w:ins>
      <w:del w:id="95950" w:author="מנוע מכני" w:date="2026-10-11T12:04:39Z">
        <w:r w:rsidRPr="00B078C3">
          <w:delText xml:space="preserve">הכי</w:delText>
        </w:r>
      </w:del>
      <w:r w:rsidRPr="00B078C3">
        <w:t xml:space="preserve">? וה</w:t>
      </w:r>
      <w:r>
        <w:t>ארי"ו</w:t>
      </w:r>
      <w:r w:rsidRPr="00B078C3">
        <w:t xml:space="preserve">:</w:t>
      </w:r>
    </w:p>
    <w:p w:rsidR="00E403F0" w:rsidRPr="00B078C3" w:rsidRDefault="00E403F0" w:rsidP="00E403F0">
      <w:pPr>
        <w:rPr>
          <w:rFonts w:ascii="FontbitDavid" w:hAnsi="FontbitDavid"/>
          <w:sz w:val="24"/>
          <w:rtl/>
        </w:rPr>
      </w:pPr>
      <w:del w:id="10068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כסתם משנה</w:t>
      </w:r>
      <w:ins w:id="96915" w:author="מנוע מכני" w:date="2026-10-11T12:04:39Z">
        <w:r>
          <w:rPr>
            <w:rFonts w:ascii="FontbitDavid" w:hAnsi="FontbitDavid"/>
            <w:sz w:val="24"/>
            <w:rtl/>
          </w:rPr>
          <w:t xml:space="preserve">,</w:t>
        </w:r>
      </w:ins>
      <w:del w:id="96916" w:author="מנוע מכני" w:date="2026-10-11T12:04:39Z">
        <w:r w:rsidRPr="00B078C3">
          <w:rPr>
            <w:rFonts w:ascii="FontbitDavid" w:hAnsi="FontbitDavid"/>
            <w:sz w:val="24"/>
            <w:rtl/>
          </w:rPr>
          <w:delText xml:space="preserve">;</w:delText>
        </w:r>
      </w:del>
    </w:p>
    <w:p>
      <w:pPr>
        <w:pStyle w:val="38"/>
        <w:rPr>
          <w:ins w:id="100686" w:author="מנוע מכני" w:date="2026-10-11T12:04:39Z"/>
        </w:rPr>
      </w:pPr>
      <w:r w:rsidRPr="00B078C3">
        <w:t xml:space="preserve">ותנן:</w:t>
      </w:r>
    </w:p>
    <w:p w:rsidR="00E403F0" w:rsidRPr="00B078C3" w:rsidRDefault="00E403F0" w:rsidP="00E403F0">
      <w:pPr>
        <w:rPr>
          <w:rFonts w:ascii="FontbitDavid" w:hAnsi="FontbitDavid"/>
          <w:sz w:val="24"/>
          <w:rtl/>
        </w:rPr>
      </w:pPr>
      <w:del w:id="1006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הכשר לדון - כשר להעיד, ויש כשר להעיד ואין כשר לדון.</w:t>
      </w:r>
    </w:p>
    <w:p>
      <w:pPr>
        <w:pStyle w:val="38"/>
        <w:rPr>
          <w:ins w:id="100688" w:author="מנוע מכני" w:date="2026-10-11T12:04:39Z"/>
        </w:rPr>
      </w:pPr>
      <w:ins w:id="94317" w:author="מנוע מכני" w:date="2026-10-11T12:04:39Z">
        <w:r>
          <w:t xml:space="preserve">ואומרים</w:t>
        </w:r>
      </w:ins>
      <w:del w:id="94318" w:author="מנוע מכני" w:date="2026-10-11T12:04:39Z">
        <w:r>
          <w:delText xml:space="preserve">ואמרינן</w:delText>
        </w:r>
      </w:del>
      <w:r>
        <w:t xml:space="preserve">:</w:t>
      </w:r>
    </w:p>
    <w:p w:rsidR="00E403F0" w:rsidRPr="00B078C3" w:rsidRDefault="00E403F0" w:rsidP="00E403F0">
      <w:pPr>
        <w:rPr>
          <w:rFonts w:ascii="FontbitDavid" w:hAnsi="FontbitDavid"/>
          <w:sz w:val="24"/>
          <w:rtl/>
        </w:rPr>
      </w:pPr>
      <w:del w:id="100689"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לאתויי סומא באחת מעיניו! </w:t>
      </w:r>
    </w:p>
    <w:p w:rsidR="00E403F0" w:rsidRPr="00B078C3" w:rsidRDefault="00E403F0" w:rsidP="00E403F0">
      <w:pPr>
        <w:pStyle w:val="a2"/>
        <w:numPr>
          <w:ilvl w:val="0"/>
          <w:numId w:val="2"/>
        </w:numPr>
        <w:rPr>
          <w:rtl/>
        </w:rPr>
      </w:pPr>
      <w:r w:rsidRPr="00B078C3">
        <w:rPr>
          <w:rStyle w:val="2fb"/>
          <w:rtl/>
        </w:rPr>
        <w:t xml:space="preserve">ר</w:t>
      </w:r>
      <w:ins w:id="92029" w:author="מנוע מכני" w:date="2026-10-11T12:04:39Z">
        <w:r>
          <w:rPr>
            <w:rStyle w:val="2fb"/>
            <w:rtl/>
          </w:rPr>
          <w:t xml:space="preserve">י"ו</w:t>
        </w:r>
      </w:ins>
      <w:del w:id="92030" w:author="מנוע מכני" w:date="2026-10-11T12:04:39Z">
        <w:r w:rsidRPr="00B078C3">
          <w:rPr>
            <w:rtl/>
          </w:rPr>
          <w:delText xml:space="preserve">י''ו</w:delText>
        </w:r>
      </w:del>
      <w:r w:rsidRPr="00B078C3">
        <w:rPr>
          <w:rtl/>
        </w:rPr>
        <w:t xml:space="preserve"> סתמא אחרינא אשכח, </w:t>
      </w:r>
      <w:r w:rsidRPr="00B078C3">
        <w:rPr>
          <w:rtl/>
        </w:rPr>
        <w:t xml:space="preserve">דתנן</w:t>
      </w:r>
      <w:r w:rsidRPr="00B078C3">
        <w:rPr>
          <w:rtl/>
        </w:rPr>
        <w:t xml:space="preserve">: דיני ממונות דנין ביום וגומרין בלילה.</w:t>
      </w:r>
    </w:p>
    <w:p w:rsidR="00E403F0" w:rsidRPr="00B078C3" w:rsidRDefault="00E403F0" w:rsidP="00E403F0">
      <w:pPr>
        <w:rPr>
          <w:rFonts w:ascii="FontbitDavid" w:hAnsi="FontbitDavid"/>
          <w:sz w:val="24"/>
          <w:rtl/>
        </w:rPr>
      </w:pPr>
      <w:r>
        <w:rPr>
          <w:rFonts w:ascii="FontbitDavid" w:hAnsi="FontbitDavid" w:hint="cs"/>
          <w:sz w:val="24"/>
          <w:rtl/>
        </w:rPr>
        <w:t xml:space="preserve">ואולמיה </w:t>
      </w:r>
      <w:ins w:id="95951" w:author="מנוע מכני" w:date="2026-10-11T12:04:39Z">
        <w:r>
          <w:rPr>
            <w:rFonts w:ascii="FontbitDavid" w:hAnsi="FontbitDavid" w:hint="cs"/>
            <w:sz w:val="24"/>
            <w:rtl/>
          </w:rPr>
          <w:t xml:space="preserve">זה</w:t>
        </w:r>
      </w:ins>
      <w:del w:id="95952" w:author="מנוע מכני" w:date="2026-10-11T12:04:39Z">
        <w:r>
          <w:rPr>
            <w:rFonts w:ascii="FontbitDavid" w:hAnsi="FontbitDavid" w:hint="cs"/>
            <w:sz w:val="24"/>
            <w:rtl/>
          </w:rPr>
          <w:delText xml:space="preserve">האי</w:delText>
        </w:r>
      </w:del>
      <w:r>
        <w:rPr>
          <w:rFonts w:ascii="FontbitDavid" w:hAnsi="FontbitDavid" w:hint="cs"/>
          <w:sz w:val="24"/>
          <w:rtl/>
        </w:rPr>
        <w:t xml:space="preserve"> סתמא </w:t>
      </w:r>
      <w:ins w:id="95953" w:author="מנוע מכני" w:date="2026-10-11T12:04:39Z">
        <w:r>
          <w:rPr>
            <w:rFonts w:ascii="FontbitDavid" w:hAnsi="FontbitDavid"/>
            <w:sz w:val="24"/>
            <w:rtl/>
          </w:rPr>
          <w:t xml:space="preserve">מזה</w:t>
        </w:r>
      </w:ins>
      <w:del w:id="95954" w:author="מנוע מכני" w:date="2026-10-11T12:04:39Z">
        <w:r w:rsidRPr="00B078C3">
          <w:rPr>
            <w:rFonts w:ascii="FontbitDavid" w:hAnsi="FontbitDavid"/>
            <w:sz w:val="24"/>
            <w:rtl/>
          </w:rPr>
          <w:delText xml:space="preserve">מהאי</w:delText>
        </w:r>
      </w:del>
      <w:r w:rsidRPr="00B078C3">
        <w:rPr>
          <w:rFonts w:ascii="FontbitDavid" w:hAnsi="FontbitDavid"/>
          <w:sz w:val="24"/>
          <w:rtl/>
        </w:rPr>
        <w:t xml:space="preserve"> סתמא? </w:t>
      </w:r>
    </w:p>
    <w:p>
      <w:pPr>
        <w:pStyle w:val="38"/>
        <w:rPr>
          <w:ins w:id="100690" w:author="מנוע מכני" w:date="2026-10-11T12:04:39Z"/>
        </w:rPr>
      </w:pPr>
      <w:r w:rsidRPr="00B078C3">
        <w:t xml:space="preserve">א</w:t>
      </w:r>
      <w:ins w:id="92031" w:author="מנוע מכני" w:date="2026-10-11T12:04:39Z">
        <w:r>
          <w:t xml:space="preserve">ב"א</w:t>
        </w:r>
      </w:ins>
      <w:del w:id="92032" w:author="מנוע מכני" w:date="2026-10-11T12:04:39Z">
        <w:r w:rsidRPr="00B078C3">
          <w:delText xml:space="preserve">ב''א</w:delText>
        </w:r>
      </w:del>
      <w:r w:rsidRPr="00B078C3">
        <w:t xml:space="preserve">:</w:t>
      </w:r>
    </w:p>
    <w:p w:rsidR="00E403F0" w:rsidRPr="00B078C3" w:rsidRDefault="00E403F0" w:rsidP="00E403F0">
      <w:pPr>
        <w:rPr>
          <w:rFonts w:ascii="FontbitDavid" w:hAnsi="FontbitDavid"/>
          <w:sz w:val="24"/>
          <w:rtl/>
        </w:rPr>
      </w:pPr>
      <w:del w:id="1006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סתמא דרבים עדיף, וא</w:t>
      </w:r>
      <w:ins w:id="92033" w:author="מנוע מכני" w:date="2026-10-11T12:04:39Z">
        <w:r>
          <w:rPr>
            <w:rFonts w:ascii="FontbitDavid" w:hAnsi="FontbitDavid"/>
            <w:sz w:val="24"/>
            <w:rtl/>
          </w:rPr>
          <w:t xml:space="preserve">ב"א</w:t>
        </w:r>
      </w:ins>
      <w:del w:id="92034" w:author="מנוע מכני" w:date="2026-10-11T12:04:39Z">
        <w:r w:rsidRPr="00B078C3">
          <w:rPr>
            <w:rFonts w:ascii="FontbitDavid" w:hAnsi="FontbitDavid"/>
            <w:sz w:val="24"/>
            <w:rtl/>
          </w:rPr>
          <w:delText xml:space="preserve">ב''א</w:delText>
        </w:r>
      </w:del>
      <w:r w:rsidRPr="00B078C3">
        <w:rPr>
          <w:rFonts w:ascii="FontbitDavid" w:hAnsi="FontbitDavid"/>
          <w:sz w:val="24"/>
          <w:rtl/>
        </w:rPr>
        <w:t xml:space="preserve">: משום דקתני לה גבי הלכתא דדיני.</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53" w:author="קלוד" w:date="2026-10-11T09:07:21Z"/>
        </w:rPr>
      </w:pPr>
      <w:ins w:id="20352" w:author="קלוד" w:date="2026-10-11T09:07:21Z">
        <w:r>
          <w:t xml:space="preserve">משנה ה</w:t>
        </w:r>
      </w:ins>
    </w:p>
    <w:p w:rsidR="00E403F0" w:rsidRPr="00D65BEC" w:rsidRDefault="00E403F0" w:rsidP="00E403F0">
      <w:pPr>
        <w:pStyle w:val="afff9"/>
        <w:rPr>
          <w:del w:id="20227" w:author="קלוד" w:date="2026-10-11T09:07:21Z"/>
          <w:rtl/>
        </w:rPr>
      </w:pPr>
      <w:del w:id="20226" w:author="קלוד" w:date="2026-10-11T09:07:21Z">
        <w:r w:rsidRPr="00D65BEC">
          <w:rPr>
            <w:rtl/>
          </w:rPr>
          <w:delText xml:space="preserve">מתני'.</w:delText>
        </w:r>
      </w:del>
    </w:p>
    <w:p w:rsidR="00E403F0" w:rsidRPr="00D65BEC" w:rsidRDefault="00E403F0" w:rsidP="00E403F0">
      <w:pPr>
        <w:pStyle w:val="afff9"/>
        <w:spacing w:before="120"/>
        <w:rPr>
          <w:rtl/>
        </w:rPr>
        <w:pPrChange w:id="90034" w:author="קלוד" w:date="2026-10-11T12:09:42Z">
          <w:pPr>
            <w:pStyle w:val="afff9"/>
          </w:pPr>
        </w:pPrChange>
      </w:pPr>
      <w:r w:rsidRPr="00D65BEC">
        <w:rPr>
          <w:rtl/>
        </w:rPr>
        <w:t xml:space="preserve">כל שחייב במעשרות - מטמא טומאת אוכלין, </w:t>
      </w:r>
    </w:p>
    <w:p w:rsidR="00E403F0" w:rsidRPr="00D65BEC" w:rsidRDefault="00E403F0" w:rsidP="00E403F0">
      <w:pPr>
        <w:pStyle w:val="afff9"/>
        <w:rPr>
          <w:rtl/>
        </w:rPr>
      </w:pPr>
      <w:r w:rsidRPr="00D65BEC">
        <w:rPr>
          <w:rtl/>
        </w:rPr>
        <w:t>ויש שמטמא טומאת אוכלין ואינו חייב במעשרות.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B078C3" w:rsidRDefault="00E403F0" w:rsidP="00E403F0">
      <w:pPr>
        <w:rPr>
          <w:rFonts w:ascii="FontbitDavid" w:hAnsi="FontbitDavid"/>
          <w:sz w:val="24"/>
          <w:rtl/>
        </w:rPr>
      </w:pPr>
      <w:r w:rsidRPr="00B078C3">
        <w:rPr>
          <w:rFonts w:ascii="FontbitDavid" w:hAnsi="FontbitDavid"/>
          <w:sz w:val="24"/>
          <w:rtl/>
        </w:rPr>
        <w:t>לאתויי בשר ודגים וביצים.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55" w:author="קלוד" w:date="2026-10-11T09:07:21Z"/>
        </w:rPr>
      </w:pPr>
      <w:ins w:id="20354" w:author="קלוד" w:date="2026-10-11T09:07:21Z">
        <w:r>
          <w:t xml:space="preserve">משנה ו</w:t>
        </w:r>
      </w:ins>
    </w:p>
    <w:p w:rsidR="00E403F0" w:rsidRPr="00D65BEC" w:rsidRDefault="00E403F0" w:rsidP="00E403F0">
      <w:pPr>
        <w:pStyle w:val="afff9"/>
        <w:rPr>
          <w:del w:id="20229" w:author="קלוד" w:date="2026-10-11T09:07:21Z"/>
          <w:rtl/>
        </w:rPr>
      </w:pPr>
      <w:del w:id="20228" w:author="קלוד" w:date="2026-10-11T09:07:21Z">
        <w:r w:rsidRPr="00D65BEC">
          <w:rPr>
            <w:rtl/>
          </w:rPr>
          <w:lastRenderedPageBreak/>
          <w:delText xml:space="preserve">מתני'.</w:delText>
        </w:r>
      </w:del>
    </w:p>
    <w:p w:rsidR="00E403F0" w:rsidRPr="00D65BEC" w:rsidRDefault="00E403F0" w:rsidP="00E403F0">
      <w:pPr>
        <w:pStyle w:val="afff9"/>
        <w:spacing w:before="120"/>
        <w:rPr>
          <w:szCs w:val="24"/>
          <w:rtl/>
        </w:rPr>
        <w:pPrChange w:id="90035" w:author="קלוד" w:date="2026-10-11T12:09:42Z">
          <w:pPr>
            <w:pStyle w:val="afff9"/>
          </w:pPr>
        </w:pPrChange>
      </w:pPr>
      <w:r w:rsidRPr="00D65BEC">
        <w:rPr>
          <w:rtl/>
        </w:rPr>
        <w:t>כל שחייב בפאה - חייב במעשרות, ויש שחייב במעשרות ואינו חייב בפאה.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47" w:author="קלוד" w:date="2026-10-11T12:23:38Z"/>
        </w:rPr>
      </w:pPr>
      <w:ins w:id="90248" w:author="קלוד" w:date="2026-10-11T12:23:38Z">
        <w:r>
          <w:rPr>
            <w:color w:val="7B3F00"/>
          </w:rPr>
          <w:t xml:space="preserve">חייב בפאה חייב במעשרות - לאתויי תאנה וירק</w:t>
        </w:r>
      </w:ins>
    </w:p>
    <w:p w:rsidR="00E403F0" w:rsidRPr="00B078C3" w:rsidRDefault="00E403F0" w:rsidP="00E403F0">
      <w:pPr>
        <w:rPr>
          <w:rFonts w:ascii="FontbitDavid" w:hAnsi="FontbitDavid"/>
          <w:sz w:val="24"/>
          <w:rtl/>
        </w:rPr>
      </w:pPr>
      <w:r w:rsidRPr="00B078C3">
        <w:rPr>
          <w:rFonts w:ascii="FontbitDavid" w:hAnsi="FontbitDavid"/>
          <w:sz w:val="24"/>
          <w:rtl/>
        </w:rPr>
        <w:t>לאתויי תאנה, וירק שאינו חייב בפאה.</w:t>
      </w:r>
    </w:p>
    <w:p>
      <w:pPr>
        <w:pStyle w:val="38"/>
        <w:rPr>
          <w:ins w:id="100692" w:author="מנוע מכני" w:date="2026-10-11T12:04:39Z"/>
        </w:rPr>
      </w:pPr>
      <w:r w:rsidRPr="00B078C3">
        <w:t xml:space="preserve">דתנן</w:t>
      </w:r>
      <w:r w:rsidRPr="00B078C3">
        <w:t xml:space="preserve">, כלל אמרו בפאה:</w:t>
      </w:r>
    </w:p>
    <w:p w:rsidR="00E403F0" w:rsidRPr="00B078C3" w:rsidRDefault="00E403F0" w:rsidP="00E403F0">
      <w:pPr>
        <w:rPr>
          <w:rFonts w:ascii="FontbitDavid" w:hAnsi="FontbitDavid"/>
          <w:sz w:val="24"/>
          <w:rtl/>
        </w:rPr>
      </w:pPr>
      <w:del w:id="1006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שהוא אוכל, ונשמר, וגידולו מן הארץ, ולקיטתו כאחד, ומכניסו לקיום - חייב בפאה.</w:t>
      </w:r>
    </w:p>
    <w:p w:rsidR="00E403F0" w:rsidRPr="00B078C3" w:rsidRDefault="00E403F0" w:rsidP="00E403F0">
      <w:pPr>
        <w:rPr>
          <w:rFonts w:ascii="FontbitDavid" w:hAnsi="FontbitDavid"/>
          <w:sz w:val="24"/>
          <w:rtl/>
        </w:rPr>
      </w:pPr>
      <w:r w:rsidRPr="00B078C3">
        <w:rPr>
          <w:rFonts w:ascii="FontbitDavid" w:hAnsi="FontbitDavid"/>
          <w:sz w:val="24"/>
          <w:rtl/>
        </w:rPr>
        <w:t xml:space="preserve">אוכל - </w:t>
      </w:r>
      <w:ins w:id="98035" w:author="מנוע מכני" w:date="2026-10-11T12:04:39Z">
        <w:r>
          <w:rPr>
            <w:rFonts w:ascii="FontbitDavid" w:hAnsi="FontbitDavid"/>
            <w:sz w:val="24"/>
            <w:rtl/>
          </w:rPr>
          <w:t xml:space="preserve">למעט</w:t>
        </w:r>
      </w:ins>
      <w:del w:id="98036" w:author="מנוע מכני" w:date="2026-10-11T12:04:39Z">
        <w:r w:rsidRPr="00B078C3">
          <w:rPr>
            <w:rFonts w:ascii="FontbitDavid" w:hAnsi="FontbitDavid"/>
            <w:sz w:val="24"/>
            <w:rtl/>
          </w:rPr>
          <w:delText xml:space="preserve">למעוטי</w:delText>
        </w:r>
      </w:del>
      <w:r w:rsidRPr="00B078C3">
        <w:rPr>
          <w:rFonts w:ascii="FontbitDavid" w:hAnsi="FontbitDavid"/>
          <w:sz w:val="24"/>
          <w:rtl/>
        </w:rPr>
        <w:t xml:space="preserve"> ספיחי סטים וקוצה, </w:t>
      </w:r>
    </w:p>
    <w:p w:rsidR="00E403F0" w:rsidRPr="00B078C3" w:rsidRDefault="00E403F0" w:rsidP="00E403F0">
      <w:pPr>
        <w:rPr>
          <w:rFonts w:ascii="FontbitDavid" w:hAnsi="FontbitDavid"/>
          <w:sz w:val="24"/>
          <w:rtl/>
        </w:rPr>
      </w:pPr>
      <w:r w:rsidRPr="00B078C3">
        <w:rPr>
          <w:rFonts w:ascii="FontbitDavid" w:hAnsi="FontbitDavid"/>
          <w:sz w:val="24"/>
          <w:rtl/>
        </w:rPr>
        <w:t xml:space="preserve">ונשמר - </w:t>
      </w:r>
      <w:ins w:id="98037" w:author="מנוע מכני" w:date="2026-10-11T12:04:39Z">
        <w:r>
          <w:rPr>
            <w:rFonts w:ascii="FontbitDavid" w:hAnsi="FontbitDavid"/>
            <w:sz w:val="24"/>
            <w:rtl/>
          </w:rPr>
          <w:t xml:space="preserve">למעט</w:t>
        </w:r>
      </w:ins>
      <w:del w:id="98038" w:author="מנוע מכני" w:date="2026-10-11T12:04:39Z">
        <w:r w:rsidRPr="00B078C3">
          <w:rPr>
            <w:rFonts w:ascii="FontbitDavid" w:hAnsi="FontbitDavid"/>
            <w:sz w:val="24"/>
            <w:rtl/>
          </w:rPr>
          <w:delText xml:space="preserve">למעוטי</w:delText>
        </w:r>
      </w:del>
      <w:r w:rsidRPr="00B078C3">
        <w:rPr>
          <w:rFonts w:ascii="FontbitDavid" w:hAnsi="FontbitDavid"/>
          <w:sz w:val="24"/>
          <w:rtl/>
        </w:rPr>
        <w:t xml:space="preserve"> הפקר </w:t>
      </w:r>
    </w:p>
    <w:p w:rsidR="00E403F0" w:rsidRPr="00B078C3" w:rsidRDefault="00E403F0" w:rsidP="00E403F0">
      <w:pPr>
        <w:rPr>
          <w:rFonts w:ascii="FontbitDavid" w:hAnsi="FontbitDavid"/>
          <w:sz w:val="24"/>
          <w:rtl/>
        </w:rPr>
      </w:pPr>
      <w:r w:rsidRPr="00B078C3">
        <w:rPr>
          <w:rFonts w:ascii="FontbitDavid" w:hAnsi="FontbitDavid"/>
          <w:sz w:val="24"/>
          <w:rtl/>
        </w:rPr>
        <w:t xml:space="preserve">וגידולו מן הארץ - </w:t>
      </w:r>
      <w:ins w:id="98039" w:author="מנוע מכני" w:date="2026-10-11T12:04:39Z">
        <w:r>
          <w:rPr>
            <w:rFonts w:ascii="FontbitDavid" w:hAnsi="FontbitDavid"/>
            <w:sz w:val="24"/>
            <w:rtl/>
          </w:rPr>
          <w:t xml:space="preserve">למעט</w:t>
        </w:r>
      </w:ins>
      <w:del w:id="98040" w:author="מנוע מכני" w:date="2026-10-11T12:04:39Z">
        <w:r w:rsidRPr="00B078C3">
          <w:rPr>
            <w:rFonts w:ascii="FontbitDavid" w:hAnsi="FontbitDavid"/>
            <w:sz w:val="24"/>
            <w:rtl/>
          </w:rPr>
          <w:delText xml:space="preserve">למעוטי</w:delText>
        </w:r>
      </w:del>
      <w:r w:rsidRPr="00B078C3">
        <w:rPr>
          <w:rFonts w:ascii="FontbitDavid" w:hAnsi="FontbitDavid"/>
          <w:sz w:val="24"/>
          <w:rtl/>
        </w:rPr>
        <w:t xml:space="preserve"> כמהים ופטריות, </w:t>
      </w:r>
    </w:p>
    <w:p w:rsidR="00E403F0" w:rsidRPr="00B078C3" w:rsidRDefault="00E403F0" w:rsidP="00E403F0">
      <w:pPr>
        <w:rPr>
          <w:rFonts w:ascii="FontbitDavid" w:hAnsi="FontbitDavid"/>
          <w:sz w:val="24"/>
          <w:rtl/>
        </w:rPr>
      </w:pPr>
      <w:r w:rsidRPr="00B078C3">
        <w:rPr>
          <w:rFonts w:ascii="FontbitDavid" w:hAnsi="FontbitDavid"/>
          <w:sz w:val="24"/>
          <w:rtl/>
        </w:rPr>
        <w:t xml:space="preserve">ולקיטתו כאחד - </w:t>
      </w:r>
      <w:ins w:id="98041" w:author="מנוע מכני" w:date="2026-10-11T12:04:39Z">
        <w:r>
          <w:rPr>
            <w:rFonts w:ascii="FontbitDavid" w:hAnsi="FontbitDavid"/>
            <w:sz w:val="24"/>
            <w:rtl/>
          </w:rPr>
          <w:t xml:space="preserve">למעט</w:t>
        </w:r>
      </w:ins>
      <w:del w:id="98042" w:author="מנוע מכני" w:date="2026-10-11T12:04:39Z">
        <w:r w:rsidRPr="00B078C3">
          <w:rPr>
            <w:rFonts w:ascii="FontbitDavid" w:hAnsi="FontbitDavid"/>
            <w:sz w:val="24"/>
            <w:rtl/>
          </w:rPr>
          <w:delText xml:space="preserve">למעוטי</w:delText>
        </w:r>
      </w:del>
      <w:r w:rsidRPr="00B078C3">
        <w:rPr>
          <w:rFonts w:ascii="FontbitDavid" w:hAnsi="FontbitDavid"/>
          <w:sz w:val="24"/>
          <w:rtl/>
        </w:rPr>
        <w:t xml:space="preserve"> תאנה, </w:t>
      </w:r>
    </w:p>
    <w:p w:rsidR="00E403F0" w:rsidRPr="00B078C3" w:rsidRDefault="00E403F0" w:rsidP="00E403F0">
      <w:pPr>
        <w:rPr>
          <w:rFonts w:ascii="FontbitDavid" w:hAnsi="FontbitDavid"/>
          <w:sz w:val="24"/>
          <w:rtl/>
        </w:rPr>
      </w:pPr>
      <w:r w:rsidRPr="00B078C3">
        <w:rPr>
          <w:rFonts w:ascii="FontbitDavid" w:hAnsi="FontbitDavid"/>
          <w:sz w:val="24"/>
          <w:rtl/>
        </w:rPr>
        <w:t xml:space="preserve">ומכניסו לקיום - </w:t>
      </w:r>
      <w:ins w:id="98043" w:author="מנוע מכני" w:date="2026-10-11T12:04:39Z">
        <w:r>
          <w:rPr>
            <w:rFonts w:ascii="FontbitDavid" w:hAnsi="FontbitDavid"/>
            <w:sz w:val="24"/>
            <w:rtl/>
          </w:rPr>
          <w:t xml:space="preserve">למעט</w:t>
        </w:r>
      </w:ins>
      <w:del w:id="98044" w:author="מנוע מכני" w:date="2026-10-11T12:04:39Z">
        <w:r w:rsidRPr="00B078C3">
          <w:rPr>
            <w:rFonts w:ascii="FontbitDavid" w:hAnsi="FontbitDavid"/>
            <w:sz w:val="24"/>
            <w:rtl/>
          </w:rPr>
          <w:delText xml:space="preserve">למעוטי</w:delText>
        </w:r>
      </w:del>
      <w:r w:rsidRPr="00B078C3">
        <w:rPr>
          <w:rFonts w:ascii="FontbitDavid" w:hAnsi="FontbitDavid"/>
          <w:sz w:val="24"/>
          <w:rtl/>
        </w:rPr>
        <w:t xml:space="preserve"> ירק.</w:t>
      </w:r>
    </w:p>
    <w:p w:rsidR="00E403F0" w:rsidRDefault="00E403F0" w:rsidP="00E403F0">
      <w:pPr>
        <w:rPr>
          <w:rFonts w:ascii="FontbitDavid" w:hAnsi="FontbitDavid"/>
          <w:sz w:val="24"/>
          <w:rtl/>
        </w:rPr>
      </w:pPr>
      <w:r w:rsidRPr="00B078C3">
        <w:rPr>
          <w:rFonts w:ascii="FontbitDavid" w:hAnsi="FontbitDavid"/>
          <w:sz w:val="24"/>
          <w:rtl/>
        </w:rPr>
        <w:t xml:space="preserve">ואילו גבי מעשר </w:t>
      </w:r>
      <w:r w:rsidRPr="00B078C3">
        <w:rPr>
          <w:rFonts w:ascii="FontbitDavid" w:hAnsi="FontbitDavid"/>
          <w:sz w:val="24"/>
          <w:rtl/>
        </w:rPr>
        <w:t xml:space="preserve">תנן</w:t>
      </w:r>
      <w:r w:rsidRPr="00B078C3">
        <w:rPr>
          <w:rFonts w:ascii="FontbitDavid" w:hAnsi="FontbitDavid"/>
          <w:sz w:val="24"/>
          <w:rtl/>
        </w:rPr>
        <w:t xml:space="preserve">: כל שהוא אוכל, ונשמר, וגידולו מן הארץ - חייב במעשרות, ואילו לקיטתו כאחד, ומכניסו לקיום </w:t>
      </w:r>
      <w:r w:rsidRPr="00B078C3">
        <w:rPr>
          <w:rFonts w:ascii="FontbitDavid" w:hAnsi="FontbitDavid"/>
          <w:sz w:val="24"/>
          <w:rtl/>
        </w:rPr>
        <w:t xml:space="preserve">לא</w:t>
      </w:r>
      <w:r w:rsidRPr="00B078C3">
        <w:rPr>
          <w:rFonts w:ascii="FontbitDavid" w:hAnsi="FontbitDavid"/>
          <w:sz w:val="24"/>
          <w:rtl/>
        </w:rPr>
        <w:t xml:space="preserve"> קתני.</w:t>
      </w:r>
    </w:p>
    <w:p w:rsidR="00E403F0" w:rsidRPr="00B078C3" w:rsidRDefault="00E403F0" w:rsidP="00E403F0">
      <w:pPr>
        <w:rPr>
          <w:rFonts w:ascii="FontbitDavid" w:hAnsi="FontbitDavid"/>
          <w:sz w:val="24"/>
          <w:rtl/>
        </w:rPr>
      </w:pPr>
    </w:p>
    <w:p w:rsidR="00E403F0" w:rsidRDefault="00E403F0" w:rsidP="00E403F0">
      <w:pPr>
        <w:rPr>
          <w:rFonts w:ascii="FontbitDavid" w:hAnsi="FontbitDavid"/>
          <w:sz w:val="24"/>
          <w:rtl/>
        </w:rPr>
      </w:pPr>
      <w:r w:rsidRPr="00B078C3">
        <w:rPr>
          <w:rFonts w:ascii="FontbitDavid" w:hAnsi="FontbitDavid"/>
          <w:sz w:val="24"/>
          <w:rtl/>
        </w:rPr>
        <w:t xml:space="preserve">אם היו בהם שומים ובצלין - חייבין, </w:t>
      </w:r>
      <w:r w:rsidRPr="00B078C3">
        <w:rPr>
          <w:rFonts w:ascii="FontbitDavid" w:hAnsi="FontbitDavid"/>
          <w:sz w:val="24"/>
          <w:rtl/>
        </w:rPr>
        <w:t xml:space="preserve">דתנן</w:t>
      </w:r>
      <w:r w:rsidRPr="00B078C3">
        <w:rPr>
          <w:rFonts w:ascii="FontbitDavid" w:hAnsi="FontbitDavid"/>
          <w:sz w:val="24"/>
          <w:rtl/>
        </w:rPr>
        <w:t xml:space="preserve">, מלבנות בצלים שבין הירק, </w:t>
      </w:r>
    </w:p>
    <w:p>
      <w:pPr>
        <w:pStyle w:val="38"/>
        <w:rPr>
          <w:ins w:id="100694" w:author="מנוע מכני" w:date="2026-10-11T12:04:39Z"/>
        </w:rPr>
      </w:pPr>
      <w:r w:rsidRPr="00B078C3">
        <w:t xml:space="preserve">ר' יוסי</w:t>
      </w:r>
      <w:del w:id="101776"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69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פאה מכל אחת ואחת, וחכ"א: מאחת על הכל.</w:t>
      </w:r>
    </w:p>
    <w:p>
      <w:pPr>
        <w:pStyle w:val="afffff8"/>
        <w:rPr>
          <w:ins w:id="90245" w:author="קלוד" w:date="2026-10-11T12:23:38Z"/>
        </w:rPr>
      </w:pPr>
      <w:ins w:id="90246" w:author="קלוד" w:date="2026-10-11T12:23:38Z">
        <w:r>
          <w:rPr>
            <w:color w:val="7B3F00"/>
          </w:rPr>
          <w:t xml:space="preserve">עולשין שזרען לבהמה - מחשבת חיבור</w:t>
        </w:r>
      </w:ins>
    </w:p>
    <w:p>
      <w:pPr>
        <w:pStyle w:val="38"/>
        <w:rPr>
          <w:ins w:id="100696" w:author="מנוע מכני" w:date="2026-10-11T12:04:39Z"/>
        </w:rPr>
      </w:pPr>
      <w:r w:rsidRPr="00017C1D">
        <w:t xml:space="preserve">רב</w:t>
      </w:r>
      <w:ins w:id="92035" w:author="מנוע מכני" w:date="2026-10-11T12:04:39Z">
        <w:r>
          <w:t xml:space="preserve">ב"ח</w:t>
        </w:r>
      </w:ins>
      <w:del w:id="92036" w:author="מנוע מכני" w:date="2026-10-11T12:04:39Z">
        <w:r w:rsidRPr="00017C1D">
          <w:delText xml:space="preserve">ב''ח</w:delText>
        </w:r>
      </w:del>
      <w:r w:rsidRPr="00017C1D">
        <w:t xml:space="preserve"> מר</w:t>
      </w:r>
      <w:ins w:id="92037" w:author="מנוע מכני" w:date="2026-10-11T12:04:39Z">
        <w:r>
          <w:t xml:space="preserve">י"ו</w:t>
        </w:r>
      </w:ins>
      <w:del w:id="92038" w:author="מנוע מכני" w:date="2026-10-11T12:04:39Z">
        <w:r w:rsidRPr="00017C1D">
          <w:delText xml:space="preserve">י''ו</w:delText>
        </w:r>
      </w:del>
      <w:r w:rsidRPr="00017C1D">
        <w:t xml:space="preserve">:</w:t>
      </w:r>
    </w:p>
    <w:p w:rsidR="00E403F0" w:rsidRPr="00017C1D" w:rsidRDefault="00E403F0" w:rsidP="00E403F0">
      <w:pPr>
        <w:rPr>
          <w:rFonts w:ascii="FontbitDavid" w:hAnsi="FontbitDavid"/>
          <w:spacing w:val="-4"/>
          <w:sz w:val="24"/>
          <w:rtl/>
        </w:rPr>
      </w:pPr>
      <w:del w:id="100697"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עולשין שזרען מתחילה לבהמה, ונמלך עליהן לאדם -</w:t>
      </w:r>
      <w:ins w:id="96917" w:author="מנוע מכני" w:date="2026-10-11T12:04:39Z">
        <w:r>
          <w:rPr>
            <w:rFonts w:ascii="FontbitDavid" w:hAnsi="FontbitDavid"/>
            <w:spacing w:val="-4"/>
            <w:sz w:val="24"/>
            <w:rtl/>
          </w:rPr>
          <w:t xml:space="preserve"> </w:t>
        </w:r>
      </w:ins>
      <w:del w:id="96918"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צריכות מחשבה לכשיתלשו.</w:t>
      </w:r>
    </w:p>
    <w:p w:rsidR="00E403F0" w:rsidRDefault="00E403F0" w:rsidP="00E403F0">
      <w:pPr>
        <w:pStyle w:val="afff3"/>
        <w:framePr w:wrap="around"/>
        <w:rPr>
          <w:rtl/>
        </w:rPr>
      </w:pPr>
      <w:r>
        <w:rPr>
          <w:rFonts w:hint="cs"/>
          <w:rtl/>
        </w:rPr>
        <w:t>נ:</w:t>
      </w:r>
    </w:p>
    <w:p w:rsidR="00E403F0" w:rsidRPr="00B078C3" w:rsidRDefault="00E403F0" w:rsidP="00E403F0">
      <w:pPr>
        <w:rPr>
          <w:rFonts w:ascii="FontbitDavid" w:hAnsi="FontbitDavid"/>
          <w:sz w:val="24"/>
          <w:rtl/>
        </w:rPr>
      </w:pPr>
      <w:ins w:id="94319" w:author="מנוע מכני" w:date="2026-10-11T12:04:39Z">
        <w:r>
          <w:rPr>
            <w:rFonts w:ascii="FontbitDavid" w:hAnsi="FontbitDavid"/>
            <w:sz w:val="24"/>
            <w:rtl/>
          </w:rPr>
          <w:t xml:space="preserve">סבר</w:t>
        </w:r>
      </w:ins>
      <w:del w:id="94320"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מחשבת חבור </w:t>
      </w:r>
      <w:r w:rsidRPr="00B078C3">
        <w:rPr>
          <w:rFonts w:ascii="FontbitDavid" w:hAnsi="FontbitDavid"/>
          <w:sz w:val="24"/>
          <w:rtl/>
        </w:rPr>
        <w:t xml:space="preserve">לא</w:t>
      </w:r>
      <w:r w:rsidRPr="00B078C3">
        <w:rPr>
          <w:rFonts w:ascii="FontbitDavid" w:hAnsi="FontbitDavid"/>
          <w:sz w:val="24"/>
          <w:rtl/>
        </w:rPr>
        <w:t xml:space="preserve"> שמה מחשבה.</w:t>
      </w:r>
    </w:p>
    <w:p w:rsidR="00E403F0" w:rsidRPr="00B078C3" w:rsidRDefault="00E403F0" w:rsidP="00E403F0">
      <w:pPr>
        <w:pStyle w:val="a3"/>
        <w:rPr>
          <w:rtl/>
        </w:rPr>
      </w:pPr>
      <w:ins w:id="92039" w:author="מנוע מכני" w:date="2026-10-11T12:04:39Z">
        <w:r>
          <w:rPr>
            <w:rtl/>
          </w:rPr>
          <w:t xml:space="preserve">א"ר</w:t>
        </w:r>
      </w:ins>
      <w:del w:id="92040" w:author="מנוע מכני" w:date="2026-10-11T12:04:39Z">
        <w:r w:rsidRPr="00B078C3">
          <w:rPr>
            <w:rtl/>
          </w:rPr>
          <w:delText xml:space="preserve">א''ר</w:delText>
        </w:r>
      </w:del>
      <w:r w:rsidRPr="00B078C3">
        <w:rPr>
          <w:rtl/>
        </w:rPr>
        <w:t xml:space="preserve">א: אף אנן </w:t>
      </w:r>
      <w:ins w:id="94323" w:author="מנוע מכני" w:date="2026-10-11T12:04:39Z">
        <w:r>
          <w:rPr>
            <w:rtl/>
          </w:rPr>
          <w:t xml:space="preserve">גם</w:t>
        </w:r>
      </w:ins>
      <w:del w:id="94324" w:author="מנוע מכני" w:date="2026-10-11T12:04:39Z">
        <w:r w:rsidRPr="00B078C3">
          <w:rPr>
            <w:rtl/>
          </w:rPr>
          <w:delText xml:space="preserve">נמי</w:delText>
        </w:r>
      </w:del>
      <w:r w:rsidRPr="00B078C3">
        <w:rPr>
          <w:rtl/>
        </w:rPr>
        <w:t xml:space="preserve"> תנינא, י"ג דברים נאמרו בנבלת עוף טהור וזה אחד מהן - צריכה מחשבה ואינה </w:t>
      </w:r>
      <w:r w:rsidRPr="00017C1D">
        <w:rPr>
          <w:spacing w:val="0"/>
          <w:rtl/>
        </w:rPr>
        <w:t xml:space="preserve">צריכה הכשר אלמא: מחשבת חיים </w:t>
      </w:r>
      <w:r w:rsidRPr="00017C1D">
        <w:rPr>
          <w:spacing w:val="0"/>
          <w:rtl/>
        </w:rPr>
        <w:t xml:space="preserve">לא</w:t>
      </w:r>
      <w:r w:rsidRPr="00017C1D">
        <w:rPr>
          <w:spacing w:val="0"/>
          <w:rtl/>
        </w:rPr>
        <w:t xml:space="preserve"> שמה מחשבה, </w:t>
      </w:r>
      <w:ins w:id="94321" w:author="מנוע מכני" w:date="2026-10-11T12:04:39Z">
        <w:r>
          <w:rPr>
            <w:spacing w:val="0"/>
            <w:rtl/>
          </w:rPr>
          <w:t xml:space="preserve">כאן</w:t>
        </w:r>
      </w:ins>
      <w:del w:id="94322" w:author="מנוע מכני" w:date="2026-10-11T12:04:39Z">
        <w:r w:rsidRPr="00017C1D">
          <w:rPr>
            <w:spacing w:val="0"/>
            <w:rtl/>
          </w:rPr>
          <w:delText xml:space="preserve">הכא</w:delText>
        </w:r>
      </w:del>
      <w:r w:rsidRPr="00017C1D">
        <w:rPr>
          <w:spacing w:val="0"/>
          <w:rtl/>
        </w:rPr>
        <w:t xml:space="preserve"> </w:t>
      </w:r>
      <w:ins w:id="94325" w:author="מנוע מכני" w:date="2026-10-11T12:04:39Z">
        <w:r>
          <w:rPr>
            <w:spacing w:val="0"/>
            <w:rtl/>
          </w:rPr>
          <w:t xml:space="preserve">גם</w:t>
        </w:r>
      </w:ins>
      <w:del w:id="94326" w:author="מנוע מכני" w:date="2026-10-11T12:04:39Z">
        <w:r w:rsidRPr="00017C1D">
          <w:rPr>
            <w:spacing w:val="0"/>
            <w:rtl/>
          </w:rPr>
          <w:delText xml:space="preserve">נמי</w:delText>
        </w:r>
      </w:del>
      <w:r w:rsidRPr="00017C1D">
        <w:rPr>
          <w:spacing w:val="0"/>
          <w:rtl/>
        </w:rPr>
        <w:t xml:space="preserve"> מחשבת חבור </w:t>
      </w:r>
      <w:r w:rsidRPr="00017C1D">
        <w:rPr>
          <w:spacing w:val="0"/>
          <w:rtl/>
        </w:rPr>
        <w:t xml:space="preserve">לא</w:t>
      </w:r>
      <w:r w:rsidRPr="00017C1D">
        <w:rPr>
          <w:spacing w:val="0"/>
          <w:rtl/>
        </w:rPr>
        <w:t xml:space="preserve"> שמה מחשבה.</w:t>
      </w:r>
    </w:p>
    <w:p>
      <w:pPr>
        <w:pStyle w:val="38"/>
        <w:rPr>
          <w:ins w:id="100698" w:author="מנוע מכני" w:date="2026-10-11T12:04:39Z"/>
        </w:rPr>
      </w:pPr>
      <w:r w:rsidRPr="00B078C3">
        <w:t xml:space="preserve">רבי זירא</w:t>
      </w:r>
      <w:del w:id="101777"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699" w:author="מנוע מכני" w:date="2026-10-11T12:04:39Z">
        <w:r w:rsidRPr="00B078C3">
          <w:rPr>
            <w:rFonts w:ascii="FontbitDavid" w:hAnsi="FontbitDavid"/>
            <w:sz w:val="24"/>
            <w:rtl/>
          </w:rPr>
          <w:delText xml:space="preserve"> </w:delText>
        </w:r>
      </w:del>
      <w:ins w:id="94327" w:author="מנוע מכני" w:date="2026-10-11T12:04:39Z">
        <w:r>
          <w:rPr>
            <w:rFonts w:ascii="FontbitDavid" w:hAnsi="FontbitDavid"/>
            <w:sz w:val="24"/>
            <w:rtl/>
          </w:rPr>
          <w:t xml:space="preserve">כאן</w:t>
        </w:r>
      </w:ins>
      <w:del w:id="94328"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בגוזל שנפל מן הרום </w:t>
      </w:r>
      <w:ins w:id="95955" w:author="מנוע מכני" w:date="2026-10-11T12:04:39Z">
        <w:r>
          <w:rPr>
            <w:rFonts w:ascii="FontbitDavid" w:hAnsi="FontbitDavid"/>
            <w:sz w:val="24"/>
            <w:rtl/>
          </w:rPr>
          <w:t xml:space="preserve">מדובר</w:t>
        </w:r>
      </w:ins>
      <w:del w:id="95956" w:author="מנוע מכני" w:date="2026-10-11T12:04:39Z">
        <w:r w:rsidRPr="00B078C3">
          <w:rPr>
            <w:rFonts w:ascii="FontbitDavid" w:hAnsi="FontbitDavid"/>
            <w:sz w:val="24"/>
            <w:rtl/>
          </w:rPr>
          <w:delText xml:space="preserve">עסקינן</w:delText>
        </w:r>
      </w:del>
      <w:r w:rsidRPr="00B078C3">
        <w:rPr>
          <w:rFonts w:ascii="FontbitDavid" w:hAnsi="FontbitDavid"/>
          <w:sz w:val="24"/>
          <w:rtl/>
        </w:rPr>
        <w:t xml:space="preserve">, דלא </w:t>
      </w:r>
      <w:ins w:id="97765" w:author="מנוע מכני" w:date="2026-10-11T12:04:39Z">
        <w:r>
          <w:rPr>
            <w:rFonts w:ascii="FontbitDavid" w:hAnsi="FontbitDavid"/>
            <w:sz w:val="24"/>
            <w:rtl/>
          </w:rPr>
          <w:t xml:space="preserve">היה</w:t>
        </w:r>
      </w:ins>
      <w:del w:id="97766"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 קמן דלחשוב </w:t>
      </w:r>
      <w:ins w:id="95957" w:author="מנוע מכני" w:date="2026-10-11T12:04:39Z">
        <w:r>
          <w:rPr>
            <w:rFonts w:ascii="FontbitDavid" w:hAnsi="FontbitDavid"/>
            <w:sz w:val="24"/>
            <w:rtl/>
          </w:rPr>
          <w:t xml:space="preserve">עליו</w:t>
        </w:r>
      </w:ins>
      <w:del w:id="95958"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w:t>
      </w:r>
    </w:p>
    <w:p>
      <w:pPr>
        <w:pStyle w:val="38"/>
        <w:rPr>
          <w:ins w:id="100700" w:author="מנוע מכני" w:date="2026-10-11T12:04:39Z"/>
        </w:rPr>
      </w:pPr>
      <w:r w:rsidRPr="00B078C3">
        <w:t xml:space="preserve">א"ל</w:t>
      </w:r>
      <w:r w:rsidRPr="00B078C3">
        <w:t xml:space="preserve"> אביי:</w:t>
      </w:r>
    </w:p>
    <w:p w:rsidR="00E403F0" w:rsidRPr="00B078C3" w:rsidRDefault="00E403F0" w:rsidP="00E403F0">
      <w:pPr>
        <w:rPr>
          <w:rFonts w:ascii="FontbitDavid" w:hAnsi="FontbitDavid"/>
          <w:sz w:val="24"/>
          <w:rtl/>
        </w:rPr>
      </w:pPr>
      <w:del w:id="1007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תרנגולת שביבנה</w:t>
      </w:r>
      <w:r>
        <w:rPr>
          <w:rFonts w:ascii="FontbitDavid" w:hAnsi="FontbitDavid"/>
          <w:sz w:val="24"/>
          <w:rtl/>
        </w:rPr>
        <w:t xml:space="preserve"> </w:t>
      </w:r>
      <w:ins w:id="95959" w:author="מנוע מכני" w:date="2026-10-11T12:04:39Z">
        <w:r>
          <w:rPr>
            <w:rFonts w:ascii="FontbitDavid" w:hAnsi="FontbitDavid"/>
            <w:sz w:val="24"/>
            <w:rtl/>
          </w:rPr>
          <w:t xml:space="preserve">מה</w:t>
        </w:r>
      </w:ins>
      <w:del w:id="95960" w:author="מנוע מכני" w:date="2026-10-11T12:04:39Z">
        <w:r>
          <w:rPr>
            <w:rFonts w:ascii="FontbitDavid" w:hAnsi="FontbitDavid"/>
            <w:sz w:val="24"/>
            <w:rtl/>
          </w:rPr>
          <w:delText xml:space="preserve">מאי</w:delText>
        </w:r>
      </w:del>
      <w:r>
        <w:rPr>
          <w:rFonts w:ascii="FontbitDavid" w:hAnsi="FontbitDavid"/>
          <w:sz w:val="24"/>
          <w:rtl/>
        </w:rPr>
        <w:t xml:space="preserve"> </w:t>
      </w:r>
      <w:ins w:id="94329" w:author="מנוע מכני" w:date="2026-10-11T12:04:39Z">
        <w:r>
          <w:rPr>
            <w:rFonts w:ascii="FontbitDavid" w:hAnsi="FontbitDavid"/>
            <w:sz w:val="24"/>
            <w:rtl/>
          </w:rPr>
          <w:t xml:space="preserve">יש</w:t>
        </w:r>
      </w:ins>
      <w:del w:id="94330" w:author="מנוע מכני" w:date="2026-10-11T12:04:39Z">
        <w:r>
          <w:rPr>
            <w:rFonts w:ascii="FontbitDavid" w:hAnsi="FontbitDavid"/>
            <w:sz w:val="24"/>
            <w:rtl/>
          </w:rPr>
          <w:delText xml:space="preserve">איכא</w:delText>
        </w:r>
      </w:del>
      <w:r>
        <w:rPr>
          <w:rFonts w:ascii="FontbitDavid" w:hAnsi="FontbitDavid"/>
          <w:sz w:val="24"/>
          <w:rtl/>
        </w:rPr>
        <w:t xml:space="preserve"> </w:t>
      </w:r>
      <w:ins w:id="98471" w:author="מנוע מכני" w:date="2026-10-11T12:04:39Z">
        <w:r>
          <w:rPr>
            <w:rFonts w:ascii="FontbitDavid" w:hAnsi="FontbitDavid"/>
            <w:sz w:val="24"/>
            <w:rtl/>
          </w:rPr>
          <w:t xml:space="preserve">לומר</w:t>
        </w:r>
      </w:ins>
      <w:del w:id="98472" w:author="מנוע מכני" w:date="2026-10-11T12:04:39Z">
        <w:r>
          <w:rPr>
            <w:rFonts w:ascii="FontbitDavid" w:hAnsi="FontbitDavid"/>
            <w:sz w:val="24"/>
            <w:rtl/>
          </w:rPr>
          <w:delText xml:space="preserve">למימר</w:delText>
        </w:r>
      </w:del>
      <w:r>
        <w:rPr>
          <w:rFonts w:ascii="FontbitDavid" w:hAnsi="FontbitDavid"/>
          <w:sz w:val="24"/>
          <w:rtl/>
        </w:rPr>
        <w:t xml:space="preserve">? </w:t>
      </w:r>
      <w:r>
        <w:rPr>
          <w:rFonts w:ascii="FontbitDavid" w:hAnsi="FontbitDavid"/>
          <w:sz w:val="24"/>
          <w:rtl/>
        </w:rPr>
        <w:t xml:space="preserve">א"ל</w:t>
      </w:r>
      <w:r>
        <w:rPr>
          <w:rFonts w:ascii="FontbitDavid" w:hAnsi="FontbitDavid"/>
          <w:sz w:val="24"/>
          <w:rtl/>
        </w:rPr>
        <w:t xml:space="preserve">: תרנגול בר ה</w:t>
      </w:r>
      <w:r>
        <w:rPr>
          <w:rFonts w:ascii="FontbitDavid" w:hAnsi="FontbitDavid" w:hint="cs"/>
          <w:sz w:val="24"/>
          <w:rtl/>
        </w:rPr>
        <w:t>י</w:t>
      </w:r>
      <w:r w:rsidRPr="00B078C3">
        <w:rPr>
          <w:rFonts w:ascii="FontbitDavid" w:hAnsi="FontbitDavid"/>
          <w:sz w:val="24"/>
          <w:rtl/>
        </w:rPr>
        <w:t>ה.</w:t>
      </w:r>
    </w:p>
    <w:p w:rsidR="00E403F0" w:rsidRDefault="00E403F0" w:rsidP="00E403F0">
      <w:pPr>
        <w:rPr>
          <w:rFonts w:ascii="FontbitDavid" w:hAnsi="FontbitDavid"/>
          <w:sz w:val="24"/>
          <w:rtl/>
        </w:rPr>
      </w:pPr>
      <w:r>
        <w:rPr>
          <w:rFonts w:ascii="FontbitDavid" w:hAnsi="FontbitDavid"/>
          <w:sz w:val="24"/>
          <w:rtl/>
        </w:rPr>
        <w:t xml:space="preserve">אחיכו </w:t>
      </w:r>
      <w:ins w:id="95961" w:author="מנוע מכני" w:date="2026-10-11T12:04:39Z">
        <w:r>
          <w:rPr>
            <w:rFonts w:ascii="FontbitDavid" w:hAnsi="FontbitDavid"/>
            <w:sz w:val="24"/>
            <w:rtl/>
          </w:rPr>
          <w:t xml:space="preserve">עליו</w:t>
        </w:r>
      </w:ins>
      <w:del w:id="95962" w:author="מנוע מכני" w:date="2026-10-11T12:04:39Z">
        <w:r>
          <w:rPr>
            <w:rFonts w:ascii="FontbitDavid" w:hAnsi="FontbitDavid"/>
            <w:sz w:val="24"/>
            <w:rtl/>
          </w:rPr>
          <w:delText xml:space="preserve">עליה</w:delText>
        </w:r>
      </w:del>
      <w:r>
        <w:rPr>
          <w:rFonts w:ascii="FontbitDavid" w:hAnsi="FontbitDavid"/>
          <w:sz w:val="24"/>
          <w:rtl/>
        </w:rPr>
        <w:t xml:space="preserve">: תרנגול בר</w:t>
      </w:r>
      <w:r w:rsidRPr="00B078C3">
        <w:rPr>
          <w:rFonts w:ascii="FontbitDavid" w:hAnsi="FontbitDavid"/>
          <w:sz w:val="24"/>
          <w:rtl/>
        </w:rPr>
        <w:t xml:space="preserve"> - עוף טמא הוא: ועוף טמא </w:t>
      </w:r>
      <w:r>
        <w:rPr>
          <w:rFonts w:ascii="FontbitDavid" w:hAnsi="FontbitDavid" w:hint="cs"/>
          <w:sz w:val="24"/>
          <w:rtl/>
        </w:rPr>
        <w:t xml:space="preserve">אינו </w:t>
      </w:r>
      <w:r>
        <w:rPr>
          <w:rFonts w:ascii="FontbitDavid" w:hAnsi="FontbitDavid"/>
          <w:sz w:val="24"/>
          <w:rtl/>
        </w:rPr>
        <w:t>מטמא</w:t>
      </w:r>
      <w:r w:rsidRPr="00B078C3">
        <w:rPr>
          <w:rFonts w:ascii="FontbitDavid" w:hAnsi="FontbitDavid"/>
          <w:sz w:val="24"/>
          <w:rtl/>
        </w:rPr>
        <w:t xml:space="preserve"> </w:t>
      </w:r>
    </w:p>
    <w:p>
      <w:pPr>
        <w:pStyle w:val="38"/>
        <w:rPr>
          <w:ins w:id="100702" w:author="מנוע מכני" w:date="2026-10-11T12:04:39Z"/>
        </w:rPr>
      </w:pPr>
      <w:ins w:id="92041" w:author="מנוע מכני" w:date="2026-10-11T12:04:39Z">
        <w:r>
          <w:t xml:space="preserve">א"ל</w:t>
        </w:r>
      </w:ins>
      <w:del w:id="92042" w:author="מנוע מכני" w:date="2026-10-11T12:04:39Z">
        <w:r w:rsidRPr="00017C1D">
          <w:delText xml:space="preserve">א''ל</w:delText>
        </w:r>
      </w:del>
      <w:r w:rsidRPr="00017C1D">
        <w:t xml:space="preserve"> אביי:</w:t>
      </w:r>
    </w:p>
    <w:p w:rsidR="00E403F0" w:rsidRPr="00017C1D" w:rsidRDefault="00E403F0" w:rsidP="00E403F0">
      <w:pPr>
        <w:rPr>
          <w:rFonts w:ascii="FontbitDavid" w:hAnsi="FontbitDavid"/>
          <w:spacing w:val="-4"/>
          <w:sz w:val="24"/>
          <w:rtl/>
        </w:rPr>
      </w:pPr>
      <w:del w:id="100703" w:author="מנוע מכני" w:date="2026-10-11T12:04:39Z">
        <w:r w:rsidRPr="00017C1D">
          <w:rPr>
            <w:rFonts w:ascii="FontbitDavid" w:hAnsi="FontbitDavid"/>
            <w:spacing w:val="-4"/>
            <w:sz w:val="24"/>
            <w:rtl/>
          </w:rPr>
          <w:delText xml:space="preserve"> </w:delText>
        </w:r>
      </w:del>
      <w:ins w:id="98473" w:author="מנוע מכני" w:date="2026-10-11T12:04:39Z">
        <w:r>
          <w:rPr>
            <w:rFonts w:ascii="FontbitDavid" w:hAnsi="FontbitDavid"/>
            <w:spacing w:val="-4"/>
            <w:sz w:val="24"/>
            <w:rtl/>
          </w:rPr>
          <w:t xml:space="preserve">אדם</w:t>
        </w:r>
      </w:ins>
      <w:del w:id="98474" w:author="מנוע מכני" w:date="2026-10-11T12:04:39Z">
        <w:r w:rsidRPr="00017C1D">
          <w:rPr>
            <w:rFonts w:ascii="FontbitDavid" w:hAnsi="FontbitDavid"/>
            <w:spacing w:val="-4"/>
            <w:sz w:val="24"/>
            <w:rtl/>
          </w:rPr>
          <w:delText xml:space="preserve">גברא</w:delText>
        </w:r>
      </w:del>
      <w:r w:rsidRPr="00017C1D">
        <w:rPr>
          <w:rFonts w:ascii="FontbitDavid" w:hAnsi="FontbitDavid"/>
          <w:spacing w:val="-4"/>
          <w:sz w:val="24"/>
          <w:rtl/>
        </w:rPr>
        <w:t xml:space="preserve"> </w:t>
      </w:r>
      <w:r w:rsidRPr="00017C1D">
        <w:rPr>
          <w:rStyle w:val="2fb"/>
          <w:rFonts w:ascii="FontbitDavid" w:hAnsi="FontbitDavid"/>
          <w:spacing w:val="-4"/>
          <w:sz w:val="24"/>
          <w:rtl/>
        </w:rPr>
        <w:t xml:space="preserve">רבה</w:t>
      </w:r>
      <w:r w:rsidRPr="00017C1D">
        <w:rPr>
          <w:rFonts w:ascii="FontbitDavid" w:hAnsi="FontbitDavid"/>
          <w:spacing w:val="-4"/>
          <w:sz w:val="24"/>
          <w:rtl/>
        </w:rPr>
        <w:t xml:space="preserve"> </w:t>
      </w:r>
      <w:r w:rsidRPr="00017C1D">
        <w:rPr>
          <w:rFonts w:ascii="FontbitDavid" w:hAnsi="FontbitDavid"/>
          <w:spacing w:val="-4"/>
          <w:sz w:val="24"/>
          <w:rtl/>
        </w:rPr>
        <w:t xml:space="preserve">אמר</w:t>
      </w:r>
      <w:r w:rsidRPr="00017C1D">
        <w:rPr>
          <w:rFonts w:ascii="FontbitDavid" w:hAnsi="FontbitDavid"/>
          <w:spacing w:val="-4"/>
          <w:sz w:val="24"/>
          <w:rtl/>
        </w:rPr>
        <w:t xml:space="preserve"> </w:t>
      </w:r>
      <w:ins w:id="94331" w:author="מנוע מכני" w:date="2026-10-11T12:04:39Z">
        <w:r>
          <w:rPr>
            <w:rFonts w:ascii="FontbitDavid" w:hAnsi="FontbitDavid"/>
            <w:spacing w:val="-4"/>
            <w:sz w:val="24"/>
            <w:rtl/>
          </w:rPr>
          <w:t xml:space="preserve">דבר</w:t>
        </w:r>
      </w:ins>
      <w:del w:id="94332" w:author="מנוע מכני" w:date="2026-10-11T12:04:39Z">
        <w:r w:rsidRPr="00017C1D">
          <w:rPr>
            <w:rFonts w:ascii="FontbitDavid" w:hAnsi="FontbitDavid"/>
            <w:spacing w:val="-4"/>
            <w:sz w:val="24"/>
            <w:rtl/>
          </w:rPr>
          <w:delText xml:space="preserve">מילתא</w:delText>
        </w:r>
      </w:del>
      <w:r w:rsidRPr="00017C1D">
        <w:rPr>
          <w:rFonts w:ascii="FontbitDavid" w:hAnsi="FontbitDavid"/>
          <w:spacing w:val="-4"/>
          <w:sz w:val="24"/>
          <w:rtl/>
        </w:rPr>
        <w:t xml:space="preserve"> </w:t>
      </w:r>
      <w:r w:rsidRPr="00017C1D">
        <w:rPr>
          <w:rFonts w:ascii="FontbitDavid" w:hAnsi="FontbitDavid"/>
          <w:spacing w:val="-4"/>
          <w:sz w:val="24"/>
          <w:rtl/>
        </w:rPr>
        <w:t xml:space="preserve">לא</w:t>
      </w:r>
      <w:r w:rsidRPr="00017C1D">
        <w:rPr>
          <w:rFonts w:ascii="FontbitDavid" w:hAnsi="FontbitDavid"/>
          <w:spacing w:val="-4"/>
          <w:sz w:val="24"/>
          <w:rtl/>
        </w:rPr>
        <w:t xml:space="preserve"> תחיכו </w:t>
      </w:r>
      <w:ins w:id="95963" w:author="מנוע מכני" w:date="2026-10-11T12:04:39Z">
        <w:r>
          <w:rPr>
            <w:rFonts w:ascii="FontbitDavid" w:hAnsi="FontbitDavid"/>
            <w:spacing w:val="-4"/>
            <w:sz w:val="24"/>
            <w:rtl/>
          </w:rPr>
          <w:t xml:space="preserve">עליו</w:t>
        </w:r>
      </w:ins>
      <w:del w:id="95964" w:author="מנוע מכני" w:date="2026-10-11T12:04:39Z">
        <w:r w:rsidRPr="00017C1D">
          <w:rPr>
            <w:rFonts w:ascii="FontbitDavid" w:hAnsi="FontbitDavid"/>
            <w:spacing w:val="-4"/>
            <w:sz w:val="24"/>
            <w:rtl/>
          </w:rPr>
          <w:delText xml:space="preserve">עליה</w:delText>
        </w:r>
      </w:del>
      <w:r w:rsidRPr="00017C1D">
        <w:rPr>
          <w:rFonts w:ascii="FontbitDavid" w:hAnsi="FontbitDavid"/>
          <w:spacing w:val="-4"/>
          <w:sz w:val="24"/>
          <w:rtl/>
        </w:rPr>
        <w:t xml:space="preserve">, בתרנגולת שמרדה, </w:t>
      </w:r>
      <w:r w:rsidRPr="00017C1D">
        <w:rPr>
          <w:rFonts w:ascii="FontbitDavid" w:hAnsi="FontbitDavid" w:hint="cs"/>
          <w:spacing w:val="-4"/>
          <w:sz w:val="24"/>
          <w:rtl/>
        </w:rPr>
        <w:t xml:space="preserve">ובר היינו שברחה מבעליה </w:t>
      </w:r>
    </w:p>
    <w:p>
      <w:pPr>
        <w:pStyle w:val="38"/>
        <w:rPr>
          <w:ins w:id="100704" w:author="מנוע מכני" w:date="2026-10-11T12:04:39Z"/>
        </w:rPr>
      </w:pPr>
      <w:ins w:id="92043" w:author="מנוע מכני" w:date="2026-10-11T12:04:39Z">
        <w:r>
          <w:t xml:space="preserve">ר"פ</w:t>
        </w:r>
      </w:ins>
      <w:del w:id="92044" w:author="מנוע מכני" w:date="2026-10-11T12:04:39Z">
        <w:r w:rsidRPr="00017C1D">
          <w:delText xml:space="preserve">ר''פ</w:delText>
        </w:r>
      </w:del>
      <w:del w:id="101778" w:author="מנוע מכני" w:date="2026-10-11T12:04:39Z">
        <w:r w:rsidRPr="00017C1D">
          <w:delText xml:space="preserve"> </w:delText>
        </w:r>
        <w:r w:rsidRPr="00017C1D">
          <w:delText xml:space="preserve">אמר</w:delText>
        </w:r>
      </w:del>
      <w:r w:rsidRPr="00017C1D">
        <w:t xml:space="preserve">:</w:t>
      </w:r>
    </w:p>
    <w:p w:rsidR="00E403F0" w:rsidRPr="00017C1D" w:rsidRDefault="00E403F0" w:rsidP="00E403F0">
      <w:pPr>
        <w:rPr>
          <w:rFonts w:ascii="FontbitDavid" w:hAnsi="FontbitDavid"/>
          <w:spacing w:val="-4"/>
          <w:sz w:val="24"/>
          <w:rtl/>
        </w:rPr>
      </w:pPr>
      <w:del w:id="100705"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תרנגולת דאג</w:t>
      </w:r>
      <w:r w:rsidRPr="00017C1D">
        <w:rPr>
          <w:rFonts w:ascii="FontbitDavid" w:hAnsi="FontbitDavid" w:hint="cs"/>
          <w:spacing w:val="-4"/>
          <w:sz w:val="24"/>
          <w:rtl/>
        </w:rPr>
        <w:t>ם</w:t>
      </w:r>
      <w:r w:rsidRPr="00017C1D">
        <w:rPr>
          <w:rFonts w:ascii="FontbitDavid" w:hAnsi="FontbitDavid"/>
          <w:spacing w:val="-4"/>
          <w:sz w:val="24"/>
          <w:rtl/>
        </w:rPr>
        <w:t xml:space="preserve"> </w:t>
      </w:r>
      <w:ins w:id="97179" w:author="מנוע מכני" w:date="2026-10-11T12:04:39Z">
        <w:r>
          <w:rPr>
            <w:rFonts w:ascii="FontbitDavid" w:hAnsi="FontbitDavid"/>
            <w:spacing w:val="-4"/>
            <w:sz w:val="24"/>
            <w:rtl/>
          </w:rPr>
          <w:t xml:space="preserve">היה</w:t>
        </w:r>
      </w:ins>
      <w:del w:id="97180" w:author="מנוע מכני" w:date="2026-10-11T12:04:39Z">
        <w:r w:rsidRPr="00017C1D">
          <w:rPr>
            <w:rFonts w:ascii="FontbitDavid" w:hAnsi="FontbitDavid"/>
            <w:spacing w:val="-4"/>
            <w:sz w:val="24"/>
            <w:rtl/>
          </w:rPr>
          <w:delText xml:space="preserve">הואי</w:delText>
        </w:r>
      </w:del>
      <w:r w:rsidRPr="00017C1D">
        <w:rPr>
          <w:rFonts w:ascii="FontbitDavid" w:hAnsi="FontbitDavid"/>
          <w:spacing w:val="-4"/>
          <w:sz w:val="24"/>
          <w:rtl/>
        </w:rPr>
        <w:t xml:space="preserve">.</w:t>
      </w:r>
      <w:r w:rsidRPr="00017C1D">
        <w:rPr>
          <w:rFonts w:ascii="FontbitDavid" w:hAnsi="FontbitDavid" w:hint="cs"/>
          <w:spacing w:val="-4"/>
          <w:sz w:val="24"/>
          <w:rtl/>
        </w:rPr>
        <w:t xml:space="preserve"> ולטעמא דאסור אבל תרנגולת אגם שרי </w:t>
      </w:r>
      <w:r w:rsidRPr="00017C1D">
        <w:rPr>
          <w:rFonts w:ascii="FontbitDavid" w:hAnsi="FontbitDavid"/>
          <w:spacing w:val="-4"/>
          <w:sz w:val="24"/>
          <w:rtl/>
        </w:rPr>
        <w:t>וסימניך עמוני ולא עמונית.</w:t>
      </w:r>
    </w:p>
    <w:p>
      <w:pPr>
        <w:pStyle w:val="38"/>
        <w:rPr>
          <w:ins w:id="100706" w:author="מנוע מכני" w:date="2026-10-11T12:04:39Z"/>
        </w:rPr>
      </w:pPr>
      <w:r w:rsidRPr="00B078C3">
        <w:t>ד</w:t>
      </w:r>
      <w:r>
        <w:t xml:space="preserve">רש מרימר:</w:t>
      </w:r>
    </w:p>
    <w:p w:rsidR="00E403F0" w:rsidRPr="00B078C3" w:rsidRDefault="00E403F0" w:rsidP="00E403F0">
      <w:pPr>
        <w:rPr>
          <w:rFonts w:ascii="FontbitDavid" w:hAnsi="FontbitDavid"/>
          <w:sz w:val="24"/>
          <w:rtl/>
        </w:rPr>
      </w:pPr>
      <w:del w:id="100707" w:author="מנוע מכני" w:date="2026-10-11T12:04:39Z">
        <w:r>
          <w:rPr>
            <w:rFonts w:ascii="FontbitDavid" w:hAnsi="FontbitDavid"/>
            <w:sz w:val="24"/>
            <w:rtl/>
          </w:rPr>
          <w:delText xml:space="preserve"> </w:delText>
        </w:r>
      </w:del>
      <w:r>
        <w:rPr>
          <w:rFonts w:ascii="FontbitDavid" w:hAnsi="FontbitDavid"/>
          <w:sz w:val="24"/>
          <w:rtl/>
        </w:rPr>
        <w:t xml:space="preserve">תרנגולת דאג</w:t>
      </w:r>
      <w:r>
        <w:rPr>
          <w:rFonts w:ascii="FontbitDavid" w:hAnsi="FontbitDavid" w:hint="cs"/>
          <w:sz w:val="24"/>
          <w:rtl/>
        </w:rPr>
        <w:t>ם</w:t>
      </w:r>
      <w:r w:rsidRPr="00B078C3">
        <w:rPr>
          <w:rFonts w:ascii="FontbitDavid" w:hAnsi="FontbitDavid"/>
          <w:sz w:val="24"/>
          <w:rtl/>
        </w:rPr>
        <w:t xml:space="preserve"> - אס</w:t>
      </w:r>
      <w:r>
        <w:rPr>
          <w:rFonts w:ascii="FontbitDavid" w:hAnsi="FontbitDavid" w:hint="cs"/>
          <w:sz w:val="24"/>
          <w:rtl/>
        </w:rPr>
        <w:t>ורה</w:t>
      </w:r>
      <w:r w:rsidRPr="00B078C3">
        <w:rPr>
          <w:rFonts w:ascii="FontbitDavid" w:hAnsi="FontbitDavid"/>
          <w:sz w:val="24"/>
          <w:rtl/>
        </w:rPr>
        <w:t>.</w:t>
      </w:r>
      <w:r>
        <w:rPr>
          <w:rFonts w:ascii="FontbitDavid" w:hAnsi="FontbitDavid" w:hint="cs"/>
          <w:sz w:val="24"/>
          <w:rtl/>
        </w:rPr>
        <w:t xml:space="preserve"> </w:t>
      </w:r>
      <w:r w:rsidRPr="00B078C3">
        <w:rPr>
          <w:rFonts w:ascii="FontbitDavid" w:hAnsi="FontbitDavid"/>
          <w:sz w:val="24"/>
          <w:rtl/>
        </w:rPr>
        <w:t>חזיוה רבנן דדרסה ואכלה, והיינו גירותא.</w:t>
      </w:r>
      <w:r>
        <w:rPr>
          <w:rFonts w:ascii="FontbitDavid" w:hAnsi="FontbitDavid" w:hint="cs"/>
          <w:sz w:val="24"/>
          <w:rtl/>
        </w:rPr>
        <w:t>[עוף טמא]</w:t>
      </w:r>
    </w:p>
    <w:p w:rsidR="00E403F0" w:rsidRDefault="00E403F0" w:rsidP="00E403F0">
      <w:pPr>
        <w:rPr>
          <w:rFonts w:ascii="FontbitDavid" w:hAnsi="FontbitDavid"/>
          <w:sz w:val="24"/>
          <w:rtl/>
        </w:rPr>
      </w:pPr>
    </w:p>
    <w:p>
      <w:pPr>
        <w:pStyle w:val="afffff8"/>
        <w:rPr>
          <w:ins w:id="90243" w:author="קלוד" w:date="2026-10-11T12:23:38Z"/>
        </w:rPr>
      </w:pPr>
      <w:ins w:id="90244" w:author="קלוד" w:date="2026-10-11T12:23:38Z">
        <w:r>
          <w:rPr>
            <w:color w:val="7B3F00"/>
          </w:rPr>
          <w:t xml:space="preserve">גוזל שנפל לגת - מחשבה לכותי או לכלב</w:t>
        </w:r>
      </w:ins>
    </w:p>
    <w:p w:rsidR="00E403F0" w:rsidRPr="00B078C3"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גוזל שנפל לגת וחשב עליו להעלותו לכותי - טמא, לכלב - טהור.</w:t>
      </w:r>
    </w:p>
    <w:p>
      <w:pPr>
        <w:pStyle w:val="38"/>
        <w:rPr>
          <w:ins w:id="100708" w:author="מנוע מכני" w:date="2026-10-11T12:04:39Z"/>
        </w:rPr>
      </w:pPr>
      <w:r w:rsidRPr="00B078C3">
        <w:t xml:space="preserve">ר' יוחנן בן נורי</w:t>
      </w:r>
      <w:del w:id="101779"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7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לכלב - טמא.</w:t>
      </w:r>
    </w:p>
    <w:p w:rsidR="00E403F0" w:rsidRPr="002B4E05" w:rsidRDefault="00E403F0" w:rsidP="00E403F0">
      <w:pPr>
        <w:rPr>
          <w:rFonts w:ascii="FontbitDavid" w:hAnsi="FontbitDavid"/>
          <w:spacing w:val="-2"/>
          <w:sz w:val="24"/>
          <w:rtl/>
        </w:rPr>
      </w:pPr>
      <w:r w:rsidRPr="002B4E05">
        <w:rPr>
          <w:rStyle w:val="2fb"/>
          <w:rFonts w:ascii="FontbitDavid" w:hAnsi="FontbitDavid" w:hint="cs"/>
          <w:spacing w:val="-2"/>
          <w:sz w:val="24"/>
          <w:rtl/>
        </w:rPr>
        <w:t xml:space="preserve">ארי</w:t>
      </w:r>
      <w:ins w:id="92045" w:author="מנוע מכני" w:date="2026-10-11T12:04:39Z">
        <w:r>
          <w:rPr>
            <w:rStyle w:val="2fb"/>
            <w:rFonts w:ascii="FontbitDavid" w:hAnsi="FontbitDavid" w:hint="cs"/>
            <w:spacing w:val="-2"/>
            <w:sz w:val="24"/>
            <w:rtl/>
          </w:rPr>
          <w:t xml:space="preserve">ב"נ</w:t>
        </w:r>
      </w:ins>
      <w:del w:id="92046" w:author="מנוע מכני" w:date="2026-10-11T12:04:39Z">
        <w:r w:rsidRPr="002B4E05">
          <w:rPr>
            <w:rFonts w:ascii="FontbitDavid" w:hAnsi="FontbitDavid" w:hint="cs"/>
            <w:spacing w:val="-2"/>
            <w:sz w:val="24"/>
            <w:rtl/>
          </w:rPr>
          <w:delText xml:space="preserve">ב''נ</w:delText>
        </w:r>
      </w:del>
      <w:r w:rsidRPr="002B4E05">
        <w:rPr>
          <w:rFonts w:ascii="FontbitDavid" w:hAnsi="FontbitDavid"/>
          <w:spacing w:val="-2"/>
          <w:sz w:val="24"/>
          <w:rtl/>
        </w:rPr>
        <w:t xml:space="preserve">: </w:t>
      </w:r>
      <w:r w:rsidRPr="002B4E05">
        <w:rPr>
          <w:rFonts w:ascii="FontbitDavid" w:hAnsi="FontbitDavid"/>
          <w:spacing w:val="-2"/>
          <w:sz w:val="24"/>
          <w:rtl/>
        </w:rPr>
        <w:t xml:space="preserve">ק"ו</w:t>
      </w:r>
      <w:r w:rsidRPr="002B4E05">
        <w:rPr>
          <w:rFonts w:ascii="FontbitDavid" w:hAnsi="FontbitDavid"/>
          <w:spacing w:val="-2"/>
          <w:sz w:val="24"/>
          <w:rtl/>
        </w:rPr>
        <w:t xml:space="preserve">, אם מטמא טומאה חמורה שלא במחשבה, </w:t>
      </w:r>
      <w:r w:rsidRPr="002B4E05">
        <w:rPr>
          <w:rFonts w:ascii="FontbitDavid" w:hAnsi="FontbitDavid"/>
          <w:spacing w:val="-2"/>
          <w:sz w:val="24"/>
          <w:rtl/>
        </w:rPr>
        <w:t xml:space="preserve">לא</w:t>
      </w:r>
      <w:r w:rsidRPr="002B4E05">
        <w:rPr>
          <w:rFonts w:ascii="FontbitDavid" w:hAnsi="FontbitDavid"/>
          <w:spacing w:val="-2"/>
          <w:sz w:val="24"/>
          <w:rtl/>
        </w:rPr>
        <w:t xml:space="preserve"> יטמא טומאה קלה שלא במחשבה? </w:t>
      </w:r>
    </w:p>
    <w:p>
      <w:pPr>
        <w:pStyle w:val="38"/>
        <w:rPr>
          <w:ins w:id="100710" w:author="מנוע מכני" w:date="2026-10-11T12:04:39Z"/>
        </w:rPr>
      </w:pPr>
      <w:r w:rsidRPr="00017C1D">
        <w:t xml:space="preserve">אמרו לו:</w:t>
      </w:r>
    </w:p>
    <w:p w:rsidR="00E403F0" w:rsidRPr="00017C1D" w:rsidRDefault="00E403F0" w:rsidP="00E403F0">
      <w:pPr>
        <w:pStyle w:val="a3"/>
        <w:rPr>
          <w:spacing w:val="0"/>
          <w:rtl/>
        </w:rPr>
      </w:pPr>
      <w:del w:id="100711" w:author="מנוע מכני" w:date="2026-10-11T12:04:39Z">
        <w:r w:rsidRPr="00017C1D">
          <w:rPr>
            <w:spacing w:val="0"/>
            <w:rtl/>
          </w:rPr>
          <w:delText xml:space="preserve"> </w:delText>
        </w:r>
      </w:del>
      <w:r w:rsidRPr="00017C1D">
        <w:rPr>
          <w:spacing w:val="0"/>
          <w:rtl/>
        </w:rPr>
        <w:t xml:space="preserve">לא</w:t>
      </w:r>
      <w:r w:rsidRPr="00017C1D">
        <w:rPr>
          <w:spacing w:val="0"/>
          <w:rtl/>
        </w:rPr>
        <w:t xml:space="preserve">, אם אמרת בטומאה חמורה - שכן אינה יורדת לכך, תאמר בטומאה קלה שכן יורדת לכך! </w:t>
      </w:r>
    </w:p>
    <w:p>
      <w:pPr>
        <w:pStyle w:val="38"/>
        <w:rPr>
          <w:ins w:id="100712" w:author="מנוע מכני" w:date="2026-10-11T12:04:39Z"/>
        </w:rPr>
      </w:pPr>
      <w:r w:rsidRPr="00B078C3">
        <w:t xml:space="preserve">אמר</w:t>
      </w:r>
      <w:r w:rsidRPr="00B078C3">
        <w:t xml:space="preserve"> להן:</w:t>
      </w:r>
    </w:p>
    <w:p w:rsidR="00E403F0" w:rsidRPr="00B078C3" w:rsidRDefault="00E403F0" w:rsidP="00E403F0">
      <w:pPr>
        <w:rPr>
          <w:rFonts w:ascii="FontbitDavid" w:hAnsi="FontbitDavid"/>
          <w:sz w:val="24"/>
          <w:rtl/>
        </w:rPr>
      </w:pPr>
      <w:del w:id="10071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תרנגולת שביבנה תוכיח, שיורדת לכך - וטמאוה שלא במחשבה.</w:t>
      </w:r>
    </w:p>
    <w:p>
      <w:pPr>
        <w:pStyle w:val="38"/>
        <w:rPr>
          <w:ins w:id="100714" w:author="מנוע מכני" w:date="2026-10-11T12:04:39Z"/>
        </w:rPr>
      </w:pPr>
      <w:r w:rsidRPr="00B078C3">
        <w:t xml:space="preserve">אמרו לו:</w:t>
      </w:r>
    </w:p>
    <w:p w:rsidR="00E403F0" w:rsidRPr="00B078C3" w:rsidRDefault="00E403F0" w:rsidP="00E403F0">
      <w:pPr>
        <w:rPr>
          <w:rFonts w:ascii="FontbitDavid" w:hAnsi="FontbitDavid"/>
          <w:sz w:val="24"/>
          <w:rtl/>
        </w:rPr>
      </w:pPr>
      <w:del w:id="1007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משם ראיה? כותים היו שם, וחשבו </w:t>
      </w:r>
      <w:ins w:id="95965" w:author="מנוע מכני" w:date="2026-10-11T12:04:39Z">
        <w:r>
          <w:rPr>
            <w:rFonts w:ascii="FontbitDavid" w:hAnsi="FontbitDavid"/>
            <w:sz w:val="24"/>
            <w:rtl/>
          </w:rPr>
          <w:t xml:space="preserve">עליו</w:t>
        </w:r>
      </w:ins>
      <w:del w:id="9596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לאכילה.</w:t>
      </w:r>
    </w:p>
    <w:p>
      <w:pPr>
        <w:pStyle w:val="38"/>
        <w:rPr>
          <w:ins w:id="100716" w:author="מנוע מכני" w:date="2026-10-11T12:04:39Z"/>
        </w:rPr>
      </w:pPr>
      <w:r>
        <w:t xml:space="preserve">ו</w:t>
      </w:r>
      <w:ins w:id="92047" w:author="מנוע מכני" w:date="2026-10-11T12:04:39Z">
        <w:r>
          <w:t xml:space="preserve">א"א</w:t>
        </w:r>
      </w:ins>
    </w:p>
    <w:p w:rsidR="00E403F0" w:rsidRDefault="00E403F0" w:rsidP="00E403F0">
      <w:pPr>
        <w:jc w:val="left"/>
        <w:rPr>
          <w:rFonts w:ascii="FontbitDavid" w:hAnsi="FontbitDavid"/>
          <w:sz w:val="24"/>
          <w:rtl/>
        </w:rPr>
      </w:pPr>
      <w:del w:id="92048" w:author="מנוע מכני" w:date="2026-10-11T12:04:39Z">
        <w:r>
          <w:rPr>
            <w:rFonts w:ascii="FontbitDavid" w:hAnsi="FontbitDavid" w:hint="cs"/>
            <w:sz w:val="24"/>
            <w:rtl/>
          </w:rPr>
          <w:delText xml:space="preserve">א''א</w:delText>
        </w:r>
      </w:del>
      <w:del w:id="100717" w:author="מנוע מכני" w:date="2026-10-11T12:04:39Z">
        <w:r>
          <w:rPr>
            <w:rFonts w:ascii="FontbitDavid" w:hAnsi="FontbitDavid" w:hint="cs"/>
            <w:sz w:val="24"/>
            <w:rtl/>
          </w:rPr>
          <w:delText xml:space="preserve"> </w:delText>
        </w:r>
      </w:del>
      <w:r>
        <w:rPr>
          <w:rFonts w:ascii="FontbitDavid" w:hAnsi="FontbitDavid" w:hint="cs"/>
          <w:sz w:val="24"/>
          <w:rtl/>
        </w:rPr>
        <w:t xml:space="preserve">דמיירי בכרכים </w:t>
      </w:r>
      <w:ins w:id="94333" w:author="מנוע מכני" w:date="2026-10-11T12:04:39Z">
        <w:r>
          <w:rPr>
            <w:rFonts w:ascii="FontbitDavid" w:hAnsi="FontbitDavid" w:hint="cs"/>
            <w:sz w:val="24"/>
            <w:rtl/>
          </w:rPr>
          <w:t xml:space="preserve">שהרי</w:t>
        </w:r>
      </w:ins>
      <w:del w:id="94334"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נבלת עוף טהור והחלב בכרכים </w:t>
      </w:r>
      <w:ins w:id="92049" w:author="מנוע מכני" w:date="2026-10-11T12:04:39Z">
        <w:r>
          <w:rPr>
            <w:rFonts w:ascii="FontbitDavid" w:hAnsi="FontbitDavid" w:hint="cs"/>
            <w:sz w:val="24"/>
            <w:rtl/>
          </w:rPr>
          <w:t xml:space="preserve">א"צ</w:t>
        </w:r>
      </w:ins>
      <w:del w:id="92050" w:author="מנוע מכני" w:date="2026-10-11T12:04:39Z">
        <w:r>
          <w:rPr>
            <w:rFonts w:ascii="FontbitDavid" w:hAnsi="FontbitDavid" w:hint="cs"/>
            <w:sz w:val="24"/>
            <w:rtl/>
          </w:rPr>
          <w:delText xml:space="preserve">א''צ</w:delText>
        </w:r>
      </w:del>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מחשבה ולא הכשר </w:t>
      </w:r>
    </w:p>
    <w:p>
      <w:pPr>
        <w:pStyle w:val="38"/>
        <w:rPr>
          <w:ins w:id="100718" w:author="מנוע מכני" w:date="2026-10-11T12:04:39Z"/>
        </w:rPr>
      </w:pPr>
      <w:r>
        <w:t xml:space="preserve">ו</w:t>
      </w:r>
      <w:ins w:id="92051" w:author="מנוע מכני" w:date="2026-10-11T12:04:39Z">
        <w:r>
          <w:t xml:space="preserve">א"א</w:t>
        </w:r>
      </w:ins>
    </w:p>
    <w:p w:rsidR="00E403F0" w:rsidRDefault="00E403F0" w:rsidP="00E403F0">
      <w:pPr>
        <w:jc w:val="left"/>
        <w:rPr>
          <w:rFonts w:ascii="FontbitDavid" w:hAnsi="FontbitDavid"/>
          <w:sz w:val="24"/>
          <w:rtl/>
        </w:rPr>
      </w:pPr>
      <w:del w:id="92052" w:author="מנוע מכני" w:date="2026-10-11T12:04:39Z">
        <w:r>
          <w:rPr>
            <w:rFonts w:ascii="FontbitDavid" w:hAnsi="FontbitDavid" w:hint="cs"/>
            <w:sz w:val="24"/>
            <w:rtl/>
          </w:rPr>
          <w:delText xml:space="preserve">א''א</w:delText>
        </w:r>
      </w:del>
      <w:del w:id="100719" w:author="מנוע מכני" w:date="2026-10-11T12:04:39Z">
        <w:r>
          <w:rPr>
            <w:rFonts w:ascii="FontbitDavid" w:hAnsi="FontbitDavid" w:hint="cs"/>
            <w:sz w:val="24"/>
            <w:rtl/>
          </w:rPr>
          <w:delText xml:space="preserve"> </w:delText>
        </w:r>
      </w:del>
      <w:r>
        <w:rPr>
          <w:rFonts w:ascii="FontbitDavid" w:hAnsi="FontbitDavid" w:hint="cs"/>
          <w:sz w:val="24"/>
          <w:rtl/>
        </w:rPr>
        <w:t xml:space="preserve">דמיירי </w:t>
      </w:r>
      <w:r w:rsidRPr="00B078C3">
        <w:rPr>
          <w:rFonts w:ascii="FontbitDavid" w:hAnsi="FontbitDavid"/>
          <w:sz w:val="24"/>
          <w:rtl/>
        </w:rPr>
        <w:t xml:space="preserve">בכפרים, </w:t>
      </w:r>
      <w:ins w:id="94335" w:author="מנוע מכני" w:date="2026-10-11T12:04:39Z">
        <w:r>
          <w:rPr>
            <w:rFonts w:ascii="FontbitDavid" w:hAnsi="FontbitDavid" w:hint="cs"/>
            <w:sz w:val="24"/>
            <w:rtl/>
          </w:rPr>
          <w:t xml:space="preserve">שהרי</w:t>
        </w:r>
      </w:ins>
      <w:del w:id="94336"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נבלת עוף טהור בכפרים צריכה מחשבה וא'צ הכשר לכו'''ע </w:t>
      </w:r>
    </w:p>
    <w:p w:rsidR="00E403F0" w:rsidRPr="002F1A5F" w:rsidRDefault="00E403F0" w:rsidP="00E403F0">
      <w:pPr>
        <w:pStyle w:val="a2"/>
        <w:numPr>
          <w:ilvl w:val="0"/>
          <w:numId w:val="2"/>
        </w:numPr>
        <w:rPr>
          <w:rtl/>
        </w:rPr>
      </w:pPr>
      <w:r w:rsidRPr="002F1A5F">
        <w:rPr>
          <w:rStyle w:val="2fb"/>
          <w:rtl/>
        </w:rPr>
        <w:t>א</w:t>
      </w:r>
      <w:r>
        <w:rPr>
          <w:rStyle w:val="2fb"/>
          <w:rFonts w:hint="cs"/>
          <w:rtl/>
        </w:rPr>
        <w:t xml:space="preserve">רז</w:t>
      </w:r>
      <w:ins w:id="92053" w:author="מנוע מכני" w:date="2026-10-11T12:04:39Z">
        <w:r>
          <w:rPr>
            <w:rStyle w:val="2fb"/>
            <w:rFonts w:hint="cs"/>
            <w:rtl/>
          </w:rPr>
          <w:t xml:space="preserve">ב"ח</w:t>
        </w:r>
      </w:ins>
      <w:del w:id="92054" w:author="מנוע מכני" w:date="2026-10-11T12:04:39Z">
        <w:r>
          <w:rPr>
            <w:rFonts w:hint="cs"/>
            <w:rtl/>
          </w:rPr>
          <w:delText xml:space="preserve">ב''ח</w:delText>
        </w:r>
      </w:del>
      <w:r w:rsidRPr="002F1A5F">
        <w:rPr>
          <w:rtl/>
        </w:rPr>
        <w:t>: לעולם - בכרך, וגתו מאסתו ועשאתו ככפר.</w:t>
      </w:r>
    </w:p>
    <w:p w:rsidR="00E403F0" w:rsidRPr="00017C1D" w:rsidRDefault="00E403F0" w:rsidP="00E403F0">
      <w:pPr>
        <w:rPr>
          <w:rFonts w:ascii="FontbitDavid" w:hAnsi="FontbitDavid"/>
          <w:spacing w:val="-4"/>
          <w:sz w:val="24"/>
          <w:rtl/>
        </w:rPr>
      </w:pPr>
      <w:r w:rsidRPr="00017C1D">
        <w:rPr>
          <w:rStyle w:val="2fb"/>
          <w:rFonts w:ascii="FontbitDavid" w:hAnsi="FontbitDavid" w:hint="cs"/>
          <w:spacing w:val="-4"/>
          <w:sz w:val="24"/>
          <w:rtl/>
        </w:rPr>
        <w:t xml:space="preserve">ארי</w:t>
      </w:r>
      <w:ins w:id="92055" w:author="מנוע מכני" w:date="2026-10-11T12:04:39Z">
        <w:r>
          <w:rPr>
            <w:rStyle w:val="2fb"/>
            <w:rFonts w:ascii="FontbitDavid" w:hAnsi="FontbitDavid" w:hint="cs"/>
            <w:spacing w:val="-4"/>
            <w:sz w:val="24"/>
            <w:rtl/>
          </w:rPr>
          <w:t xml:space="preserve">ב"נ</w:t>
        </w:r>
      </w:ins>
      <w:del w:id="92056" w:author="מנוע מכני" w:date="2026-10-11T12:04:39Z">
        <w:r w:rsidRPr="00017C1D">
          <w:rPr>
            <w:rFonts w:ascii="FontbitDavid" w:hAnsi="FontbitDavid" w:hint="cs"/>
            <w:spacing w:val="-4"/>
            <w:sz w:val="24"/>
            <w:rtl/>
          </w:rPr>
          <w:delText xml:space="preserve">ב''נ</w:delText>
        </w:r>
      </w:del>
      <w:r w:rsidRPr="00017C1D">
        <w:rPr>
          <w:rFonts w:ascii="FontbitDavid" w:hAnsi="FontbitDavid"/>
          <w:spacing w:val="-4"/>
          <w:sz w:val="24"/>
          <w:rtl/>
        </w:rPr>
        <w:t xml:space="preserve">: </w:t>
      </w:r>
      <w:ins w:id="92057" w:author="מנוע מכני" w:date="2026-10-11T12:04:39Z">
        <w:r>
          <w:rPr>
            <w:rFonts w:ascii="FontbitDavid" w:hAnsi="FontbitDavid"/>
            <w:spacing w:val="-4"/>
            <w:sz w:val="24"/>
            <w:rtl/>
          </w:rPr>
          <w:t xml:space="preserve">ק"ו</w:t>
        </w:r>
      </w:ins>
      <w:del w:id="92058" w:author="מנוע מכני" w:date="2026-10-11T12:04:39Z">
        <w:r w:rsidRPr="00017C1D">
          <w:rPr>
            <w:rFonts w:ascii="FontbitDavid" w:hAnsi="FontbitDavid"/>
            <w:spacing w:val="-4"/>
            <w:sz w:val="24"/>
            <w:rtl/>
          </w:rPr>
          <w:delText xml:space="preserve">ק</w:delText>
        </w:r>
        <w:r w:rsidRPr="00017C1D">
          <w:rPr>
            <w:rFonts w:ascii="FontbitDavid" w:hAnsi="FontbitDavid" w:hint="cs"/>
            <w:spacing w:val="-4"/>
            <w:sz w:val="24"/>
            <w:rtl/>
          </w:rPr>
          <w:delText xml:space="preserve">''ו</w:delText>
        </w:r>
      </w:del>
      <w:r w:rsidRPr="00017C1D">
        <w:rPr>
          <w:rFonts w:ascii="FontbitDavid" w:hAnsi="FontbitDavid"/>
          <w:spacing w:val="-4"/>
          <w:sz w:val="24"/>
          <w:rtl/>
        </w:rPr>
        <w:t xml:space="preserve">, אם מטמאה טומאה חמורה שלא במחשבה - </w:t>
      </w:r>
      <w:r w:rsidRPr="00017C1D">
        <w:rPr>
          <w:rFonts w:ascii="FontbitDavid" w:hAnsi="FontbitDavid"/>
          <w:spacing w:val="-4"/>
          <w:sz w:val="24"/>
          <w:rtl/>
        </w:rPr>
        <w:t xml:space="preserve">לא</w:t>
      </w:r>
      <w:r w:rsidRPr="00017C1D">
        <w:rPr>
          <w:rFonts w:ascii="FontbitDavid" w:hAnsi="FontbitDavid"/>
          <w:spacing w:val="-4"/>
          <w:sz w:val="24"/>
          <w:rtl/>
        </w:rPr>
        <w:t xml:space="preserve"> תטמא טומאה קלה שלא במחשבה? </w:t>
      </w:r>
    </w:p>
    <w:p>
      <w:pPr>
        <w:pStyle w:val="38"/>
        <w:rPr>
          <w:ins w:id="100720" w:author="מנוע מכני" w:date="2026-10-11T12:04:39Z"/>
        </w:rPr>
      </w:pPr>
      <w:r w:rsidRPr="00B078C3">
        <w:t xml:space="preserve">אמרו לו:</w:t>
      </w:r>
    </w:p>
    <w:p w:rsidR="00E403F0" w:rsidRPr="00B078C3" w:rsidRDefault="00E403F0" w:rsidP="00E403F0">
      <w:pPr>
        <w:rPr>
          <w:rFonts w:ascii="FontbitDavid" w:hAnsi="FontbitDavid"/>
          <w:sz w:val="24"/>
          <w:rtl/>
        </w:rPr>
      </w:pPr>
      <w:del w:id="1007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אם אמרת בטומאה חמורה - שכן אינה יורדת לכך.</w:t>
      </w:r>
    </w:p>
    <w:p w:rsidR="00E403F0" w:rsidRDefault="00E403F0" w:rsidP="00E403F0">
      <w:pPr>
        <w:pStyle w:val="afff3"/>
        <w:framePr w:wrap="around"/>
        <w:rPr>
          <w:rtl/>
        </w:rPr>
      </w:pPr>
      <w:r>
        <w:rPr>
          <w:rFonts w:hint="cs"/>
          <w:rtl/>
        </w:rPr>
        <w:t>נא.</w:t>
      </w:r>
    </w:p>
    <w:p w:rsidR="00E403F0" w:rsidRPr="00017C1D" w:rsidRDefault="00E403F0" w:rsidP="00E403F0">
      <w:pPr>
        <w:rPr>
          <w:rFonts w:ascii="FontbitDavid" w:hAnsi="FontbitDavid"/>
          <w:spacing w:val="-4"/>
          <w:sz w:val="24"/>
          <w:rtl/>
        </w:rPr>
      </w:pPr>
      <w:r w:rsidRPr="00017C1D">
        <w:rPr>
          <w:rFonts w:ascii="FontbitDavid" w:hAnsi="FontbitDavid" w:hint="cs"/>
          <w:spacing w:val="-4"/>
          <w:sz w:val="24"/>
          <w:rtl/>
        </w:rPr>
        <w:t xml:space="preserve">ו</w:t>
      </w:r>
      <w:ins w:id="92059" w:author="מנוע מכני" w:date="2026-10-11T12:04:39Z">
        <w:r>
          <w:rPr>
            <w:rFonts w:ascii="FontbitDavid" w:hAnsi="FontbitDavid" w:hint="cs"/>
            <w:spacing w:val="-4"/>
            <w:sz w:val="24"/>
            <w:rtl/>
          </w:rPr>
          <w:t xml:space="preserve">ה"ק</w:t>
        </w:r>
      </w:ins>
      <w:del w:id="92060" w:author="מנוע מכני" w:date="2026-10-11T12:04:39Z">
        <w:r w:rsidRPr="00017C1D">
          <w:rPr>
            <w:rFonts w:ascii="FontbitDavid" w:hAnsi="FontbitDavid" w:hint="cs"/>
            <w:spacing w:val="-4"/>
            <w:sz w:val="24"/>
            <w:rtl/>
          </w:rPr>
          <w:delText xml:space="preserve">ה''ק</w:delText>
        </w:r>
      </w:del>
      <w:r w:rsidRPr="00017C1D">
        <w:rPr>
          <w:rFonts w:ascii="FontbitDavid" w:hAnsi="FontbitDavid" w:hint="cs"/>
          <w:spacing w:val="-4"/>
          <w:sz w:val="24"/>
          <w:rtl/>
        </w:rPr>
        <w:t xml:space="preserve"> </w:t>
      </w:r>
      <w:r w:rsidRPr="00017C1D">
        <w:rPr>
          <w:rFonts w:ascii="FontbitDavid" w:hAnsi="FontbitDavid"/>
          <w:spacing w:val="-4"/>
          <w:sz w:val="24"/>
          <w:rtl/>
        </w:rPr>
        <w:t>אם אמרת בטומאה חמורה שאינה עושה כיוצא בה, תאמר בטומאה קלה שעושה כיוצא בה.</w:t>
      </w:r>
    </w:p>
    <w:p>
      <w:pPr>
        <w:pStyle w:val="38"/>
        <w:rPr>
          <w:ins w:id="100722" w:author="מנוע מכני" w:date="2026-10-11T12:04:39Z"/>
        </w:rPr>
      </w:pPr>
      <w:ins w:id="92061" w:author="מנוע מכני" w:date="2026-10-11T12:04:39Z">
        <w:r>
          <w:t xml:space="preserve">א"ל</w:t>
        </w:r>
      </w:ins>
      <w:del w:id="92062" w:author="מנוע מכני" w:date="2026-10-11T12:04:39Z">
        <w:r w:rsidRPr="00B078C3">
          <w:lastRenderedPageBreak/>
          <w:delText xml:space="preserve">א</w:delText>
        </w:r>
        <w:r>
          <w:delText xml:space="preserve">''ל</w:delText>
        </w:r>
      </w:del>
      <w:r>
        <w:t xml:space="preserve"> אביי:</w:t>
      </w:r>
    </w:p>
    <w:p w:rsidR="00E403F0" w:rsidRDefault="00E403F0" w:rsidP="00E403F0">
      <w:pPr>
        <w:rPr>
          <w:rFonts w:ascii="FontbitDavid" w:hAnsi="FontbitDavid"/>
          <w:sz w:val="24"/>
          <w:rtl/>
        </w:rPr>
      </w:pPr>
      <w:del w:id="100723" w:author="מנוע מכני" w:date="2026-10-11T12:04:39Z">
        <w:r>
          <w:rPr>
            <w:rFonts w:ascii="FontbitDavid" w:hAnsi="FontbitDavid" w:hint="cs"/>
            <w:sz w:val="24"/>
            <w:rtl/>
          </w:rPr>
          <w:delText xml:space="preserve"> </w:delText>
        </w:r>
      </w:del>
      <w:ins w:id="92063" w:author="מנוע מכני" w:date="2026-10-11T12:04:39Z">
        <w:r>
          <w:rPr>
            <w:rFonts w:ascii="FontbitDavid" w:hAnsi="FontbitDavid" w:hint="cs"/>
            <w:sz w:val="24"/>
            <w:rtl/>
          </w:rPr>
          <w:t xml:space="preserve">כ"ש</w:t>
        </w:r>
      </w:ins>
      <w:del w:id="92064" w:author="מנוע מכני" w:date="2026-10-11T12:04:39Z">
        <w:r>
          <w:rPr>
            <w:rFonts w:ascii="FontbitDavid" w:hAnsi="FontbitDavid" w:hint="cs"/>
            <w:sz w:val="24"/>
            <w:rtl/>
          </w:rPr>
          <w:delText xml:space="preserve">כ''ש</w:delText>
        </w:r>
      </w:del>
      <w:r>
        <w:rPr>
          <w:rFonts w:ascii="FontbitDavid" w:hAnsi="FontbitDavid" w:hint="cs"/>
          <w:sz w:val="24"/>
          <w:rtl/>
        </w:rPr>
        <w:t xml:space="preserve"> ומה טומאה חומרה שקלה אינה עושה כי</w:t>
      </w:r>
      <w:ins w:id="92065" w:author="מנוע מכני" w:date="2026-10-11T12:04:39Z">
        <w:r>
          <w:rPr>
            <w:rFonts w:ascii="FontbitDavid" w:hAnsi="FontbitDavid" w:hint="cs"/>
            <w:sz w:val="24"/>
            <w:rtl/>
          </w:rPr>
          <w:t xml:space="preserve">ו"ב</w:t>
        </w:r>
      </w:ins>
      <w:del w:id="92066" w:author="מנוע מכני" w:date="2026-10-11T12:04:39Z">
        <w:r>
          <w:rPr>
            <w:rFonts w:ascii="FontbitDavid" w:hAnsi="FontbitDavid" w:hint="cs"/>
            <w:sz w:val="24"/>
            <w:rtl/>
          </w:rPr>
          <w:delText xml:space="preserve">ו''ב</w:delText>
        </w:r>
      </w:del>
      <w:r>
        <w:rPr>
          <w:rFonts w:ascii="FontbitDavid" w:hAnsi="FontbitDavid" w:hint="cs"/>
          <w:sz w:val="24"/>
          <w:rtl/>
        </w:rPr>
        <w:t xml:space="preserve"> ממאה שלא במחשבה </w:t>
      </w:r>
      <w:ins w:id="92067" w:author="מנוע מכני" w:date="2026-10-11T12:04:39Z">
        <w:r>
          <w:rPr>
            <w:rFonts w:ascii="FontbitDavid" w:hAnsi="FontbitDavid" w:hint="cs"/>
            <w:sz w:val="24"/>
            <w:rtl/>
          </w:rPr>
          <w:t xml:space="preserve">כ"ש</w:t>
        </w:r>
      </w:ins>
      <w:del w:id="92068" w:author="מנוע מכני" w:date="2026-10-11T12:04:39Z">
        <w:r>
          <w:rPr>
            <w:rFonts w:ascii="FontbitDavid" w:hAnsi="FontbitDavid" w:hint="cs"/>
            <w:sz w:val="24"/>
            <w:rtl/>
          </w:rPr>
          <w:delText xml:space="preserve">כ''ש</w:delText>
        </w:r>
      </w:del>
      <w:r>
        <w:rPr>
          <w:rFonts w:ascii="FontbitDavid" w:hAnsi="FontbitDavid" w:hint="cs"/>
          <w:sz w:val="24"/>
          <w:rtl/>
        </w:rPr>
        <w:t xml:space="preserve"> חמורה שעושה כיו'צ שתטמא במחשבה </w:t>
      </w:r>
    </w:p>
    <w:p w:rsidR="00E403F0" w:rsidRPr="001D5403" w:rsidRDefault="00E403F0" w:rsidP="00E403F0">
      <w:pPr>
        <w:pStyle w:val="a2"/>
        <w:numPr>
          <w:ilvl w:val="0"/>
          <w:numId w:val="2"/>
        </w:numPr>
        <w:rPr>
          <w:rtl/>
        </w:rPr>
      </w:pPr>
      <w:r>
        <w:rPr>
          <w:rStyle w:val="2fb"/>
          <w:rFonts w:hint="cs"/>
          <w:rtl/>
        </w:rPr>
        <w:t xml:space="preserve">א</w:t>
      </w:r>
      <w:ins w:id="92069" w:author="מנוע מכני" w:date="2026-10-11T12:04:39Z">
        <w:r>
          <w:rPr>
            <w:rStyle w:val="2fb"/>
            <w:rFonts w:hint="cs"/>
            <w:rtl/>
          </w:rPr>
          <w:t xml:space="preserve">ר"ש</w:t>
        </w:r>
      </w:ins>
      <w:del w:id="92070" w:author="מנוע מכני" w:date="2026-10-11T12:04:39Z">
        <w:r>
          <w:rPr>
            <w:rFonts w:hint="cs"/>
            <w:rtl/>
          </w:rPr>
          <w:delText xml:space="preserve">ר''ש</w:delText>
        </w:r>
      </w:del>
      <w:r>
        <w:rPr>
          <w:rFonts w:hint="cs"/>
          <w:rtl/>
        </w:rPr>
        <w:t xml:space="preserve"> טומאה חמורה</w:t>
      </w:r>
      <w:r w:rsidRPr="001D5403">
        <w:rPr>
          <w:rtl/>
        </w:rPr>
        <w:t xml:space="preserve"> אינה צריכה הכשר, </w:t>
      </w:r>
      <w:r>
        <w:rPr>
          <w:rFonts w:hint="cs"/>
          <w:rtl/>
        </w:rPr>
        <w:t xml:space="preserve">מש</w:t>
      </w:r>
      <w:ins w:id="92071" w:author="מנוע מכני" w:date="2026-10-11T12:04:39Z">
        <w:r>
          <w:rPr>
            <w:rFonts w:hint="cs"/>
            <w:rtl/>
          </w:rPr>
          <w:t xml:space="preserve">א"כ</w:t>
        </w:r>
      </w:ins>
      <w:del w:id="92072" w:author="מנוע מכני" w:date="2026-10-11T12:04:39Z">
        <w:r>
          <w:rPr>
            <w:rFonts w:hint="cs"/>
            <w:rtl/>
          </w:rPr>
          <w:delText xml:space="preserve">א''כ</w:delText>
        </w:r>
      </w:del>
      <w:r>
        <w:rPr>
          <w:rFonts w:hint="cs"/>
          <w:rtl/>
        </w:rPr>
        <w:t xml:space="preserve"> </w:t>
      </w:r>
      <w:r w:rsidRPr="001D5403">
        <w:rPr>
          <w:rtl/>
        </w:rPr>
        <w:t>טומאה קלה - שצריכה הכשר.</w:t>
      </w:r>
    </w:p>
    <w:p>
      <w:pPr>
        <w:pStyle w:val="38"/>
        <w:rPr>
          <w:ins w:id="100724" w:author="מנוע מכני" w:date="2026-10-11T12:04:39Z"/>
        </w:rPr>
      </w:pPr>
      <w:r w:rsidRPr="00B078C3">
        <w:t xml:space="preserve">ומי צריכה הכשר?</w:t>
      </w:r>
    </w:p>
    <w:p w:rsidR="00E403F0" w:rsidRPr="00B078C3" w:rsidRDefault="00E403F0" w:rsidP="00E403F0">
      <w:pPr>
        <w:rPr>
          <w:rFonts w:ascii="FontbitDavid" w:hAnsi="FontbitDavid"/>
          <w:sz w:val="24"/>
          <w:rtl/>
        </w:rPr>
      </w:pPr>
      <w:del w:id="10072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והתנן, שלשה דברים נאמרו בנבלת עוף טהור: צריכה מחשבה, ואינה מטמאה אלא בבית הבליעה, ואינה צריכה הכשר! נהי דהכשר שרץ </w:t>
      </w:r>
      <w:r w:rsidRPr="00B078C3">
        <w:rPr>
          <w:rFonts w:ascii="FontbitDavid" w:hAnsi="FontbitDavid"/>
          <w:sz w:val="24"/>
          <w:rtl/>
        </w:rPr>
        <w:t xml:space="preserve">לא</w:t>
      </w:r>
      <w:r w:rsidRPr="00B078C3">
        <w:rPr>
          <w:rFonts w:ascii="FontbitDavid" w:hAnsi="FontbitDavid"/>
          <w:sz w:val="24"/>
          <w:rtl/>
        </w:rPr>
        <w:t xml:space="preserve"> בעיא - הכשר מים בעיא.</w:t>
      </w:r>
    </w:p>
    <w:p w:rsidR="00E403F0" w:rsidRPr="00B078C3" w:rsidRDefault="00E403F0" w:rsidP="00E403F0">
      <w:pPr>
        <w:rPr>
          <w:rFonts w:ascii="FontbitDavid" w:hAnsi="FontbitDavid"/>
          <w:sz w:val="24"/>
          <w:rtl/>
        </w:rPr>
      </w:pPr>
      <w:ins w:id="95967" w:author="מנוע מכני" w:date="2026-10-11T12:04:39Z">
        <w:r>
          <w:rPr>
            <w:rFonts w:ascii="FontbitDavid" w:hAnsi="FontbitDavid"/>
            <w:sz w:val="24"/>
            <w:rtl/>
          </w:rPr>
          <w:t xml:space="preserve">מה</w:t>
        </w:r>
      </w:ins>
      <w:del w:id="9596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שנא הכשר שרץ דלא בעיא - כדתנא דבי </w:t>
      </w:r>
      <w:r w:rsidRPr="00B078C3">
        <w:rPr>
          <w:rStyle w:val="2fb"/>
          <w:rFonts w:ascii="FontbitDavid" w:hAnsi="FontbitDavid"/>
          <w:sz w:val="24"/>
          <w:rtl/>
        </w:rPr>
        <w:t xml:space="preserve">רבי ישמעאל</w:t>
      </w:r>
      <w:r w:rsidRPr="00B078C3">
        <w:rPr>
          <w:rFonts w:ascii="FontbitDavid" w:hAnsi="FontbitDavid"/>
          <w:sz w:val="24"/>
          <w:rtl/>
        </w:rPr>
        <w:t xml:space="preserve">, הכשר מים </w:t>
      </w:r>
      <w:ins w:id="94337" w:author="מנוע מכני" w:date="2026-10-11T12:04:39Z">
        <w:r>
          <w:rPr>
            <w:rFonts w:ascii="FontbitDavid" w:hAnsi="FontbitDavid"/>
            <w:sz w:val="24"/>
            <w:rtl/>
          </w:rPr>
          <w:t xml:space="preserve">גם</w:t>
        </w:r>
      </w:ins>
      <w:del w:id="9433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תבעי כדתנא דבי </w:t>
      </w:r>
      <w:r w:rsidRPr="00B078C3">
        <w:rPr>
          <w:rStyle w:val="2fb"/>
          <w:rFonts w:ascii="FontbitDavid" w:hAnsi="FontbitDavid"/>
          <w:sz w:val="24"/>
          <w:rtl/>
        </w:rPr>
        <w:t xml:space="preserve">רבי ישמעאל</w:t>
      </w:r>
      <w:r w:rsidRPr="00B078C3">
        <w:rPr>
          <w:rFonts w:ascii="FontbitDavid" w:hAnsi="FontbitDavid"/>
          <w:sz w:val="24"/>
          <w:rtl/>
        </w:rPr>
        <w:t xml:space="preserve">! דתנא דבי </w:t>
      </w:r>
      <w:r w:rsidRPr="00B078C3">
        <w:rPr>
          <w:rStyle w:val="2fb"/>
          <w:rFonts w:ascii="FontbitDavid" w:hAnsi="FontbitDavid"/>
          <w:sz w:val="24"/>
          <w:rtl/>
        </w:rPr>
        <w:t xml:space="preserve">רבי ישמעאל</w:t>
      </w:r>
      <w:r>
        <w:rPr>
          <w:rFonts w:ascii="FontbitDavid" w:hAnsi="FontbitDavid"/>
          <w:sz w:val="24"/>
          <w:rtl/>
        </w:rPr>
        <w:t xml:space="preserve">: </w:t>
      </w:r>
      <w:r>
        <w:rPr>
          <w:rStyle w:val="afffff0"/>
          <w:rFonts w:ascii="FontbitDavid" w:hAnsi="FontbitDavid"/>
          <w:sz w:val="24"/>
          <w:rtl/>
          <w:rPrChange w:id="9048" w:author="מנוע פסוקים" w:date="2026-10-11T09:23:42Z">
            <w:rPr>
              <w:rFonts w:ascii="FontbitDavid" w:hAnsi="FontbitDavid"/>
              <w:sz w:val="24"/>
              <w:rtl/>
            </w:rPr>
          </w:rPrChange>
        </w:rPr>
        <w:t xml:space="preserve">על כל זרע זרוע אשר יזרע</w:t>
      </w:r>
      <w:r>
        <w:rPr>
          <w:rFonts w:ascii="FontbitDavid" w:hAnsi="FontbitDavid"/>
          <w:sz w:val="24"/>
          <w:rtl/>
        </w:rPr>
        <w:t xml:space="preserve">, מה זרעים שאין סופן לטמא טומאה חמורה - צריכין הכשר, אף כל שאין סופן לטמא טומאה חמורה - צריכין הכשר, יצתה נבלת עוף טהור שסופה לטמא טומאה חמורה - שאין צריך הכשר.</w:t>
      </w:r>
    </w:p>
    <w:p w:rsidR="00E403F0" w:rsidRDefault="00E403F0" w:rsidP="00E403F0">
      <w:pPr>
        <w:rPr>
          <w:rFonts w:ascii="FontbitDavid" w:hAnsi="FontbitDavid"/>
          <w:sz w:val="24"/>
          <w:rtl/>
        </w:rPr>
      </w:pPr>
    </w:p>
    <w:p>
      <w:pPr>
        <w:pStyle w:val="38"/>
        <w:rPr>
          <w:ins w:id="100726" w:author="מנוע מכני" w:date="2026-10-11T12:04:39Z"/>
        </w:rPr>
      </w:pPr>
      <w:r w:rsidRPr="00B078C3">
        <w:t xml:space="preserve">אלא </w:t>
      </w:r>
      <w:ins w:id="92073" w:author="מנוע מכני" w:date="2026-10-11T12:04:39Z">
        <w:r>
          <w:t xml:space="preserve">א"ר</w:t>
        </w:r>
      </w:ins>
      <w:del w:id="92074" w:author="מנוע מכני" w:date="2026-10-11T12:04:39Z">
        <w:r w:rsidRPr="00B078C3">
          <w:delText xml:space="preserve">א''ר</w:delText>
        </w:r>
      </w:del>
      <w:r w:rsidRPr="00B078C3">
        <w:t xml:space="preserve">א ואיתימא </w:t>
      </w:r>
      <w:ins w:id="93217" w:author="מנוע מכני" w:date="2026-10-11T12:04:39Z">
        <w:r>
          <w:t xml:space="preserve">ר"פ</w:t>
        </w:r>
      </w:ins>
      <w:del w:id="93218" w:author="מנוע מכני" w:date="2026-10-11T12:04:39Z">
        <w:r w:rsidRPr="00B078C3">
          <w:delText xml:space="preserve">רב פפא</w:delText>
        </w:r>
      </w:del>
      <w:r w:rsidRPr="00B078C3">
        <w:t xml:space="preserve">:</w:t>
      </w:r>
    </w:p>
    <w:p w:rsidR="00E403F0" w:rsidRPr="00B078C3" w:rsidRDefault="00E403F0" w:rsidP="00E403F0">
      <w:pPr>
        <w:rPr>
          <w:rFonts w:ascii="FontbitDavid" w:hAnsi="FontbitDavid"/>
          <w:sz w:val="24"/>
          <w:rtl/>
        </w:rPr>
      </w:pPr>
      <w:del w:id="1007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שום טומאה חמורה בעולם, שום טומאה קלה בעולם.</w:t>
      </w:r>
    </w:p>
    <w:p>
      <w:pPr>
        <w:pStyle w:val="afffff8"/>
        <w:rPr>
          <w:ins w:id="90241" w:author="קלוד" w:date="2026-10-11T12:23:38Z"/>
        </w:rPr>
      </w:pPr>
      <w:ins w:id="90242" w:author="קלוד" w:date="2026-10-11T12:23:38Z">
        <w:r>
          <w:rPr>
            <w:color w:val="7B3F00"/>
          </w:rPr>
          <w:t xml:space="preserve">מחשבת חיבור לענין מעשר - הסיאה והאזוב שבחצר</w:t>
        </w:r>
      </w:ins>
    </w:p>
    <w:p>
      <w:pPr>
        <w:pStyle w:val="38"/>
        <w:rPr>
          <w:ins w:id="100728"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1007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ומודה </w:t>
      </w:r>
      <w:r w:rsidRPr="00B078C3">
        <w:rPr>
          <w:rStyle w:val="2fb"/>
          <w:rFonts w:ascii="FontbitDavid" w:hAnsi="FontbitDavid"/>
          <w:sz w:val="24"/>
          <w:rtl/>
        </w:rPr>
        <w:t xml:space="preserve">ר</w:t>
      </w:r>
      <w:ins w:id="92075" w:author="מנוע מכני" w:date="2026-10-11T12:04:39Z">
        <w:r>
          <w:rPr>
            <w:rStyle w:val="2fb"/>
            <w:rFonts w:ascii="FontbitDavid" w:hAnsi="FontbitDavid"/>
            <w:sz w:val="24"/>
            <w:rtl/>
          </w:rPr>
          <w:t xml:space="preserve">י"ו</w:t>
        </w:r>
      </w:ins>
      <w:del w:id="92076" w:author="מנוע מכני" w:date="2026-10-11T12:04:39Z">
        <w:r w:rsidRPr="00B078C3">
          <w:rPr>
            <w:rFonts w:ascii="FontbitDavid" w:hAnsi="FontbitDavid"/>
            <w:sz w:val="24"/>
            <w:rtl/>
          </w:rPr>
          <w:delText xml:space="preserve">י''ו</w:delText>
        </w:r>
      </w:del>
      <w:r w:rsidRPr="00B078C3">
        <w:rPr>
          <w:rFonts w:ascii="FontbitDavid" w:hAnsi="FontbitDavid"/>
          <w:sz w:val="24"/>
          <w:rtl/>
        </w:rPr>
        <w:t xml:space="preserve"> לענין מעשר, דמחשבת חיבור - שמה מחשבה.</w:t>
      </w:r>
    </w:p>
    <w:p w:rsidR="00E403F0" w:rsidRPr="00B078C3" w:rsidRDefault="00E403F0" w:rsidP="00E403F0">
      <w:pPr>
        <w:rPr>
          <w:rFonts w:ascii="FontbitDavid" w:hAnsi="FontbitDavid"/>
          <w:sz w:val="24"/>
          <w:rtl/>
        </w:rPr>
      </w:pPr>
      <w:r>
        <w:rPr>
          <w:rFonts w:ascii="FontbitDavid" w:hAnsi="FontbitDavid" w:hint="cs"/>
          <w:sz w:val="24"/>
          <w:rtl/>
        </w:rPr>
        <w:t>אב</w:t>
      </w:r>
      <w:r w:rsidRPr="00B078C3">
        <w:rPr>
          <w:rFonts w:ascii="FontbitDavid" w:hAnsi="FontbitDavid"/>
          <w:sz w:val="24"/>
          <w:rtl/>
        </w:rPr>
        <w:t xml:space="preserve">א: </w:t>
      </w:r>
      <w:ins w:id="97181" w:author="מנוע מכני" w:date="2026-10-11T12:04:39Z">
        <w:r>
          <w:rPr>
            <w:rFonts w:ascii="FontbitDavid" w:hAnsi="FontbitDavid"/>
            <w:sz w:val="24"/>
            <w:rtl/>
          </w:rPr>
          <w:t xml:space="preserve">מנין</w:t>
        </w:r>
      </w:ins>
      <w:del w:id="97182" w:author="מנוע מכני" w:date="2026-10-11T12:04:39Z">
        <w:r w:rsidRPr="00B078C3">
          <w:rPr>
            <w:rFonts w:ascii="FontbitDavid" w:hAnsi="FontbitDavid"/>
            <w:sz w:val="24"/>
            <w:rtl/>
          </w:rPr>
          <w:delText xml:space="preserve">מנא</w:delText>
        </w:r>
      </w:del>
      <w:r w:rsidRPr="00B078C3">
        <w:rPr>
          <w:rFonts w:ascii="FontbitDavid" w:hAnsi="FontbitDavid"/>
          <w:sz w:val="24"/>
          <w:rtl/>
        </w:rPr>
        <w:t xml:space="preserve"> אמינא לה - </w:t>
      </w:r>
      <w:r w:rsidRPr="00B078C3">
        <w:rPr>
          <w:rFonts w:ascii="FontbitDavid" w:hAnsi="FontbitDavid"/>
          <w:sz w:val="24"/>
          <w:rtl/>
        </w:rPr>
        <w:t xml:space="preserve">דתנן</w:t>
      </w:r>
      <w:r w:rsidRPr="00B078C3">
        <w:rPr>
          <w:rFonts w:ascii="FontbitDavid" w:hAnsi="FontbitDavid"/>
          <w:sz w:val="24"/>
          <w:rtl/>
        </w:rPr>
        <w:t xml:space="preserve">, הסיאה והאזוב והקורנית שבחצר, אם היו נשמרין - חייבין.</w:t>
      </w:r>
    </w:p>
    <w:p w:rsidR="00E403F0" w:rsidRPr="00B078C3" w:rsidRDefault="00E403F0" w:rsidP="00E403F0">
      <w:pPr>
        <w:rPr>
          <w:rFonts w:ascii="FontbitDavid" w:hAnsi="FontbitDavid"/>
          <w:sz w:val="24"/>
          <w:rtl/>
        </w:rPr>
      </w:pPr>
      <w:ins w:id="98477" w:author="מנוע מכני" w:date="2026-10-11T12:04:39Z">
        <w:r>
          <w:rPr>
            <w:rFonts w:ascii="FontbitDavid" w:hAnsi="FontbitDavid"/>
            <w:sz w:val="24"/>
            <w:rtl/>
          </w:rPr>
          <w:t xml:space="preserve">איך</w:t>
        </w:r>
      </w:ins>
      <w:del w:id="98478"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דמי? אילימא דזרעינהו מתחלה לאדם - צריכא </w:t>
      </w:r>
      <w:ins w:id="98475" w:author="מנוע מכני" w:date="2026-10-11T12:04:39Z">
        <w:r>
          <w:rPr>
            <w:rFonts w:ascii="FontbitDavid" w:hAnsi="FontbitDavid"/>
            <w:sz w:val="24"/>
            <w:rtl/>
          </w:rPr>
          <w:t xml:space="preserve">לומר</w:t>
        </w:r>
      </w:ins>
      <w:del w:id="98476" w:author="מנוע מכני" w:date="2026-10-11T12:04:39Z">
        <w:r w:rsidRPr="00B078C3">
          <w:rPr>
            <w:rFonts w:ascii="FontbitDavid" w:hAnsi="FontbitDavid"/>
            <w:sz w:val="24"/>
            <w:rtl/>
          </w:rPr>
          <w:delText xml:space="preserve">למימר</w:delText>
        </w:r>
      </w:del>
      <w:r w:rsidRPr="00B078C3">
        <w:rPr>
          <w:rFonts w:ascii="FontbitDavid" w:hAnsi="FontbitDavid"/>
          <w:sz w:val="24"/>
          <w:rtl/>
        </w:rPr>
        <w:t xml:space="preserve">? אלא </w:t>
      </w:r>
      <w:ins w:id="94339" w:author="מנוע מכני" w:date="2026-10-11T12:04:39Z">
        <w:r>
          <w:rPr>
            <w:rFonts w:ascii="FontbitDavid" w:hAnsi="FontbitDavid"/>
            <w:sz w:val="24"/>
            <w:rtl/>
          </w:rPr>
          <w:t xml:space="preserve">לא</w:t>
        </w:r>
      </w:ins>
      <w:del w:id="94340"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דזרעינהו מתחלה לבהמה, וקתני אם היו נשמרין - חייבין.</w:t>
      </w:r>
    </w:p>
    <w:p>
      <w:pPr>
        <w:pStyle w:val="38"/>
        <w:rPr>
          <w:ins w:id="100730" w:author="מנוע מכני" w:date="2026-10-11T12:04:39Z"/>
        </w:rPr>
      </w:pPr>
      <w:ins w:id="92077" w:author="מנוע מכני" w:date="2026-10-11T12:04:39Z">
        <w:r>
          <w:t xml:space="preserve">א"ר</w:t>
        </w:r>
      </w:ins>
      <w:del w:id="92078" w:author="מנוע מכני" w:date="2026-10-11T12:04:39Z">
        <w:r w:rsidRPr="00B078C3">
          <w:delText xml:space="preserve">א''ר</w:delText>
        </w:r>
      </w:del>
      <w:r w:rsidRPr="00B078C3">
        <w:t xml:space="preserve"> אשי:</w:t>
      </w:r>
    </w:p>
    <w:p w:rsidR="00E403F0" w:rsidRPr="00B078C3" w:rsidRDefault="00E403F0" w:rsidP="00E403F0">
      <w:pPr>
        <w:rPr>
          <w:rFonts w:ascii="FontbitDavid" w:hAnsi="FontbitDavid"/>
          <w:sz w:val="24"/>
          <w:rtl/>
        </w:rPr>
      </w:pPr>
      <w:del w:id="100731" w:author="מנוע מכני" w:date="2026-10-11T12:04:39Z">
        <w:r w:rsidRPr="00B078C3">
          <w:rPr>
            <w:rFonts w:ascii="FontbitDavid" w:hAnsi="FontbitDavid"/>
            <w:sz w:val="24"/>
            <w:rtl/>
          </w:rPr>
          <w:delText xml:space="preserve"> </w:delText>
        </w:r>
      </w:del>
      <w:ins w:id="94341" w:author="מנוע מכני" w:date="2026-10-11T12:04:39Z">
        <w:r>
          <w:rPr>
            <w:rFonts w:ascii="FontbitDavid" w:hAnsi="FontbitDavid"/>
            <w:sz w:val="24"/>
            <w:rtl/>
          </w:rPr>
          <w:t xml:space="preserve">כאן</w:t>
        </w:r>
      </w:ins>
      <w:del w:id="94342"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בחצר שעלו מאיליהן </w:t>
      </w:r>
      <w:ins w:id="95969" w:author="מנוע מכני" w:date="2026-10-11T12:04:39Z">
        <w:r>
          <w:rPr>
            <w:rFonts w:ascii="FontbitDavid" w:hAnsi="FontbitDavid"/>
            <w:sz w:val="24"/>
            <w:rtl/>
          </w:rPr>
          <w:t xml:space="preserve">מדובר</w:t>
        </w:r>
      </w:ins>
      <w:del w:id="95970" w:author="מנוע מכני" w:date="2026-10-11T12:04:39Z">
        <w:r w:rsidRPr="00B078C3">
          <w:rPr>
            <w:rFonts w:ascii="FontbitDavid" w:hAnsi="FontbitDavid"/>
            <w:sz w:val="24"/>
            <w:rtl/>
          </w:rPr>
          <w:delText xml:space="preserve">עסקינן</w:delText>
        </w:r>
      </w:del>
      <w:r w:rsidRPr="00B078C3">
        <w:rPr>
          <w:rFonts w:ascii="FontbitDavid" w:hAnsi="FontbitDavid"/>
          <w:sz w:val="24"/>
          <w:rtl/>
        </w:rPr>
        <w:t xml:space="preserve">, וסתמא - לאדם קיימי, ו</w:t>
      </w:r>
      <w:ins w:id="92079" w:author="מנוע מכני" w:date="2026-10-11T12:04:39Z">
        <w:r>
          <w:rPr>
            <w:rFonts w:ascii="FontbitDavid" w:hAnsi="FontbitDavid"/>
            <w:sz w:val="24"/>
            <w:rtl/>
          </w:rPr>
          <w:t xml:space="preserve">ה"ק</w:t>
        </w:r>
      </w:ins>
      <w:del w:id="92080"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''ק</w:delText>
        </w:r>
      </w:del>
      <w:r>
        <w:rPr>
          <w:rFonts w:ascii="FontbitDavid" w:hAnsi="FontbitDavid" w:hint="cs"/>
          <w:sz w:val="24"/>
          <w:rtl/>
        </w:rPr>
        <w:t xml:space="preserve"> </w:t>
      </w:r>
      <w:r w:rsidRPr="00B078C3">
        <w:rPr>
          <w:rFonts w:ascii="FontbitDavid" w:hAnsi="FontbitDavid"/>
          <w:sz w:val="24"/>
          <w:rtl/>
        </w:rPr>
        <w:t xml:space="preserve">אם החצר משמרת פירותיה - חייבין, ואם </w:t>
      </w:r>
      <w:ins w:id="94343" w:author="מנוע מכני" w:date="2026-10-11T12:04:39Z">
        <w:r>
          <w:rPr>
            <w:rFonts w:ascii="FontbitDavid" w:hAnsi="FontbitDavid"/>
            <w:sz w:val="24"/>
            <w:rtl/>
          </w:rPr>
          <w:t xml:space="preserve">לא</w:t>
        </w:r>
      </w:ins>
      <w:del w:id="9434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פטורין.</w:t>
      </w:r>
    </w:p>
    <w:p>
      <w:pPr>
        <w:pStyle w:val="afffff8"/>
        <w:rPr>
          <w:ins w:id="90239" w:author="קלוד" w:date="2026-10-11T12:23:38Z"/>
        </w:rPr>
      </w:pPr>
      <w:ins w:id="90240" w:author="קלוד" w:date="2026-10-11T12:23:38Z">
        <w:r>
          <w:rPr>
            <w:color w:val="7B3F00"/>
          </w:rPr>
          <w:t xml:space="preserve">חייב במעשרות ומטמא אוכלין - האם לפי המין?</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מתיב </w:t>
      </w:r>
      <w:r w:rsidRPr="00B078C3">
        <w:rPr>
          <w:rStyle w:val="2fb"/>
          <w:rFonts w:ascii="FontbitDavid" w:hAnsi="FontbitDavid"/>
          <w:sz w:val="24"/>
          <w:rtl/>
        </w:rPr>
        <w:t xml:space="preserve">רב אשי</w:t>
      </w:r>
      <w:r w:rsidRPr="00B078C3">
        <w:rPr>
          <w:rFonts w:ascii="FontbitDavid" w:hAnsi="FontbitDavid"/>
          <w:sz w:val="24"/>
          <w:rtl/>
        </w:rPr>
        <w:t xml:space="preserve"> כל שחייבין במעשרות - מטמאין טומאת אוכלין.</w:t>
      </w:r>
    </w:p>
    <w:p w:rsidR="00E403F0" w:rsidRDefault="00E403F0" w:rsidP="00E403F0">
      <w:pPr>
        <w:rPr>
          <w:rFonts w:ascii="FontbitDavid" w:hAnsi="FontbitDavid"/>
          <w:sz w:val="24"/>
          <w:rtl/>
        </w:rPr>
      </w:pPr>
      <w:r w:rsidRPr="00B078C3">
        <w:rPr>
          <w:rFonts w:ascii="FontbitDavid" w:hAnsi="FontbitDavid"/>
          <w:sz w:val="24"/>
          <w:rtl/>
        </w:rPr>
        <w:t xml:space="preserve">ואם </w:t>
      </w:r>
      <w:ins w:id="98479" w:author="מנוע מכני" w:date="2026-10-11T12:04:39Z">
        <w:r>
          <w:rPr>
            <w:rFonts w:ascii="FontbitDavid" w:hAnsi="FontbitDavid"/>
            <w:sz w:val="24"/>
            <w:rtl/>
          </w:rPr>
          <w:t xml:space="preserve">ישנו</w:t>
        </w:r>
      </w:ins>
      <w:del w:id="98480"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הא </w:t>
      </w:r>
      <w:ins w:id="94345" w:author="מנוע מכני" w:date="2026-10-11T12:04:39Z">
        <w:r>
          <w:rPr>
            <w:rFonts w:ascii="FontbitDavid" w:hAnsi="FontbitDavid"/>
            <w:sz w:val="24"/>
            <w:rtl/>
          </w:rPr>
          <w:t xml:space="preserve">יש</w:t>
        </w:r>
      </w:ins>
      <w:del w:id="94346"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5971" w:author="מנוע מכני" w:date="2026-10-11T12:04:39Z">
        <w:r>
          <w:rPr>
            <w:rFonts w:ascii="FontbitDavid" w:hAnsi="FontbitDavid"/>
            <w:sz w:val="24"/>
            <w:rtl/>
          </w:rPr>
          <w:t xml:space="preserve">אלו</w:t>
        </w:r>
      </w:ins>
      <w:del w:id="95972"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 דקחייבין במעשר ואין מטמאין טומאת אוכלין! </w:t>
      </w:r>
    </w:p>
    <w:p>
      <w:pPr>
        <w:pStyle w:val="38"/>
        <w:rPr>
          <w:ins w:id="100732" w:author="מנוע מכני" w:date="2026-10-11T12:04:39Z"/>
        </w:rPr>
      </w:pPr>
      <w:r>
        <w:t xml:space="preserve">רבא </w:t>
      </w:r>
      <w:ins w:id="92081" w:author="מנוע מכני" w:date="2026-10-11T12:04:39Z">
        <w:r>
          <w:t xml:space="preserve">ה"ק</w:t>
        </w:r>
      </w:ins>
      <w:del w:id="92082" w:author="מנוע מכני" w:date="2026-10-11T12:04:39Z">
        <w:r>
          <w:delText xml:space="preserve">ה''ק</w:delText>
        </w:r>
      </w:del>
      <w:r w:rsidRPr="00B078C3">
        <w:t xml:space="preserve">:</w:t>
      </w:r>
    </w:p>
    <w:p w:rsidR="00E403F0" w:rsidRPr="00B078C3" w:rsidRDefault="00E403F0" w:rsidP="00E403F0">
      <w:pPr>
        <w:rPr>
          <w:rFonts w:ascii="FontbitDavid" w:hAnsi="FontbitDavid"/>
          <w:sz w:val="24"/>
          <w:rtl/>
        </w:rPr>
      </w:pPr>
      <w:del w:id="1007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מין שחייב במעשר - מטמא טומאת אוכלין.</w:t>
      </w:r>
    </w:p>
    <w:p w:rsidR="00E403F0" w:rsidRPr="00B078C3" w:rsidRDefault="00E403F0" w:rsidP="00E403F0">
      <w:pPr>
        <w:rPr>
          <w:rFonts w:ascii="FontbitDavid" w:hAnsi="FontbitDavid"/>
          <w:sz w:val="24"/>
          <w:rtl/>
        </w:rPr>
      </w:pPr>
      <w:r>
        <w:rPr>
          <w:rFonts w:ascii="FontbitDavid" w:hAnsi="FontbitDavid" w:hint="cs"/>
          <w:sz w:val="24"/>
          <w:rtl/>
        </w:rPr>
        <w:t>ו</w:t>
      </w:r>
      <w:r w:rsidRPr="00B078C3">
        <w:rPr>
          <w:rFonts w:ascii="FontbitDavid" w:hAnsi="FontbitDavid"/>
          <w:sz w:val="24"/>
          <w:rtl/>
        </w:rPr>
        <w:t xml:space="preserve">ה"נ</w:t>
      </w:r>
      <w:r w:rsidRPr="00B078C3">
        <w:rPr>
          <w:rFonts w:ascii="FontbitDavid" w:hAnsi="FontbitDavid"/>
          <w:sz w:val="24"/>
          <w:rtl/>
        </w:rPr>
        <w:t xml:space="preserve"> </w:t>
      </w:r>
      <w:ins w:id="98481" w:author="מנוע מכני" w:date="2026-10-11T12:04:39Z">
        <w:r>
          <w:rPr>
            <w:rFonts w:ascii="FontbitDavid" w:hAnsi="FontbitDavid"/>
            <w:sz w:val="24"/>
            <w:rtl/>
          </w:rPr>
          <w:t xml:space="preserve">מסתבר</w:t>
        </w:r>
      </w:ins>
      <w:del w:id="98482" w:author="מנוע מכני" w:date="2026-10-11T12:04:39Z">
        <w:r w:rsidRPr="00B078C3">
          <w:rPr>
            <w:rFonts w:ascii="FontbitDavid" w:hAnsi="FontbitDavid"/>
            <w:sz w:val="24"/>
            <w:rtl/>
          </w:rPr>
          <w:delText xml:space="preserve">מסתברא</w:delText>
        </w:r>
      </w:del>
      <w:r w:rsidRPr="00B078C3">
        <w:rPr>
          <w:rFonts w:ascii="FontbitDavid" w:hAnsi="FontbitDavid"/>
          <w:sz w:val="24"/>
          <w:rtl/>
        </w:rPr>
        <w:t xml:space="preserve">, מדק</w:t>
      </w:r>
      <w:r>
        <w:rPr>
          <w:rFonts w:ascii="FontbitDavid" w:hAnsi="FontbitDavid"/>
          <w:sz w:val="24"/>
          <w:rtl/>
        </w:rPr>
        <w:t xml:space="preserve">תני סיפא: כל שחייב בראשית הגז </w:t>
      </w:r>
      <w:r w:rsidRPr="00B078C3">
        <w:rPr>
          <w:rFonts w:ascii="FontbitDavid" w:hAnsi="FontbitDavid"/>
          <w:sz w:val="24"/>
          <w:rtl/>
        </w:rPr>
        <w:t>חייב במתנות, ויש שחייב במתנות ואין חייב בראשית הגז.</w:t>
      </w:r>
    </w:p>
    <w:p w:rsidR="00E403F0" w:rsidRDefault="00E403F0" w:rsidP="00E403F0">
      <w:pPr>
        <w:rPr>
          <w:rFonts w:ascii="FontbitDavid" w:hAnsi="FontbitDavid"/>
          <w:sz w:val="24"/>
          <w:rtl/>
        </w:rPr>
      </w:pPr>
      <w:r w:rsidRPr="00B078C3">
        <w:rPr>
          <w:rFonts w:ascii="FontbitDavid" w:hAnsi="FontbitDavid"/>
          <w:sz w:val="24"/>
          <w:rtl/>
        </w:rPr>
        <w:t>וא</w:t>
      </w:r>
      <w:r>
        <w:rPr>
          <w:rFonts w:ascii="FontbitDavid" w:hAnsi="FontbitDavid"/>
          <w:sz w:val="24"/>
          <w:rtl/>
        </w:rPr>
        <w:t xml:space="preserve">ם </w:t>
      </w:r>
      <w:ins w:id="98483" w:author="מנוע מכני" w:date="2026-10-11T12:04:39Z">
        <w:r>
          <w:rPr>
            <w:rFonts w:ascii="FontbitDavid" w:hAnsi="FontbitDavid"/>
            <w:sz w:val="24"/>
            <w:rtl/>
          </w:rPr>
          <w:t xml:space="preserve">ישנו</w:t>
        </w:r>
      </w:ins>
      <w:del w:id="98484" w:author="מנוע מכני" w:date="2026-10-11T12:04:39Z">
        <w:r>
          <w:rPr>
            <w:rFonts w:ascii="FontbitDavid" w:hAnsi="FontbitDavid"/>
            <w:sz w:val="24"/>
            <w:rtl/>
          </w:rPr>
          <w:delText xml:space="preserve">איתא</w:delText>
        </w:r>
      </w:del>
      <w:r>
        <w:rPr>
          <w:rFonts w:ascii="FontbitDavid" w:hAnsi="FontbitDavid"/>
          <w:sz w:val="24"/>
          <w:rtl/>
        </w:rPr>
        <w:t xml:space="preserve">, האיכא טרפה</w:t>
      </w:r>
      <w:r w:rsidRPr="00B078C3">
        <w:rPr>
          <w:rFonts w:ascii="FontbitDavid" w:hAnsi="FontbitDavid"/>
          <w:sz w:val="24"/>
          <w:rtl/>
        </w:rPr>
        <w:t xml:space="preserve"> דחייבת בראשית הגז ואינה חייבת במתנות! </w:t>
      </w:r>
    </w:p>
    <w:p>
      <w:pPr>
        <w:pStyle w:val="38"/>
        <w:rPr>
          <w:ins w:id="100734" w:author="מנוע מכני" w:date="2026-10-11T12:04:39Z"/>
        </w:rPr>
      </w:pPr>
      <w:r>
        <w:t>רבינא</w:t>
      </w:r>
      <w:r w:rsidRPr="00B078C3">
        <w:t xml:space="preserve">:</w:t>
      </w:r>
    </w:p>
    <w:p w:rsidR="00E403F0" w:rsidRPr="00B078C3" w:rsidRDefault="00E403F0" w:rsidP="00E403F0">
      <w:pPr>
        <w:rPr>
          <w:rFonts w:ascii="FontbitDavid" w:hAnsi="FontbitDavid"/>
          <w:sz w:val="24"/>
          <w:rtl/>
        </w:rPr>
      </w:pPr>
      <w:del w:id="1007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 מני - </w:t>
      </w:r>
      <w:ins w:id="93219" w:author="מנוע מכני" w:date="2026-10-11T12:04:39Z">
        <w:r>
          <w:rPr>
            <w:rStyle w:val="2fb"/>
            <w:rFonts w:ascii="FontbitDavid" w:hAnsi="FontbitDavid"/>
            <w:sz w:val="24"/>
            <w:rtl/>
          </w:rPr>
          <w:t xml:space="preserve">ר"ש</w:t>
        </w:r>
      </w:ins>
      <w:del w:id="93220" w:author="מנוע מכני" w:date="2026-10-11T12:04:39Z">
        <w:r w:rsidRPr="00B078C3">
          <w:rPr>
            <w:rFonts w:ascii="FontbitDavid" w:hAnsi="FontbitDavid"/>
            <w:sz w:val="24"/>
            <w:rtl/>
          </w:rPr>
          <w:delText xml:space="preserve">רבי שמעון</w:delText>
        </w:r>
      </w:del>
      <w:r w:rsidRPr="00B078C3">
        <w:rPr>
          <w:rFonts w:ascii="FontbitDavid" w:hAnsi="FontbitDavid"/>
          <w:sz w:val="24"/>
          <w:rtl/>
        </w:rPr>
        <w:t xml:space="preserve"> היא, </w:t>
      </w:r>
      <w:r w:rsidRPr="00B078C3">
        <w:rPr>
          <w:rFonts w:ascii="FontbitDavid" w:hAnsi="FontbitDavid"/>
          <w:sz w:val="24"/>
          <w:rtl/>
        </w:rPr>
        <w:t xml:space="preserve">דתנן</w:t>
      </w:r>
      <w:r w:rsidRPr="00B078C3">
        <w:rPr>
          <w:rFonts w:ascii="FontbitDavid" w:hAnsi="FontbitDavid"/>
          <w:sz w:val="24"/>
          <w:rtl/>
        </w:rPr>
        <w:t xml:space="preserve">: </w:t>
      </w:r>
      <w:r w:rsidRPr="00B078C3">
        <w:rPr>
          <w:rStyle w:val="2fb"/>
          <w:rFonts w:ascii="FontbitDavid" w:hAnsi="FontbitDavid"/>
          <w:sz w:val="24"/>
          <w:rtl/>
        </w:rPr>
        <w:t xml:space="preserve">ר"ש</w:t>
      </w:r>
      <w:r w:rsidRPr="00B078C3">
        <w:rPr>
          <w:rFonts w:ascii="FontbitDavid" w:hAnsi="FontbitDavid"/>
          <w:sz w:val="24"/>
          <w:rtl/>
        </w:rPr>
        <w:t xml:space="preserve"> פוטר את הטרפה מראשית הגז.</w:t>
      </w:r>
    </w:p>
    <w:p>
      <w:pPr>
        <w:pStyle w:val="38"/>
        <w:rPr>
          <w:ins w:id="100736" w:author="מנוע מכני" w:date="2026-10-11T12:04:39Z"/>
        </w:rPr>
      </w:pPr>
      <w:r w:rsidRPr="00B078C3">
        <w:t>א</w:t>
      </w:r>
      <w:r>
        <w:t xml:space="preserve">רש</w:t>
      </w:r>
      <w:ins w:id="92083" w:author="מנוע מכני" w:date="2026-10-11T12:04:39Z">
        <w:r>
          <w:t xml:space="preserve">ב"א</w:t>
        </w:r>
      </w:ins>
      <w:del w:id="92084" w:author="מנוע מכני" w:date="2026-10-11T12:04:39Z">
        <w:r>
          <w:delText xml:space="preserve">ב''א</w:delText>
        </w:r>
      </w:del>
      <w:r>
        <w:t xml:space="preserve">:</w:t>
      </w:r>
    </w:p>
    <w:p w:rsidR="00E403F0" w:rsidRPr="00B078C3" w:rsidRDefault="00E403F0" w:rsidP="00E403F0">
      <w:pPr>
        <w:rPr>
          <w:rFonts w:ascii="FontbitDavid" w:hAnsi="FontbitDavid"/>
          <w:sz w:val="24"/>
          <w:rtl/>
        </w:rPr>
      </w:pPr>
      <w:del w:id="100737" w:author="מנוע מכני" w:date="2026-10-11T12:04:39Z">
        <w:r w:rsidRPr="00B078C3">
          <w:rPr>
            <w:rFonts w:ascii="FontbitDavid" w:hAnsi="FontbitDavid"/>
            <w:sz w:val="24"/>
            <w:rtl/>
          </w:rPr>
          <w:delText xml:space="preserve"> </w:delText>
        </w:r>
      </w:del>
      <w:ins w:id="92085" w:author="מנוע מכני" w:date="2026-10-11T12:04:39Z">
        <w:r>
          <w:rPr>
            <w:rFonts w:ascii="FontbitDavid" w:hAnsi="FontbitDavid"/>
            <w:sz w:val="24"/>
            <w:rtl/>
          </w:rPr>
          <w:t xml:space="preserve">ת"ש</w:t>
        </w:r>
      </w:ins>
      <w:del w:id="92086" w:author="מנוע מכני" w:date="2026-10-11T12:04:39Z">
        <w:r w:rsidRPr="00B078C3">
          <w:rPr>
            <w:rFonts w:ascii="FontbitDavid" w:hAnsi="FontbitDavid"/>
            <w:sz w:val="24"/>
            <w:rtl/>
          </w:rPr>
          <w:delText xml:space="preserve">ת</w:delText>
        </w:r>
        <w:r>
          <w:rPr>
            <w:rFonts w:ascii="FontbitDavid" w:hAnsi="FontbitDavid" w:hint="cs"/>
            <w:sz w:val="24"/>
            <w:rtl/>
          </w:rPr>
          <w:delText xml:space="preserve">''ש</w:delText>
        </w:r>
      </w:del>
      <w:r>
        <w:rPr>
          <w:rFonts w:ascii="FontbitDavid" w:hAnsi="FontbitDavid" w:hint="cs"/>
          <w:sz w:val="24"/>
          <w:rtl/>
        </w:rPr>
        <w:t xml:space="preserve"> </w:t>
      </w:r>
      <w:r w:rsidRPr="00B078C3">
        <w:rPr>
          <w:rFonts w:ascii="FontbitDavid" w:hAnsi="FontbitDavid"/>
          <w:sz w:val="24"/>
          <w:rtl/>
        </w:rPr>
        <w:t>המפ</w:t>
      </w:r>
      <w:r>
        <w:rPr>
          <w:rFonts w:ascii="FontbitDavid" w:hAnsi="FontbitDavid"/>
          <w:sz w:val="24"/>
          <w:rtl/>
        </w:rPr>
        <w:t>קיר את כרמו, והשכים בבקר ובצרו</w:t>
      </w:r>
      <w:r w:rsidRPr="00B078C3">
        <w:rPr>
          <w:rFonts w:ascii="FontbitDavid" w:hAnsi="FontbitDavid"/>
          <w:sz w:val="24"/>
          <w:rtl/>
        </w:rPr>
        <w:t xml:space="preserve"> חייב בפרט, ובעוללות, ובשכחה, ובפאה, ופטור מן המעשר.</w:t>
      </w:r>
    </w:p>
    <w:p>
      <w:pPr>
        <w:pStyle w:val="38"/>
        <w:rPr>
          <w:ins w:id="100738" w:author="מנוע מכני" w:date="2026-10-11T12:04:39Z"/>
        </w:rPr>
      </w:pPr>
      <w:r w:rsidRPr="00B078C3">
        <w:t xml:space="preserve">והא אנן </w:t>
      </w:r>
      <w:r w:rsidRPr="00B078C3">
        <w:t xml:space="preserve">תנן</w:t>
      </w:r>
      <w:r w:rsidRPr="00B078C3">
        <w:t xml:space="preserve">:</w:t>
      </w:r>
    </w:p>
    <w:p w:rsidR="00E403F0" w:rsidRPr="00B078C3" w:rsidRDefault="00E403F0" w:rsidP="00E403F0">
      <w:pPr>
        <w:rPr>
          <w:rFonts w:ascii="FontbitDavid" w:hAnsi="FontbitDavid"/>
          <w:sz w:val="24"/>
          <w:rtl/>
        </w:rPr>
      </w:pPr>
      <w:del w:id="1007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w:t>
      </w:r>
      <w:r>
        <w:rPr>
          <w:rFonts w:ascii="FontbitDavid" w:hAnsi="FontbitDavid"/>
          <w:sz w:val="24"/>
          <w:rtl/>
        </w:rPr>
        <w:t xml:space="preserve"> שחייב בפאה</w:t>
      </w:r>
      <w:r w:rsidRPr="00B078C3">
        <w:rPr>
          <w:rFonts w:ascii="FontbitDavid" w:hAnsi="FontbitDavid"/>
          <w:sz w:val="24"/>
          <w:rtl/>
        </w:rPr>
        <w:t xml:space="preserve"> חייב במעשרות! אלא </w:t>
      </w:r>
      <w:ins w:id="94347" w:author="מנוע מכני" w:date="2026-10-11T12:04:39Z">
        <w:r>
          <w:rPr>
            <w:rFonts w:ascii="FontbitDavid" w:hAnsi="FontbitDavid"/>
            <w:sz w:val="24"/>
            <w:rtl/>
          </w:rPr>
          <w:t xml:space="preserve">לא</w:t>
        </w:r>
      </w:ins>
      <w:del w:id="9434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2087" w:author="מנוע מכני" w:date="2026-10-11T12:04:39Z">
        <w:r>
          <w:rPr>
            <w:rFonts w:ascii="FontbitDavid" w:hAnsi="FontbitDavid"/>
            <w:sz w:val="24"/>
            <w:rtl/>
          </w:rPr>
          <w:t xml:space="preserve">ש"מ</w:t>
        </w:r>
      </w:ins>
      <w:del w:id="92088" w:author="מנוע מכני" w:date="2026-10-11T12:04:39Z">
        <w:r w:rsidRPr="00B078C3">
          <w:rPr>
            <w:rFonts w:ascii="FontbitDavid" w:hAnsi="FontbitDavid"/>
            <w:sz w:val="24"/>
            <w:rtl/>
          </w:rPr>
          <w:delText xml:space="preserve">ש</w:delText>
        </w:r>
        <w:r>
          <w:rPr>
            <w:rFonts w:ascii="FontbitDavid" w:hAnsi="FontbitDavid" w:hint="cs"/>
            <w:sz w:val="24"/>
            <w:rtl/>
          </w:rPr>
          <w:delText xml:space="preserve">''</w:delText>
        </w:r>
        <w:r w:rsidRPr="00B078C3">
          <w:rPr>
            <w:rFonts w:ascii="FontbitDavid" w:hAnsi="FontbitDavid"/>
            <w:sz w:val="24"/>
            <w:rtl/>
          </w:rPr>
          <w:delText xml:space="preserve">מ</w:delText>
        </w:r>
      </w:del>
      <w:r w:rsidRPr="00B078C3">
        <w:rPr>
          <w:rFonts w:ascii="FontbitDavid" w:hAnsi="FontbitDavid"/>
          <w:sz w:val="24"/>
          <w:rtl/>
        </w:rPr>
        <w:t xml:space="preserve">: מין קתני, </w:t>
      </w:r>
      <w:ins w:id="93221" w:author="מנוע מכני" w:date="2026-10-11T12:04:39Z">
        <w:r>
          <w:rPr>
            <w:rFonts w:ascii="FontbitDavid" w:hAnsi="FontbitDavid"/>
            <w:sz w:val="24"/>
            <w:rtl/>
          </w:rPr>
          <w:t xml:space="preserve">ש"מ</w:t>
        </w:r>
      </w:ins>
      <w:del w:id="93222" w:author="מנוע מכני" w:date="2026-10-11T12:04:39Z">
        <w:r w:rsidRPr="00B078C3">
          <w:rPr>
            <w:rFonts w:ascii="FontbitDavid" w:hAnsi="FontbitDavid"/>
            <w:sz w:val="24"/>
            <w:rtl/>
          </w:rPr>
          <w:delText xml:space="preserve">שמע מינה</w:delText>
        </w:r>
      </w:del>
      <w:r w:rsidRPr="00B078C3">
        <w:rPr>
          <w:rFonts w:ascii="FontbitDavid" w:hAnsi="FontbitDavid"/>
          <w:sz w:val="24"/>
          <w:rtl/>
        </w:rPr>
        <w:t xml:space="preserve">.</w:t>
      </w:r>
    </w:p>
    <w:p>
      <w:pPr>
        <w:pStyle w:val="afffff8"/>
        <w:rPr>
          <w:ins w:id="90237" w:author="קלוד" w:date="2026-10-11T12:23:38Z"/>
        </w:rPr>
      </w:pPr>
      <w:ins w:id="90238" w:author="קלוד" w:date="2026-10-11T12:23:38Z">
        <w:r>
          <w:rPr>
            <w:color w:val="7B3F00"/>
          </w:rPr>
          <w:t xml:space="preserve">שבת - חייבת בפאה ובמעשר ומטמאה טומאת אוכלין</w:t>
        </w:r>
      </w:ins>
    </w:p>
    <w:p>
      <w:pPr>
        <w:pStyle w:val="38"/>
        <w:rPr>
          <w:ins w:id="100740" w:author="מנוע מכני" w:date="2026-10-11T12:04:39Z"/>
        </w:rPr>
      </w:pPr>
      <w:r w:rsidRPr="00017C1D">
        <w:t xml:space="preserve">תנן</w:t>
      </w:r>
      <w:r w:rsidRPr="00017C1D">
        <w:t xml:space="preserve"> </w:t>
      </w:r>
      <w:ins w:id="94349" w:author="מנוע מכני" w:date="2026-10-11T12:04:39Z">
        <w:r>
          <w:t xml:space="preserve">שם</w:t>
        </w:r>
      </w:ins>
      <w:del w:id="94350" w:author="מנוע מכני" w:date="2026-10-11T12:04:39Z">
        <w:r w:rsidRPr="00017C1D">
          <w:delText xml:space="preserve">התם</w:delText>
        </w:r>
      </w:del>
      <w:r w:rsidRPr="00017C1D">
        <w:t xml:space="preserve">:</w:t>
      </w:r>
    </w:p>
    <w:p w:rsidR="00E403F0" w:rsidRPr="00017C1D" w:rsidRDefault="00E403F0" w:rsidP="00E403F0">
      <w:pPr>
        <w:pStyle w:val="a3"/>
        <w:rPr>
          <w:spacing w:val="0"/>
          <w:rtl/>
        </w:rPr>
      </w:pPr>
      <w:del w:id="100741" w:author="מנוע מכני" w:date="2026-10-11T12:04:39Z">
        <w:r w:rsidRPr="00017C1D">
          <w:rPr>
            <w:spacing w:val="0"/>
            <w:rtl/>
          </w:rPr>
          <w:delText xml:space="preserve"> </w:delText>
        </w:r>
      </w:del>
      <w:r w:rsidRPr="00017C1D">
        <w:rPr>
          <w:spacing w:val="0"/>
          <w:rtl/>
        </w:rPr>
        <w:t xml:space="preserve">מודים חכמים </w:t>
      </w:r>
      <w:r w:rsidRPr="00017C1D">
        <w:rPr>
          <w:rStyle w:val="2fb"/>
          <w:spacing w:val="0"/>
          <w:rtl/>
        </w:rPr>
        <w:t xml:space="preserve">ל</w:t>
      </w:r>
      <w:ins w:id="92089" w:author="מנוע מכני" w:date="2026-10-11T12:04:39Z">
        <w:r>
          <w:rPr>
            <w:rStyle w:val="2fb"/>
            <w:spacing w:val="0"/>
            <w:rtl/>
          </w:rPr>
          <w:t xml:space="preserve">ר"ע</w:t>
        </w:r>
      </w:ins>
      <w:del w:id="92090" w:author="מנוע מכני" w:date="2026-10-11T12:04:39Z">
        <w:r w:rsidRPr="00017C1D">
          <w:rPr>
            <w:spacing w:val="0"/>
            <w:rtl/>
          </w:rPr>
          <w:delText xml:space="preserve">ר'</w:delText>
        </w:r>
        <w:r w:rsidRPr="00017C1D">
          <w:rPr>
            <w:rFonts w:hint="cs"/>
            <w:spacing w:val="0"/>
            <w:rtl/>
          </w:rPr>
          <w:delText xml:space="preserve">'ע</w:delText>
        </w:r>
      </w:del>
      <w:r w:rsidRPr="00017C1D">
        <w:rPr>
          <w:spacing w:val="0"/>
          <w:rtl/>
        </w:rPr>
        <w:t xml:space="preserve"> בזורע שבת או חרדל בשנים ושלשה מקומות, שנותן פאה מכל אחד ואחד.</w:t>
      </w:r>
    </w:p>
    <w:p w:rsidR="00E403F0" w:rsidRDefault="00E403F0" w:rsidP="00E403F0">
      <w:pPr>
        <w:pStyle w:val="afff3"/>
        <w:framePr w:wrap="around"/>
        <w:rPr>
          <w:rtl/>
        </w:rPr>
      </w:pPr>
      <w:r>
        <w:rPr>
          <w:rFonts w:hint="cs"/>
          <w:rtl/>
        </w:rPr>
        <w:t>נא:</w:t>
      </w:r>
    </w:p>
    <w:p w:rsidR="00E403F0" w:rsidRPr="00B078C3" w:rsidRDefault="00E403F0" w:rsidP="00E403F0">
      <w:pPr>
        <w:rPr>
          <w:rFonts w:ascii="FontbitDavid" w:hAnsi="FontbitDavid"/>
          <w:sz w:val="24"/>
          <w:rtl/>
        </w:rPr>
      </w:pPr>
      <w:r w:rsidRPr="00B078C3">
        <w:rPr>
          <w:rFonts w:ascii="FontbitDavid" w:hAnsi="FontbitDavid"/>
          <w:sz w:val="24"/>
          <w:rtl/>
        </w:rPr>
        <w:t xml:space="preserve">והא שבת </w:t>
      </w:r>
      <w:ins w:id="98485" w:author="מנוע מכני" w:date="2026-10-11T12:04:39Z">
        <w:r>
          <w:rPr>
            <w:rFonts w:ascii="FontbitDavid" w:hAnsi="FontbitDavid"/>
            <w:sz w:val="24"/>
            <w:rtl/>
          </w:rPr>
          <w:t xml:space="preserve">דמחוייב</w:t>
        </w:r>
      </w:ins>
      <w:del w:id="98486" w:author="מנוע מכני" w:date="2026-10-11T12:04:39Z">
        <w:r w:rsidRPr="00B078C3">
          <w:rPr>
            <w:rFonts w:ascii="FontbitDavid" w:hAnsi="FontbitDavid"/>
            <w:sz w:val="24"/>
            <w:rtl/>
          </w:rPr>
          <w:delText xml:space="preserve">דמיחייב</w:delText>
        </w:r>
      </w:del>
      <w:r w:rsidRPr="00B078C3">
        <w:rPr>
          <w:rFonts w:ascii="FontbitDavid" w:hAnsi="FontbitDavid"/>
          <w:sz w:val="24"/>
          <w:rtl/>
        </w:rPr>
        <w:t xml:space="preserve"> בפאה, </w:t>
      </w:r>
      <w:ins w:id="98487" w:author="מנוע מכני" w:date="2026-10-11T12:04:39Z">
        <w:r>
          <w:rPr>
            <w:rFonts w:ascii="FontbitDavid" w:hAnsi="FontbitDavid"/>
            <w:sz w:val="24"/>
            <w:rtl/>
          </w:rPr>
          <w:t xml:space="preserve">ומחוייב</w:t>
        </w:r>
      </w:ins>
      <w:del w:id="98488" w:author="מנוע מכני" w:date="2026-10-11T12:04:39Z">
        <w:r w:rsidRPr="00B078C3">
          <w:rPr>
            <w:rFonts w:ascii="FontbitDavid" w:hAnsi="FontbitDavid"/>
            <w:sz w:val="24"/>
            <w:rtl/>
          </w:rPr>
          <w:delText xml:space="preserve">ומיחייב</w:delText>
        </w:r>
      </w:del>
      <w:r w:rsidRPr="00B078C3">
        <w:rPr>
          <w:rFonts w:ascii="FontbitDavid" w:hAnsi="FontbitDavid"/>
          <w:sz w:val="24"/>
          <w:rtl/>
        </w:rPr>
        <w:t xml:space="preserve"> במעשר, </w:t>
      </w:r>
      <w:r w:rsidRPr="00B078C3">
        <w:rPr>
          <w:rFonts w:ascii="FontbitDavid" w:hAnsi="FontbitDavid"/>
          <w:sz w:val="24"/>
          <w:rtl/>
        </w:rPr>
        <w:t xml:space="preserve">דתנן</w:t>
      </w:r>
      <w:r w:rsidRPr="00B078C3">
        <w:rPr>
          <w:rFonts w:ascii="FontbitDavid" w:hAnsi="FontbitDavid"/>
          <w:sz w:val="24"/>
          <w:rtl/>
        </w:rPr>
        <w:t xml:space="preserve">: כל שחייב בפאה - חייב במעשר.</w:t>
      </w:r>
    </w:p>
    <w:p w:rsidR="00E403F0" w:rsidRPr="00B078C3" w:rsidRDefault="00E403F0" w:rsidP="00E403F0">
      <w:pPr>
        <w:rPr>
          <w:rFonts w:ascii="FontbitDavid" w:hAnsi="FontbitDavid"/>
          <w:sz w:val="24"/>
          <w:rtl/>
        </w:rPr>
      </w:pPr>
      <w:r w:rsidRPr="00B078C3">
        <w:rPr>
          <w:rFonts w:ascii="FontbitDavid" w:hAnsi="FontbitDavid"/>
          <w:sz w:val="24"/>
          <w:rtl/>
        </w:rPr>
        <w:t xml:space="preserve">ומדחייב במעשר - מטמא טומאת אוכלין, אלמא: כל </w:t>
      </w:r>
      <w:ins w:id="95973" w:author="מנוע מכני" w:date="2026-10-11T12:04:39Z">
        <w:r>
          <w:rPr>
            <w:rFonts w:ascii="FontbitDavid" w:hAnsi="FontbitDavid"/>
            <w:sz w:val="24"/>
            <w:rtl/>
          </w:rPr>
          <w:t xml:space="preserve">דברים</w:t>
        </w:r>
      </w:ins>
      <w:del w:id="95974" w:author="מנוע מכני" w:date="2026-10-11T12:04:39Z">
        <w:r w:rsidRPr="00B078C3">
          <w:rPr>
            <w:rFonts w:ascii="FontbitDavid" w:hAnsi="FontbitDavid"/>
            <w:sz w:val="24"/>
            <w:rtl/>
          </w:rPr>
          <w:delText xml:space="preserve">מילי</w:delText>
        </w:r>
      </w:del>
      <w:r w:rsidRPr="00B078C3">
        <w:rPr>
          <w:rFonts w:ascii="FontbitDavid" w:hAnsi="FontbitDavid"/>
          <w:sz w:val="24"/>
          <w:rtl/>
        </w:rPr>
        <w:t xml:space="preserve"> </w:t>
      </w:r>
      <w:ins w:id="97837" w:author="מנוע מכני" w:date="2026-10-11T12:04:39Z">
        <w:r>
          <w:rPr>
            <w:rFonts w:ascii="FontbitDavid" w:hAnsi="FontbitDavid"/>
            <w:sz w:val="24"/>
            <w:rtl/>
          </w:rPr>
          <w:t xml:space="preserve">דעשה</w:t>
        </w:r>
      </w:ins>
      <w:del w:id="97838" w:author="מנוע מכני" w:date="2026-10-11T12:04:39Z">
        <w:r w:rsidRPr="00B078C3">
          <w:rPr>
            <w:rFonts w:ascii="FontbitDavid" w:hAnsi="FontbitDavid"/>
            <w:sz w:val="24"/>
            <w:rtl/>
          </w:rPr>
          <w:delText xml:space="preserve">דעביד</w:delText>
        </w:r>
      </w:del>
      <w:r w:rsidRPr="00B078C3">
        <w:rPr>
          <w:rFonts w:ascii="FontbitDavid" w:hAnsi="FontbitDavid"/>
          <w:sz w:val="24"/>
          <w:rtl/>
        </w:rPr>
        <w:t xml:space="preserve"> לטעמא - מטמא טומאת אוכלין, </w:t>
      </w:r>
      <w:ins w:id="95975" w:author="מנוע מכני" w:date="2026-10-11T12:04:39Z">
        <w:r>
          <w:rPr>
            <w:rFonts w:ascii="FontbitDavid" w:hAnsi="FontbitDavid"/>
            <w:sz w:val="24"/>
            <w:rtl/>
          </w:rPr>
          <w:t xml:space="preserve">דזה</w:t>
        </w:r>
      </w:ins>
      <w:del w:id="95976" w:author="מנוע מכני" w:date="2026-10-11T12:04:39Z">
        <w:r w:rsidRPr="00B078C3">
          <w:rPr>
            <w:rFonts w:ascii="FontbitDavid" w:hAnsi="FontbitDavid"/>
            <w:sz w:val="24"/>
            <w:rtl/>
          </w:rPr>
          <w:delText xml:space="preserve">דהאי</w:delText>
        </w:r>
      </w:del>
      <w:r w:rsidRPr="00B078C3">
        <w:rPr>
          <w:rFonts w:ascii="FontbitDavid" w:hAnsi="FontbitDavid"/>
          <w:sz w:val="24"/>
          <w:rtl/>
        </w:rPr>
        <w:t xml:space="preserve"> שבת לטעמא עבידא.</w:t>
      </w:r>
    </w:p>
    <w:p w:rsidR="00E403F0" w:rsidRDefault="00E403F0" w:rsidP="00E403F0">
      <w:pPr>
        <w:rPr>
          <w:rFonts w:ascii="FontbitDavid" w:hAnsi="FontbitDavid"/>
          <w:sz w:val="24"/>
          <w:rtl/>
        </w:rPr>
      </w:pPr>
      <w:r w:rsidRPr="00B078C3">
        <w:rPr>
          <w:rFonts w:ascii="FontbitDavid" w:hAnsi="FontbitDavid"/>
          <w:sz w:val="24"/>
          <w:rtl/>
        </w:rPr>
        <w:t xml:space="preserve">ורמינהי: הקושט, והחימום, וראשי בשמים, והתיאה, והחלתית, והפלפלים, וחלת חריע - נקחין בכסף מעשר, ואין מטמאין טומאת אוכלין - דברי </w:t>
      </w:r>
      <w:ins w:id="93223" w:author="מנוע מכני" w:date="2026-10-11T12:04:39Z">
        <w:r>
          <w:rPr>
            <w:rStyle w:val="2fb"/>
            <w:rFonts w:ascii="FontbitDavid" w:hAnsi="FontbitDavid"/>
            <w:sz w:val="24"/>
            <w:rtl/>
          </w:rPr>
          <w:t xml:space="preserve">ר"ע</w:t>
        </w:r>
      </w:ins>
      <w:del w:id="93224" w:author="מנוע מכני" w:date="2026-10-11T12:04:39Z">
        <w:r w:rsidRPr="00B078C3">
          <w:rPr>
            <w:rFonts w:ascii="FontbitDavid" w:hAnsi="FontbitDavid"/>
            <w:sz w:val="24"/>
            <w:rtl/>
          </w:rPr>
          <w:delText xml:space="preserve">רבי עקיבא</w:delText>
        </w:r>
      </w:del>
      <w:r w:rsidRPr="00B078C3">
        <w:rPr>
          <w:rFonts w:ascii="FontbitDavid" w:hAnsi="FontbitDavid"/>
          <w:sz w:val="24"/>
          <w:rtl/>
        </w:rPr>
        <w:t xml:space="preserve">, </w:t>
      </w:r>
    </w:p>
    <w:p>
      <w:pPr>
        <w:pStyle w:val="38"/>
        <w:rPr>
          <w:ins w:id="100742" w:author="מנוע מכני" w:date="2026-10-11T12:04:39Z"/>
        </w:rPr>
      </w:pPr>
      <w:r w:rsidRPr="00B078C3">
        <w:t xml:space="preserve">אמר</w:t>
      </w:r>
      <w:r w:rsidRPr="00B078C3">
        <w:t xml:space="preserve"> לו ר</w:t>
      </w:r>
      <w:ins w:id="92091" w:author="מנוע מכני" w:date="2026-10-11T12:04:39Z">
        <w:r>
          <w:t xml:space="preserve">י"ו</w:t>
        </w:r>
      </w:ins>
      <w:del w:id="92092" w:author="מנוע מכני" w:date="2026-10-11T12:04:39Z">
        <w:r w:rsidRPr="00B078C3">
          <w:delText xml:space="preserve">י''ו</w:delText>
        </w:r>
      </w:del>
      <w:r w:rsidRPr="00B078C3">
        <w:t xml:space="preserve"> בן נורי:</w:t>
      </w:r>
    </w:p>
    <w:p w:rsidR="00E403F0" w:rsidRDefault="00E403F0" w:rsidP="00E403F0">
      <w:pPr>
        <w:rPr>
          <w:rFonts w:ascii="FontbitDavid" w:hAnsi="FontbitDavid"/>
          <w:sz w:val="24"/>
          <w:rtl/>
        </w:rPr>
      </w:pPr>
      <w:del w:id="1007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נ</w:t>
      </w:r>
      <w:r>
        <w:rPr>
          <w:rFonts w:ascii="FontbitDavid" w:hAnsi="FontbitDavid"/>
          <w:sz w:val="24"/>
          <w:rtl/>
        </w:rPr>
        <w:t xml:space="preserve">קחין בכסף מעשר </w:t>
      </w:r>
      <w:r w:rsidRPr="00B078C3">
        <w:rPr>
          <w:rFonts w:ascii="FontbitDavid" w:hAnsi="FontbitDavid"/>
          <w:sz w:val="24"/>
          <w:rtl/>
        </w:rPr>
        <w:t xml:space="preserve">מפני מה אין מטמאין טומאת אוכלין? </w:t>
      </w:r>
    </w:p>
    <w:p w:rsidR="00E403F0" w:rsidRDefault="00E403F0" w:rsidP="00E403F0">
      <w:pPr>
        <w:rPr>
          <w:rFonts w:ascii="FontbitDavid" w:hAnsi="FontbitDavid"/>
          <w:sz w:val="24"/>
          <w:rtl/>
        </w:rPr>
      </w:pPr>
      <w:r w:rsidRPr="00B078C3">
        <w:rPr>
          <w:rFonts w:ascii="FontbitDavid" w:hAnsi="FontbitDavid"/>
          <w:sz w:val="24"/>
          <w:rtl/>
        </w:rPr>
        <w:t xml:space="preserve">ואם אינן מטמאין - אף הם </w:t>
      </w:r>
      <w:r w:rsidRPr="00B078C3">
        <w:rPr>
          <w:rFonts w:ascii="FontbitDavid" w:hAnsi="FontbitDavid"/>
          <w:sz w:val="24"/>
          <w:rtl/>
        </w:rPr>
        <w:t xml:space="preserve">לא</w:t>
      </w:r>
      <w:r w:rsidRPr="00B078C3">
        <w:rPr>
          <w:rFonts w:ascii="FontbitDavid" w:hAnsi="FontbitDavid"/>
          <w:sz w:val="24"/>
          <w:rtl/>
        </w:rPr>
        <w:t xml:space="preserve"> ילקחו בכסף מעשר! </w:t>
      </w:r>
    </w:p>
    <w:p>
      <w:pPr>
        <w:pStyle w:val="38"/>
        <w:rPr>
          <w:ins w:id="100744" w:author="מנוע מכני" w:date="2026-10-11T12:04:39Z"/>
        </w:rPr>
      </w:pPr>
      <w:r w:rsidRPr="00B078C3">
        <w:t xml:space="preserve">וא"ר יוחנן בן נורי:</w:t>
      </w:r>
    </w:p>
    <w:p w:rsidR="00E403F0" w:rsidRPr="00B078C3" w:rsidRDefault="00E403F0" w:rsidP="00E403F0">
      <w:pPr>
        <w:rPr>
          <w:rFonts w:ascii="FontbitDavid" w:hAnsi="FontbitDavid"/>
          <w:sz w:val="24"/>
          <w:rtl/>
        </w:rPr>
      </w:pPr>
      <w:del w:id="1007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נמנו וגמרו שאין נקחין בכסף מעשר, ואין מטמאין טומאת אוכלין.</w:t>
      </w:r>
    </w:p>
    <w:p>
      <w:pPr>
        <w:pStyle w:val="38"/>
        <w:rPr>
          <w:ins w:id="100746" w:author="מנוע מכני" w:date="2026-10-11T12:04:39Z"/>
        </w:rPr>
      </w:pPr>
      <w:ins w:id="92093" w:author="מנוע מכני" w:date="2026-10-11T12:04:39Z">
        <w:r>
          <w:t xml:space="preserve">א"ר</w:t>
        </w:r>
      </w:ins>
      <w:del w:id="92094" w:author="מנוע מכני" w:date="2026-10-11T12:04:39Z">
        <w:r w:rsidRPr="00B078C3">
          <w:delText xml:space="preserve">א''ר</w:delText>
        </w:r>
      </w:del>
      <w:r w:rsidRPr="00B078C3">
        <w:t xml:space="preserve"> חסדא:</w:t>
      </w:r>
    </w:p>
    <w:p w:rsidR="00E403F0" w:rsidRPr="00B078C3" w:rsidRDefault="00E403F0" w:rsidP="00E403F0">
      <w:pPr>
        <w:rPr>
          <w:rFonts w:ascii="FontbitDavid" w:hAnsi="FontbitDavid"/>
          <w:sz w:val="24"/>
          <w:rtl/>
        </w:rPr>
      </w:pPr>
      <w:del w:id="10074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 </w:t>
      </w:r>
      <w:r w:rsidRPr="00B078C3">
        <w:rPr>
          <w:rFonts w:ascii="FontbitDavid" w:hAnsi="FontbitDavid"/>
          <w:sz w:val="24"/>
          <w:rtl/>
        </w:rPr>
        <w:t xml:space="preserve">תניא</w:t>
      </w:r>
      <w:r w:rsidRPr="00B078C3">
        <w:rPr>
          <w:rFonts w:ascii="FontbitDavid" w:hAnsi="FontbitDavid"/>
          <w:sz w:val="24"/>
          <w:rtl/>
        </w:rPr>
        <w:t xml:space="preserve"> ההיא - בשבת העשויה לכמך.</w:t>
      </w:r>
    </w:p>
    <w:p w:rsidR="00E403F0" w:rsidRDefault="00E403F0" w:rsidP="00E403F0">
      <w:pPr>
        <w:rPr>
          <w:rFonts w:ascii="FontbitDavid" w:hAnsi="FontbitDavid"/>
          <w:sz w:val="24"/>
          <w:rtl/>
        </w:rPr>
      </w:pPr>
      <w:ins w:id="92095" w:author="מנוע מכני" w:date="2026-10-11T12:04:39Z">
        <w:r>
          <w:rPr>
            <w:rFonts w:ascii="FontbitDavid" w:hAnsi="FontbitDavid"/>
            <w:sz w:val="24"/>
            <w:rtl/>
          </w:rPr>
          <w:t xml:space="preserve">א"ר</w:t>
        </w:r>
      </w:ins>
      <w:del w:id="92096"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אשי אמריתה לשמעתי' </w:t>
      </w:r>
      <w:ins w:id="95977" w:author="מנוע מכני" w:date="2026-10-11T12:04:39Z">
        <w:r>
          <w:rPr>
            <w:rFonts w:ascii="FontbitDavid" w:hAnsi="FontbitDavid"/>
            <w:sz w:val="24"/>
            <w:rtl/>
          </w:rPr>
          <w:t xml:space="preserve">לפניו</w:t>
        </w:r>
      </w:ins>
      <w:del w:id="95978" w:author="מנוע מכני" w:date="2026-10-11T12:04:39Z">
        <w:r w:rsidRPr="00B078C3">
          <w:rPr>
            <w:rFonts w:ascii="FontbitDavid" w:hAnsi="FontbitDavid"/>
            <w:sz w:val="24"/>
            <w:rtl/>
          </w:rPr>
          <w:delText xml:space="preserve">קמיה</w:delText>
        </w:r>
      </w:del>
      <w:r w:rsidRPr="00B078C3">
        <w:rPr>
          <w:rFonts w:ascii="FontbitDavid" w:hAnsi="FontbitDavid"/>
          <w:sz w:val="24"/>
          <w:rtl/>
        </w:rPr>
        <w:t xml:space="preserve"> </w:t>
      </w:r>
      <w:r w:rsidRPr="00B078C3">
        <w:rPr>
          <w:rStyle w:val="2fb"/>
          <w:rFonts w:ascii="FontbitDavid" w:hAnsi="FontbitDavid"/>
          <w:sz w:val="24"/>
          <w:rtl/>
        </w:rPr>
        <w:t xml:space="preserve">ד</w:t>
      </w:r>
      <w:ins w:id="92097" w:author="מנוע מכני" w:date="2026-10-11T12:04:39Z">
        <w:r>
          <w:rPr>
            <w:rStyle w:val="2fb"/>
            <w:rFonts w:ascii="FontbitDavid" w:hAnsi="FontbitDavid"/>
            <w:sz w:val="24"/>
            <w:rtl/>
          </w:rPr>
          <w:t xml:space="preserve">ר"כ</w:t>
        </w:r>
      </w:ins>
      <w:del w:id="92098"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''כ</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w:t>
      </w:r>
      <w:ins w:id="98045" w:author="מנוע מכני" w:date="2026-10-11T12:04:39Z">
        <w:r>
          <w:rPr>
            <w:rFonts w:ascii="FontbitDavid" w:hAnsi="FontbitDavid"/>
            <w:sz w:val="24"/>
            <w:rtl/>
          </w:rPr>
          <w:t xml:space="preserve">תאמר</w:t>
        </w:r>
      </w:ins>
      <w:del w:id="98046" w:author="מנוע מכני" w:date="2026-10-11T12:04:39Z">
        <w:r w:rsidRPr="00B078C3">
          <w:rPr>
            <w:rFonts w:ascii="FontbitDavid" w:hAnsi="FontbitDavid"/>
            <w:sz w:val="24"/>
            <w:rtl/>
          </w:rPr>
          <w:delText xml:space="preserve">תימא</w:delText>
        </w:r>
      </w:del>
      <w:r w:rsidRPr="00B078C3">
        <w:rPr>
          <w:rFonts w:ascii="FontbitDavid" w:hAnsi="FontbitDavid"/>
          <w:sz w:val="24"/>
          <w:rtl/>
        </w:rPr>
        <w:t xml:space="preserve"> בשבת העשויה לכמך - הא סתמא לקדרה, </w:t>
      </w:r>
    </w:p>
    <w:p>
      <w:pPr>
        <w:pStyle w:val="38"/>
        <w:rPr>
          <w:ins w:id="100748" w:author="מנוע מכני" w:date="2026-10-11T12:04:39Z"/>
        </w:rPr>
      </w:pPr>
      <w:r>
        <w:lastRenderedPageBreak/>
        <w:t xml:space="preserve">אלא</w:t>
      </w:r>
    </w:p>
    <w:p w:rsidR="00E403F0" w:rsidRDefault="00E403F0" w:rsidP="00E403F0">
      <w:pPr>
        <w:rPr>
          <w:rFonts w:ascii="FontbitDavid" w:hAnsi="FontbitDavid"/>
          <w:sz w:val="24"/>
          <w:rtl/>
        </w:rPr>
      </w:pPr>
      <w:del w:id="100749" w:author="מנוע מכני" w:date="2026-10-11T12:04:39Z">
        <w:r>
          <w:rPr>
            <w:rFonts w:ascii="FontbitDavid" w:hAnsi="FontbitDavid"/>
            <w:sz w:val="24"/>
            <w:rtl/>
          </w:rPr>
          <w:lastRenderedPageBreak/>
          <w:delText xml:space="preserve"> </w:delText>
        </w:r>
      </w:del>
      <w:r w:rsidRPr="00B078C3">
        <w:rPr>
          <w:rFonts w:ascii="FontbitDavid" w:hAnsi="FontbitDavid"/>
          <w:sz w:val="24"/>
          <w:rtl/>
        </w:rPr>
        <w:t>סתם שבת לכמך עשוי</w:t>
      </w:r>
      <w:r>
        <w:rPr>
          <w:rFonts w:ascii="FontbitDavid" w:hAnsi="FontbitDavid"/>
          <w:sz w:val="24"/>
          <w:rtl/>
        </w:rPr>
        <w:t xml:space="preserve">ה, </w:t>
      </w:r>
      <w:r>
        <w:rPr>
          <w:rFonts w:ascii="FontbitDavid" w:hAnsi="FontbitDavid"/>
          <w:sz w:val="24"/>
          <w:rtl/>
        </w:rPr>
        <w:t xml:space="preserve">דתנן</w:t>
      </w:r>
      <w:r>
        <w:rPr>
          <w:rFonts w:ascii="FontbitDavid" w:hAnsi="FontbitDavid"/>
          <w:sz w:val="24"/>
          <w:rtl/>
        </w:rPr>
        <w:t xml:space="preserve"> השבת משנתנה טעם בקדרה </w:t>
      </w:r>
      <w:r w:rsidRPr="00B078C3">
        <w:rPr>
          <w:rFonts w:ascii="FontbitDavid" w:hAnsi="FontbitDavid"/>
          <w:sz w:val="24"/>
          <w:rtl/>
        </w:rPr>
        <w:t>אין בה משום תרומה, ואינה מטמאה טומאת או</w:t>
      </w:r>
      <w:r>
        <w:rPr>
          <w:rFonts w:ascii="FontbitDavid" w:hAnsi="FontbitDavid"/>
          <w:sz w:val="24"/>
          <w:rtl/>
        </w:rPr>
        <w:t xml:space="preserve">כלין הא עד שלא נתנה טעם בקדרה </w:t>
      </w:r>
      <w:r w:rsidRPr="00B078C3">
        <w:rPr>
          <w:rFonts w:ascii="FontbitDavid" w:hAnsi="FontbitDavid"/>
          <w:sz w:val="24"/>
          <w:rtl/>
        </w:rPr>
        <w:t>יש בה משום תרומה, ומטמאה טומאת אוכלין.</w:t>
      </w:r>
      <w:r>
        <w:rPr>
          <w:rFonts w:ascii="FontbitDavid" w:hAnsi="FontbitDavid" w:hint="cs"/>
          <w:sz w:val="24"/>
          <w:rtl/>
        </w:rPr>
        <w:t xml:space="preserve"> </w:t>
      </w:r>
      <w:ins w:id="97527" w:author="מנוע מכני" w:date="2026-10-11T12:04:39Z">
        <w:r>
          <w:rPr>
            <w:rFonts w:ascii="FontbitDavid" w:hAnsi="FontbitDavid"/>
            <w:sz w:val="24"/>
            <w:rtl/>
          </w:rPr>
          <w:t xml:space="preserve">ואם </w:t>
        </w:r>
      </w:ins>
      <w:del w:id="97528"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ס"ד</w:t>
      </w:r>
      <w:r w:rsidRPr="00B078C3">
        <w:rPr>
          <w:rFonts w:ascii="FontbitDavid" w:hAnsi="FontbitDavid"/>
          <w:sz w:val="24"/>
          <w:rtl/>
        </w:rPr>
        <w:t xml:space="preserve"> סתמא לקדרה - כי </w:t>
      </w:r>
      <w:r w:rsidRPr="00B078C3">
        <w:rPr>
          <w:rFonts w:ascii="FontbitDavid" w:hAnsi="FontbitDavid"/>
          <w:sz w:val="24"/>
          <w:rtl/>
        </w:rPr>
        <w:t xml:space="preserve">לא</w:t>
      </w:r>
      <w:r w:rsidRPr="00B078C3">
        <w:rPr>
          <w:rFonts w:ascii="FontbitDavid" w:hAnsi="FontbitDavid"/>
          <w:sz w:val="24"/>
          <w:rtl/>
        </w:rPr>
        <w:t xml:space="preserve"> נתנה </w:t>
      </w:r>
      <w:ins w:id="94351" w:author="מנוע מכני" w:date="2026-10-11T12:04:39Z">
        <w:r>
          <w:rPr>
            <w:rFonts w:ascii="FontbitDavid" w:hAnsi="FontbitDavid"/>
            <w:sz w:val="24"/>
            <w:rtl/>
          </w:rPr>
          <w:t xml:space="preserve">גם</w:t>
        </w:r>
      </w:ins>
      <w:del w:id="9435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סתמא לק</w:t>
      </w:r>
      <w:r>
        <w:rPr>
          <w:rFonts w:ascii="FontbitDavid" w:hAnsi="FontbitDavid"/>
          <w:sz w:val="24"/>
          <w:rtl/>
        </w:rPr>
        <w:t xml:space="preserve">דרה! </w:t>
      </w:r>
    </w:p>
    <w:p>
      <w:pPr>
        <w:pStyle w:val="38"/>
        <w:rPr>
          <w:ins w:id="100750" w:author="מנוע מכני" w:date="2026-10-11T12:04:39Z"/>
        </w:rPr>
      </w:pPr>
      <w:r w:rsidRPr="00F67C6E">
        <w:t xml:space="preserve">אלא</w:t>
      </w:r>
    </w:p>
    <w:p w:rsidR="00E403F0" w:rsidRPr="00F67C6E" w:rsidRDefault="00E403F0" w:rsidP="00E403F0">
      <w:pPr>
        <w:pStyle w:val="a2"/>
        <w:numPr>
          <w:ilvl w:val="0"/>
          <w:numId w:val="2"/>
        </w:numPr>
        <w:rPr>
          <w:rtl/>
        </w:rPr>
      </w:pPr>
      <w:del w:id="100751" w:author="מנוע מכני" w:date="2026-10-11T12:04:39Z">
        <w:r w:rsidRPr="00F67C6E">
          <w:rPr>
            <w:rtl/>
          </w:rPr>
          <w:delText xml:space="preserve"> </w:delText>
        </w:r>
      </w:del>
      <w:ins w:id="94353" w:author="מנוע מכני" w:date="2026-10-11T12:04:39Z">
        <w:r>
          <w:rPr>
            <w:rtl/>
          </w:rPr>
          <w:t xml:space="preserve">לא</w:t>
        </w:r>
      </w:ins>
      <w:del w:id="94354" w:author="מנוע מכני" w:date="2026-10-11T12:04:39Z">
        <w:r w:rsidRPr="00F67C6E">
          <w:rPr>
            <w:rtl/>
          </w:rPr>
          <w:delText xml:space="preserve">לאו</w:delText>
        </w:r>
      </w:del>
      <w:r w:rsidRPr="00F67C6E">
        <w:rPr>
          <w:rtl/>
        </w:rPr>
        <w:t xml:space="preserve"> </w:t>
      </w:r>
      <w:r w:rsidRPr="00F67C6E">
        <w:rPr>
          <w:rtl/>
        </w:rPr>
        <w:t xml:space="preserve">ש"מ</w:t>
      </w:r>
      <w:r w:rsidRPr="00F67C6E">
        <w:rPr>
          <w:rtl/>
        </w:rPr>
        <w:t xml:space="preserve"> סתמא לכמך עשויה, </w:t>
      </w:r>
      <w:r w:rsidRPr="00F67C6E">
        <w:rPr>
          <w:rtl/>
        </w:rPr>
        <w:t xml:space="preserve">ש"מ</w:t>
      </w:r>
      <w:r w:rsidRPr="00F67C6E">
        <w:rPr>
          <w:rtl/>
        </w:rPr>
        <w:t xml:space="preserve">.</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57" w:author="קלוד" w:date="2026-10-11T09:07:21Z"/>
        </w:rPr>
      </w:pPr>
      <w:ins w:id="20356" w:author="קלוד" w:date="2026-10-11T09:07:21Z">
        <w:r>
          <w:t xml:space="preserve">משנה ז</w:t>
        </w:r>
      </w:ins>
    </w:p>
    <w:p w:rsidR="00E403F0" w:rsidRPr="00D65BEC" w:rsidRDefault="00E403F0" w:rsidP="00E403F0">
      <w:pPr>
        <w:pStyle w:val="afff9"/>
        <w:rPr>
          <w:del w:id="20231" w:author="קלוד" w:date="2026-10-11T09:07:21Z"/>
          <w:rtl/>
        </w:rPr>
      </w:pPr>
      <w:del w:id="20230" w:author="קלוד" w:date="2026-10-11T09:07:21Z">
        <w:r w:rsidRPr="00D65BEC">
          <w:rPr>
            <w:rtl/>
          </w:rPr>
          <w:delText xml:space="preserve">מתני'.</w:delText>
        </w:r>
      </w:del>
    </w:p>
    <w:p w:rsidR="00E403F0" w:rsidRPr="00D65BEC" w:rsidRDefault="00E403F0" w:rsidP="00E403F0">
      <w:pPr>
        <w:pStyle w:val="afff9"/>
        <w:spacing w:before="120"/>
        <w:rPr>
          <w:rtl/>
        </w:rPr>
        <w:pPrChange w:id="90036" w:author="קלוד" w:date="2026-10-11T12:09:42Z">
          <w:pPr>
            <w:pStyle w:val="afff9"/>
          </w:pPr>
        </w:pPrChange>
      </w:pPr>
      <w:r w:rsidRPr="00D65BEC">
        <w:rPr>
          <w:rtl/>
        </w:rPr>
        <w:t>כל שחייב בראשית הגז  חייב במתנות, ויש שחייב במתנות ואינו חייב בראשית הגז.</w:t>
      </w:r>
    </w:p>
    <w:p w:rsidR="00E403F0" w:rsidRPr="00D65BEC" w:rsidRDefault="00E403F0" w:rsidP="00E403F0">
      <w:pPr>
        <w:pStyle w:val="afff9"/>
        <w:rPr>
          <w:rtl/>
        </w:rPr>
      </w:pPr>
      <w:r w:rsidRPr="00D65BEC">
        <w:rPr>
          <w:rtl/>
        </w:rPr>
        <w:t>כל שיש לו ביעור - יש לו שביעית, ויש שיש לו שביעית ואין לו ביעור.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35" w:author="קלוד" w:date="2026-10-11T12:23:38Z"/>
        </w:rPr>
      </w:pPr>
      <w:ins w:id="90236" w:author="קלוד" w:date="2026-10-11T12:23:38Z">
        <w:r>
          <w:rPr>
            <w:color w:val="7B3F00"/>
          </w:rPr>
          <w:t xml:space="preserve">ביעור ושביעית - עלה הלוף ועיקרו</w:t>
        </w:r>
      </w:ins>
    </w:p>
    <w:p w:rsidR="00E403F0" w:rsidRPr="00B078C3" w:rsidRDefault="00E403F0" w:rsidP="00E403F0">
      <w:pPr>
        <w:rPr>
          <w:rFonts w:ascii="FontbitDavid" w:hAnsi="FontbitDavid"/>
          <w:sz w:val="24"/>
          <w:rtl/>
        </w:rPr>
      </w:pPr>
      <w:r w:rsidRPr="00B078C3">
        <w:rPr>
          <w:rFonts w:ascii="FontbitDavid" w:hAnsi="FontbitDavid"/>
          <w:sz w:val="24"/>
          <w:rtl/>
        </w:rPr>
        <w:t>כגון עלה הלוף שוטה, והדנדנה.</w:t>
      </w:r>
    </w:p>
    <w:p w:rsidR="00E403F0" w:rsidRPr="00B078C3" w:rsidRDefault="00E403F0" w:rsidP="00E403F0">
      <w:pPr>
        <w:rPr>
          <w:rFonts w:ascii="FontbitDavid" w:hAnsi="FontbitDavid"/>
          <w:sz w:val="24"/>
          <w:rtl/>
        </w:rPr>
      </w:pPr>
      <w:r w:rsidRPr="00F67C6E">
        <w:rPr>
          <w:rStyle w:val="affff2"/>
          <w:rtl/>
        </w:rPr>
        <w:t>יש שיש לו שביעית ואין לו ביעור</w:t>
      </w:r>
      <w:r w:rsidRPr="00B078C3">
        <w:rPr>
          <w:rFonts w:ascii="FontbitDavid" w:hAnsi="FontbitDavid"/>
          <w:sz w:val="24"/>
          <w:rtl/>
        </w:rPr>
        <w:t xml:space="preserve"> - עיקר הלוף שוטה, ועיקר הדנדנה.</w:t>
      </w:r>
    </w:p>
    <w:p w:rsidR="00E403F0" w:rsidRPr="00B078C3" w:rsidRDefault="00E403F0" w:rsidP="00E403F0">
      <w:pPr>
        <w:rPr>
          <w:rFonts w:ascii="FontbitDavid" w:hAnsi="FontbitDavid"/>
          <w:sz w:val="24"/>
          <w:rtl/>
        </w:rPr>
      </w:pPr>
      <w:r>
        <w:rPr>
          <w:rFonts w:ascii="FontbitDavid" w:hAnsi="FontbitDavid"/>
          <w:sz w:val="24"/>
          <w:rtl/>
        </w:rPr>
        <w:t>ד</w:t>
      </w:r>
      <w:r>
        <w:rPr>
          <w:rFonts w:ascii="FontbitDavid" w:hAnsi="FontbitDavid" w:hint="cs"/>
          <w:sz w:val="24"/>
          <w:rtl/>
        </w:rPr>
        <w:t>'</w:t>
      </w:r>
      <w:ins w:id="90585" w:author="Claude - סמנטי" w:date="2026-10-11T12:19:29Z">
        <w:r>
          <w:rPr>
            <w:rStyle w:val="afffff0"/>
            <w:rFonts w:ascii="FontbitDavid" w:hAnsi="FontbitDavid"/>
            <w:sz w:val="24"/>
            <w:rtl/>
          </w:rPr>
          <w:t xml:space="preserve">וְלִבְהֶמְתְּךָ וְלַחַיָּה אֲשֶׁר בְּאַרְצֶךָ תִּהְיֶה כָל תְּבוּאָתָהּ לֶאֱכוֹל</w:t>
        </w:r>
      </w:ins>
      <w:del w:id="90586" w:author="Claude - סמנטי" w:date="2026-10-11T12:19:29Z">
        <w:r w:rsidRPr="00B078C3">
          <w:rPr>
            <w:rFonts w:ascii="FontbitDavid" w:hAnsi="FontbitDavid"/>
            <w:sz w:val="24"/>
            <w:rtl/>
          </w:rPr>
          <w:delText xml:space="preserve">ולבהמתך ולחיה אשר בארצך תהיה כל תבואתה לאכול</w:delText>
        </w:r>
      </w:del>
      <w:r>
        <w:rPr>
          <w:rFonts w:ascii="FontbitDavid" w:hAnsi="FontbitDavid" w:hint="cs"/>
          <w:sz w:val="24"/>
          <w:rtl/>
        </w:rPr>
        <w:t>'</w:t>
      </w:r>
      <w:r>
        <w:rPr>
          <w:rFonts w:ascii="FontbitDavid" w:hAnsi="FontbitDavid"/>
          <w:sz w:val="24"/>
          <w:rtl/>
        </w:rPr>
        <w:t xml:space="preserve">, כל זמן שחיה אוכלת מן השדה </w:t>
      </w:r>
      <w:r w:rsidRPr="00B078C3">
        <w:rPr>
          <w:rFonts w:ascii="FontbitDavid" w:hAnsi="FontbitDavid"/>
          <w:sz w:val="24"/>
          <w:rtl/>
        </w:rPr>
        <w:t xml:space="preserve">אתה מאכיל לבהמתך בבית, כלה לחיה מן השדה - כלה לבהמתך שבבית, </w:t>
      </w:r>
      <w:ins w:id="95979" w:author="מנוע מכני" w:date="2026-10-11T12:04:39Z">
        <w:r>
          <w:rPr>
            <w:rFonts w:ascii="FontbitDavid" w:hAnsi="FontbitDavid"/>
            <w:sz w:val="24"/>
            <w:rtl/>
          </w:rPr>
          <w:t xml:space="preserve">ואלו</w:t>
        </w:r>
      </w:ins>
      <w:del w:id="95980" w:author="מנוע מכני" w:date="2026-10-11T12:04:39Z">
        <w:r w:rsidRPr="00B078C3">
          <w:rPr>
            <w:rFonts w:ascii="FontbitDavid" w:hAnsi="FontbitDavid"/>
            <w:sz w:val="24"/>
            <w:rtl/>
          </w:rPr>
          <w:delText xml:space="preserve">והני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כלו </w:t>
      </w:r>
      <w:ins w:id="97053" w:author="מנוע מכני" w:date="2026-10-11T12:04:39Z">
        <w:r>
          <w:rPr>
            <w:rFonts w:ascii="FontbitDavid" w:hAnsi="FontbitDavid"/>
            <w:sz w:val="24"/>
            <w:rtl/>
          </w:rPr>
          <w:t xml:space="preserve">להם</w:t>
        </w:r>
      </w:ins>
      <w:del w:id="97054"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59" w:author="קלוד" w:date="2026-10-11T09:07:21Z"/>
        </w:rPr>
      </w:pPr>
      <w:ins w:id="20358" w:author="קלוד" w:date="2026-10-11T09:07:21Z">
        <w:r>
          <w:t xml:space="preserve">משנה ט</w:t>
        </w:r>
      </w:ins>
    </w:p>
    <w:p w:rsidR="00E403F0" w:rsidRPr="00D65BEC" w:rsidRDefault="00E403F0" w:rsidP="00E403F0">
      <w:pPr>
        <w:pStyle w:val="afff9"/>
        <w:rPr>
          <w:del w:id="20233" w:author="קלוד" w:date="2026-10-11T09:07:21Z"/>
          <w:rtl/>
        </w:rPr>
      </w:pPr>
      <w:del w:id="20232" w:author="קלוד" w:date="2026-10-11T09:07:21Z">
        <w:r w:rsidRPr="00D65BEC">
          <w:rPr>
            <w:rtl/>
          </w:rPr>
          <w:delText xml:space="preserve">מתני'.</w:delText>
        </w:r>
      </w:del>
    </w:p>
    <w:p w:rsidR="00E403F0" w:rsidRPr="00D65BEC" w:rsidRDefault="00E403F0" w:rsidP="00E403F0">
      <w:pPr>
        <w:pStyle w:val="afff9"/>
        <w:spacing w:before="120"/>
        <w:rPr>
          <w:rtl/>
        </w:rPr>
        <w:pPrChange w:id="90037" w:author="קלוד" w:date="2026-10-11T12:09:42Z">
          <w:pPr>
            <w:pStyle w:val="afff9"/>
          </w:pPr>
        </w:pPrChange>
      </w:pPr>
      <w:r w:rsidRPr="00D65BEC">
        <w:rPr>
          <w:rtl/>
        </w:rPr>
        <w:t>כל שיש לו קשקשת - יש לו סנפיר, ויש שיש לו סנפיר ואין לו קשקשת.</w:t>
      </w:r>
    </w:p>
    <w:p w:rsidR="00E403F0" w:rsidRPr="00D65BEC" w:rsidRDefault="00E403F0" w:rsidP="00E403F0">
      <w:pPr>
        <w:pStyle w:val="afff9"/>
        <w:rPr>
          <w:rtl/>
        </w:rPr>
      </w:pPr>
      <w:r w:rsidRPr="00D65BEC">
        <w:rPr>
          <w:rtl/>
        </w:rPr>
        <w:t>כל שיש לו קרנים - יש לו טלפים, ויש שיש לו טלפים ואין לו קרנים.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33" w:author="קלוד" w:date="2026-10-11T12:23:38Z"/>
        </w:rPr>
      </w:pPr>
      <w:ins w:id="90234" w:author="קלוד" w:date="2026-10-11T12:23:38Z">
        <w:r>
          <w:rPr>
            <w:color w:val="7B3F00"/>
          </w:rPr>
          <w:t xml:space="preserve">דג טהור - למה נכתבו גם סנפיר וגם קשקשת</w:t>
        </w:r>
      </w:ins>
    </w:p>
    <w:p w:rsidR="00E403F0" w:rsidRPr="00B078C3" w:rsidRDefault="00E403F0" w:rsidP="00E403F0">
      <w:pPr>
        <w:rPr>
          <w:rFonts w:ascii="FontbitDavid" w:hAnsi="FontbitDavid"/>
          <w:sz w:val="24"/>
          <w:rtl/>
        </w:rPr>
      </w:pPr>
      <w:r w:rsidRPr="00B078C3">
        <w:rPr>
          <w:rFonts w:ascii="FontbitDavid" w:hAnsi="FontbitDavid"/>
          <w:sz w:val="24"/>
          <w:rtl/>
        </w:rPr>
        <w:t>כל שיש לו קשקשת - דג טהור, יש שיש לו סנפיר ואין לו קשקשת - דג טמא.</w:t>
      </w:r>
    </w:p>
    <w:p w:rsidR="00E403F0" w:rsidRDefault="00E403F0" w:rsidP="00E403F0">
      <w:pPr>
        <w:rPr>
          <w:rFonts w:ascii="FontbitDavid" w:hAnsi="FontbitDavid"/>
          <w:sz w:val="24"/>
          <w:rtl/>
        </w:rPr>
      </w:pPr>
      <w:r>
        <w:rPr>
          <w:rFonts w:ascii="FontbitDavid" w:hAnsi="FontbitDavid" w:hint="cs"/>
          <w:sz w:val="24"/>
          <w:rtl/>
        </w:rPr>
        <w:t xml:space="preserve">אבל אילו היה כתוב רק קשקשת </w:t>
      </w:r>
      <w:r>
        <w:rPr>
          <w:rFonts w:ascii="FontbitDavid" w:hAnsi="FontbitDavid" w:hint="cs"/>
          <w:sz w:val="24"/>
          <w:rtl/>
        </w:rPr>
        <w:t xml:space="preserve">ה</w:t>
      </w:r>
      <w:ins w:id="92099" w:author="מנוע מכני" w:date="2026-10-11T12:04:39Z">
        <w:r>
          <w:rPr>
            <w:rFonts w:ascii="FontbitDavid" w:hAnsi="FontbitDavid" w:hint="cs"/>
            <w:sz w:val="24"/>
            <w:rtl/>
          </w:rPr>
          <w:t xml:space="preserve">ו"א</w:t>
        </w:r>
      </w:ins>
      <w:del w:id="92100" w:author="מנוע מכני" w:date="2026-10-11T12:04:39Z">
        <w:r>
          <w:rPr>
            <w:rFonts w:ascii="FontbitDavid" w:hAnsi="FontbitDavid" w:hint="cs"/>
            <w:sz w:val="24"/>
            <w:rtl/>
          </w:rPr>
          <w:delText xml:space="preserve">ו''א</w:delText>
        </w:r>
      </w:del>
      <w:r>
        <w:rPr>
          <w:rFonts w:ascii="FontbitDavid" w:hAnsi="FontbitDavid" w:hint="cs"/>
          <w:sz w:val="24"/>
          <w:rtl/>
        </w:rPr>
        <w:t xml:space="preserve"> דהיינו סנפיר </w:t>
      </w:r>
      <w:r>
        <w:rPr>
          <w:rFonts w:ascii="FontbitDavid" w:hAnsi="FontbitDavid" w:hint="cs"/>
          <w:sz w:val="24"/>
          <w:rtl/>
        </w:rPr>
        <w:t xml:space="preserve">ק</w:t>
      </w:r>
      <w:ins w:id="92101" w:author="מנוע מכני" w:date="2026-10-11T12:04:39Z">
        <w:r>
          <w:rPr>
            <w:rFonts w:ascii="FontbitDavid" w:hAnsi="FontbitDavid" w:hint="cs"/>
            <w:sz w:val="24"/>
            <w:rtl/>
          </w:rPr>
          <w:t xml:space="preserve">מ"ל</w:t>
        </w:r>
      </w:ins>
      <w:del w:id="92102"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סנפיר וקשקשת</w:t>
      </w:r>
    </w:p>
    <w:p w:rsidR="00E403F0" w:rsidRDefault="00E403F0" w:rsidP="00E403F0">
      <w:pPr>
        <w:rPr>
          <w:rFonts w:ascii="FontbitDavid" w:hAnsi="FontbitDavid"/>
          <w:sz w:val="24"/>
          <w:rtl/>
        </w:rPr>
      </w:pPr>
      <w:r>
        <w:rPr>
          <w:rFonts w:ascii="FontbitDavid" w:hAnsi="FontbitDavid" w:hint="cs"/>
          <w:sz w:val="24"/>
          <w:rtl/>
        </w:rPr>
        <w:t xml:space="preserve">וקשקשת לבוש הוא </w:t>
      </w:r>
      <w:r>
        <w:rPr>
          <w:rFonts w:ascii="FontbitDavid" w:hAnsi="FontbitDavid"/>
          <w:sz w:val="24"/>
          <w:rtl/>
        </w:rPr>
        <w:t>–</w:t>
      </w:r>
      <w:r w:rsidRPr="00B078C3">
        <w:rPr>
          <w:rFonts w:ascii="FontbitDavid" w:hAnsi="FontbitDavid"/>
          <w:sz w:val="24"/>
          <w:rtl/>
        </w:rPr>
        <w:t>ד</w:t>
      </w:r>
      <w:r>
        <w:rPr>
          <w:rFonts w:ascii="FontbitDavid" w:hAnsi="FontbitDavid" w:hint="cs"/>
          <w:sz w:val="24"/>
          <w:rtl/>
        </w:rPr>
        <w:t>'</w:t>
      </w:r>
      <w:ins w:id="90587" w:author="Claude - סמנטי" w:date="2026-10-11T12:19:29Z">
        <w:r>
          <w:rPr>
            <w:rStyle w:val="afffff0"/>
            <w:rFonts w:ascii="FontbitDavid" w:hAnsi="FontbitDavid"/>
            <w:sz w:val="24"/>
            <w:rtl/>
          </w:rPr>
          <w:t xml:space="preserve">וְשִׁרְיוֹן קַשְׂקַשִּׂים הוּא לָבוּשׁ</w:t>
        </w:r>
      </w:ins>
      <w:del w:id="90588" w:author="Claude - סמנטי" w:date="2026-10-11T12:19:29Z">
        <w:r w:rsidRPr="00B078C3">
          <w:rPr>
            <w:rFonts w:ascii="FontbitDavid" w:hAnsi="FontbitDavid"/>
            <w:sz w:val="24"/>
            <w:rtl/>
          </w:rPr>
          <w:delText xml:space="preserve">ושריון קשקשים הוא לבוש</w:delText>
        </w:r>
      </w:del>
      <w:r>
        <w:rPr>
          <w:rFonts w:ascii="FontbitDavid" w:hAnsi="FontbitDavid" w:hint="cs"/>
          <w:sz w:val="24"/>
          <w:rtl/>
        </w:rPr>
        <w:t>'</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ולכתוב </w:t>
      </w:r>
      <w:ins w:id="95981" w:author="מנוע מכני" w:date="2026-10-11T12:04:39Z">
        <w:r>
          <w:rPr>
            <w:rFonts w:ascii="FontbitDavid" w:hAnsi="FontbitDavid"/>
            <w:sz w:val="24"/>
            <w:rtl/>
          </w:rPr>
          <w:t xml:space="preserve">התורה</w:t>
        </w:r>
      </w:ins>
      <w:del w:id="9598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קשקשת </w:t>
      </w:r>
      <w:ins w:id="97529" w:author="מנוע מכני" w:date="2026-10-11T12:04:39Z">
        <w:r>
          <w:rPr>
            <w:rFonts w:ascii="FontbitDavid" w:hAnsi="FontbitDavid"/>
            <w:sz w:val="24"/>
            <w:rtl/>
          </w:rPr>
          <w:t xml:space="preserve">ולא צריך</w:t>
        </w:r>
      </w:ins>
      <w:del w:id="97530" w:author="מנוע מכני" w:date="2026-10-11T12:04:39Z">
        <w:r w:rsidRPr="00B078C3">
          <w:rPr>
            <w:rFonts w:ascii="FontbitDavid" w:hAnsi="FontbitDavid"/>
            <w:sz w:val="24"/>
            <w:rtl/>
          </w:rPr>
          <w:delText xml:space="preserve">ולא בעי</w:delText>
        </w:r>
      </w:del>
      <w:r w:rsidRPr="00B078C3">
        <w:rPr>
          <w:rFonts w:ascii="FontbitDavid" w:hAnsi="FontbitDavid"/>
          <w:sz w:val="24"/>
          <w:rtl/>
        </w:rPr>
        <w:t xml:space="preserve"> סנפיר! א"ר אבהו, וכן </w:t>
      </w:r>
      <w:r w:rsidRPr="00B078C3">
        <w:rPr>
          <w:rStyle w:val="2fb"/>
          <w:rFonts w:ascii="FontbitDavid" w:hAnsi="FontbitDavid"/>
          <w:sz w:val="24"/>
          <w:rtl/>
        </w:rPr>
        <w:t xml:space="preserve">ת</w:t>
      </w:r>
      <w:r>
        <w:rPr>
          <w:rStyle w:val="2fb"/>
          <w:rFonts w:ascii="FontbitDavid" w:hAnsi="FontbitDavid" w:hint="cs"/>
          <w:sz w:val="24"/>
          <w:rtl/>
        </w:rPr>
        <w:t xml:space="preserve">דב</w:t>
      </w:r>
      <w:ins w:id="92103" w:author="מנוע מכני" w:date="2026-10-11T12:04:39Z">
        <w:r>
          <w:rPr>
            <w:rStyle w:val="2fb"/>
            <w:rFonts w:ascii="FontbitDavid" w:hAnsi="FontbitDavid" w:hint="cs"/>
            <w:sz w:val="24"/>
            <w:rtl/>
          </w:rPr>
          <w:t xml:space="preserve">ר"י</w:t>
        </w:r>
      </w:ins>
      <w:del w:id="92104" w:author="מנוע מכני" w:date="2026-10-11T12:04:39Z">
        <w:r>
          <w:rPr>
            <w:rFonts w:ascii="FontbitDavid" w:hAnsi="FontbitDavid" w:hint="cs"/>
            <w:sz w:val="24"/>
            <w:rtl/>
          </w:rPr>
          <w:delText xml:space="preserve">ר''י</w:delText>
        </w:r>
      </w:del>
      <w:r w:rsidRPr="00B078C3">
        <w:rPr>
          <w:rFonts w:ascii="FontbitDavid" w:hAnsi="FontbitDavid"/>
          <w:sz w:val="24"/>
          <w:rtl/>
        </w:rPr>
        <w:t>: יגדיל תורה ויאדיר.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61" w:author="קלוד" w:date="2026-10-11T09:07:21Z"/>
        </w:rPr>
      </w:pPr>
      <w:ins w:id="20360" w:author="קלוד" w:date="2026-10-11T09:07:21Z">
        <w:r>
          <w:t xml:space="preserve">משנה י</w:t>
        </w:r>
      </w:ins>
    </w:p>
    <w:p w:rsidR="00E403F0" w:rsidRPr="00D65BEC" w:rsidRDefault="00E403F0" w:rsidP="00E403F0">
      <w:pPr>
        <w:pStyle w:val="afff9"/>
        <w:rPr>
          <w:del w:id="20235" w:author="קלוד" w:date="2026-10-11T09:07:21Z"/>
          <w:rtl/>
        </w:rPr>
      </w:pPr>
      <w:del w:id="20234" w:author="קלוד" w:date="2026-10-11T09:07:21Z">
        <w:r w:rsidRPr="00D65BEC">
          <w:rPr>
            <w:rtl/>
          </w:rPr>
          <w:delText xml:space="preserve">מתני'.</w:delText>
        </w:r>
      </w:del>
    </w:p>
    <w:p w:rsidR="00E403F0" w:rsidRPr="00D65BEC" w:rsidRDefault="00E403F0" w:rsidP="00E403F0">
      <w:pPr>
        <w:pStyle w:val="afff9"/>
        <w:spacing w:before="120"/>
        <w:rPr>
          <w:rtl/>
        </w:rPr>
        <w:pPrChange w:id="90038" w:author="קלוד" w:date="2026-10-11T12:09:42Z">
          <w:pPr>
            <w:pStyle w:val="afff9"/>
          </w:pPr>
        </w:pPrChange>
      </w:pPr>
      <w:r w:rsidRPr="00D65BEC">
        <w:rPr>
          <w:rtl/>
        </w:rPr>
        <w:t xml:space="preserve">כל הטעון ברכה לאחריו - טעון ברכה לפניו, </w:t>
      </w:r>
    </w:p>
    <w:p w:rsidR="00E403F0" w:rsidRPr="00D65BEC" w:rsidRDefault="00E403F0" w:rsidP="00E403F0">
      <w:pPr>
        <w:pStyle w:val="afff9"/>
        <w:rPr>
          <w:rtl/>
        </w:rPr>
      </w:pPr>
      <w:r w:rsidRPr="00D65BEC">
        <w:rPr>
          <w:rtl/>
        </w:rPr>
        <w:t>ויש שטעון ברכה לפניו ואין טעון ברכה לאחריו.</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31" w:author="קלוד" w:date="2026-10-11T12:23:38Z"/>
        </w:rPr>
      </w:pPr>
      <w:ins w:id="90232" w:author="קלוד" w:date="2026-10-11T12:23:38Z">
        <w:r>
          <w:rPr>
            <w:color w:val="7B3F00"/>
          </w:rPr>
          <w:t xml:space="preserve">טעון ברכה לפניו בלבד - ירק, מים, מצוות וריח</w:t>
        </w:r>
      </w:ins>
    </w:p>
    <w:p w:rsidR="00E403F0" w:rsidRPr="00B078C3" w:rsidRDefault="00E403F0" w:rsidP="00E403F0">
      <w:pPr>
        <w:rPr>
          <w:rFonts w:ascii="FontbitDavid" w:hAnsi="FontbitDavid"/>
          <w:sz w:val="24"/>
          <w:rtl/>
        </w:rPr>
      </w:pPr>
      <w:r w:rsidRPr="00B078C3">
        <w:rPr>
          <w:rFonts w:ascii="FontbitDavid" w:hAnsi="FontbitDavid"/>
          <w:sz w:val="24"/>
          <w:rtl/>
        </w:rPr>
        <w:t>לאתויי ירק.</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ולרבי</w:t>
      </w:r>
      <w:r w:rsidRPr="00B078C3">
        <w:rPr>
          <w:rFonts w:ascii="FontbitDavid" w:hAnsi="FontbitDavid"/>
          <w:sz w:val="24"/>
          <w:rtl/>
        </w:rPr>
        <w:t xml:space="preserve"> יצחק דמברך אירק, </w:t>
      </w:r>
      <w:r>
        <w:rPr>
          <w:rFonts w:ascii="FontbitDavid" w:hAnsi="FontbitDavid"/>
          <w:sz w:val="24"/>
          <w:rtl/>
        </w:rPr>
        <w:t>לאתויי מי</w:t>
      </w:r>
      <w:r>
        <w:rPr>
          <w:rFonts w:ascii="FontbitDavid" w:hAnsi="FontbitDavid" w:hint="cs"/>
          <w:sz w:val="24"/>
          <w:rtl/>
        </w:rPr>
        <w:t>ם</w:t>
      </w:r>
      <w:r w:rsidRPr="00B078C3">
        <w:rPr>
          <w:rFonts w:ascii="FontbitDavid" w:hAnsi="FontbitDavid"/>
          <w:sz w:val="24"/>
          <w:rtl/>
        </w:rPr>
        <w:t>.</w:t>
      </w:r>
    </w:p>
    <w:p w:rsidR="00E403F0" w:rsidRPr="00B078C3" w:rsidRDefault="00E403F0" w:rsidP="00E403F0">
      <w:pPr>
        <w:rPr>
          <w:rFonts w:ascii="FontbitDavid" w:hAnsi="FontbitDavid"/>
          <w:sz w:val="24"/>
          <w:rtl/>
        </w:rPr>
      </w:pPr>
      <w:ins w:id="93225" w:author="מנוע מכני" w:date="2026-10-11T12:04:39Z">
        <w:r>
          <w:rPr>
            <w:rStyle w:val="2fb"/>
            <w:rFonts w:ascii="FontbitDavid" w:hAnsi="FontbitDavid"/>
            <w:sz w:val="24"/>
            <w:rtl/>
          </w:rPr>
          <w:t xml:space="preserve">ולר"פ</w:t>
        </w:r>
      </w:ins>
      <w:del w:id="93226" w:author="מנוע מכני" w:date="2026-10-11T12:04:39Z">
        <w:r>
          <w:rPr>
            <w:rFonts w:ascii="FontbitDavid" w:hAnsi="FontbitDavid"/>
            <w:sz w:val="24"/>
            <w:rtl/>
          </w:rPr>
          <w:delText xml:space="preserve">ולרב פפא</w:delText>
        </w:r>
      </w:del>
      <w:r>
        <w:rPr>
          <w:rFonts w:ascii="FontbitDavid" w:hAnsi="FontbitDavid"/>
          <w:sz w:val="24"/>
          <w:rtl/>
        </w:rPr>
        <w:t xml:space="preserve"> דמברך אמי</w:t>
      </w:r>
      <w:r>
        <w:rPr>
          <w:rFonts w:ascii="FontbitDavid" w:hAnsi="FontbitDavid" w:hint="cs"/>
          <w:sz w:val="24"/>
          <w:rtl/>
        </w:rPr>
        <w:t>ם</w:t>
      </w:r>
      <w:r w:rsidRPr="00B078C3">
        <w:rPr>
          <w:rFonts w:ascii="FontbitDavid" w:hAnsi="FontbitDavid"/>
          <w:sz w:val="24"/>
          <w:rtl/>
        </w:rPr>
        <w:t>, לאתויי מצות</w:t>
      </w:r>
      <w:r>
        <w:rPr>
          <w:rFonts w:ascii="FontbitDavid" w:hAnsi="FontbitDavid" w:hint="cs"/>
          <w:sz w:val="24"/>
          <w:rtl/>
        </w:rPr>
        <w:t xml:space="preserve"> [ציצית לולב]</w:t>
      </w:r>
      <w:r w:rsidRPr="00B078C3">
        <w:rPr>
          <w:rFonts w:ascii="FontbitDavid" w:hAnsi="FontbitDavid"/>
          <w:sz w:val="24"/>
          <w:rtl/>
        </w:rPr>
        <w:t>.</w:t>
      </w:r>
    </w:p>
    <w:p w:rsidR="00E403F0" w:rsidRPr="00B078C3" w:rsidRDefault="00E403F0" w:rsidP="00E403F0">
      <w:pPr>
        <w:rPr>
          <w:rFonts w:ascii="FontbitDavid" w:hAnsi="FontbitDavid"/>
          <w:sz w:val="24"/>
          <w:rtl/>
        </w:rPr>
      </w:pPr>
      <w:r w:rsidRPr="00B078C3">
        <w:rPr>
          <w:rFonts w:ascii="FontbitDavid" w:hAnsi="FontbitDavid"/>
          <w:sz w:val="24"/>
          <w:rtl/>
        </w:rPr>
        <w:t xml:space="preserve">ולבני מערבא דמברכי </w:t>
      </w:r>
      <w:ins w:id="98047" w:author="מנוע מכני" w:date="2026-10-11T12:04:39Z">
        <w:r>
          <w:rPr>
            <w:rFonts w:ascii="FontbitDavid" w:hAnsi="FontbitDavid"/>
            <w:sz w:val="24"/>
            <w:rtl/>
          </w:rPr>
          <w:t xml:space="preserve">אחר</w:t>
        </w:r>
      </w:ins>
      <w:del w:id="98048" w:author="מנוע מכני" w:date="2026-10-11T12:04:39Z">
        <w:r w:rsidRPr="00B078C3">
          <w:rPr>
            <w:rFonts w:ascii="FontbitDavid" w:hAnsi="FontbitDavid"/>
            <w:sz w:val="24"/>
            <w:rtl/>
          </w:rPr>
          <w:delText xml:space="preserve">בתר</w:delText>
        </w:r>
      </w:del>
      <w:r w:rsidRPr="00B078C3">
        <w:rPr>
          <w:rFonts w:ascii="FontbitDavid" w:hAnsi="FontbitDavid"/>
          <w:sz w:val="24"/>
          <w:rtl/>
        </w:rPr>
        <w:t xml:space="preserve"> דסליקו </w:t>
      </w:r>
      <w:ins w:id="90237" w:author="Claude - סמנטי" w:date="2026-10-11T12:19:29Z">
        <w:r>
          <w:rPr>
            <w:rFonts w:ascii="FontbitDavid" w:hAnsi="FontbitDavid"/>
            <w:sz w:val="24"/>
            <w:rtl/>
          </w:rPr>
          <w:t xml:space="preserve">תפילתם</w:t>
        </w:r>
      </w:ins>
      <w:del w:id="90238" w:author="Claude - סמנטי" w:date="2026-10-11T12:19:29Z">
        <w:r w:rsidRPr="00B078C3">
          <w:rPr>
            <w:rFonts w:ascii="FontbitDavid" w:hAnsi="FontbitDavid"/>
            <w:sz w:val="24"/>
            <w:rtl/>
          </w:rPr>
          <w:delText xml:space="preserve">תפילייהו</w:delText>
        </w:r>
      </w:del>
      <w:r w:rsidRPr="00B078C3">
        <w:rPr>
          <w:rFonts w:ascii="FontbitDavid" w:hAnsi="FontbitDavid"/>
          <w:sz w:val="24"/>
          <w:rtl/>
        </w:rPr>
        <w:t xml:space="preserve"> אשר קדשנו במצותיו וצונו ל</w:t>
      </w:r>
      <w:r>
        <w:rPr>
          <w:rFonts w:ascii="FontbitDavid" w:hAnsi="FontbitDavid"/>
          <w:sz w:val="24"/>
          <w:rtl/>
        </w:rPr>
        <w:t>שמור חוקיו,</w:t>
      </w:r>
      <w:r w:rsidRPr="00B078C3">
        <w:rPr>
          <w:rFonts w:ascii="FontbitDavid" w:hAnsi="FontbitDavid"/>
          <w:sz w:val="24"/>
          <w:rtl/>
        </w:rPr>
        <w:t xml:space="preserve"> לאתויי </w:t>
      </w:r>
      <w:r>
        <w:rPr>
          <w:rFonts w:ascii="FontbitDavid" w:hAnsi="FontbitDavid"/>
          <w:sz w:val="24"/>
          <w:rtl/>
        </w:rPr>
        <w:t>ריח</w:t>
      </w:r>
      <w:r>
        <w:rPr>
          <w:rFonts w:ascii="FontbitDavid" w:hAnsi="FontbitDavid" w:hint="cs"/>
          <w:sz w:val="24"/>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נב:</w:t>
      </w:r>
    </w:p>
    <w:p>
      <w:pPr>
        <w:pStyle w:val="MishnaBatzad"/>
        <w:rPr>
          <w:ins w:id="20363" w:author="קלוד" w:date="2026-10-11T09:07:21Z"/>
        </w:rPr>
      </w:pPr>
      <w:ins w:id="20362" w:author="קלוד" w:date="2026-10-11T09:07:21Z">
        <w:r>
          <w:t xml:space="preserve">משנה יא</w:t>
        </w:r>
      </w:ins>
    </w:p>
    <w:p w:rsidR="00E403F0" w:rsidRPr="00D65BEC" w:rsidRDefault="00E403F0" w:rsidP="00E403F0">
      <w:pPr>
        <w:pStyle w:val="afff9"/>
        <w:rPr>
          <w:del w:id="20237" w:author="קלוד" w:date="2026-10-11T09:07:21Z"/>
          <w:rtl/>
        </w:rPr>
      </w:pPr>
      <w:del w:id="20236" w:author="קלוד" w:date="2026-10-11T09:07:21Z">
        <w:r w:rsidRPr="00D65BEC">
          <w:rPr>
            <w:rtl/>
          </w:rPr>
          <w:delText xml:space="preserve">מתני'.</w:delText>
        </w:r>
      </w:del>
    </w:p>
    <w:p w:rsidR="00E403F0" w:rsidRPr="00D64BA8" w:rsidRDefault="00E403F0" w:rsidP="00E403F0">
      <w:pPr>
        <w:pStyle w:val="afff9"/>
        <w:spacing w:before="120"/>
        <w:rPr>
          <w:spacing w:val="8"/>
          <w:rtl/>
        </w:rPr>
        <w:pPrChange w:id="90039" w:author="קלוד" w:date="2026-10-11T12:09:42Z">
          <w:pPr>
            <w:pStyle w:val="afff9"/>
          </w:pPr>
        </w:pPrChange>
      </w:pPr>
      <w:r w:rsidRPr="00D64BA8">
        <w:rPr>
          <w:spacing w:val="8"/>
          <w:rtl/>
        </w:rPr>
        <w:t>תינוקת שהביאה שתי שערות או חולצת או מתיבמת, וחייבת בכל מצות האמורות בתורה.</w:t>
      </w:r>
    </w:p>
    <w:p w:rsidR="00E403F0" w:rsidRPr="00D65BEC" w:rsidRDefault="00E403F0" w:rsidP="00E403F0">
      <w:pPr>
        <w:pStyle w:val="afff9"/>
        <w:rPr>
          <w:rtl/>
        </w:rPr>
      </w:pPr>
      <w:r w:rsidRPr="00D65BEC">
        <w:rPr>
          <w:rtl/>
        </w:rPr>
        <w:t>וכן תינוק שהביא שתי שערות - חייב בכל מצות האמורות בתורה, וראוי להיות בן סורר ומורה, משיביא שתי שערות עד שיקיף זקן.</w:t>
      </w:r>
    </w:p>
    <w:p w:rsidR="00E403F0" w:rsidRPr="00D65BEC" w:rsidRDefault="00E403F0" w:rsidP="00E403F0">
      <w:pPr>
        <w:pStyle w:val="afff9"/>
        <w:rPr>
          <w:rtl/>
        </w:rPr>
      </w:pPr>
      <w:r>
        <w:rPr>
          <w:rtl/>
        </w:rPr>
        <w:t xml:space="preserve">התחתון ולא העליון, אלא שדברו </w:t>
      </w:r>
      <w:r>
        <w:rPr>
          <w:rStyle w:val="TanaimMishna"/>
          <w:rtl/>
          <w:rPrChange w:id="20029" w:author="קלוד" w:date="2026-10-11T09:07:21Z">
            <w:rPr>
              <w:rtl/>
            </w:rPr>
          </w:rPrChange>
        </w:rPr>
        <w:t xml:space="preserve">חכמים</w:t>
      </w:r>
      <w:r>
        <w:rPr>
          <w:rtl/>
        </w:rPr>
        <w:t xml:space="preserve"> בלשון נקיה.</w:t>
      </w:r>
    </w:p>
    <w:p w:rsidR="00E403F0" w:rsidRPr="00B078C3" w:rsidRDefault="00E403F0" w:rsidP="00E403F0">
      <w:pPr>
        <w:pStyle w:val="afff9"/>
        <w:rPr>
          <w:rtl/>
        </w:rPr>
      </w:pPr>
      <w:r>
        <w:rPr>
          <w:rtl/>
        </w:rPr>
        <w:t xml:space="preserve">תינוקת שהביאה שתי שערות אינה יכולה למאן, </w:t>
      </w:r>
      <w:r>
        <w:rPr>
          <w:rStyle w:val="TanaimMishna"/>
          <w:rtl/>
          <w:rPrChange w:id="20030" w:author="קלוד" w:date="2026-10-11T09:07:21Z">
            <w:rPr>
              <w:rtl/>
            </w:rPr>
          </w:rPrChange>
        </w:rPr>
        <w:t xml:space="preserve">רבי יהודה</w:t>
      </w:r>
      <w:r>
        <w:rPr>
          <w:rtl/>
        </w:rPr>
        <w:t xml:space="preserve"> אומר</w:t>
      </w:r>
      <w:r>
        <w:rPr>
          <w:rStyle w:val="TanaimMishna"/>
          <w:rtl/>
          <w:rPrChange w:id="102914" w:author="Claude" w:date="2026-10-11T09:07:54Z">
            <w:rPr>
              <w:rtl/>
            </w:rPr>
          </w:rPrChange>
        </w:rPr>
        <w:t xml:space="preserve">:</w:t>
      </w:r>
      <w:r>
        <w:rPr>
          <w:rtl/>
        </w:rPr>
        <w:t xml:space="preserve"> עד שירבה השחור.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29" w:author="קלוד" w:date="2026-10-11T12:23:38Z"/>
        </w:rPr>
      </w:pPr>
      <w:ins w:id="90230" w:author="קלוד" w:date="2026-10-11T12:23:38Z">
        <w:r>
          <w:rPr>
            <w:color w:val="7B3F00"/>
          </w:rPr>
          <w:t xml:space="preserve">תינוקת שהביאה שתי שערות - חיוב מצוות כאיש</w:t>
        </w:r>
      </w:ins>
    </w:p>
    <w:p w:rsidR="00E403F0" w:rsidRPr="00B078C3" w:rsidRDefault="00E403F0" w:rsidP="00E403F0">
      <w:pPr>
        <w:pStyle w:val="a3"/>
        <w:rPr>
          <w:rtl/>
        </w:rPr>
      </w:pPr>
      <w:r w:rsidRPr="00B078C3">
        <w:rPr>
          <w:rtl/>
        </w:rPr>
        <w:lastRenderedPageBreak/>
        <w:t xml:space="preserve">וכיון </w:t>
      </w:r>
      <w:r w:rsidRPr="00B078C3">
        <w:rPr>
          <w:rtl/>
        </w:rPr>
        <w:lastRenderedPageBreak/>
        <w:t xml:space="preserve">דתנן</w:t>
      </w:r>
      <w:r w:rsidRPr="00B078C3">
        <w:rPr>
          <w:rtl/>
        </w:rPr>
        <w:lastRenderedPageBreak/>
        <w:t xml:space="preserve"> חייבת בכל מצות האמורות בתורה, או חולצת או מתיבמת </w:t>
      </w:r>
      <w:r>
        <w:rPr>
          <w:rFonts w:hint="cs"/>
          <w:rtl/>
        </w:rPr>
        <w:t>-</w:t>
      </w:r>
      <w:r w:rsidRPr="00B078C3">
        <w:rPr>
          <w:rtl/>
        </w:rPr>
        <w:t xml:space="preserve"> לאפוקי מדרבי יוסי, ד</w:t>
      </w:r>
      <w:r>
        <w:rPr>
          <w:rFonts w:hint="cs"/>
          <w:rtl/>
        </w:rPr>
        <w:t>'</w:t>
      </w:r>
      <w:ins w:id="90589" w:author="Claude - סמנטי" w:date="2026-10-11T12:19:29Z">
        <w:r>
          <w:rPr>
            <w:rStyle w:val="afffff0"/>
            <w:rtl/>
          </w:rPr>
          <w:t xml:space="preserve">אִישׁ</w:t>
        </w:r>
      </w:ins>
      <w:del w:id="90590" w:author="Claude - סמנטי" w:date="2026-10-11T12:19:29Z">
        <w:r w:rsidRPr="00B078C3">
          <w:rPr>
            <w:rtl/>
          </w:rPr>
          <w:delText xml:space="preserve">איש</w:delText>
        </w:r>
      </w:del>
      <w:r>
        <w:rPr>
          <w:rFonts w:hint="cs"/>
          <w:rtl/>
        </w:rPr>
        <w:t>'</w:t>
      </w:r>
      <w:r>
        <w:rPr>
          <w:rtl/>
        </w:rPr>
        <w:t xml:space="preserve"> כתוב בפרשה, אבל אשה</w:t>
      </w:r>
      <w:r w:rsidRPr="00B078C3">
        <w:rPr>
          <w:rtl/>
        </w:rPr>
        <w:t xml:space="preserve"> בין גדולה ובין קט</w:t>
      </w:r>
      <w:r>
        <w:rPr>
          <w:rtl/>
        </w:rPr>
        <w:t xml:space="preserve">נה, </w:t>
      </w:r>
      <w:r>
        <w:rPr>
          <w:rtl/>
        </w:rPr>
        <w:t xml:space="preserve">קמ"ל</w:t>
      </w:r>
      <w:r>
        <w:rPr>
          <w:rtl/>
        </w:rPr>
        <w:t xml:space="preserve">: </w:t>
      </w:r>
      <w:ins w:id="97531" w:author="מנוע מכני" w:date="2026-10-11T12:04:39Z">
        <w:r>
          <w:rPr>
            <w:rtl/>
          </w:rPr>
          <w:t xml:space="preserve">דאם </w:t>
        </w:r>
      </w:ins>
      <w:del w:id="97532" w:author="מנוע מכני" w:date="2026-10-11T12:04:39Z">
        <w:r>
          <w:rPr>
            <w:rtl/>
          </w:rPr>
          <w:delText xml:space="preserve">דאי </w:delText>
        </w:r>
      </w:del>
      <w:r>
        <w:rPr>
          <w:rtl/>
        </w:rPr>
        <w:t xml:space="preserve">אייתי שתי שערות אין, </w:t>
      </w:r>
      <w:ins w:id="97533" w:author="מנוע מכני" w:date="2026-10-11T12:04:39Z">
        <w:r>
          <w:rPr>
            <w:rtl/>
          </w:rPr>
          <w:t xml:space="preserve">אם </w:t>
        </w:r>
      </w:ins>
      <w:del w:id="97534" w:author="מנוע מכני" w:date="2026-10-11T12:04:39Z">
        <w:r>
          <w:rPr>
            <w:rtl/>
          </w:rPr>
          <w:delText xml:space="preserve">אי </w:delText>
        </w:r>
      </w:del>
      <w:r>
        <w:rPr>
          <w:rtl/>
        </w:rPr>
        <w:t xml:space="preserve">לא</w:t>
      </w:r>
      <w:r w:rsidRPr="00B078C3">
        <w:rPr>
          <w:rtl/>
        </w:rPr>
        <w:t xml:space="preserve"> </w:t>
      </w:r>
      <w:r w:rsidRPr="00B078C3">
        <w:rPr>
          <w:rtl/>
        </w:rPr>
        <w:t xml:space="preserve">לא</w:t>
      </w:r>
      <w:r w:rsidRPr="00B078C3">
        <w:rPr>
          <w:rtl/>
        </w:rPr>
        <w:t xml:space="preserve">.</w:t>
      </w:r>
    </w:p>
    <w:p w:rsidR="00E403F0" w:rsidRPr="00B078C3" w:rsidRDefault="00E403F0" w:rsidP="00E403F0">
      <w:pPr>
        <w:rPr>
          <w:rFonts w:ascii="FontbitDavid" w:hAnsi="FontbitDavid"/>
          <w:sz w:val="24"/>
          <w:rtl/>
        </w:rPr>
      </w:pPr>
      <w:r>
        <w:rPr>
          <w:rFonts w:ascii="FontbitDavid" w:hAnsi="FontbitDavid" w:hint="cs"/>
          <w:sz w:val="24"/>
          <w:rtl/>
        </w:rPr>
        <w:t>וטעמא ד</w:t>
      </w:r>
      <w:r w:rsidRPr="00B078C3">
        <w:rPr>
          <w:rFonts w:ascii="FontbitDavid" w:hAnsi="FontbitDavid"/>
          <w:sz w:val="24"/>
          <w:rtl/>
        </w:rPr>
        <w:t>אשה כאיש.</w:t>
      </w:r>
    </w:p>
    <w:p w:rsidR="00E403F0" w:rsidRDefault="00E403F0" w:rsidP="00E403F0">
      <w:pPr>
        <w:rPr>
          <w:rFonts w:ascii="FontbitDavid" w:hAnsi="FontbitDavid"/>
          <w:sz w:val="24"/>
          <w:rtl/>
        </w:rPr>
      </w:pPr>
      <w:r w:rsidRPr="00B078C3">
        <w:rPr>
          <w:rFonts w:ascii="FontbitDavid" w:hAnsi="FontbitDavid"/>
          <w:sz w:val="24"/>
          <w:rtl/>
        </w:rPr>
        <w:t xml:space="preserve">וכיון דתנא וכן התינוק שהביא ב' שערות, חייב בכל המצות האמורות בתורה ל"ל? וכי </w:t>
      </w:r>
      <w:ins w:id="98049" w:author="מנוע מכני" w:date="2026-10-11T12:04:39Z">
        <w:r>
          <w:rPr>
            <w:rFonts w:ascii="FontbitDavid" w:hAnsi="FontbitDavid"/>
            <w:sz w:val="24"/>
            <w:rtl/>
          </w:rPr>
          <w:t xml:space="preserve">תאמר</w:t>
        </w:r>
      </w:ins>
      <w:del w:id="98050" w:author="מנוע מכני" w:date="2026-10-11T12:04:39Z">
        <w:r w:rsidRPr="00B078C3">
          <w:rPr>
            <w:rFonts w:ascii="FontbitDavid" w:hAnsi="FontbitDavid"/>
            <w:sz w:val="24"/>
            <w:rtl/>
          </w:rPr>
          <w:delText xml:space="preserve">תימא</w:delText>
        </w:r>
      </w:del>
      <w:r w:rsidRPr="00B078C3">
        <w:rPr>
          <w:rFonts w:ascii="FontbitDavid" w:hAnsi="FontbitDavid"/>
          <w:sz w:val="24"/>
          <w:rtl/>
        </w:rPr>
        <w:t xml:space="preserve"> משום דקבעי </w:t>
      </w:r>
      <w:ins w:id="98051" w:author="מנוע מכני" w:date="2026-10-11T12:04:39Z">
        <w:r>
          <w:rPr>
            <w:rFonts w:ascii="FontbitDavid" w:hAnsi="FontbitDavid"/>
            <w:sz w:val="24"/>
            <w:rtl/>
          </w:rPr>
          <w:t xml:space="preserve">לשונה</w:t>
        </w:r>
      </w:ins>
      <w:del w:id="98052" w:author="מנוע מכני" w:date="2026-10-11T12:04:39Z">
        <w:r w:rsidRPr="00B078C3">
          <w:rPr>
            <w:rFonts w:ascii="FontbitDavid" w:hAnsi="FontbitDavid"/>
            <w:sz w:val="24"/>
            <w:rtl/>
          </w:rPr>
          <w:delText xml:space="preserve">למתני</w:delText>
        </w:r>
      </w:del>
      <w:r w:rsidRPr="00B078C3">
        <w:rPr>
          <w:rFonts w:ascii="FontbitDavid" w:hAnsi="FontbitDavid"/>
          <w:sz w:val="24"/>
          <w:rtl/>
        </w:rPr>
        <w:t xml:space="preserve"> וראוי להיות בן סורר ומורה - תנינא </w:t>
      </w:r>
      <w:ins w:id="95983" w:author="מנוע מכני" w:date="2026-10-11T12:04:39Z">
        <w:r>
          <w:rPr>
            <w:rFonts w:ascii="FontbitDavid" w:hAnsi="FontbitDavid"/>
            <w:sz w:val="24"/>
            <w:rtl/>
          </w:rPr>
          <w:t xml:space="preserve">אחת</w:t>
        </w:r>
      </w:ins>
      <w:del w:id="95984"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w:t>
      </w:r>
      <w:ins w:id="97183" w:author="מנוע מכני" w:date="2026-10-11T12:04:39Z">
        <w:r>
          <w:rPr>
            <w:rFonts w:ascii="FontbitDavid" w:hAnsi="FontbitDavid"/>
            <w:sz w:val="24"/>
            <w:rtl/>
          </w:rPr>
          <w:t xml:space="preserve">פעם</w:t>
        </w:r>
      </w:ins>
      <w:del w:id="97184" w:author="מנוע מכני" w:date="2026-10-11T12:04:39Z">
        <w:r w:rsidRPr="00B078C3">
          <w:rPr>
            <w:rFonts w:ascii="FontbitDavid" w:hAnsi="FontbitDavid"/>
            <w:sz w:val="24"/>
            <w:rtl/>
          </w:rPr>
          <w:delText xml:space="preserve">זימנא</w:delText>
        </w:r>
      </w:del>
      <w:r w:rsidRPr="00B078C3">
        <w:rPr>
          <w:rFonts w:ascii="FontbitDavid" w:hAnsi="FontbitDavid"/>
          <w:sz w:val="24"/>
          <w:rtl/>
        </w:rPr>
        <w:t xml:space="preserve">: אימתי הוא בן סורר ומורה - משיביא שתי שערות ועד שיקיף זקן, התחתון ולא העליון, </w:t>
      </w:r>
    </w:p>
    <w:p>
      <w:pPr>
        <w:pStyle w:val="38"/>
        <w:rPr>
          <w:ins w:id="100752" w:author="מנוע מכני" w:date="2026-10-11T12:04:39Z"/>
        </w:rPr>
      </w:pPr>
      <w:r w:rsidRPr="00017C1D">
        <w:t xml:space="preserve">אלא</w:t>
      </w:r>
    </w:p>
    <w:p w:rsidR="00E403F0" w:rsidRPr="00017C1D" w:rsidRDefault="00E403F0" w:rsidP="00E403F0">
      <w:pPr>
        <w:rPr>
          <w:rFonts w:ascii="FontbitDavid" w:hAnsi="FontbitDavid"/>
          <w:spacing w:val="-6"/>
          <w:sz w:val="24"/>
          <w:rtl/>
        </w:rPr>
      </w:pPr>
      <w:del w:id="100753"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שדברו חכמים בלשון נקיה! אין </w:t>
      </w:r>
      <w:r w:rsidRPr="00017C1D">
        <w:rPr>
          <w:rFonts w:ascii="FontbitDavid" w:hAnsi="FontbitDavid"/>
          <w:spacing w:val="-6"/>
          <w:sz w:val="24"/>
          <w:rtl/>
        </w:rPr>
        <w:t xml:space="preserve">ה"נ</w:t>
      </w:r>
      <w:r w:rsidRPr="00017C1D">
        <w:rPr>
          <w:rFonts w:ascii="FontbitDavid" w:hAnsi="FontbitDavid"/>
          <w:spacing w:val="-6"/>
          <w:sz w:val="24"/>
          <w:rtl/>
        </w:rPr>
        <w:t xml:space="preserve"> אלא איידי דפריש </w:t>
      </w:r>
      <w:ins w:id="95985" w:author="מנוע מכני" w:date="2026-10-11T12:04:39Z">
        <w:r>
          <w:rPr>
            <w:rFonts w:ascii="FontbitDavid" w:hAnsi="FontbitDavid"/>
            <w:spacing w:val="-6"/>
            <w:sz w:val="24"/>
            <w:rtl/>
          </w:rPr>
          <w:t xml:space="preserve">דברים</w:t>
        </w:r>
      </w:ins>
      <w:del w:id="95986" w:author="מנוע מכני" w:date="2026-10-11T12:04:39Z">
        <w:r w:rsidRPr="00017C1D">
          <w:rPr>
            <w:rFonts w:ascii="FontbitDavid" w:hAnsi="FontbitDavid"/>
            <w:spacing w:val="-6"/>
            <w:sz w:val="24"/>
            <w:rtl/>
          </w:rPr>
          <w:delText xml:space="preserve">מילי</w:delText>
        </w:r>
      </w:del>
      <w:r w:rsidRPr="00017C1D">
        <w:rPr>
          <w:rFonts w:ascii="FontbitDavid" w:hAnsi="FontbitDavid"/>
          <w:spacing w:val="-6"/>
          <w:sz w:val="24"/>
          <w:rtl/>
        </w:rPr>
        <w:t xml:space="preserve"> דתינוקת קמפרש </w:t>
      </w:r>
      <w:ins w:id="94355" w:author="מנוע מכני" w:date="2026-10-11T12:04:39Z">
        <w:r>
          <w:rPr>
            <w:rFonts w:ascii="FontbitDavid" w:hAnsi="FontbitDavid"/>
            <w:spacing w:val="-6"/>
            <w:sz w:val="24"/>
            <w:rtl/>
          </w:rPr>
          <w:t xml:space="preserve">גם</w:t>
        </w:r>
      </w:ins>
      <w:del w:id="94356" w:author="מנוע מכני" w:date="2026-10-11T12:04:39Z">
        <w:r w:rsidRPr="00017C1D">
          <w:rPr>
            <w:rFonts w:ascii="FontbitDavid" w:hAnsi="FontbitDavid"/>
            <w:spacing w:val="-6"/>
            <w:sz w:val="24"/>
            <w:rtl/>
          </w:rPr>
          <w:delText xml:space="preserve">נמי</w:delText>
        </w:r>
      </w:del>
      <w:r w:rsidRPr="00017C1D">
        <w:rPr>
          <w:rFonts w:ascii="FontbitDavid" w:hAnsi="FontbitDavid"/>
          <w:spacing w:val="-6"/>
          <w:sz w:val="24"/>
          <w:rtl/>
        </w:rPr>
        <w:t xml:space="preserve"> </w:t>
      </w:r>
      <w:ins w:id="95987" w:author="מנוע מכני" w:date="2026-10-11T12:04:39Z">
        <w:r>
          <w:rPr>
            <w:rFonts w:ascii="FontbitDavid" w:hAnsi="FontbitDavid"/>
            <w:spacing w:val="-6"/>
            <w:sz w:val="24"/>
            <w:rtl/>
          </w:rPr>
          <w:t xml:space="preserve">דברים</w:t>
        </w:r>
      </w:ins>
      <w:del w:id="95988" w:author="מנוע מכני" w:date="2026-10-11T12:04:39Z">
        <w:r w:rsidRPr="00017C1D">
          <w:rPr>
            <w:rFonts w:ascii="FontbitDavid" w:hAnsi="FontbitDavid"/>
            <w:spacing w:val="-6"/>
            <w:sz w:val="24"/>
            <w:rtl/>
          </w:rPr>
          <w:delText xml:space="preserve">מילי</w:delText>
        </w:r>
      </w:del>
      <w:r w:rsidRPr="00017C1D">
        <w:rPr>
          <w:rFonts w:ascii="FontbitDavid" w:hAnsi="FontbitDavid"/>
          <w:spacing w:val="-6"/>
          <w:sz w:val="24"/>
          <w:rtl/>
        </w:rPr>
        <w:t xml:space="preserve"> דתינוק.</w:t>
      </w:r>
    </w:p>
    <w:p w:rsidR="00E403F0" w:rsidRPr="00B078C3" w:rsidRDefault="00E403F0" w:rsidP="00E403F0">
      <w:pPr>
        <w:pStyle w:val="affff1"/>
        <w:ind w:end="0"/>
        <w:rPr>
          <w:rtl/>
        </w:rPr>
        <w:pPrChange w:id="20117" w:author="קלוד" w:date="2026-10-11T09:07:21Z">
          <w:pPr>
            <w:pStyle w:val="affff1"/>
            <w:rPr>
              <w:rtl/>
            </w:rPr>
          </w:pPr>
        </w:pPrChange>
      </w:pPr>
      <w:ins w:id="9863" w:author="מספור קטעי משנה" w:date="2026-10-11T09:25:19Z">
        <w:r>
          <w:rPr>
            <w:rStyle w:val="MisparKeta"/>
          </w:rPr>
          <w:t xml:space="preserve">ג. </w:t>
        </w:r>
      </w:ins>
      <w:r w:rsidRPr="00B078C3">
        <w:rPr>
          <w:rtl/>
        </w:rPr>
        <w:t>תינוקת שהביאה כו'.</w:t>
      </w:r>
    </w:p>
    <w:p>
      <w:pPr>
        <w:pStyle w:val="38"/>
        <w:rPr>
          <w:ins w:id="100754" w:author="מנוע מכני" w:date="2026-10-11T12:04:39Z"/>
        </w:rPr>
      </w:pPr>
      <w:r w:rsidRPr="00B078C3">
        <w:t xml:space="preserve">א"ר אבהו א"ר אלעזר:</w:t>
      </w:r>
    </w:p>
    <w:p w:rsidR="00E403F0" w:rsidRDefault="00E403F0" w:rsidP="00E403F0">
      <w:pPr>
        <w:rPr>
          <w:rFonts w:ascii="FontbitDavid" w:hAnsi="FontbitDavid"/>
          <w:sz w:val="24"/>
          <w:rtl/>
        </w:rPr>
      </w:pPr>
      <w:del w:id="10075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w:t>
      </w:r>
      <w:r w:rsidRPr="00B078C3">
        <w:rPr>
          <w:rStyle w:val="2fb"/>
          <w:rFonts w:ascii="FontbitDavid" w:hAnsi="FontbitDavid"/>
          <w:sz w:val="24"/>
          <w:rtl/>
        </w:rPr>
        <w:t xml:space="preserve">כ</w:t>
      </w:r>
      <w:ins w:id="92105" w:author="מנוע מכני" w:date="2026-10-11T12:04:39Z">
        <w:r>
          <w:rPr>
            <w:rStyle w:val="2fb"/>
            <w:rFonts w:ascii="FontbitDavid" w:hAnsi="FontbitDavid"/>
            <w:sz w:val="24"/>
            <w:rtl/>
          </w:rPr>
          <w:t xml:space="preserve">ר"י</w:t>
        </w:r>
      </w:ins>
      <w:del w:id="92106"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''י</w:delText>
        </w:r>
      </w:del>
      <w:r>
        <w:rPr>
          <w:rFonts w:ascii="FontbitDavid" w:hAnsi="FontbitDavid" w:hint="cs"/>
          <w:sz w:val="24"/>
          <w:rtl/>
        </w:rPr>
        <w:t xml:space="preserve"> </w:t>
      </w:r>
      <w:r w:rsidRPr="00B078C3">
        <w:rPr>
          <w:rFonts w:ascii="FontbitDavid" w:hAnsi="FontbitDavid"/>
          <w:sz w:val="24"/>
          <w:rtl/>
        </w:rPr>
        <w:t xml:space="preserve">ומודה </w:t>
      </w:r>
      <w:ins w:id="93227" w:author="מנוע מכני" w:date="2026-10-11T12:04:39Z">
        <w:r>
          <w:rPr>
            <w:rStyle w:val="2fb"/>
            <w:rFonts w:ascii="FontbitDavid" w:hAnsi="FontbitDavid"/>
            <w:sz w:val="24"/>
            <w:rtl/>
          </w:rPr>
          <w:t xml:space="preserve">ר"י</w:t>
        </w:r>
      </w:ins>
      <w:del w:id="93228"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שאם נבעלה לאחר שהביאה שתי שערות - שוב אינה יכולה למאן </w:t>
      </w:r>
    </w:p>
    <w:p>
      <w:pPr>
        <w:pStyle w:val="afffff8"/>
        <w:rPr>
          <w:ins w:id="90227" w:author="קלוד" w:date="2026-10-11T12:23:38Z"/>
        </w:rPr>
      </w:pPr>
      <w:ins w:id="90228" w:author="קלוד" w:date="2026-10-11T12:23:38Z">
        <w:r>
          <w:rPr>
            <w:color w:val="7B3F00"/>
          </w:rPr>
          <w:t xml:space="preserve">מיאון אחר ביאה - מעשה בבתו של ר' ישמעאל</w:t>
        </w:r>
      </w:ins>
    </w:p>
    <w:p w:rsidR="00E403F0" w:rsidRDefault="00E403F0" w:rsidP="00E403F0">
      <w:pPr>
        <w:rPr>
          <w:rFonts w:ascii="FontbitDavid" w:hAnsi="FontbitDavid"/>
          <w:sz w:val="24"/>
          <w:rtl/>
        </w:rPr>
      </w:pPr>
      <w:r w:rsidRPr="00B078C3">
        <w:rPr>
          <w:rFonts w:ascii="FontbitDavid" w:hAnsi="FontbitDavid"/>
          <w:sz w:val="24"/>
          <w:rtl/>
        </w:rPr>
        <w:t xml:space="preserve">חברוהי </w:t>
      </w:r>
      <w:ins w:id="93229" w:author="מנוע מכני" w:date="2026-10-11T12:04:39Z">
        <w:r>
          <w:rPr>
            <w:rStyle w:val="2fb"/>
            <w:rFonts w:ascii="FontbitDavid" w:hAnsi="FontbitDavid"/>
            <w:sz w:val="24"/>
            <w:rtl/>
          </w:rPr>
          <w:t xml:space="preserve">דר"כ</w:t>
        </w:r>
      </w:ins>
      <w:del w:id="93230" w:author="מנוע מכני" w:date="2026-10-11T12:04:39Z">
        <w:r w:rsidRPr="00B078C3">
          <w:rPr>
            <w:rFonts w:ascii="FontbitDavid" w:hAnsi="FontbitDavid"/>
            <w:sz w:val="24"/>
            <w:rtl/>
          </w:rPr>
          <w:delText xml:space="preserve">דרב כהנא</w:delText>
        </w:r>
      </w:del>
      <w:r w:rsidRPr="00B078C3">
        <w:rPr>
          <w:rFonts w:ascii="FontbitDavid" w:hAnsi="FontbitDavid"/>
          <w:sz w:val="24"/>
          <w:rtl/>
        </w:rPr>
        <w:t xml:space="preserve"> סבור למעבד עובדא </w:t>
      </w:r>
      <w:r w:rsidRPr="00B078C3">
        <w:rPr>
          <w:rStyle w:val="2fb"/>
          <w:rFonts w:ascii="FontbitDavid" w:hAnsi="FontbitDavid"/>
          <w:sz w:val="24"/>
          <w:rtl/>
        </w:rPr>
        <w:t xml:space="preserve">כ</w:t>
      </w:r>
      <w:ins w:id="92107" w:author="מנוע מכני" w:date="2026-10-11T12:04:39Z">
        <w:r>
          <w:rPr>
            <w:rStyle w:val="2fb"/>
            <w:rFonts w:ascii="FontbitDavid" w:hAnsi="FontbitDavid"/>
            <w:sz w:val="24"/>
            <w:rtl/>
          </w:rPr>
          <w:t xml:space="preserve">ר"י</w:t>
        </w:r>
      </w:ins>
      <w:del w:id="92108"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''י</w:delText>
        </w:r>
      </w:del>
      <w:r>
        <w:rPr>
          <w:rFonts w:ascii="FontbitDavid" w:hAnsi="FontbitDavid" w:hint="cs"/>
          <w:sz w:val="24"/>
          <w:rtl/>
        </w:rPr>
        <w:t xml:space="preserve"> </w:t>
      </w:r>
      <w:r w:rsidRPr="00B078C3">
        <w:rPr>
          <w:rFonts w:ascii="FontbitDavid" w:hAnsi="FontbitDavid"/>
          <w:sz w:val="24"/>
          <w:rtl/>
        </w:rPr>
        <w:t xml:space="preserve">ואף על גב דנבעלה, </w:t>
      </w:r>
    </w:p>
    <w:p>
      <w:pPr>
        <w:pStyle w:val="38"/>
        <w:rPr>
          <w:ins w:id="100756" w:author="מנוע מכני" w:date="2026-10-11T12:04:39Z"/>
        </w:rPr>
      </w:pPr>
      <w:ins w:id="92109" w:author="מנוע מכני" w:date="2026-10-11T12:04:39Z">
        <w:r>
          <w:t xml:space="preserve">א"ל</w:t>
        </w:r>
      </w:ins>
      <w:del w:id="92110" w:author="מנוע מכני" w:date="2026-10-11T12:04:39Z">
        <w:r>
          <w:delText xml:space="preserve">א''ל</w:delText>
        </w:r>
      </w:del>
      <w:r>
        <w:t xml:space="preserve"> </w:t>
      </w:r>
      <w:ins w:id="92111" w:author="מנוע מכני" w:date="2026-10-11T12:04:39Z">
        <w:r>
          <w:t xml:space="preserve">ר"כ</w:t>
        </w:r>
      </w:ins>
      <w:del w:id="92112" w:author="מנוע מכני" w:date="2026-10-11T12:04:39Z">
        <w:r>
          <w:delText xml:space="preserve">ר''כ</w:delText>
        </w:r>
      </w:del>
      <w:r w:rsidRPr="00B078C3">
        <w:t xml:space="preserve">:</w:t>
      </w:r>
    </w:p>
    <w:p w:rsidR="00E403F0" w:rsidRPr="00B078C3" w:rsidRDefault="00E403F0" w:rsidP="00E403F0">
      <w:pPr>
        <w:rPr>
          <w:rFonts w:ascii="FontbitDavid" w:hAnsi="FontbitDavid"/>
          <w:sz w:val="24"/>
          <w:rtl/>
        </w:rPr>
      </w:pPr>
      <w:del w:id="10075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כך היה מעשה בבתו של </w:t>
      </w:r>
      <w:r w:rsidRPr="00B078C3">
        <w:rPr>
          <w:rStyle w:val="2fb"/>
          <w:rFonts w:ascii="FontbitDavid" w:hAnsi="FontbitDavid"/>
          <w:sz w:val="24"/>
          <w:rtl/>
        </w:rPr>
        <w:t xml:space="preserve">רבי ישמעאל</w:t>
      </w:r>
      <w:r w:rsidRPr="00B078C3">
        <w:rPr>
          <w:rFonts w:ascii="FontbitDavid" w:hAnsi="FontbitDavid"/>
          <w:sz w:val="24"/>
          <w:rtl/>
        </w:rPr>
        <w:t xml:space="preserve"> שבאת לבית המדרש למאן.</w:t>
      </w:r>
    </w:p>
    <w:p w:rsidR="00E403F0" w:rsidRPr="00B078C3" w:rsidRDefault="00E403F0" w:rsidP="00E403F0">
      <w:pPr>
        <w:rPr>
          <w:rFonts w:ascii="FontbitDavid" w:hAnsi="FontbitDavid"/>
          <w:sz w:val="24"/>
          <w:rtl/>
        </w:rPr>
      </w:pPr>
      <w:r w:rsidRPr="00B078C3">
        <w:rPr>
          <w:rFonts w:ascii="FontbitDavid" w:hAnsi="FontbitDavid"/>
          <w:sz w:val="24"/>
          <w:rtl/>
        </w:rPr>
        <w:t xml:space="preserve">ובנה מורכב לה על כתפה, ואותו היום הוזכרו דבריו של </w:t>
      </w:r>
      <w:r w:rsidRPr="00B078C3">
        <w:rPr>
          <w:rStyle w:val="2fb"/>
          <w:rFonts w:ascii="FontbitDavid" w:hAnsi="FontbitDavid"/>
          <w:sz w:val="24"/>
          <w:rtl/>
        </w:rPr>
        <w:t xml:space="preserve">רבי ישמעאל</w:t>
      </w:r>
      <w:r w:rsidRPr="00B078C3">
        <w:rPr>
          <w:rFonts w:ascii="FontbitDavid" w:hAnsi="FontbitDavid"/>
          <w:sz w:val="24"/>
          <w:rtl/>
        </w:rPr>
        <w:t xml:space="preserve"> בבית המדרש, ובכתה בכייה גדולה בבית המדרש.</w:t>
      </w:r>
    </w:p>
    <w:p>
      <w:pPr>
        <w:pStyle w:val="38"/>
        <w:rPr>
          <w:ins w:id="100758" w:author="מנוע מכני" w:date="2026-10-11T12:04:39Z"/>
        </w:rPr>
      </w:pPr>
      <w:r w:rsidRPr="00B078C3">
        <w:t xml:space="preserve">אמרו:</w:t>
      </w:r>
    </w:p>
    <w:p w:rsidR="00E403F0" w:rsidRDefault="00E403F0" w:rsidP="00E403F0">
      <w:pPr>
        <w:rPr>
          <w:rFonts w:ascii="FontbitDavid" w:hAnsi="FontbitDavid"/>
          <w:sz w:val="24"/>
          <w:rtl/>
        </w:rPr>
      </w:pPr>
      <w:del w:id="10075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דבר שאמר אותו צדיק יכשל בו זרעו? </w:t>
      </w:r>
    </w:p>
    <w:p>
      <w:pPr>
        <w:pStyle w:val="38"/>
        <w:rPr>
          <w:ins w:id="100760" w:author="מנוע מכני" w:date="2026-10-11T12:04:39Z"/>
        </w:rPr>
      </w:pPr>
      <w:r>
        <w:t xml:space="preserve">דא</w:t>
      </w:r>
      <w:ins w:id="92113" w:author="מנוע מכני" w:date="2026-10-11T12:04:39Z">
        <w:r>
          <w:t xml:space="preserve">ר"י</w:t>
        </w:r>
      </w:ins>
      <w:del w:id="92114" w:author="מנוע מכני" w:date="2026-10-11T12:04:39Z">
        <w:r>
          <w:delText xml:space="preserve">ר''י</w:delText>
        </w:r>
      </w:del>
      <w:r>
        <w:t xml:space="preserve"> משמואל מר</w:t>
      </w:r>
      <w:ins w:id="92115" w:author="מנוע מכני" w:date="2026-10-11T12:04:39Z">
        <w:r>
          <w:t xml:space="preserve">י"ש</w:t>
        </w:r>
      </w:ins>
      <w:del w:id="92116" w:author="מנוע מכני" w:date="2026-10-11T12:04:39Z">
        <w:r>
          <w:delText xml:space="preserve">י''ש</w:delText>
        </w:r>
      </w:del>
      <w:r w:rsidRPr="00B078C3">
        <w:t xml:space="preserve">:</w:t>
      </w:r>
    </w:p>
    <w:p w:rsidR="00E403F0" w:rsidRPr="00B078C3" w:rsidRDefault="00E403F0" w:rsidP="00E403F0">
      <w:pPr>
        <w:rPr>
          <w:rFonts w:ascii="FontbitDavid" w:hAnsi="FontbitDavid"/>
          <w:sz w:val="24"/>
          <w:rtl/>
        </w:rPr>
      </w:pPr>
      <w:del w:id="100761"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593" w:author="Claude - סמנטי" w:date="2026-10-11T12:19:29Z">
        <w:r>
          <w:rPr>
            <w:rStyle w:val="afffff0"/>
            <w:rFonts w:ascii="FontbitDavid" w:hAnsi="FontbitDavid"/>
            <w:sz w:val="24"/>
            <w:rtl/>
          </w:rPr>
          <w:t xml:space="preserve">וְהִיא לֹא נִתְפָּשָׂה</w:t>
        </w:r>
      </w:ins>
      <w:del w:id="90594" w:author="Claude - סמנטי" w:date="2026-10-11T12:19:29Z">
        <w:r w:rsidRPr="00B078C3">
          <w:rPr>
            <w:rFonts w:ascii="FontbitDavid" w:hAnsi="FontbitDavid"/>
            <w:sz w:val="24"/>
            <w:rtl/>
          </w:rPr>
          <w:delText xml:space="preserve">והיא </w:delText>
        </w:r>
        <w:r w:rsidRPr="00B078C3">
          <w:rPr>
            <w:rFonts w:ascii="FontbitDavid" w:hAnsi="FontbitDavid"/>
            <w:sz w:val="24"/>
            <w:rtl/>
          </w:rPr>
          <w:delText xml:space="preserve">לא</w:delText>
        </w:r>
        <w:r w:rsidRPr="00B078C3">
          <w:rPr>
            <w:rFonts w:ascii="FontbitDavid" w:hAnsi="FontbitDavid"/>
            <w:sz w:val="24"/>
            <w:rtl/>
          </w:rPr>
          <w:delText xml:space="preserve"> נתפשה</w:delText>
        </w:r>
      </w:del>
      <w:r>
        <w:rPr>
          <w:rFonts w:ascii="FontbitDavid" w:hAnsi="FontbitDavid" w:hint="cs"/>
          <w:sz w:val="24"/>
          <w:rtl/>
        </w:rPr>
        <w:t>'</w:t>
      </w:r>
      <w:r w:rsidRPr="00B078C3">
        <w:rPr>
          <w:rFonts w:ascii="FontbitDavid" w:hAnsi="FontbitDavid"/>
          <w:sz w:val="24"/>
          <w:rtl/>
        </w:rPr>
        <w:t xml:space="preserve"> - אסורה, הא </w:t>
      </w:r>
      <w:r>
        <w:rPr>
          <w:rFonts w:ascii="FontbitDavid" w:hAnsi="FontbitDavid" w:hint="cs"/>
          <w:sz w:val="24"/>
          <w:rtl/>
        </w:rPr>
        <w:t>'</w:t>
      </w:r>
      <w:ins w:id="90591" w:author="Claude - סמנטי" w:date="2026-10-11T12:19:29Z">
        <w:r>
          <w:rPr>
            <w:rStyle w:val="afffff0"/>
            <w:rFonts w:ascii="FontbitDavid" w:hAnsi="FontbitDavid"/>
            <w:sz w:val="24"/>
            <w:rtl/>
          </w:rPr>
          <w:t xml:space="preserve">נִתְפָּשָׂה</w:t>
        </w:r>
      </w:ins>
      <w:del w:id="90592" w:author="Claude - סמנטי" w:date="2026-10-11T12:19:29Z">
        <w:r w:rsidRPr="00B078C3">
          <w:rPr>
            <w:rFonts w:ascii="FontbitDavid" w:hAnsi="FontbitDavid"/>
            <w:sz w:val="24"/>
            <w:rtl/>
          </w:rPr>
          <w:delText xml:space="preserve">נתפשה</w:delText>
        </w:r>
      </w:del>
      <w:r>
        <w:rPr>
          <w:rFonts w:ascii="FontbitDavid" w:hAnsi="FontbitDavid" w:hint="cs"/>
          <w:sz w:val="24"/>
          <w:rtl/>
        </w:rPr>
        <w:t>'</w:t>
      </w:r>
      <w:r w:rsidRPr="00B078C3">
        <w:rPr>
          <w:rFonts w:ascii="FontbitDavid" w:hAnsi="FontbitDavid"/>
          <w:sz w:val="24"/>
          <w:rtl/>
        </w:rPr>
        <w:t xml:space="preserve"> - מותרת, ויש לך אחרת, שאע"פ שלא נתפשה - מותרת, ואיזו זו - שקדושיה קדושי טעות, שאע"פ שבנה מורכב על כתפה - ממאנת והולכת לה.</w:t>
      </w:r>
    </w:p>
    <w:p w:rsidR="00E403F0" w:rsidRPr="00B078C3" w:rsidRDefault="00E403F0" w:rsidP="00E403F0">
      <w:pPr>
        <w:rPr>
          <w:rFonts w:ascii="FontbitDavid" w:hAnsi="FontbitDavid"/>
          <w:sz w:val="24"/>
          <w:rtl/>
        </w:rPr>
      </w:pPr>
      <w:r w:rsidRPr="00B078C3">
        <w:rPr>
          <w:rFonts w:ascii="FontbitDavid" w:hAnsi="FontbitDavid"/>
          <w:sz w:val="24"/>
          <w:rtl/>
        </w:rPr>
        <w:t>ונמנו וגמרו: עד מתי הבת ממאנת - עד שתביא שתי שערות! פרוש ולא עבוד עובדא.</w:t>
      </w:r>
    </w:p>
    <w:p w:rsidR="00E403F0" w:rsidRDefault="00E403F0" w:rsidP="00E403F0">
      <w:pPr>
        <w:rPr>
          <w:rFonts w:ascii="FontbitDavid" w:hAnsi="FontbitDavid"/>
          <w:sz w:val="24"/>
          <w:rtl/>
        </w:rPr>
      </w:pP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רבי</w:t>
      </w:r>
      <w:r w:rsidRPr="00B078C3">
        <w:rPr>
          <w:rFonts w:ascii="FontbitDavid" w:hAnsi="FontbitDavid"/>
          <w:sz w:val="24"/>
          <w:rtl/>
        </w:rPr>
        <w:t xml:space="preserve"> יצחק ותל</w:t>
      </w:r>
      <w:ins w:id="98133" w:author="מנוע מכני" w:date="2026-10-11T12:04:39Z">
        <w:r>
          <w:rPr>
            <w:rFonts w:ascii="FontbitDavid" w:hAnsi="FontbitDavid"/>
            <w:sz w:val="24"/>
            <w:rtl/>
          </w:rPr>
          <w:t xml:space="preserve">דבר </w:t>
        </w:r>
        <w:r>
          <w:rPr>
            <w:rStyle w:val="2fb"/>
            <w:rFonts w:ascii="FontbitDavid" w:hAnsi="FontbitDavid"/>
            <w:sz w:val="24"/>
            <w:rtl/>
          </w:rPr>
          <w:t xml:space="preserve">ש</w:t>
        </w:r>
      </w:ins>
      <w:del w:id="98134" w:author="מנוע מכני" w:date="2026-10-11T12:04:39Z">
        <w:r w:rsidRPr="00B078C3">
          <w:rPr>
            <w:rFonts w:ascii="FontbitDavid" w:hAnsi="FontbitDavid"/>
            <w:sz w:val="24"/>
            <w:rtl/>
          </w:rPr>
          <w:delText xml:space="preserve">מידי </w:delText>
        </w:r>
        <w:r>
          <w:rPr>
            <w:rFonts w:ascii="FontbitDavid" w:hAnsi="FontbitDavid"/>
            <w:sz w:val="24"/>
            <w:rtl/>
          </w:rPr>
          <w:delText xml:space="preserve">ד</w:delText>
        </w:r>
      </w:del>
      <w:ins w:id="93233" w:author="מנוע מכני" w:date="2026-10-11T12:04:39Z">
        <w:r>
          <w:rPr>
            <w:rStyle w:val="2fb"/>
            <w:rFonts w:ascii="FontbitDavid" w:hAnsi="FontbitDavid"/>
            <w:sz w:val="24"/>
            <w:rtl/>
          </w:rPr>
          <w:t xml:space="preserve">ר"ח</w:t>
        </w:r>
      </w:ins>
      <w:del w:id="93234" w:author="מנוע מכני" w:date="2026-10-11T12:04:39Z">
        <w:r w:rsidRPr="00B078C3">
          <w:rPr>
            <w:rFonts w:ascii="FontbitDavid" w:hAnsi="FontbitDavid"/>
            <w:sz w:val="24"/>
            <w:rtl/>
          </w:rPr>
          <w:delText xml:space="preserve">דרבי חנינא</w:delText>
        </w:r>
      </w:del>
      <w:r w:rsidRPr="00B078C3">
        <w:rPr>
          <w:rFonts w:ascii="FontbitDavid" w:hAnsi="FontbitDavid"/>
          <w:sz w:val="24"/>
          <w:rtl/>
        </w:rPr>
        <w:t xml:space="preserve"> עבוד עובדא </w:t>
      </w:r>
      <w:ins w:id="93231" w:author="מנוע מכני" w:date="2026-10-11T12:04:39Z">
        <w:r>
          <w:rPr>
            <w:rStyle w:val="2fb"/>
            <w:rFonts w:ascii="FontbitDavid" w:hAnsi="FontbitDavid"/>
            <w:sz w:val="24"/>
            <w:rtl/>
          </w:rPr>
          <w:t xml:space="preserve">כר"י</w:t>
        </w:r>
      </w:ins>
      <w:del w:id="93232" w:author="מנוע מכני" w:date="2026-10-11T12:04:39Z">
        <w:r w:rsidRPr="00B078C3">
          <w:rPr>
            <w:rFonts w:ascii="FontbitDavid" w:hAnsi="FontbitDavid"/>
            <w:sz w:val="24"/>
            <w:rtl/>
          </w:rPr>
          <w:delText xml:space="preserve">כרבי יהודה</w:delText>
        </w:r>
      </w:del>
      <w:r w:rsidRPr="00B078C3">
        <w:rPr>
          <w:rFonts w:ascii="FontbitDavid" w:hAnsi="FontbitDavid"/>
          <w:sz w:val="24"/>
          <w:rtl/>
        </w:rPr>
        <w:t xml:space="preserve">, ואף על גב דנבעלה.</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אזל </w:t>
      </w:r>
      <w:r w:rsidRPr="00017C1D">
        <w:rPr>
          <w:rStyle w:val="2fb"/>
          <w:rFonts w:ascii="FontbitDavid" w:hAnsi="FontbitDavid"/>
          <w:spacing w:val="-2"/>
          <w:sz w:val="24"/>
          <w:rtl/>
        </w:rPr>
        <w:t xml:space="preserve">ר</w:t>
      </w:r>
      <w:r w:rsidRPr="00017C1D">
        <w:rPr>
          <w:rStyle w:val="2fb"/>
          <w:rFonts w:ascii="FontbitDavid" w:hAnsi="FontbitDavid" w:hint="cs"/>
          <w:spacing w:val="-2"/>
          <w:sz w:val="24"/>
          <w:rtl/>
        </w:rPr>
        <w:t xml:space="preserve">ש</w:t>
      </w:r>
      <w:ins w:id="92117" w:author="מנוע מכני" w:date="2026-10-11T12:04:39Z">
        <w:r>
          <w:rPr>
            <w:rStyle w:val="2fb"/>
            <w:rFonts w:ascii="FontbitDavid" w:hAnsi="FontbitDavid" w:hint="cs"/>
            <w:spacing w:val="-2"/>
            <w:sz w:val="24"/>
            <w:rtl/>
          </w:rPr>
          <w:t xml:space="preserve">ב"א</w:t>
        </w:r>
      </w:ins>
      <w:del w:id="92118" w:author="מנוע מכני" w:date="2026-10-11T12:04:39Z">
        <w:r w:rsidRPr="00017C1D">
          <w:rPr>
            <w:rFonts w:ascii="FontbitDavid" w:hAnsi="FontbitDavid" w:hint="cs"/>
            <w:spacing w:val="-2"/>
            <w:sz w:val="24"/>
            <w:rtl/>
          </w:rPr>
          <w:delText xml:space="preserve">ב''א</w:delText>
        </w:r>
      </w:del>
      <w:r w:rsidRPr="00017C1D">
        <w:rPr>
          <w:rFonts w:ascii="FontbitDavid" w:hAnsi="FontbitDavid" w:hint="cs"/>
          <w:spacing w:val="-2"/>
          <w:sz w:val="24"/>
          <w:rtl/>
        </w:rPr>
        <w:t xml:space="preserve"> אמרה לפני </w:t>
      </w:r>
      <w:r w:rsidRPr="00017C1D">
        <w:rPr>
          <w:rStyle w:val="2fb"/>
          <w:rFonts w:ascii="FontbitDavid" w:hAnsi="FontbitDavid" w:hint="cs"/>
          <w:spacing w:val="-2"/>
          <w:sz w:val="24"/>
          <w:rtl/>
        </w:rPr>
        <w:t xml:space="preserve">ר</w:t>
      </w:r>
      <w:ins w:id="92119" w:author="מנוע מכני" w:date="2026-10-11T12:04:39Z">
        <w:r>
          <w:rPr>
            <w:rStyle w:val="2fb"/>
            <w:rFonts w:ascii="FontbitDavid" w:hAnsi="FontbitDavid" w:hint="cs"/>
            <w:spacing w:val="-2"/>
            <w:sz w:val="24"/>
            <w:rtl/>
          </w:rPr>
          <w:t xml:space="preserve">י"ו</w:t>
        </w:r>
      </w:ins>
      <w:del w:id="92120" w:author="מנוע מכני" w:date="2026-10-11T12:04:39Z">
        <w:r w:rsidRPr="00017C1D">
          <w:rPr>
            <w:rFonts w:ascii="FontbitDavid" w:hAnsi="FontbitDavid" w:hint="cs"/>
            <w:spacing w:val="-2"/>
            <w:sz w:val="24"/>
            <w:rtl/>
          </w:rPr>
          <w:delText xml:space="preserve">י''ו</w:delText>
        </w:r>
      </w:del>
      <w:r w:rsidRPr="00017C1D">
        <w:rPr>
          <w:rFonts w:ascii="FontbitDavid" w:hAnsi="FontbitDavid" w:hint="cs"/>
          <w:spacing w:val="-2"/>
          <w:sz w:val="24"/>
          <w:rtl/>
        </w:rPr>
        <w:t xml:space="preserve"> והלך </w:t>
      </w:r>
      <w:r w:rsidRPr="00017C1D">
        <w:rPr>
          <w:rStyle w:val="2fb"/>
          <w:rFonts w:ascii="FontbitDavid" w:hAnsi="FontbitDavid" w:hint="cs"/>
          <w:spacing w:val="-2"/>
          <w:sz w:val="24"/>
          <w:rtl/>
        </w:rPr>
        <w:t xml:space="preserve">ר</w:t>
      </w:r>
      <w:ins w:id="92121" w:author="מנוע מכני" w:date="2026-10-11T12:04:39Z">
        <w:r>
          <w:rPr>
            <w:rStyle w:val="2fb"/>
            <w:rFonts w:ascii="FontbitDavid" w:hAnsi="FontbitDavid" w:hint="cs"/>
            <w:spacing w:val="-2"/>
            <w:sz w:val="24"/>
            <w:rtl/>
          </w:rPr>
          <w:t xml:space="preserve">י"ו</w:t>
        </w:r>
      </w:ins>
      <w:del w:id="92122" w:author="מנוע מכני" w:date="2026-10-11T12:04:39Z">
        <w:r w:rsidRPr="00017C1D">
          <w:rPr>
            <w:rFonts w:ascii="FontbitDavid" w:hAnsi="FontbitDavid" w:hint="cs"/>
            <w:spacing w:val="-2"/>
            <w:sz w:val="24"/>
            <w:rtl/>
          </w:rPr>
          <w:delText xml:space="preserve">י''ו</w:delText>
        </w:r>
      </w:del>
      <w:r w:rsidRPr="00017C1D">
        <w:rPr>
          <w:rFonts w:ascii="FontbitDavid" w:hAnsi="FontbitDavid" w:hint="cs"/>
          <w:spacing w:val="-2"/>
          <w:sz w:val="24"/>
          <w:rtl/>
        </w:rPr>
        <w:t xml:space="preserve"> אמרה לפני </w:t>
      </w:r>
      <w:ins w:id="92123" w:author="מנוע מכני" w:date="2026-10-11T12:04:39Z">
        <w:r>
          <w:rPr>
            <w:rStyle w:val="2fb"/>
            <w:rFonts w:ascii="FontbitDavid" w:hAnsi="FontbitDavid" w:hint="cs"/>
            <w:spacing w:val="-2"/>
            <w:sz w:val="24"/>
            <w:rtl/>
          </w:rPr>
          <w:t xml:space="preserve">ר"י</w:t>
        </w:r>
      </w:ins>
      <w:del w:id="92124" w:author="מנוע מכני" w:date="2026-10-11T12:04:39Z">
        <w:r w:rsidRPr="00017C1D">
          <w:rPr>
            <w:rFonts w:ascii="FontbitDavid" w:hAnsi="FontbitDavid" w:hint="cs"/>
            <w:spacing w:val="-2"/>
            <w:sz w:val="24"/>
            <w:rtl/>
          </w:rPr>
          <w:delText xml:space="preserve">ר''י</w:delText>
        </w:r>
      </w:del>
      <w:r w:rsidRPr="00017C1D">
        <w:rPr>
          <w:rFonts w:ascii="FontbitDavid" w:hAnsi="FontbitDavid" w:hint="cs"/>
          <w:spacing w:val="-2"/>
          <w:sz w:val="24"/>
          <w:rtl/>
        </w:rPr>
        <w:t xml:space="preserve"> הנשיא שלח</w:t>
      </w:r>
      <w:r w:rsidRPr="00017C1D">
        <w:rPr>
          <w:rFonts w:ascii="FontbitDavid" w:hAnsi="FontbitDavid"/>
          <w:spacing w:val="-2"/>
          <w:sz w:val="24"/>
          <w:rtl/>
        </w:rPr>
        <w:t xml:space="preserve"> </w:t>
      </w:r>
      <w:r w:rsidRPr="00017C1D">
        <w:rPr>
          <w:rFonts w:ascii="FontbitDavid" w:hAnsi="FontbitDavid" w:hint="cs"/>
          <w:spacing w:val="-2"/>
          <w:sz w:val="24"/>
          <w:rtl/>
        </w:rPr>
        <w:t>'חיל' והוציאוה</w:t>
      </w:r>
      <w:r w:rsidRPr="00017C1D">
        <w:rPr>
          <w:rFonts w:ascii="FontbitDavid" w:hAnsi="FontbitDavid"/>
          <w:spacing w:val="-2"/>
          <w:sz w:val="24"/>
          <w:rtl/>
        </w:rPr>
        <w:t xml:space="preserve"> - ואפקוה.</w:t>
      </w:r>
    </w:p>
    <w:p w:rsidR="00E403F0" w:rsidRDefault="00E403F0" w:rsidP="00E403F0">
      <w:pPr>
        <w:rPr>
          <w:rFonts w:ascii="FontbitDavid" w:hAnsi="FontbitDavid"/>
          <w:sz w:val="24"/>
          <w:rtl/>
        </w:rPr>
      </w:pPr>
    </w:p>
    <w:p>
      <w:pPr>
        <w:pStyle w:val="38"/>
        <w:rPr>
          <w:ins w:id="100762" w:author="מנוע מכני" w:date="2026-10-11T12:04:39Z"/>
        </w:rPr>
      </w:pPr>
      <w:ins w:id="92125" w:author="מנוע מכני" w:date="2026-10-11T12:04:39Z">
        <w:r>
          <w:t xml:space="preserve">ר"ח</w:t>
        </w:r>
      </w:ins>
      <w:del w:id="92126" w:author="מנוע מכני" w:date="2026-10-11T12:04:39Z">
        <w:r>
          <w:delText xml:space="preserve">ר''ח</w:delText>
        </w:r>
      </w:del>
      <w:r>
        <w:t xml:space="preserve"> מ</w:t>
      </w:r>
      <w:ins w:id="92127" w:author="מנוע מכני" w:date="2026-10-11T12:04:39Z">
        <w:r>
          <w:t xml:space="preserve">ר"ע</w:t>
        </w:r>
      </w:ins>
      <w:del w:id="92128" w:author="מנוע מכני" w:date="2026-10-11T12:04:39Z">
        <w:r>
          <w:delText xml:space="preserve">ר''ע</w:delText>
        </w:r>
      </w:del>
      <w:r w:rsidRPr="00B078C3">
        <w:t xml:space="preserve">:</w:t>
      </w:r>
    </w:p>
    <w:p w:rsidR="00E403F0" w:rsidRPr="00B078C3" w:rsidRDefault="00E403F0" w:rsidP="00E403F0">
      <w:pPr>
        <w:rPr>
          <w:rFonts w:ascii="FontbitDavid" w:hAnsi="FontbitDavid"/>
          <w:sz w:val="24"/>
          <w:rtl/>
        </w:rPr>
      </w:pPr>
      <w:del w:id="10076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שירבה השחור ממש, אלא כדי שיהיו שתי שערות שוכבות, ונראות כמי שירבה השחור על הלבן.</w:t>
      </w:r>
    </w:p>
    <w:p>
      <w:pPr>
        <w:pStyle w:val="38"/>
        <w:rPr>
          <w:ins w:id="100764" w:author="מנוע מכני" w:date="2026-10-11T12:04:39Z"/>
        </w:rPr>
      </w:pPr>
      <w:r w:rsidRPr="00B078C3">
        <w:t xml:space="preserve">רבא</w:t>
      </w:r>
      <w:del w:id="101780"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7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שתי שערות המקיפות משפה לשפה.</w:t>
      </w:r>
    </w:p>
    <w:p>
      <w:pPr>
        <w:pStyle w:val="afffff8"/>
        <w:rPr>
          <w:ins w:id="90225" w:author="קלוד" w:date="2026-10-11T12:23:38Z"/>
        </w:rPr>
      </w:pPr>
      <w:ins w:id="90226" w:author="קלוד" w:date="2026-10-11T12:23:38Z">
        <w:r>
          <w:rPr>
            <w:color w:val="7B3F00"/>
          </w:rPr>
          <w:t xml:space="preserve">שתי שערות - צריך שיהיו בעיקרן גומות</w:t>
        </w:r>
      </w:ins>
    </w:p>
    <w:p>
      <w:pPr>
        <w:pStyle w:val="38"/>
        <w:rPr>
          <w:ins w:id="100766" w:author="מנוע מכני" w:date="2026-10-11T12:04:39Z"/>
        </w:rPr>
      </w:pPr>
      <w:ins w:id="92129" w:author="מנוע מכני" w:date="2026-10-11T12:04:39Z">
        <w:r>
          <w:t xml:space="preserve">ר"ח</w:t>
        </w:r>
      </w:ins>
      <w:del w:id="92130" w:author="מנוע מכני" w:date="2026-10-11T12:04:39Z">
        <w:r>
          <w:delText xml:space="preserve">ר''ח</w:delText>
        </w:r>
      </w:del>
      <w:r>
        <w:t xml:space="preserve"> מ</w:t>
      </w:r>
      <w:ins w:id="92131" w:author="מנוע מכני" w:date="2026-10-11T12:04:39Z">
        <w:r>
          <w:t xml:space="preserve">ר"ה</w:t>
        </w:r>
      </w:ins>
      <w:del w:id="92132"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1007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שתי שערות שאמרו - צריך שיהא בעיקרן גומות.</w:t>
      </w:r>
    </w:p>
    <w:p>
      <w:pPr>
        <w:pStyle w:val="38"/>
        <w:rPr>
          <w:ins w:id="100768" w:author="מנוע מכני" w:date="2026-10-11T12:04:39Z"/>
        </w:rPr>
      </w:pPr>
      <w:r w:rsidRPr="00B078C3">
        <w:t xml:space="preserve">רב מלכיו </w:t>
      </w:r>
      <w:r>
        <w:t xml:space="preserve">מרא</w:t>
      </w:r>
      <w:ins w:id="92133" w:author="מנוע מכני" w:date="2026-10-11T12:04:39Z">
        <w:r>
          <w:t xml:space="preserve">ב"א</w:t>
        </w:r>
      </w:ins>
      <w:del w:id="92134" w:author="מנוע מכני" w:date="2026-10-11T12:04:39Z">
        <w:r>
          <w:delText xml:space="preserve">ב''א</w:delText>
        </w:r>
      </w:del>
      <w:r>
        <w:t xml:space="preserve">:</w:t>
      </w:r>
    </w:p>
    <w:p w:rsidR="00E403F0" w:rsidRPr="00B078C3" w:rsidRDefault="00E403F0" w:rsidP="00E403F0">
      <w:pPr>
        <w:rPr>
          <w:rFonts w:ascii="FontbitDavid" w:hAnsi="FontbitDavid"/>
          <w:sz w:val="24"/>
          <w:rtl/>
        </w:rPr>
      </w:pPr>
      <w:del w:id="100769"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גומות </w:t>
      </w:r>
      <w:ins w:id="96399" w:author="מנוע מכני" w:date="2026-10-11T12:04:39Z">
        <w:r>
          <w:rPr>
            <w:rFonts w:ascii="FontbitDavid" w:hAnsi="FontbitDavid"/>
            <w:sz w:val="24"/>
            <w:rtl/>
          </w:rPr>
          <w:t xml:space="preserve">אף</w:t>
        </w:r>
      </w:ins>
      <w:del w:id="96400"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שאין שערות.</w:t>
      </w:r>
    </w:p>
    <w:p>
      <w:pPr>
        <w:pStyle w:val="38"/>
        <w:rPr>
          <w:ins w:id="100770" w:author="מנוע מכני" w:date="2026-10-11T12:04:39Z"/>
        </w:rPr>
      </w:pPr>
      <w:ins w:id="92135" w:author="מנוע מכני" w:date="2026-10-11T12:04:39Z">
        <w:r>
          <w:t xml:space="preserve">ר"ח</w:t>
        </w:r>
      </w:ins>
      <w:del w:id="92136" w:author="מנוע מכני" w:date="2026-10-11T12:04:39Z">
        <w:r>
          <w:delText xml:space="preserve">ר''ח</w:delText>
        </w:r>
      </w:del>
      <w:r>
        <w:t xml:space="preserve"> בד</w:t>
      </w:r>
      <w:ins w:id="92137" w:author="מנוע מכני" w:date="2026-10-11T12:04:39Z">
        <w:r>
          <w:t xml:space="preserve">ר"א</w:t>
        </w:r>
      </w:ins>
      <w:del w:id="92138"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10077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שפוד, שפחות, וגומות - </w:t>
      </w:r>
      <w:r w:rsidRPr="00B078C3">
        <w:rPr>
          <w:rStyle w:val="2fb"/>
          <w:rFonts w:ascii="FontbitDavid" w:hAnsi="FontbitDavid"/>
          <w:sz w:val="24"/>
          <w:rtl/>
        </w:rPr>
        <w:t xml:space="preserve">רב</w:t>
      </w:r>
      <w:r w:rsidRPr="00B078C3">
        <w:rPr>
          <w:rFonts w:ascii="FontbitDavid" w:hAnsi="FontbitDavid"/>
          <w:sz w:val="24"/>
          <w:rtl/>
        </w:rPr>
        <w:t xml:space="preserve"> מלכיו</w:t>
      </w:r>
      <w:ins w:id="96919" w:author="מנוע מכני" w:date="2026-10-11T12:04:39Z">
        <w:r>
          <w:rPr>
            <w:rFonts w:ascii="FontbitDavid" w:hAnsi="FontbitDavid"/>
            <w:sz w:val="24"/>
            <w:rtl/>
          </w:rPr>
          <w:t xml:space="preserve">,</w:t>
        </w:r>
      </w:ins>
      <w:del w:id="96920" w:author="מנוע מכני" w:date="2026-10-11T12:04:39Z">
        <w:r w:rsidRPr="00B078C3">
          <w:rPr>
            <w:rFonts w:ascii="FontbitDavid" w:hAnsi="FontbitDavid"/>
            <w:sz w:val="24"/>
            <w:rtl/>
          </w:rPr>
          <w:delText xml:space="preserve">;</w:delText>
        </w:r>
      </w:del>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בלורית, אפר מקלה, וגבינה - </w:t>
      </w:r>
      <w:r w:rsidRPr="00B078C3">
        <w:rPr>
          <w:rStyle w:val="2fb"/>
          <w:rFonts w:ascii="FontbitDavid" w:hAnsi="FontbitDavid"/>
          <w:sz w:val="24"/>
          <w:rtl/>
        </w:rPr>
        <w:t xml:space="preserve">רב</w:t>
      </w:r>
      <w:r w:rsidRPr="00B078C3">
        <w:rPr>
          <w:rFonts w:ascii="FontbitDavid" w:hAnsi="FontbitDavid"/>
          <w:sz w:val="24"/>
          <w:rtl/>
        </w:rPr>
        <w:t xml:space="preserve"> מלכיא, </w:t>
      </w:r>
    </w:p>
    <w:p>
      <w:pPr>
        <w:pStyle w:val="38"/>
        <w:rPr>
          <w:ins w:id="100772" w:author="מנוע מכני" w:date="2026-10-11T12:04:39Z"/>
        </w:rPr>
      </w:pPr>
      <w:ins w:id="93235" w:author="מנוע מכני" w:date="2026-10-11T12:04:39Z">
        <w:r>
          <w:t xml:space="preserve">ר"פ</w:t>
        </w:r>
      </w:ins>
      <w:del w:id="93236" w:author="מנוע מכני" w:date="2026-10-11T12:04:39Z">
        <w:r w:rsidRPr="00B078C3">
          <w:delText xml:space="preserve">רב פפא</w:delText>
        </w:r>
      </w:del>
      <w:del w:id="101781"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7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מתני' </w:t>
      </w:r>
      <w:ins w:id="97187" w:author="מנוע מכני" w:date="2026-10-11T12:04:39Z">
        <w:r>
          <w:rPr>
            <w:rFonts w:ascii="FontbitDavid" w:hAnsi="FontbitDavid"/>
            <w:sz w:val="24"/>
            <w:rtl/>
          </w:rPr>
          <w:t xml:space="preserve">וברייתא</w:t>
        </w:r>
      </w:ins>
      <w:del w:id="97188" w:author="מנוע מכני" w:date="2026-10-11T12:04:39Z">
        <w:r w:rsidRPr="00B078C3">
          <w:rPr>
            <w:rFonts w:ascii="FontbitDavid" w:hAnsi="FontbitDavid"/>
            <w:sz w:val="24"/>
            <w:rtl/>
          </w:rPr>
          <w:delText xml:space="preserve">ומתניתא</w:delText>
        </w:r>
      </w:del>
      <w:r w:rsidRPr="00B078C3">
        <w:rPr>
          <w:rFonts w:ascii="FontbitDavid" w:hAnsi="FontbitDavid"/>
          <w:sz w:val="24"/>
          <w:rtl/>
        </w:rPr>
        <w:t xml:space="preserve"> - </w:t>
      </w:r>
      <w:r w:rsidRPr="00B078C3">
        <w:rPr>
          <w:rStyle w:val="2fb"/>
          <w:rFonts w:ascii="FontbitDavid" w:hAnsi="FontbitDavid"/>
          <w:sz w:val="24"/>
          <w:rtl/>
        </w:rPr>
        <w:t xml:space="preserve">רב</w:t>
      </w:r>
      <w:r w:rsidRPr="00B078C3">
        <w:rPr>
          <w:rFonts w:ascii="FontbitDavid" w:hAnsi="FontbitDavid"/>
          <w:sz w:val="24"/>
          <w:rtl/>
        </w:rPr>
        <w:t xml:space="preserve"> מלכיא, </w:t>
      </w:r>
      <w:ins w:id="97185" w:author="מנוע מכני" w:date="2026-10-11T12:04:39Z">
        <w:r>
          <w:rPr>
            <w:rFonts w:ascii="FontbitDavid" w:hAnsi="FontbitDavid"/>
            <w:sz w:val="24"/>
            <w:rtl/>
          </w:rPr>
          <w:t xml:space="preserve">שמועה</w:t>
        </w:r>
      </w:ins>
      <w:del w:id="97186" w:author="מנוע מכני" w:date="2026-10-11T12:04:39Z">
        <w:r w:rsidRPr="00B078C3">
          <w:rPr>
            <w:rFonts w:ascii="FontbitDavid" w:hAnsi="FontbitDavid"/>
            <w:sz w:val="24"/>
            <w:rtl/>
          </w:rPr>
          <w:delText xml:space="preserve">שמעתתא</w:delText>
        </w:r>
      </w:del>
      <w:r w:rsidRPr="00B078C3">
        <w:rPr>
          <w:rFonts w:ascii="FontbitDavid" w:hAnsi="FontbitDavid"/>
          <w:sz w:val="24"/>
          <w:rtl/>
        </w:rPr>
        <w:t xml:space="preserve"> </w:t>
      </w:r>
      <w:r w:rsidRPr="00B078C3">
        <w:rPr>
          <w:rStyle w:val="2fb"/>
          <w:rFonts w:ascii="FontbitDavid" w:hAnsi="FontbitDavid"/>
          <w:sz w:val="24"/>
          <w:rtl/>
        </w:rPr>
        <w:t xml:space="preserve">רב</w:t>
      </w:r>
      <w:r w:rsidRPr="00B078C3">
        <w:rPr>
          <w:rFonts w:ascii="FontbitDavid" w:hAnsi="FontbitDavid"/>
          <w:sz w:val="24"/>
          <w:rtl/>
        </w:rPr>
        <w:t xml:space="preserve"> מלכיו, וסימנא: </w:t>
      </w:r>
      <w:ins w:id="97189" w:author="מנוע מכני" w:date="2026-10-11T12:04:39Z">
        <w:r>
          <w:rPr>
            <w:rFonts w:ascii="FontbitDavid" w:hAnsi="FontbitDavid"/>
            <w:sz w:val="24"/>
            <w:rtl/>
          </w:rPr>
          <w:t xml:space="preserve">ברייתא</w:t>
        </w:r>
      </w:ins>
      <w:del w:id="97190" w:author="מנוע מכני" w:date="2026-10-11T12:04:39Z">
        <w:r w:rsidRPr="00B078C3">
          <w:rPr>
            <w:rFonts w:ascii="FontbitDavid" w:hAnsi="FontbitDavid"/>
            <w:sz w:val="24"/>
            <w:rtl/>
          </w:rPr>
          <w:delText xml:space="preserve">מתניתא</w:delText>
        </w:r>
      </w:del>
      <w:r w:rsidRPr="00B078C3">
        <w:rPr>
          <w:rFonts w:ascii="FontbitDavid" w:hAnsi="FontbitDavid"/>
          <w:sz w:val="24"/>
          <w:rtl/>
        </w:rPr>
        <w:t xml:space="preserve"> מלכתא.</w:t>
      </w:r>
    </w:p>
    <w:p w:rsidR="00E403F0" w:rsidRPr="00B078C3" w:rsidRDefault="00E403F0" w:rsidP="00E403F0">
      <w:pPr>
        <w:rPr>
          <w:rFonts w:ascii="FontbitDavid" w:hAnsi="FontbitDavid"/>
          <w:sz w:val="24"/>
          <w:rtl/>
        </w:rPr>
      </w:pPr>
      <w:ins w:id="94357" w:author="מנוע מכני" w:date="2026-10-11T12:04:39Z">
        <w:r>
          <w:rPr>
            <w:rFonts w:ascii="FontbitDavid" w:hAnsi="FontbitDavid"/>
            <w:sz w:val="24"/>
            <w:rtl/>
          </w:rPr>
          <w:t xml:space="preserve">יש</w:t>
        </w:r>
      </w:ins>
      <w:del w:id="94358"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239" w:author="Claude - סמנטי" w:date="2026-10-11T12:19:29Z">
        <w:r>
          <w:rPr>
            <w:rFonts w:ascii="FontbitDavid" w:hAnsi="FontbitDavid"/>
            <w:sz w:val="24"/>
            <w:rtl/>
          </w:rPr>
          <w:t xml:space="preserve">ביניהם</w:t>
        </w:r>
      </w:ins>
      <w:del w:id="90240"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שפחות.</w:t>
      </w:r>
    </w:p>
    <w:p w:rsidR="00E403F0" w:rsidRDefault="00E403F0" w:rsidP="00E403F0">
      <w:pPr>
        <w:rPr>
          <w:rFonts w:ascii="FontbitDavid" w:hAnsi="FontbitDavid"/>
          <w:sz w:val="24"/>
          <w:rtl/>
        </w:rPr>
      </w:pPr>
    </w:p>
    <w:p w:rsidR="00E403F0" w:rsidRDefault="00E403F0" w:rsidP="00E403F0">
      <w:pPr>
        <w:rPr>
          <w:rFonts w:ascii="FontbitDavid" w:hAnsi="FontbitDavid"/>
          <w:sz w:val="24"/>
          <w:rtl/>
        </w:rPr>
      </w:pPr>
      <w:ins w:id="92139" w:author="מנוע מכני" w:date="2026-10-11T12:04:39Z">
        <w:r>
          <w:rPr>
            <w:rFonts w:ascii="FontbitDavid" w:hAnsi="FontbitDavid"/>
            <w:sz w:val="24"/>
            <w:rtl/>
          </w:rPr>
          <w:t xml:space="preserve">א"ר</w:t>
        </w:r>
      </w:ins>
      <w:del w:id="92140" w:author="מנוע מכני" w:date="2026-10-11T12:04:39Z">
        <w:r>
          <w:rPr>
            <w:rFonts w:ascii="FontbitDavid" w:hAnsi="FontbitDavid"/>
            <w:sz w:val="24"/>
            <w:rtl/>
          </w:rPr>
          <w:delText xml:space="preserve">א''ר</w:delText>
        </w:r>
      </w:del>
      <w:r>
        <w:rPr>
          <w:rFonts w:ascii="FontbitDavid" w:hAnsi="FontbitDavid"/>
          <w:sz w:val="24"/>
          <w:rtl/>
        </w:rPr>
        <w:t xml:space="preserve"> א</w:t>
      </w:r>
      <w:r>
        <w:rPr>
          <w:rFonts w:ascii="FontbitDavid" w:hAnsi="FontbitDavid" w:hint="cs"/>
          <w:sz w:val="24"/>
          <w:rtl/>
        </w:rPr>
        <w:t>ש</w:t>
      </w:r>
      <w:r w:rsidRPr="00B078C3">
        <w:rPr>
          <w:rFonts w:ascii="FontbitDavid" w:hAnsi="FontbitDavid"/>
          <w:sz w:val="24"/>
          <w:rtl/>
        </w:rPr>
        <w:t>י</w:t>
      </w:r>
      <w:r>
        <w:rPr>
          <w:rFonts w:ascii="FontbitDavid" w:hAnsi="FontbitDavid" w:hint="cs"/>
          <w:sz w:val="24"/>
          <w:rtl/>
        </w:rPr>
        <w:t xml:space="preserve"> </w:t>
      </w:r>
      <w:r>
        <w:rPr>
          <w:rStyle w:val="2fb"/>
          <w:rFonts w:ascii="FontbitDavid" w:hAnsi="FontbitDavid" w:hint="cs"/>
          <w:sz w:val="24"/>
          <w:rtl/>
        </w:rPr>
        <w:t xml:space="preserve">מ</w:t>
      </w:r>
      <w:ins w:id="92141" w:author="מנוע מכני" w:date="2026-10-11T12:04:39Z">
        <w:r>
          <w:rPr>
            <w:rStyle w:val="2fb"/>
            <w:rFonts w:ascii="FontbitDavid" w:hAnsi="FontbitDavid" w:hint="cs"/>
            <w:sz w:val="24"/>
            <w:rtl/>
          </w:rPr>
          <w:t xml:space="preserve">מ"ז</w:t>
        </w:r>
      </w:ins>
      <w:del w:id="92142" w:author="מנוע מכני" w:date="2026-10-11T12:04:39Z">
        <w:r>
          <w:rPr>
            <w:rFonts w:ascii="FontbitDavid" w:hAnsi="FontbitDavid" w:hint="cs"/>
            <w:sz w:val="24"/>
            <w:rtl/>
          </w:rPr>
          <w:delText xml:space="preserve">מ''ז</w:delText>
        </w:r>
      </w:del>
      <w:r>
        <w:rPr>
          <w:rFonts w:ascii="FontbitDavid" w:hAnsi="FontbitDavid" w:hint="cs"/>
          <w:sz w:val="24"/>
          <w:rtl/>
        </w:rPr>
        <w:t xml:space="preserve"> דק</w:t>
      </w:r>
      <w:ins w:id="92143" w:author="מנוע מכני" w:date="2026-10-11T12:04:39Z">
        <w:r>
          <w:rPr>
            <w:rFonts w:ascii="FontbitDavid" w:hAnsi="FontbitDavid" w:hint="cs"/>
            <w:sz w:val="24"/>
            <w:rtl/>
          </w:rPr>
          <w:t xml:space="preserve">מ"ל</w:t>
        </w:r>
      </w:ins>
      <w:del w:id="92144"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מתני' שערות דאפי' שתי שערות בגומא אחת.</w:t>
      </w:r>
      <w:r w:rsidRPr="00B078C3">
        <w:rPr>
          <w:rFonts w:ascii="FontbitDavid" w:hAnsi="FontbitDavid"/>
          <w:sz w:val="24"/>
          <w:rtl/>
        </w:rPr>
        <w:t>,</w:t>
      </w:r>
    </w:p>
    <w:p>
      <w:pPr>
        <w:pStyle w:val="afffff8"/>
        <w:rPr>
          <w:ins w:id="90223" w:author="קלוד" w:date="2026-10-11T12:23:38Z"/>
        </w:rPr>
      </w:pPr>
      <w:ins w:id="90224" w:author="קלוד" w:date="2026-10-11T12:23:38Z">
        <w:r>
          <w:rPr>
            <w:color w:val="7B3F00"/>
          </w:rPr>
          <w:t xml:space="preserve">'אשר בשערה ישופני' - איוב בסערה חירף</w:t>
        </w:r>
      </w:ins>
    </w:p>
    <w:p>
      <w:pPr>
        <w:pStyle w:val="38"/>
        <w:rPr>
          <w:ins w:id="100774" w:author="מנוע מכני" w:date="2026-10-11T12:04:39Z"/>
        </w:rPr>
      </w:pPr>
      <w:r w:rsidRPr="00B078C3">
        <w:t>ו</w:t>
      </w:r>
      <w:r>
        <w:t xml:space="preserve">הך</w:t>
      </w:r>
    </w:p>
    <w:p w:rsidR="00E403F0" w:rsidRPr="00B078C3" w:rsidRDefault="00E403F0" w:rsidP="00E403F0">
      <w:pPr>
        <w:rPr>
          <w:rFonts w:ascii="FontbitDavid" w:hAnsi="FontbitDavid"/>
          <w:sz w:val="24"/>
          <w:rtl/>
        </w:rPr>
      </w:pPr>
      <w:del w:id="100775"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ins w:id="90595" w:author="Claude - סמנטי" w:date="2026-10-11T12:19:29Z">
        <w:r>
          <w:rPr>
            <w:rStyle w:val="afffff0"/>
            <w:rFonts w:ascii="FontbitDavid" w:hAnsi="FontbitDavid"/>
            <w:sz w:val="24"/>
            <w:rtl/>
          </w:rPr>
          <w:t xml:space="preserve">אֲשֶׁר בִּשְׂעָרָה יְשׁוּפֵנִי וְהִרְבָּה פְצָעַי חִנָּם</w:t>
        </w:r>
      </w:ins>
      <w:del w:id="90596" w:author="Claude - סמנטי" w:date="2026-10-11T12:19:29Z">
        <w:r w:rsidRPr="00B078C3">
          <w:rPr>
            <w:rFonts w:ascii="FontbitDavid" w:hAnsi="FontbitDavid"/>
            <w:sz w:val="24"/>
            <w:rtl/>
          </w:rPr>
          <w:delText xml:space="preserve">אשר בשערה ישופני והרבה פצעי חנם</w:delText>
        </w:r>
      </w:del>
      <w:r>
        <w:rPr>
          <w:rFonts w:ascii="FontbitDavid" w:hAnsi="FontbitDavid" w:hint="cs"/>
          <w:sz w:val="24"/>
          <w:rtl/>
        </w:rPr>
        <w:t>'</w:t>
      </w:r>
      <w:r w:rsidRPr="00B078C3">
        <w:rPr>
          <w:rFonts w:ascii="FontbitDavid" w:hAnsi="FontbitDavid"/>
          <w:sz w:val="24"/>
          <w:rtl/>
        </w:rPr>
        <w:t xml:space="preserve">, ו</w:t>
      </w:r>
      <w:ins w:id="92145" w:author="מנוע מכני" w:date="2026-10-11T12:04:39Z">
        <w:r>
          <w:rPr>
            <w:rFonts w:ascii="FontbitDavid" w:hAnsi="FontbitDavid"/>
            <w:sz w:val="24"/>
            <w:rtl/>
          </w:rPr>
          <w:t xml:space="preserve">א"ר</w:t>
        </w:r>
      </w:ins>
      <w:del w:id="92146"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איוב בסערה חירף, בסערה השיבוהו.</w:t>
      </w:r>
    </w:p>
    <w:p w:rsidR="00E403F0" w:rsidRPr="002B4E05" w:rsidRDefault="00E403F0" w:rsidP="00E403F0">
      <w:pPr>
        <w:rPr>
          <w:rFonts w:ascii="FontbitDavid" w:hAnsi="FontbitDavid"/>
          <w:spacing w:val="-2"/>
          <w:sz w:val="24"/>
          <w:rtl/>
        </w:rPr>
      </w:pPr>
      <w:r w:rsidRPr="002B4E05">
        <w:rPr>
          <w:rFonts w:ascii="FontbitDavid" w:hAnsi="FontbitDavid"/>
          <w:b/>
          <w:bCs/>
          <w:spacing w:val="-2"/>
          <w:sz w:val="24"/>
          <w:rtl/>
        </w:rPr>
        <w:t xml:space="preserve">בסערה חירף </w:t>
      </w:r>
      <w:r w:rsidRPr="002B4E05">
        <w:rPr>
          <w:rFonts w:ascii="FontbitDavid" w:hAnsi="FontbitDavid"/>
          <w:spacing w:val="-2"/>
          <w:sz w:val="24"/>
          <w:rtl/>
        </w:rPr>
        <w:t xml:space="preserve">- </w:t>
      </w:r>
      <w:r w:rsidRPr="002B4E05">
        <w:rPr>
          <w:rFonts w:ascii="FontbitDavid" w:hAnsi="FontbitDavid"/>
          <w:spacing w:val="-2"/>
          <w:sz w:val="24"/>
          <w:rtl/>
        </w:rPr>
        <w:t xml:space="preserve">אמר</w:t>
      </w:r>
      <w:r w:rsidRPr="002B4E05">
        <w:rPr>
          <w:rFonts w:ascii="FontbitDavid" w:hAnsi="FontbitDavid"/>
          <w:spacing w:val="-2"/>
          <w:sz w:val="24"/>
          <w:rtl/>
        </w:rPr>
        <w:t xml:space="preserve"> לפניו: </w:t>
      </w:r>
      <w:r w:rsidRPr="002B4E05">
        <w:rPr>
          <w:rStyle w:val="2fb"/>
          <w:rFonts w:ascii="FontbitDavid" w:hAnsi="FontbitDavid"/>
          <w:spacing w:val="-2"/>
          <w:sz w:val="24"/>
          <w:rtl/>
        </w:rPr>
        <w:t xml:space="preserve">רבש"ע</w:t>
      </w:r>
      <w:r w:rsidRPr="002B4E05">
        <w:rPr>
          <w:rFonts w:ascii="FontbitDavid" w:hAnsi="FontbitDavid"/>
          <w:spacing w:val="-2"/>
          <w:sz w:val="24"/>
          <w:rtl/>
        </w:rPr>
        <w:t xml:space="preserve">, שמא רוח סערה עברה לפניך ונתחלפה לך בין איוב לאויב? </w:t>
      </w:r>
    </w:p>
    <w:p w:rsidR="00E403F0" w:rsidRDefault="00E403F0" w:rsidP="00E403F0">
      <w:pPr>
        <w:pStyle w:val="afff3"/>
        <w:framePr w:wrap="around"/>
        <w:rPr>
          <w:rtl/>
        </w:rPr>
      </w:pPr>
      <w:r>
        <w:rPr>
          <w:rFonts w:hint="cs"/>
          <w:rtl/>
        </w:rPr>
        <w:t>נב:</w:t>
      </w:r>
    </w:p>
    <w:p w:rsidR="00E403F0" w:rsidRPr="00B078C3" w:rsidRDefault="00E403F0" w:rsidP="00E403F0">
      <w:pPr>
        <w:rPr>
          <w:rFonts w:ascii="FontbitDavid" w:hAnsi="FontbitDavid"/>
          <w:sz w:val="24"/>
          <w:rtl/>
        </w:rPr>
      </w:pPr>
      <w:r w:rsidRPr="003A2C5F">
        <w:rPr>
          <w:rFonts w:ascii="FontbitDavid" w:hAnsi="FontbitDavid"/>
          <w:b/>
          <w:bCs/>
          <w:sz w:val="24"/>
          <w:rtl/>
        </w:rPr>
        <w:t>בסערה השיבוהו</w:t>
      </w:r>
      <w:r w:rsidRPr="00B078C3">
        <w:rPr>
          <w:rFonts w:ascii="FontbitDavid" w:hAnsi="FontbitDavid"/>
          <w:sz w:val="24"/>
          <w:rtl/>
        </w:rPr>
        <w:t xml:space="preserve"> - ויען ה' את איוב מן הסערה, ויאמר אליו: שוטה שבעולם, הרבה נימין בראתי בראשו של אדם, ולכל נימא ונימא בראתי לו גומא בפני עצמה שלא יהיו שתים </w:t>
      </w:r>
      <w:r w:rsidRPr="002B4E05">
        <w:rPr>
          <w:rFonts w:ascii="FontbitDavid" w:hAnsi="FontbitDavid"/>
          <w:spacing w:val="-2"/>
          <w:sz w:val="24"/>
          <w:rtl/>
        </w:rPr>
        <w:t>יונקות מגומא אחת,</w:t>
      </w:r>
      <w:r w:rsidRPr="002B4E05">
        <w:rPr>
          <w:rFonts w:ascii="FontbitDavid" w:hAnsi="FontbitDavid"/>
          <w:b/>
          <w:bCs/>
          <w:spacing w:val="-2"/>
          <w:sz w:val="24"/>
          <w:rtl/>
        </w:rPr>
        <w:t xml:space="preserve"> שאלמלא שתים יונקות מגומא אחת</w:t>
      </w:r>
      <w:r w:rsidRPr="002B4E05">
        <w:rPr>
          <w:rFonts w:ascii="FontbitDavid" w:hAnsi="FontbitDavid"/>
          <w:spacing w:val="-2"/>
          <w:sz w:val="24"/>
          <w:rtl/>
        </w:rPr>
        <w:t xml:space="preserve"> - מכחיש מאור עיניו של אדם.</w:t>
      </w:r>
    </w:p>
    <w:p w:rsidR="00E403F0" w:rsidRPr="00B078C3" w:rsidRDefault="00E403F0" w:rsidP="00E403F0">
      <w:pPr>
        <w:rPr>
          <w:rFonts w:ascii="FontbitDavid" w:hAnsi="FontbitDavid"/>
          <w:sz w:val="24"/>
          <w:rtl/>
        </w:rPr>
      </w:pPr>
      <w:r w:rsidRPr="00B078C3">
        <w:rPr>
          <w:rFonts w:ascii="FontbitDavid" w:hAnsi="FontbitDavid"/>
          <w:sz w:val="24"/>
          <w:rtl/>
        </w:rPr>
        <w:t xml:space="preserve">גומא בגומא </w:t>
      </w:r>
      <w:r w:rsidRPr="00B078C3">
        <w:rPr>
          <w:rFonts w:ascii="FontbitDavid" w:hAnsi="FontbitDavid"/>
          <w:sz w:val="24"/>
          <w:rtl/>
        </w:rPr>
        <w:t xml:space="preserve">לא</w:t>
      </w:r>
      <w:r w:rsidRPr="00B078C3">
        <w:rPr>
          <w:rFonts w:ascii="FontbitDavid" w:hAnsi="FontbitDavid"/>
          <w:sz w:val="24"/>
          <w:rtl/>
        </w:rPr>
        <w:t xml:space="preserve"> נתחלף לי, איוב באויב נתחלף לי? </w:t>
      </w:r>
      <w:r w:rsidRPr="00B078C3">
        <w:rPr>
          <w:rFonts w:ascii="FontbitDavid" w:hAnsi="FontbitDavid"/>
          <w:sz w:val="24"/>
          <w:rtl/>
        </w:rPr>
        <w:t xml:space="preserve">לא</w:t>
      </w:r>
      <w:r w:rsidRPr="00B078C3">
        <w:rPr>
          <w:rFonts w:ascii="FontbitDavid" w:hAnsi="FontbitDavid"/>
          <w:sz w:val="24"/>
          <w:rtl/>
        </w:rPr>
        <w:t xml:space="preserve"> </w:t>
      </w:r>
      <w:ins w:id="97191" w:author="מנוע מכני" w:date="2026-10-11T12:04:39Z">
        <w:r>
          <w:rPr>
            <w:rFonts w:ascii="FontbitDavid" w:hAnsi="FontbitDavid"/>
            <w:sz w:val="24"/>
            <w:rtl/>
          </w:rPr>
          <w:t xml:space="preserve">קשה</w:t>
        </w:r>
      </w:ins>
      <w:del w:id="97192"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הא </w:t>
      </w:r>
      <w:r>
        <w:rPr>
          <w:rFonts w:ascii="FontbitDavid" w:hAnsi="FontbitDavid" w:hint="cs"/>
          <w:sz w:val="24"/>
          <w:rtl/>
        </w:rPr>
        <w:t>בגוף</w:t>
      </w:r>
      <w:r w:rsidRPr="00B078C3">
        <w:rPr>
          <w:rFonts w:ascii="FontbitDavid" w:hAnsi="FontbitDavid"/>
          <w:sz w:val="24"/>
          <w:rtl/>
        </w:rPr>
        <w:t>, הא - בר</w:t>
      </w:r>
      <w:r>
        <w:rPr>
          <w:rFonts w:ascii="FontbitDavid" w:hAnsi="FontbitDavid" w:hint="cs"/>
          <w:sz w:val="24"/>
          <w:rtl/>
        </w:rPr>
        <w:t>אש</w:t>
      </w:r>
      <w:r w:rsidRPr="00B078C3">
        <w:rPr>
          <w:rFonts w:ascii="FontbitDavid" w:hAnsi="FontbitDavid"/>
          <w:sz w:val="24"/>
          <w:rtl/>
        </w:rPr>
        <w:t>.</w:t>
      </w:r>
    </w:p>
    <w:p>
      <w:pPr>
        <w:pStyle w:val="38"/>
        <w:rPr>
          <w:ins w:id="100776" w:author="מנוע מכני" w:date="2026-10-11T12:04:39Z"/>
        </w:rPr>
      </w:pPr>
      <w:ins w:id="92147" w:author="מנוע מכני" w:date="2026-10-11T12:04:39Z">
        <w:r>
          <w:t xml:space="preserve">א"ר</w:t>
        </w:r>
      </w:ins>
      <w:del w:id="92148" w:author="מנוע מכני" w:date="2026-10-11T12:04:39Z">
        <w:r w:rsidRPr="00B078C3">
          <w:delText xml:space="preserve">א''ר</w:delText>
        </w:r>
      </w:del>
      <w:r w:rsidRPr="00B078C3">
        <w:t xml:space="preserve"> יהודה </w:t>
      </w:r>
      <w:r w:rsidRPr="00B078C3">
        <w:t xml:space="preserve">אמר</w:t>
      </w:r>
      <w:r w:rsidRPr="00B078C3">
        <w:t xml:space="preserve"> שמואל:</w:t>
      </w:r>
    </w:p>
    <w:p w:rsidR="00E403F0" w:rsidRPr="00B078C3" w:rsidRDefault="00E403F0" w:rsidP="00E403F0">
      <w:pPr>
        <w:rPr>
          <w:rFonts w:ascii="FontbitDavid" w:hAnsi="FontbitDavid"/>
          <w:sz w:val="24"/>
          <w:rtl/>
        </w:rPr>
      </w:pPr>
      <w:del w:id="1007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שתי שערות שאמרו - </w:t>
      </w:r>
      <w:ins w:id="93237" w:author="מנוע מכני" w:date="2026-10-11T12:04:39Z">
        <w:r>
          <w:rPr>
            <w:rFonts w:ascii="FontbitDavid" w:hAnsi="FontbitDavid"/>
            <w:sz w:val="24"/>
            <w:rtl/>
          </w:rPr>
          <w:t xml:space="preserve">אפי'</w:t>
        </w:r>
      </w:ins>
      <w:del w:id="9323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אחת על הכף ואחת על הביצים.</w:t>
      </w:r>
    </w:p>
    <w:p>
      <w:pPr>
        <w:pStyle w:val="38"/>
        <w:rPr>
          <w:ins w:id="100778" w:author="מנוע מכני" w:date="2026-10-11T12:04:39Z"/>
        </w:rPr>
      </w:pPr>
      <w:r>
        <w:lastRenderedPageBreak/>
        <w:t xml:space="preserve">ת</w:t>
      </w:r>
      <w:ins w:id="92149" w:author="מנוע מכני" w:date="2026-10-11T12:04:39Z">
        <w:r>
          <w:t xml:space="preserve">נ"ה</w:t>
        </w:r>
      </w:ins>
      <w:del w:id="92150" w:author="מנוע מכני" w:date="2026-10-11T12:04:39Z">
        <w:r>
          <w:lastRenderedPageBreak/>
          <w:delText xml:space="preserve">נ''ה</w:delText>
        </w:r>
      </w:del>
      <w:r>
        <w:lastRenderedPageBreak/>
        <w:t xml:space="preserve">:</w:t>
      </w:r>
    </w:p>
    <w:p w:rsidR="00E403F0" w:rsidRPr="00B078C3" w:rsidRDefault="00E403F0" w:rsidP="00E403F0">
      <w:pPr>
        <w:rPr>
          <w:rFonts w:ascii="FontbitDavid" w:hAnsi="FontbitDavid"/>
          <w:sz w:val="24"/>
          <w:rtl/>
        </w:rPr>
      </w:pPr>
      <w:del w:id="100779" w:author="מנוע מכני" w:date="2026-10-11T12:04:39Z">
        <w:r>
          <w:rPr>
            <w:rFonts w:ascii="FontbitDavid" w:hAnsi="FontbitDavid"/>
            <w:sz w:val="24"/>
            <w:rtl/>
          </w:rPr>
          <w:lastRenderedPageBreak/>
          <w:delText xml:space="preserve"> </w:delText>
        </w:r>
      </w:del>
      <w:r>
        <w:rPr>
          <w:rFonts w:ascii="FontbitDavid" w:hAnsi="FontbitDavid"/>
          <w:sz w:val="24"/>
          <w:rtl/>
        </w:rPr>
        <w:lastRenderedPageBreak/>
        <w:t xml:space="preserve">שתי שערות שאמרו</w:t>
      </w:r>
      <w:r w:rsidRPr="00B078C3">
        <w:rPr>
          <w:rFonts w:ascii="FontbitDavid" w:hAnsi="FontbitDavid"/>
          <w:sz w:val="24"/>
          <w:rtl/>
        </w:rPr>
        <w:t xml:space="preserve"> </w:t>
      </w:r>
      <w:ins w:id="93241" w:author="מנוע מכני" w:date="2026-10-11T12:04:39Z">
        <w:r>
          <w:rPr>
            <w:rFonts w:ascii="FontbitDavid" w:hAnsi="FontbitDavid"/>
            <w:sz w:val="24"/>
            <w:rtl/>
          </w:rPr>
          <w:t xml:space="preserve">אפי'</w:t>
        </w:r>
      </w:ins>
      <w:del w:id="93242"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אחת בגבה ואחת בכריסה, אחת </w:t>
      </w:r>
      <w:r w:rsidRPr="00B078C3">
        <w:rPr>
          <w:rFonts w:ascii="FontbitDavid" w:hAnsi="FontbitDavid"/>
          <w:sz w:val="24"/>
          <w:rtl/>
        </w:rPr>
        <w:t xml:space="preserve">ע"ג</w:t>
      </w:r>
      <w:r w:rsidRPr="00B078C3">
        <w:rPr>
          <w:rFonts w:ascii="FontbitDavid" w:hAnsi="FontbitDavid"/>
          <w:sz w:val="24"/>
          <w:rtl/>
        </w:rPr>
        <w:t xml:space="preserve"> קשרי אצבעותיה של </w:t>
      </w:r>
      <w:r w:rsidRPr="00017C1D">
        <w:rPr>
          <w:rFonts w:ascii="FontbitDavid" w:hAnsi="FontbitDavid"/>
          <w:spacing w:val="-4"/>
          <w:sz w:val="24"/>
          <w:rtl/>
        </w:rPr>
        <w:t xml:space="preserve">יד ואחת </w:t>
      </w:r>
      <w:r w:rsidRPr="00017C1D">
        <w:rPr>
          <w:rFonts w:ascii="FontbitDavid" w:hAnsi="FontbitDavid"/>
          <w:spacing w:val="-4"/>
          <w:sz w:val="24"/>
          <w:rtl/>
        </w:rPr>
        <w:t xml:space="preserve">ע"ג</w:t>
      </w:r>
      <w:r w:rsidRPr="00017C1D">
        <w:rPr>
          <w:rFonts w:ascii="FontbitDavid" w:hAnsi="FontbitDavid"/>
          <w:spacing w:val="-4"/>
          <w:sz w:val="24"/>
          <w:rtl/>
        </w:rPr>
        <w:t xml:space="preserve"> קשרי אצבעותיה של רגל</w:t>
      </w:r>
      <w:ins w:id="96921" w:author="מנוע מכני" w:date="2026-10-11T12:04:39Z">
        <w:r>
          <w:rPr>
            <w:rFonts w:ascii="FontbitDavid" w:hAnsi="FontbitDavid"/>
            <w:spacing w:val="-4"/>
            <w:sz w:val="24"/>
            <w:rtl/>
          </w:rPr>
          <w:t xml:space="preserve"> </w:t>
        </w:r>
      </w:ins>
      <w:del w:id="96922"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דברי </w:t>
      </w:r>
      <w:r w:rsidRPr="00017C1D">
        <w:rPr>
          <w:rStyle w:val="2fb"/>
          <w:rFonts w:ascii="FontbitDavid" w:hAnsi="FontbitDavid"/>
          <w:spacing w:val="-4"/>
          <w:sz w:val="24"/>
          <w:rtl/>
        </w:rPr>
        <w:t xml:space="preserve">ר</w:t>
      </w:r>
      <w:r w:rsidRPr="00017C1D">
        <w:rPr>
          <w:rStyle w:val="2fb"/>
          <w:rFonts w:ascii="FontbitDavid" w:hAnsi="FontbitDavid" w:hint="cs"/>
          <w:spacing w:val="-4"/>
          <w:sz w:val="24"/>
          <w:rtl/>
        </w:rPr>
        <w:t xml:space="preserve">ש</w:t>
      </w:r>
      <w:ins w:id="92151" w:author="מנוע מכני" w:date="2026-10-11T12:04:39Z">
        <w:r>
          <w:rPr>
            <w:rStyle w:val="2fb"/>
            <w:rFonts w:ascii="FontbitDavid" w:hAnsi="FontbitDavid" w:hint="cs"/>
            <w:spacing w:val="-4"/>
            <w:sz w:val="24"/>
            <w:rtl/>
          </w:rPr>
          <w:t xml:space="preserve">ב"י</w:t>
        </w:r>
      </w:ins>
      <w:del w:id="92152" w:author="מנוע מכני" w:date="2026-10-11T12:04:39Z">
        <w:r w:rsidRPr="00017C1D">
          <w:rPr>
            <w:rFonts w:ascii="FontbitDavid" w:hAnsi="FontbitDavid" w:hint="cs"/>
            <w:spacing w:val="-4"/>
            <w:sz w:val="24"/>
            <w:rtl/>
          </w:rPr>
          <w:delText xml:space="preserve">ב''י</w:delText>
        </w:r>
      </w:del>
      <w:r w:rsidRPr="00017C1D">
        <w:rPr>
          <w:rFonts w:ascii="FontbitDavid" w:hAnsi="FontbitDavid" w:hint="cs"/>
          <w:spacing w:val="-4"/>
          <w:sz w:val="24"/>
          <w:rtl/>
        </w:rPr>
        <w:t xml:space="preserve"> </w:t>
      </w:r>
      <w:r w:rsidRPr="00017C1D">
        <w:rPr>
          <w:rFonts w:ascii="FontbitDavid" w:hAnsi="FontbitDavid"/>
          <w:spacing w:val="-4"/>
          <w:sz w:val="24"/>
          <w:rtl/>
        </w:rPr>
        <w:t xml:space="preserve">איש כפר עכו שאמר משום </w:t>
      </w:r>
      <w:ins w:id="93239" w:author="מנוע מכני" w:date="2026-10-11T12:04:39Z">
        <w:r>
          <w:rPr>
            <w:rStyle w:val="2fb"/>
            <w:rFonts w:ascii="FontbitDavid" w:hAnsi="FontbitDavid"/>
            <w:spacing w:val="-4"/>
            <w:sz w:val="24"/>
            <w:rtl/>
          </w:rPr>
          <w:t xml:space="preserve">ר"ש</w:t>
        </w:r>
      </w:ins>
      <w:del w:id="93240" w:author="מנוע מכני" w:date="2026-10-11T12:04:39Z">
        <w:r w:rsidRPr="00017C1D">
          <w:rPr>
            <w:rFonts w:ascii="FontbitDavid" w:hAnsi="FontbitDavid"/>
            <w:spacing w:val="-4"/>
            <w:sz w:val="24"/>
            <w:rtl/>
          </w:rPr>
          <w:delText xml:space="preserve">רבי שמעון</w:delText>
        </w:r>
      </w:del>
      <w:r w:rsidRPr="00017C1D">
        <w:rPr>
          <w:rFonts w:ascii="FontbitDavid" w:hAnsi="FontbitDavid"/>
          <w:spacing w:val="-4"/>
          <w:sz w:val="24"/>
          <w:rtl/>
        </w:rPr>
        <w:t xml:space="preserve">.</w:t>
      </w:r>
    </w:p>
    <w:p>
      <w:pPr>
        <w:pStyle w:val="38"/>
        <w:rPr>
          <w:ins w:id="100780" w:author="מנוע מכני" w:date="2026-10-11T12:04:39Z"/>
        </w:rPr>
      </w:pPr>
      <w:r w:rsidRPr="00B078C3">
        <w:t xml:space="preserve">ורבנן </w:t>
      </w:r>
      <w:ins w:id="92153" w:author="מנוע מכני" w:date="2026-10-11T12:04:39Z">
        <w:r>
          <w:t xml:space="preserve">א"ר</w:t>
        </w:r>
      </w:ins>
      <w:del w:id="92154" w:author="מנוע מכני" w:date="2026-10-11T12:04:39Z">
        <w:r w:rsidRPr="00B078C3">
          <w:delText xml:space="preserve">א''ר</w:delText>
        </w:r>
      </w:del>
      <w:r w:rsidRPr="00B078C3">
        <w:t xml:space="preserve"> חסדא:</w:t>
      </w:r>
    </w:p>
    <w:p w:rsidR="00E403F0" w:rsidRDefault="00E403F0" w:rsidP="00E403F0">
      <w:pPr>
        <w:rPr>
          <w:rFonts w:ascii="FontbitDavid" w:hAnsi="FontbitDavid"/>
          <w:sz w:val="24"/>
          <w:rtl/>
        </w:rPr>
      </w:pPr>
      <w:del w:id="1007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שיהו ב' שערות במקום אחד.</w:t>
      </w:r>
    </w:p>
    <w:p w:rsidR="00E403F0" w:rsidRPr="00B078C3" w:rsidRDefault="00E403F0" w:rsidP="00E403F0">
      <w:pPr>
        <w:rPr>
          <w:rFonts w:ascii="FontbitDavid" w:hAnsi="FontbitDavid"/>
          <w:sz w:val="24"/>
          <w:rtl/>
        </w:rPr>
      </w:pPr>
    </w:p>
    <w:p>
      <w:pPr>
        <w:pStyle w:val="afffff8"/>
        <w:rPr>
          <w:ins w:id="90221" w:author="קלוד" w:date="2026-10-11T12:23:38Z"/>
        </w:rPr>
      </w:pPr>
      <w:ins w:id="90222" w:author="קלוד" w:date="2026-10-11T12:23:38Z">
        <w:r>
          <w:rPr>
            <w:color w:val="7B3F00"/>
          </w:rPr>
          <w:t xml:space="preserve">עד מתי הבת ממאנת - מחלוקת התנאים</w:t>
        </w:r>
      </w:ins>
    </w:p>
    <w:p w:rsidR="00E403F0"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עד מתי הבת ממאנת? עד שתביא שתי שערות - דברי </w:t>
      </w:r>
      <w:ins w:id="93243" w:author="מנוע מכני" w:date="2026-10-11T12:04:39Z">
        <w:r>
          <w:rPr>
            <w:rStyle w:val="2fb"/>
            <w:rFonts w:ascii="FontbitDavid" w:hAnsi="FontbitDavid"/>
            <w:sz w:val="24"/>
            <w:rtl/>
          </w:rPr>
          <w:t xml:space="preserve">ר"מ</w:t>
        </w:r>
      </w:ins>
      <w:del w:id="93244" w:author="מנוע מכני" w:date="2026-10-11T12:04:39Z">
        <w:r w:rsidRPr="00B078C3">
          <w:rPr>
            <w:rFonts w:ascii="FontbitDavid" w:hAnsi="FontbitDavid"/>
            <w:sz w:val="24"/>
            <w:rtl/>
          </w:rPr>
          <w:delText xml:space="preserve">רבי מאיר</w:delText>
        </w:r>
      </w:del>
      <w:r w:rsidRPr="00B078C3">
        <w:rPr>
          <w:rFonts w:ascii="FontbitDavid" w:hAnsi="FontbitDavid"/>
          <w:sz w:val="24"/>
          <w:rtl/>
        </w:rPr>
        <w:t xml:space="preserve">, </w:t>
      </w:r>
    </w:p>
    <w:p>
      <w:pPr>
        <w:pStyle w:val="38"/>
        <w:rPr>
          <w:ins w:id="100782" w:author="מנוע מכני" w:date="2026-10-11T12:04:39Z"/>
        </w:rPr>
      </w:pPr>
      <w:r w:rsidRPr="00B078C3">
        <w:t xml:space="preserve">ר' יהודה</w:t>
      </w:r>
      <w:del w:id="101782"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78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שירבה השחור, </w:t>
      </w:r>
    </w:p>
    <w:p>
      <w:pPr>
        <w:pStyle w:val="38"/>
        <w:rPr>
          <w:ins w:id="100784" w:author="מנוע מכני" w:date="2026-10-11T12:04:39Z"/>
        </w:rPr>
      </w:pPr>
      <w:r w:rsidRPr="00B078C3">
        <w:t xml:space="preserve">רבי יוסי</w:t>
      </w:r>
      <w:del w:id="101783"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078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שתקיף העטרה, </w:t>
      </w:r>
    </w:p>
    <w:p w:rsidR="00E403F0" w:rsidRPr="00B078C3" w:rsidRDefault="00E403F0" w:rsidP="00E403F0">
      <w:pPr>
        <w:rPr>
          <w:rFonts w:ascii="FontbitDavid" w:hAnsi="FontbitDavid"/>
          <w:sz w:val="24"/>
          <w:rtl/>
        </w:rPr>
      </w:pPr>
      <w:r w:rsidRPr="00B078C3">
        <w:rPr>
          <w:rFonts w:ascii="FontbitDavid" w:hAnsi="FontbitDavid"/>
          <w:sz w:val="24"/>
          <w:rtl/>
        </w:rPr>
        <w:t>בן שלקות אומר: עד שתכלכל.</w:t>
      </w:r>
    </w:p>
    <w:p w:rsidR="00E403F0" w:rsidRDefault="00E403F0" w:rsidP="00E403F0">
      <w:pPr>
        <w:rPr>
          <w:rFonts w:ascii="FontbitDavid" w:hAnsi="FontbitDavid"/>
          <w:sz w:val="24"/>
          <w:rtl/>
        </w:rPr>
      </w:pPr>
      <w:r w:rsidRPr="00B078C3">
        <w:rPr>
          <w:rFonts w:ascii="FontbitDavid" w:hAnsi="FontbitDavid"/>
          <w:sz w:val="24"/>
          <w:rtl/>
        </w:rPr>
        <w:t xml:space="preserve">ו</w:t>
      </w:r>
      <w:ins w:id="92155" w:author="מנוע מכני" w:date="2026-10-11T12:04:39Z">
        <w:r>
          <w:rPr>
            <w:rFonts w:ascii="FontbitDavid" w:hAnsi="FontbitDavid"/>
            <w:sz w:val="24"/>
            <w:rtl/>
          </w:rPr>
          <w:t xml:space="preserve">א"ר</w:t>
        </w:r>
      </w:ins>
      <w:del w:id="92156"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 שמעון, מצאני חנינא בן חכינאי בצידן ואמר: כשאתה מגיע אצל </w:t>
      </w:r>
      <w:r w:rsidRPr="00B078C3">
        <w:rPr>
          <w:rStyle w:val="2fb"/>
          <w:rFonts w:ascii="FontbitDavid" w:hAnsi="FontbitDavid"/>
          <w:sz w:val="24"/>
          <w:rtl/>
        </w:rPr>
        <w:t xml:space="preserve">ר"ע</w:t>
      </w:r>
      <w:r w:rsidRPr="00B078C3">
        <w:rPr>
          <w:rFonts w:ascii="FontbitDavid" w:hAnsi="FontbitDavid"/>
          <w:sz w:val="24"/>
          <w:rtl/>
        </w:rPr>
        <w:t xml:space="preserve"> אמור לו עד מתי הבת ממאנת? </w:t>
      </w:r>
    </w:p>
    <w:p w:rsidR="00E403F0" w:rsidRDefault="00E403F0" w:rsidP="00E403F0">
      <w:pPr>
        <w:rPr>
          <w:rFonts w:ascii="FontbitDavid" w:hAnsi="FontbitDavid"/>
          <w:sz w:val="24"/>
          <w:rtl/>
        </w:rPr>
      </w:pPr>
      <w:r w:rsidRPr="00B078C3">
        <w:rPr>
          <w:rFonts w:ascii="FontbitDavid" w:hAnsi="FontbitDavid"/>
          <w:sz w:val="24"/>
          <w:rtl/>
        </w:rPr>
        <w:t xml:space="preserve">אם יאמר לך עד שתביא שתי שערות, אמור לו והלא בן שלקות העיד במעמד כולכם ביבנה עד שתכלכל, ולא אמרתם לו דבר! </w:t>
      </w:r>
    </w:p>
    <w:p>
      <w:pPr>
        <w:pStyle w:val="38"/>
        <w:rPr>
          <w:ins w:id="100786" w:author="מנוע מכני" w:date="2026-10-11T12:04:39Z"/>
        </w:rPr>
      </w:pPr>
      <w:r w:rsidRPr="00B078C3">
        <w:t xml:space="preserve">כשבאתי אצל </w:t>
      </w:r>
      <w:ins w:id="92157" w:author="מנוע מכני" w:date="2026-10-11T12:04:39Z">
        <w:r>
          <w:t xml:space="preserve">ר"ע</w:t>
        </w:r>
      </w:ins>
      <w:del w:id="92158" w:author="מנוע מכני" w:date="2026-10-11T12:04:39Z">
        <w:r w:rsidRPr="00B078C3">
          <w:delText xml:space="preserve">ר</w:delText>
        </w:r>
        <w:r>
          <w:delText xml:space="preserve">''ע</w:delText>
        </w:r>
      </w:del>
      <w:r>
        <w:t xml:space="preserve"> </w:t>
      </w:r>
      <w:ins w:id="92159" w:author="מנוע מכני" w:date="2026-10-11T12:04:39Z">
        <w:r>
          <w:t xml:space="preserve">א"ל</w:t>
        </w:r>
      </w:ins>
      <w:del w:id="92160" w:author="מנוע מכני" w:date="2026-10-11T12:04:39Z">
        <w:r>
          <w:delText xml:space="preserve">א''ל</w:delText>
        </w:r>
      </w:del>
      <w:ins w:id="97305" w:author="מנוע מכני" w:date="2026-10-11T12:04:39Z">
        <w:r>
          <w:t xml:space="preserve">:</w:t>
        </w:r>
      </w:ins>
    </w:p>
    <w:p w:rsidR="00E403F0" w:rsidRPr="00B078C3" w:rsidRDefault="00E403F0" w:rsidP="00E403F0">
      <w:pPr>
        <w:rPr>
          <w:rFonts w:ascii="FontbitDavid" w:hAnsi="FontbitDavid"/>
          <w:sz w:val="24"/>
          <w:rtl/>
        </w:rPr>
      </w:pPr>
      <w:del w:id="9730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del w:id="1007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כלכול זה </w:t>
      </w:r>
      <w:ins w:id="92161" w:author="מנוע מכני" w:date="2026-10-11T12:04:39Z">
        <w:r>
          <w:rPr>
            <w:rFonts w:ascii="FontbitDavid" w:hAnsi="FontbitDavid" w:hint="cs"/>
            <w:sz w:val="24"/>
            <w:rtl/>
          </w:rPr>
          <w:t xml:space="preserve">א"י</w:t>
        </w:r>
      </w:ins>
      <w:del w:id="92162" w:author="מנוע מכני" w:date="2026-10-11T12:04:39Z">
        <w:r>
          <w:rPr>
            <w:rFonts w:ascii="FontbitDavid" w:hAnsi="FontbitDavid" w:hint="cs"/>
            <w:sz w:val="24"/>
            <w:rtl/>
          </w:rPr>
          <w:delText xml:space="preserve">א''י</w:delText>
        </w:r>
      </w:del>
      <w:r>
        <w:rPr>
          <w:rFonts w:ascii="FontbitDavid" w:hAnsi="FontbitDavid" w:hint="cs"/>
          <w:sz w:val="24"/>
          <w:rtl/>
        </w:rPr>
        <w:t xml:space="preserve"> </w:t>
      </w:r>
      <w:r w:rsidRPr="00B078C3">
        <w:rPr>
          <w:rFonts w:ascii="FontbitDavid" w:hAnsi="FontbitDavid"/>
          <w:sz w:val="24"/>
          <w:rtl/>
        </w:rPr>
        <w:t>מהו, בן שלקות איני מכיר, עד מתי הבת ממאנת עד שתביא ב' שערות.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65" w:author="קלוד" w:date="2026-10-11T09:07:21Z"/>
        </w:rPr>
      </w:pPr>
      <w:ins w:id="20364" w:author="קלוד" w:date="2026-10-11T09:07:21Z">
        <w:r>
          <w:t xml:space="preserve">משנה יב</w:t>
        </w:r>
      </w:ins>
    </w:p>
    <w:p w:rsidR="00E403F0" w:rsidRPr="00D65BEC" w:rsidRDefault="00E403F0" w:rsidP="00E403F0">
      <w:pPr>
        <w:pStyle w:val="afff9"/>
        <w:rPr>
          <w:del w:id="20239" w:author="קלוד" w:date="2026-10-11T09:07:21Z"/>
          <w:rtl/>
        </w:rPr>
      </w:pPr>
      <w:del w:id="20238" w:author="קלוד" w:date="2026-10-11T09:07:21Z">
        <w:r w:rsidRPr="00D65BEC">
          <w:rPr>
            <w:rtl/>
          </w:rPr>
          <w:delText xml:space="preserve">מתני'.</w:delText>
        </w:r>
      </w:del>
    </w:p>
    <w:p w:rsidR="00E403F0" w:rsidRPr="00D65BEC" w:rsidRDefault="00E403F0" w:rsidP="00E403F0">
      <w:pPr>
        <w:pStyle w:val="afff9"/>
        <w:spacing w:before="120"/>
        <w:rPr>
          <w:rtl/>
        </w:rPr>
        <w:pPrChange w:id="90040" w:author="קלוד" w:date="2026-10-11T12:09:42Z">
          <w:pPr>
            <w:pStyle w:val="afff9"/>
          </w:pPr>
        </w:pPrChange>
      </w:pPr>
      <w:r w:rsidRPr="00D65BEC">
        <w:rPr>
          <w:rtl/>
        </w:rPr>
        <w:t xml:space="preserve">שתי שערות האמורות בפרה, ובנגעים, והאמורות בכל מקום </w:t>
      </w:r>
    </w:p>
    <w:p w:rsidR="00E403F0" w:rsidRPr="00D65BEC" w:rsidRDefault="00E403F0" w:rsidP="00E403F0">
      <w:pPr>
        <w:pStyle w:val="afff9"/>
        <w:rPr>
          <w:rtl/>
        </w:rPr>
      </w:pPr>
      <w:r>
        <w:rPr>
          <w:rStyle w:val="TanaimMishna"/>
          <w:rFonts w:hint="cs"/>
          <w:rtl/>
          <w:rPrChange w:id="20031" w:author="קלוד" w:date="2026-10-11T09:07:21Z">
            <w:rPr>
              <w:rFonts w:hint="cs"/>
              <w:rtl/>
            </w:rPr>
          </w:rPrChange>
        </w:rPr>
        <w:t xml:space="preserve">רבי ישמעאל</w:t>
      </w:r>
      <w:r>
        <w:rPr>
          <w:rStyle w:val="TanaimMishna"/>
          <w:rFonts w:hint="cs"/>
          <w:rtl/>
          <w:rPrChange w:id="102915" w:author="Claude" w:date="2026-10-11T09:07:54Z">
            <w:rPr>
              <w:rFonts w:hint="cs"/>
              <w:rtl/>
            </w:rPr>
          </w:rPrChange>
        </w:rPr>
        <w:t xml:space="preserve">:</w:t>
      </w:r>
      <w:r>
        <w:rPr>
          <w:rFonts w:hint="cs"/>
          <w:rtl/>
        </w:rPr>
        <w:t xml:space="preserve"> </w:t>
      </w:r>
      <w:r w:rsidRPr="00D65BEC">
        <w:rPr>
          <w:rtl/>
        </w:rPr>
        <w:t xml:space="preserve">כדי לכוף ראשן לעיקרן </w:t>
      </w:r>
    </w:p>
    <w:p w:rsidR="00E403F0" w:rsidRPr="00D65BEC" w:rsidRDefault="00E403F0" w:rsidP="00E403F0">
      <w:pPr>
        <w:pStyle w:val="afff9"/>
        <w:rPr>
          <w:rtl/>
        </w:rPr>
      </w:pPr>
      <w:r>
        <w:rPr>
          <w:rStyle w:val="TanaimMishna"/>
          <w:rtl/>
          <w:rPrChange w:id="102916" w:author="Claude" w:date="2026-10-11T09:07:54Z">
            <w:rPr>
              <w:rtl/>
            </w:rPr>
          </w:rPrChange>
        </w:rPr>
        <w:t xml:space="preserve">ר"א</w:t>
      </w:r>
      <w:r>
        <w:rPr>
          <w:rtl/>
        </w:rPr>
        <w:t xml:space="preserve"> אומר</w:t>
      </w:r>
      <w:r>
        <w:rPr>
          <w:rStyle w:val="TanaimMishna"/>
          <w:rtl/>
          <w:rPrChange w:id="102917" w:author="Claude" w:date="2026-10-11T09:07:54Z">
            <w:rPr>
              <w:rtl/>
            </w:rPr>
          </w:rPrChange>
        </w:rPr>
        <w:t xml:space="preserve">:</w:t>
      </w:r>
      <w:r>
        <w:rPr>
          <w:rtl/>
        </w:rPr>
        <w:t xml:space="preserve"> </w:t>
      </w:r>
      <w:r w:rsidRPr="00D65BEC">
        <w:rPr>
          <w:rtl/>
        </w:rPr>
        <w:tab/>
        <w:t xml:space="preserve">כדי לקרוץ בציפורן, </w:t>
      </w:r>
    </w:p>
    <w:p w:rsidR="00E403F0" w:rsidRPr="00D65BEC" w:rsidRDefault="00E403F0" w:rsidP="00E403F0">
      <w:pPr>
        <w:pStyle w:val="afff9"/>
        <w:rPr>
          <w:rtl/>
        </w:rPr>
      </w:pPr>
      <w:r>
        <w:rPr>
          <w:rStyle w:val="TanaimMishna"/>
          <w:rtl/>
          <w:rPrChange w:id="102918" w:author="Claude" w:date="2026-10-11T09:07:54Z">
            <w:rPr>
              <w:rtl/>
            </w:rPr>
          </w:rPrChange>
        </w:rPr>
        <w:t xml:space="preserve">ר' עקיבא</w:t>
      </w:r>
      <w:r>
        <w:rPr>
          <w:rtl/>
        </w:rPr>
        <w:t xml:space="preserve"> אומר</w:t>
      </w:r>
      <w:r>
        <w:rPr>
          <w:rStyle w:val="TanaimMishna"/>
          <w:rtl/>
          <w:rPrChange w:id="102919" w:author="Claude" w:date="2026-10-11T09:07:54Z">
            <w:rPr>
              <w:rtl/>
            </w:rPr>
          </w:rPrChange>
        </w:rPr>
        <w:t xml:space="preserve">:</w:t>
      </w:r>
      <w:r>
        <w:rPr>
          <w:rtl/>
        </w:rPr>
        <w:t xml:space="preserve"> כדי שיהו ניטלות בזוג.</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38"/>
        <w:rPr>
          <w:ins w:id="100788" w:author="מנוע מכני" w:date="2026-10-11T12:04:39Z"/>
        </w:rPr>
      </w:pPr>
      <w:ins w:id="92163" w:author="מנוע מכני" w:date="2026-10-11T12:04:39Z">
        <w:r>
          <w:t xml:space="preserve">ר"ח</w:t>
        </w:r>
      </w:ins>
      <w:del w:id="92164" w:author="מנוע מכני" w:date="2026-10-11T12:04:39Z">
        <w:r>
          <w:delText xml:space="preserve">ר''ח</w:delText>
        </w:r>
      </w:del>
      <w:r>
        <w:t xml:space="preserve"> מ</w:t>
      </w:r>
      <w:ins w:id="92165" w:author="מנוע מכני" w:date="2026-10-11T12:04:39Z">
        <w:r>
          <w:t xml:space="preserve">ר"ע</w:t>
        </w:r>
      </w:ins>
      <w:del w:id="92166" w:author="מנוע מכני" w:date="2026-10-11T12:04:39Z">
        <w:r>
          <w:delText xml:space="preserve">ר''ע</w:delText>
        </w:r>
      </w:del>
      <w:r w:rsidRPr="00B078C3">
        <w:t xml:space="preserve">:</w:t>
      </w:r>
    </w:p>
    <w:p w:rsidR="00E403F0" w:rsidRPr="00B078C3" w:rsidRDefault="00E403F0" w:rsidP="00E403F0">
      <w:pPr>
        <w:rPr>
          <w:rFonts w:ascii="FontbitDavid" w:hAnsi="FontbitDavid"/>
          <w:sz w:val="24"/>
          <w:rtl/>
        </w:rPr>
      </w:pPr>
      <w:del w:id="10078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כדברי כולן להחמיר.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67" w:author="קלוד" w:date="2026-10-11T09:07:21Z"/>
        </w:rPr>
      </w:pPr>
      <w:ins w:id="20366" w:author="קלוד" w:date="2026-10-11T09:07:21Z">
        <w:r>
          <w:t xml:space="preserve">משנה יג</w:t>
        </w:r>
      </w:ins>
    </w:p>
    <w:p w:rsidR="00E403F0" w:rsidRPr="00D65BEC" w:rsidRDefault="00E403F0" w:rsidP="00E403F0">
      <w:pPr>
        <w:pStyle w:val="afff9"/>
        <w:rPr>
          <w:del w:id="20241" w:author="קלוד" w:date="2026-10-11T09:07:21Z"/>
          <w:rtl/>
        </w:rPr>
      </w:pPr>
      <w:del w:id="20240" w:author="קלוד" w:date="2026-10-11T09:07:21Z">
        <w:r w:rsidRPr="00D65BEC">
          <w:rPr>
            <w:rtl/>
          </w:rPr>
          <w:delText xml:space="preserve">מתני'.</w:delText>
        </w:r>
      </w:del>
    </w:p>
    <w:p w:rsidR="00E403F0" w:rsidRPr="00D65BEC" w:rsidRDefault="00E403F0" w:rsidP="00E403F0">
      <w:pPr>
        <w:pStyle w:val="afff9"/>
        <w:spacing w:before="120"/>
        <w:rPr>
          <w:rtl/>
        </w:rPr>
        <w:pPrChange w:id="90041" w:author="קלוד" w:date="2026-10-11T12:09:42Z">
          <w:pPr>
            <w:pStyle w:val="afff9"/>
          </w:pPr>
        </w:pPrChange>
      </w:pPr>
      <w:r>
        <w:rPr>
          <w:rtl/>
        </w:rPr>
        <w:t xml:space="preserve">הרואה כתם - הרי זו מקולקלת וחוששת משום זוב - דברי </w:t>
      </w:r>
      <w:r>
        <w:rPr>
          <w:rStyle w:val="TanaimMishna"/>
          <w:rtl/>
          <w:rPrChange w:id="20032" w:author="קלוד" w:date="2026-10-11T09:07:21Z">
            <w:rPr>
              <w:rtl/>
            </w:rPr>
          </w:rPrChange>
        </w:rPr>
        <w:t xml:space="preserve">רבי מאיר</w:t>
      </w:r>
      <w:r>
        <w:rPr>
          <w:rtl/>
        </w:rPr>
        <w:t xml:space="preserve">, </w:t>
      </w:r>
    </w:p>
    <w:p w:rsidR="00E403F0" w:rsidRPr="00D65BEC" w:rsidRDefault="00E403F0" w:rsidP="00E403F0">
      <w:pPr>
        <w:pStyle w:val="afff9"/>
        <w:rPr>
          <w:rtl/>
        </w:rPr>
      </w:pPr>
      <w:r w:rsidRPr="00D65BEC">
        <w:rPr>
          <w:rtl/>
        </w:rPr>
        <w:t>וחכ"א: אין בכתמים משום זוב.</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19" w:author="קלוד" w:date="2026-10-11T12:23:38Z"/>
        </w:rPr>
      </w:pPr>
      <w:ins w:id="90220" w:author="קלוד" w:date="2026-10-11T12:23:38Z">
        <w:r>
          <w:rPr>
            <w:color w:val="7B3F00"/>
          </w:rPr>
          <w:t xml:space="preserve">כתם - אין בו משום זוב, ופעמים מביא לידי זיבה</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מאן חכמים! </w:t>
      </w:r>
      <w:r w:rsidRPr="00B078C3">
        <w:rPr>
          <w:rStyle w:val="2fb"/>
          <w:rFonts w:ascii="FontbitDavid" w:hAnsi="FontbitDavid"/>
          <w:sz w:val="24"/>
          <w:rtl/>
        </w:rPr>
        <w:t xml:space="preserve">ר</w:t>
      </w:r>
      <w:r>
        <w:rPr>
          <w:rStyle w:val="2fb"/>
          <w:rFonts w:ascii="FontbitDavid" w:hAnsi="FontbitDavid" w:hint="cs"/>
          <w:sz w:val="24"/>
          <w:rtl/>
        </w:rPr>
        <w:t xml:space="preserve">ח</w:t>
      </w:r>
      <w:ins w:id="92167" w:author="מנוע מכני" w:date="2026-10-11T12:04:39Z">
        <w:r>
          <w:rPr>
            <w:rStyle w:val="2fb"/>
            <w:rFonts w:ascii="FontbitDavid" w:hAnsi="FontbitDavid" w:hint="cs"/>
            <w:sz w:val="24"/>
            <w:rtl/>
          </w:rPr>
          <w:t xml:space="preserve">ב"א</w:t>
        </w:r>
      </w:ins>
      <w:del w:id="92168" w:author="מנוע מכני" w:date="2026-10-11T12:04:39Z">
        <w:r>
          <w:rPr>
            <w:rFonts w:ascii="FontbitDavid" w:hAnsi="FontbitDavid" w:hint="cs"/>
            <w:sz w:val="24"/>
            <w:rtl/>
          </w:rPr>
          <w:delText xml:space="preserve">ב''א</w:delText>
        </w:r>
      </w:del>
      <w:r>
        <w:rPr>
          <w:rFonts w:ascii="FontbitDavid" w:hAnsi="FontbitDavid" w:hint="cs"/>
          <w:sz w:val="24"/>
          <w:rtl/>
        </w:rPr>
        <w:t xml:space="preserve"> </w:t>
      </w:r>
      <w:r w:rsidRPr="00B078C3">
        <w:rPr>
          <w:rFonts w:ascii="FontbitDavid" w:hAnsi="FontbitDavid"/>
          <w:sz w:val="24"/>
          <w:rtl/>
        </w:rPr>
        <w:t xml:space="preserve">דתניא</w:t>
      </w:r>
      <w:r w:rsidRPr="00B078C3">
        <w:rPr>
          <w:rFonts w:ascii="FontbitDavid" w:hAnsi="FontbitDavid"/>
          <w:sz w:val="24"/>
          <w:rtl/>
        </w:rPr>
        <w:t xml:space="preserve">, </w:t>
      </w:r>
      <w:r w:rsidRPr="00B078C3">
        <w:rPr>
          <w:rStyle w:val="2fb"/>
          <w:rFonts w:ascii="FontbitDavid" w:hAnsi="FontbitDavid"/>
          <w:sz w:val="24"/>
          <w:rtl/>
        </w:rPr>
        <w:t xml:space="preserve">ר"ח</w:t>
      </w:r>
      <w:r w:rsidRPr="00B078C3">
        <w:rPr>
          <w:rFonts w:ascii="FontbitDavid" w:hAnsi="FontbitDavid"/>
          <w:sz w:val="24"/>
          <w:rtl/>
        </w:rPr>
        <w:t xml:space="preserve"> בן אנטיגנוס אומר: כתמים אין בהן משום זוב.</w:t>
      </w:r>
    </w:p>
    <w:p w:rsidR="00E403F0" w:rsidRPr="00B078C3" w:rsidRDefault="00E403F0" w:rsidP="00E403F0">
      <w:pPr>
        <w:rPr>
          <w:rFonts w:ascii="FontbitDavid" w:hAnsi="FontbitDavid"/>
          <w:sz w:val="24"/>
          <w:rtl/>
        </w:rPr>
      </w:pPr>
      <w:r w:rsidRPr="00B078C3">
        <w:rPr>
          <w:rFonts w:ascii="FontbitDavid" w:hAnsi="FontbitDavid"/>
          <w:sz w:val="24"/>
          <w:rtl/>
        </w:rPr>
        <w:t>ופעמים שהכתמים מביאין לידי זיבה.</w:t>
      </w:r>
    </w:p>
    <w:p w:rsidR="00E403F0" w:rsidRPr="00B078C3" w:rsidRDefault="00E403F0" w:rsidP="00E403F0">
      <w:pPr>
        <w:rPr>
          <w:rFonts w:ascii="FontbitDavid" w:hAnsi="FontbitDavid"/>
          <w:sz w:val="24"/>
          <w:rtl/>
        </w:rPr>
      </w:pPr>
      <w:r w:rsidRPr="00B078C3">
        <w:rPr>
          <w:rFonts w:ascii="FontbitDavid" w:hAnsi="FontbitDavid"/>
          <w:sz w:val="24"/>
          <w:rtl/>
        </w:rPr>
        <w:t>כיצד - לבשה ג' חלוקות הבדוקות לה ומצאה עליהם כתם, או שראתה ב' ימים וחלוק אחד - הן הן הכתמים המביאין לידי זיבה.</w:t>
      </w:r>
    </w:p>
    <w:p w:rsidR="00E403F0" w:rsidRDefault="00E403F0" w:rsidP="00E403F0">
      <w:pPr>
        <w:rPr>
          <w:rFonts w:ascii="FontbitDavid" w:hAnsi="FontbitDavid"/>
          <w:sz w:val="24"/>
          <w:rtl/>
        </w:rPr>
      </w:pPr>
      <w:ins w:id="95991" w:author="מנוע מכני" w:date="2026-10-11T12:04:39Z">
        <w:r>
          <w:rPr>
            <w:rFonts w:ascii="FontbitDavid" w:hAnsi="FontbitDavid"/>
            <w:sz w:val="24"/>
            <w:rtl/>
          </w:rPr>
          <w:t xml:space="preserve">עכשיו</w:t>
        </w:r>
      </w:ins>
      <w:del w:id="95992" w:author="מנוע מכני" w:date="2026-10-11T12:04:39Z">
        <w:r w:rsidRPr="00B078C3">
          <w:rPr>
            <w:rFonts w:ascii="FontbitDavid" w:hAnsi="FontbitDavid"/>
            <w:sz w:val="24"/>
            <w:rtl/>
          </w:rPr>
          <w:delText xml:space="preserve">השתא</w:delText>
        </w:r>
      </w:del>
      <w:r w:rsidRPr="00B078C3">
        <w:rPr>
          <w:rFonts w:ascii="FontbitDavid" w:hAnsi="FontbitDavid"/>
          <w:sz w:val="24"/>
          <w:rtl/>
        </w:rPr>
        <w:t xml:space="preserve"> שלשה חלוקות </w:t>
      </w:r>
      <w:ins w:id="94359" w:author="מנוע מכני" w:date="2026-10-11T12:04:39Z">
        <w:r>
          <w:rPr>
            <w:rFonts w:ascii="FontbitDavid" w:hAnsi="FontbitDavid"/>
            <w:sz w:val="24"/>
            <w:rtl/>
          </w:rPr>
          <w:t xml:space="preserve">דלא</w:t>
        </w:r>
      </w:ins>
      <w:del w:id="94360" w:author="מנוע מכני" w:date="2026-10-11T12:04:39Z">
        <w:r w:rsidRPr="00B078C3">
          <w:rPr>
            <w:rFonts w:ascii="FontbitDavid" w:hAnsi="FontbitDavid"/>
            <w:sz w:val="24"/>
            <w:rtl/>
          </w:rPr>
          <w:delText xml:space="preserve">דלאו</w:delText>
        </w:r>
      </w:del>
      <w:r w:rsidRPr="00B078C3">
        <w:rPr>
          <w:rFonts w:ascii="FontbitDavid" w:hAnsi="FontbitDavid"/>
          <w:sz w:val="24"/>
          <w:rtl/>
        </w:rPr>
        <w:t xml:space="preserve"> מגופה חזיא - </w:t>
      </w:r>
      <w:ins w:id="95989" w:author="מנוע מכני" w:date="2026-10-11T12:04:39Z">
        <w:r>
          <w:rPr>
            <w:rFonts w:ascii="FontbitDavid" w:hAnsi="FontbitDavid"/>
            <w:sz w:val="24"/>
            <w:rtl/>
          </w:rPr>
          <w:t xml:space="preserve">חוששים</w:t>
        </w:r>
      </w:ins>
      <w:del w:id="95990" w:author="מנוע מכני" w:date="2026-10-11T12:04:39Z">
        <w:r w:rsidRPr="00B078C3">
          <w:rPr>
            <w:rFonts w:ascii="FontbitDavid" w:hAnsi="FontbitDavid"/>
            <w:sz w:val="24"/>
            <w:rtl/>
          </w:rPr>
          <w:delText xml:space="preserve">חיישינן</w:delText>
        </w:r>
      </w:del>
      <w:r w:rsidRPr="00B078C3">
        <w:rPr>
          <w:rFonts w:ascii="FontbitDavid" w:hAnsi="FontbitDavid"/>
          <w:sz w:val="24"/>
          <w:rtl/>
        </w:rPr>
        <w:t xml:space="preserve">, ב' ימים וחלוק אחד </w:t>
      </w:r>
      <w:ins w:id="98489" w:author="מנוע מכני" w:date="2026-10-11T12:04:39Z">
        <w:r>
          <w:rPr>
            <w:rFonts w:ascii="FontbitDavid" w:hAnsi="FontbitDavid"/>
            <w:sz w:val="24"/>
            <w:rtl/>
          </w:rPr>
          <w:t xml:space="preserve">צריכה</w:t>
        </w:r>
      </w:ins>
      <w:del w:id="98490" w:author="מנוע מכני" w:date="2026-10-11T12:04:39Z">
        <w:r w:rsidRPr="00B078C3">
          <w:rPr>
            <w:rFonts w:ascii="FontbitDavid" w:hAnsi="FontbitDavid"/>
            <w:sz w:val="24"/>
            <w:rtl/>
          </w:rPr>
          <w:delText xml:space="preserve">מיבעיא</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מהו </w:t>
      </w:r>
      <w:ins w:id="98053" w:author="מנוע מכני" w:date="2026-10-11T12:04:39Z">
        <w:r>
          <w:rPr>
            <w:rFonts w:ascii="FontbitDavid" w:hAnsi="FontbitDavid"/>
            <w:sz w:val="24"/>
            <w:rtl/>
          </w:rPr>
          <w:t xml:space="preserve">דתאמר</w:t>
        </w:r>
      </w:ins>
      <w:del w:id="98054" w:author="מנוע מכני" w:date="2026-10-11T12:04:39Z">
        <w:r w:rsidRPr="00B078C3">
          <w:rPr>
            <w:rFonts w:ascii="FontbitDavid" w:hAnsi="FontbitDavid"/>
            <w:sz w:val="24"/>
            <w:rtl/>
          </w:rPr>
          <w:delText xml:space="preserve">דתימא</w:delText>
        </w:r>
      </w:del>
      <w:r w:rsidRPr="00B078C3">
        <w:rPr>
          <w:rFonts w:ascii="FontbitDavid" w:hAnsi="FontbitDavid"/>
          <w:sz w:val="24"/>
          <w:rtl/>
        </w:rPr>
        <w:t xml:space="preserve"> - כל </w:t>
      </w:r>
      <w:ins w:id="97817" w:author="מנוע מכני" w:date="2026-10-11T12:04:39Z">
        <w:r>
          <w:rPr>
            <w:rFonts w:ascii="FontbitDavid" w:hAnsi="FontbitDavid"/>
            <w:sz w:val="24"/>
            <w:rtl/>
          </w:rPr>
          <w:t xml:space="preserve">כה</w:t>
        </w:r>
      </w:ins>
      <w:del w:id="97818" w:author="מנוע מכני" w:date="2026-10-11T12:04:39Z">
        <w:r w:rsidRPr="00B078C3">
          <w:rPr>
            <w:rFonts w:ascii="FontbitDavid" w:hAnsi="FontbitDavid"/>
            <w:sz w:val="24"/>
            <w:rtl/>
          </w:rPr>
          <w:delText xml:space="preserve">כי </w:delText>
        </w:r>
        <w:r>
          <w:rPr>
            <w:rFonts w:ascii="FontbitDavid" w:hAnsi="FontbitDavid"/>
            <w:sz w:val="24"/>
            <w:rtl/>
          </w:rPr>
          <w:delText xml:space="preserve">זה</w:delText>
        </w:r>
      </w:del>
      <w:ins w:id="95993" w:author="מנוע מכני" w:date="2026-10-11T12:04:39Z"/>
      <w:del w:id="95994"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גו</w:t>
      </w:r>
      <w:r>
        <w:rPr>
          <w:rFonts w:ascii="FontbitDavid" w:hAnsi="FontbitDavid"/>
          <w:sz w:val="24"/>
          <w:rtl/>
        </w:rPr>
        <w:t xml:space="preserve">ונא מביאה קרבן ונאכל, </w:t>
      </w:r>
      <w:r>
        <w:rPr>
          <w:rFonts w:ascii="FontbitDavid" w:hAnsi="FontbitDavid"/>
          <w:sz w:val="24"/>
          <w:rtl/>
        </w:rPr>
        <w:t xml:space="preserve">ק</w:t>
      </w:r>
      <w:ins w:id="92169" w:author="מנוע מכני" w:date="2026-10-11T12:04:39Z">
        <w:r>
          <w:rPr>
            <w:rFonts w:ascii="FontbitDavid" w:hAnsi="FontbitDavid" w:hint="cs"/>
            <w:sz w:val="24"/>
            <w:rtl/>
          </w:rPr>
          <w:t xml:space="preserve">מ"ל</w:t>
        </w:r>
      </w:ins>
      <w:del w:id="92170" w:author="מנוע מכני" w:date="2026-10-11T12:04:39Z">
        <w:r>
          <w:rPr>
            <w:rFonts w:ascii="FontbitDavid" w:hAnsi="FontbitDavid" w:hint="cs"/>
            <w:sz w:val="24"/>
            <w:rtl/>
          </w:rPr>
          <w:delText xml:space="preserve">מ''ל</w:delText>
        </w:r>
      </w:del>
      <w:r w:rsidRPr="00B078C3">
        <w:rPr>
          <w:rFonts w:ascii="FontbitDavid" w:hAnsi="FontbitDavid"/>
          <w:sz w:val="24"/>
          <w:rtl/>
        </w:rPr>
        <w:t>.</w:t>
      </w:r>
    </w:p>
    <w:p>
      <w:pPr>
        <w:pStyle w:val="38"/>
        <w:rPr>
          <w:ins w:id="100790" w:author="מנוע מכני" w:date="2026-10-11T12:04:39Z"/>
        </w:rPr>
      </w:pPr>
      <w:r>
        <w:t>רבא:</w:t>
      </w:r>
    </w:p>
    <w:p w:rsidR="00E403F0" w:rsidRDefault="00E403F0" w:rsidP="00E403F0">
      <w:pPr>
        <w:rPr>
          <w:rFonts w:ascii="FontbitDavid" w:hAnsi="FontbitDavid"/>
          <w:sz w:val="24"/>
          <w:rtl/>
        </w:rPr>
      </w:pPr>
      <w:del w:id="100791" w:author="מנוע מכני" w:date="2026-10-11T12:04:39Z">
        <w:r w:rsidRPr="00B078C3">
          <w:rPr>
            <w:rFonts w:ascii="FontbitDavid" w:hAnsi="FontbitDavid"/>
            <w:sz w:val="24"/>
            <w:rtl/>
          </w:rPr>
          <w:delText xml:space="preserve"> </w:delText>
        </w:r>
      </w:del>
      <w:ins w:id="97767" w:author="מנוע מכני" w:date="2026-10-11T12:04:39Z">
        <w:r>
          <w:rPr>
            <w:rFonts w:ascii="FontbitDavid" w:hAnsi="FontbitDavid"/>
            <w:sz w:val="24"/>
            <w:rtl/>
          </w:rPr>
          <w:t xml:space="preserve">בזה</w:t>
        </w:r>
      </w:ins>
      <w:del w:id="97768" w:author="מנוע מכני" w:date="2026-10-11T12:04:39Z">
        <w:r w:rsidRPr="00B078C3">
          <w:rPr>
            <w:rFonts w:ascii="FontbitDavid" w:hAnsi="FontbitDavid"/>
            <w:sz w:val="24"/>
            <w:rtl/>
          </w:rPr>
          <w:delText xml:space="preserve">בהא</w:delText>
        </w:r>
      </w:del>
      <w:r w:rsidRPr="00B078C3">
        <w:rPr>
          <w:rFonts w:ascii="FontbitDavid" w:hAnsi="FontbitDavid"/>
          <w:sz w:val="24"/>
          <w:rtl/>
        </w:rPr>
        <w:t xml:space="preserve"> זכנהו </w:t>
      </w:r>
      <w:r w:rsidRPr="00B078C3">
        <w:rPr>
          <w:rStyle w:val="2fb"/>
          <w:rFonts w:ascii="FontbitDavid" w:hAnsi="FontbitDavid"/>
          <w:sz w:val="24"/>
          <w:rtl/>
        </w:rPr>
        <w:t xml:space="preserve">ר' חנינא</w:t>
      </w:r>
      <w:r w:rsidRPr="00B078C3">
        <w:rPr>
          <w:rFonts w:ascii="FontbitDavid" w:hAnsi="FontbitDavid"/>
          <w:sz w:val="24"/>
          <w:rtl/>
        </w:rPr>
        <w:t xml:space="preserve"> בן אנטיגנוס לרבנן: </w:t>
      </w:r>
      <w:ins w:id="95997" w:author="מנוע מכני" w:date="2026-10-11T12:04:39Z">
        <w:r>
          <w:rPr>
            <w:rFonts w:ascii="FontbitDavid" w:hAnsi="FontbitDavid"/>
            <w:sz w:val="24"/>
            <w:rtl/>
          </w:rPr>
          <w:t xml:space="preserve">מה</w:t>
        </w:r>
      </w:ins>
      <w:del w:id="9599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שנא פחות מג' גריסין במקום אחד דלא </w:t>
      </w:r>
      <w:ins w:id="95995" w:author="מנוע מכני" w:date="2026-10-11T12:04:39Z">
        <w:r>
          <w:rPr>
            <w:rFonts w:ascii="FontbitDavid" w:hAnsi="FontbitDavid"/>
            <w:sz w:val="24"/>
            <w:rtl/>
          </w:rPr>
          <w:t xml:space="preserve">חוששים</w:t>
        </w:r>
      </w:ins>
      <w:del w:id="95996" w:author="מנוע מכני" w:date="2026-10-11T12:04:39Z">
        <w:r w:rsidRPr="00B078C3">
          <w:rPr>
            <w:rFonts w:ascii="FontbitDavid" w:hAnsi="FontbitDavid"/>
            <w:sz w:val="24"/>
            <w:rtl/>
          </w:rPr>
          <w:delText xml:space="preserve">חיישינן</w:delText>
        </w:r>
      </w:del>
      <w:r w:rsidRPr="00B078C3">
        <w:rPr>
          <w:rFonts w:ascii="FontbitDavid" w:hAnsi="FontbitDavid"/>
          <w:sz w:val="24"/>
          <w:rtl/>
        </w:rPr>
        <w:t xml:space="preserve"> - דאמרי' בתרי יומי חזיתיה, </w:t>
      </w:r>
    </w:p>
    <w:p w:rsidR="00E403F0" w:rsidRDefault="00E403F0" w:rsidP="00E403F0">
      <w:pPr>
        <w:rPr>
          <w:rFonts w:ascii="FontbitDavid" w:hAnsi="FontbitDavid"/>
          <w:sz w:val="24"/>
          <w:rtl/>
        </w:rPr>
      </w:pPr>
      <w:r>
        <w:rPr>
          <w:rFonts w:ascii="FontbitDavid" w:hAnsi="FontbitDavid"/>
          <w:sz w:val="24"/>
          <w:rtl/>
        </w:rPr>
        <w:t xml:space="preserve">שלשה גריסין במקום אחד </w:t>
      </w:r>
      <w:ins w:id="94361" w:author="מנוע מכני" w:date="2026-10-11T12:04:39Z">
        <w:r>
          <w:rPr>
            <w:rFonts w:ascii="FontbitDavid" w:hAnsi="FontbitDavid"/>
            <w:sz w:val="24"/>
            <w:rtl/>
          </w:rPr>
          <w:t xml:space="preserve">גם</w:t>
        </w:r>
      </w:ins>
      <w:del w:id="94362" w:author="מנוע מכני" w:date="2026-10-11T12:04:39Z">
        <w:r>
          <w:rPr>
            <w:rFonts w:ascii="FontbitDavid" w:hAnsi="FontbitDavid"/>
            <w:sz w:val="24"/>
            <w:rtl/>
          </w:rPr>
          <w:delText xml:space="preserve">נמי</w:delText>
        </w:r>
      </w:del>
      <w:r w:rsidRPr="00B078C3">
        <w:rPr>
          <w:rFonts w:ascii="FontbitDavid" w:hAnsi="FontbitDavid"/>
          <w:sz w:val="24"/>
          <w:rtl/>
        </w:rPr>
        <w:t xml:space="preserve"> נימא </w:t>
      </w:r>
      <w:r>
        <w:rPr>
          <w:rFonts w:ascii="FontbitDavid" w:hAnsi="FontbitDavid" w:hint="cs"/>
          <w:sz w:val="24"/>
          <w:rtl/>
        </w:rPr>
        <w:t xml:space="preserve">שנים וחצי מגופה ראתה והשאר זוהמת דם מאכולת הוא </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כיון </w:t>
      </w:r>
      <w:ins w:id="94363" w:author="מנוע מכני" w:date="2026-10-11T12:04:39Z">
        <w:r>
          <w:rPr>
            <w:rFonts w:ascii="FontbitDavid" w:hAnsi="FontbitDavid"/>
            <w:sz w:val="24"/>
            <w:rtl/>
          </w:rPr>
          <w:t xml:space="preserve">דיש</w:t>
        </w:r>
      </w:ins>
      <w:del w:id="94364"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לפלוגי בגריס ועוד לכל יומא - </w:t>
      </w:r>
      <w:r w:rsidRPr="00B078C3">
        <w:rPr>
          <w:rFonts w:ascii="FontbitDavid" w:hAnsi="FontbitDavid"/>
          <w:sz w:val="24"/>
          <w:rtl/>
        </w:rPr>
        <w:t xml:space="preserve">לא</w:t>
      </w:r>
      <w:r w:rsidRPr="00B078C3">
        <w:rPr>
          <w:rFonts w:ascii="FontbitDavid" w:hAnsi="FontbitDavid"/>
          <w:sz w:val="24"/>
          <w:rtl/>
        </w:rPr>
        <w:t xml:space="preserve"> </w:t>
      </w:r>
      <w:ins w:id="95999" w:author="מנוע מכני" w:date="2026-10-11T12:04:39Z">
        <w:r>
          <w:rPr>
            <w:rFonts w:ascii="FontbitDavid" w:hAnsi="FontbitDavid"/>
            <w:sz w:val="24"/>
            <w:rtl/>
          </w:rPr>
          <w:t xml:space="preserve">תולים</w:t>
        </w:r>
      </w:ins>
      <w:del w:id="96000" w:author="מנוע מכני" w:date="2026-10-11T12:04:39Z">
        <w:r w:rsidRPr="00B078C3">
          <w:rPr>
            <w:rFonts w:ascii="FontbitDavid" w:hAnsi="FontbitDavid"/>
            <w:sz w:val="24"/>
            <w:rtl/>
          </w:rPr>
          <w:delText xml:space="preserve">תלינן</w:delText>
        </w:r>
      </w:del>
      <w:r w:rsidRPr="00B078C3">
        <w:rPr>
          <w:rFonts w:ascii="FontbitDavid" w:hAnsi="FontbitDavid"/>
          <w:sz w:val="24"/>
          <w:rtl/>
        </w:rPr>
        <w:t xml:space="preserve">.</w:t>
      </w:r>
    </w:p>
    <w:p w:rsidR="00E403F0" w:rsidRDefault="00E403F0" w:rsidP="00E403F0">
      <w:pPr>
        <w:rPr>
          <w:rFonts w:ascii="FontbitDavid" w:hAnsi="FontbitDavid"/>
          <w:sz w:val="24"/>
          <w:rtl/>
        </w:rPr>
      </w:pPr>
      <w:r w:rsidRPr="00B078C3">
        <w:rPr>
          <w:rStyle w:val="2fb"/>
          <w:rFonts w:ascii="FontbitDavid" w:hAnsi="FontbitDavid"/>
          <w:sz w:val="24"/>
          <w:rtl/>
        </w:rPr>
        <w:t xml:space="preserve">ור"ח</w:t>
      </w:r>
      <w:r w:rsidRPr="00B078C3">
        <w:rPr>
          <w:rFonts w:ascii="FontbitDavid" w:hAnsi="FontbitDavid"/>
          <w:sz w:val="24"/>
          <w:rtl/>
        </w:rPr>
        <w:t xml:space="preserve"> בן אנטיגנוס לדבריהם דרבנן </w:t>
      </w:r>
      <w:ins w:id="96003" w:author="מנוע מכני" w:date="2026-10-11T12:04:39Z">
        <w:r>
          <w:rPr>
            <w:rFonts w:ascii="FontbitDavid" w:hAnsi="FontbitDavid"/>
            <w:sz w:val="24"/>
            <w:rtl/>
          </w:rPr>
          <w:t xml:space="preserve">אומר</w:t>
        </w:r>
      </w:ins>
      <w:del w:id="96004"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ins w:id="97055" w:author="מנוע מכני" w:date="2026-10-11T12:04:39Z">
        <w:r>
          <w:rPr>
            <w:rFonts w:ascii="FontbitDavid" w:hAnsi="FontbitDavid"/>
            <w:sz w:val="24"/>
            <w:rtl/>
          </w:rPr>
          <w:t xml:space="preserve">להם</w:t>
        </w:r>
      </w:ins>
      <w:del w:id="97056"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w:t>
      </w:r>
      <w:ins w:id="96001" w:author="מנוע מכני" w:date="2026-10-11T12:04:39Z">
        <w:r>
          <w:rPr>
            <w:rFonts w:ascii="FontbitDavid" w:hAnsi="FontbitDavid"/>
            <w:sz w:val="24"/>
            <w:rtl/>
          </w:rPr>
          <w:t xml:space="preserve">לי</w:t>
        </w:r>
      </w:ins>
      <w:del w:id="96002" w:author="מנוע מכני" w:date="2026-10-11T12:04:39Z">
        <w:r w:rsidRPr="00B078C3">
          <w:rPr>
            <w:rFonts w:ascii="FontbitDavid" w:hAnsi="FontbitDavid"/>
            <w:sz w:val="24"/>
            <w:rtl/>
          </w:rPr>
          <w:delText xml:space="preserve">לדידי</w:delText>
        </w:r>
      </w:del>
      <w:r w:rsidRPr="00B078C3">
        <w:rPr>
          <w:rFonts w:ascii="FontbitDavid" w:hAnsi="FontbitDavid"/>
          <w:sz w:val="24"/>
          <w:rtl/>
        </w:rPr>
        <w:t xml:space="preserve"> - בג' חלוקות - אין, בג' מקומות - </w:t>
      </w:r>
      <w:r w:rsidRPr="00B078C3">
        <w:rPr>
          <w:rFonts w:ascii="FontbitDavid" w:hAnsi="FontbitDavid"/>
          <w:sz w:val="24"/>
          <w:rtl/>
        </w:rPr>
        <w:t xml:space="preserve">לא</w:t>
      </w:r>
      <w:r w:rsidRPr="00B078C3">
        <w:rPr>
          <w:rFonts w:ascii="FontbitDavid" w:hAnsi="FontbitDavid"/>
          <w:sz w:val="24"/>
          <w:rtl/>
        </w:rPr>
        <w:t xml:space="preserve">: </w:t>
      </w:r>
    </w:p>
    <w:p>
      <w:pPr>
        <w:pStyle w:val="38"/>
        <w:rPr>
          <w:ins w:id="100792" w:author="מנוע מכני" w:date="2026-10-11T12:04:39Z"/>
        </w:rPr>
      </w:pPr>
      <w:r w:rsidRPr="00B078C3">
        <w:t xml:space="preserve">אלא</w:t>
      </w:r>
    </w:p>
    <w:p w:rsidR="00E403F0" w:rsidRDefault="00E403F0" w:rsidP="00E403F0">
      <w:pPr>
        <w:rPr>
          <w:rFonts w:ascii="FontbitDavid" w:hAnsi="FontbitDavid"/>
          <w:sz w:val="24"/>
          <w:rtl/>
        </w:rPr>
      </w:pPr>
      <w:del w:id="1007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לדידכו, אודו לי </w:t>
      </w:r>
      <w:r>
        <w:rPr>
          <w:rFonts w:ascii="FontbitDavid" w:hAnsi="FontbitDavid"/>
          <w:sz w:val="24"/>
          <w:rtl/>
        </w:rPr>
        <w:t>ד</w:t>
      </w:r>
      <w:r>
        <w:rPr>
          <w:rFonts w:ascii="FontbitDavid" w:hAnsi="FontbitDavid" w:hint="cs"/>
          <w:sz w:val="24"/>
          <w:rtl/>
        </w:rPr>
        <w:t>היכן שרואה</w:t>
      </w:r>
      <w:r w:rsidRPr="00B078C3">
        <w:rPr>
          <w:rFonts w:ascii="FontbitDavid" w:hAnsi="FontbitDavid"/>
          <w:sz w:val="24"/>
          <w:rtl/>
        </w:rPr>
        <w:t xml:space="preserve"> ג' גריסין במקום אחד, </w:t>
      </w:r>
      <w:ins w:id="94365" w:author="מנוע מכני" w:date="2026-10-11T12:04:39Z">
        <w:r>
          <w:rPr>
            <w:rFonts w:ascii="FontbitDavid" w:hAnsi="FontbitDavid"/>
            <w:sz w:val="24"/>
            <w:rtl/>
          </w:rPr>
          <w:t xml:space="preserve">דאומרים</w:t>
        </w:r>
      </w:ins>
      <w:del w:id="94366" w:author="מנוע מכני" w:date="2026-10-11T12:04:39Z">
        <w:r w:rsidRPr="00B078C3">
          <w:rPr>
            <w:rFonts w:ascii="FontbitDavid" w:hAnsi="FontbitDavid"/>
            <w:sz w:val="24"/>
            <w:rtl/>
          </w:rPr>
          <w:delText xml:space="preserve">דאמרינן</w:delText>
        </w:r>
      </w:del>
      <w:r w:rsidRPr="00B078C3">
        <w:rPr>
          <w:rFonts w:ascii="FontbitDavid" w:hAnsi="FontbitDavid"/>
          <w:sz w:val="24"/>
          <w:rtl/>
        </w:rPr>
        <w:t xml:space="preserve"> </w:t>
      </w:r>
      <w:r>
        <w:rPr>
          <w:rFonts w:ascii="FontbitDavid" w:hAnsi="FontbitDavid" w:hint="cs"/>
          <w:sz w:val="24"/>
          <w:rtl/>
        </w:rPr>
        <w:t xml:space="preserve">שנים ומחצה מגופה ראתה והשאר מזוהמת דם מאכולת הוא </w:t>
      </w:r>
    </w:p>
    <w:p w:rsidR="00E403F0" w:rsidRPr="00B078C3" w:rsidRDefault="00E403F0" w:rsidP="00E403F0">
      <w:pPr>
        <w:rPr>
          <w:rFonts w:ascii="FontbitDavid" w:hAnsi="FontbitDavid"/>
          <w:sz w:val="24"/>
          <w:rtl/>
        </w:rPr>
      </w:pPr>
      <w:r w:rsidRPr="00B078C3">
        <w:rPr>
          <w:rFonts w:ascii="FontbitDavid" w:hAnsi="FontbitDavid"/>
          <w:sz w:val="24"/>
          <w:rtl/>
        </w:rPr>
        <w:t xml:space="preserve">ורבנן כיון </w:t>
      </w:r>
      <w:ins w:id="94367" w:author="מנוע מכני" w:date="2026-10-11T12:04:39Z">
        <w:r>
          <w:rPr>
            <w:rFonts w:ascii="FontbitDavid" w:hAnsi="FontbitDavid"/>
            <w:sz w:val="24"/>
            <w:rtl/>
          </w:rPr>
          <w:t xml:space="preserve">דיש</w:t>
        </w:r>
      </w:ins>
      <w:del w:id="94368" w:author="מנוע מכני" w:date="2026-10-11T12:04:39Z">
        <w:r w:rsidRPr="00B078C3">
          <w:rPr>
            <w:rFonts w:ascii="FontbitDavid" w:hAnsi="FontbitDavid"/>
            <w:sz w:val="24"/>
            <w:rtl/>
          </w:rPr>
          <w:delText xml:space="preserve">דא</w:delText>
        </w:r>
        <w:r>
          <w:rPr>
            <w:rFonts w:ascii="FontbitDavid" w:hAnsi="FontbitDavid"/>
            <w:sz w:val="24"/>
            <w:rtl/>
          </w:rPr>
          <w:delText xml:space="preserve">יכא</w:delText>
        </w:r>
      </w:del>
      <w:r>
        <w:rPr>
          <w:rFonts w:ascii="FontbitDavid" w:hAnsi="FontbitDavid"/>
          <w:sz w:val="24"/>
          <w:rtl/>
        </w:rPr>
        <w:t xml:space="preserve"> לפלוגי בגריס ועוד לכל יומא</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w:t>
      </w:r>
      <w:ins w:id="96005" w:author="מנוע מכני" w:date="2026-10-11T12:04:39Z">
        <w:r>
          <w:rPr>
            <w:rFonts w:ascii="FontbitDavid" w:hAnsi="FontbitDavid"/>
            <w:sz w:val="24"/>
            <w:rtl/>
          </w:rPr>
          <w:t xml:space="preserve">תולים</w:t>
        </w:r>
      </w:ins>
      <w:del w:id="96006" w:author="מנוע מכני" w:date="2026-10-11T12:04:39Z">
        <w:r w:rsidRPr="00B078C3">
          <w:rPr>
            <w:rFonts w:ascii="FontbitDavid" w:hAnsi="FontbitDavid"/>
            <w:sz w:val="24"/>
            <w:rtl/>
          </w:rPr>
          <w:delText xml:space="preserve">תלינן</w:delText>
        </w:r>
      </w:del>
      <w:r w:rsidRPr="00B078C3">
        <w:rPr>
          <w:rFonts w:ascii="FontbitDavid" w:hAnsi="FontbitDavid"/>
          <w:sz w:val="24"/>
          <w:rtl/>
        </w:rPr>
        <w:t xml:space="preserve">.</w:t>
      </w:r>
    </w:p>
    <w:p w:rsidR="00E403F0"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17" w:author="קלוד" w:date="2026-10-11T12:23:38Z"/>
        </w:rPr>
      </w:pPr>
      <w:ins w:id="90218" w:author="קלוד" w:date="2026-10-11T12:23:38Z">
        <w:r>
          <w:rPr>
            <w:color w:val="7B3F00"/>
          </w:rPr>
          <w:t xml:space="preserve">כתם בכדי ג' גריסין - ת"ק ור' יהודה בן אגרא</w:t>
        </w:r>
      </w:ins>
    </w:p>
    <w:p w:rsidR="00E403F0" w:rsidRPr="00017C1D" w:rsidRDefault="00E403F0" w:rsidP="00E403F0">
      <w:pPr>
        <w:rPr>
          <w:rFonts w:ascii="FontbitDavid" w:hAnsi="FontbitDavid"/>
          <w:spacing w:val="-4"/>
          <w:sz w:val="24"/>
          <w:rtl/>
        </w:rPr>
      </w:pPr>
      <w:r w:rsidRPr="00017C1D">
        <w:rPr>
          <w:rFonts w:ascii="FontbitDavid" w:hAnsi="FontbitDavid"/>
          <w:b/>
          <w:bCs/>
          <w:spacing w:val="-4"/>
          <w:sz w:val="24"/>
          <w:rtl/>
        </w:rPr>
        <w:lastRenderedPageBreak/>
        <w:t>ת"ר</w:t>
      </w:r>
      <w:r w:rsidRPr="00017C1D">
        <w:rPr>
          <w:rFonts w:ascii="FontbitDavid" w:hAnsi="FontbitDavid"/>
          <w:spacing w:val="-4"/>
          <w:sz w:val="24"/>
          <w:rtl/>
        </w:rPr>
        <w:t xml:space="preserve">, הרואה כתם, אם יש בו כדי לחלק ג' גריסין, שהן כגריס ועוד חוששת, ואם </w:t>
      </w:r>
      <w:ins w:id="94369" w:author="מנוע מכני" w:date="2026-10-11T12:04:39Z">
        <w:r>
          <w:rPr>
            <w:rFonts w:ascii="FontbitDavid" w:hAnsi="FontbitDavid"/>
            <w:spacing w:val="-4"/>
            <w:sz w:val="24"/>
            <w:rtl/>
          </w:rPr>
          <w:t xml:space="preserve">לא</w:t>
        </w:r>
      </w:ins>
      <w:del w:id="94370" w:author="מנוע מכני" w:date="2026-10-11T12:04:39Z">
        <w:r w:rsidRPr="00017C1D">
          <w:rPr>
            <w:rFonts w:ascii="FontbitDavid" w:hAnsi="FontbitDavid"/>
            <w:spacing w:val="-4"/>
            <w:sz w:val="24"/>
            <w:rtl/>
          </w:rPr>
          <w:delText xml:space="preserve">לאו</w:delText>
        </w:r>
      </w:del>
      <w:r w:rsidRPr="00017C1D">
        <w:rPr>
          <w:rFonts w:ascii="FontbitDavid" w:hAnsi="FontbitDavid"/>
          <w:spacing w:val="-4"/>
          <w:sz w:val="24"/>
          <w:rtl/>
        </w:rPr>
        <w:t xml:space="preserve"> - אינה חוששת.</w:t>
      </w:r>
    </w:p>
    <w:p w:rsidR="00E403F0" w:rsidRPr="00B078C3" w:rsidRDefault="00E403F0" w:rsidP="00E403F0">
      <w:pPr>
        <w:rPr>
          <w:rFonts w:ascii="FontbitDavid" w:hAnsi="FontbitDavid"/>
          <w:sz w:val="24"/>
          <w:rtl/>
        </w:rPr>
      </w:pPr>
      <w:r w:rsidRPr="00B078C3">
        <w:rPr>
          <w:rFonts w:ascii="FontbitDavid" w:hAnsi="FontbitDavid"/>
          <w:sz w:val="24"/>
          <w:rtl/>
        </w:rPr>
        <w:t xml:space="preserve">ר' יהודה בן אגרא אומר משום </w:t>
      </w:r>
      <w:r w:rsidRPr="00B078C3">
        <w:rPr>
          <w:rStyle w:val="2fb"/>
          <w:rFonts w:ascii="FontbitDavid" w:hAnsi="FontbitDavid"/>
          <w:sz w:val="24"/>
          <w:rtl/>
        </w:rPr>
        <w:t xml:space="preserve">רבי יוסי</w:t>
      </w:r>
      <w:r w:rsidRPr="00B078C3">
        <w:rPr>
          <w:rFonts w:ascii="FontbitDavid" w:hAnsi="FontbitDavid"/>
          <w:sz w:val="24"/>
          <w:rtl/>
        </w:rPr>
        <w:t xml:space="preserve">: אחת זו ואחת זו - חוששת.</w:t>
      </w:r>
    </w:p>
    <w:p w:rsidR="00E403F0" w:rsidRDefault="00E403F0" w:rsidP="00E403F0">
      <w:pPr>
        <w:pStyle w:val="afff3"/>
        <w:framePr w:wrap="around"/>
        <w:rPr>
          <w:rtl/>
        </w:rPr>
      </w:pPr>
      <w:r>
        <w:rPr>
          <w:rFonts w:hint="cs"/>
          <w:rtl/>
        </w:rPr>
        <w:t xml:space="preserve">נג. </w:t>
      </w:r>
    </w:p>
    <w:p>
      <w:pPr>
        <w:pStyle w:val="38"/>
        <w:rPr>
          <w:ins w:id="100794" w:author="מנוע מכני" w:date="2026-10-11T12:04:39Z"/>
        </w:rPr>
      </w:pPr>
      <w:r>
        <w:t>רבי</w:t>
      </w:r>
      <w:r w:rsidRPr="00B078C3">
        <w:t xml:space="preserve">:</w:t>
      </w:r>
    </w:p>
    <w:p w:rsidR="00E403F0" w:rsidRDefault="00E403F0" w:rsidP="00E403F0">
      <w:pPr>
        <w:rPr>
          <w:rFonts w:ascii="FontbitDavid" w:hAnsi="FontbitDavid"/>
          <w:sz w:val="24"/>
          <w:rtl/>
        </w:rPr>
      </w:pPr>
      <w:del w:id="10079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נראין דברי </w:t>
      </w:r>
      <w:r w:rsidRPr="00B078C3">
        <w:rPr>
          <w:rStyle w:val="2fb"/>
          <w:rFonts w:ascii="FontbitDavid" w:hAnsi="FontbitDavid"/>
          <w:sz w:val="24"/>
          <w:rtl/>
        </w:rPr>
        <w:t xml:space="preserve">ר</w:t>
      </w:r>
      <w:r>
        <w:rPr>
          <w:rStyle w:val="2fb"/>
          <w:rFonts w:ascii="FontbitDavid" w:hAnsi="FontbitDavid" w:hint="cs"/>
          <w:sz w:val="24"/>
          <w:rtl/>
        </w:rPr>
        <w:t xml:space="preserve">י</w:t>
      </w:r>
      <w:ins w:id="92171" w:author="מנוע מכני" w:date="2026-10-11T12:04:39Z">
        <w:r>
          <w:rPr>
            <w:rStyle w:val="2fb"/>
            <w:rFonts w:ascii="FontbitDavid" w:hAnsi="FontbitDavid" w:hint="cs"/>
            <w:sz w:val="24"/>
            <w:rtl/>
          </w:rPr>
          <w:t xml:space="preserve">ב"א</w:t>
        </w:r>
      </w:ins>
      <w:del w:id="92172" w:author="מנוע מכני" w:date="2026-10-11T12:04:39Z">
        <w:r>
          <w:rPr>
            <w:rFonts w:ascii="FontbitDavid" w:hAnsi="FontbitDavid" w:hint="cs"/>
            <w:sz w:val="24"/>
            <w:rtl/>
          </w:rPr>
          <w:delText xml:space="preserve">ב''א</w:delText>
        </w:r>
      </w:del>
      <w:r>
        <w:rPr>
          <w:rFonts w:ascii="FontbitDavid" w:hAnsi="FontbitDavid" w:hint="cs"/>
          <w:sz w:val="24"/>
          <w:rtl/>
        </w:rPr>
        <w:t xml:space="preserve"> דחוששת בשלא בדקה ודברי חמכים שאינה חוששת בשבדקה </w:t>
      </w:r>
    </w:p>
    <w:p w:rsidR="00E403F0" w:rsidRPr="00017C1D" w:rsidRDefault="00E403F0" w:rsidP="00E403F0">
      <w:pPr>
        <w:rPr>
          <w:rFonts w:ascii="FontbitDavid" w:hAnsi="FontbitDavid"/>
          <w:spacing w:val="-4"/>
          <w:sz w:val="24"/>
          <w:rtl/>
        </w:rPr>
      </w:pPr>
      <w:r w:rsidRPr="00017C1D">
        <w:rPr>
          <w:rFonts w:ascii="FontbitDavid" w:hAnsi="FontbitDavid" w:hint="cs"/>
          <w:spacing w:val="-4"/>
          <w:sz w:val="24"/>
          <w:rtl/>
        </w:rPr>
        <w:t xml:space="preserve">בדקה היינו עצמה ולא חלוקה, ואף עצמה בדקה בבין השמשות </w:t>
      </w:r>
      <w:r w:rsidRPr="00017C1D">
        <w:rPr>
          <w:rStyle w:val="2fb"/>
          <w:rFonts w:ascii="FontbitDavid" w:hAnsi="FontbitDavid" w:hint="cs"/>
          <w:spacing w:val="-4"/>
          <w:sz w:val="24"/>
          <w:rtl/>
        </w:rPr>
        <w:t xml:space="preserve">ד</w:t>
      </w:r>
      <w:ins w:id="92173" w:author="מנוע מכני" w:date="2026-10-11T12:04:39Z">
        <w:r>
          <w:rPr>
            <w:rStyle w:val="2fb"/>
            <w:rFonts w:ascii="FontbitDavid" w:hAnsi="FontbitDavid" w:hint="cs"/>
            <w:spacing w:val="-4"/>
            <w:sz w:val="24"/>
            <w:rtl/>
          </w:rPr>
          <w:t xml:space="preserve">ר"י</w:t>
        </w:r>
      </w:ins>
      <w:del w:id="92174" w:author="מנוע מכני" w:date="2026-10-11T12:04:39Z">
        <w:r w:rsidRPr="00017C1D">
          <w:rPr>
            <w:rFonts w:ascii="FontbitDavid" w:hAnsi="FontbitDavid" w:hint="cs"/>
            <w:spacing w:val="-4"/>
            <w:sz w:val="24"/>
            <w:rtl/>
          </w:rPr>
          <w:delText xml:space="preserve">ר''י</w:delText>
        </w:r>
      </w:del>
      <w:r w:rsidRPr="00017C1D">
        <w:rPr>
          <w:rFonts w:ascii="FontbitDavid" w:hAnsi="FontbitDavid" w:hint="cs"/>
          <w:spacing w:val="-4"/>
          <w:sz w:val="24"/>
          <w:rtl/>
        </w:rPr>
        <w:t xml:space="preserve"> ולא בין השמשות </w:t>
      </w:r>
      <w:r w:rsidRPr="00017C1D">
        <w:rPr>
          <w:rStyle w:val="2fb"/>
          <w:rFonts w:ascii="FontbitDavid" w:hAnsi="FontbitDavid" w:hint="cs"/>
          <w:spacing w:val="-4"/>
          <w:sz w:val="24"/>
          <w:rtl/>
        </w:rPr>
        <w:t xml:space="preserve">דרבי יוסי</w:t>
      </w:r>
      <w:r w:rsidRPr="00017C1D">
        <w:rPr>
          <w:rFonts w:ascii="FontbitDavid" w:hAnsi="FontbitDavid" w:hint="cs"/>
          <w:spacing w:val="-4"/>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רבנן סב</w:t>
      </w:r>
      <w:r>
        <w:rPr>
          <w:rFonts w:ascii="FontbitDavid" w:hAnsi="FontbitDavid"/>
          <w:sz w:val="24"/>
          <w:rtl/>
        </w:rPr>
        <w:t xml:space="preserve">רי בבין השמשות </w:t>
      </w:r>
      <w:r>
        <w:rPr>
          <w:rStyle w:val="2fb"/>
          <w:rFonts w:ascii="FontbitDavid" w:hAnsi="FontbitDavid"/>
          <w:sz w:val="24"/>
          <w:rtl/>
        </w:rPr>
        <w:t xml:space="preserve">דרבי יוסי</w:t>
      </w:r>
      <w:r>
        <w:rPr>
          <w:rFonts w:ascii="FontbitDavid" w:hAnsi="FontbitDavid"/>
          <w:sz w:val="24"/>
          <w:rtl/>
        </w:rPr>
        <w:t xml:space="preserve"> - ליל</w:t>
      </w:r>
      <w:r>
        <w:rPr>
          <w:rFonts w:ascii="FontbitDavid" w:hAnsi="FontbitDavid" w:hint="cs"/>
          <w:sz w:val="24"/>
          <w:rtl/>
        </w:rPr>
        <w:t>ה</w:t>
      </w:r>
      <w:r w:rsidRPr="00B078C3">
        <w:rPr>
          <w:rFonts w:ascii="FontbitDavid" w:hAnsi="FontbitDavid"/>
          <w:sz w:val="24"/>
          <w:rtl/>
        </w:rPr>
        <w:t xml:space="preserve"> הוא, והא בדקה בבין השמשות </w:t>
      </w:r>
      <w:ins w:id="93245" w:author="מנוע מכני" w:date="2026-10-11T12:04:39Z">
        <w:r>
          <w:rPr>
            <w:rStyle w:val="2fb"/>
            <w:rFonts w:ascii="FontbitDavid" w:hAnsi="FontbitDavid"/>
            <w:sz w:val="24"/>
            <w:rtl/>
          </w:rPr>
          <w:t xml:space="preserve">דר"י</w:t>
        </w:r>
      </w:ins>
      <w:del w:id="93246" w:author="מנוע מכני" w:date="2026-10-11T12:04:39Z">
        <w:r w:rsidRPr="00B078C3">
          <w:rPr>
            <w:rFonts w:ascii="FontbitDavid" w:hAnsi="FontbitDavid"/>
            <w:sz w:val="24"/>
            <w:rtl/>
          </w:rPr>
          <w:delText xml:space="preserve">דרבי יהודה</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 יוסי</w:t>
      </w:r>
      <w:r w:rsidRPr="00B078C3">
        <w:rPr>
          <w:rFonts w:ascii="FontbitDavid" w:hAnsi="FontbitDavid"/>
          <w:sz w:val="24"/>
          <w:rtl/>
        </w:rPr>
        <w:t xml:space="preserve"> </w:t>
      </w:r>
      <w:ins w:id="94371" w:author="מנוע מכני" w:date="2026-10-11T12:04:39Z">
        <w:r>
          <w:rPr>
            <w:rFonts w:ascii="FontbitDavid" w:hAnsi="FontbitDavid"/>
            <w:sz w:val="24"/>
            <w:rtl/>
          </w:rPr>
          <w:t xml:space="preserve">לשיטתו</w:t>
        </w:r>
      </w:ins>
      <w:del w:id="94372" w:author="מנוע מכני" w:date="2026-10-11T12:04:39Z">
        <w:r w:rsidRPr="00B078C3">
          <w:rPr>
            <w:rFonts w:ascii="FontbitDavid" w:hAnsi="FontbitDavid"/>
            <w:sz w:val="24"/>
            <w:rtl/>
          </w:rPr>
          <w:delText xml:space="preserve">לטעמיה</w:delText>
        </w:r>
      </w:del>
      <w:r w:rsidRPr="00B078C3">
        <w:rPr>
          <w:rFonts w:ascii="FontbitDavid" w:hAnsi="FontbitDavid"/>
          <w:sz w:val="24"/>
          <w:rtl/>
        </w:rPr>
        <w:t xml:space="preserve">, דאמר בין השמשות ספיקא הוי.</w:t>
      </w:r>
    </w:p>
    <w:p>
      <w:pPr>
        <w:pStyle w:val="38"/>
        <w:rPr>
          <w:ins w:id="100796" w:author="מנוע מכני" w:date="2026-10-11T12:04:39Z"/>
        </w:rPr>
      </w:pPr>
      <w:r w:rsidRPr="00B078C3">
        <w:t>ואמ</w:t>
      </w:r>
      <w:r>
        <w:t xml:space="preserve">רתי להם [דבי רב]</w:t>
      </w:r>
      <w:ins w:id="97307" w:author="מנוע מכני" w:date="2026-10-11T12:04:39Z">
        <w:r>
          <w:t xml:space="preserve">:</w:t>
        </w:r>
      </w:ins>
    </w:p>
    <w:p w:rsidR="00E403F0" w:rsidRDefault="00E403F0" w:rsidP="00E403F0">
      <w:pPr>
        <w:rPr>
          <w:rFonts w:ascii="FontbitDavid" w:hAnsi="FontbitDavid"/>
          <w:sz w:val="24"/>
          <w:rtl/>
        </w:rPr>
      </w:pPr>
      <w:del w:id="97308"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del w:id="10079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אילמלי ידיה בעיניה כל בין השמשות - יפה אתם אומרים,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עכשיו - שמא עם סלוק ידיה ראתה? ואמרו לי: כי </w:t>
      </w:r>
      <w:ins w:id="94373" w:author="מנוע מכני" w:date="2026-10-11T12:04:39Z">
        <w:r>
          <w:rPr>
            <w:rFonts w:ascii="FontbitDavid" w:hAnsi="FontbitDavid"/>
            <w:spacing w:val="-4"/>
            <w:sz w:val="24"/>
            <w:rtl/>
          </w:rPr>
          <w:t xml:space="preserve">אומרים</w:t>
        </w:r>
      </w:ins>
      <w:del w:id="94374" w:author="מנוע מכני" w:date="2026-10-11T12:04:39Z">
        <w:r w:rsidRPr="00017C1D">
          <w:rPr>
            <w:rFonts w:ascii="FontbitDavid" w:hAnsi="FontbitDavid"/>
            <w:spacing w:val="-4"/>
            <w:sz w:val="24"/>
            <w:rtl/>
          </w:rPr>
          <w:delText xml:space="preserve">אמרינן</w:delText>
        </w:r>
      </w:del>
      <w:r w:rsidRPr="00017C1D">
        <w:rPr>
          <w:rFonts w:ascii="FontbitDavid" w:hAnsi="FontbitDavid"/>
          <w:spacing w:val="-4"/>
          <w:sz w:val="24"/>
          <w:rtl/>
        </w:rPr>
        <w:t xml:space="preserve"> - כשנתנה ידיה בעיניה כל בין השמשות.</w:t>
      </w:r>
    </w:p>
    <w:p w:rsidR="00E403F0" w:rsidRPr="00B078C3" w:rsidRDefault="00E403F0" w:rsidP="00E403F0">
      <w:pPr>
        <w:rPr>
          <w:rFonts w:ascii="FontbitDavid" w:hAnsi="FontbitDavid"/>
          <w:sz w:val="24"/>
          <w:rtl/>
        </w:rPr>
      </w:pPr>
      <w:ins w:id="92175" w:author="מנוע מכני" w:date="2026-10-11T12:04:39Z">
        <w:r>
          <w:rPr>
            <w:rFonts w:ascii="FontbitDavid" w:hAnsi="FontbitDavid"/>
            <w:sz w:val="24"/>
            <w:rtl/>
          </w:rPr>
          <w:t xml:space="preserve">א"ר</w:t>
        </w:r>
      </w:ins>
      <w:del w:id="92176"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 נראין דברי </w:t>
      </w:r>
      <w:ins w:id="93247" w:author="מנוע מכני" w:date="2026-10-11T12:04:39Z">
        <w:r>
          <w:rPr>
            <w:rStyle w:val="2fb"/>
            <w:rFonts w:ascii="FontbitDavid" w:hAnsi="FontbitDavid"/>
            <w:sz w:val="24"/>
            <w:rtl/>
          </w:rPr>
          <w:t xml:space="preserve">ר"י</w:t>
        </w:r>
      </w:ins>
      <w:del w:id="93248"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בן אגרא כשלא בדקה.</w:t>
      </w:r>
    </w:p>
    <w:p w:rsidR="00E403F0" w:rsidRDefault="00E403F0" w:rsidP="00E403F0">
      <w:pPr>
        <w:rPr>
          <w:rFonts w:ascii="FontbitDavid" w:hAnsi="FontbitDavid"/>
          <w:sz w:val="24"/>
          <w:rtl/>
        </w:rPr>
      </w:pPr>
    </w:p>
    <w:p>
      <w:pPr>
        <w:pStyle w:val="38"/>
        <w:rPr>
          <w:ins w:id="100798" w:author="מנוע מכני" w:date="2026-10-11T12:04:39Z"/>
        </w:rPr>
      </w:pPr>
      <w:r w:rsidRPr="00B078C3">
        <w:t xml:space="preserve">לא</w:t>
      </w:r>
      <w:r w:rsidRPr="00B078C3">
        <w:t xml:space="preserve"> בדקה?</w:t>
      </w:r>
    </w:p>
    <w:p w:rsidR="00E403F0" w:rsidRDefault="00E403F0" w:rsidP="00E403F0">
      <w:pPr>
        <w:rPr>
          <w:rFonts w:ascii="FontbitDavid" w:hAnsi="FontbitDavid"/>
          <w:sz w:val="24"/>
          <w:rtl/>
        </w:rPr>
      </w:pPr>
      <w:del w:id="1007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אילימא דבדקה בדרבי יהודה ולא בדקה בדרבי יוסי, מכלל </w:t>
      </w:r>
      <w:ins w:id="93249" w:author="מנוע מכני" w:date="2026-10-11T12:04:39Z">
        <w:r>
          <w:rPr>
            <w:rStyle w:val="2fb"/>
            <w:rFonts w:ascii="FontbitDavid" w:hAnsi="FontbitDavid"/>
            <w:sz w:val="24"/>
            <w:rtl/>
          </w:rPr>
          <w:t xml:space="preserve">דר"י</w:t>
        </w:r>
      </w:ins>
      <w:del w:id="93250" w:author="מנוע מכני" w:date="2026-10-11T12:04:39Z">
        <w:r w:rsidRPr="00B078C3">
          <w:rPr>
            <w:rFonts w:ascii="FontbitDavid" w:hAnsi="FontbitDavid"/>
            <w:sz w:val="24"/>
            <w:rtl/>
          </w:rPr>
          <w:delText xml:space="preserve">דרבי יהודה</w:delText>
        </w:r>
      </w:del>
      <w:r w:rsidRPr="00B078C3">
        <w:rPr>
          <w:rFonts w:ascii="FontbitDavid" w:hAnsi="FontbitDavid"/>
          <w:sz w:val="24"/>
          <w:rtl/>
        </w:rPr>
        <w:t xml:space="preserve"> סבר אף על גב דבדקה </w:t>
      </w:r>
      <w:ins w:id="90241" w:author="Claude - סמנטי" w:date="2026-10-11T12:19:29Z">
        <w:r>
          <w:rPr>
            <w:rFonts w:ascii="FontbitDavid" w:hAnsi="FontbitDavid"/>
            <w:sz w:val="24"/>
            <w:rtl/>
          </w:rPr>
          <w:t xml:space="preserve">בשניהם</w:t>
        </w:r>
      </w:ins>
      <w:del w:id="90242" w:author="Claude - סמנטי" w:date="2026-10-11T12:19:29Z">
        <w:r w:rsidRPr="00B078C3">
          <w:rPr>
            <w:rFonts w:ascii="FontbitDavid" w:hAnsi="FontbitDavid"/>
            <w:sz w:val="24"/>
            <w:rtl/>
          </w:rPr>
          <w:delText xml:space="preserve">בתרוייהו</w:delText>
        </w:r>
      </w:del>
      <w:r w:rsidRPr="00B078C3">
        <w:rPr>
          <w:rFonts w:ascii="FontbitDavid" w:hAnsi="FontbitDavid"/>
          <w:sz w:val="24"/>
          <w:rtl/>
        </w:rPr>
        <w:t xml:space="preserve"> - חיישא? הא בדקה! </w:t>
      </w:r>
    </w:p>
    <w:p>
      <w:pPr>
        <w:pStyle w:val="38"/>
        <w:rPr>
          <w:ins w:id="100800" w:author="מנוע מכני" w:date="2026-10-11T12:04:39Z"/>
        </w:rPr>
      </w:pPr>
      <w:r>
        <w:t xml:space="preserve">אלא</w:t>
      </w:r>
    </w:p>
    <w:p w:rsidR="00E403F0" w:rsidRPr="00B078C3" w:rsidRDefault="00E403F0" w:rsidP="00E403F0">
      <w:pPr>
        <w:rPr>
          <w:rFonts w:ascii="FontbitDavid" w:hAnsi="FontbitDavid"/>
          <w:sz w:val="24"/>
          <w:rtl/>
        </w:rPr>
      </w:pPr>
      <w:del w:id="100801" w:author="מנוע מכני" w:date="2026-10-11T12:04:39Z">
        <w:r>
          <w:rPr>
            <w:rFonts w:ascii="FontbitDavid" w:hAnsi="FontbitDavid"/>
            <w:sz w:val="24"/>
            <w:rtl/>
          </w:rPr>
          <w:delText xml:space="preserve"> </w:delText>
        </w:r>
      </w:del>
      <w:r>
        <w:rPr>
          <w:rFonts w:ascii="FontbitDavid" w:hAnsi="FontbitDavid"/>
          <w:sz w:val="24"/>
          <w:rtl/>
        </w:rPr>
        <w:t xml:space="preserve">פשיטא</w:t>
      </w:r>
      <w:r w:rsidRPr="00B078C3">
        <w:rPr>
          <w:rFonts w:ascii="FontbitDavid" w:hAnsi="FontbitDavid"/>
          <w:sz w:val="24"/>
          <w:rtl/>
        </w:rPr>
        <w:t xml:space="preserve"> דלא בדקה </w:t>
      </w:r>
      <w:r w:rsidRPr="00B078C3">
        <w:rPr>
          <w:rFonts w:ascii="FontbitDavid" w:hAnsi="FontbitDavid"/>
          <w:sz w:val="24"/>
          <w:rtl/>
        </w:rPr>
        <w:t xml:space="preserve">לא</w:t>
      </w:r>
      <w:r w:rsidRPr="00B078C3">
        <w:rPr>
          <w:rFonts w:ascii="FontbitDavid" w:hAnsi="FontbitDavid"/>
          <w:sz w:val="24"/>
          <w:rtl/>
        </w:rPr>
        <w:t xml:space="preserve"> בדרבי יהודה ולא בדרבי יוסי, אבל בדקה בדר' יהודה ולא בדקה בדר' יוסי - </w:t>
      </w:r>
      <w:r w:rsidRPr="00B078C3">
        <w:rPr>
          <w:rFonts w:ascii="FontbitDavid" w:hAnsi="FontbitDavid"/>
          <w:sz w:val="24"/>
          <w:rtl/>
        </w:rPr>
        <w:t xml:space="preserve">לא</w:t>
      </w:r>
      <w:r w:rsidRPr="00B078C3">
        <w:rPr>
          <w:rFonts w:ascii="FontbitDavid" w:hAnsi="FontbitDavid"/>
          <w:sz w:val="24"/>
          <w:rtl/>
        </w:rPr>
        <w:t xml:space="preserve"> חיישא.</w:t>
      </w:r>
    </w:p>
    <w:p w:rsidR="00E403F0" w:rsidRPr="00B078C3" w:rsidRDefault="00E403F0" w:rsidP="00E403F0">
      <w:pPr>
        <w:rPr>
          <w:rFonts w:ascii="FontbitDavid" w:hAnsi="FontbitDavid"/>
          <w:sz w:val="24"/>
          <w:rtl/>
        </w:rPr>
      </w:pPr>
      <w:r w:rsidRPr="00B078C3">
        <w:rPr>
          <w:rFonts w:ascii="FontbitDavid" w:hAnsi="FontbitDavid"/>
          <w:sz w:val="24"/>
          <w:rtl/>
        </w:rPr>
        <w:t xml:space="preserve">אלמא: בין השמשות </w:t>
      </w:r>
      <w:r w:rsidRPr="00B078C3">
        <w:rPr>
          <w:rStyle w:val="2fb"/>
          <w:rFonts w:ascii="FontbitDavid" w:hAnsi="FontbitDavid"/>
          <w:sz w:val="24"/>
          <w:rtl/>
        </w:rPr>
        <w:t xml:space="preserve">דר' יוסי</w:t>
      </w:r>
      <w:r w:rsidRPr="00B078C3">
        <w:rPr>
          <w:rFonts w:ascii="FontbitDavid" w:hAnsi="FontbitDavid"/>
          <w:sz w:val="24"/>
          <w:rtl/>
        </w:rPr>
        <w:t xml:space="preserve"> - </w:t>
      </w:r>
      <w:r w:rsidRPr="00B078C3">
        <w:rPr>
          <w:rStyle w:val="2fb"/>
          <w:rFonts w:ascii="FontbitDavid" w:hAnsi="FontbitDavid"/>
          <w:sz w:val="24"/>
          <w:rtl/>
        </w:rPr>
        <w:t xml:space="preserve">לרבי</w:t>
      </w:r>
      <w:r w:rsidRPr="00B078C3">
        <w:rPr>
          <w:rFonts w:ascii="FontbitDavid" w:hAnsi="FontbitDavid"/>
          <w:sz w:val="24"/>
          <w:rtl/>
        </w:rPr>
        <w:t xml:space="preserve"> ליליא הוא.</w:t>
      </w:r>
    </w:p>
    <w:p w:rsidR="00E403F0" w:rsidRPr="00B078C3" w:rsidRDefault="00E403F0" w:rsidP="00E403F0">
      <w:pPr>
        <w:rPr>
          <w:rFonts w:ascii="FontbitDavid" w:hAnsi="FontbitDavid"/>
          <w:sz w:val="24"/>
          <w:rtl/>
        </w:rPr>
      </w:pPr>
      <w:r w:rsidRPr="00B078C3">
        <w:rPr>
          <w:rFonts w:ascii="FontbitDavid" w:hAnsi="FontbitDavid"/>
          <w:sz w:val="24"/>
          <w:rtl/>
        </w:rPr>
        <w:t>אימא סיפא ודברי חכמים כשבדקה.</w:t>
      </w:r>
    </w:p>
    <w:p w:rsidR="00E403F0" w:rsidRDefault="00E403F0" w:rsidP="00E403F0">
      <w:pPr>
        <w:rPr>
          <w:rFonts w:ascii="FontbitDavid" w:hAnsi="FontbitDavid"/>
          <w:sz w:val="24"/>
          <w:rtl/>
        </w:rPr>
      </w:pPr>
      <w:ins w:id="96009" w:author="מנוע מכני" w:date="2026-10-11T12:04:39Z">
        <w:r>
          <w:rPr>
            <w:rFonts w:ascii="FontbitDavid" w:hAnsi="FontbitDavid"/>
            <w:sz w:val="24"/>
            <w:rtl/>
          </w:rPr>
          <w:t xml:space="preserve">מה</w:t>
        </w:r>
      </w:ins>
      <w:del w:id="9601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בדקה? אילימא דבדקה בדרבי יהודה ולא בדקה בדרבי יוסי, מכלל דרבנן סברי אף על גב דלא בדקה </w:t>
      </w:r>
      <w:ins w:id="90243" w:author="Claude - סמנטי" w:date="2026-10-11T12:19:29Z">
        <w:r>
          <w:rPr>
            <w:rFonts w:ascii="FontbitDavid" w:hAnsi="FontbitDavid"/>
            <w:sz w:val="24"/>
            <w:rtl/>
          </w:rPr>
          <w:t xml:space="preserve">בשניהם</w:t>
        </w:r>
      </w:ins>
      <w:del w:id="90244" w:author="Claude - סמנטי" w:date="2026-10-11T12:19:29Z">
        <w:r w:rsidRPr="00B078C3">
          <w:rPr>
            <w:rFonts w:ascii="FontbitDavid" w:hAnsi="FontbitDavid"/>
            <w:sz w:val="24"/>
            <w:rtl/>
          </w:rPr>
          <w:delText xml:space="preserve">בתרוייהו</w:delText>
        </w:r>
      </w:del>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w:t>
      </w:r>
      <w:ins w:id="96007" w:author="מנוע מכני" w:date="2026-10-11T12:04:39Z">
        <w:r>
          <w:rPr>
            <w:rFonts w:ascii="FontbitDavid" w:hAnsi="FontbitDavid"/>
            <w:sz w:val="24"/>
            <w:rtl/>
          </w:rPr>
          <w:t xml:space="preserve">חוששים</w:t>
        </w:r>
      </w:ins>
      <w:del w:id="96008" w:author="מנוע מכני" w:date="2026-10-11T12:04:39Z">
        <w:r w:rsidRPr="00B078C3">
          <w:rPr>
            <w:rFonts w:ascii="FontbitDavid" w:hAnsi="FontbitDavid"/>
            <w:sz w:val="24"/>
            <w:rtl/>
          </w:rPr>
          <w:delText xml:space="preserve">חיישינן</w:delText>
        </w:r>
      </w:del>
      <w:r w:rsidRPr="00B078C3">
        <w:rPr>
          <w:rFonts w:ascii="FontbitDavid" w:hAnsi="FontbitDavid"/>
          <w:sz w:val="24"/>
          <w:rtl/>
        </w:rPr>
        <w:t xml:space="preserve"> - הא </w:t>
      </w:r>
      <w:r w:rsidRPr="00B078C3">
        <w:rPr>
          <w:rFonts w:ascii="FontbitDavid" w:hAnsi="FontbitDavid"/>
          <w:sz w:val="24"/>
          <w:rtl/>
        </w:rPr>
        <w:t xml:space="preserve">לא</w:t>
      </w:r>
      <w:r w:rsidRPr="00B078C3">
        <w:rPr>
          <w:rFonts w:ascii="FontbitDavid" w:hAnsi="FontbitDavid"/>
          <w:sz w:val="24"/>
          <w:rtl/>
        </w:rPr>
        <w:t xml:space="preserve"> בדקה! </w:t>
      </w:r>
    </w:p>
    <w:p>
      <w:pPr>
        <w:pStyle w:val="38"/>
        <w:rPr>
          <w:ins w:id="100802" w:author="מנוע מכני" w:date="2026-10-11T12:04:39Z"/>
        </w:rPr>
      </w:pPr>
      <w:r w:rsidRPr="00B078C3">
        <w:t xml:space="preserve">אלא</w:t>
      </w:r>
    </w:p>
    <w:p w:rsidR="00E403F0" w:rsidRDefault="00E403F0" w:rsidP="00E403F0">
      <w:pPr>
        <w:rPr>
          <w:rFonts w:ascii="FontbitDavid" w:hAnsi="FontbitDavid"/>
          <w:sz w:val="24"/>
          <w:rtl/>
        </w:rPr>
      </w:pPr>
      <w:del w:id="10080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פשיטא - דבדקה בין </w:t>
      </w:r>
      <w:r w:rsidRPr="00B078C3">
        <w:rPr>
          <w:rStyle w:val="2fb"/>
          <w:rFonts w:ascii="FontbitDavid" w:hAnsi="FontbitDavid"/>
          <w:sz w:val="24"/>
          <w:rtl/>
        </w:rPr>
        <w:t xml:space="preserve">בד</w:t>
      </w:r>
      <w:ins w:id="92177" w:author="מנוע מכני" w:date="2026-10-11T12:04:39Z">
        <w:r>
          <w:rPr>
            <w:rStyle w:val="2fb"/>
            <w:rFonts w:ascii="FontbitDavid" w:hAnsi="FontbitDavid"/>
            <w:sz w:val="24"/>
            <w:rtl/>
          </w:rPr>
          <w:t xml:space="preserve">ר"י</w:t>
        </w:r>
      </w:ins>
      <w:del w:id="92178"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''י</w:delText>
        </w:r>
      </w:del>
      <w:r>
        <w:rPr>
          <w:rFonts w:ascii="FontbitDavid" w:hAnsi="FontbitDavid" w:hint="cs"/>
          <w:sz w:val="24"/>
          <w:rtl/>
        </w:rPr>
        <w:t xml:space="preserve"> ובין בדרבי יוסי אבל בלא בדקה </w:t>
      </w:r>
      <w:r>
        <w:rPr>
          <w:rStyle w:val="2fb"/>
          <w:rFonts w:ascii="FontbitDavid" w:hAnsi="FontbitDavid" w:hint="cs"/>
          <w:sz w:val="24"/>
          <w:rtl/>
        </w:rPr>
        <w:t xml:space="preserve">דרבי יוסי</w:t>
      </w:r>
      <w:r>
        <w:rPr>
          <w:rFonts w:ascii="FontbitDavid" w:hAnsi="FontbitDavid" w:hint="cs"/>
          <w:sz w:val="24"/>
          <w:rtl/>
        </w:rPr>
        <w:t xml:space="preserve"> </w:t>
      </w:r>
      <w:ins w:id="96011" w:author="מנוע מכני" w:date="2026-10-11T12:04:39Z">
        <w:r>
          <w:rPr>
            <w:rFonts w:ascii="FontbitDavid" w:hAnsi="FontbitDavid" w:hint="cs"/>
            <w:sz w:val="24"/>
            <w:rtl/>
          </w:rPr>
          <w:t xml:space="preserve">חוששים</w:t>
        </w:r>
      </w:ins>
      <w:del w:id="96012" w:author="מנוע מכני" w:date="2026-10-11T12:04:39Z">
        <w:r>
          <w:rPr>
            <w:rFonts w:ascii="FontbitDavid" w:hAnsi="FontbitDavid" w:hint="cs"/>
            <w:sz w:val="24"/>
            <w:rtl/>
          </w:rPr>
          <w:delText xml:space="preserve">חיישינן</w:delText>
        </w:r>
      </w:del>
      <w:r>
        <w:rPr>
          <w:rFonts w:ascii="FontbitDavid" w:hAnsi="FontbitDavid" w:hint="cs"/>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אלמא: בין השמשות </w:t>
      </w:r>
      <w:r w:rsidRPr="00B078C3">
        <w:rPr>
          <w:rStyle w:val="2fb"/>
          <w:rFonts w:ascii="FontbitDavid" w:hAnsi="FontbitDavid"/>
          <w:sz w:val="24"/>
          <w:rtl/>
        </w:rPr>
        <w:t xml:space="preserve">דרבי יוסי</w:t>
      </w:r>
      <w:r w:rsidRPr="00B078C3">
        <w:rPr>
          <w:rFonts w:ascii="FontbitDavid" w:hAnsi="FontbitDavid"/>
          <w:sz w:val="24"/>
          <w:rtl/>
        </w:rPr>
        <w:t xml:space="preserve"> - </w:t>
      </w:r>
      <w:r w:rsidRPr="00B078C3">
        <w:rPr>
          <w:rStyle w:val="2fb"/>
          <w:rFonts w:ascii="FontbitDavid" w:hAnsi="FontbitDavid"/>
          <w:sz w:val="24"/>
          <w:rtl/>
        </w:rPr>
        <w:t xml:space="preserve">לרבי</w:t>
      </w:r>
      <w:r w:rsidRPr="00B078C3">
        <w:rPr>
          <w:rFonts w:ascii="FontbitDavid" w:hAnsi="FontbitDavid"/>
          <w:sz w:val="24"/>
          <w:rtl/>
        </w:rPr>
        <w:t xml:space="preserve"> ספקא הוי.</w:t>
      </w:r>
    </w:p>
    <w:p w:rsidR="00E403F0" w:rsidRDefault="00E403F0" w:rsidP="00E403F0">
      <w:pPr>
        <w:rPr>
          <w:rFonts w:ascii="FontbitDavid" w:hAnsi="FontbitDavid"/>
          <w:sz w:val="24"/>
          <w:rtl/>
        </w:rPr>
      </w:pPr>
      <w:ins w:id="97193" w:author="מנוע מכני" w:date="2026-10-11T12:04:39Z">
        <w:r>
          <w:rPr>
            <w:rFonts w:ascii="FontbitDavid" w:hAnsi="FontbitDavid"/>
            <w:sz w:val="24"/>
            <w:rtl/>
          </w:rPr>
          <w:t xml:space="preserve">קשה</w:t>
        </w:r>
      </w:ins>
      <w:del w:id="97194"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w:t>
      </w:r>
      <w:r w:rsidRPr="00B078C3">
        <w:rPr>
          <w:rStyle w:val="2fb"/>
          <w:rFonts w:ascii="FontbitDavid" w:hAnsi="FontbitDavid"/>
          <w:sz w:val="24"/>
          <w:rtl/>
        </w:rPr>
        <w:t xml:space="preserve">דרבי</w:t>
      </w:r>
      <w:r w:rsidRPr="00B078C3">
        <w:rPr>
          <w:rFonts w:ascii="FontbitDavid" w:hAnsi="FontbitDavid"/>
          <w:sz w:val="24"/>
          <w:rtl/>
        </w:rPr>
        <w:t xml:space="preserve"> </w:t>
      </w:r>
      <w:r w:rsidRPr="00B078C3">
        <w:rPr>
          <w:rStyle w:val="2fb"/>
          <w:rFonts w:ascii="FontbitDavid" w:hAnsi="FontbitDavid"/>
          <w:sz w:val="24"/>
          <w:rtl/>
        </w:rPr>
        <w:t xml:space="preserve">אדרבי</w:t>
      </w:r>
      <w:r w:rsidRPr="00B078C3">
        <w:rPr>
          <w:rFonts w:ascii="FontbitDavid" w:hAnsi="FontbitDavid"/>
          <w:sz w:val="24"/>
          <w:rtl/>
        </w:rPr>
        <w:t xml:space="preserve">! </w:t>
      </w:r>
    </w:p>
    <w:p>
      <w:pPr>
        <w:pStyle w:val="38"/>
        <w:rPr>
          <w:ins w:id="100804" w:author="מנוע מכני" w:date="2026-10-11T12:04:39Z"/>
        </w:rPr>
      </w:pPr>
      <w:r w:rsidRPr="00B078C3">
        <w:t xml:space="preserve">ה"ק</w:t>
      </w:r>
      <w:r w:rsidRPr="00B078C3">
        <w:t xml:space="preserve">:</w:t>
      </w:r>
    </w:p>
    <w:p w:rsidR="00E403F0" w:rsidRPr="00B078C3" w:rsidRDefault="00E403F0" w:rsidP="00E403F0">
      <w:pPr>
        <w:rPr>
          <w:rFonts w:ascii="FontbitDavid" w:hAnsi="FontbitDavid"/>
          <w:sz w:val="24"/>
          <w:rtl/>
        </w:rPr>
      </w:pPr>
      <w:del w:id="10080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נראין דברי </w:t>
      </w:r>
      <w:ins w:id="93251" w:author="מנוע מכני" w:date="2026-10-11T12:04:39Z">
        <w:r>
          <w:rPr>
            <w:rStyle w:val="2fb"/>
            <w:rFonts w:ascii="FontbitDavid" w:hAnsi="FontbitDavid"/>
            <w:sz w:val="24"/>
            <w:rtl/>
          </w:rPr>
          <w:t xml:space="preserve">ר"י</w:t>
        </w:r>
      </w:ins>
      <w:del w:id="93252"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בן אגרא לרבנן דלא בדקה כלל </w:t>
      </w:r>
      <w:r w:rsidRPr="00B078C3">
        <w:rPr>
          <w:rFonts w:ascii="FontbitDavid" w:hAnsi="FontbitDavid"/>
          <w:sz w:val="24"/>
          <w:rtl/>
        </w:rPr>
        <w:t xml:space="preserve">לא</w:t>
      </w:r>
      <w:r w:rsidRPr="00B078C3">
        <w:rPr>
          <w:rFonts w:ascii="FontbitDavid" w:hAnsi="FontbitDavid"/>
          <w:sz w:val="24"/>
          <w:rtl/>
        </w:rPr>
        <w:t xml:space="preserve"> בדרבי יהודה ולא בדרבי יוסי, שאף חכמים </w:t>
      </w:r>
      <w:r w:rsidRPr="00B078C3">
        <w:rPr>
          <w:rFonts w:ascii="FontbitDavid" w:hAnsi="FontbitDavid"/>
          <w:sz w:val="24"/>
          <w:rtl/>
        </w:rPr>
        <w:t xml:space="preserve">לא</w:t>
      </w:r>
      <w:r w:rsidRPr="00B078C3">
        <w:rPr>
          <w:rFonts w:ascii="FontbitDavid" w:hAnsi="FontbitDavid"/>
          <w:sz w:val="24"/>
          <w:rtl/>
        </w:rPr>
        <w:t xml:space="preserve"> נחלקו עליו אלא דבדקה בדר' יהודה, ולא בדקה בדר' יוסי.</w:t>
      </w:r>
    </w:p>
    <w:p w:rsidR="00E403F0" w:rsidRPr="00B078C3" w:rsidRDefault="00E403F0" w:rsidP="00E403F0">
      <w:pPr>
        <w:rPr>
          <w:rFonts w:ascii="FontbitDavid" w:hAnsi="FontbitDavid"/>
          <w:sz w:val="24"/>
          <w:rtl/>
        </w:rPr>
      </w:pPr>
      <w:r w:rsidRPr="00B078C3">
        <w:rPr>
          <w:rFonts w:ascii="FontbitDavid" w:hAnsi="FontbitDavid"/>
          <w:sz w:val="24"/>
          <w:rtl/>
        </w:rPr>
        <w:t xml:space="preserve">אבל </w:t>
      </w:r>
      <w:ins w:id="94375" w:author="מנוע מכני" w:date="2026-10-11T12:04:39Z">
        <w:r>
          <w:rPr>
            <w:rFonts w:ascii="FontbitDavid" w:hAnsi="FontbitDavid"/>
            <w:sz w:val="24"/>
            <w:rtl/>
          </w:rPr>
          <w:t xml:space="preserve">מקום</w:t>
        </w:r>
      </w:ins>
      <w:del w:id="94376"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דלא בדקה כלל - מודו </w:t>
      </w:r>
      <w:ins w:id="96013" w:author="מנוע מכני" w:date="2026-10-11T12:04:39Z">
        <w:r>
          <w:rPr>
            <w:rFonts w:ascii="FontbitDavid" w:hAnsi="FontbitDavid"/>
            <w:sz w:val="24"/>
            <w:rtl/>
          </w:rPr>
          <w:t xml:space="preserve">לו</w:t>
        </w:r>
      </w:ins>
      <w:del w:id="9601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w:t>
      </w:r>
    </w:p>
    <w:p w:rsidR="00E403F0" w:rsidRPr="00017C1D" w:rsidRDefault="00E403F0" w:rsidP="00E403F0">
      <w:pPr>
        <w:pStyle w:val="a3"/>
        <w:rPr>
          <w:spacing w:val="-6"/>
          <w:rtl/>
        </w:rPr>
      </w:pPr>
      <w:r w:rsidRPr="00017C1D">
        <w:rPr>
          <w:spacing w:val="-6"/>
          <w:rtl/>
        </w:rPr>
        <w:t xml:space="preserve">ורמינהו: הרואה כתם, לראיה מרובה חוששת, לראיה מועטת אינה חוששת זו דברי </w:t>
      </w:r>
      <w:r w:rsidRPr="00017C1D">
        <w:rPr>
          <w:rStyle w:val="2fb"/>
          <w:spacing w:val="-6"/>
          <w:rtl/>
        </w:rPr>
        <w:t xml:space="preserve">ר</w:t>
      </w:r>
      <w:r w:rsidRPr="00017C1D">
        <w:rPr>
          <w:rStyle w:val="2fb"/>
          <w:rFonts w:hint="cs"/>
          <w:spacing w:val="-6"/>
          <w:rtl/>
        </w:rPr>
        <w:t xml:space="preserve">י</w:t>
      </w:r>
      <w:ins w:id="92179" w:author="מנוע מכני" w:date="2026-10-11T12:04:39Z">
        <w:r>
          <w:rPr>
            <w:rStyle w:val="2fb"/>
            <w:rFonts w:hint="cs"/>
            <w:spacing w:val="-6"/>
            <w:rtl/>
          </w:rPr>
          <w:t xml:space="preserve">ב"א</w:t>
        </w:r>
      </w:ins>
      <w:del w:id="92180" w:author="מנוע מכני" w:date="2026-10-11T12:04:39Z">
        <w:r w:rsidRPr="00017C1D">
          <w:rPr>
            <w:rFonts w:hint="cs"/>
            <w:spacing w:val="-6"/>
            <w:rtl/>
          </w:rPr>
          <w:delText xml:space="preserve">ב''א</w:delText>
        </w:r>
      </w:del>
      <w:r w:rsidRPr="00017C1D">
        <w:rPr>
          <w:rFonts w:hint="cs"/>
          <w:spacing w:val="-6"/>
          <w:rtl/>
        </w:rPr>
        <w:t xml:space="preserve"> מדרבי יוסי </w:t>
      </w:r>
    </w:p>
    <w:p>
      <w:pPr>
        <w:pStyle w:val="38"/>
        <w:rPr>
          <w:ins w:id="100806"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10080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אני שמעתי ממנו שאחת זו ואחת זו - חוששת, ומן הטעם הזה </w:t>
      </w:r>
      <w:r w:rsidRPr="00B078C3">
        <w:rPr>
          <w:rFonts w:ascii="FontbitDavid" w:hAnsi="FontbitDavid"/>
          <w:sz w:val="24"/>
          <w:rtl/>
        </w:rPr>
        <w:t xml:space="preserve">אמר</w:t>
      </w:r>
      <w:r w:rsidRPr="00B078C3">
        <w:rPr>
          <w:rFonts w:ascii="FontbitDavid" w:hAnsi="FontbitDavid"/>
          <w:sz w:val="24"/>
          <w:rtl/>
        </w:rPr>
        <w:t xml:space="preserve"> לי: ומה אילו נדה </w:t>
      </w:r>
      <w:r w:rsidRPr="00017C1D">
        <w:rPr>
          <w:rFonts w:ascii="FontbitDavid" w:hAnsi="FontbitDavid"/>
          <w:spacing w:val="-6"/>
          <w:sz w:val="24"/>
          <w:rtl/>
        </w:rPr>
        <w:t xml:space="preserve">שלא הפרישה בטהרה מן המנחה ולמעלה - </w:t>
      </w:r>
      <w:r w:rsidRPr="00017C1D">
        <w:rPr>
          <w:rFonts w:ascii="FontbitDavid" w:hAnsi="FontbitDavid"/>
          <w:spacing w:val="-6"/>
          <w:sz w:val="24"/>
          <w:rtl/>
        </w:rPr>
        <w:t xml:space="preserve">לא</w:t>
      </w:r>
      <w:r w:rsidRPr="00017C1D">
        <w:rPr>
          <w:rFonts w:ascii="FontbitDavid" w:hAnsi="FontbitDavid"/>
          <w:spacing w:val="-6"/>
          <w:sz w:val="24"/>
          <w:rtl/>
        </w:rPr>
        <w:t xml:space="preserve"> תהא בחזקת טמאה? ונראין דבריו כשבדקה.</w:t>
      </w:r>
    </w:p>
    <w:p w:rsidR="00E403F0" w:rsidRDefault="00E403F0" w:rsidP="00E403F0">
      <w:pPr>
        <w:rPr>
          <w:rFonts w:ascii="FontbitDavid" w:hAnsi="FontbitDavid"/>
          <w:sz w:val="24"/>
          <w:rtl/>
        </w:rPr>
      </w:pPr>
      <w:ins w:id="97535" w:author="מנוע מכני" w:date="2026-10-11T12:04:39Z">
        <w:r>
          <w:rPr>
            <w:rFonts w:ascii="FontbitDavid" w:hAnsi="FontbitDavid" w:hint="cs"/>
            <w:sz w:val="24"/>
            <w:rtl/>
          </w:rPr>
          <w:t xml:space="preserve">ואם </w:t>
        </w:r>
      </w:ins>
      <w:del w:id="97536" w:author="מנוע מכני" w:date="2026-10-11T12:04:39Z">
        <w:r>
          <w:rPr>
            <w:rFonts w:ascii="FontbitDavid" w:hAnsi="FontbitDavid" w:hint="cs"/>
            <w:sz w:val="24"/>
            <w:rtl/>
          </w:rPr>
          <w:delText xml:space="preserve">ואי </w:delText>
        </w:r>
      </w:del>
      <w:r>
        <w:rPr>
          <w:rFonts w:ascii="FontbitDavid" w:hAnsi="FontbitDavid" w:hint="cs"/>
          <w:sz w:val="24"/>
          <w:rtl/>
        </w:rPr>
        <w:t xml:space="preserve">בדקה היינו בדרבי </w:t>
      </w:r>
      <w:ins w:id="97195" w:author="מנוע מכני" w:date="2026-10-11T12:04:39Z">
        <w:r>
          <w:rPr>
            <w:rFonts w:ascii="FontbitDavid" w:hAnsi="FontbitDavid" w:hint="cs"/>
            <w:sz w:val="24"/>
            <w:rtl/>
          </w:rPr>
          <w:t xml:space="preserve">קשה</w:t>
        </w:r>
      </w:ins>
      <w:del w:id="97196" w:author="מנוע מכני" w:date="2026-10-11T12:04:39Z">
        <w:r>
          <w:rPr>
            <w:rFonts w:ascii="FontbitDavid" w:hAnsi="FontbitDavid" w:hint="cs"/>
            <w:sz w:val="24"/>
            <w:rtl/>
          </w:rPr>
          <w:delText xml:space="preserve">קשיא</w:delText>
        </w:r>
      </w:del>
      <w:r>
        <w:rPr>
          <w:rFonts w:ascii="FontbitDavid" w:hAnsi="FontbitDavid" w:hint="cs"/>
          <w:sz w:val="24"/>
          <w:rtl/>
        </w:rPr>
        <w:t xml:space="preserve"> ו</w:t>
      </w:r>
      <w:ins w:id="92181" w:author="מנוע מכני" w:date="2026-10-11T12:04:39Z">
        <w:r>
          <w:rPr>
            <w:rFonts w:ascii="FontbitDavid" w:hAnsi="FontbitDavid" w:hint="cs"/>
            <w:sz w:val="24"/>
            <w:rtl/>
          </w:rPr>
          <w:t xml:space="preserve">צ"ל</w:t>
        </w:r>
      </w:ins>
      <w:del w:id="92182" w:author="מנוע מכני" w:date="2026-10-11T12:04:39Z">
        <w:r>
          <w:rPr>
            <w:rFonts w:ascii="FontbitDavid" w:hAnsi="FontbitDavid" w:hint="cs"/>
            <w:sz w:val="24"/>
            <w:rtl/>
          </w:rPr>
          <w:delText xml:space="preserve">צ''ל</w:delText>
        </w:r>
      </w:del>
      <w:r>
        <w:rPr>
          <w:rFonts w:ascii="FontbitDavid" w:hAnsi="FontbitDavid" w:hint="cs"/>
          <w:sz w:val="24"/>
          <w:rtl/>
        </w:rPr>
        <w:t xml:space="preserve"> </w:t>
      </w:r>
      <w:ins w:id="96015" w:author="מנוע מכני" w:date="2026-10-11T12:04:39Z">
        <w:r>
          <w:rPr>
            <w:rFonts w:ascii="FontbitDavid" w:hAnsi="FontbitDavid" w:hint="cs"/>
            <w:sz w:val="24"/>
            <w:rtl/>
          </w:rPr>
          <w:t xml:space="preserve">דשני</w:t>
        </w:r>
      </w:ins>
      <w:del w:id="96016" w:author="מנוע מכני" w:date="2026-10-11T12:04:39Z">
        <w:r>
          <w:rPr>
            <w:rFonts w:ascii="FontbitDavid" w:hAnsi="FontbitDavid" w:hint="cs"/>
            <w:sz w:val="24"/>
            <w:rtl/>
          </w:rPr>
          <w:delText xml:space="preserve">דתרי</w:delText>
        </w:r>
      </w:del>
      <w:r>
        <w:rPr>
          <w:rFonts w:ascii="FontbitDavid" w:hAnsi="FontbitDavid" w:hint="cs"/>
          <w:sz w:val="24"/>
          <w:rtl/>
        </w:rPr>
        <w:t xml:space="preserve"> תנאי אליבא </w:t>
      </w:r>
      <w:r>
        <w:rPr>
          <w:rStyle w:val="2fb"/>
          <w:rFonts w:ascii="FontbitDavid" w:hAnsi="FontbitDavid" w:hint="cs"/>
          <w:sz w:val="24"/>
          <w:rtl/>
        </w:rPr>
        <w:t xml:space="preserve">דרי</w:t>
      </w:r>
      <w:ins w:id="92183" w:author="מנוע מכני" w:date="2026-10-11T12:04:39Z">
        <w:r>
          <w:rPr>
            <w:rStyle w:val="2fb"/>
            <w:rFonts w:ascii="FontbitDavid" w:hAnsi="FontbitDavid" w:hint="cs"/>
            <w:sz w:val="24"/>
            <w:rtl/>
          </w:rPr>
          <w:t xml:space="preserve">ב"א</w:t>
        </w:r>
      </w:ins>
      <w:del w:id="92184" w:author="מנוע מכני" w:date="2026-10-11T12:04:39Z">
        <w:r>
          <w:rPr>
            <w:rFonts w:ascii="FontbitDavid" w:hAnsi="FontbitDavid" w:hint="cs"/>
            <w:sz w:val="24"/>
            <w:rtl/>
          </w:rPr>
          <w:delText xml:space="preserve">ב''א</w:delText>
        </w:r>
      </w:del>
      <w:r>
        <w:rPr>
          <w:rFonts w:ascii="FontbitDavid" w:hAnsi="FontbitDavid" w:hint="cs"/>
          <w:sz w:val="24"/>
          <w:rtl/>
        </w:rPr>
        <w:t xml:space="preserve"> </w:t>
      </w:r>
    </w:p>
    <w:p w:rsidR="00E403F0" w:rsidRDefault="00E403F0" w:rsidP="00E403F0">
      <w:pPr>
        <w:pStyle w:val="afff3"/>
        <w:framePr w:wrap="around"/>
        <w:rPr>
          <w:rtl/>
        </w:rPr>
      </w:pPr>
      <w:r>
        <w:rPr>
          <w:rFonts w:hint="cs"/>
          <w:rtl/>
        </w:rPr>
        <w:t>נג</w:t>
      </w:r>
    </w:p>
    <w:p w:rsidR="00E403F0" w:rsidRDefault="00E403F0" w:rsidP="00E403F0">
      <w:pPr>
        <w:rPr>
          <w:rFonts w:ascii="FontbitDavid" w:hAnsi="FontbitDavid"/>
          <w:sz w:val="24"/>
          <w:rtl/>
        </w:rPr>
      </w:pPr>
    </w:p>
    <w:p w:rsidR="00E403F0" w:rsidRPr="00B078C3" w:rsidRDefault="00E403F0" w:rsidP="00E403F0">
      <w:pPr>
        <w:rPr>
          <w:rFonts w:ascii="FontbitDavid" w:hAnsi="FontbitDavid"/>
          <w:sz w:val="24"/>
          <w:rtl/>
        </w:rPr>
      </w:pPr>
      <w:ins w:id="96017" w:author="מנוע מכני" w:date="2026-10-11T12:04:39Z">
        <w:r>
          <w:rPr>
            <w:rFonts w:ascii="FontbitDavid" w:hAnsi="FontbitDavid"/>
            <w:sz w:val="24"/>
            <w:rtl/>
          </w:rPr>
          <w:t xml:space="preserve">זה</w:t>
        </w:r>
      </w:ins>
      <w:del w:id="96018"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תנא סבר: שלים בין השמשות דר' יהודה</w:t>
      </w:r>
      <w:ins w:id="96923" w:author="מנוע מכני" w:date="2026-10-11T12:04:39Z">
        <w:r>
          <w:rPr>
            <w:rFonts w:ascii="FontbitDavid" w:hAnsi="FontbitDavid"/>
            <w:sz w:val="24"/>
            <w:rtl/>
          </w:rPr>
          <w:t xml:space="preserve"> </w:t>
        </w:r>
      </w:ins>
      <w:del w:id="96924" w:author="מנוע מכני" w:date="2026-10-11T12:04:39Z">
        <w:r w:rsidRPr="00B078C3">
          <w:rPr>
            <w:rFonts w:ascii="FontbitDavid" w:hAnsi="FontbitDavid"/>
            <w:sz w:val="24"/>
            <w:rtl/>
          </w:rPr>
          <w:delText xml:space="preserve">  </w:delText>
        </w:r>
      </w:del>
      <w:ins w:id="94377" w:author="מנוע מכני" w:date="2026-10-11T12:04:39Z">
        <w:r>
          <w:rPr>
            <w:rFonts w:ascii="FontbitDavid" w:hAnsi="FontbitDavid"/>
            <w:sz w:val="24"/>
            <w:rtl/>
          </w:rPr>
          <w:t xml:space="preserve">ואח"כ</w:t>
        </w:r>
      </w:ins>
      <w:del w:id="94378" w:author="מנוע מכני" w:date="2026-10-11T12:04:39Z">
        <w:r w:rsidRPr="00B078C3">
          <w:rPr>
            <w:rFonts w:ascii="FontbitDavid" w:hAnsi="FontbitDavid"/>
            <w:sz w:val="24"/>
            <w:rtl/>
          </w:rPr>
          <w:delText xml:space="preserve">והדר</w:delText>
        </w:r>
      </w:del>
      <w:r w:rsidRPr="00B078C3">
        <w:rPr>
          <w:rFonts w:ascii="FontbitDavid" w:hAnsi="FontbitDavid"/>
          <w:sz w:val="24"/>
          <w:rtl/>
        </w:rPr>
        <w:t xml:space="preserve"> חייל בין השמשות </w:t>
      </w:r>
      <w:r w:rsidRPr="00B078C3">
        <w:rPr>
          <w:rStyle w:val="2fb"/>
          <w:rFonts w:ascii="FontbitDavid" w:hAnsi="FontbitDavid"/>
          <w:sz w:val="24"/>
          <w:rtl/>
        </w:rPr>
        <w:t xml:space="preserve">דר' יוסי</w:t>
      </w:r>
      <w:r w:rsidRPr="00B078C3">
        <w:rPr>
          <w:rFonts w:ascii="FontbitDavid" w:hAnsi="FontbitDavid"/>
          <w:sz w:val="24"/>
          <w:rtl/>
        </w:rPr>
        <w:t xml:space="preserve">.</w:t>
      </w:r>
    </w:p>
    <w:p w:rsidR="00E403F0" w:rsidRPr="00B078C3" w:rsidRDefault="00E403F0" w:rsidP="00E403F0">
      <w:pPr>
        <w:rPr>
          <w:rFonts w:ascii="FontbitDavid" w:hAnsi="FontbitDavid"/>
          <w:sz w:val="24"/>
          <w:rtl/>
        </w:rPr>
      </w:pPr>
      <w:ins w:id="96019" w:author="מנוע מכני" w:date="2026-10-11T12:04:39Z">
        <w:r>
          <w:rPr>
            <w:rFonts w:ascii="FontbitDavid" w:hAnsi="FontbitDavid"/>
            <w:sz w:val="24"/>
            <w:rtl/>
          </w:rPr>
          <w:t xml:space="preserve">וזה</w:t>
        </w:r>
      </w:ins>
      <w:del w:id="96020" w:author="מנוע מכני" w:date="2026-10-11T12:04:39Z">
        <w:r w:rsidRPr="00B078C3">
          <w:rPr>
            <w:rFonts w:ascii="FontbitDavid" w:hAnsi="FontbitDavid"/>
            <w:sz w:val="24"/>
            <w:rtl/>
          </w:rPr>
          <w:delText xml:space="preserve">והאי</w:delText>
        </w:r>
      </w:del>
      <w:r w:rsidRPr="00B078C3">
        <w:rPr>
          <w:rFonts w:ascii="FontbitDavid" w:hAnsi="FontbitDavid"/>
          <w:sz w:val="24"/>
          <w:rtl/>
        </w:rPr>
        <w:t xml:space="preserve"> תנא סבר: בין השמשות </w:t>
      </w:r>
      <w:r w:rsidRPr="00B078C3">
        <w:rPr>
          <w:rStyle w:val="2fb"/>
          <w:rFonts w:ascii="FontbitDavid" w:hAnsi="FontbitDavid"/>
          <w:sz w:val="24"/>
          <w:rtl/>
        </w:rPr>
        <w:t xml:space="preserve">דר' יוסי</w:t>
      </w:r>
      <w:r w:rsidRPr="00B078C3">
        <w:rPr>
          <w:rFonts w:ascii="FontbitDavid" w:hAnsi="FontbitDavid"/>
          <w:sz w:val="24"/>
          <w:rtl/>
        </w:rPr>
        <w:t xml:space="preserve"> מישך שייך בדר' יהודה.</w:t>
      </w:r>
    </w:p>
    <w:p>
      <w:pPr>
        <w:pStyle w:val="afffff8"/>
        <w:rPr>
          <w:ins w:id="90215" w:author="קלוד" w:date="2026-10-11T12:23:38Z"/>
        </w:rPr>
      </w:pPr>
      <w:ins w:id="90216" w:author="קלוד" w:date="2026-10-11T12:23:38Z">
        <w:r>
          <w:rPr>
            <w:color w:val="7B3F00"/>
          </w:rPr>
          <w:t xml:space="preserve">כתם לרבי - מטמאה עצמה וקדשים למפרע</w:t>
        </w:r>
      </w:ins>
    </w:p>
    <w:p>
      <w:pPr>
        <w:pStyle w:val="38"/>
        <w:rPr>
          <w:ins w:id="100808" w:author="מנוע מכני" w:date="2026-10-11T12:04:39Z"/>
        </w:rPr>
      </w:pPr>
      <w:r w:rsidRPr="0038037E">
        <w:t>ת"ר</w:t>
      </w:r>
      <w:r>
        <w:t xml:space="preserve">, הרואה כתם </w:t>
      </w:r>
      <w:r>
        <w:t>לרבי:</w:t>
      </w:r>
    </w:p>
    <w:p w:rsidR="00E403F0" w:rsidRPr="00B078C3" w:rsidRDefault="00E403F0" w:rsidP="00E403F0">
      <w:pPr>
        <w:rPr>
          <w:rFonts w:ascii="FontbitDavid" w:hAnsi="FontbitDavid"/>
          <w:sz w:val="24"/>
          <w:rtl/>
        </w:rPr>
      </w:pPr>
      <w:del w:id="100809" w:author="מנוע מכני" w:date="2026-10-11T12:04:39Z">
        <w:r>
          <w:rPr>
            <w:rFonts w:ascii="FontbitDavid" w:hAnsi="FontbitDavid"/>
            <w:sz w:val="24"/>
            <w:rtl/>
          </w:rPr>
          <w:delText xml:space="preserve"> </w:delText>
        </w:r>
      </w:del>
      <w:r>
        <w:rPr>
          <w:rFonts w:ascii="FontbitDavid" w:hAnsi="FontbitDavid"/>
          <w:sz w:val="24"/>
          <w:rtl/>
        </w:rPr>
        <w:t xml:space="preserve">מטמאה עצמה וקדשים למפרע </w:t>
      </w:r>
      <w:r w:rsidRPr="00B078C3">
        <w:rPr>
          <w:rFonts w:ascii="FontbitDavid" w:hAnsi="FontbitDavid"/>
          <w:sz w:val="24"/>
          <w:rtl/>
        </w:rPr>
        <w:t>.</w:t>
      </w:r>
    </w:p>
    <w:p>
      <w:pPr>
        <w:pStyle w:val="38"/>
        <w:rPr>
          <w:ins w:id="100810" w:author="מנוע מכני" w:date="2026-10-11T12:04:39Z"/>
        </w:rPr>
      </w:pPr>
      <w:r>
        <w:t xml:space="preserve">ר"ש בן אלעזר</w:t>
      </w:r>
      <w:del w:id="101784" w:author="מנוע מכני" w:date="2026-10-11T12:04:39Z">
        <w:r>
          <w:delText xml:space="preserve"> אומר</w:delText>
        </w:r>
      </w:del>
      <w:r>
        <w:t xml:space="preserve">:</w:t>
      </w:r>
    </w:p>
    <w:p w:rsidR="00E403F0" w:rsidRPr="00B078C3" w:rsidRDefault="00E403F0" w:rsidP="00E403F0">
      <w:pPr>
        <w:rPr>
          <w:rFonts w:ascii="FontbitDavid" w:hAnsi="FontbitDavid"/>
          <w:sz w:val="24"/>
          <w:rtl/>
        </w:rPr>
      </w:pPr>
      <w:del w:id="100811" w:author="מנוע מכני" w:date="2026-10-11T12:04:39Z">
        <w:r>
          <w:rPr>
            <w:rFonts w:ascii="FontbitDavid" w:hAnsi="FontbitDavid"/>
            <w:sz w:val="24"/>
            <w:rtl/>
          </w:rPr>
          <w:delText xml:space="preserve"> </w:delText>
        </w:r>
      </w:del>
      <w:r w:rsidRPr="00B078C3">
        <w:rPr>
          <w:rFonts w:ascii="FontbitDavid" w:hAnsi="FontbitDavid"/>
          <w:sz w:val="24"/>
          <w:rtl/>
        </w:rPr>
        <w:t>אף קדשים אינה מטמאה, שלא יהא כתמה חמור מראייתה לכל דבר.</w:t>
      </w:r>
    </w:p>
    <w:p w:rsidR="00E403F0" w:rsidRDefault="00E403F0" w:rsidP="00E403F0">
      <w:pPr>
        <w:rPr>
          <w:rFonts w:ascii="FontbitDavid" w:hAnsi="FontbitDavid"/>
          <w:sz w:val="24"/>
          <w:rtl/>
        </w:rPr>
      </w:pPr>
    </w:p>
    <w:p>
      <w:pPr>
        <w:pStyle w:val="afffff8"/>
        <w:rPr>
          <w:ins w:id="90213" w:author="קלוד" w:date="2026-10-11T12:23:38Z"/>
        </w:rPr>
      </w:pPr>
      <w:ins w:id="90214" w:author="קלוד" w:date="2026-10-11T12:23:38Z">
        <w:r>
          <w:rPr>
            <w:color w:val="7B3F00"/>
          </w:rPr>
          <w:t xml:space="preserve">כתם ואחר כך דם - תולה בראייתה מעת לעת</w:t>
        </w:r>
      </w:ins>
    </w:p>
    <w:p w:rsidR="00E403F0" w:rsidRPr="00B078C3"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ראתה כתם ואחר כך ראתה דם </w:t>
      </w:r>
      <w:r>
        <w:rPr>
          <w:rFonts w:ascii="FontbitDavid" w:hAnsi="FontbitDavid"/>
          <w:sz w:val="24"/>
          <w:rtl/>
        </w:rPr>
        <w:t>–</w:t>
      </w:r>
      <w:r w:rsidRPr="00B078C3">
        <w:rPr>
          <w:rFonts w:ascii="FontbitDavid" w:hAnsi="FontbitDavid"/>
          <w:sz w:val="24"/>
          <w:rtl/>
        </w:rPr>
        <w:t xml:space="preserve"> </w:t>
      </w:r>
      <w:r>
        <w:rPr>
          <w:rStyle w:val="2fb"/>
          <w:rFonts w:ascii="FontbitDavid" w:hAnsi="FontbitDavid" w:hint="cs"/>
          <w:sz w:val="24"/>
          <w:rtl/>
        </w:rPr>
        <w:t xml:space="preserve">רבי</w:t>
      </w:r>
      <w:r>
        <w:rPr>
          <w:rFonts w:ascii="FontbitDavid" w:hAnsi="FontbitDavid" w:hint="cs"/>
          <w:sz w:val="24"/>
          <w:rtl/>
        </w:rPr>
        <w:t xml:space="preserve">: </w:t>
      </w:r>
      <w:r w:rsidRPr="00B078C3">
        <w:rPr>
          <w:rFonts w:ascii="FontbitDavid" w:hAnsi="FontbitDavid"/>
          <w:sz w:val="24"/>
          <w:rtl/>
        </w:rPr>
        <w:t>תולה כתמה בראייתה מעת לעת,</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ר"ש</w:t>
      </w:r>
      <w:r w:rsidRPr="00B078C3">
        <w:rPr>
          <w:rFonts w:ascii="FontbitDavid" w:hAnsi="FontbitDavid"/>
          <w:sz w:val="24"/>
          <w:rtl/>
        </w:rPr>
        <w:t xml:space="preserve"> בן אלעזר אומר: יומו.</w:t>
      </w:r>
    </w:p>
    <w:p>
      <w:pPr>
        <w:pStyle w:val="38"/>
        <w:rPr>
          <w:ins w:id="100812"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10081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נראין דבריו מדברי, שהוא - מתקנה, ואני - מעוותה.</w:t>
      </w:r>
    </w:p>
    <w:p w:rsidR="00E403F0" w:rsidRDefault="00E403F0" w:rsidP="00E403F0">
      <w:pPr>
        <w:rPr>
          <w:rFonts w:ascii="FontbitDavid" w:hAnsi="FontbitDavid"/>
          <w:sz w:val="24"/>
          <w:rtl/>
        </w:rPr>
      </w:pPr>
      <w:r w:rsidRPr="00B078C3">
        <w:rPr>
          <w:rFonts w:ascii="FontbitDavid" w:hAnsi="FontbitDavid"/>
          <w:sz w:val="24"/>
          <w:rtl/>
        </w:rPr>
        <w:t xml:space="preserve">מתקנה? עוותי מעוית לה! </w:t>
      </w:r>
    </w:p>
    <w:p w:rsidR="00E403F0" w:rsidRPr="00B078C3" w:rsidRDefault="00E403F0" w:rsidP="00E403F0">
      <w:pPr>
        <w:rPr>
          <w:rFonts w:ascii="FontbitDavid" w:hAnsi="FontbitDavid"/>
          <w:sz w:val="24"/>
          <w:rtl/>
        </w:rPr>
      </w:pPr>
      <w:r>
        <w:rPr>
          <w:rStyle w:val="2fb"/>
          <w:rFonts w:ascii="FontbitDavid" w:hAnsi="FontbitDavid" w:hint="cs"/>
          <w:sz w:val="24"/>
          <w:rtl/>
        </w:rPr>
        <w:t>רבינא</w:t>
      </w:r>
      <w:r w:rsidRPr="00B078C3">
        <w:rPr>
          <w:rFonts w:ascii="FontbitDavid" w:hAnsi="FontbitDavid"/>
          <w:sz w:val="24"/>
          <w:rtl/>
        </w:rPr>
        <w:t xml:space="preserve"> איפוך.</w:t>
      </w:r>
    </w:p>
    <w:p>
      <w:pPr>
        <w:pStyle w:val="38"/>
        <w:rPr>
          <w:ins w:id="100814" w:author="מנוע מכני" w:date="2026-10-11T12:04:39Z"/>
        </w:rPr>
      </w:pPr>
      <w:ins w:id="93253" w:author="מנוע מכני" w:date="2026-10-11T12:04:39Z">
        <w:r>
          <w:t xml:space="preserve">ר"נ</w:t>
        </w:r>
      </w:ins>
      <w:del w:id="93254" w:author="מנוע מכני" w:date="2026-10-11T12:04:39Z">
        <w:r w:rsidRPr="00017C1D">
          <w:delText xml:space="preserve">רב נחמן</w:delText>
        </w:r>
      </w:del>
      <w:del w:id="101785" w:author="מנוע מכני" w:date="2026-10-11T12:04:39Z">
        <w:r w:rsidRPr="00017C1D">
          <w:delText xml:space="preserve"> אמר</w:delText>
        </w:r>
      </w:del>
      <w:r w:rsidRPr="00017C1D">
        <w:t xml:space="preserve">:</w:t>
      </w:r>
    </w:p>
    <w:p w:rsidR="00E403F0" w:rsidRPr="00017C1D" w:rsidRDefault="00E403F0" w:rsidP="00E403F0">
      <w:pPr>
        <w:rPr>
          <w:rFonts w:ascii="FontbitDavid" w:hAnsi="FontbitDavid"/>
          <w:spacing w:val="-4"/>
          <w:sz w:val="24"/>
          <w:rtl/>
        </w:rPr>
      </w:pPr>
      <w:del w:id="100815"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לעולם </w:t>
      </w:r>
      <w:r w:rsidRPr="00017C1D">
        <w:rPr>
          <w:rFonts w:ascii="FontbitDavid" w:hAnsi="FontbitDavid"/>
          <w:spacing w:val="-4"/>
          <w:sz w:val="24"/>
          <w:rtl/>
        </w:rPr>
        <w:t xml:space="preserve">לא</w:t>
      </w:r>
      <w:r w:rsidRPr="00017C1D">
        <w:rPr>
          <w:rFonts w:ascii="FontbitDavid" w:hAnsi="FontbitDavid"/>
          <w:spacing w:val="-4"/>
          <w:sz w:val="24"/>
          <w:rtl/>
        </w:rPr>
        <w:t xml:space="preserve"> תיפוך, שהוא מתקן הלכותיה לידי זיבה, ואני מעוות הלכותיה לידי זיבה.</w:t>
      </w:r>
    </w:p>
    <w:p w:rsidR="00E403F0" w:rsidRDefault="00E403F0" w:rsidP="00E403F0">
      <w:pPr>
        <w:rPr>
          <w:rFonts w:ascii="FontbitDavid" w:hAnsi="FontbitDavid"/>
          <w:sz w:val="24"/>
          <w:rtl/>
        </w:rPr>
      </w:pPr>
    </w:p>
    <w:p>
      <w:pPr>
        <w:pStyle w:val="afffff8"/>
        <w:rPr>
          <w:ins w:id="90211" w:author="קלוד" w:date="2026-10-11T12:23:38Z"/>
        </w:rPr>
      </w:pPr>
      <w:ins w:id="90212" w:author="קלוד" w:date="2026-10-11T12:23:38Z">
        <w:r>
          <w:rPr>
            <w:color w:val="7B3F00"/>
          </w:rPr>
          <w:t xml:space="preserve">האם כתמים צריכין הפסק טהרה?</w:t>
        </w:r>
      </w:ins>
    </w:p>
    <w:p>
      <w:pPr>
        <w:pStyle w:val="38"/>
        <w:rPr>
          <w:ins w:id="100816" w:author="מנוע מכני" w:date="2026-10-11T12:04:39Z"/>
        </w:rPr>
      </w:pPr>
      <w:r w:rsidRPr="00B078C3">
        <w:t xml:space="preserve">בעי </w:t>
      </w:r>
      <w:ins w:id="96021" w:author="מנוע מכני" w:date="2026-10-11T12:04:39Z">
        <w:r>
          <w:t xml:space="preserve">ממנו</w:t>
        </w:r>
      </w:ins>
      <w:del w:id="96022" w:author="מנוע מכני" w:date="2026-10-11T12:04:39Z">
        <w:r w:rsidRPr="00B078C3">
          <w:delText xml:space="preserve">מיניה</w:delText>
        </w:r>
      </w:del>
      <w:r w:rsidRPr="00B078C3">
        <w:t xml:space="preserve"> ר' זירא מר' אסי:</w:t>
      </w:r>
    </w:p>
    <w:p w:rsidR="00E403F0" w:rsidRPr="00B078C3" w:rsidRDefault="00E403F0" w:rsidP="00E403F0">
      <w:pPr>
        <w:rPr>
          <w:rFonts w:ascii="FontbitDavid" w:hAnsi="FontbitDavid"/>
          <w:sz w:val="24"/>
          <w:rtl/>
        </w:rPr>
      </w:pPr>
      <w:del w:id="1008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כתמים צריכין הפסק טהרה או </w:t>
      </w:r>
      <w:r w:rsidRPr="00B078C3">
        <w:rPr>
          <w:rFonts w:ascii="FontbitDavid" w:hAnsi="FontbitDavid"/>
          <w:sz w:val="24"/>
          <w:rtl/>
        </w:rPr>
        <w:t xml:space="preserve">לא</w:t>
      </w:r>
      <w:r w:rsidRPr="00B078C3">
        <w:rPr>
          <w:rFonts w:ascii="FontbitDavid" w:hAnsi="FontbitDavid"/>
          <w:sz w:val="24"/>
          <w:rtl/>
        </w:rPr>
        <w:t xml:space="preserve">? אשתיק ולא </w:t>
      </w:r>
      <w:r w:rsidRPr="00B078C3">
        <w:rPr>
          <w:rFonts w:ascii="FontbitDavid" w:hAnsi="FontbitDavid"/>
          <w:sz w:val="24"/>
          <w:rtl/>
        </w:rPr>
        <w:t xml:space="preserve">א"ל</w:t>
      </w:r>
      <w:r w:rsidRPr="00B078C3">
        <w:rPr>
          <w:rFonts w:ascii="FontbitDavid" w:hAnsi="FontbitDavid"/>
          <w:sz w:val="24"/>
          <w:rtl/>
        </w:rPr>
        <w:t xml:space="preserve"> ולא </w:t>
      </w:r>
      <w:ins w:id="96023" w:author="מנוע מכני" w:date="2026-10-11T12:04:39Z">
        <w:r>
          <w:rPr>
            <w:rFonts w:ascii="FontbitDavid" w:hAnsi="FontbitDavid"/>
            <w:sz w:val="24"/>
            <w:rtl/>
          </w:rPr>
          <w:t xml:space="preserve">כלום</w:t>
        </w:r>
      </w:ins>
      <w:del w:id="96024"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Pr>
          <w:rFonts w:ascii="FontbitDavid" w:hAnsi="FontbitDavid" w:hint="cs"/>
          <w:sz w:val="24"/>
          <w:rtl/>
        </w:rPr>
        <w:lastRenderedPageBreak/>
        <w:t>פעםמצאו דישב ואמר</w:t>
      </w:r>
      <w:r w:rsidRPr="00B078C3">
        <w:rPr>
          <w:rFonts w:ascii="FontbitDavid" w:hAnsi="FontbitDavid"/>
          <w:sz w:val="24"/>
          <w:rtl/>
        </w:rPr>
        <w:t xml:space="preserve">: </w:t>
      </w:r>
      <w:r>
        <w:rPr>
          <w:rStyle w:val="2fb"/>
          <w:rFonts w:ascii="FontbitDavid" w:hAnsi="FontbitDavid" w:hint="cs"/>
          <w:sz w:val="24"/>
          <w:rtl/>
        </w:rPr>
        <w:t xml:space="preserve">דלרבי</w:t>
      </w:r>
      <w:r>
        <w:rPr>
          <w:rFonts w:ascii="FontbitDavid" w:hAnsi="FontbitDavid" w:hint="cs"/>
          <w:sz w:val="24"/>
          <w:rtl/>
        </w:rPr>
        <w:t xml:space="preserve">: </w:t>
      </w:r>
      <w:r w:rsidRPr="00B078C3">
        <w:rPr>
          <w:rFonts w:ascii="FontbitDavid" w:hAnsi="FontbitDavid"/>
          <w:sz w:val="24"/>
          <w:rtl/>
        </w:rPr>
        <w:t xml:space="preserve">תולה כתמה בראייתה מעת לעת </w:t>
      </w:r>
    </w:p>
    <w:p>
      <w:pPr>
        <w:pStyle w:val="38"/>
        <w:rPr>
          <w:ins w:id="100818" w:author="מנוע מכני" w:date="2026-10-11T12:04:39Z"/>
        </w:rPr>
      </w:pPr>
      <w:r>
        <w:tab/>
      </w:r>
      <w:r>
        <w:tab/>
      </w:r>
      <w:r>
        <w:tab/>
      </w:r>
      <w:r>
        <w:tab/>
      </w:r>
      <w:r>
        <w:t>א</w:t>
      </w:r>
      <w:r w:rsidRPr="00B078C3">
        <w:t xml:space="preserve">ר"ל:</w:t>
      </w:r>
    </w:p>
    <w:p w:rsidR="00E403F0" w:rsidRPr="00B078C3" w:rsidRDefault="00E403F0" w:rsidP="00E403F0">
      <w:pPr>
        <w:rPr>
          <w:rFonts w:ascii="FontbitDavid" w:hAnsi="FontbitDavid"/>
          <w:sz w:val="24"/>
          <w:rtl/>
        </w:rPr>
      </w:pPr>
      <w:del w:id="1008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והוא שבדקה, </w:t>
      </w:r>
      <w:r w:rsidRPr="00B078C3">
        <w:rPr>
          <w:rStyle w:val="2fb"/>
          <w:rFonts w:ascii="FontbitDavid" w:hAnsi="FontbitDavid"/>
          <w:sz w:val="24"/>
          <w:rtl/>
        </w:rPr>
        <w:t xml:space="preserve">ור</w:t>
      </w:r>
      <w:ins w:id="92185" w:author="מנוע מכני" w:date="2026-10-11T12:04:39Z">
        <w:r>
          <w:rPr>
            <w:rStyle w:val="2fb"/>
            <w:rFonts w:ascii="FontbitDavid" w:hAnsi="FontbitDavid"/>
            <w:sz w:val="24"/>
            <w:rtl/>
          </w:rPr>
          <w:t xml:space="preserve">י"ו</w:t>
        </w:r>
      </w:ins>
      <w:del w:id="92186" w:author="מנוע מכני" w:date="2026-10-11T12:04:39Z">
        <w:r w:rsidRPr="00B078C3">
          <w:rPr>
            <w:rFonts w:ascii="FontbitDavid" w:hAnsi="FontbitDavid"/>
            <w:sz w:val="24"/>
            <w:rtl/>
          </w:rPr>
          <w:delText xml:space="preserve">י''ו</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6401" w:author="מנוע מכני" w:date="2026-10-11T12:04:39Z">
        <w:r>
          <w:rPr>
            <w:rFonts w:ascii="FontbitDavid" w:hAnsi="FontbitDavid"/>
            <w:sz w:val="24"/>
            <w:rtl/>
          </w:rPr>
          <w:t xml:space="preserve">אף</w:t>
        </w:r>
      </w:ins>
      <w:del w:id="96402"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שלא בדקה.</w:t>
      </w:r>
    </w:p>
    <w:p>
      <w:pPr>
        <w:pStyle w:val="38"/>
        <w:rPr>
          <w:ins w:id="100820" w:author="מנוע מכני" w:date="2026-10-11T12:04:39Z"/>
        </w:rPr>
      </w:pPr>
      <w:r w:rsidRPr="00B078C3">
        <w:t xml:space="preserve">א"ל</w:t>
      </w:r>
      <w:r w:rsidRPr="00B078C3">
        <w:t xml:space="preserve">:</w:t>
      </w:r>
    </w:p>
    <w:p w:rsidR="00E403F0" w:rsidRPr="00B078C3" w:rsidRDefault="00E403F0" w:rsidP="00E403F0">
      <w:pPr>
        <w:rPr>
          <w:rFonts w:ascii="FontbitDavid" w:hAnsi="FontbitDavid"/>
          <w:sz w:val="24"/>
          <w:rtl/>
        </w:rPr>
      </w:pPr>
      <w:del w:id="1008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מכלל - דכתמים צריכין הפסקת טהרה? </w:t>
      </w:r>
      <w:r w:rsidRPr="00B078C3">
        <w:rPr>
          <w:rFonts w:ascii="FontbitDavid" w:hAnsi="FontbitDavid"/>
          <w:sz w:val="24"/>
          <w:rtl/>
        </w:rPr>
        <w:t xml:space="preserve">א"ל</w:t>
      </w:r>
      <w:r w:rsidRPr="00B078C3">
        <w:rPr>
          <w:rFonts w:ascii="FontbitDavid" w:hAnsi="FontbitDavid"/>
          <w:sz w:val="24"/>
          <w:rtl/>
        </w:rPr>
        <w:t xml:space="preserve">: אין.</w:t>
      </w:r>
    </w:p>
    <w:p w:rsidR="00E403F0" w:rsidRPr="00B078C3" w:rsidRDefault="00E403F0" w:rsidP="00E403F0">
      <w:pPr>
        <w:rPr>
          <w:rFonts w:ascii="FontbitDavid" w:hAnsi="FontbitDavid"/>
          <w:sz w:val="24"/>
          <w:rtl/>
        </w:rPr>
      </w:pPr>
      <w:r>
        <w:rPr>
          <w:rFonts w:ascii="FontbitDavid" w:hAnsi="FontbitDavid"/>
          <w:sz w:val="24"/>
          <w:rtl/>
        </w:rPr>
        <w:t xml:space="preserve">והא </w:t>
      </w:r>
      <w:r>
        <w:rPr>
          <w:rFonts w:ascii="FontbitDavid" w:hAnsi="FontbitDavid" w:hint="cs"/>
          <w:sz w:val="24"/>
          <w:rtl/>
        </w:rPr>
        <w:t>פעמים רבות שאלתיך ולא ענית לי דבר, שמא מתוך לימודך בשטף</w:t>
      </w:r>
      <w:r w:rsidRPr="00B078C3">
        <w:rPr>
          <w:rFonts w:ascii="FontbitDavid" w:hAnsi="FontbitDavid"/>
          <w:sz w:val="24"/>
          <w:rtl/>
        </w:rPr>
        <w:t xml:space="preserve"> </w:t>
      </w:r>
      <w:r>
        <w:rPr>
          <w:rFonts w:ascii="FontbitDavid" w:hAnsi="FontbitDavid" w:hint="cs"/>
          <w:sz w:val="24"/>
          <w:rtl/>
        </w:rPr>
        <w:t xml:space="preserve">בא לך </w:t>
      </w:r>
      <w:ins w:id="92187" w:author="מנוע מכני" w:date="2026-10-11T12:04:39Z">
        <w:r>
          <w:rPr>
            <w:rFonts w:ascii="FontbitDavid" w:hAnsi="FontbitDavid" w:hint="cs"/>
            <w:sz w:val="24"/>
            <w:rtl/>
          </w:rPr>
          <w:t xml:space="preserve">א"ל</w:t>
        </w:r>
      </w:ins>
      <w:del w:id="92188"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הן</w:t>
      </w:r>
      <w:r w:rsidRPr="00B078C3">
        <w:rPr>
          <w:rFonts w:ascii="FontbitDavid" w:hAnsi="FontbitDavid"/>
          <w:sz w:val="24"/>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69" w:author="קלוד" w:date="2026-10-11T09:07:21Z"/>
        </w:rPr>
      </w:pPr>
      <w:ins w:id="20368" w:author="קלוד" w:date="2026-10-11T09:07:21Z">
        <w:r>
          <w:t xml:space="preserve">משנה יד</w:t>
        </w:r>
      </w:ins>
    </w:p>
    <w:p w:rsidR="00E403F0" w:rsidRPr="00D65BEC" w:rsidRDefault="00E403F0" w:rsidP="00E403F0">
      <w:pPr>
        <w:pStyle w:val="afff9"/>
        <w:rPr>
          <w:del w:id="20243" w:author="קלוד" w:date="2026-10-11T09:07:21Z"/>
          <w:rtl/>
        </w:rPr>
      </w:pPr>
      <w:del w:id="20242" w:author="קלוד" w:date="2026-10-11T09:07:21Z">
        <w:r w:rsidRPr="00D65BEC">
          <w:rPr>
            <w:rtl/>
          </w:rPr>
          <w:delText xml:space="preserve">מתני'.</w:delText>
        </w:r>
      </w:del>
    </w:p>
    <w:p w:rsidR="00E403F0" w:rsidRPr="00D65BEC" w:rsidRDefault="00E403F0" w:rsidP="00E403F0">
      <w:pPr>
        <w:pStyle w:val="afff9"/>
        <w:spacing w:before="120"/>
        <w:rPr>
          <w:rtl/>
        </w:rPr>
        <w:pPrChange w:id="90042" w:author="קלוד" w:date="2026-10-11T12:09:42Z">
          <w:pPr>
            <w:pStyle w:val="afff9"/>
          </w:pPr>
        </w:pPrChange>
      </w:pPr>
      <w:r w:rsidRPr="00D65BEC">
        <w:rPr>
          <w:rtl/>
        </w:rPr>
        <w:t>הרואה יום י"א בין השמשות - תחלת נדה וסוף נדה, תחלת זיבה וסוף זיבה, יום ארבעים לזכר, ויום שמונים לנקבה, בין השמשות לכולן - הרי אלו טועות.</w:t>
      </w:r>
    </w:p>
    <w:p w:rsidR="00E403F0" w:rsidRPr="00D65BEC" w:rsidRDefault="00E403F0" w:rsidP="00E403F0">
      <w:pPr>
        <w:pStyle w:val="afff9"/>
        <w:rPr>
          <w:rtl/>
        </w:rPr>
      </w:pPr>
      <w:r w:rsidRPr="00D65BEC">
        <w:rPr>
          <w:rtl/>
        </w:rPr>
        <w:t>א"ר יהושע: עד שאתם מתקנים את השוטות, באו ותקנו את הפקחות.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09" w:author="קלוד" w:date="2026-10-11T12:23:38Z"/>
        </w:rPr>
      </w:pPr>
      <w:ins w:id="90210" w:author="קלוד" w:date="2026-10-11T12:23:38Z">
        <w:r>
          <w:rPr>
            <w:color w:val="7B3F00"/>
          </w:rPr>
          <w:t xml:space="preserve">הרואה בין השמשות יום י"א - נדה וזיבה</w:t>
        </w:r>
      </w:ins>
    </w:p>
    <w:p>
      <w:pPr>
        <w:pStyle w:val="38"/>
        <w:rPr>
          <w:ins w:id="100822" w:author="מנוע מכני" w:date="2026-10-11T12:04:39Z"/>
        </w:rPr>
      </w:pPr>
      <w:ins w:id="92189" w:author="מנוע מכני" w:date="2026-10-11T12:04:39Z">
        <w:r>
          <w:t xml:space="preserve">ר"ח</w:t>
        </w:r>
      </w:ins>
      <w:del w:id="92190" w:author="מנוע מכני" w:date="2026-10-11T12:04:39Z">
        <w:r w:rsidRPr="00017C1D">
          <w:delText xml:space="preserve">ר''ח</w:delText>
        </w:r>
      </w:del>
      <w:r w:rsidRPr="00017C1D">
        <w:t xml:space="preserve"> </w:t>
      </w:r>
      <w:ins w:id="92191" w:author="מנוע מכני" w:date="2026-10-11T12:04:39Z">
        <w:r>
          <w:t xml:space="preserve">ה"ק</w:t>
        </w:r>
      </w:ins>
      <w:del w:id="92192" w:author="מנוע מכני" w:date="2026-10-11T12:04:39Z">
        <w:r w:rsidRPr="00017C1D">
          <w:delText xml:space="preserve">ה''ק</w:delText>
        </w:r>
      </w:del>
      <w:r w:rsidRPr="00017C1D">
        <w:t xml:space="preserve">:</w:t>
      </w:r>
    </w:p>
    <w:p w:rsidR="00E403F0" w:rsidRPr="00017C1D" w:rsidRDefault="00E403F0" w:rsidP="00E403F0">
      <w:pPr>
        <w:pStyle w:val="a3"/>
        <w:rPr>
          <w:spacing w:val="-8"/>
          <w:rtl/>
        </w:rPr>
      </w:pPr>
      <w:del w:id="100823" w:author="מנוע מכני" w:date="2026-10-11T12:04:39Z">
        <w:r w:rsidRPr="00017C1D">
          <w:rPr>
            <w:spacing w:val="-8"/>
            <w:rtl/>
          </w:rPr>
          <w:delText xml:space="preserve"> </w:delText>
        </w:r>
      </w:del>
      <w:r w:rsidRPr="00017C1D">
        <w:rPr>
          <w:spacing w:val="-8"/>
          <w:rtl/>
        </w:rPr>
        <w:t xml:space="preserve">הרואה יום י"א בין השמשות - תחילת נדה וסוף זיבה, ובשביעי לנדתה - סוף נדה ותחלת זיבה.</w:t>
      </w:r>
    </w:p>
    <w:p w:rsidR="00E403F0" w:rsidRPr="00B078C3" w:rsidRDefault="00E403F0" w:rsidP="00E403F0">
      <w:pPr>
        <w:jc w:val="center"/>
        <w:rPr>
          <w:del w:id="90128" w:author="מנוע עיצוב" w:date="2026-10-11T12:09:26Z"/>
          <w:rFonts w:ascii="FontbitDavid" w:hAnsi="FontbitDavid"/>
          <w:sz w:val="24"/>
          <w:rtl/>
        </w:rPr>
      </w:pPr>
      <w:del w:id="9012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18" w:author="קלוד" w:date="2026-10-11T09:07:21Z">
          <w:pPr>
            <w:pStyle w:val="affff1"/>
            <w:rPr>
              <w:rtl/>
            </w:rPr>
          </w:pPr>
        </w:pPrChange>
      </w:pPr>
      <w:ins w:id="9864" w:author="מספור קטעי משנה" w:date="2026-10-11T09:25:19Z">
        <w:r>
          <w:rPr>
            <w:rStyle w:val="MisparKeta"/>
          </w:rPr>
          <w:t xml:space="preserve">ו. </w:t>
        </w:r>
      </w:ins>
      <w:r w:rsidRPr="00B078C3">
        <w:rPr>
          <w:rtl/>
        </w:rPr>
        <w:t>א"ר יהושע עד שאתם מתקנין את השוטות כו'.</w:t>
      </w:r>
    </w:p>
    <w:p w:rsidR="00E403F0" w:rsidRDefault="00E403F0" w:rsidP="00E403F0">
      <w:pPr>
        <w:pStyle w:val="afff3"/>
        <w:framePr w:wrap="around"/>
        <w:rPr>
          <w:rtl/>
        </w:rPr>
      </w:pPr>
      <w:r>
        <w:rPr>
          <w:rFonts w:hint="cs"/>
          <w:rtl/>
        </w:rPr>
        <w:t>נד.</w:t>
      </w:r>
    </w:p>
    <w:p w:rsidR="00E403F0" w:rsidRPr="00B078C3" w:rsidRDefault="00E403F0" w:rsidP="00E403F0">
      <w:pPr>
        <w:rPr>
          <w:rFonts w:ascii="FontbitDavid" w:hAnsi="FontbitDavid"/>
          <w:sz w:val="24"/>
          <w:rtl/>
        </w:rPr>
      </w:pPr>
      <w:r w:rsidRPr="00B078C3">
        <w:rPr>
          <w:rFonts w:ascii="FontbitDavid" w:hAnsi="FontbitDavid"/>
          <w:sz w:val="24"/>
          <w:rtl/>
        </w:rPr>
        <w:t>תני: טועות.</w:t>
      </w:r>
    </w:p>
    <w:p>
      <w:pPr>
        <w:pStyle w:val="afffff8"/>
        <w:rPr>
          <w:ins w:id="90207" w:author="קלוד" w:date="2026-10-11T12:23:38Z"/>
        </w:rPr>
      </w:pPr>
      <w:ins w:id="90208" w:author="קלוד" w:date="2026-10-11T12:23:38Z">
        <w:r>
          <w:rPr>
            <w:color w:val="7B3F00"/>
          </w:rPr>
          <w:t xml:space="preserve">נדה וזיבה לסירוגין - כמה ימים משמשת</w:t>
        </w:r>
      </w:ins>
    </w:p>
    <w:p>
      <w:pPr>
        <w:pStyle w:val="38"/>
        <w:rPr>
          <w:ins w:id="100824" w:author="מנוע מכני" w:date="2026-10-11T12:04:39Z"/>
        </w:rPr>
      </w:pPr>
      <w:r w:rsidRPr="00017C1D">
        <w:t xml:space="preserve">דתניא</w:t>
      </w:r>
      <w:r w:rsidRPr="00017C1D">
        <w:t xml:space="preserve">:</w:t>
      </w:r>
    </w:p>
    <w:p w:rsidR="00E403F0" w:rsidRPr="00017C1D" w:rsidRDefault="00E403F0" w:rsidP="00E403F0">
      <w:pPr>
        <w:pStyle w:val="a3"/>
        <w:rPr>
          <w:spacing w:val="-8"/>
          <w:rtl/>
        </w:rPr>
      </w:pPr>
      <w:del w:id="100825" w:author="מנוע מכני" w:date="2026-10-11T12:04:39Z">
        <w:r w:rsidRPr="00017C1D">
          <w:rPr>
            <w:spacing w:val="-8"/>
            <w:rtl/>
          </w:rPr>
          <w:delText xml:space="preserve"> </w:delText>
        </w:r>
      </w:del>
      <w:r w:rsidRPr="00017C1D">
        <w:rPr>
          <w:spacing w:val="-8"/>
          <w:rtl/>
        </w:rPr>
        <w:t xml:space="preserve">יום אחד טמא ויום אחד טהור משמשת שמיני ולילו עמו, וארבעה לילות מתוך שמונה עשר יום.</w:t>
      </w:r>
    </w:p>
    <w:p w:rsidR="00E403F0" w:rsidRPr="00B078C3" w:rsidRDefault="00E403F0" w:rsidP="00E403F0">
      <w:pPr>
        <w:rPr>
          <w:rFonts w:ascii="FontbitDavid" w:hAnsi="FontbitDavid"/>
          <w:sz w:val="24"/>
          <w:rtl/>
        </w:rPr>
      </w:pPr>
      <w:r w:rsidRPr="00B078C3">
        <w:rPr>
          <w:rFonts w:ascii="FontbitDavid" w:hAnsi="FontbitDavid"/>
          <w:sz w:val="24"/>
          <w:rtl/>
        </w:rPr>
        <w:t>ואם היתה רואה מבערב - אינה משמשת אלא שמיני בלבד.</w:t>
      </w:r>
    </w:p>
    <w:p w:rsidR="00E403F0" w:rsidRPr="00B078C3" w:rsidRDefault="00E403F0" w:rsidP="00E403F0">
      <w:pPr>
        <w:rPr>
          <w:rFonts w:ascii="FontbitDavid" w:hAnsi="FontbitDavid"/>
          <w:sz w:val="24"/>
          <w:rtl/>
        </w:rPr>
      </w:pPr>
      <w:r w:rsidRPr="00B078C3">
        <w:rPr>
          <w:rFonts w:ascii="FontbitDavid" w:hAnsi="FontbitDavid"/>
          <w:sz w:val="24"/>
          <w:rtl/>
        </w:rPr>
        <w:t>שני ימים טמאין ושני ימים טהורין - משמשת שמיני, ושנים עשר, וששה עשר, ועשרים.</w:t>
      </w:r>
    </w:p>
    <w:p w:rsidR="00E403F0" w:rsidRPr="00B078C3" w:rsidRDefault="00E403F0" w:rsidP="00E403F0">
      <w:pPr>
        <w:rPr>
          <w:rFonts w:ascii="FontbitDavid" w:hAnsi="FontbitDavid"/>
          <w:sz w:val="24"/>
          <w:rtl/>
        </w:rPr>
      </w:pPr>
      <w:r w:rsidRPr="00B078C3">
        <w:rPr>
          <w:rFonts w:ascii="FontbitDavid" w:hAnsi="FontbitDavid"/>
          <w:sz w:val="24"/>
          <w:rtl/>
        </w:rPr>
        <w:t xml:space="preserve">ותשמש </w:t>
      </w:r>
      <w:ins w:id="94379" w:author="מנוע מכני" w:date="2026-10-11T12:04:39Z">
        <w:r>
          <w:rPr>
            <w:rFonts w:ascii="FontbitDavid" w:hAnsi="FontbitDavid"/>
            <w:sz w:val="24"/>
            <w:rtl/>
          </w:rPr>
          <w:t xml:space="preserve">גם</w:t>
        </w:r>
      </w:ins>
      <w:del w:id="9438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בתשסר! </w:t>
      </w:r>
      <w:ins w:id="92193" w:author="מנוע מכני" w:date="2026-10-11T12:04:39Z">
        <w:r>
          <w:rPr>
            <w:rFonts w:ascii="FontbitDavid" w:hAnsi="FontbitDavid"/>
            <w:sz w:val="24"/>
            <w:rtl/>
          </w:rPr>
          <w:t xml:space="preserve">א"ר</w:t>
        </w:r>
      </w:ins>
      <w:del w:id="92194"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ששת: זאת אומרת, גרגרן </w:t>
      </w:r>
      <w:r w:rsidRPr="00B078C3">
        <w:rPr>
          <w:rFonts w:ascii="FontbitDavid" w:hAnsi="FontbitDavid"/>
          <w:sz w:val="24"/>
          <w:rtl/>
        </w:rPr>
        <w:t xml:space="preserve">דתנן</w:t>
      </w:r>
      <w:r w:rsidRPr="00B078C3">
        <w:rPr>
          <w:rFonts w:ascii="FontbitDavid" w:hAnsi="FontbitDavid"/>
          <w:sz w:val="24"/>
          <w:rtl/>
        </w:rPr>
        <w:t xml:space="preserve"> - אסור.</w:t>
      </w:r>
    </w:p>
    <w:p>
      <w:pPr>
        <w:pStyle w:val="38"/>
        <w:rPr>
          <w:ins w:id="100826" w:author="מנוע מכני" w:date="2026-10-11T12:04:39Z"/>
        </w:rPr>
      </w:pPr>
      <w:r w:rsidRPr="00B078C3">
        <w:t xml:space="preserve">רב אשי</w:t>
      </w:r>
      <w:del w:id="10178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8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נהי דחד עשר </w:t>
      </w:r>
      <w:ins w:id="97537" w:author="מנוע מכני" w:date="2026-10-11T12:04:39Z">
        <w:r>
          <w:rPr>
            <w:rFonts w:ascii="FontbitDavid" w:hAnsi="FontbitDavid"/>
            <w:sz w:val="24"/>
            <w:rtl/>
          </w:rPr>
          <w:t xml:space="preserve">לא</w:t>
        </w:r>
        <w:r>
          <w:rPr>
            <w:rFonts w:ascii="FontbitDavid" w:hAnsi="FontbitDavid"/>
            <w:sz w:val="24"/>
            <w:rtl/>
          </w:rPr>
          <w:t xml:space="preserve"> צריך</w:t>
        </w:r>
      </w:ins>
      <w:del w:id="97538" w:author="מנוע מכני" w:date="2026-10-11T12:04:39Z">
        <w:r w:rsidRPr="00B078C3">
          <w:rPr>
            <w:rFonts w:ascii="FontbitDavid" w:hAnsi="FontbitDavid"/>
            <w:sz w:val="24"/>
            <w:rtl/>
          </w:rPr>
          <w:delText xml:space="preserve">לא בעי</w:delText>
        </w:r>
      </w:del>
      <w:r w:rsidRPr="00B078C3">
        <w:rPr>
          <w:rFonts w:ascii="FontbitDavid" w:hAnsi="FontbitDavid"/>
          <w:sz w:val="24"/>
          <w:rtl/>
        </w:rPr>
        <w:t xml:space="preserve"> שימור, עשירי מיהא בעי שימור.</w:t>
      </w:r>
    </w:p>
    <w:p w:rsidR="00E403F0" w:rsidRPr="00B078C3" w:rsidRDefault="00E403F0" w:rsidP="00E403F0">
      <w:pPr>
        <w:rPr>
          <w:rFonts w:ascii="FontbitDavid" w:hAnsi="FontbitDavid"/>
          <w:sz w:val="24"/>
          <w:rtl/>
        </w:rPr>
      </w:pPr>
      <w:r w:rsidRPr="00B078C3">
        <w:rPr>
          <w:rFonts w:ascii="FontbitDavid" w:hAnsi="FontbitDavid"/>
          <w:sz w:val="24"/>
          <w:rtl/>
        </w:rPr>
        <w:t>שלשה ימים טמאין ושלשה ימים טהורין - משמשת שני ימים, ושוב אינה משמשת לעולם.</w:t>
      </w:r>
    </w:p>
    <w:p w:rsidR="00E403F0" w:rsidRPr="00B078C3" w:rsidRDefault="00E403F0" w:rsidP="00E403F0">
      <w:pPr>
        <w:rPr>
          <w:rFonts w:ascii="FontbitDavid" w:hAnsi="FontbitDavid"/>
          <w:sz w:val="24"/>
          <w:rtl/>
        </w:rPr>
      </w:pPr>
      <w:r w:rsidRPr="00B078C3">
        <w:rPr>
          <w:rFonts w:ascii="FontbitDavid" w:hAnsi="FontbitDavid"/>
          <w:sz w:val="24"/>
          <w:rtl/>
        </w:rPr>
        <w:t>ארבעה ימים טמאים וארבעה ימים טהורין - משמשת יום אחד, ושוב אינה משמשת לעולם.</w:t>
      </w:r>
    </w:p>
    <w:p w:rsidR="00E403F0" w:rsidRPr="00B078C3" w:rsidRDefault="00E403F0" w:rsidP="00E403F0">
      <w:pPr>
        <w:rPr>
          <w:rFonts w:ascii="FontbitDavid" w:hAnsi="FontbitDavid"/>
          <w:sz w:val="24"/>
          <w:rtl/>
        </w:rPr>
      </w:pPr>
      <w:r w:rsidRPr="00B078C3">
        <w:rPr>
          <w:rFonts w:ascii="FontbitDavid" w:hAnsi="FontbitDavid"/>
          <w:sz w:val="24"/>
          <w:rtl/>
        </w:rPr>
        <w:t>חמשה ימים טמאים וחמשה ימים טהורין - משמשת שלשה ימים, ושוב אינה משמשת לעולם.</w:t>
      </w:r>
    </w:p>
    <w:p w:rsidR="00E403F0" w:rsidRPr="00B078C3" w:rsidRDefault="00E403F0" w:rsidP="00E403F0">
      <w:pPr>
        <w:rPr>
          <w:rFonts w:ascii="FontbitDavid" w:hAnsi="FontbitDavid"/>
          <w:sz w:val="24"/>
          <w:rtl/>
        </w:rPr>
      </w:pPr>
      <w:r w:rsidRPr="00B078C3">
        <w:rPr>
          <w:rFonts w:ascii="FontbitDavid" w:hAnsi="FontbitDavid"/>
          <w:sz w:val="24"/>
          <w:rtl/>
        </w:rPr>
        <w:t>ששה ימים טמאין וששה ימים טהורין - משמשת חמשה ימים, ושוב אינה משמשת לעולם.</w:t>
      </w:r>
    </w:p>
    <w:p w:rsidR="00E403F0" w:rsidRPr="00B078C3" w:rsidRDefault="00E403F0" w:rsidP="00E403F0">
      <w:pPr>
        <w:rPr>
          <w:rFonts w:ascii="FontbitDavid" w:hAnsi="FontbitDavid"/>
          <w:sz w:val="24"/>
          <w:rtl/>
        </w:rPr>
      </w:pPr>
      <w:r w:rsidRPr="00B078C3">
        <w:rPr>
          <w:rFonts w:ascii="FontbitDavid" w:hAnsi="FontbitDavid"/>
          <w:sz w:val="24"/>
          <w:rtl/>
        </w:rPr>
        <w:t>שבעה ימים טמאין ושבעה ימים טהורין - משמשת רביע ימיה, מתוך כ"ח ימים.</w:t>
      </w:r>
    </w:p>
    <w:p w:rsidR="00E403F0" w:rsidRPr="00B078C3" w:rsidRDefault="00E403F0" w:rsidP="00E403F0">
      <w:pPr>
        <w:rPr>
          <w:rFonts w:ascii="FontbitDavid" w:hAnsi="FontbitDavid"/>
          <w:sz w:val="24"/>
          <w:rtl/>
        </w:rPr>
      </w:pPr>
      <w:r w:rsidRPr="00B078C3">
        <w:rPr>
          <w:rFonts w:ascii="FontbitDavid" w:hAnsi="FontbitDavid"/>
          <w:sz w:val="24"/>
          <w:rtl/>
        </w:rPr>
        <w:t>שמונה ימים טמאין ושמונה ימים טהורין - משמשת חמשה עשר יום מתוך ארבעים ושמונה.</w:t>
      </w:r>
    </w:p>
    <w:p w:rsidR="00E403F0" w:rsidRDefault="00E403F0" w:rsidP="00E403F0">
      <w:pPr>
        <w:rPr>
          <w:rFonts w:ascii="FontbitDavid" w:hAnsi="FontbitDavid"/>
          <w:sz w:val="24"/>
          <w:rtl/>
        </w:rPr>
      </w:pPr>
      <w:r w:rsidRPr="00B078C3">
        <w:rPr>
          <w:rFonts w:ascii="FontbitDavid" w:hAnsi="FontbitDavid"/>
          <w:sz w:val="24"/>
          <w:rtl/>
        </w:rPr>
        <w:t xml:space="preserve">הרי ארביסר </w:t>
      </w:r>
      <w:ins w:id="97769" w:author="מנוע מכני" w:date="2026-10-11T12:04:39Z">
        <w:r>
          <w:rPr>
            <w:rFonts w:ascii="FontbitDavid" w:hAnsi="FontbitDavid"/>
            <w:sz w:val="24"/>
            <w:rtl/>
          </w:rPr>
          <w:t xml:space="preserve">היו</w:t>
        </w:r>
      </w:ins>
      <w:del w:id="97770" w:author="מנוע מכני" w:date="2026-10-11T12:04:39Z">
        <w:r w:rsidRPr="00B078C3">
          <w:rPr>
            <w:rFonts w:ascii="FontbitDavid" w:hAnsi="FontbitDavid"/>
            <w:sz w:val="24"/>
            <w:rtl/>
          </w:rPr>
          <w:delText xml:space="preserve">הוו</w:delText>
        </w:r>
      </w:del>
      <w:r w:rsidRPr="00B078C3">
        <w:rPr>
          <w:rFonts w:ascii="FontbitDavid" w:hAnsi="FontbitDavid"/>
          <w:sz w:val="24"/>
          <w:rtl/>
        </w:rPr>
        <w:t xml:space="preserve"> </w:t>
      </w:r>
    </w:p>
    <w:p>
      <w:pPr>
        <w:pStyle w:val="afffff8"/>
        <w:rPr>
          <w:ins w:id="90205" w:author="קלוד" w:date="2026-10-11T12:23:38Z"/>
        </w:rPr>
      </w:pPr>
      <w:ins w:id="90206" w:author="קלוד" w:date="2026-10-11T12:23:38Z">
        <w:r>
          <w:rPr>
            <w:color w:val="7B3F00"/>
          </w:rPr>
          <w:t xml:space="preserve">ימי נדה שאינה רואה בהם - עולים לספירת זיבה</w:t>
        </w:r>
      </w:ins>
    </w:p>
    <w:p>
      <w:pPr>
        <w:pStyle w:val="38"/>
        <w:rPr>
          <w:ins w:id="100828" w:author="מנוע מכני" w:date="2026-10-11T12:04:39Z"/>
        </w:rPr>
      </w:pPr>
      <w:ins w:id="92195" w:author="מנוע מכני" w:date="2026-10-11T12:04:39Z">
        <w:r>
          <w:t xml:space="preserve">א"ר</w:t>
        </w:r>
      </w:ins>
      <w:del w:id="92196" w:author="מנוע מכני" w:date="2026-10-11T12:04:39Z">
        <w:r>
          <w:delText xml:space="preserve">א''ר</w:delText>
        </w:r>
      </w:del>
      <w:r>
        <w:t xml:space="preserve"> אדא בר יצחק</w:t>
      </w:r>
      <w:r>
        <w:t xml:space="preserve"> </w:t>
      </w:r>
      <w:r w:rsidRPr="00B078C3">
        <w:t xml:space="preserve">זאת אומרת:</w:t>
      </w:r>
    </w:p>
    <w:p w:rsidR="00E403F0" w:rsidRPr="00B078C3" w:rsidRDefault="00E403F0" w:rsidP="00E403F0">
      <w:pPr>
        <w:rPr>
          <w:rFonts w:ascii="FontbitDavid" w:hAnsi="FontbitDavid"/>
          <w:sz w:val="24"/>
          <w:rtl/>
        </w:rPr>
      </w:pPr>
      <w:del w:id="1008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ימי נדתה שאין רואה בהן - עולין לספירת זיבתה.</w:t>
      </w:r>
    </w:p>
    <w:p w:rsidR="00E403F0" w:rsidRDefault="00E403F0" w:rsidP="00E403F0">
      <w:pPr>
        <w:pStyle w:val="afff3"/>
        <w:framePr w:wrap="around"/>
        <w:rPr>
          <w:rtl/>
        </w:rPr>
      </w:pPr>
      <w:r>
        <w:rPr>
          <w:rFonts w:hint="cs"/>
          <w:rtl/>
        </w:rPr>
        <w:t>נד:</w:t>
      </w:r>
    </w:p>
    <w:p w:rsidR="00E403F0" w:rsidRDefault="00E403F0" w:rsidP="00E403F0">
      <w:pPr>
        <w:rPr>
          <w:rFonts w:ascii="FontbitDavid" w:hAnsi="FontbitDavid"/>
          <w:sz w:val="24"/>
          <w:rtl/>
        </w:rPr>
      </w:pPr>
      <w:r w:rsidRPr="00B078C3">
        <w:rPr>
          <w:rFonts w:ascii="FontbitDavid" w:hAnsi="FontbitDavid"/>
          <w:sz w:val="24"/>
          <w:rtl/>
        </w:rPr>
        <w:t>ד</w:t>
      </w:r>
      <w:r w:rsidRPr="00111789">
        <w:rPr>
          <w:rFonts w:ascii="FontbitDavid" w:hAnsi="FontbitDavid"/>
          <w:b/>
          <w:bCs/>
          <w:sz w:val="24"/>
          <w:rtl/>
        </w:rPr>
        <w:t>איבעיא</w:t>
      </w:r>
      <w:r w:rsidRPr="00B078C3">
        <w:rPr>
          <w:rFonts w:ascii="FontbitDavid" w:hAnsi="FontbitDavid"/>
          <w:sz w:val="24"/>
          <w:rtl/>
        </w:rPr>
        <w:t xml:space="preserve"> להו: ימי לידה שאינה רואה בהן, מהו שיעלו לספירת זיבתה? </w:t>
      </w:r>
    </w:p>
    <w:p>
      <w:pPr>
        <w:pStyle w:val="38"/>
        <w:rPr>
          <w:ins w:id="100830" w:author="מנוע מכני" w:date="2026-10-11T12:04:39Z"/>
        </w:rPr>
      </w:pPr>
      <w:r>
        <w:t xml:space="preserve">א</w:t>
      </w:r>
      <w:ins w:id="92197" w:author="מנוע מכני" w:date="2026-10-11T12:04:39Z">
        <w:r>
          <w:t xml:space="preserve">ר"כ</w:t>
        </w:r>
      </w:ins>
      <w:del w:id="92198" w:author="מנוע מכני" w:date="2026-10-11T12:04:39Z">
        <w:r>
          <w:delText xml:space="preserve">ר''כ</w:delText>
        </w:r>
      </w:del>
      <w:r w:rsidRPr="00B078C3">
        <w:t xml:space="preserve">:</w:t>
      </w:r>
    </w:p>
    <w:p w:rsidR="00E403F0" w:rsidRPr="00B078C3" w:rsidRDefault="00E403F0" w:rsidP="00E403F0">
      <w:pPr>
        <w:rPr>
          <w:rFonts w:ascii="FontbitDavid" w:hAnsi="FontbitDavid"/>
          <w:sz w:val="24"/>
          <w:rtl/>
        </w:rPr>
      </w:pPr>
      <w:del w:id="1008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ת"ש, ראתה שנים ולשלישי הפילה, ואינה יודעת מה הפילה - הרי זו ספק זיבה ספק </w:t>
      </w:r>
      <w:r w:rsidRPr="002B4E05">
        <w:rPr>
          <w:rFonts w:ascii="FontbitDavid" w:hAnsi="FontbitDavid"/>
          <w:spacing w:val="-2"/>
          <w:sz w:val="24"/>
          <w:rtl/>
        </w:rPr>
        <w:t>לידה: מביאה קרבן ואינו נאכל, וימי לידתה שאין רואה בהן - עולין לה לספירת זיבתה.</w:t>
      </w:r>
    </w:p>
    <w:p>
      <w:pPr>
        <w:pStyle w:val="38"/>
        <w:rPr>
          <w:ins w:id="100832" w:author="מנוע מכני" w:date="2026-10-11T12:04:39Z"/>
        </w:rPr>
      </w:pPr>
      <w:ins w:id="92199" w:author="מנוע מכני" w:date="2026-10-11T12:04:39Z">
        <w:r>
          <w:t xml:space="preserve">א"ר</w:t>
        </w:r>
      </w:ins>
      <w:del w:id="92200" w:author="מנוע מכני" w:date="2026-10-11T12:04:39Z">
        <w:r w:rsidRPr="00B078C3">
          <w:delText xml:space="preserve">א''ר</w:delText>
        </w:r>
      </w:del>
      <w:r w:rsidRPr="00B078C3">
        <w:t xml:space="preserve"> פפא:</w:t>
      </w:r>
    </w:p>
    <w:p w:rsidR="00E403F0" w:rsidRPr="00B078C3" w:rsidRDefault="00E403F0" w:rsidP="00E403F0">
      <w:pPr>
        <w:rPr>
          <w:rFonts w:ascii="FontbitDavid" w:hAnsi="FontbitDavid"/>
          <w:sz w:val="24"/>
          <w:rtl/>
        </w:rPr>
      </w:pPr>
      <w:del w:id="1008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שאני </w:t>
      </w:r>
      <w:ins w:id="94381" w:author="מנוע מכני" w:date="2026-10-11T12:04:39Z">
        <w:r>
          <w:rPr>
            <w:rFonts w:ascii="FontbitDavid" w:hAnsi="FontbitDavid"/>
            <w:sz w:val="24"/>
            <w:rtl/>
          </w:rPr>
          <w:t xml:space="preserve">שם</w:t>
        </w:r>
      </w:ins>
      <w:del w:id="94382"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כיון ד</w:t>
      </w:r>
      <w:r>
        <w:rPr>
          <w:rFonts w:ascii="FontbitDavid" w:hAnsi="FontbitDavid" w:hint="cs"/>
          <w:sz w:val="24"/>
          <w:rtl/>
        </w:rPr>
        <w:t>אפשר ד</w:t>
      </w:r>
      <w:r w:rsidRPr="00B078C3">
        <w:rPr>
          <w:rFonts w:ascii="FontbitDavid" w:hAnsi="FontbitDavid"/>
          <w:sz w:val="24"/>
          <w:rtl/>
        </w:rPr>
        <w:t>יולדת זכר היא, ו</w:t>
      </w:r>
      <w:r>
        <w:rPr>
          <w:rFonts w:ascii="FontbitDavid" w:hAnsi="FontbitDavid"/>
          <w:sz w:val="24"/>
          <w:rtl/>
        </w:rPr>
        <w:t xml:space="preserve">כל </w:t>
      </w:r>
      <w:ins w:id="96025" w:author="מנוע מכני" w:date="2026-10-11T12:04:39Z">
        <w:r>
          <w:rPr>
            <w:rFonts w:ascii="FontbitDavid" w:hAnsi="FontbitDavid"/>
            <w:sz w:val="24"/>
            <w:rtl/>
          </w:rPr>
          <w:t xml:space="preserve">אלו</w:t>
        </w:r>
      </w:ins>
      <w:del w:id="96026" w:author="מנוע מכני" w:date="2026-10-11T12:04:39Z">
        <w:r>
          <w:rPr>
            <w:rFonts w:ascii="FontbitDavid" w:hAnsi="FontbitDavid"/>
            <w:sz w:val="24"/>
            <w:rtl/>
          </w:rPr>
          <w:delText xml:space="preserve">הני</w:delText>
        </w:r>
      </w:del>
      <w:r>
        <w:rPr>
          <w:rFonts w:ascii="FontbitDavid" w:hAnsi="FontbitDavid"/>
          <w:sz w:val="24"/>
          <w:rtl/>
        </w:rPr>
        <w:t xml:space="preserve"> שבעה יתירי </w:t>
      </w:r>
      <w:r>
        <w:rPr>
          <w:rFonts w:ascii="FontbitDavid" w:hAnsi="FontbitDavid" w:hint="cs"/>
          <w:sz w:val="24"/>
          <w:rtl/>
        </w:rPr>
        <w:t>שמביאים</w:t>
      </w:r>
      <w:r>
        <w:rPr>
          <w:rFonts w:ascii="FontbitDavid" w:hAnsi="FontbitDavid"/>
          <w:sz w:val="24"/>
          <w:rtl/>
        </w:rPr>
        <w:t xml:space="preserve"> לה </w:t>
      </w:r>
      <w:r>
        <w:rPr>
          <w:rFonts w:ascii="FontbitDavid" w:hAnsi="FontbitDavid" w:hint="cs"/>
          <w:sz w:val="24"/>
          <w:rtl/>
        </w:rPr>
        <w:t xml:space="preserve">עולים</w:t>
      </w:r>
      <w:ins w:id="96925" w:author="מנוע מכני" w:date="2026-10-11T12:04:39Z">
        <w:r>
          <w:rPr>
            <w:rFonts w:ascii="FontbitDavid" w:hAnsi="FontbitDavid" w:hint="cs"/>
            <w:sz w:val="24"/>
            <w:rtl/>
          </w:rPr>
          <w:t xml:space="preserve"> </w:t>
        </w:r>
      </w:ins>
      <w:del w:id="9692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לספירת זיבתה.</w:t>
      </w:r>
    </w:p>
    <w:p>
      <w:pPr>
        <w:pStyle w:val="38"/>
        <w:rPr>
          <w:ins w:id="100834" w:author="מנוע מכני" w:date="2026-10-11T12:04:39Z"/>
        </w:rPr>
      </w:pPr>
      <w:r>
        <w:t xml:space="preserve">ארהבד</w:t>
      </w:r>
      <w:ins w:id="92201" w:author="מנוע מכני" w:date="2026-10-11T12:04:39Z">
        <w:r>
          <w:t xml:space="preserve">ר"י</w:t>
        </w:r>
      </w:ins>
      <w:del w:id="92202" w:author="מנוע מכני" w:date="2026-10-11T12:04:39Z">
        <w:r>
          <w:delText xml:space="preserve">ר''י</w:delText>
        </w:r>
      </w:del>
      <w:r>
        <w:t xml:space="preserve"> ל</w:t>
      </w:r>
      <w:ins w:id="92203" w:author="מנוע מכני" w:date="2026-10-11T12:04:39Z">
        <w:r>
          <w:t xml:space="preserve">ר"פ</w:t>
        </w:r>
      </w:ins>
      <w:del w:id="92204" w:author="מנוע מכני" w:date="2026-10-11T12:04:39Z">
        <w:r>
          <w:delText xml:space="preserve">ר''פ</w:delText>
        </w:r>
      </w:del>
      <w:r>
        <w:t xml:space="preserve">:</w:t>
      </w:r>
    </w:p>
    <w:p w:rsidR="00E403F0" w:rsidRPr="00B078C3" w:rsidRDefault="00E403F0" w:rsidP="00E403F0">
      <w:pPr>
        <w:rPr>
          <w:rFonts w:ascii="FontbitDavid" w:hAnsi="FontbitDavid"/>
          <w:sz w:val="24"/>
          <w:rtl/>
        </w:rPr>
      </w:pPr>
      <w:del w:id="100835" w:author="מנוע מכני" w:date="2026-10-11T12:04:39Z">
        <w:r>
          <w:rPr>
            <w:rFonts w:ascii="FontbitDavid" w:hAnsi="FontbitDavid"/>
            <w:sz w:val="24"/>
            <w:rtl/>
          </w:rPr>
          <w:delText xml:space="preserve"> </w:delText>
        </w:r>
      </w:del>
      <w:r>
        <w:rPr>
          <w:rFonts w:ascii="FontbitDavid" w:hAnsi="FontbitDavid"/>
          <w:sz w:val="24"/>
          <w:rtl/>
        </w:rPr>
        <w:t xml:space="preserve">ביולדת זכר </w:t>
      </w:r>
      <w:ins w:id="94383" w:author="מנוע מכני" w:date="2026-10-11T12:04:39Z">
        <w:r>
          <w:rPr>
            <w:rFonts w:ascii="FontbitDavid" w:hAnsi="FontbitDavid"/>
            <w:sz w:val="24"/>
            <w:rtl/>
          </w:rPr>
          <w:t xml:space="preserve">יש</w:t>
        </w:r>
      </w:ins>
      <w:del w:id="94384" w:author="מנוע מכני" w:date="2026-10-11T12:04:39Z">
        <w:r>
          <w:rPr>
            <w:rFonts w:ascii="FontbitDavid" w:hAnsi="FontbitDavid"/>
            <w:sz w:val="24"/>
            <w:rtl/>
          </w:rPr>
          <w:delText xml:space="preserve">איכא</w:delText>
        </w:r>
      </w:del>
      <w:r>
        <w:rPr>
          <w:rFonts w:ascii="FontbitDavid" w:hAnsi="FontbitDavid"/>
          <w:sz w:val="24"/>
          <w:rtl/>
        </w:rPr>
        <w:t xml:space="preserve"> לספוקי, ביולדת נקבה</w:t>
      </w:r>
      <w:r w:rsidRPr="00B078C3">
        <w:rPr>
          <w:rFonts w:ascii="FontbitDavid" w:hAnsi="FontbitDavid"/>
          <w:sz w:val="24"/>
          <w:rtl/>
        </w:rPr>
        <w:t xml:space="preserve"> </w:t>
      </w:r>
      <w:ins w:id="94385" w:author="מנוע מכני" w:date="2026-10-11T12:04:39Z">
        <w:r>
          <w:rPr>
            <w:rFonts w:ascii="FontbitDavid" w:hAnsi="FontbitDavid"/>
            <w:sz w:val="24"/>
            <w:rtl/>
          </w:rPr>
          <w:t xml:space="preserve">אין</w:t>
        </w:r>
      </w:ins>
      <w:del w:id="94386"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 לספוקי? אלא </w:t>
      </w:r>
      <w:ins w:id="94387" w:author="מנוע מכני" w:date="2026-10-11T12:04:39Z">
        <w:r>
          <w:rPr>
            <w:rFonts w:ascii="FontbitDavid" w:hAnsi="FontbitDavid"/>
            <w:sz w:val="24"/>
            <w:rtl/>
          </w:rPr>
          <w:t xml:space="preserve">לא</w:t>
        </w:r>
      </w:ins>
      <w:del w:id="9438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2205" w:author="מנוע מכני" w:date="2026-10-11T12:04:39Z">
        <w:r>
          <w:rPr>
            <w:rFonts w:ascii="FontbitDavid" w:hAnsi="FontbitDavid"/>
            <w:sz w:val="24"/>
            <w:rtl/>
          </w:rPr>
          <w:t xml:space="preserve">ש"מ</w:t>
        </w:r>
      </w:ins>
      <w:del w:id="92206" w:author="מנוע מכני" w:date="2026-10-11T12:04:39Z">
        <w:r w:rsidRPr="00B078C3">
          <w:rPr>
            <w:rFonts w:ascii="FontbitDavid" w:hAnsi="FontbitDavid"/>
            <w:sz w:val="24"/>
            <w:rtl/>
          </w:rPr>
          <w:delText xml:space="preserve">ש</w:delText>
        </w:r>
        <w:r>
          <w:rPr>
            <w:rFonts w:ascii="FontbitDavid" w:hAnsi="FontbitDavid" w:hint="cs"/>
            <w:sz w:val="24"/>
            <w:rtl/>
          </w:rPr>
          <w:delText xml:space="preserve">''</w:delText>
        </w:r>
        <w:r w:rsidRPr="00B078C3">
          <w:rPr>
            <w:rFonts w:ascii="FontbitDavid" w:hAnsi="FontbitDavid"/>
            <w:sz w:val="24"/>
            <w:rtl/>
          </w:rPr>
          <w:delText xml:space="preserve">מ</w:delText>
        </w:r>
      </w:del>
      <w:r>
        <w:rPr>
          <w:rFonts w:ascii="FontbitDavid" w:hAnsi="FontbitDavid" w:hint="cs"/>
          <w:sz w:val="24"/>
          <w:rtl/>
        </w:rPr>
        <w:t xml:space="preserve"> </w:t>
      </w:r>
      <w:r w:rsidRPr="00B078C3">
        <w:rPr>
          <w:rFonts w:ascii="FontbitDavid" w:hAnsi="FontbitDavid"/>
          <w:sz w:val="24"/>
          <w:rtl/>
        </w:rPr>
        <w:t xml:space="preserve">עולין, </w:t>
      </w:r>
      <w:ins w:id="92207" w:author="מנוע מכני" w:date="2026-10-11T12:04:39Z">
        <w:r>
          <w:rPr>
            <w:rFonts w:ascii="FontbitDavid" w:hAnsi="FontbitDavid"/>
            <w:sz w:val="24"/>
            <w:rtl/>
          </w:rPr>
          <w:t xml:space="preserve">ש"מ</w:t>
        </w:r>
      </w:ins>
      <w:del w:id="92208" w:author="מנוע מכני" w:date="2026-10-11T12:04:39Z">
        <w:r w:rsidRPr="00B078C3">
          <w:rPr>
            <w:rFonts w:ascii="FontbitDavid" w:hAnsi="FontbitDavid"/>
            <w:sz w:val="24"/>
            <w:rtl/>
          </w:rPr>
          <w:delText xml:space="preserve">ש</w:delText>
        </w:r>
        <w:r>
          <w:rPr>
            <w:rFonts w:ascii="FontbitDavid" w:hAnsi="FontbitDavid" w:hint="cs"/>
            <w:sz w:val="24"/>
            <w:rtl/>
          </w:rPr>
          <w:delText xml:space="preserve">''</w:delText>
        </w:r>
        <w:r w:rsidRPr="00B078C3">
          <w:rPr>
            <w:rFonts w:ascii="FontbitDavid" w:hAnsi="FontbitDavid"/>
            <w:sz w:val="24"/>
            <w:rtl/>
          </w:rPr>
          <w:delText xml:space="preserve">מ</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תשעה ימים טמאין ותשעה ימים טהורין - משמשת שמונה ימים מתוך שמונה עשר.</w:t>
      </w:r>
    </w:p>
    <w:p w:rsidR="00E403F0" w:rsidRPr="00B078C3" w:rsidRDefault="00E403F0" w:rsidP="00E403F0">
      <w:pPr>
        <w:rPr>
          <w:rFonts w:ascii="FontbitDavid" w:hAnsi="FontbitDavid"/>
          <w:sz w:val="24"/>
          <w:rtl/>
        </w:rPr>
      </w:pPr>
      <w:r w:rsidRPr="00B078C3">
        <w:rPr>
          <w:rFonts w:ascii="FontbitDavid" w:hAnsi="FontbitDavid"/>
          <w:sz w:val="24"/>
          <w:rtl/>
        </w:rPr>
        <w:t>עשרה ימים טמאין ועשרה ימים טהורים - ימי שמושה כימי זיבתה.</w:t>
      </w:r>
    </w:p>
    <w:p w:rsidR="00E403F0" w:rsidRPr="00B078C3" w:rsidRDefault="00E403F0" w:rsidP="00E403F0">
      <w:pPr>
        <w:rPr>
          <w:rFonts w:ascii="FontbitDavid" w:hAnsi="FontbitDavid"/>
          <w:sz w:val="24"/>
          <w:rtl/>
        </w:rPr>
      </w:pPr>
      <w:r w:rsidRPr="00B078C3">
        <w:rPr>
          <w:rFonts w:ascii="FontbitDavid" w:hAnsi="FontbitDavid"/>
          <w:sz w:val="24"/>
          <w:rtl/>
        </w:rPr>
        <w:t>וכן למאה וכן לאלף.</w:t>
      </w:r>
    </w:p>
    <w:p w:rsidR="00E403F0" w:rsidRDefault="00E403F0" w:rsidP="00D07C84">
      <w:pPr>
        <w:pStyle w:val="Hadran"/>
        <w:rPr>
          <w:rFonts w:ascii="FontbitDavid" w:hAnsi="FontbitDavid"/>
          <w:sz w:val="24"/>
        </w:rPr>
        <w:pPrChange w:id="104023" w:author="Claude" w:date="2026-10-11T09:08:16Z">
          <w:pPr>
            <w:pStyle w:val="affff"/>
            <w:rPr>
              <w:rFonts w:ascii="FontbitDavid" w:hAnsi="FontbitDavid"/>
              <w:sz w:val="24"/>
            </w:rPr>
          </w:pPr>
        </w:pPrChange>
      </w:pPr>
      <w:r w:rsidRPr="00B078C3">
        <w:rPr>
          <w:rtl/>
        </w:rPr>
        <w:t>הדרן עלך בא סימן.</w:t>
      </w:r>
      <w:r w:rsidR="00625445">
        <w:rPr>
          <w:rFonts w:ascii="FontbitDavid" w:hAnsi="FontbitDavid"/>
          <w:sz w:val="24"/>
          <w:rtl/>
        </w:rPr>
        <w:t xml:space="preserve"> </w:t>
      </w:r>
      <w:r>
        <w:rPr>
          <w:rFonts w:ascii="FontbitDavid" w:hAnsi="FontbitDavid"/>
          <w:sz w:val="24"/>
          <w:rtl/>
        </w:rPr>
        <w:br w:type="page"/>
      </w:r>
    </w:p>
    <w:p w:rsidR="00E403F0" w:rsidRPr="00B078C3" w:rsidRDefault="00E403F0" w:rsidP="00E403F0">
      <w:pPr>
        <w:pStyle w:val="afff6"/>
        <w:framePr w:wrap="around"/>
        <w:rPr>
          <w:del w:id="102995" w:author="Claude" w:date="2026-10-11T09:07:54Z"/>
          <w:rtl/>
        </w:rPr>
      </w:pPr>
      <w:del w:id="102994" w:author="Claude" w:date="2026-10-11T09:07:54Z">
        <w:r>
          <w:rPr>
            <w:rFonts w:hint="cs"/>
            <w:rtl/>
          </w:rPr>
          <w:lastRenderedPageBreak/>
          <w:delText xml:space="preserve">פרק שביעי </w:delText>
        </w:r>
      </w:del>
    </w:p>
    <w:p w:rsidR="00E403F0" w:rsidRPr="00B078C3" w:rsidRDefault="00E403F0" w:rsidP="00E403F0">
      <w:pPr>
        <w:pStyle w:val="afff7"/>
        <w:framePr w:wrap="around"/>
        <w:rPr>
          <w:del w:id="102997" w:author="Claude" w:date="2026-10-11T09:07:54Z"/>
          <w:rtl/>
        </w:rPr>
      </w:pPr>
      <w:del w:id="102996" w:author="Claude" w:date="2026-10-11T09:07:54Z">
        <w:r w:rsidRPr="00B078C3">
          <w:rPr>
            <w:rtl/>
          </w:rPr>
          <w:delText xml:space="preserve">דם הנידה </w:delText>
        </w:r>
      </w:del>
    </w:p>
    <w:p>
      <w:pPr>
        <w:pStyle w:val="PetichatPerek"/>
        <w:rPr>
          <w:ins w:id="102993" w:author="Claude" w:date="2026-10-11T09:07:54Z"/>
        </w:rPr>
      </w:pPr>
      <w:ins w:id="102992" w:author="Claude" w:date="2026-10-11T09:07:54Z">
        <w:r>
          <w:rPr>
            <w:rFonts w:hint="cs"/>
            <w:rtl/>
          </w:rPr>
          <w:t xml:space="preserve">פרק שביעי</w:t>
        </w:r>
        <w:r>
          <w:rPr>
            <w:rFonts w:hint="cs"/>
            <w:rtl/>
          </w:rPr>
          <w:t xml:space="preserve"> - </w:t>
        </w:r>
        <w:r>
          <w:rPr>
            <w:rtl/>
          </w:rPr>
          <w:t xml:space="preserve">דם הנידה</w:t>
        </w:r>
      </w:ins>
    </w:p>
    <w:p>
      <w:pPr>
        <w:pStyle w:val="MishnaBatzad"/>
        <w:rPr>
          <w:ins w:id="20371" w:author="קלוד" w:date="2026-10-11T09:07:21Z"/>
        </w:rPr>
      </w:pPr>
      <w:ins w:id="20370" w:author="קלוד" w:date="2026-10-11T09:07:21Z">
        <w:r>
          <w:t xml:space="preserve">משנה א</w:t>
        </w:r>
      </w:ins>
    </w:p>
    <w:p w:rsidR="00E403F0" w:rsidRPr="00D65BEC" w:rsidRDefault="00E403F0" w:rsidP="00E403F0">
      <w:pPr>
        <w:pStyle w:val="afff9"/>
        <w:rPr>
          <w:del w:id="20245" w:author="קלוד" w:date="2026-10-11T09:07:21Z"/>
          <w:rtl/>
        </w:rPr>
      </w:pPr>
      <w:del w:id="20244" w:author="קלוד" w:date="2026-10-11T09:07:21Z">
        <w:r w:rsidRPr="00D65BEC">
          <w:rPr>
            <w:rtl/>
          </w:rPr>
          <w:delText xml:space="preserve">מתני'</w:delText>
        </w:r>
      </w:del>
    </w:p>
    <w:p w:rsidR="00E403F0" w:rsidRPr="00D65BEC" w:rsidRDefault="00E403F0" w:rsidP="00E403F0">
      <w:pPr>
        <w:pStyle w:val="afff9"/>
        <w:spacing w:before="120"/>
        <w:rPr>
          <w:rtl/>
        </w:rPr>
        <w:pPrChange w:id="90043" w:author="קלוד" w:date="2026-10-11T12:09:42Z">
          <w:pPr>
            <w:pStyle w:val="afff9"/>
          </w:pPr>
        </w:pPrChange>
      </w:pPr>
      <w:r w:rsidRPr="00D65BEC">
        <w:rPr>
          <w:rtl/>
        </w:rPr>
        <w:t>דם הנדה ובשר המת - מטמאין לחין ומטמאין יבשין.</w:t>
      </w:r>
    </w:p>
    <w:p w:rsidR="00E403F0" w:rsidRPr="00D64BA8" w:rsidRDefault="00E403F0" w:rsidP="00E403F0">
      <w:pPr>
        <w:pStyle w:val="afff9"/>
        <w:rPr>
          <w:spacing w:val="8"/>
          <w:rtl/>
        </w:rPr>
      </w:pPr>
      <w:r w:rsidRPr="00D64BA8">
        <w:rPr>
          <w:spacing w:val="8"/>
          <w:rtl/>
        </w:rPr>
        <w:t>אבל הזוב, והניע, והרוק, והשרץ, והנבלה, והשכבת זרע מטמאין לחין ואין מטמאין יבשין.</w:t>
      </w:r>
    </w:p>
    <w:p w:rsidR="00E403F0" w:rsidRPr="00D65BEC" w:rsidRDefault="00E403F0" w:rsidP="00E403F0">
      <w:pPr>
        <w:pStyle w:val="afff9"/>
        <w:rPr>
          <w:rtl/>
        </w:rPr>
      </w:pPr>
      <w:r w:rsidRPr="00D65BEC">
        <w:rPr>
          <w:rtl/>
        </w:rPr>
        <w:t>ואם יכולין להשרות ולחזור לכמות שהן - מטמאין לחין ומטמאין יבשין.</w:t>
      </w:r>
    </w:p>
    <w:p w:rsidR="00E403F0" w:rsidRPr="00D65BEC" w:rsidRDefault="00E403F0" w:rsidP="00E403F0">
      <w:pPr>
        <w:pStyle w:val="afff9"/>
        <w:rPr>
          <w:rtl/>
        </w:rPr>
      </w:pPr>
      <w:r w:rsidRPr="00D65BEC">
        <w:rPr>
          <w:rtl/>
        </w:rPr>
        <w:t>וכמה היא שרייתן? בפושרין מעת לעת.</w:t>
      </w:r>
    </w:p>
    <w:p w:rsidR="00E403F0" w:rsidRPr="00D65BEC" w:rsidRDefault="00E403F0" w:rsidP="00E403F0">
      <w:pPr>
        <w:pStyle w:val="afff9"/>
        <w:rPr>
          <w:rtl/>
        </w:rPr>
      </w:pPr>
      <w:r>
        <w:rPr>
          <w:rStyle w:val="TanaimMishna"/>
          <w:rtl/>
          <w:rPrChange w:id="20033" w:author="קלוד" w:date="2026-10-11T09:07:21Z">
            <w:rPr>
              <w:rtl/>
            </w:rPr>
          </w:rPrChange>
        </w:rPr>
        <w:t xml:space="preserve">רבי יוסי</w:t>
      </w:r>
      <w:r>
        <w:rPr>
          <w:rtl/>
        </w:rPr>
        <w:t xml:space="preserve"> אומר</w:t>
      </w:r>
      <w:r>
        <w:rPr>
          <w:rStyle w:val="TanaimMishna"/>
          <w:rtl/>
          <w:rPrChange w:id="102920" w:author="Claude" w:date="2026-10-11T09:07:54Z">
            <w:rPr>
              <w:rtl/>
            </w:rPr>
          </w:rPrChange>
        </w:rPr>
        <w:t xml:space="preserve">:</w:t>
      </w:r>
      <w:r>
        <w:rPr>
          <w:rtl/>
        </w:rPr>
        <w:t xml:space="preserve"> בשר המת יבש ואינו יכול להשרות ולחזור לכמות שהיה - טהור.</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203" w:author="קלוד" w:date="2026-10-11T12:23:38Z"/>
        </w:rPr>
      </w:pPr>
      <w:ins w:id="90204" w:author="קלוד" w:date="2026-10-11T12:23:38Z">
        <w:r>
          <w:rPr>
            <w:color w:val="7B3F00"/>
          </w:rPr>
          <w:t xml:space="preserve">דם נדה מטמא יבש - 'יהיה' בהויתו יהא</w:t>
        </w:r>
      </w:ins>
    </w:p>
    <w:p>
      <w:pPr>
        <w:pStyle w:val="38"/>
        <w:rPr>
          <w:ins w:id="100836" w:author="מנוע מכני" w:date="2026-10-11T12:04:39Z"/>
        </w:rPr>
      </w:pPr>
      <w:r>
        <w:t xml:space="preserve">דם הנדה- </w:t>
      </w:r>
      <w:r w:rsidRPr="00B078C3">
        <w:t xml:space="preserve">אמר</w:t>
      </w:r>
      <w:r w:rsidRPr="00B078C3">
        <w:t xml:space="preserve"> חזקיה:</w:t>
      </w:r>
    </w:p>
    <w:p w:rsidR="00E403F0" w:rsidRPr="00B078C3" w:rsidRDefault="00E403F0" w:rsidP="00E403F0">
      <w:pPr>
        <w:rPr>
          <w:rFonts w:ascii="FontbitDavid" w:hAnsi="FontbitDavid"/>
          <w:sz w:val="24"/>
          <w:rtl/>
        </w:rPr>
      </w:pPr>
      <w:del w:id="10083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w:t>
      </w:r>
      <w:r>
        <w:rPr>
          <w:rFonts w:ascii="FontbitDavid" w:hAnsi="FontbitDavid" w:hint="cs"/>
          <w:sz w:val="24"/>
          <w:rtl/>
        </w:rPr>
        <w:t>'</w:t>
      </w:r>
      <w:ins w:id="90597" w:author="Claude - סמנטי" w:date="2026-10-11T12:19:29Z">
        <w:r>
          <w:rPr>
            <w:rStyle w:val="afffff0"/>
            <w:rFonts w:ascii="FontbitDavid" w:hAnsi="FontbitDavid"/>
            <w:sz w:val="24"/>
            <w:rtl/>
          </w:rPr>
          <w:t xml:space="preserve">וְהַדָּוָה בְּנִדָּתָהּ</w:t>
        </w:r>
      </w:ins>
      <w:del w:id="90598" w:author="Claude - סמנטי" w:date="2026-10-11T12:19:29Z">
        <w:r w:rsidRPr="00B078C3">
          <w:rPr>
            <w:rFonts w:ascii="FontbitDavid" w:hAnsi="FontbitDavid"/>
            <w:sz w:val="24"/>
            <w:rtl/>
          </w:rPr>
          <w:delText xml:space="preserve">והדוה בנדתה</w:delText>
        </w:r>
      </w:del>
      <w:r>
        <w:rPr>
          <w:rFonts w:ascii="FontbitDavid" w:hAnsi="FontbitDavid" w:hint="cs"/>
          <w:sz w:val="24"/>
          <w:rtl/>
        </w:rPr>
        <w:t>'</w:t>
      </w:r>
      <w:r w:rsidRPr="00B078C3">
        <w:rPr>
          <w:rFonts w:ascii="FontbitDavid" w:hAnsi="FontbitDavid"/>
          <w:sz w:val="24"/>
          <w:rtl/>
        </w:rPr>
        <w:t>, מדוה כמותה, מה היא מטמאה, אף מדוה מטמאה.</w:t>
      </w:r>
    </w:p>
    <w:p w:rsidR="00E403F0" w:rsidRPr="00B078C3" w:rsidRDefault="00E403F0" w:rsidP="00E403F0">
      <w:pPr>
        <w:rPr>
          <w:rFonts w:ascii="FontbitDavid" w:hAnsi="FontbitDavid"/>
          <w:sz w:val="24"/>
          <w:rtl/>
        </w:rPr>
      </w:pPr>
      <w:r w:rsidRPr="00B078C3">
        <w:rPr>
          <w:rFonts w:ascii="FontbitDavid" w:hAnsi="FontbitDavid"/>
          <w:sz w:val="24"/>
          <w:rtl/>
        </w:rPr>
        <w:t xml:space="preserve">אשכחן לח, יבש מנלן? </w:t>
      </w:r>
      <w:ins w:id="92209" w:author="מנוע מכני" w:date="2026-10-11T12:04:39Z">
        <w:r>
          <w:rPr>
            <w:rFonts w:ascii="FontbitDavid" w:hAnsi="FontbitDavid"/>
            <w:sz w:val="24"/>
            <w:rtl/>
          </w:rPr>
          <w:t xml:space="preserve">א"ר</w:t>
        </w:r>
      </w:ins>
      <w:del w:id="92210"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 יצחק: </w:t>
      </w:r>
      <w:r w:rsidRPr="00B078C3">
        <w:rPr>
          <w:rFonts w:ascii="FontbitDavid" w:hAnsi="FontbitDavid"/>
          <w:sz w:val="24"/>
          <w:rtl/>
        </w:rPr>
        <w:t xml:space="preserve">אמר</w:t>
      </w:r>
      <w:r w:rsidRPr="00B078C3">
        <w:rPr>
          <w:rFonts w:ascii="FontbitDavid" w:hAnsi="FontbitDavid"/>
          <w:sz w:val="24"/>
          <w:rtl/>
        </w:rPr>
        <w:t xml:space="preserve"> קרא </w:t>
      </w:r>
      <w:r>
        <w:rPr>
          <w:rFonts w:ascii="FontbitDavid" w:hAnsi="FontbitDavid" w:hint="cs"/>
          <w:sz w:val="24"/>
          <w:rtl/>
        </w:rPr>
        <w:t>'</w:t>
      </w:r>
      <w:ins w:id="90599" w:author="Claude - סמנטי" w:date="2026-10-11T12:19:29Z">
        <w:r>
          <w:rPr>
            <w:rStyle w:val="afffff0"/>
            <w:rFonts w:ascii="FontbitDavid" w:hAnsi="FontbitDavid"/>
            <w:sz w:val="24"/>
            <w:rtl/>
          </w:rPr>
          <w:t xml:space="preserve">יִהְיֶה</w:t>
        </w:r>
      </w:ins>
      <w:del w:id="90600" w:author="Claude - סמנטי" w:date="2026-10-11T12:19:29Z">
        <w:r w:rsidRPr="00B078C3">
          <w:rPr>
            <w:rFonts w:ascii="FontbitDavid" w:hAnsi="FontbitDavid"/>
            <w:sz w:val="24"/>
            <w:rtl/>
          </w:rPr>
          <w:delText xml:space="preserve">יהיה</w:delText>
        </w:r>
      </w:del>
      <w:r>
        <w:rPr>
          <w:rFonts w:ascii="FontbitDavid" w:hAnsi="FontbitDavid" w:hint="cs"/>
          <w:sz w:val="24"/>
          <w:rtl/>
        </w:rPr>
        <w:t>'</w:t>
      </w:r>
      <w:r w:rsidRPr="00B078C3">
        <w:rPr>
          <w:rFonts w:ascii="FontbitDavid" w:hAnsi="FontbitDavid"/>
          <w:sz w:val="24"/>
          <w:rtl/>
        </w:rPr>
        <w:t xml:space="preserve"> - בהויתו יהא.</w:t>
      </w:r>
    </w:p>
    <w:p>
      <w:pPr>
        <w:pStyle w:val="38"/>
        <w:rPr>
          <w:ins w:id="100838" w:author="מנוע מכני" w:date="2026-10-11T12:04:39Z"/>
        </w:rPr>
      </w:pPr>
      <w:r w:rsidRPr="00B078C3">
        <w:t xml:space="preserve">ואימא:</w:t>
      </w:r>
    </w:p>
    <w:p w:rsidR="00E403F0" w:rsidRPr="00B078C3" w:rsidRDefault="00E403F0" w:rsidP="00E403F0">
      <w:pPr>
        <w:rPr>
          <w:rFonts w:ascii="FontbitDavid" w:hAnsi="FontbitDavid"/>
          <w:sz w:val="24"/>
          <w:rtl/>
        </w:rPr>
      </w:pPr>
      <w:del w:id="100839" w:author="מנוע מכני" w:date="2026-10-11T12:04:39Z">
        <w:r w:rsidRPr="00B078C3">
          <w:rPr>
            <w:rFonts w:ascii="FontbitDavid" w:hAnsi="FontbitDavid"/>
            <w:sz w:val="24"/>
            <w:rtl/>
          </w:rPr>
          <w:delText xml:space="preserve"> </w:delText>
        </w:r>
      </w:del>
      <w:ins w:id="92211" w:author="מנוע מכני" w:date="2026-10-11T12:04:39Z">
        <w:r>
          <w:rPr>
            <w:rFonts w:ascii="FontbitDavid" w:hAnsi="FontbitDavid"/>
            <w:sz w:val="24"/>
            <w:rtl/>
          </w:rPr>
          <w:t xml:space="preserve">ה"מ</w:t>
        </w:r>
      </w:ins>
      <w:del w:id="92212"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''מ</w:delText>
        </w:r>
      </w:del>
      <w:r>
        <w:rPr>
          <w:rFonts w:ascii="FontbitDavid" w:hAnsi="FontbitDavid" w:hint="cs"/>
          <w:sz w:val="24"/>
          <w:rtl/>
        </w:rPr>
        <w:t xml:space="preserve"> </w:t>
      </w:r>
      <w:r w:rsidRPr="00B078C3">
        <w:rPr>
          <w:rFonts w:ascii="FontbitDavid" w:hAnsi="FontbitDavid"/>
          <w:sz w:val="24"/>
          <w:rtl/>
        </w:rPr>
        <w:t xml:space="preserve">בלח ונעשה יבש, יבש מעיקרו מנלן? ותו, הא </w:t>
      </w:r>
      <w:r w:rsidRPr="00B078C3">
        <w:rPr>
          <w:rFonts w:ascii="FontbitDavid" w:hAnsi="FontbitDavid"/>
          <w:sz w:val="24"/>
          <w:rtl/>
        </w:rPr>
        <w:t xml:space="preserve">דתנן</w:t>
      </w:r>
      <w:r w:rsidRPr="00B078C3">
        <w:rPr>
          <w:rFonts w:ascii="FontbitDavid" w:hAnsi="FontbitDavid"/>
          <w:sz w:val="24"/>
          <w:rtl/>
        </w:rPr>
        <w:t xml:space="preserve">: המפלת כמין קליפה, כמין </w:t>
      </w:r>
      <w:r w:rsidRPr="00027215">
        <w:rPr>
          <w:rFonts w:ascii="FontbitDavid" w:hAnsi="FontbitDavid"/>
          <w:spacing w:val="-4"/>
          <w:sz w:val="24"/>
          <w:rtl/>
        </w:rPr>
        <w:t>עפר, כמין שערה, כמין יבחושין אדומים תטיל למים, אם נמוחו טמא</w:t>
      </w:r>
      <w:r w:rsidRPr="00027215">
        <w:rPr>
          <w:rFonts w:ascii="FontbitDavid" w:hAnsi="FontbitDavid" w:hint="cs"/>
          <w:spacing w:val="-4"/>
          <w:sz w:val="24"/>
          <w:rtl/>
        </w:rPr>
        <w:t xml:space="preserve">-</w:t>
      </w:r>
      <w:ins w:id="96927" w:author="מנוע מכני" w:date="2026-10-11T12:04:39Z">
        <w:r>
          <w:rPr>
            <w:rFonts w:ascii="FontbitDavid" w:hAnsi="FontbitDavid" w:hint="cs"/>
            <w:spacing w:val="-4"/>
            <w:sz w:val="24"/>
            <w:rtl/>
          </w:rPr>
          <w:t xml:space="preserve"> </w:t>
        </w:r>
      </w:ins>
      <w:del w:id="96928" w:author="מנוע מכני" w:date="2026-10-11T12:04:39Z">
        <w:r w:rsidRPr="00027215">
          <w:rPr>
            <w:rFonts w:ascii="FontbitDavid" w:hAnsi="FontbitDavid" w:hint="cs"/>
            <w:spacing w:val="-4"/>
            <w:sz w:val="24"/>
            <w:rtl/>
          </w:rPr>
          <w:delText xml:space="preserve"> </w:delText>
        </w:r>
        <w:r w:rsidRPr="00027215">
          <w:rPr>
            <w:rFonts w:ascii="FontbitDavid" w:hAnsi="FontbitDavid"/>
            <w:spacing w:val="-4"/>
            <w:sz w:val="24"/>
            <w:rtl/>
          </w:rPr>
          <w:delText xml:space="preserve"> </w:delText>
        </w:r>
      </w:del>
      <w:r w:rsidRPr="00027215">
        <w:rPr>
          <w:rFonts w:ascii="FontbitDavid" w:hAnsi="FontbitDavid" w:hint="cs"/>
          <w:spacing w:val="-4"/>
          <w:sz w:val="24"/>
          <w:rtl/>
        </w:rPr>
        <w:t>'</w:t>
      </w:r>
      <w:ins w:id="90245" w:author="Claude - סמנטי" w:date="2026-10-11T12:19:29Z">
        <w:r>
          <w:rPr>
            <w:rStyle w:val="afffff0"/>
            <w:rFonts w:ascii="FontbitDavid" w:hAnsi="FontbitDavid"/>
            <w:spacing w:val="-4"/>
            <w:sz w:val="24"/>
            <w:rtl/>
          </w:rPr>
          <w:t xml:space="preserve">יִהְיֶה</w:t>
        </w:r>
      </w:ins>
      <w:del w:id="90246" w:author="Claude - סמנטי" w:date="2026-10-11T12:19:29Z">
        <w:r w:rsidRPr="00027215">
          <w:rPr>
            <w:rFonts w:ascii="FontbitDavid" w:hAnsi="FontbitDavid"/>
            <w:spacing w:val="-4"/>
            <w:sz w:val="24"/>
            <w:rtl/>
          </w:rPr>
          <w:delText xml:space="preserve">יהיה</w:delText>
        </w:r>
      </w:del>
      <w:r w:rsidRPr="00027215">
        <w:rPr>
          <w:rFonts w:ascii="FontbitDavid" w:hAnsi="FontbitDavid" w:hint="cs"/>
          <w:spacing w:val="-4"/>
          <w:sz w:val="24"/>
          <w:rtl/>
        </w:rPr>
        <w:t>'</w:t>
      </w:r>
      <w:r w:rsidRPr="00027215">
        <w:rPr>
          <w:rFonts w:ascii="FontbitDavid" w:hAnsi="FontbitDavid"/>
          <w:spacing w:val="-4"/>
          <w:sz w:val="24"/>
          <w:rtl/>
        </w:rPr>
        <w:t xml:space="preserve"> - רבויא הוא.</w:t>
      </w:r>
    </w:p>
    <w:p>
      <w:pPr>
        <w:pStyle w:val="afffff8"/>
        <w:rPr>
          <w:ins w:id="90201" w:author="קלוד" w:date="2026-10-11T12:23:38Z"/>
        </w:rPr>
      </w:pPr>
      <w:ins w:id="90202" w:author="קלוד" w:date="2026-10-11T12:23:38Z">
        <w:r>
          <w:rPr>
            <w:color w:val="7B3F00"/>
          </w:rPr>
          <w:t xml:space="preserve">דם נדה - האם עושה משכב ומושב כמותה</w:t>
        </w:r>
      </w:ins>
    </w:p>
    <w:p w:rsidR="00E403F0" w:rsidRDefault="00E403F0" w:rsidP="00E403F0">
      <w:pPr>
        <w:rPr>
          <w:rFonts w:ascii="FontbitDavid" w:hAnsi="FontbitDavid"/>
          <w:sz w:val="24"/>
          <w:rtl/>
        </w:rPr>
      </w:pPr>
      <w:ins w:id="97539" w:author="מנוע מכני" w:date="2026-10-11T12:04:39Z">
        <w:r>
          <w:rPr>
            <w:rFonts w:ascii="FontbitDavid" w:hAnsi="FontbitDavid"/>
            <w:sz w:val="24"/>
            <w:rtl/>
          </w:rPr>
          <w:t xml:space="preserve">אם </w:t>
        </w:r>
      </w:ins>
      <w:del w:id="9754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מה היא - עושה משכב ומושב לטמא אדם ולטמא בגדים,</w:t>
      </w:r>
      <w:r>
        <w:rPr>
          <w:rFonts w:ascii="FontbitDavid" w:hAnsi="FontbitDavid"/>
          <w:sz w:val="24"/>
          <w:rtl/>
        </w:rPr>
        <w:t xml:space="preserve"> אף דמה </w:t>
      </w:r>
      <w:ins w:id="94389" w:author="מנוע מכני" w:date="2026-10-11T12:04:39Z">
        <w:r>
          <w:rPr>
            <w:rFonts w:ascii="FontbitDavid" w:hAnsi="FontbitDavid"/>
            <w:sz w:val="24"/>
            <w:rtl/>
          </w:rPr>
          <w:t xml:space="preserve">גם</w:t>
        </w:r>
      </w:ins>
      <w:del w:id="94390" w:author="מנוע מכני" w:date="2026-10-11T12:04:39Z">
        <w:r>
          <w:rPr>
            <w:rFonts w:ascii="FontbitDavid" w:hAnsi="FontbitDavid"/>
            <w:sz w:val="24"/>
            <w:rtl/>
          </w:rPr>
          <w:delText xml:space="preserve">נמי</w:delText>
        </w:r>
      </w:del>
      <w:r>
        <w:rPr>
          <w:rFonts w:ascii="FontbitDavid" w:hAnsi="FontbitDavid"/>
          <w:sz w:val="24"/>
          <w:rtl/>
        </w:rPr>
        <w:t xml:space="preserve"> </w:t>
      </w:r>
      <w:r w:rsidRPr="00B078C3">
        <w:rPr>
          <w:rFonts w:ascii="FontbitDavid" w:hAnsi="FontbitDavid"/>
          <w:sz w:val="24"/>
          <w:rtl/>
        </w:rPr>
        <w:t xml:space="preserve">עושה משכב ומושב לטמא אדם ולטמא בגדים? אטו דמה בר משכב ומושב הוא? </w:t>
      </w:r>
    </w:p>
    <w:p w:rsidR="00E403F0" w:rsidRDefault="00E403F0" w:rsidP="00E403F0">
      <w:pPr>
        <w:rPr>
          <w:rFonts w:ascii="FontbitDavid" w:hAnsi="FontbitDavid"/>
          <w:sz w:val="24"/>
          <w:rtl/>
        </w:rPr>
      </w:pPr>
      <w:r w:rsidRPr="00B078C3">
        <w:rPr>
          <w:rFonts w:ascii="FontbitDavid" w:hAnsi="FontbitDavid"/>
          <w:sz w:val="24"/>
          <w:rtl/>
        </w:rPr>
        <w:t xml:space="preserve">ולטעמיך, אבן מנוגעת בת משכב ומושב היא, </w:t>
      </w:r>
      <w:ins w:id="98491" w:author="מנוע מכני" w:date="2026-10-11T12:04:39Z">
        <w:ins w:id="90247" w:author="Claude - סמנטי" w:date="2026-10-11T12:19:29Z">
          <w:r>
            <w:rPr>
              <w:rFonts w:ascii="FontbitDavid" w:hAnsi="FontbitDavid"/>
              <w:sz w:val="24"/>
              <w:rtl/>
            </w:rPr>
            <w:t xml:space="preserve">שהוצרך</w:t>
          </w:r>
        </w:ins>
        <w:del w:id="90248" w:author="Claude - סמנטי" w:date="2026-10-11T12:19:29Z">
          <w:r>
            <w:rPr>
              <w:rFonts w:ascii="FontbitDavid" w:hAnsi="FontbitDavid"/>
              <w:sz w:val="24"/>
              <w:rtl/>
            </w:rPr>
            <w:delText xml:space="preserve">דהוצרך</w:delText>
          </w:r>
        </w:del>
      </w:ins>
      <w:del w:id="98492" w:author="מנוע מכני" w:date="2026-10-11T12:04:39Z">
        <w:r w:rsidRPr="00B078C3">
          <w:rPr>
            <w:rFonts w:ascii="FontbitDavid" w:hAnsi="FontbitDavid"/>
            <w:sz w:val="24"/>
            <w:rtl/>
          </w:rPr>
          <w:delText xml:space="preserve">דאיצטריך</w:delText>
        </w:r>
      </w:del>
      <w:r w:rsidRPr="00B078C3">
        <w:rPr>
          <w:rFonts w:ascii="FontbitDavid" w:hAnsi="FontbitDavid"/>
          <w:sz w:val="24"/>
          <w:rtl/>
        </w:rPr>
        <w:t xml:space="preserve"> קרא </w:t>
      </w:r>
      <w:ins w:id="98055" w:author="מנוע מכני" w:date="2026-10-11T12:04:39Z">
        <w:r>
          <w:rPr>
            <w:rFonts w:ascii="FontbitDavid" w:hAnsi="FontbitDavid"/>
            <w:sz w:val="24"/>
            <w:rtl/>
          </w:rPr>
          <w:t xml:space="preserve">למעט</w:t>
        </w:r>
      </w:ins>
      <w:del w:id="98056" w:author="מנוע מכני" w:date="2026-10-11T12:04:39Z">
        <w:r w:rsidRPr="00B078C3">
          <w:rPr>
            <w:rFonts w:ascii="FontbitDavid" w:hAnsi="FontbitDavid"/>
            <w:sz w:val="24"/>
            <w:rtl/>
          </w:rPr>
          <w:delText xml:space="preserve">למעוטי</w:delText>
        </w:r>
      </w:del>
      <w:r w:rsidRPr="00B078C3">
        <w:rPr>
          <w:rFonts w:ascii="FontbitDavid" w:hAnsi="FontbitDavid"/>
          <w:sz w:val="24"/>
          <w:rtl/>
        </w:rPr>
        <w:t xml:space="preserve">? </w:t>
      </w:r>
    </w:p>
    <w:p>
      <w:pPr>
        <w:pStyle w:val="38"/>
        <w:rPr>
          <w:ins w:id="100840" w:author="מנוע מכני" w:date="2026-10-11T12:04:39Z"/>
        </w:rPr>
      </w:pPr>
      <w:r w:rsidRPr="00B078C3">
        <w:t xml:space="preserve">דתניא</w:t>
      </w:r>
      <w:r w:rsidRPr="00B078C3">
        <w:t xml:space="preserve">:</w:t>
      </w:r>
    </w:p>
    <w:p w:rsidR="00E403F0" w:rsidRPr="00B078C3" w:rsidRDefault="00E403F0" w:rsidP="00E403F0">
      <w:pPr>
        <w:rPr>
          <w:rFonts w:ascii="FontbitDavid" w:hAnsi="FontbitDavid"/>
          <w:sz w:val="24"/>
          <w:rtl/>
        </w:rPr>
      </w:pPr>
      <w:del w:id="10084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יכול תהא אבן מנוגעת עושה משכב ומושב לטמא אדם לטמא בגדים</w:t>
      </w:r>
      <w:ins w:id="96929" w:author="מנוע מכני" w:date="2026-10-11T12:04:39Z">
        <w:r>
          <w:rPr>
            <w:rFonts w:ascii="FontbitDavid" w:hAnsi="FontbitDavid"/>
            <w:sz w:val="24"/>
            <w:rtl/>
          </w:rPr>
          <w:t xml:space="preserve">,</w:t>
        </w:r>
      </w:ins>
      <w:del w:id="96930" w:author="מנוע מכני" w:date="2026-10-11T12:04:39Z">
        <w:r w:rsidRPr="00B078C3">
          <w:rPr>
            <w:rFonts w:ascii="FontbitDavid" w:hAnsi="FontbitDavid"/>
            <w:sz w:val="24"/>
            <w:rtl/>
          </w:rPr>
          <w:delText xml:space="preserve">;</w:delText>
        </w:r>
      </w:del>
    </w:p>
    <w:p w:rsidR="00E403F0" w:rsidRDefault="00E403F0" w:rsidP="00E403F0">
      <w:pPr>
        <w:rPr>
          <w:rFonts w:ascii="FontbitDavid" w:hAnsi="FontbitDavid"/>
          <w:sz w:val="24"/>
          <w:rtl/>
        </w:rPr>
      </w:pPr>
      <w:r w:rsidRPr="00B078C3">
        <w:rPr>
          <w:rFonts w:ascii="FontbitDavid" w:hAnsi="FontbitDavid"/>
          <w:sz w:val="24"/>
          <w:rtl/>
        </w:rPr>
        <w:t>ודין הוא, ומה זב שאינו מטמא בביאה - עושה משכב ומושב לטמא אדם לטמא ב</w:t>
      </w:r>
      <w:r>
        <w:rPr>
          <w:rFonts w:ascii="FontbitDavid" w:hAnsi="FontbitDavid"/>
          <w:sz w:val="24"/>
          <w:rtl/>
        </w:rPr>
        <w:t xml:space="preserve">גדים, </w:t>
      </w:r>
    </w:p>
    <w:p w:rsidR="00E403F0" w:rsidRPr="00B078C3" w:rsidRDefault="00E403F0" w:rsidP="00E403F0">
      <w:pPr>
        <w:rPr>
          <w:rFonts w:ascii="FontbitDavid" w:hAnsi="FontbitDavid"/>
          <w:sz w:val="24"/>
          <w:rtl/>
        </w:rPr>
      </w:pPr>
      <w:r>
        <w:rPr>
          <w:rFonts w:ascii="FontbitDavid" w:hAnsi="FontbitDavid"/>
          <w:sz w:val="24"/>
          <w:rtl/>
        </w:rPr>
        <w:t xml:space="preserve">אבן מנוגעת שמטמאה בביאה </w:t>
      </w:r>
      <w:r w:rsidRPr="00B078C3">
        <w:rPr>
          <w:rFonts w:ascii="FontbitDavid" w:hAnsi="FontbitDavid"/>
          <w:sz w:val="24"/>
          <w:rtl/>
        </w:rPr>
        <w:t xml:space="preserve">אינו דין שמטמאה משכב ומושב לטמא אדם לטמא בגדים - </w:t>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hint="cs"/>
          <w:sz w:val="24"/>
          <w:rtl/>
        </w:rPr>
        <w:t>'</w:t>
      </w:r>
      <w:ins w:id="90601" w:author="Claude - סמנטי" w:date="2026-10-11T12:19:29Z">
        <w:r>
          <w:rPr>
            <w:rStyle w:val="afffff0"/>
            <w:rFonts w:ascii="FontbitDavid" w:hAnsi="FontbitDavid"/>
            <w:sz w:val="24"/>
            <w:rtl/>
          </w:rPr>
          <w:t xml:space="preserve">הַזָּב</w:t>
        </w:r>
      </w:ins>
      <w:del w:id="90602" w:author="Claude - סמנטי" w:date="2026-10-11T12:19:29Z">
        <w:r w:rsidRPr="00B078C3">
          <w:rPr>
            <w:rFonts w:ascii="FontbitDavid" w:hAnsi="FontbitDavid"/>
            <w:sz w:val="24"/>
            <w:rtl/>
          </w:rPr>
          <w:delText xml:space="preserve">הזב</w:delText>
        </w:r>
      </w:del>
      <w:r>
        <w:rPr>
          <w:rFonts w:ascii="FontbitDavid" w:hAnsi="FontbitDavid" w:hint="cs"/>
          <w:sz w:val="24"/>
          <w:rtl/>
        </w:rPr>
        <w:t>'</w:t>
      </w:r>
      <w:r w:rsidRPr="00B078C3">
        <w:rPr>
          <w:rFonts w:ascii="FontbitDavid" w:hAnsi="FontbitDavid"/>
          <w:sz w:val="24"/>
          <w:rtl/>
        </w:rPr>
        <w:t xml:space="preserve"> הזב - ולא אבן מנוגעת.</w:t>
      </w:r>
    </w:p>
    <w:p w:rsidR="00E403F0" w:rsidRDefault="00E403F0" w:rsidP="00E403F0">
      <w:pPr>
        <w:rPr>
          <w:rFonts w:ascii="FontbitDavid" w:hAnsi="FontbitDavid"/>
          <w:sz w:val="24"/>
          <w:rtl/>
        </w:rPr>
      </w:pPr>
      <w:r w:rsidRPr="00B078C3">
        <w:rPr>
          <w:rFonts w:ascii="FontbitDavid" w:hAnsi="FontbitDavid"/>
          <w:sz w:val="24"/>
          <w:rtl/>
        </w:rPr>
        <w:t xml:space="preserve">טעמא - דמעטיה קרא, הא </w:t>
      </w:r>
      <w:ins w:id="94391" w:author="מנוע מכני" w:date="2026-10-11T12:04:39Z">
        <w:r>
          <w:rPr>
            <w:rFonts w:ascii="FontbitDavid" w:hAnsi="FontbitDavid"/>
            <w:sz w:val="24"/>
            <w:rtl/>
          </w:rPr>
          <w:t xml:space="preserve">לא</w:t>
        </w:r>
      </w:ins>
      <w:del w:id="94392"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6027" w:author="מנוע מכני" w:date="2026-10-11T12:04:39Z">
        <w:r>
          <w:rPr>
            <w:rFonts w:ascii="FontbitDavid" w:hAnsi="FontbitDavid"/>
            <w:sz w:val="24"/>
            <w:rtl/>
          </w:rPr>
          <w:t xml:space="preserve">כך</w:t>
        </w:r>
      </w:ins>
      <w:del w:id="96028" w:author="מנוע מכני" w:date="2026-10-11T12:04:39Z">
        <w:r w:rsidRPr="00B078C3">
          <w:rPr>
            <w:rFonts w:ascii="FontbitDavid" w:hAnsi="FontbitDavid"/>
            <w:sz w:val="24"/>
            <w:rtl/>
          </w:rPr>
          <w:delText xml:space="preserve">הכי</w:delText>
        </w:r>
      </w:del>
      <w:r>
        <w:rPr>
          <w:rFonts w:ascii="FontbitDavid" w:hAnsi="FontbitDavid"/>
          <w:sz w:val="24"/>
          <w:rtl/>
        </w:rPr>
        <w:t xml:space="preserve"> מטמאה! </w:t>
      </w:r>
    </w:p>
    <w:p w:rsidR="00E403F0" w:rsidRPr="00027215" w:rsidRDefault="00E403F0" w:rsidP="00E403F0">
      <w:pPr>
        <w:rPr>
          <w:rFonts w:ascii="FontbitDavid" w:hAnsi="FontbitDavid"/>
          <w:spacing w:val="-4"/>
          <w:sz w:val="24"/>
          <w:rtl/>
        </w:rPr>
      </w:pPr>
      <w:r w:rsidRPr="00027215">
        <w:rPr>
          <w:rFonts w:ascii="FontbitDavid" w:hAnsi="FontbitDavid"/>
          <w:spacing w:val="-4"/>
          <w:sz w:val="24"/>
          <w:rtl/>
        </w:rPr>
        <w:t xml:space="preserve">ומינה, </w:t>
      </w:r>
      <w:ins w:id="94393" w:author="מנוע מכני" w:date="2026-10-11T12:04:39Z">
        <w:r>
          <w:rPr>
            <w:rFonts w:ascii="FontbitDavid" w:hAnsi="FontbitDavid"/>
            <w:spacing w:val="-4"/>
            <w:sz w:val="24"/>
            <w:rtl/>
          </w:rPr>
          <w:t xml:space="preserve">לא</w:t>
        </w:r>
      </w:ins>
      <w:del w:id="94394" w:author="מנוע מכני" w:date="2026-10-11T12:04:39Z">
        <w:r w:rsidRPr="00027215">
          <w:rPr>
            <w:rFonts w:ascii="FontbitDavid" w:hAnsi="FontbitDavid"/>
            <w:spacing w:val="-4"/>
            <w:sz w:val="24"/>
            <w:rtl/>
          </w:rPr>
          <w:delText xml:space="preserve">לאו</w:delText>
        </w:r>
      </w:del>
      <w:r w:rsidRPr="00027215">
        <w:rPr>
          <w:rFonts w:ascii="FontbitDavid" w:hAnsi="FontbitDavid"/>
          <w:spacing w:val="-4"/>
          <w:sz w:val="24"/>
          <w:rtl/>
        </w:rPr>
        <w:t xml:space="preserve"> מי אמרת הזב ולא אבן מנוגעת, </w:t>
      </w:r>
      <w:r w:rsidRPr="00027215">
        <w:rPr>
          <w:rFonts w:ascii="FontbitDavid" w:hAnsi="FontbitDavid"/>
          <w:spacing w:val="-4"/>
          <w:sz w:val="24"/>
          <w:rtl/>
        </w:rPr>
        <w:t xml:space="preserve">ה"נ</w:t>
      </w:r>
      <w:r w:rsidRPr="00027215">
        <w:rPr>
          <w:rFonts w:ascii="FontbitDavid" w:hAnsi="FontbitDavid"/>
          <w:spacing w:val="-4"/>
          <w:sz w:val="24"/>
          <w:rtl/>
        </w:rPr>
        <w:t xml:space="preserve"> </w:t>
      </w:r>
      <w:r w:rsidRPr="00027215">
        <w:rPr>
          <w:rFonts w:ascii="FontbitDavid" w:hAnsi="FontbitDavid"/>
          <w:spacing w:val="-4"/>
          <w:sz w:val="24"/>
          <w:rtl/>
        </w:rPr>
        <w:t xml:space="preserve">אמר</w:t>
      </w:r>
      <w:r w:rsidRPr="00027215">
        <w:rPr>
          <w:rFonts w:ascii="FontbitDavid" w:hAnsi="FontbitDavid"/>
          <w:spacing w:val="-4"/>
          <w:sz w:val="24"/>
          <w:rtl/>
        </w:rPr>
        <w:t xml:space="preserve"> קרא: </w:t>
      </w:r>
      <w:r w:rsidRPr="00027215">
        <w:rPr>
          <w:rFonts w:ascii="FontbitDavid" w:hAnsi="FontbitDavid" w:hint="cs"/>
          <w:spacing w:val="-4"/>
          <w:sz w:val="24"/>
          <w:rtl/>
        </w:rPr>
        <w:t>'</w:t>
      </w:r>
      <w:r w:rsidRPr="00027215">
        <w:rPr>
          <w:rStyle w:val="afffff0"/>
          <w:rFonts w:ascii="FontbitDavid" w:hAnsi="FontbitDavid"/>
          <w:spacing w:val="-4"/>
          <w:sz w:val="24"/>
          <w:rtl/>
        </w:rPr>
        <w:t>אשר היא יושבת עליו</w:t>
      </w:r>
      <w:r w:rsidRPr="00027215">
        <w:rPr>
          <w:rFonts w:ascii="FontbitDavid" w:hAnsi="FontbitDavid" w:hint="cs"/>
          <w:spacing w:val="-4"/>
          <w:sz w:val="24"/>
          <w:rtl/>
        </w:rPr>
        <w:t>'</w:t>
      </w:r>
      <w:r w:rsidRPr="00027215">
        <w:rPr>
          <w:rFonts w:ascii="FontbitDavid" w:hAnsi="FontbitDavid"/>
          <w:spacing w:val="-4"/>
          <w:sz w:val="24"/>
          <w:rtl/>
        </w:rPr>
        <w:t xml:space="preserve"> - היא ולא דמה.</w:t>
      </w:r>
    </w:p>
    <w:p w:rsidR="00E403F0" w:rsidRDefault="00E403F0" w:rsidP="00E403F0">
      <w:pPr>
        <w:pStyle w:val="afff3"/>
        <w:framePr w:wrap="around"/>
        <w:rPr>
          <w:rtl/>
        </w:rPr>
      </w:pPr>
      <w:r>
        <w:rPr>
          <w:rFonts w:hint="cs"/>
          <w:rtl/>
        </w:rPr>
        <w:t>נה.</w:t>
      </w:r>
    </w:p>
    <w:p w:rsidR="00E403F0" w:rsidRDefault="00E403F0" w:rsidP="00E403F0">
      <w:pPr>
        <w:rPr>
          <w:rFonts w:ascii="FontbitDavid" w:hAnsi="FontbitDavid"/>
          <w:sz w:val="24"/>
          <w:rtl/>
        </w:rPr>
      </w:pPr>
      <w:ins w:id="97541" w:author="מנוע מכני" w:date="2026-10-11T12:04:39Z">
        <w:r>
          <w:rPr>
            <w:rFonts w:ascii="FontbitDavid" w:hAnsi="FontbitDavid"/>
            <w:sz w:val="24"/>
            <w:rtl/>
          </w:rPr>
          <w:t xml:space="preserve">אם </w:t>
        </w:r>
      </w:ins>
      <w:del w:id="97542"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מה היא מטמאה באבן מסמא, אף מדוה </w:t>
      </w:r>
      <w:ins w:id="94395" w:author="מנוע מכני" w:date="2026-10-11T12:04:39Z">
        <w:r>
          <w:rPr>
            <w:rFonts w:ascii="FontbitDavid" w:hAnsi="FontbitDavid"/>
            <w:sz w:val="24"/>
            <w:rtl/>
          </w:rPr>
          <w:t xml:space="preserve">גם</w:t>
        </w:r>
      </w:ins>
      <w:del w:id="9439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מטמאה באבן מסמא? </w:t>
      </w:r>
    </w:p>
    <w:p>
      <w:pPr>
        <w:pStyle w:val="38"/>
        <w:rPr>
          <w:ins w:id="100842" w:author="מנוע מכני" w:date="2026-10-11T12:04:39Z"/>
        </w:rPr>
      </w:pPr>
      <w:ins w:id="92213" w:author="מנוע מכני" w:date="2026-10-11T12:04:39Z">
        <w:r>
          <w:t xml:space="preserve">א"ר</w:t>
        </w:r>
      </w:ins>
      <w:del w:id="92214" w:author="מנוע מכני" w:date="2026-10-11T12:04:39Z">
        <w:r w:rsidRPr="00B078C3">
          <w:delText xml:space="preserve">א''ר</w:delText>
        </w:r>
      </w:del>
      <w:r w:rsidRPr="00B078C3">
        <w:t xml:space="preserve"> אשי:</w:t>
      </w:r>
    </w:p>
    <w:p w:rsidR="00E403F0" w:rsidRPr="00B078C3" w:rsidRDefault="00E403F0" w:rsidP="00E403F0">
      <w:pPr>
        <w:rPr>
          <w:rFonts w:ascii="FontbitDavid" w:hAnsi="FontbitDavid"/>
          <w:sz w:val="24"/>
          <w:rtl/>
        </w:rPr>
      </w:pPr>
      <w:del w:id="1008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אמר</w:t>
      </w:r>
      <w:r w:rsidRPr="00B078C3">
        <w:rPr>
          <w:rFonts w:ascii="FontbitDavid" w:hAnsi="FontbitDavid"/>
          <w:sz w:val="24"/>
          <w:rtl/>
        </w:rPr>
        <w:t xml:space="preserve"> קרא </w:t>
      </w:r>
      <w:r>
        <w:rPr>
          <w:rFonts w:ascii="FontbitDavid" w:hAnsi="FontbitDavid" w:hint="cs"/>
          <w:sz w:val="24"/>
          <w:rtl/>
        </w:rPr>
        <w:t>'</w:t>
      </w:r>
      <w:r w:rsidRPr="00B078C3">
        <w:rPr>
          <w:rStyle w:val="afffff0"/>
          <w:rFonts w:ascii="FontbitDavid" w:hAnsi="FontbitDavid"/>
          <w:sz w:val="24"/>
          <w:rtl/>
        </w:rPr>
        <w:t>והנושא אותם</w:t>
      </w:r>
      <w:r>
        <w:rPr>
          <w:rFonts w:ascii="FontbitDavid" w:hAnsi="FontbitDavid" w:hint="cs"/>
          <w:sz w:val="24"/>
          <w:rtl/>
        </w:rPr>
        <w:t>'</w:t>
      </w:r>
      <w:r w:rsidRPr="00B078C3">
        <w:rPr>
          <w:rFonts w:ascii="FontbitDavid" w:hAnsi="FontbitDavid"/>
          <w:sz w:val="24"/>
          <w:rtl/>
        </w:rPr>
        <w:t xml:space="preserve"> אותם - </w:t>
      </w:r>
      <w:ins w:id="94397" w:author="מנוע מכני" w:date="2026-10-11T12:04:39Z">
        <w:r>
          <w:rPr>
            <w:rFonts w:ascii="FontbitDavid" w:hAnsi="FontbitDavid"/>
            <w:sz w:val="24"/>
            <w:rtl/>
          </w:rPr>
          <w:t xml:space="preserve">מיעוט</w:t>
        </w:r>
      </w:ins>
      <w:del w:id="94398" w:author="מנוע מכני" w:date="2026-10-11T12:04:39Z">
        <w:r w:rsidRPr="00B078C3">
          <w:rPr>
            <w:rFonts w:ascii="FontbitDavid" w:hAnsi="FontbitDavid"/>
            <w:sz w:val="24"/>
            <w:rtl/>
          </w:rPr>
          <w:delText xml:space="preserve">מיעוטא</w:delText>
        </w:r>
      </w:del>
      <w:r w:rsidRPr="00B078C3">
        <w:rPr>
          <w:rFonts w:ascii="FontbitDavid" w:hAnsi="FontbitDavid"/>
          <w:sz w:val="24"/>
          <w:rtl/>
        </w:rPr>
        <w:t xml:space="preserve"> הוא.</w:t>
      </w:r>
    </w:p>
    <w:p w:rsidR="00E403F0" w:rsidRPr="00B078C3" w:rsidRDefault="00E403F0" w:rsidP="00E403F0">
      <w:pPr>
        <w:jc w:val="center"/>
        <w:rPr>
          <w:del w:id="90130" w:author="מנוע עיצוב" w:date="2026-10-11T12:09:26Z"/>
          <w:rFonts w:ascii="FontbitDavid" w:hAnsi="FontbitDavid"/>
          <w:sz w:val="24"/>
          <w:rtl/>
        </w:rPr>
      </w:pPr>
      <w:del w:id="9012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19" w:author="קלוד" w:date="2026-10-11T09:07:21Z">
          <w:pPr>
            <w:pStyle w:val="affff1"/>
            <w:rPr>
              <w:rtl/>
            </w:rPr>
          </w:pPr>
        </w:pPrChange>
      </w:pPr>
      <w:ins w:id="9865" w:author="מספור קטעי משנה" w:date="2026-10-11T09:25:19Z">
        <w:r>
          <w:rPr>
            <w:rStyle w:val="MisparKeta"/>
          </w:rPr>
          <w:t xml:space="preserve">א. </w:t>
        </w:r>
      </w:ins>
      <w:r w:rsidRPr="00B078C3">
        <w:rPr>
          <w:rtl/>
        </w:rPr>
        <w:t>ובשר המת.</w:t>
      </w:r>
    </w:p>
    <w:p>
      <w:pPr>
        <w:pStyle w:val="38"/>
        <w:rPr>
          <w:ins w:id="100844" w:author="מנוע מכני" w:date="2026-10-11T12:04:39Z"/>
        </w:rPr>
      </w:pPr>
      <w:r w:rsidRPr="00B078C3">
        <w:t xml:space="preserve">מנלן? אר"ל:</w:t>
      </w:r>
    </w:p>
    <w:p w:rsidR="00E403F0" w:rsidRPr="00B078C3" w:rsidRDefault="00E403F0" w:rsidP="00E403F0">
      <w:pPr>
        <w:rPr>
          <w:rFonts w:ascii="FontbitDavid" w:hAnsi="FontbitDavid"/>
          <w:sz w:val="24"/>
          <w:rtl/>
        </w:rPr>
      </w:pPr>
      <w:del w:id="1008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אמר</w:t>
      </w:r>
      <w:r w:rsidRPr="00B078C3">
        <w:rPr>
          <w:rFonts w:ascii="FontbitDavid" w:hAnsi="FontbitDavid"/>
          <w:sz w:val="24"/>
          <w:rtl/>
        </w:rPr>
        <w:t xml:space="preserve"> קרא </w:t>
      </w:r>
      <w:r>
        <w:rPr>
          <w:rFonts w:ascii="FontbitDavid" w:hAnsi="FontbitDavid" w:hint="cs"/>
          <w:sz w:val="24"/>
          <w:rtl/>
        </w:rPr>
        <w:t>'</w:t>
      </w:r>
      <w:ins w:id="90603" w:author="Claude - סמנטי" w:date="2026-10-11T12:19:29Z">
        <w:r>
          <w:rPr>
            <w:rStyle w:val="afffff0"/>
            <w:rFonts w:ascii="FontbitDavid" w:hAnsi="FontbitDavid"/>
            <w:sz w:val="24"/>
            <w:rtl/>
          </w:rPr>
          <w:t xml:space="preserve">לְכֹל טוּמְאָתוֹ</w:t>
        </w:r>
      </w:ins>
      <w:del w:id="90604" w:author="Claude - סמנטי" w:date="2026-10-11T12:19:29Z">
        <w:r w:rsidRPr="00B078C3">
          <w:rPr>
            <w:rFonts w:ascii="FontbitDavid" w:hAnsi="FontbitDavid"/>
            <w:sz w:val="24"/>
            <w:rtl/>
          </w:rPr>
          <w:delText xml:space="preserve">לכל טומאתו</w:delText>
        </w:r>
      </w:del>
      <w:r>
        <w:rPr>
          <w:rFonts w:ascii="FontbitDavid" w:hAnsi="FontbitDavid" w:hint="cs"/>
          <w:sz w:val="24"/>
          <w:rtl/>
        </w:rPr>
        <w:t>'</w:t>
      </w:r>
      <w:r w:rsidRPr="00B078C3">
        <w:rPr>
          <w:rFonts w:ascii="FontbitDavid" w:hAnsi="FontbitDavid"/>
          <w:sz w:val="24"/>
          <w:rtl/>
        </w:rPr>
        <w:t xml:space="preserve"> - לכל טומאות הפורשות ממנו.</w:t>
      </w:r>
    </w:p>
    <w:p>
      <w:pPr>
        <w:pStyle w:val="afffff8"/>
        <w:rPr>
          <w:ins w:id="90199" w:author="קלוד" w:date="2026-10-11T12:23:38Z"/>
        </w:rPr>
      </w:pPr>
      <w:ins w:id="90200" w:author="קלוד" w:date="2026-10-11T12:23:38Z">
        <w:r>
          <w:rPr>
            <w:color w:val="7B3F00"/>
          </w:rPr>
          <w:t xml:space="preserve">בשר המת יבש - 'דומיא דעצם', ומה נכלל בו</w:t>
        </w:r>
      </w:ins>
    </w:p>
    <w:p>
      <w:pPr>
        <w:pStyle w:val="38"/>
        <w:rPr>
          <w:ins w:id="100846" w:author="מנוע מכני" w:date="2026-10-11T12:04:39Z"/>
        </w:rPr>
      </w:pPr>
      <w:r w:rsidRPr="00B078C3">
        <w:t xml:space="preserve">ר</w:t>
      </w:r>
      <w:ins w:id="92215" w:author="מנוע מכני" w:date="2026-10-11T12:04:39Z">
        <w:r>
          <w:t xml:space="preserve">י"ו</w:t>
        </w:r>
      </w:ins>
      <w:del w:id="92216" w:author="מנוע מכני" w:date="2026-10-11T12:04:39Z">
        <w:r w:rsidRPr="00B078C3">
          <w:delText xml:space="preserve">י''ו</w:delText>
        </w:r>
      </w:del>
      <w:del w:id="101787"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0847"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605" w:author="Claude - סמנטי" w:date="2026-10-11T12:19:29Z">
        <w:r>
          <w:rPr>
            <w:rStyle w:val="afffff0"/>
            <w:rFonts w:ascii="FontbitDavid" w:hAnsi="FontbitDavid"/>
            <w:sz w:val="24"/>
            <w:rtl/>
          </w:rPr>
          <w:t xml:space="preserve">אוֹ בְעֶצֶם אָדָם אוֹ בַקָּבֶר</w:t>
        </w:r>
      </w:ins>
      <w:del w:id="90606" w:author="Claude - סמנטי" w:date="2026-10-11T12:19:29Z">
        <w:r w:rsidRPr="00B078C3">
          <w:rPr>
            <w:rFonts w:ascii="FontbitDavid" w:hAnsi="FontbitDavid"/>
            <w:sz w:val="24"/>
            <w:rtl/>
          </w:rPr>
          <w:delText xml:space="preserve">או בעצם אדם או בקבר</w:delText>
        </w:r>
      </w:del>
      <w:r>
        <w:rPr>
          <w:rFonts w:ascii="FontbitDavid" w:hAnsi="FontbitDavid" w:hint="cs"/>
          <w:sz w:val="24"/>
          <w:rtl/>
        </w:rPr>
        <w:t>'</w:t>
      </w:r>
      <w:r>
        <w:rPr>
          <w:rFonts w:ascii="FontbitDavid" w:hAnsi="FontbitDavid"/>
          <w:sz w:val="24"/>
          <w:rtl/>
        </w:rPr>
        <w:t>, אדם דומיא דעצם, מה עצם</w:t>
      </w:r>
      <w:r w:rsidRPr="00B078C3">
        <w:rPr>
          <w:rFonts w:ascii="FontbitDavid" w:hAnsi="FontbitDavid"/>
          <w:sz w:val="24"/>
          <w:rtl/>
        </w:rPr>
        <w:t xml:space="preserve"> יבש, אף</w:t>
      </w:r>
      <w:r>
        <w:rPr>
          <w:rFonts w:ascii="FontbitDavid" w:hAnsi="FontbitDavid"/>
          <w:sz w:val="24"/>
          <w:rtl/>
        </w:rPr>
        <w:t xml:space="preserve"> כאן</w:t>
      </w:r>
      <w:ins w:id="96931" w:author="מנוע מכני" w:date="2026-10-11T12:04:39Z">
        <w:r>
          <w:rPr>
            <w:rFonts w:ascii="FontbitDavid" w:hAnsi="FontbitDavid"/>
            <w:sz w:val="24"/>
            <w:rtl/>
          </w:rPr>
          <w:t xml:space="preserve"> </w:t>
        </w:r>
      </w:ins>
      <w:del w:id="96932" w:author="מנוע מכני" w:date="2026-10-11T12:04:39Z">
        <w:r>
          <w:rPr>
            <w:rFonts w:ascii="FontbitDavid" w:hAnsi="FontbitDavid"/>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יבש.</w:t>
      </w:r>
    </w:p>
    <w:p w:rsidR="00E403F0" w:rsidRPr="00B078C3" w:rsidRDefault="00E403F0" w:rsidP="00E403F0">
      <w:pPr>
        <w:rPr>
          <w:rFonts w:ascii="FontbitDavid" w:hAnsi="FontbitDavid"/>
          <w:sz w:val="24"/>
          <w:rtl/>
        </w:rPr>
      </w:pPr>
      <w:ins w:id="94399" w:author="מנוע מכני" w:date="2026-10-11T12:04:39Z">
        <w:r>
          <w:rPr>
            <w:rFonts w:ascii="FontbitDavid" w:hAnsi="FontbitDavid"/>
            <w:sz w:val="24"/>
            <w:rtl/>
          </w:rPr>
          <w:t xml:space="preserve">יש</w:t>
        </w:r>
      </w:ins>
      <w:del w:id="94400"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249" w:author="Claude - סמנטי" w:date="2026-10-11T12:19:29Z">
        <w:r>
          <w:rPr>
            <w:rFonts w:ascii="FontbitDavid" w:hAnsi="FontbitDavid"/>
            <w:sz w:val="24"/>
            <w:rtl/>
          </w:rPr>
          <w:t xml:space="preserve">ביניהם</w:t>
        </w:r>
      </w:ins>
      <w:del w:id="90250"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 דאפריך אפרוכי.</w:t>
      </w:r>
    </w:p>
    <w:p>
      <w:pPr>
        <w:pStyle w:val="38"/>
        <w:rPr>
          <w:ins w:id="100848" w:author="מנוע מכני" w:date="2026-10-11T12:04:39Z"/>
        </w:rPr>
      </w:pPr>
      <w:r>
        <w:t xml:space="preserve">והך</w:t>
      </w:r>
    </w:p>
    <w:p w:rsidR="00E403F0" w:rsidRPr="00B078C3" w:rsidRDefault="00E403F0" w:rsidP="00E403F0">
      <w:pPr>
        <w:rPr>
          <w:rFonts w:ascii="FontbitDavid" w:hAnsi="FontbitDavid"/>
          <w:sz w:val="24"/>
          <w:rtl/>
        </w:rPr>
      </w:pPr>
      <w:del w:id="100849"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B078C3">
        <w:rPr>
          <w:rFonts w:ascii="FontbitDavid" w:hAnsi="FontbitDavid"/>
          <w:sz w:val="24"/>
          <w:rtl/>
        </w:rPr>
        <w:t xml:space="preserve">בשר המת שהופרך - טהור! </w:t>
      </w:r>
      <w:ins w:id="94401" w:author="מנוע מכני" w:date="2026-10-11T12:04:39Z">
        <w:r>
          <w:rPr>
            <w:rFonts w:ascii="FontbitDavid" w:hAnsi="FontbitDavid"/>
            <w:sz w:val="24"/>
            <w:rtl/>
          </w:rPr>
          <w:t xml:space="preserve">שם</w:t>
        </w:r>
      </w:ins>
      <w:del w:id="94402"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דאקמח ו</w:t>
      </w:r>
      <w:r>
        <w:rPr>
          <w:rFonts w:ascii="FontbitDavid" w:hAnsi="FontbitDavid" w:hint="cs"/>
          <w:sz w:val="24"/>
          <w:rtl/>
        </w:rPr>
        <w:t>נהיה עפר</w:t>
      </w:r>
      <w:r w:rsidRPr="00B078C3">
        <w:rPr>
          <w:rFonts w:ascii="FontbitDavid" w:hAnsi="FontbitDavid"/>
          <w:sz w:val="24"/>
          <w:rtl/>
        </w:rPr>
        <w:t>.</w:t>
      </w:r>
    </w:p>
    <w:p>
      <w:pPr>
        <w:pStyle w:val="38"/>
        <w:rPr>
          <w:ins w:id="100850" w:author="מנוע מכני" w:date="2026-10-11T12:04:39Z"/>
        </w:rPr>
      </w:pPr>
      <w:r w:rsidRPr="00B078C3">
        <w:t xml:space="preserve">מיתיבי:</w:t>
      </w:r>
    </w:p>
    <w:p w:rsidR="00E403F0" w:rsidRDefault="00E403F0" w:rsidP="00E403F0">
      <w:pPr>
        <w:rPr>
          <w:rFonts w:ascii="FontbitDavid" w:hAnsi="FontbitDavid"/>
          <w:sz w:val="24"/>
          <w:rtl/>
        </w:rPr>
      </w:pPr>
      <w:del w:id="1008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שבמת מטמא, חוץ מן השינים, והשער, והצפורן, ובשעת חבורן - הכל טמא! </w:t>
      </w:r>
    </w:p>
    <w:p>
      <w:pPr>
        <w:pStyle w:val="38"/>
        <w:rPr>
          <w:ins w:id="100852" w:author="מנוע מכני" w:date="2026-10-11T12:04:39Z"/>
        </w:rPr>
      </w:pPr>
      <w:r>
        <w:t xml:space="preserve">ארא</w:t>
      </w:r>
      <w:ins w:id="92217" w:author="מנוע מכני" w:date="2026-10-11T12:04:39Z">
        <w:r>
          <w:t xml:space="preserve">ב"א</w:t>
        </w:r>
      </w:ins>
      <w:del w:id="92218" w:author="מנוע מכני" w:date="2026-10-11T12:04:39Z">
        <w:r>
          <w:delText xml:space="preserve">ב''א</w:delText>
        </w:r>
      </w:del>
      <w:r w:rsidRPr="00B078C3">
        <w:t xml:space="preserve">:</w:t>
      </w:r>
    </w:p>
    <w:p w:rsidR="00E403F0" w:rsidRPr="00B078C3" w:rsidRDefault="00E403F0" w:rsidP="00E403F0">
      <w:pPr>
        <w:rPr>
          <w:rFonts w:ascii="FontbitDavid" w:hAnsi="FontbitDavid"/>
          <w:sz w:val="24"/>
          <w:rtl/>
        </w:rPr>
      </w:pPr>
      <w:del w:id="1008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דומיא דעצם, מה עצם - שנברא עמו, אף כל - שנברא עמו.</w:t>
      </w:r>
    </w:p>
    <w:p w:rsidR="00E403F0" w:rsidRDefault="00E403F0" w:rsidP="00E403F0">
      <w:pPr>
        <w:rPr>
          <w:rFonts w:ascii="FontbitDavid" w:hAnsi="FontbitDavid"/>
          <w:sz w:val="24"/>
          <w:rtl/>
        </w:rPr>
      </w:pPr>
      <w:r w:rsidRPr="00B078C3">
        <w:rPr>
          <w:rFonts w:ascii="FontbitDavid" w:hAnsi="FontbitDavid"/>
          <w:sz w:val="24"/>
          <w:rtl/>
        </w:rPr>
        <w:t xml:space="preserve">והאיכא שער וצפורן, שנבראו עמו - וטהורין! </w:t>
      </w:r>
    </w:p>
    <w:p>
      <w:pPr>
        <w:pStyle w:val="38"/>
        <w:rPr>
          <w:ins w:id="100854" w:author="מנוע מכני" w:date="2026-10-11T12:04:39Z"/>
        </w:rPr>
      </w:pPr>
      <w:r w:rsidRPr="00017C1D">
        <w:t xml:space="preserve">אלא </w:t>
      </w:r>
      <w:r w:rsidRPr="00017C1D">
        <w:t xml:space="preserve">ארא</w:t>
      </w:r>
      <w:ins w:id="92219" w:author="מנוע מכני" w:date="2026-10-11T12:04:39Z">
        <w:r>
          <w:t xml:space="preserve">ב"א</w:t>
        </w:r>
      </w:ins>
      <w:del w:id="92220" w:author="מנוע מכני" w:date="2026-10-11T12:04:39Z">
        <w:r w:rsidRPr="00017C1D">
          <w:delText xml:space="preserve">ב''א</w:delText>
        </w:r>
      </w:del>
      <w:r w:rsidRPr="00017C1D">
        <w:t xml:space="preserve">:</w:t>
      </w:r>
    </w:p>
    <w:p w:rsidR="00E403F0" w:rsidRPr="00017C1D" w:rsidRDefault="00E403F0" w:rsidP="00E403F0">
      <w:pPr>
        <w:rPr>
          <w:rFonts w:ascii="FontbitDavid" w:hAnsi="FontbitDavid"/>
          <w:spacing w:val="-4"/>
          <w:sz w:val="24"/>
          <w:rtl/>
        </w:rPr>
      </w:pPr>
      <w:del w:id="100855"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דומיא דעצם, - שנברא עמו ואין גזעו מחליף, אף כל שנברא עמו ואין גזעו מחליף.</w:t>
      </w:r>
    </w:p>
    <w:p w:rsidR="00E403F0" w:rsidRPr="00B078C3" w:rsidRDefault="00E403F0" w:rsidP="00E403F0">
      <w:pPr>
        <w:rPr>
          <w:rFonts w:ascii="FontbitDavid" w:hAnsi="FontbitDavid"/>
          <w:sz w:val="24"/>
          <w:rtl/>
        </w:rPr>
      </w:pPr>
      <w:r w:rsidRPr="00B078C3">
        <w:rPr>
          <w:rFonts w:ascii="FontbitDavid" w:hAnsi="FontbitDavid"/>
          <w:sz w:val="24"/>
          <w:rtl/>
        </w:rPr>
        <w:t>יצאו השינים - שלא נבראו עמו, יצאו שער וצפורן, ש</w:t>
      </w:r>
      <w:r>
        <w:rPr>
          <w:rFonts w:ascii="FontbitDavid" w:hAnsi="FontbitDavid"/>
          <w:sz w:val="24"/>
          <w:rtl/>
        </w:rPr>
        <w:t xml:space="preserve">אע"פ </w:t>
      </w:r>
      <w:r w:rsidRPr="00B078C3">
        <w:rPr>
          <w:rFonts w:ascii="FontbitDavid" w:hAnsi="FontbitDavid"/>
          <w:sz w:val="24"/>
          <w:rtl/>
        </w:rPr>
        <w:t>שנבראו עמו - גזעו מחליף.</w:t>
      </w:r>
    </w:p>
    <w:p w:rsidR="00E403F0" w:rsidRPr="00B078C3" w:rsidRDefault="00E403F0" w:rsidP="00E403F0">
      <w:pPr>
        <w:rPr>
          <w:rFonts w:ascii="FontbitDavid" w:hAnsi="FontbitDavid"/>
          <w:sz w:val="24"/>
          <w:rtl/>
        </w:rPr>
      </w:pPr>
      <w:r w:rsidRPr="00B078C3">
        <w:rPr>
          <w:rFonts w:ascii="FontbitDavid" w:hAnsi="FontbitDavid"/>
          <w:sz w:val="24"/>
          <w:rtl/>
        </w:rPr>
        <w:t xml:space="preserve">והרי עור דגזעו מחליף, ותנן: הגלודה </w:t>
      </w:r>
      <w:ins w:id="93255" w:author="מנוע מכני" w:date="2026-10-11T12:04:39Z">
        <w:r>
          <w:rPr>
            <w:rStyle w:val="2fb"/>
            <w:rFonts w:ascii="FontbitDavid" w:hAnsi="FontbitDavid"/>
            <w:sz w:val="24"/>
            <w:rtl/>
          </w:rPr>
          <w:t xml:space="preserve">ר"מ</w:t>
        </w:r>
      </w:ins>
      <w:del w:id="93256" w:author="מנוע מכני" w:date="2026-10-11T12:04:39Z">
        <w:r w:rsidRPr="00B078C3">
          <w:rPr>
            <w:rFonts w:ascii="FontbitDavid" w:hAnsi="FontbitDavid"/>
            <w:sz w:val="24"/>
            <w:rtl/>
          </w:rPr>
          <w:delText xml:space="preserve">רבי מאיר</w:delText>
        </w:r>
      </w:del>
      <w:r w:rsidRPr="00B078C3">
        <w:rPr>
          <w:rFonts w:ascii="FontbitDavid" w:hAnsi="FontbitDavid"/>
          <w:sz w:val="24"/>
          <w:rtl/>
        </w:rPr>
        <w:t xml:space="preserve"> - מכשיר.</w:t>
      </w:r>
    </w:p>
    <w:p w:rsidR="00E403F0" w:rsidRPr="00B078C3" w:rsidRDefault="00E403F0" w:rsidP="00E403F0">
      <w:pPr>
        <w:rPr>
          <w:rFonts w:ascii="FontbitDavid" w:hAnsi="FontbitDavid"/>
          <w:sz w:val="24"/>
          <w:rtl/>
        </w:rPr>
      </w:pPr>
      <w:r w:rsidRPr="00B078C3">
        <w:rPr>
          <w:rFonts w:ascii="FontbitDavid" w:hAnsi="FontbitDavid"/>
          <w:sz w:val="24"/>
          <w:rtl/>
        </w:rPr>
        <w:t>וחכמים - פוסלין.</w:t>
      </w:r>
    </w:p>
    <w:p w:rsidR="00E403F0" w:rsidRPr="00B078C3" w:rsidRDefault="00E403F0" w:rsidP="00E403F0">
      <w:pPr>
        <w:rPr>
          <w:rFonts w:ascii="FontbitDavid" w:hAnsi="FontbitDavid"/>
          <w:sz w:val="24"/>
          <w:rtl/>
        </w:rPr>
      </w:pPr>
      <w:ins w:id="93257" w:author="מנוע מכני" w:date="2026-10-11T12:04:39Z">
        <w:r>
          <w:rPr>
            <w:rFonts w:ascii="FontbitDavid" w:hAnsi="FontbitDavid"/>
            <w:sz w:val="24"/>
            <w:rtl/>
          </w:rPr>
          <w:t xml:space="preserve">ואפי'</w:t>
        </w:r>
      </w:ins>
      <w:del w:id="93258"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רבנן </w:t>
      </w:r>
      <w:r w:rsidRPr="00B078C3">
        <w:rPr>
          <w:rFonts w:ascii="FontbitDavid" w:hAnsi="FontbitDavid"/>
          <w:sz w:val="24"/>
          <w:rtl/>
        </w:rPr>
        <w:t xml:space="preserve">לא</w:t>
      </w:r>
      <w:r w:rsidRPr="00B078C3">
        <w:rPr>
          <w:rFonts w:ascii="FontbitDavid" w:hAnsi="FontbitDavid"/>
          <w:sz w:val="24"/>
          <w:rtl/>
        </w:rPr>
        <w:t xml:space="preserve"> קפסלי אלא דאדהכי </w:t>
      </w:r>
      <w:ins w:id="96029" w:author="מנוע מכני" w:date="2026-10-11T12:04:39Z">
        <w:r>
          <w:rPr>
            <w:rFonts w:ascii="FontbitDavid" w:hAnsi="FontbitDavid"/>
            <w:sz w:val="24"/>
            <w:rtl/>
          </w:rPr>
          <w:t xml:space="preserve">וכך</w:t>
        </w:r>
      </w:ins>
      <w:del w:id="96030" w:author="מנוע מכני" w:date="2026-10-11T12:04:39Z">
        <w:r w:rsidRPr="00B078C3">
          <w:rPr>
            <w:rFonts w:ascii="FontbitDavid" w:hAnsi="FontbitDavid"/>
            <w:sz w:val="24"/>
            <w:rtl/>
          </w:rPr>
          <w:delText xml:space="preserve">והכי</w:delText>
        </w:r>
      </w:del>
      <w:r w:rsidRPr="00B078C3">
        <w:rPr>
          <w:rFonts w:ascii="FontbitDavid" w:hAnsi="FontbitDavid"/>
          <w:sz w:val="24"/>
          <w:rtl/>
        </w:rPr>
        <w:t xml:space="preserve"> שליט בה אוירא ומתה, ולעולם גזעו מחליף.</w:t>
      </w:r>
    </w:p>
    <w:p w:rsidR="00E403F0" w:rsidRPr="00B078C3" w:rsidRDefault="00E403F0" w:rsidP="00E403F0">
      <w:pPr>
        <w:rPr>
          <w:rFonts w:ascii="FontbitDavid" w:hAnsi="FontbitDavid"/>
          <w:sz w:val="24"/>
          <w:rtl/>
        </w:rPr>
      </w:pPr>
      <w:ins w:id="90251" w:author="Claude - סמנטי" w:date="2026-10-11T12:19:29Z">
        <w:r>
          <w:rPr>
            <w:rFonts w:ascii="FontbitDavid" w:hAnsi="FontbitDavid"/>
            <w:sz w:val="24"/>
            <w:rtl/>
          </w:rPr>
          <w:t xml:space="preserve">ושנינו</w:t>
        </w:r>
      </w:ins>
      <w:del w:id="90252" w:author="Claude - סמנטי" w:date="2026-10-11T12:19:29Z">
        <w:r w:rsidRPr="00B078C3">
          <w:rPr>
            <w:rFonts w:ascii="FontbitDavid" w:hAnsi="FontbitDavid"/>
            <w:sz w:val="24"/>
            <w:rtl/>
          </w:rPr>
          <w:delText xml:space="preserve">ותנינן</w:delText>
        </w:r>
      </w:del>
      <w:r w:rsidRPr="00B078C3">
        <w:rPr>
          <w:rFonts w:ascii="FontbitDavid" w:hAnsi="FontbitDavid"/>
          <w:sz w:val="24"/>
          <w:rtl/>
        </w:rPr>
        <w:t xml:space="preserve">: אלו שעורותיהם כבשרן - עור האדם! הא איתמר עלה.</w:t>
      </w:r>
    </w:p>
    <w:p>
      <w:pPr>
        <w:pStyle w:val="afffff8"/>
        <w:rPr>
          <w:ins w:id="90197" w:author="קלוד" w:date="2026-10-11T12:23:38Z"/>
        </w:rPr>
      </w:pPr>
      <w:ins w:id="90198" w:author="קלוד" w:date="2026-10-11T12:23:38Z">
        <w:r>
          <w:rPr>
            <w:color w:val="7B3F00"/>
          </w:rPr>
          <w:t xml:space="preserve">עור אדם - דבר תורה טהור, וגזרה שמא יעשו שטיחין</w:t>
        </w:r>
      </w:ins>
    </w:p>
    <w:p>
      <w:pPr>
        <w:pStyle w:val="38"/>
        <w:rPr>
          <w:ins w:id="100856" w:author="מנוע מכני" w:date="2026-10-11T12:04:39Z"/>
        </w:rPr>
      </w:pPr>
      <w:del w:id="101788" w:author="מנוע מכני" w:date="2026-10-11T12:04:39Z">
        <w:r>
          <w:delText xml:space="preserve">אמר </w:delText>
        </w:r>
      </w:del>
      <w:r>
        <w:t xml:space="preserve">עולא:</w:t>
      </w:r>
    </w:p>
    <w:p w:rsidR="00E403F0" w:rsidRPr="00B078C3" w:rsidRDefault="00E403F0" w:rsidP="00E403F0">
      <w:pPr>
        <w:rPr>
          <w:rFonts w:ascii="FontbitDavid" w:hAnsi="FontbitDavid"/>
          <w:sz w:val="24"/>
          <w:rtl/>
        </w:rPr>
      </w:pPr>
      <w:del w:id="100857" w:author="מנוע מכני" w:date="2026-10-11T12:04:39Z">
        <w:r>
          <w:rPr>
            <w:rFonts w:ascii="FontbitDavid" w:hAnsi="FontbitDavid"/>
            <w:sz w:val="24"/>
            <w:rtl/>
          </w:rPr>
          <w:delText xml:space="preserve"> </w:delText>
        </w:r>
      </w:del>
      <w:r>
        <w:rPr>
          <w:rFonts w:ascii="FontbitDavid" w:hAnsi="FontbitDavid"/>
          <w:sz w:val="24"/>
          <w:rtl/>
        </w:rPr>
        <w:t xml:space="preserve">דבר תורה </w:t>
      </w:r>
      <w:r w:rsidRPr="00B078C3">
        <w:rPr>
          <w:rFonts w:ascii="FontbitDavid" w:hAnsi="FontbitDavid"/>
          <w:sz w:val="24"/>
          <w:rtl/>
        </w:rPr>
        <w:t xml:space="preserve">עור אדם טהור, </w:t>
      </w:r>
      <w:r>
        <w:rPr>
          <w:rFonts w:ascii="FontbitDavid" w:hAnsi="FontbitDavid" w:hint="cs"/>
          <w:sz w:val="24"/>
          <w:rtl/>
        </w:rPr>
        <w:t>והך ד</w:t>
      </w:r>
      <w:r>
        <w:rPr>
          <w:rFonts w:ascii="FontbitDavid" w:hAnsi="FontbitDavid"/>
          <w:sz w:val="24"/>
          <w:rtl/>
        </w:rPr>
        <w:t>אמרו טמא</w:t>
      </w:r>
      <w:r w:rsidRPr="00B078C3">
        <w:rPr>
          <w:rFonts w:ascii="FontbitDavid" w:hAnsi="FontbitDavid"/>
          <w:sz w:val="24"/>
          <w:rtl/>
        </w:rPr>
        <w:t xml:space="preserve"> גזרה שמא יעשה אדם עורות אביו ואמו שטיחין לחמור.</w:t>
      </w:r>
    </w:p>
    <w:p w:rsidR="00E403F0" w:rsidRDefault="00E403F0" w:rsidP="00E403F0">
      <w:pPr>
        <w:rPr>
          <w:rFonts w:ascii="FontbitDavid" w:hAnsi="FontbitDavid"/>
          <w:sz w:val="24"/>
          <w:rtl/>
        </w:rPr>
      </w:pPr>
      <w:ins w:id="94405" w:author="מנוע מכני" w:date="2026-10-11T12:04:39Z">
        <w:r>
          <w:rPr>
            <w:rFonts w:ascii="FontbitDavid" w:hAnsi="FontbitDavid"/>
            <w:sz w:val="24"/>
            <w:rtl/>
          </w:rPr>
          <w:t xml:space="preserve">ויש</w:t>
        </w:r>
      </w:ins>
      <w:del w:id="94406"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w:t>
      </w:r>
      <w:ins w:id="94403" w:author="מנוע מכני" w:date="2026-10-11T12:04:39Z">
        <w:r>
          <w:rPr>
            <w:rFonts w:ascii="FontbitDavid" w:hAnsi="FontbitDavid"/>
            <w:sz w:val="24"/>
            <w:rtl/>
          </w:rPr>
          <w:t xml:space="preserve">דאמרו</w:t>
        </w:r>
      </w:ins>
      <w:del w:id="94404"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הרי עור דאין גזעו מחליף, ותנן וחכמים פוסלין, </w:t>
      </w:r>
    </w:p>
    <w:p w:rsidR="00E403F0" w:rsidRDefault="00E403F0" w:rsidP="00E403F0">
      <w:pPr>
        <w:rPr>
          <w:rFonts w:ascii="FontbitDavid" w:hAnsi="FontbitDavid"/>
          <w:sz w:val="24"/>
          <w:rtl/>
        </w:rPr>
      </w:pPr>
      <w:r w:rsidRPr="00B078C3">
        <w:rPr>
          <w:rFonts w:ascii="FontbitDavid" w:hAnsi="FontbitDavid"/>
          <w:sz w:val="24"/>
          <w:rtl/>
        </w:rPr>
        <w:t xml:space="preserve">ואפי' </w:t>
      </w:r>
      <w:ins w:id="93259" w:author="מנוע מכני" w:date="2026-10-11T12:04:39Z">
        <w:r>
          <w:rPr>
            <w:rStyle w:val="2fb"/>
            <w:rFonts w:ascii="FontbitDavid" w:hAnsi="FontbitDavid"/>
            <w:sz w:val="24"/>
            <w:rtl/>
          </w:rPr>
          <w:t xml:space="preserve">ר"מ</w:t>
        </w:r>
      </w:ins>
      <w:del w:id="93260" w:author="מנוע מכני" w:date="2026-10-11T12:04:39Z">
        <w:r w:rsidRPr="00B078C3">
          <w:rPr>
            <w:rFonts w:ascii="FontbitDavid" w:hAnsi="FontbitDavid"/>
            <w:sz w:val="24"/>
            <w:rtl/>
          </w:rPr>
          <w:delText xml:space="preserve">רבי מאיר</w:delText>
        </w:r>
      </w:del>
      <w:r w:rsidRPr="00B078C3">
        <w:rPr>
          <w:rFonts w:ascii="FontbitDavid" w:hAnsi="FontbitDavid"/>
          <w:sz w:val="24"/>
          <w:rtl/>
        </w:rPr>
        <w:t xml:space="preserve"> </w:t>
      </w:r>
      <w:r w:rsidRPr="00B078C3">
        <w:rPr>
          <w:rFonts w:ascii="FontbitDavid" w:hAnsi="FontbitDavid"/>
          <w:sz w:val="24"/>
          <w:rtl/>
        </w:rPr>
        <w:t xml:space="preserve">לא</w:t>
      </w:r>
      <w:r w:rsidRPr="00E41836">
        <w:rPr>
          <w:rFonts w:ascii="FontbitDavid" w:hAnsi="FontbitDavid"/>
          <w:sz w:val="24"/>
          <w:rtl/>
        </w:rPr>
        <w:t xml:space="preserve"> </w:t>
      </w:r>
      <w:r w:rsidRPr="00B078C3">
        <w:rPr>
          <w:rFonts w:ascii="FontbitDavid" w:hAnsi="FontbitDavid"/>
          <w:sz w:val="24"/>
          <w:rtl/>
        </w:rPr>
        <w:t xml:space="preserve">מכשר - אלא דקריר בשרא וחייא, ולעולם אין גזעו מחליף, </w:t>
      </w:r>
    </w:p>
    <w:p>
      <w:pPr>
        <w:pStyle w:val="38"/>
        <w:rPr>
          <w:ins w:id="100858" w:author="מנוע מכני" w:date="2026-10-11T12:04:39Z"/>
        </w:rPr>
      </w:pPr>
      <w:r>
        <w:lastRenderedPageBreak/>
        <w:t xml:space="preserve">ואמר עולא:</w:t>
      </w:r>
    </w:p>
    <w:p w:rsidR="00E403F0" w:rsidRDefault="00E403F0" w:rsidP="00E403F0">
      <w:pPr>
        <w:rPr>
          <w:rFonts w:ascii="FontbitDavid" w:hAnsi="FontbitDavid"/>
          <w:sz w:val="24"/>
          <w:rtl/>
        </w:rPr>
      </w:pPr>
      <w:del w:id="100859" w:author="מנוע מכני" w:date="2026-10-11T12:04:39Z">
        <w:r>
          <w:rPr>
            <w:rFonts w:ascii="FontbitDavid" w:hAnsi="FontbitDavid"/>
            <w:sz w:val="24"/>
            <w:rtl/>
          </w:rPr>
          <w:lastRenderedPageBreak/>
          <w:delText xml:space="preserve"> </w:delText>
        </w:r>
      </w:del>
      <w:r>
        <w:rPr>
          <w:rFonts w:ascii="FontbitDavid" w:hAnsi="FontbitDavid"/>
          <w:sz w:val="24"/>
          <w:rtl/>
        </w:rPr>
        <w:lastRenderedPageBreak/>
        <w:t xml:space="preserve">דבר תורה עור אדם טהור! כי איתמר </w:t>
      </w:r>
      <w:r>
        <w:rPr>
          <w:rStyle w:val="2fb"/>
          <w:rFonts w:ascii="FontbitDavid" w:hAnsi="FontbitDavid"/>
          <w:sz w:val="24"/>
          <w:rtl/>
        </w:rPr>
        <w:lastRenderedPageBreak/>
        <w:t xml:space="preserve">דעולא</w:t>
      </w:r>
      <w:r w:rsidRPr="00B078C3">
        <w:rPr>
          <w:rFonts w:ascii="FontbitDavid" w:hAnsi="FontbitDavid"/>
          <w:sz w:val="24"/>
          <w:rtl/>
        </w:rPr>
        <w:t xml:space="preserve"> אסיפא איתמר וכולן שעבדן או שהילך בהן כדי עבודה טהורין, חוץ מעור אדם, </w:t>
      </w:r>
    </w:p>
    <w:p>
      <w:pPr>
        <w:pStyle w:val="38"/>
        <w:rPr>
          <w:ins w:id="100860" w:author="מנוע מכני" w:date="2026-10-11T12:04:39Z"/>
        </w:rPr>
      </w:pPr>
      <w:r>
        <w:t xml:space="preserve">ואמר עולא:</w:t>
      </w:r>
    </w:p>
    <w:p w:rsidR="00E403F0" w:rsidRDefault="00E403F0" w:rsidP="00E403F0">
      <w:pPr>
        <w:rPr>
          <w:rFonts w:ascii="FontbitDavid" w:hAnsi="FontbitDavid"/>
          <w:sz w:val="24"/>
          <w:rtl/>
        </w:rPr>
      </w:pPr>
      <w:del w:id="100861" w:author="מנוע מכני" w:date="2026-10-11T12:04:39Z">
        <w:r>
          <w:rPr>
            <w:rFonts w:ascii="FontbitDavid" w:hAnsi="FontbitDavid"/>
            <w:sz w:val="24"/>
            <w:rtl/>
          </w:rPr>
          <w:delText xml:space="preserve"> </w:delText>
        </w:r>
      </w:del>
      <w:r>
        <w:rPr>
          <w:rFonts w:ascii="FontbitDavid" w:hAnsi="FontbitDavid"/>
          <w:sz w:val="24"/>
          <w:rtl/>
        </w:rPr>
        <w:t xml:space="preserve">דבר תורה </w:t>
      </w:r>
      <w:r w:rsidRPr="00B078C3">
        <w:rPr>
          <w:rFonts w:ascii="FontbitDavid" w:hAnsi="FontbitDavid"/>
          <w:sz w:val="24"/>
          <w:rtl/>
        </w:rPr>
        <w:t>עור אדם כ</w:t>
      </w:r>
      <w:r>
        <w:rPr>
          <w:rFonts w:ascii="FontbitDavid" w:hAnsi="FontbitDavid"/>
          <w:sz w:val="24"/>
          <w:rtl/>
        </w:rPr>
        <w:t xml:space="preserve">י עבדו טהור, </w:t>
      </w:r>
    </w:p>
    <w:p w:rsidR="00E403F0" w:rsidRPr="00B078C3" w:rsidRDefault="00E403F0" w:rsidP="00E403F0">
      <w:pPr>
        <w:rPr>
          <w:rFonts w:ascii="FontbitDavid" w:hAnsi="FontbitDavid"/>
          <w:sz w:val="24"/>
          <w:rtl/>
        </w:rPr>
      </w:pPr>
      <w:r>
        <w:rPr>
          <w:rFonts w:ascii="FontbitDavid" w:hAnsi="FontbitDavid"/>
          <w:sz w:val="24"/>
          <w:rtl/>
        </w:rPr>
        <w:t xml:space="preserve">ומה טעם אמרו טמא </w:t>
      </w:r>
      <w:r w:rsidRPr="00B078C3">
        <w:rPr>
          <w:rFonts w:ascii="FontbitDavid" w:hAnsi="FontbitDavid"/>
          <w:sz w:val="24"/>
          <w:rtl/>
        </w:rPr>
        <w:t>גזרה שמא יעשה אדם עור אביו ואמו שטיחין.</w:t>
      </w:r>
    </w:p>
    <w:p w:rsidR="00E403F0" w:rsidRPr="00B078C3" w:rsidRDefault="00E403F0" w:rsidP="00E403F0">
      <w:pPr>
        <w:rPr>
          <w:rFonts w:ascii="FontbitDavid" w:hAnsi="FontbitDavid"/>
          <w:sz w:val="24"/>
          <w:rtl/>
        </w:rPr>
      </w:pPr>
      <w:r w:rsidRPr="00B078C3">
        <w:rPr>
          <w:rFonts w:ascii="FontbitDavid" w:hAnsi="FontbitDavid"/>
          <w:sz w:val="24"/>
          <w:rtl/>
        </w:rPr>
        <w:t xml:space="preserve">והרי בשר, דגזעו מחליף וטמא! </w:t>
      </w:r>
      <w:r w:rsidRPr="00B078C3">
        <w:rPr>
          <w:rFonts w:ascii="FontbitDavid" w:hAnsi="FontbitDavid"/>
          <w:sz w:val="24"/>
          <w:rtl/>
        </w:rPr>
        <w:t xml:space="preserve">אמר</w:t>
      </w:r>
      <w:r w:rsidRPr="00B078C3">
        <w:rPr>
          <w:rFonts w:ascii="FontbitDavid" w:hAnsi="FontbitDavid"/>
          <w:sz w:val="24"/>
          <w:rtl/>
        </w:rPr>
        <w:t xml:space="preserve"> </w:t>
      </w:r>
      <w:r w:rsidRPr="00B078C3">
        <w:rPr>
          <w:rStyle w:val="2fb"/>
          <w:rFonts w:ascii="FontbitDavid" w:hAnsi="FontbitDavid"/>
          <w:sz w:val="24"/>
          <w:rtl/>
        </w:rPr>
        <w:t xml:space="preserve">מ</w:t>
      </w:r>
      <w:r>
        <w:rPr>
          <w:rStyle w:val="2fb"/>
          <w:rFonts w:ascii="FontbitDavid" w:hAnsi="FontbitDavid" w:hint="cs"/>
          <w:sz w:val="24"/>
          <w:rtl/>
        </w:rPr>
        <w:t xml:space="preserve">ב</w:t>
      </w:r>
      <w:ins w:id="92221" w:author="מנוע מכני" w:date="2026-10-11T12:04:39Z">
        <w:r>
          <w:rPr>
            <w:rStyle w:val="2fb"/>
            <w:rFonts w:ascii="FontbitDavid" w:hAnsi="FontbitDavid" w:hint="cs"/>
            <w:sz w:val="24"/>
            <w:rtl/>
          </w:rPr>
          <w:t xml:space="preserve">ר"א</w:t>
        </w:r>
      </w:ins>
      <w:del w:id="92222" w:author="מנוע מכני" w:date="2026-10-11T12:04:39Z">
        <w:r>
          <w:rPr>
            <w:rFonts w:ascii="FontbitDavid" w:hAnsi="FontbitDavid" w:hint="cs"/>
            <w:sz w:val="24"/>
            <w:rtl/>
          </w:rPr>
          <w:delText xml:space="preserve">ר''א</w:delText>
        </w:r>
      </w:del>
      <w:r w:rsidRPr="00B078C3">
        <w:rPr>
          <w:rFonts w:ascii="FontbitDavid" w:hAnsi="FontbitDavid"/>
          <w:sz w:val="24"/>
          <w:rtl/>
        </w:rPr>
        <w:t>: בשר נעשה מקומו צלקת.</w:t>
      </w:r>
    </w:p>
    <w:p w:rsidR="00E403F0" w:rsidRPr="00B078C3" w:rsidRDefault="00E403F0" w:rsidP="00E403F0">
      <w:pPr>
        <w:jc w:val="center"/>
        <w:rPr>
          <w:del w:id="90132" w:author="מנוע עיצוב" w:date="2026-10-11T12:09:26Z"/>
          <w:rFonts w:ascii="FontbitDavid" w:hAnsi="FontbitDavid"/>
          <w:sz w:val="24"/>
          <w:rtl/>
        </w:rPr>
      </w:pPr>
      <w:del w:id="9013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20" w:author="קלוד" w:date="2026-10-11T09:07:21Z">
          <w:pPr>
            <w:pStyle w:val="affff1"/>
            <w:rPr>
              <w:rtl/>
            </w:rPr>
          </w:pPr>
        </w:pPrChange>
      </w:pPr>
      <w:ins w:id="9866" w:author="מספור קטעי משנה" w:date="2026-10-11T09:25:19Z">
        <w:r>
          <w:rPr>
            <w:rStyle w:val="MisparKeta"/>
          </w:rPr>
          <w:t xml:space="preserve">ב. </w:t>
        </w:r>
      </w:ins>
      <w:r w:rsidRPr="00B078C3">
        <w:rPr>
          <w:rtl/>
        </w:rPr>
        <w:t>אבל הזוב.</w:t>
      </w:r>
    </w:p>
    <w:p w:rsidR="00E403F0" w:rsidRPr="00B078C3" w:rsidRDefault="00E403F0" w:rsidP="00E403F0">
      <w:pPr>
        <w:rPr>
          <w:rFonts w:ascii="FontbitDavid" w:hAnsi="FontbitDavid"/>
          <w:sz w:val="24"/>
          <w:rtl/>
        </w:rPr>
      </w:pPr>
      <w:r w:rsidRPr="00B078C3">
        <w:rPr>
          <w:rFonts w:ascii="FontbitDavid" w:hAnsi="FontbitDavid"/>
          <w:sz w:val="24"/>
          <w:rtl/>
        </w:rPr>
        <w:t>זוב מדתניא: זובו טמא - לימד על הזוב שהוא טמא.</w:t>
      </w:r>
    </w:p>
    <w:p w:rsidR="00E403F0" w:rsidRDefault="00E403F0" w:rsidP="00E403F0">
      <w:pPr>
        <w:rPr>
          <w:rFonts w:ascii="FontbitDavid" w:hAnsi="FontbitDavid"/>
          <w:sz w:val="24"/>
          <w:rtl/>
        </w:rPr>
      </w:pPr>
      <w:r w:rsidRPr="00B078C3">
        <w:rPr>
          <w:rFonts w:ascii="FontbitDavid" w:hAnsi="FontbitDavid"/>
          <w:sz w:val="24"/>
          <w:rtl/>
        </w:rPr>
        <w:t xml:space="preserve">והלא דין הוא, לאחרים גורם טומאה, </w:t>
      </w:r>
      <w:ins w:id="92223" w:author="מנוע מכני" w:date="2026-10-11T12:04:39Z">
        <w:r>
          <w:rPr>
            <w:rFonts w:ascii="FontbitDavid" w:hAnsi="FontbitDavid" w:hint="cs"/>
            <w:sz w:val="24"/>
            <w:rtl/>
          </w:rPr>
          <w:t xml:space="preserve">כ"ש</w:t>
        </w:r>
      </w:ins>
      <w:del w:id="92224" w:author="מנוע מכני" w:date="2026-10-11T12:04:39Z">
        <w:r>
          <w:rPr>
            <w:rFonts w:ascii="FontbitDavid" w:hAnsi="FontbitDavid" w:hint="cs"/>
            <w:sz w:val="24"/>
            <w:rtl/>
          </w:rPr>
          <w:delText xml:space="preserve">כ''ש</w:delText>
        </w:r>
      </w:del>
      <w:r>
        <w:rPr>
          <w:rFonts w:ascii="FontbitDavid" w:hAnsi="FontbitDavid" w:hint="cs"/>
          <w:sz w:val="24"/>
          <w:rtl/>
        </w:rPr>
        <w:t xml:space="preserve"> </w:t>
      </w:r>
      <w:r w:rsidRPr="00B078C3">
        <w:rPr>
          <w:rFonts w:ascii="FontbitDavid" w:hAnsi="FontbitDavid"/>
          <w:sz w:val="24"/>
          <w:rtl/>
        </w:rPr>
        <w:t xml:space="preserve">לעצמו </w:t>
      </w:r>
    </w:p>
    <w:p w:rsidR="00E403F0" w:rsidRPr="00B078C3" w:rsidRDefault="00E403F0" w:rsidP="00E403F0">
      <w:pPr>
        <w:rPr>
          <w:rFonts w:ascii="FontbitDavid" w:hAnsi="FontbitDavid"/>
          <w:sz w:val="24"/>
          <w:rtl/>
        </w:rPr>
      </w:pPr>
      <w:r w:rsidRPr="00B078C3">
        <w:rPr>
          <w:rFonts w:ascii="FontbitDavid" w:hAnsi="FontbitDavid"/>
          <w:sz w:val="24"/>
          <w:rtl/>
        </w:rPr>
        <w:t>שעיר המ</w:t>
      </w:r>
      <w:r>
        <w:rPr>
          <w:rFonts w:ascii="FontbitDavid" w:hAnsi="FontbitDavid"/>
          <w:sz w:val="24"/>
          <w:rtl/>
        </w:rPr>
        <w:t>שתלח יוכיח, שגורם טומאה לאחרים</w:t>
      </w:r>
      <w:r w:rsidRPr="00B078C3">
        <w:rPr>
          <w:rFonts w:ascii="FontbitDavid" w:hAnsi="FontbitDavid"/>
          <w:sz w:val="24"/>
          <w:rtl/>
        </w:rPr>
        <w:t xml:space="preserve"> והוא עצמו טהור, אף אתה אל תתמה על זה, שאע"פ שגורם טומאה לאחרים - הוא עצמו טהור, </w:t>
      </w:r>
      <w:r w:rsidRPr="00B078C3">
        <w:rPr>
          <w:rFonts w:ascii="FontbitDavid" w:hAnsi="FontbitDavid"/>
          <w:sz w:val="24"/>
          <w:rtl/>
        </w:rPr>
        <w:t xml:space="preserve">ת"ל</w:t>
      </w:r>
      <w:r w:rsidRPr="00B078C3">
        <w:rPr>
          <w:rFonts w:ascii="FontbitDavid" w:hAnsi="FontbitDavid"/>
          <w:sz w:val="24"/>
          <w:rtl/>
        </w:rPr>
        <w:t xml:space="preserve"> </w:t>
      </w:r>
      <w:r>
        <w:rPr>
          <w:rFonts w:ascii="FontbitDavid" w:hAnsi="FontbitDavid" w:hint="cs"/>
          <w:sz w:val="24"/>
          <w:rtl/>
        </w:rPr>
        <w:t>'</w:t>
      </w:r>
      <w:ins w:id="90607" w:author="Claude - סמנטי" w:date="2026-10-11T12:19:29Z">
        <w:r>
          <w:rPr>
            <w:rStyle w:val="afffff0"/>
            <w:rFonts w:ascii="FontbitDavid" w:hAnsi="FontbitDavid"/>
            <w:sz w:val="24"/>
            <w:rtl/>
          </w:rPr>
          <w:t xml:space="preserve">זוֹבוֹ טָמֵא</w:t>
        </w:r>
      </w:ins>
      <w:del w:id="90608" w:author="Claude - סמנטי" w:date="2026-10-11T12:19:29Z">
        <w:r w:rsidRPr="00B078C3">
          <w:rPr>
            <w:rFonts w:ascii="FontbitDavid" w:hAnsi="FontbitDavid"/>
            <w:sz w:val="24"/>
            <w:rtl/>
          </w:rPr>
          <w:delText xml:space="preserve">זובו טמא</w:delText>
        </w:r>
      </w:del>
      <w:r>
        <w:rPr>
          <w:rFonts w:ascii="FontbitDavid" w:hAnsi="FontbitDavid" w:hint="cs"/>
          <w:sz w:val="24"/>
          <w:rtl/>
        </w:rPr>
        <w:t>'</w:t>
      </w:r>
      <w:r w:rsidRPr="00B078C3">
        <w:rPr>
          <w:rFonts w:ascii="FontbitDavid" w:hAnsi="FontbitDavid"/>
          <w:sz w:val="24"/>
          <w:rtl/>
        </w:rPr>
        <w:t xml:space="preserve"> לימד על הזוב שהוא טמא.</w:t>
      </w:r>
    </w:p>
    <w:p>
      <w:pPr>
        <w:pStyle w:val="afffff8"/>
        <w:rPr>
          <w:ins w:id="90195" w:author="קלוד" w:date="2026-10-11T12:23:38Z"/>
        </w:rPr>
      </w:pPr>
      <w:ins w:id="90196" w:author="קלוד" w:date="2026-10-11T12:23:38Z">
        <w:r>
          <w:rPr>
            <w:color w:val="7B3F00"/>
          </w:rPr>
          <w:t xml:space="preserve">זובו טמא - גם במשא ולא רק במגע</w:t>
        </w:r>
      </w:ins>
    </w:p>
    <w:p>
      <w:pPr>
        <w:pStyle w:val="38"/>
        <w:rPr>
          <w:ins w:id="100862" w:author="מנוע מכני" w:date="2026-10-11T12:04:39Z"/>
        </w:rPr>
      </w:pPr>
      <w:r w:rsidRPr="00B078C3">
        <w:t xml:space="preserve">ואימא:</w:t>
      </w:r>
    </w:p>
    <w:p w:rsidR="00E403F0" w:rsidRDefault="00E403F0" w:rsidP="00E403F0">
      <w:pPr>
        <w:rPr>
          <w:rFonts w:ascii="FontbitDavid" w:hAnsi="FontbitDavid"/>
          <w:sz w:val="24"/>
          <w:rtl/>
        </w:rPr>
      </w:pPr>
      <w:del w:id="10086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ה"מ</w:t>
      </w:r>
      <w:r w:rsidRPr="00B078C3">
        <w:rPr>
          <w:rFonts w:ascii="FontbitDavid" w:hAnsi="FontbitDavid"/>
          <w:sz w:val="24"/>
          <w:rtl/>
        </w:rPr>
        <w:t xml:space="preserve"> - במגע, אבל במשא - </w:t>
      </w:r>
      <w:r w:rsidRPr="00B078C3">
        <w:rPr>
          <w:rFonts w:ascii="FontbitDavid" w:hAnsi="FontbitDavid"/>
          <w:sz w:val="24"/>
          <w:rtl/>
        </w:rPr>
        <w:t xml:space="preserve">לא</w:t>
      </w:r>
      <w:r w:rsidRPr="00B078C3">
        <w:rPr>
          <w:rFonts w:ascii="FontbitDavid" w:hAnsi="FontbitDavid"/>
          <w:sz w:val="24"/>
          <w:rtl/>
        </w:rPr>
        <w:t xml:space="preserve">, </w:t>
      </w:r>
      <w:ins w:id="96031" w:author="מנוע מכני" w:date="2026-10-11T12:04:39Z">
        <w:r>
          <w:rPr>
            <w:rFonts w:ascii="FontbitDavid" w:hAnsi="FontbitDavid"/>
            <w:sz w:val="24"/>
            <w:rtl/>
          </w:rPr>
          <w:t xml:space="preserve">כלום</w:t>
        </w:r>
      </w:ins>
      <w:del w:id="96032"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 </w:t>
      </w:r>
      <w:ins w:id="97771" w:author="מנוע מכני" w:date="2026-10-11T12:04:39Z">
        <w:r>
          <w:rPr>
            <w:rFonts w:ascii="FontbitDavid" w:hAnsi="FontbitDavid"/>
            <w:sz w:val="24"/>
            <w:rtl/>
          </w:rPr>
          <w:t xml:space="preserve">דהיה</w:t>
        </w:r>
      </w:ins>
      <w:del w:id="97772"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אשרץ! </w:t>
      </w:r>
    </w:p>
    <w:p w:rsidR="00E403F0" w:rsidRDefault="00E403F0" w:rsidP="00E403F0">
      <w:pPr>
        <w:pStyle w:val="afff3"/>
        <w:framePr w:wrap="around"/>
        <w:rPr>
          <w:rtl/>
        </w:rPr>
      </w:pPr>
      <w:r>
        <w:rPr>
          <w:rFonts w:hint="cs"/>
          <w:rtl/>
        </w:rPr>
        <w:t>נה:</w:t>
      </w:r>
    </w:p>
    <w:p>
      <w:pPr>
        <w:pStyle w:val="38"/>
        <w:rPr>
          <w:ins w:id="100864" w:author="מנוע מכני" w:date="2026-10-11T12:04:39Z"/>
        </w:rPr>
      </w:pPr>
      <w:r>
        <w:t xml:space="preserve">אר</w:t>
      </w:r>
      <w:ins w:id="92225" w:author="מנוע מכני" w:date="2026-10-11T12:04:39Z">
        <w:r>
          <w:t xml:space="preserve">ב"א</w:t>
        </w:r>
      </w:ins>
      <w:del w:id="92226" w:author="מנוע מכני" w:date="2026-10-11T12:04:39Z">
        <w:r>
          <w:delText xml:space="preserve">ב''א</w:delText>
        </w:r>
      </w:del>
      <w:r w:rsidRPr="00B078C3">
        <w:t xml:space="preserve">:</w:t>
      </w:r>
    </w:p>
    <w:p w:rsidR="00E403F0" w:rsidRPr="00B078C3" w:rsidRDefault="00E403F0" w:rsidP="00E403F0">
      <w:pPr>
        <w:rPr>
          <w:rFonts w:ascii="FontbitDavid" w:hAnsi="FontbitDavid"/>
          <w:sz w:val="24"/>
          <w:rtl/>
        </w:rPr>
      </w:pPr>
      <w:del w:id="1008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במגע </w:t>
      </w:r>
      <w:r w:rsidRPr="00B078C3">
        <w:rPr>
          <w:rFonts w:ascii="FontbitDavid" w:hAnsi="FontbitDavid"/>
          <w:sz w:val="24"/>
          <w:rtl/>
        </w:rPr>
        <w:t xml:space="preserve">לא</w:t>
      </w:r>
      <w:r w:rsidRPr="00B078C3">
        <w:rPr>
          <w:rFonts w:ascii="FontbitDavid" w:hAnsi="FontbitDavid"/>
          <w:sz w:val="24"/>
          <w:rtl/>
        </w:rPr>
        <w:t xml:space="preserve"> </w:t>
      </w:r>
      <w:ins w:id="98493" w:author="מנוע מכני" w:date="2026-10-11T12:04:39Z">
        <w:r>
          <w:rPr>
            <w:rFonts w:ascii="FontbitDavid" w:hAnsi="FontbitDavid"/>
            <w:sz w:val="24"/>
            <w:rtl/>
          </w:rPr>
          <w:t xml:space="preserve">הוצרך</w:t>
        </w:r>
      </w:ins>
      <w:del w:id="98494" w:author="מנוע מכני" w:date="2026-10-11T12:04:39Z">
        <w:r w:rsidRPr="00B078C3">
          <w:rPr>
            <w:rFonts w:ascii="FontbitDavid" w:hAnsi="FontbitDavid"/>
            <w:sz w:val="24"/>
            <w:rtl/>
          </w:rPr>
          <w:delText xml:space="preserve">איצטריך</w:delText>
        </w:r>
      </w:del>
      <w:r w:rsidRPr="00B078C3">
        <w:rPr>
          <w:rFonts w:ascii="FontbitDavid" w:hAnsi="FontbitDavid"/>
          <w:sz w:val="24"/>
          <w:rtl/>
        </w:rPr>
        <w:t xml:space="preserve"> קרא - דלא גרע משכבת זרע, כי </w:t>
      </w:r>
      <w:ins w:id="98495" w:author="מנוע מכני" w:date="2026-10-11T12:04:39Z">
        <w:r>
          <w:rPr>
            <w:rFonts w:ascii="FontbitDavid" w:hAnsi="FontbitDavid"/>
            <w:sz w:val="24"/>
            <w:rtl/>
          </w:rPr>
          <w:t xml:space="preserve">הוצרך</w:t>
        </w:r>
      </w:ins>
      <w:del w:id="98496" w:author="מנוע מכני" w:date="2026-10-11T12:04:39Z">
        <w:r w:rsidRPr="00B078C3">
          <w:rPr>
            <w:rFonts w:ascii="FontbitDavid" w:hAnsi="FontbitDavid"/>
            <w:sz w:val="24"/>
            <w:rtl/>
          </w:rPr>
          <w:delText xml:space="preserve">איצטריך</w:delText>
        </w:r>
      </w:del>
      <w:r w:rsidRPr="00B078C3">
        <w:rPr>
          <w:rFonts w:ascii="FontbitDavid" w:hAnsi="FontbitDavid"/>
          <w:sz w:val="24"/>
          <w:rtl/>
        </w:rPr>
        <w:t xml:space="preserve"> קרא - למשא.</w:t>
      </w:r>
    </w:p>
    <w:p>
      <w:pPr>
        <w:pStyle w:val="38"/>
        <w:rPr>
          <w:ins w:id="100866" w:author="מנוע מכני" w:date="2026-10-11T12:04:39Z"/>
        </w:rPr>
      </w:pPr>
      <w:r w:rsidRPr="00B078C3">
        <w:t>ו</w:t>
      </w:r>
      <w:r>
        <w:t xml:space="preserve">לא אמרי'</w:t>
      </w:r>
    </w:p>
    <w:p w:rsidR="00E403F0" w:rsidRDefault="00E403F0" w:rsidP="00E403F0">
      <w:pPr>
        <w:rPr>
          <w:rFonts w:ascii="FontbitDavid" w:hAnsi="FontbitDavid"/>
          <w:sz w:val="24"/>
          <w:rtl/>
        </w:rPr>
      </w:pPr>
      <w:del w:id="100867" w:author="מנוע מכני" w:date="2026-10-11T12:04:39Z">
        <w:r>
          <w:rPr>
            <w:rFonts w:ascii="FontbitDavid" w:hAnsi="FontbitDavid" w:hint="cs"/>
            <w:sz w:val="24"/>
            <w:rtl/>
          </w:rPr>
          <w:delText xml:space="preserve"> </w:delText>
        </w:r>
      </w:del>
      <w:r>
        <w:rPr>
          <w:rFonts w:ascii="FontbitDavid" w:hAnsi="FontbitDavid" w:hint="cs"/>
          <w:sz w:val="24"/>
          <w:rtl/>
        </w:rPr>
        <w:t xml:space="preserve">דבמשאמטמא אדם ובגדיםאבל במגע מטמא אדם ולא בגדים </w:t>
      </w:r>
      <w:ins w:id="90253" w:author="Claude - סמנטי" w:date="2026-10-11T12:19:29Z">
        <w:r>
          <w:rPr>
            <w:rFonts w:ascii="FontbitDavid" w:hAnsi="FontbitDavid" w:hint="cs"/>
            <w:sz w:val="24"/>
            <w:rtl/>
          </w:rPr>
          <w:t xml:space="preserve">שהוא</w:t>
        </w:r>
      </w:ins>
      <w:del w:id="90254" w:author="Claude - סמנטי" w:date="2026-10-11T12:19:29Z">
        <w:r>
          <w:rPr>
            <w:rFonts w:ascii="FontbitDavid" w:hAnsi="FontbitDavid" w:hint="cs"/>
            <w:sz w:val="24"/>
            <w:rtl/>
          </w:rPr>
          <w:delText xml:space="preserve">דהוי</w:delText>
        </w:r>
      </w:del>
      <w:r>
        <w:rPr>
          <w:rFonts w:ascii="FontbitDavid" w:hAnsi="FontbitDavid" w:hint="cs"/>
          <w:sz w:val="24"/>
          <w:rtl/>
        </w:rPr>
        <w:t xml:space="preserve"> אמגע נבילה </w:t>
      </w:r>
    </w:p>
    <w:p>
      <w:pPr>
        <w:pStyle w:val="38"/>
        <w:rPr>
          <w:ins w:id="100868" w:author="מנוע מכני" w:date="2026-10-11T12:04:39Z"/>
        </w:rPr>
      </w:pPr>
      <w:r>
        <w:t>דתניא</w:t>
      </w:r>
      <w:r>
        <w:t xml:space="preserve"> </w:t>
      </w:r>
      <w:r w:rsidRPr="00B078C3">
        <w:t xml:space="preserve">אחרים</w:t>
      </w:r>
      <w:del w:id="101789" w:author="מנוע מכני" w:date="2026-10-11T12:04:39Z">
        <w:r w:rsidRPr="00B078C3">
          <w:delText xml:space="preserve"> אומרים</w:delText>
        </w:r>
      </w:del>
      <w:r w:rsidRPr="00B078C3">
        <w:t xml:space="preserve">:</w:t>
      </w:r>
    </w:p>
    <w:p w:rsidR="00E403F0" w:rsidRPr="00B078C3" w:rsidRDefault="00E403F0" w:rsidP="00E403F0">
      <w:pPr>
        <w:rPr>
          <w:rFonts w:ascii="FontbitDavid" w:hAnsi="FontbitDavid"/>
          <w:sz w:val="24"/>
          <w:rtl/>
        </w:rPr>
      </w:pPr>
      <w:del w:id="10086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הזב את זובו לז</w:t>
      </w:r>
      <w:r>
        <w:rPr>
          <w:rFonts w:ascii="FontbitDavid" w:hAnsi="FontbitDavid"/>
          <w:sz w:val="24"/>
          <w:rtl/>
        </w:rPr>
        <w:t>כר ולנקבה מקיש זובו לו, מה הוא</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חלקת בין מגעו למשאו לטמא אדם ולטמא בגדים, אף זובו כן.</w:t>
      </w:r>
    </w:p>
    <w:p w:rsidR="00E403F0" w:rsidRDefault="00E403F0" w:rsidP="00E403F0">
      <w:pPr>
        <w:rPr>
          <w:rFonts w:ascii="FontbitDavid" w:hAnsi="FontbitDavid"/>
          <w:sz w:val="24"/>
          <w:rtl/>
        </w:rPr>
      </w:pPr>
      <w:ins w:id="96033" w:author="מנוע מכני" w:date="2026-10-11T12:04:39Z">
        <w:r>
          <w:rPr>
            <w:rFonts w:ascii="FontbitDavid" w:hAnsi="FontbitDavid"/>
            <w:sz w:val="24"/>
            <w:rtl/>
          </w:rPr>
          <w:t xml:space="preserve">ועכשיו</w:t>
        </w:r>
      </w:ins>
      <w:del w:id="96034" w:author="מנוע מכני" w:date="2026-10-11T12:04:39Z">
        <w:r w:rsidRPr="00B078C3">
          <w:rPr>
            <w:rFonts w:ascii="FontbitDavid" w:hAnsi="FontbitDavid"/>
            <w:sz w:val="24"/>
            <w:rtl/>
          </w:rPr>
          <w:delText xml:space="preserve">והשתא</w:delText>
        </w:r>
      </w:del>
      <w:r w:rsidRPr="00B078C3">
        <w:rPr>
          <w:rFonts w:ascii="FontbitDavid" w:hAnsi="FontbitDavid"/>
          <w:sz w:val="24"/>
          <w:rtl/>
        </w:rPr>
        <w:t xml:space="preserve"> דנפקא </w:t>
      </w:r>
      <w:ins w:id="98057" w:author="מנוע מכני" w:date="2026-10-11T12:04:39Z">
        <w:r>
          <w:rPr>
            <w:rFonts w:ascii="FontbitDavid" w:hAnsi="FontbitDavid"/>
            <w:sz w:val="24"/>
            <w:rtl/>
          </w:rPr>
          <w:t xml:space="preserve">לנו</w:t>
        </w:r>
      </w:ins>
      <w:del w:id="98058"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מהזב את זובו, זובו טמא </w:t>
      </w:r>
    </w:p>
    <w:p>
      <w:pPr>
        <w:pStyle w:val="38"/>
        <w:rPr>
          <w:ins w:id="100870" w:author="מנוע מכני" w:date="2026-10-11T12:04:39Z"/>
        </w:rPr>
      </w:pPr>
      <w:r>
        <w:t xml:space="preserve">א</w:t>
      </w:r>
      <w:ins w:id="92227" w:author="מנוע מכני" w:date="2026-10-11T12:04:39Z">
        <w:r>
          <w:t xml:space="preserve">ר"י</w:t>
        </w:r>
      </w:ins>
      <w:del w:id="92228" w:author="מנוע מכני" w:date="2026-10-11T12:04:39Z">
        <w:r>
          <w:delText xml:space="preserve">ר''י</w:delText>
        </w:r>
      </w:del>
      <w:r>
        <w:t xml:space="preserve"> מדסקרתא</w:t>
      </w:r>
      <w:r w:rsidRPr="00774556">
        <w:t xml:space="preserve">:</w:t>
      </w:r>
    </w:p>
    <w:p w:rsidR="00E403F0" w:rsidRDefault="00E403F0" w:rsidP="00E403F0">
      <w:pPr>
        <w:pStyle w:val="a2"/>
        <w:numPr>
          <w:ilvl w:val="0"/>
          <w:numId w:val="2"/>
        </w:numPr>
      </w:pPr>
      <w:del w:id="100871" w:author="מנוע מכני" w:date="2026-10-11T12:04:39Z">
        <w:r w:rsidRPr="00774556">
          <w:rPr>
            <w:rtl/>
          </w:rPr>
          <w:delText xml:space="preserve"> </w:delText>
        </w:r>
      </w:del>
      <w:ins w:id="98497" w:author="מנוע מכני" w:date="2026-10-11T12:04:39Z">
        <w:r>
          <w:rPr>
            <w:rtl/>
          </w:rPr>
          <w:t xml:space="preserve">הוצרך</w:t>
        </w:r>
      </w:ins>
      <w:del w:id="98498" w:author="מנוע מכני" w:date="2026-10-11T12:04:39Z">
        <w:r w:rsidRPr="00774556">
          <w:rPr>
            <w:rtl/>
          </w:rPr>
          <w:delText xml:space="preserve">איצטריך</w:delText>
        </w:r>
      </w:del>
      <w:r w:rsidRPr="00774556">
        <w:rPr>
          <w:rtl/>
        </w:rPr>
        <w:t xml:space="preserve">, </w:t>
      </w:r>
      <w:r w:rsidRPr="00774556">
        <w:rPr>
          <w:rtl/>
        </w:rPr>
        <w:t xml:space="preserve">סד"א</w:t>
      </w:r>
      <w:r w:rsidRPr="00774556">
        <w:rPr>
          <w:rtl/>
        </w:rPr>
        <w:t xml:space="preserve"> שעיר המשתלח יוכיח - שגורם טומאה לאחרים והוא עצמו טהור, </w:t>
      </w:r>
    </w:p>
    <w:p w:rsidR="00E403F0" w:rsidRPr="00774556" w:rsidRDefault="00E403F0" w:rsidP="00E403F0">
      <w:pPr>
        <w:pStyle w:val="a2"/>
        <w:numPr>
          <w:ilvl w:val="0"/>
          <w:numId w:val="2"/>
        </w:numPr>
        <w:rPr>
          <w:rtl/>
        </w:rPr>
      </w:pPr>
      <w:ins w:id="97543" w:author="מנוע מכני" w:date="2026-10-11T12:04:39Z">
        <w:r>
          <w:rPr>
            <w:rtl/>
          </w:rPr>
          <w:t xml:space="preserve">ואם </w:t>
        </w:r>
      </w:ins>
      <w:del w:id="97544" w:author="מנוע מכני" w:date="2026-10-11T12:04:39Z">
        <w:r w:rsidRPr="00774556">
          <w:rPr>
            <w:rtl/>
          </w:rPr>
          <w:delText xml:space="preserve">ואי </w:delText>
        </w:r>
      </w:del>
      <w:r w:rsidRPr="00774556">
        <w:rPr>
          <w:rtl/>
        </w:rPr>
        <w:t xml:space="preserve">משום הזב א</w:t>
      </w:r>
      <w:r>
        <w:rPr>
          <w:rtl/>
        </w:rPr>
        <w:t xml:space="preserve">ת זובו - למניינא הוא </w:t>
      </w:r>
      <w:ins w:id="96039" w:author="מנוע מכני" w:date="2026-10-11T12:04:39Z">
        <w:r>
          <w:rPr>
            <w:rtl/>
          </w:rPr>
          <w:t xml:space="preserve">דבא</w:t>
        </w:r>
      </w:ins>
      <w:del w:id="96040" w:author="מנוע מכני" w:date="2026-10-11T12:04:39Z">
        <w:r>
          <w:rPr>
            <w:rtl/>
          </w:rPr>
          <w:delText xml:space="preserve">דאתא</w:delText>
        </w:r>
      </w:del>
      <w:r>
        <w:rPr>
          <w:rtl/>
        </w:rPr>
        <w:t xml:space="preserve">: זוב חד, זובו</w:t>
      </w:r>
      <w:r w:rsidRPr="00774556">
        <w:rPr>
          <w:rtl/>
        </w:rPr>
        <w:t xml:space="preserve"> תרתי, ובשלישי אקשיה </w:t>
      </w:r>
      <w:ins w:id="96035" w:author="מנוע מכני" w:date="2026-10-11T12:04:39Z">
        <w:r>
          <w:rPr>
            <w:rtl/>
          </w:rPr>
          <w:t xml:space="preserve">התורה</w:t>
        </w:r>
      </w:ins>
      <w:del w:id="96036" w:author="מנוע מכני" w:date="2026-10-11T12:04:39Z">
        <w:r w:rsidRPr="00774556">
          <w:rPr>
            <w:rtl/>
          </w:rPr>
          <w:delText xml:space="preserve">רחמנא</w:delText>
        </w:r>
      </w:del>
      <w:r w:rsidRPr="00774556">
        <w:rPr>
          <w:rtl/>
        </w:rPr>
        <w:t xml:space="preserve"> לנקבה! כתב </w:t>
      </w:r>
      <w:ins w:id="96037" w:author="מנוע מכני" w:date="2026-10-11T12:04:39Z">
        <w:r>
          <w:rPr>
            <w:rtl/>
          </w:rPr>
          <w:t xml:space="preserve">התורה</w:t>
        </w:r>
      </w:ins>
      <w:del w:id="96038" w:author="מנוע מכני" w:date="2026-10-11T12:04:39Z">
        <w:r w:rsidRPr="00774556">
          <w:rPr>
            <w:rtl/>
          </w:rPr>
          <w:delText xml:space="preserve">רחמנא</w:delText>
        </w:r>
      </w:del>
      <w:r w:rsidRPr="00774556">
        <w:rPr>
          <w:rtl/>
        </w:rPr>
        <w:t xml:space="preserve"> זובו טמא.</w:t>
      </w:r>
    </w:p>
    <w:p w:rsidR="00E403F0" w:rsidRPr="00B078C3" w:rsidRDefault="00E403F0" w:rsidP="00E403F0">
      <w:pPr>
        <w:rPr>
          <w:rFonts w:ascii="FontbitDavid" w:hAnsi="FontbitDavid"/>
          <w:sz w:val="24"/>
          <w:rtl/>
        </w:rPr>
      </w:pPr>
      <w:ins w:id="96043" w:author="מנוע מכני" w:date="2026-10-11T12:04:39Z">
        <w:r>
          <w:rPr>
            <w:rFonts w:ascii="FontbitDavid" w:hAnsi="FontbitDavid"/>
            <w:sz w:val="24"/>
            <w:rtl/>
          </w:rPr>
          <w:t xml:space="preserve">ועכשיו</w:t>
        </w:r>
      </w:ins>
      <w:del w:id="96044" w:author="מנוע מכני" w:date="2026-10-11T12:04:39Z">
        <w:r w:rsidRPr="00B078C3">
          <w:rPr>
            <w:rFonts w:ascii="FontbitDavid" w:hAnsi="FontbitDavid"/>
            <w:sz w:val="24"/>
            <w:rtl/>
          </w:rPr>
          <w:delText xml:space="preserve">והשתא</w:delText>
        </w:r>
      </w:del>
      <w:r w:rsidRPr="00B078C3">
        <w:rPr>
          <w:rFonts w:ascii="FontbitDavid" w:hAnsi="FontbitDavid"/>
          <w:sz w:val="24"/>
          <w:rtl/>
        </w:rPr>
        <w:t xml:space="preserve"> דאמר </w:t>
      </w:r>
      <w:ins w:id="96041" w:author="מנוע מכני" w:date="2026-10-11T12:04:39Z">
        <w:r>
          <w:rPr>
            <w:rFonts w:ascii="FontbitDavid" w:hAnsi="FontbitDavid"/>
            <w:sz w:val="24"/>
            <w:rtl/>
          </w:rPr>
          <w:t xml:space="preserve">התורה</w:t>
        </w:r>
      </w:ins>
      <w:del w:id="96042" w:author="מנוע מכני" w:date="2026-10-11T12:04:39Z">
        <w:r w:rsidRPr="00B078C3">
          <w:rPr>
            <w:rFonts w:ascii="FontbitDavid" w:hAnsi="FontbitDavid"/>
            <w:sz w:val="24"/>
            <w:rtl/>
          </w:rPr>
          <w:delText xml:space="preserve">רחמנא</w:delText>
        </w:r>
      </w:del>
      <w:r w:rsidRPr="00B078C3">
        <w:rPr>
          <w:rFonts w:ascii="FontbitDavid" w:hAnsi="FontbitDavid"/>
          <w:sz w:val="24"/>
          <w:rtl/>
        </w:rPr>
        <w:t xml:space="preserve"> זובו טמא הוא - דרוש </w:t>
      </w:r>
      <w:ins w:id="96045" w:author="מנוע מכני" w:date="2026-10-11T12:04:39Z">
        <w:r>
          <w:rPr>
            <w:rFonts w:ascii="FontbitDavid" w:hAnsi="FontbitDavid"/>
            <w:sz w:val="24"/>
            <w:rtl/>
          </w:rPr>
          <w:t xml:space="preserve">בו</w:t>
        </w:r>
      </w:ins>
      <w:del w:id="96046" w:author="מנוע מכני" w:date="2026-10-11T12:04:39Z">
        <w:r w:rsidRPr="00B078C3">
          <w:rPr>
            <w:rFonts w:ascii="FontbitDavid" w:hAnsi="FontbitDavid"/>
            <w:sz w:val="24"/>
            <w:rtl/>
          </w:rPr>
          <w:delText xml:space="preserve">ביה</w:delText>
        </w:r>
      </w:del>
      <w:r w:rsidRPr="00B078C3">
        <w:rPr>
          <w:rFonts w:ascii="FontbitDavid" w:hAnsi="FontbitDavid"/>
          <w:sz w:val="24"/>
          <w:rtl/>
        </w:rPr>
        <w:t xml:space="preserve"> </w:t>
      </w:r>
      <w:ins w:id="94407" w:author="מנוע מכני" w:date="2026-10-11T12:04:39Z">
        <w:r>
          <w:rPr>
            <w:rFonts w:ascii="FontbitDavid" w:hAnsi="FontbitDavid"/>
            <w:sz w:val="24"/>
            <w:rtl/>
          </w:rPr>
          <w:t xml:space="preserve">גם</w:t>
        </w:r>
      </w:ins>
      <w:del w:id="9440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6047" w:author="מנוע מכני" w:date="2026-10-11T12:04:39Z">
        <w:r>
          <w:rPr>
            <w:rFonts w:ascii="FontbitDavid" w:hAnsi="FontbitDavid"/>
            <w:sz w:val="24"/>
            <w:rtl/>
          </w:rPr>
          <w:t xml:space="preserve">זה</w:t>
        </w:r>
      </w:ins>
      <w:del w:id="96048"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w:t>
      </w:r>
    </w:p>
    <w:p w:rsidR="00E403F0" w:rsidRPr="00B078C3" w:rsidRDefault="00E403F0" w:rsidP="00E403F0">
      <w:pPr>
        <w:jc w:val="center"/>
        <w:rPr>
          <w:del w:id="90134" w:author="מנוע עיצוב" w:date="2026-10-11T12:09:26Z"/>
          <w:rFonts w:ascii="FontbitDavid" w:hAnsi="FontbitDavid"/>
          <w:sz w:val="24"/>
          <w:rtl/>
        </w:rPr>
      </w:pPr>
      <w:del w:id="9013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21" w:author="קלוד" w:date="2026-10-11T09:07:21Z">
          <w:pPr>
            <w:pStyle w:val="affff1"/>
            <w:rPr>
              <w:rtl/>
            </w:rPr>
          </w:pPr>
        </w:pPrChange>
      </w:pPr>
      <w:ins w:id="9867" w:author="מספור קטעי משנה" w:date="2026-10-11T09:25:19Z">
        <w:r>
          <w:rPr>
            <w:rStyle w:val="MisparKeta"/>
          </w:rPr>
          <w:t xml:space="preserve">א. </w:t>
        </w:r>
      </w:ins>
      <w:r w:rsidRPr="00B078C3">
        <w:rPr>
          <w:rtl/>
        </w:rPr>
        <w:t>והרוק.</w:t>
      </w:r>
    </w:p>
    <w:p w:rsidR="00E403F0" w:rsidRPr="00B078C3" w:rsidRDefault="00E403F0" w:rsidP="00E403F0">
      <w:pPr>
        <w:rPr>
          <w:rFonts w:ascii="FontbitDavid" w:hAnsi="FontbitDavid"/>
          <w:sz w:val="24"/>
          <w:rtl/>
        </w:rPr>
      </w:pPr>
      <w:r w:rsidRPr="00B078C3">
        <w:rPr>
          <w:rFonts w:ascii="FontbitDavid" w:hAnsi="FontbitDavid"/>
          <w:sz w:val="24"/>
          <w:rtl/>
        </w:rPr>
        <w:t xml:space="preserve">רוק מנלן? </w:t>
      </w:r>
      <w:r w:rsidRPr="00B078C3">
        <w:rPr>
          <w:rFonts w:ascii="FontbitDavid" w:hAnsi="FontbitDavid"/>
          <w:sz w:val="24"/>
          <w:rtl/>
        </w:rPr>
        <w:t xml:space="preserve">דתניא</w:t>
      </w:r>
      <w:r w:rsidRPr="00B078C3">
        <w:rPr>
          <w:rFonts w:ascii="FontbitDavid" w:hAnsi="FontbitDavid"/>
          <w:sz w:val="24"/>
          <w:rtl/>
        </w:rPr>
        <w:t xml:space="preserve">: וכי ירוק, יכול </w:t>
      </w:r>
      <w:ins w:id="96403" w:author="מנוע מכני" w:date="2026-10-11T12:04:39Z">
        <w:r>
          <w:rPr>
            <w:rFonts w:ascii="FontbitDavid" w:hAnsi="FontbitDavid"/>
            <w:sz w:val="24"/>
            <w:rtl/>
          </w:rPr>
          <w:t xml:space="preserve">אף</w:t>
        </w:r>
      </w:ins>
      <w:del w:id="96404"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שלא נגע - </w:t>
      </w:r>
      <w:r w:rsidRPr="00B078C3">
        <w:rPr>
          <w:rFonts w:ascii="FontbitDavid" w:hAnsi="FontbitDavid"/>
          <w:sz w:val="24"/>
          <w:rtl/>
        </w:rPr>
        <w:t xml:space="preserve">ת"ל</w:t>
      </w:r>
      <w:r w:rsidRPr="00B078C3">
        <w:rPr>
          <w:rFonts w:ascii="FontbitDavid" w:hAnsi="FontbitDavid"/>
          <w:sz w:val="24"/>
          <w:rtl/>
        </w:rPr>
        <w:t xml:space="preserve"> בטהור - עד שיגע בטהור.</w:t>
      </w:r>
    </w:p>
    <w:p w:rsidR="00E403F0" w:rsidRPr="00B078C3" w:rsidRDefault="00E403F0" w:rsidP="00E403F0">
      <w:pPr>
        <w:rPr>
          <w:rFonts w:ascii="FontbitDavid" w:hAnsi="FontbitDavid"/>
          <w:sz w:val="24"/>
          <w:rtl/>
        </w:rPr>
      </w:pPr>
      <w:r w:rsidRPr="00B078C3">
        <w:rPr>
          <w:rFonts w:ascii="FontbitDavid" w:hAnsi="FontbitDavid"/>
          <w:sz w:val="24"/>
          <w:rtl/>
        </w:rPr>
        <w:t xml:space="preserve">אין לי אלא רוקו, כיחו וניעו ומי האף שלו מנין? </w:t>
      </w:r>
      <w:r w:rsidRPr="00B078C3">
        <w:rPr>
          <w:rFonts w:ascii="FontbitDavid" w:hAnsi="FontbitDavid"/>
          <w:sz w:val="24"/>
          <w:rtl/>
        </w:rPr>
        <w:t xml:space="preserve">ת"ל</w:t>
      </w:r>
      <w:r w:rsidRPr="00B078C3">
        <w:rPr>
          <w:rFonts w:ascii="FontbitDavid" w:hAnsi="FontbitDavid"/>
          <w:sz w:val="24"/>
          <w:rtl/>
        </w:rPr>
        <w:t xml:space="preserve"> וכי ירוק.</w:t>
      </w:r>
    </w:p>
    <w:p>
      <w:pPr>
        <w:pStyle w:val="afffff8"/>
        <w:rPr>
          <w:ins w:id="90193" w:author="קלוד" w:date="2026-10-11T12:23:38Z"/>
        </w:rPr>
      </w:pPr>
      <w:ins w:id="90194" w:author="קלוד" w:date="2026-10-11T12:23:38Z">
        <w:r>
          <w:rPr>
            <w:color w:val="7B3F00"/>
          </w:rPr>
          <w:t xml:space="preserve">רוק - מטמא רק כשנגע בטהור</w:t>
        </w:r>
      </w:ins>
    </w:p>
    <w:p>
      <w:pPr>
        <w:pStyle w:val="38"/>
        <w:rPr>
          <w:ins w:id="100872" w:author="מנוע מכני" w:date="2026-10-11T12:04:39Z"/>
        </w:rPr>
      </w:pPr>
      <w:r w:rsidRPr="00B078C3">
        <w:t xml:space="preserve">אמר</w:t>
      </w:r>
      <w:r w:rsidRPr="00B078C3">
        <w:t xml:space="preserve"> מר:</w:t>
      </w:r>
    </w:p>
    <w:p w:rsidR="00E403F0" w:rsidRPr="00B078C3" w:rsidRDefault="00E403F0" w:rsidP="00E403F0">
      <w:pPr>
        <w:rPr>
          <w:rFonts w:ascii="FontbitDavid" w:hAnsi="FontbitDavid"/>
          <w:sz w:val="24"/>
          <w:rtl/>
        </w:rPr>
      </w:pPr>
      <w:del w:id="1008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יכול </w:t>
      </w:r>
      <w:ins w:id="96405" w:author="מנוע מכני" w:date="2026-10-11T12:04:39Z">
        <w:r>
          <w:rPr>
            <w:rFonts w:ascii="FontbitDavid" w:hAnsi="FontbitDavid"/>
            <w:sz w:val="24"/>
            <w:rtl/>
          </w:rPr>
          <w:t xml:space="preserve">אף</w:t>
        </w:r>
      </w:ins>
      <w:del w:id="96406"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שלא נגע, </w:t>
      </w:r>
      <w:ins w:id="94409" w:author="מנוע מכני" w:date="2026-10-11T12:04:39Z">
        <w:r>
          <w:rPr>
            <w:rFonts w:ascii="FontbitDavid" w:hAnsi="FontbitDavid"/>
            <w:sz w:val="24"/>
            <w:rtl/>
          </w:rPr>
          <w:t xml:space="preserve">ממקום</w:t>
        </w:r>
      </w:ins>
      <w:del w:id="94410" w:author="מנוע מכני" w:date="2026-10-11T12:04:39Z">
        <w:r w:rsidRPr="00B078C3">
          <w:rPr>
            <w:rFonts w:ascii="FontbitDavid" w:hAnsi="FontbitDavid"/>
            <w:sz w:val="24"/>
            <w:rtl/>
          </w:rPr>
          <w:delText xml:space="preserve">מהיכא</w:delText>
        </w:r>
      </w:del>
      <w:r w:rsidRPr="00B078C3">
        <w:rPr>
          <w:rFonts w:ascii="FontbitDavid" w:hAnsi="FontbitDavid"/>
          <w:sz w:val="24"/>
          <w:rtl/>
        </w:rPr>
        <w:t xml:space="preserve"> תיתי? </w:t>
      </w:r>
      <w:r w:rsidRPr="00B078C3">
        <w:rPr>
          <w:rFonts w:ascii="FontbitDavid" w:hAnsi="FontbitDavid"/>
          <w:sz w:val="24"/>
          <w:rtl/>
        </w:rPr>
        <w:t xml:space="preserve">סד"א</w:t>
      </w:r>
      <w:r w:rsidRPr="00B078C3">
        <w:rPr>
          <w:rFonts w:ascii="FontbitDavid" w:hAnsi="FontbitDavid"/>
          <w:sz w:val="24"/>
          <w:rtl/>
        </w:rPr>
        <w:t xml:space="preserve">: </w:t>
      </w:r>
      <w:ins w:id="98499" w:author="מנוע מכני" w:date="2026-10-11T12:04:39Z">
        <w:r>
          <w:rPr>
            <w:rFonts w:ascii="FontbitDavid" w:hAnsi="FontbitDavid"/>
            <w:sz w:val="24"/>
            <w:rtl/>
          </w:rPr>
          <w:t xml:space="preserve">נלמד</w:t>
        </w:r>
      </w:ins>
      <w:del w:id="98500" w:author="מנוע מכני" w:date="2026-10-11T12:04:39Z">
        <w:r w:rsidRPr="00B078C3">
          <w:rPr>
            <w:rFonts w:ascii="FontbitDavid" w:hAnsi="FontbitDavid"/>
            <w:sz w:val="24"/>
            <w:rtl/>
          </w:rPr>
          <w:delText xml:space="preserve">נילף</w:delText>
        </w:r>
      </w:del>
      <w:r w:rsidRPr="00B078C3">
        <w:rPr>
          <w:rFonts w:ascii="FontbitDavid" w:hAnsi="FontbitDavid"/>
          <w:sz w:val="24"/>
          <w:rtl/>
        </w:rPr>
        <w:t xml:space="preserve"> רוק רוק מיבמה, מה </w:t>
      </w:r>
      <w:ins w:id="94411" w:author="מנוע מכני" w:date="2026-10-11T12:04:39Z">
        <w:r>
          <w:rPr>
            <w:rFonts w:ascii="FontbitDavid" w:hAnsi="FontbitDavid"/>
            <w:sz w:val="24"/>
            <w:rtl/>
          </w:rPr>
          <w:t xml:space="preserve">שם</w:t>
        </w:r>
      </w:ins>
      <w:del w:id="94412"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w:t>
      </w:r>
      <w:ins w:id="96407" w:author="מנוע מכני" w:date="2026-10-11T12:04:39Z">
        <w:r>
          <w:rPr>
            <w:rFonts w:ascii="FontbitDavid" w:hAnsi="FontbitDavid"/>
            <w:sz w:val="24"/>
            <w:rtl/>
          </w:rPr>
          <w:t xml:space="preserve">אף</w:t>
        </w:r>
      </w:ins>
      <w:del w:id="96408"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דלא נגע, אף </w:t>
      </w:r>
      <w:r w:rsidRPr="00B078C3">
        <w:rPr>
          <w:rFonts w:ascii="FontbitDavid" w:hAnsi="FontbitDavid"/>
          <w:sz w:val="24"/>
          <w:rtl/>
        </w:rPr>
        <w:t xml:space="preserve">ה"נ</w:t>
      </w:r>
      <w:r w:rsidRPr="00B078C3">
        <w:rPr>
          <w:rFonts w:ascii="FontbitDavid" w:hAnsi="FontbitDavid"/>
          <w:sz w:val="24"/>
          <w:rtl/>
        </w:rPr>
        <w:t xml:space="preserve"> - דלא נגע, </w:t>
      </w:r>
      <w:r w:rsidRPr="00B078C3">
        <w:rPr>
          <w:rFonts w:ascii="FontbitDavid" w:hAnsi="FontbitDavid"/>
          <w:sz w:val="24"/>
          <w:rtl/>
        </w:rPr>
        <w:t xml:space="preserve">קמ"ל</w:t>
      </w:r>
      <w:r w:rsidRPr="00B078C3">
        <w:rPr>
          <w:rFonts w:ascii="FontbitDavid" w:hAnsi="FontbitDavid"/>
          <w:sz w:val="24"/>
          <w:rtl/>
        </w:rPr>
        <w:t xml:space="preserve">.</w:t>
      </w:r>
    </w:p>
    <w:p w:rsidR="00E403F0" w:rsidRDefault="00E403F0" w:rsidP="00E403F0">
      <w:pPr>
        <w:rPr>
          <w:rFonts w:ascii="FontbitDavid" w:hAnsi="FontbitDavid"/>
          <w:sz w:val="24"/>
          <w:rtl/>
        </w:rPr>
      </w:pPr>
      <w:ins w:id="98501" w:author="מנוע מכני" w:date="2026-10-11T12:04:39Z">
        <w:r>
          <w:rPr>
            <w:rFonts w:ascii="FontbitDavid" w:hAnsi="FontbitDavid"/>
            <w:sz w:val="24"/>
            <w:rtl/>
          </w:rPr>
          <w:t xml:space="preserve">ואמור</w:t>
        </w:r>
      </w:ins>
      <w:del w:id="98502" w:author="מנוע מכני" w:date="2026-10-11T12:04:39Z">
        <w:r w:rsidRPr="00B078C3">
          <w:rPr>
            <w:rFonts w:ascii="FontbitDavid" w:hAnsi="FontbitDavid"/>
            <w:sz w:val="24"/>
            <w:rtl/>
          </w:rPr>
          <w:delText xml:space="preserve">ואימר</w:delText>
        </w:r>
      </w:del>
      <w:r w:rsidRPr="00B078C3">
        <w:rPr>
          <w:rFonts w:ascii="FontbitDavid" w:hAnsi="FontbitDavid"/>
          <w:sz w:val="24"/>
          <w:rtl/>
        </w:rPr>
        <w:t xml:space="preserve">: </w:t>
      </w:r>
      <w:ins w:id="96053" w:author="מנוע מכני" w:date="2026-10-11T12:04:39Z">
        <w:r>
          <w:rPr>
            <w:rFonts w:ascii="FontbitDavid" w:hAnsi="FontbitDavid"/>
            <w:sz w:val="24"/>
            <w:rtl/>
          </w:rPr>
          <w:t xml:space="preserve">אלו</w:t>
        </w:r>
      </w:ins>
      <w:del w:id="96054"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w:t>
      </w:r>
      <w:ins w:id="96051" w:author="מנוע מכני" w:date="2026-10-11T12:04:39Z">
        <w:r>
          <w:rPr>
            <w:rFonts w:ascii="FontbitDavid" w:hAnsi="FontbitDavid"/>
            <w:sz w:val="24"/>
            <w:rtl/>
          </w:rPr>
          <w:t xml:space="preserve">דברים</w:t>
        </w:r>
      </w:ins>
      <w:del w:id="96052" w:author="מנוע מכני" w:date="2026-10-11T12:04:39Z">
        <w:r w:rsidRPr="00B078C3">
          <w:rPr>
            <w:rFonts w:ascii="FontbitDavid" w:hAnsi="FontbitDavid"/>
            <w:sz w:val="24"/>
            <w:rtl/>
          </w:rPr>
          <w:delText xml:space="preserve">מילי</w:delText>
        </w:r>
      </w:del>
      <w:r w:rsidRPr="00B078C3">
        <w:rPr>
          <w:rFonts w:ascii="FontbitDavid" w:hAnsi="FontbitDavid"/>
          <w:sz w:val="24"/>
          <w:rtl/>
        </w:rPr>
        <w:t xml:space="preserve"> - במגע, אבל במשא - </w:t>
      </w:r>
      <w:r w:rsidRPr="00B078C3">
        <w:rPr>
          <w:rFonts w:ascii="FontbitDavid" w:hAnsi="FontbitDavid"/>
          <w:sz w:val="24"/>
          <w:rtl/>
        </w:rPr>
        <w:t xml:space="preserve">לא</w:t>
      </w:r>
      <w:r w:rsidRPr="00B078C3">
        <w:rPr>
          <w:rFonts w:ascii="FontbitDavid" w:hAnsi="FontbitDavid"/>
          <w:sz w:val="24"/>
          <w:rtl/>
        </w:rPr>
        <w:t xml:space="preserve">, </w:t>
      </w:r>
      <w:ins w:id="96049" w:author="מנוע מכני" w:date="2026-10-11T12:04:39Z">
        <w:r>
          <w:rPr>
            <w:rFonts w:ascii="FontbitDavid" w:hAnsi="FontbitDavid"/>
            <w:sz w:val="24"/>
            <w:rtl/>
          </w:rPr>
          <w:t xml:space="preserve">כלום</w:t>
        </w:r>
      </w:ins>
      <w:del w:id="96050"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 </w:t>
      </w:r>
      <w:ins w:id="97773" w:author="מנוע מכני" w:date="2026-10-11T12:04:39Z">
        <w:r>
          <w:rPr>
            <w:rFonts w:ascii="FontbitDavid" w:hAnsi="FontbitDavid"/>
            <w:sz w:val="24"/>
            <w:rtl/>
          </w:rPr>
          <w:t xml:space="preserve">דהיה</w:t>
        </w:r>
      </w:ins>
      <w:del w:id="97774"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אשרץ! </w:t>
      </w:r>
    </w:p>
    <w:p>
      <w:pPr>
        <w:pStyle w:val="38"/>
        <w:rPr>
          <w:ins w:id="100874" w:author="מנוע מכני" w:date="2026-10-11T12:04:39Z"/>
        </w:rPr>
      </w:pPr>
      <w:r>
        <w:t xml:space="preserve">א</w:t>
      </w:r>
      <w:ins w:id="92229" w:author="מנוע מכני" w:date="2026-10-11T12:04:39Z">
        <w:r>
          <w:t xml:space="preserve">ר"ל</w:t>
        </w:r>
      </w:ins>
      <w:del w:id="92230" w:author="מנוע מכני" w:date="2026-10-11T12:04:39Z">
        <w:r>
          <w:delText xml:space="preserve">ר''ל</w:delText>
        </w:r>
      </w:del>
      <w:r>
        <w:t xml:space="preserve"> תד</w:t>
      </w:r>
      <w:ins w:id="92231" w:author="מנוע מכני" w:date="2026-10-11T12:04:39Z">
        <w:r>
          <w:t xml:space="preserve">ר"י</w:t>
        </w:r>
      </w:ins>
      <w:del w:id="92232" w:author="מנוע מכני" w:date="2026-10-11T12:04:39Z">
        <w:r>
          <w:delText xml:space="preserve">ר''י</w:delText>
        </w:r>
      </w:del>
      <w:ins w:id="97309" w:author="מנוע מכני" w:date="2026-10-11T12:04:39Z">
        <w:r>
          <w:t xml:space="preserve">:</w:t>
        </w:r>
      </w:ins>
    </w:p>
    <w:p w:rsidR="00E403F0" w:rsidRPr="00B078C3" w:rsidRDefault="00E403F0" w:rsidP="00E403F0">
      <w:pPr>
        <w:rPr>
          <w:rFonts w:ascii="FontbitDavid" w:hAnsi="FontbitDavid"/>
          <w:sz w:val="24"/>
          <w:rtl/>
        </w:rPr>
      </w:pPr>
      <w:del w:id="97310"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del w:id="1008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אמר</w:t>
      </w:r>
      <w:r w:rsidRPr="00B078C3">
        <w:rPr>
          <w:rFonts w:ascii="FontbitDavid" w:hAnsi="FontbitDavid"/>
          <w:sz w:val="24"/>
          <w:rtl/>
        </w:rPr>
        <w:t xml:space="preserve"> קרא בטהור - מה שביד טהור טמאתי לך.</w:t>
      </w:r>
    </w:p>
    <w:p>
      <w:pPr>
        <w:pStyle w:val="38"/>
        <w:rPr>
          <w:ins w:id="100876" w:author="מנוע מכני" w:date="2026-10-11T12:04:39Z"/>
        </w:rPr>
      </w:pPr>
      <w:r w:rsidRPr="00017C1D">
        <w:t xml:space="preserve">ואימא:</w:t>
      </w:r>
    </w:p>
    <w:p w:rsidR="00E403F0" w:rsidRPr="00017C1D" w:rsidRDefault="00E403F0" w:rsidP="00E403F0">
      <w:pPr>
        <w:pStyle w:val="a3"/>
        <w:rPr>
          <w:spacing w:val="-6"/>
          <w:rtl/>
        </w:rPr>
      </w:pPr>
      <w:del w:id="100877" w:author="מנוע מכני" w:date="2026-10-11T12:04:39Z">
        <w:r w:rsidRPr="00017C1D">
          <w:rPr>
            <w:spacing w:val="-6"/>
            <w:rtl/>
          </w:rPr>
          <w:delText xml:space="preserve"> </w:delText>
        </w:r>
      </w:del>
      <w:r w:rsidRPr="00017C1D">
        <w:rPr>
          <w:spacing w:val="-6"/>
          <w:rtl/>
        </w:rPr>
        <w:t xml:space="preserve">במשא - מטמא אדם ובגדים, במגע - אדם לטמא, בגדים - </w:t>
      </w:r>
      <w:r w:rsidRPr="00017C1D">
        <w:rPr>
          <w:spacing w:val="-6"/>
          <w:rtl/>
        </w:rPr>
        <w:t xml:space="preserve">לא</w:t>
      </w:r>
      <w:r w:rsidRPr="00017C1D">
        <w:rPr>
          <w:spacing w:val="-6"/>
          <w:rtl/>
        </w:rPr>
        <w:t xml:space="preserve"> לטמא, </w:t>
      </w:r>
      <w:ins w:id="96055" w:author="מנוע מכני" w:date="2026-10-11T12:04:39Z">
        <w:r>
          <w:rPr>
            <w:spacing w:val="-6"/>
            <w:rtl/>
          </w:rPr>
          <w:t xml:space="preserve">כלום</w:t>
        </w:r>
      </w:ins>
      <w:del w:id="96056" w:author="מנוע מכני" w:date="2026-10-11T12:04:39Z">
        <w:r w:rsidRPr="00017C1D">
          <w:rPr>
            <w:spacing w:val="-6"/>
            <w:rtl/>
          </w:rPr>
          <w:delText xml:space="preserve">מידי</w:delText>
        </w:r>
      </w:del>
      <w:r w:rsidRPr="00017C1D">
        <w:rPr>
          <w:spacing w:val="-6"/>
          <w:rtl/>
        </w:rPr>
        <w:t xml:space="preserve"> </w:t>
      </w:r>
      <w:ins w:id="97775" w:author="מנוע מכני" w:date="2026-10-11T12:04:39Z">
        <w:r>
          <w:rPr>
            <w:spacing w:val="-6"/>
            <w:rtl/>
          </w:rPr>
          <w:t xml:space="preserve">דהיה</w:t>
        </w:r>
      </w:ins>
      <w:del w:id="97776" w:author="מנוע מכני" w:date="2026-10-11T12:04:39Z">
        <w:r w:rsidRPr="00017C1D">
          <w:rPr>
            <w:spacing w:val="-6"/>
            <w:rtl/>
          </w:rPr>
          <w:delText xml:space="preserve">דהוה</w:delText>
        </w:r>
      </w:del>
      <w:r w:rsidRPr="00017C1D">
        <w:rPr>
          <w:spacing w:val="-6"/>
          <w:rtl/>
        </w:rPr>
        <w:t xml:space="preserve"> אמגע נבלה! </w:t>
      </w:r>
    </w:p>
    <w:p w:rsidR="00E403F0" w:rsidRPr="00017C1D" w:rsidRDefault="00E403F0" w:rsidP="00E403F0">
      <w:pPr>
        <w:rPr>
          <w:rFonts w:ascii="FontbitDavid" w:hAnsi="FontbitDavid"/>
          <w:spacing w:val="-6"/>
          <w:sz w:val="24"/>
          <w:rtl/>
        </w:rPr>
      </w:pPr>
      <w:r w:rsidRPr="00017C1D">
        <w:rPr>
          <w:rStyle w:val="2fb"/>
          <w:rFonts w:ascii="FontbitDavid" w:hAnsi="FontbitDavid" w:hint="cs"/>
          <w:spacing w:val="-6"/>
          <w:sz w:val="24"/>
          <w:rtl/>
        </w:rPr>
        <w:t xml:space="preserve">א</w:t>
      </w:r>
      <w:ins w:id="92233" w:author="מנוע מכני" w:date="2026-10-11T12:04:39Z">
        <w:r>
          <w:rPr>
            <w:rStyle w:val="2fb"/>
            <w:rFonts w:ascii="FontbitDavid" w:hAnsi="FontbitDavid" w:hint="cs"/>
            <w:spacing w:val="-6"/>
            <w:sz w:val="24"/>
            <w:rtl/>
          </w:rPr>
          <w:t xml:space="preserve">ר"ל</w:t>
        </w:r>
      </w:ins>
      <w:del w:id="92234" w:author="מנוע מכני" w:date="2026-10-11T12:04:39Z">
        <w:r w:rsidRPr="00017C1D">
          <w:rPr>
            <w:rFonts w:ascii="FontbitDavid" w:hAnsi="FontbitDavid" w:hint="cs"/>
            <w:spacing w:val="-6"/>
            <w:sz w:val="24"/>
            <w:rtl/>
          </w:rPr>
          <w:delText xml:space="preserve">ר''ל</w:delText>
        </w:r>
      </w:del>
      <w:r w:rsidRPr="00017C1D">
        <w:rPr>
          <w:rFonts w:ascii="FontbitDavid" w:hAnsi="FontbitDavid" w:hint="cs"/>
          <w:spacing w:val="-6"/>
          <w:sz w:val="24"/>
          <w:rtl/>
        </w:rPr>
        <w:t xml:space="preserve"> וכן תדר'י</w:t>
      </w:r>
      <w:r w:rsidRPr="00017C1D">
        <w:rPr>
          <w:rFonts w:ascii="FontbitDavid" w:hAnsi="FontbitDavid"/>
          <w:spacing w:val="-6"/>
          <w:sz w:val="24"/>
          <w:rtl/>
        </w:rPr>
        <w:t xml:space="preserve">: </w:t>
      </w:r>
      <w:r w:rsidRPr="00017C1D">
        <w:rPr>
          <w:rFonts w:ascii="FontbitDavid" w:hAnsi="FontbitDavid" w:hint="cs"/>
          <w:spacing w:val="-6"/>
          <w:sz w:val="24"/>
          <w:rtl/>
        </w:rPr>
        <w:t>'</w:t>
      </w:r>
      <w:r w:rsidRPr="00017C1D">
        <w:rPr>
          <w:rFonts w:ascii="FontbitDavid" w:hAnsi="FontbitDavid"/>
          <w:spacing w:val="-6"/>
          <w:sz w:val="24"/>
          <w:rtl/>
        </w:rPr>
        <w:t>בטהור</w:t>
      </w:r>
      <w:r w:rsidRPr="00017C1D">
        <w:rPr>
          <w:rFonts w:ascii="FontbitDavid" w:hAnsi="FontbitDavid" w:hint="cs"/>
          <w:spacing w:val="-6"/>
          <w:sz w:val="24"/>
          <w:rtl/>
        </w:rPr>
        <w:t>'</w:t>
      </w:r>
      <w:ins w:id="96933" w:author="מנוע מכני" w:date="2026-10-11T12:04:39Z">
        <w:r>
          <w:rPr>
            <w:rFonts w:ascii="FontbitDavid" w:hAnsi="FontbitDavid"/>
            <w:spacing w:val="-6"/>
            <w:sz w:val="24"/>
            <w:rtl/>
          </w:rPr>
          <w:t xml:space="preserve"> </w:t>
        </w:r>
      </w:ins>
      <w:del w:id="96934"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טהרה שטהרתי לך במקום אחר טמאתי לך כאן, ואיזה זה - זה מגע נבלה.</w:t>
      </w:r>
    </w:p>
    <w:p w:rsidR="00E403F0" w:rsidRPr="00B078C3" w:rsidRDefault="00E403F0" w:rsidP="00E403F0">
      <w:pPr>
        <w:rPr>
          <w:rFonts w:ascii="FontbitDavid" w:hAnsi="FontbitDavid"/>
          <w:sz w:val="24"/>
          <w:rtl/>
        </w:rPr>
      </w:pPr>
      <w:r w:rsidRPr="00B078C3">
        <w:rPr>
          <w:rFonts w:ascii="FontbitDavid" w:hAnsi="FontbitDavid"/>
          <w:sz w:val="24"/>
          <w:rtl/>
        </w:rPr>
        <w:t xml:space="preserve">ואימא כמשא דשרץ! </w:t>
      </w:r>
      <w:r w:rsidRPr="00B078C3">
        <w:rPr>
          <w:rFonts w:ascii="FontbitDavid" w:hAnsi="FontbitDavid"/>
          <w:sz w:val="24"/>
          <w:rtl/>
        </w:rPr>
        <w:t xml:space="preserve">א"כ</w:t>
      </w:r>
      <w:r w:rsidRPr="00B078C3">
        <w:rPr>
          <w:rFonts w:ascii="FontbitDavid" w:hAnsi="FontbitDavid"/>
          <w:sz w:val="24"/>
          <w:rtl/>
        </w:rPr>
        <w:t xml:space="preserve"> נכתוב קרא באדם, </w:t>
      </w:r>
      <w:ins w:id="96057" w:author="מנוע מכני" w:date="2026-10-11T12:04:39Z">
        <w:r>
          <w:rPr>
            <w:rFonts w:ascii="FontbitDavid" w:hAnsi="FontbitDavid"/>
            <w:sz w:val="24"/>
            <w:rtl/>
          </w:rPr>
          <w:t xml:space="preserve">מה</w:t>
        </w:r>
      </w:ins>
      <w:del w:id="9605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בטהור - </w:t>
      </w:r>
      <w:r w:rsidRPr="00B078C3">
        <w:rPr>
          <w:rFonts w:ascii="FontbitDavid" w:hAnsi="FontbitDavid"/>
          <w:sz w:val="24"/>
          <w:rtl/>
        </w:rPr>
        <w:t xml:space="preserve">ש"מ</w:t>
      </w:r>
      <w:r w:rsidRPr="00B078C3">
        <w:rPr>
          <w:rFonts w:ascii="FontbitDavid" w:hAnsi="FontbitDavid"/>
          <w:sz w:val="24"/>
          <w:rtl/>
        </w:rPr>
        <w:t xml:space="preserve"> תרתי.</w:t>
      </w:r>
    </w:p>
    <w:p w:rsidR="00E403F0" w:rsidRPr="00B078C3" w:rsidRDefault="00E403F0" w:rsidP="00E403F0">
      <w:pPr>
        <w:jc w:val="center"/>
        <w:rPr>
          <w:del w:id="90136" w:author="מנוע עיצוב" w:date="2026-10-11T12:09:26Z"/>
          <w:rFonts w:ascii="FontbitDavid" w:hAnsi="FontbitDavid"/>
          <w:sz w:val="24"/>
          <w:rtl/>
        </w:rPr>
      </w:pPr>
      <w:del w:id="9013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22" w:author="קלוד" w:date="2026-10-11T09:07:21Z">
          <w:pPr>
            <w:pStyle w:val="affff1"/>
            <w:rPr>
              <w:rtl/>
            </w:rPr>
          </w:pPr>
        </w:pPrChange>
      </w:pPr>
      <w:ins w:id="9868" w:author="מספור קטעי משנה" w:date="2026-10-11T09:25:19Z">
        <w:r>
          <w:rPr>
            <w:rStyle w:val="MisparKeta"/>
          </w:rPr>
          <w:t xml:space="preserve">ב. </w:t>
        </w:r>
      </w:ins>
      <w:r w:rsidRPr="00B078C3">
        <w:rPr>
          <w:rtl/>
        </w:rPr>
        <w:t>ומי האף.</w:t>
      </w:r>
    </w:p>
    <w:p w:rsidR="00E403F0" w:rsidRPr="00B078C3" w:rsidRDefault="00E403F0" w:rsidP="00E403F0">
      <w:pPr>
        <w:rPr>
          <w:rFonts w:ascii="FontbitDavid" w:hAnsi="FontbitDavid"/>
          <w:sz w:val="24"/>
          <w:rtl/>
        </w:rPr>
      </w:pPr>
      <w:r w:rsidRPr="00B078C3">
        <w:rPr>
          <w:rFonts w:ascii="FontbitDavid" w:hAnsi="FontbitDavid"/>
          <w:sz w:val="24"/>
          <w:rtl/>
        </w:rPr>
        <w:t xml:space="preserve">מי האף? </w:t>
      </w:r>
      <w:ins w:id="92235" w:author="מנוע מכני" w:date="2026-10-11T12:04:39Z">
        <w:r>
          <w:rPr>
            <w:rFonts w:ascii="FontbitDavid" w:hAnsi="FontbitDavid"/>
            <w:sz w:val="24"/>
            <w:rtl/>
          </w:rPr>
          <w:t xml:space="preserve">א"ר</w:t>
        </w:r>
      </w:ins>
      <w:del w:id="92236"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בנגררין דרך הפה, לפי שאי אפשר למי האף בלא צחצוחי הרוק.</w:t>
      </w:r>
    </w:p>
    <w:p>
      <w:pPr>
        <w:pStyle w:val="38"/>
        <w:rPr>
          <w:ins w:id="100878" w:author="מנוע מכני" w:date="2026-10-11T12:04:39Z"/>
        </w:rPr>
      </w:pPr>
      <w:r>
        <w:t xml:space="preserve">ור</w:t>
      </w:r>
      <w:ins w:id="92237" w:author="מנוע מכני" w:date="2026-10-11T12:04:39Z">
        <w:r>
          <w:t xml:space="preserve">י"ו</w:t>
        </w:r>
      </w:ins>
      <w:del w:id="92238" w:author="מנוע מכני" w:date="2026-10-11T12:04:39Z">
        <w:r>
          <w:delText xml:space="preserve">י''ו</w:delText>
        </w:r>
      </w:del>
      <w:r>
        <w:t xml:space="preserve">:</w:t>
      </w:r>
    </w:p>
    <w:p>
      <w:pPr>
        <w:pStyle w:val="afffff8"/>
        <w:rPr>
          <w:ins w:id="90191" w:author="קלוד" w:date="2026-10-11T12:23:38Z"/>
        </w:rPr>
      </w:pPr>
      <w:ins w:id="90192" w:author="קלוד" w:date="2026-10-11T12:23:38Z">
        <w:r>
          <w:rPr>
            <w:color w:val="7B3F00"/>
          </w:rPr>
          <w:t xml:space="preserve">מי האף - אפילו בנגררין דרך החוטם</w:t>
        </w:r>
      </w:ins>
    </w:p>
    <w:p w:rsidR="00E403F0" w:rsidRPr="00B078C3" w:rsidRDefault="00E403F0" w:rsidP="00E403F0">
      <w:pPr>
        <w:rPr>
          <w:rFonts w:ascii="FontbitDavid" w:hAnsi="FontbitDavid"/>
          <w:sz w:val="24"/>
          <w:rtl/>
        </w:rPr>
      </w:pPr>
      <w:del w:id="100879" w:author="מנוע מכני" w:date="2026-10-11T12:04:39Z">
        <w:r>
          <w:rPr>
            <w:rFonts w:ascii="FontbitDavid" w:hAnsi="FontbitDavid"/>
            <w:sz w:val="24"/>
            <w:rtl/>
          </w:rPr>
          <w:delText xml:space="preserve"> </w:delText>
        </w:r>
      </w:del>
      <w:ins w:id="93261" w:author="מנוע מכני" w:date="2026-10-11T12:04:39Z">
        <w:r>
          <w:rPr>
            <w:rFonts w:ascii="FontbitDavid" w:hAnsi="FontbitDavid"/>
            <w:sz w:val="24"/>
            <w:rtl/>
          </w:rPr>
          <w:t xml:space="preserve">אפי'</w:t>
        </w:r>
      </w:ins>
      <w:del w:id="93262" w:author="מנוע מכני" w:date="2026-10-11T12:04:39Z">
        <w:r>
          <w:rPr>
            <w:rFonts w:ascii="FontbitDavid" w:hAnsi="FontbitDavid"/>
            <w:sz w:val="24"/>
            <w:rtl/>
          </w:rPr>
          <w:delText xml:space="preserve">אפילו</w:delText>
        </w:r>
      </w:del>
      <w:r>
        <w:rPr>
          <w:rFonts w:ascii="FontbitDavid" w:hAnsi="FontbitDavid"/>
          <w:sz w:val="24"/>
          <w:rtl/>
        </w:rPr>
        <w:t xml:space="preserve"> בנגררין דרך החוטם,</w:t>
      </w:r>
      <w:ins w:id="96935" w:author="מנוע מכני" w:date="2026-10-11T12:04:39Z">
        <w:r>
          <w:rPr>
            <w:rFonts w:ascii="FontbitDavid" w:hAnsi="FontbitDavid"/>
            <w:sz w:val="24"/>
            <w:rtl/>
          </w:rPr>
          <w:t xml:space="preserve"> </w:t>
        </w:r>
      </w:ins>
      <w:del w:id="96936" w:author="מנוע מכני" w:date="2026-10-11T12:04:39Z">
        <w:r>
          <w:rPr>
            <w:rFonts w:ascii="FontbitDavid" w:hAnsi="FontbitDavid"/>
            <w:sz w:val="24"/>
            <w:rtl/>
          </w:rPr>
          <w:delText xml:space="preserve"> </w:delText>
        </w:r>
        <w:r w:rsidRPr="00B078C3">
          <w:rPr>
            <w:rFonts w:ascii="FontbitDavid" w:hAnsi="FontbitDavid"/>
            <w:sz w:val="24"/>
            <w:rtl/>
          </w:rPr>
          <w:delText xml:space="preserve"> </w:delText>
        </w:r>
      </w:del>
      <w:ins w:id="94413" w:author="מנוע מכני" w:date="2026-10-11T12:04:39Z">
        <w:r>
          <w:rPr>
            <w:rFonts w:ascii="FontbitDavid" w:hAnsi="FontbitDavid"/>
            <w:sz w:val="24"/>
            <w:rtl/>
          </w:rPr>
          <w:t xml:space="preserve">סבר</w:t>
        </w:r>
      </w:ins>
      <w:del w:id="94414"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מעיין הוא, </w:t>
      </w:r>
      <w:ins w:id="96059" w:author="מנוע מכני" w:date="2026-10-11T12:04:39Z">
        <w:r>
          <w:rPr>
            <w:rFonts w:ascii="FontbitDavid" w:hAnsi="FontbitDavid"/>
            <w:sz w:val="24"/>
            <w:rtl/>
          </w:rPr>
          <w:t xml:space="preserve">והתורה</w:t>
        </w:r>
      </w:ins>
      <w:del w:id="96060" w:author="מנוע מכני" w:date="2026-10-11T12:04:39Z">
        <w:r w:rsidRPr="00B078C3">
          <w:rPr>
            <w:rFonts w:ascii="FontbitDavid" w:hAnsi="FontbitDavid"/>
            <w:sz w:val="24"/>
            <w:rtl/>
          </w:rPr>
          <w:delText xml:space="preserve">ורחמנא</w:delText>
        </w:r>
      </w:del>
      <w:r w:rsidRPr="00B078C3">
        <w:rPr>
          <w:rFonts w:ascii="FontbitDavid" w:hAnsi="FontbitDavid"/>
          <w:sz w:val="24"/>
          <w:rtl/>
        </w:rPr>
        <w:t xml:space="preserve"> רבייה.</w:t>
      </w:r>
    </w:p>
    <w:p w:rsidR="00E403F0" w:rsidRPr="00027215" w:rsidRDefault="00E403F0" w:rsidP="00E403F0">
      <w:pPr>
        <w:rPr>
          <w:rFonts w:ascii="FontbitDavid" w:hAnsi="FontbitDavid"/>
          <w:spacing w:val="-4"/>
          <w:sz w:val="24"/>
          <w:rtl/>
        </w:rPr>
      </w:pPr>
      <w:r w:rsidRPr="00027215">
        <w:rPr>
          <w:rStyle w:val="2fb"/>
          <w:rFonts w:ascii="FontbitDavid" w:hAnsi="FontbitDavid"/>
          <w:spacing w:val="-4"/>
          <w:sz w:val="24"/>
          <w:rtl/>
        </w:rPr>
        <w:t xml:space="preserve">ורב</w:t>
      </w:r>
      <w:r w:rsidRPr="00027215">
        <w:rPr>
          <w:rFonts w:ascii="FontbitDavid" w:hAnsi="FontbitDavid"/>
          <w:spacing w:val="-4"/>
          <w:sz w:val="24"/>
          <w:rtl/>
        </w:rPr>
        <w:t xml:space="preserve">, נחשוב </w:t>
      </w:r>
      <w:ins w:id="94415" w:author="מנוע מכני" w:date="2026-10-11T12:04:39Z">
        <w:r>
          <w:rPr>
            <w:rFonts w:ascii="FontbitDavid" w:hAnsi="FontbitDavid"/>
            <w:spacing w:val="-4"/>
            <w:sz w:val="24"/>
            <w:rtl/>
          </w:rPr>
          <w:t xml:space="preserve">גם</w:t>
        </w:r>
      </w:ins>
      <w:del w:id="94416" w:author="מנוע מכני" w:date="2026-10-11T12:04:39Z">
        <w:r w:rsidRPr="00027215">
          <w:rPr>
            <w:rFonts w:ascii="FontbitDavid" w:hAnsi="FontbitDavid"/>
            <w:spacing w:val="-4"/>
            <w:sz w:val="24"/>
            <w:rtl/>
          </w:rPr>
          <w:delText xml:space="preserve">נמי</w:delText>
        </w:r>
      </w:del>
      <w:r w:rsidRPr="00027215">
        <w:rPr>
          <w:rFonts w:ascii="FontbitDavid" w:hAnsi="FontbitDavid"/>
          <w:spacing w:val="-4"/>
          <w:sz w:val="24"/>
          <w:rtl/>
        </w:rPr>
        <w:t xml:space="preserve"> דמעת עינו! </w:t>
      </w:r>
      <w:r w:rsidRPr="00027215">
        <w:rPr>
          <w:rFonts w:ascii="FontbitDavid" w:hAnsi="FontbitDavid" w:hint="cs"/>
          <w:spacing w:val="-4"/>
          <w:sz w:val="24"/>
          <w:rtl/>
        </w:rPr>
        <w:t xml:space="preserve">דאמר </w:t>
      </w:r>
      <w:r w:rsidRPr="00027215">
        <w:rPr>
          <w:rStyle w:val="2fb"/>
          <w:rFonts w:ascii="FontbitDavid" w:hAnsi="FontbitDavid" w:hint="cs"/>
          <w:spacing w:val="-4"/>
          <w:sz w:val="24"/>
          <w:rtl/>
        </w:rPr>
        <w:t xml:space="preserve">רב</w:t>
      </w:r>
      <w:r w:rsidRPr="00027215">
        <w:rPr>
          <w:rFonts w:ascii="FontbitDavid" w:hAnsi="FontbitDavid"/>
          <w:spacing w:val="-4"/>
          <w:sz w:val="24"/>
          <w:rtl/>
        </w:rPr>
        <w:t xml:space="preserve">: </w:t>
      </w:r>
      <w:ins w:id="96061" w:author="מנוע מכני" w:date="2026-10-11T12:04:39Z">
        <w:r>
          <w:rPr>
            <w:rFonts w:ascii="FontbitDavid" w:hAnsi="FontbitDavid"/>
            <w:spacing w:val="-4"/>
            <w:sz w:val="24"/>
            <w:rtl/>
          </w:rPr>
          <w:t xml:space="preserve">זה</w:t>
        </w:r>
      </w:ins>
      <w:del w:id="96062" w:author="מנוע מכני" w:date="2026-10-11T12:04:39Z">
        <w:r w:rsidRPr="00027215">
          <w:rPr>
            <w:rFonts w:ascii="FontbitDavid" w:hAnsi="FontbitDavid"/>
            <w:spacing w:val="-4"/>
            <w:sz w:val="24"/>
            <w:rtl/>
          </w:rPr>
          <w:delText xml:space="preserve">האי</w:delText>
        </w:r>
      </w:del>
      <w:r w:rsidRPr="00027215">
        <w:rPr>
          <w:rFonts w:ascii="FontbitDavid" w:hAnsi="FontbitDavid"/>
          <w:spacing w:val="-4"/>
          <w:sz w:val="24"/>
          <w:rtl/>
        </w:rPr>
        <w:t xml:space="preserve"> מאן דבעי דלסתמיה לעיניה - </w:t>
      </w:r>
      <w:ins w:id="90255" w:author="Claude - סמנטי" w:date="2026-10-11T12:19:29Z">
        <w:r>
          <w:rPr>
            <w:rFonts w:ascii="FontbitDavid" w:hAnsi="FontbitDavid"/>
            <w:spacing w:val="-4"/>
            <w:sz w:val="24"/>
            <w:rtl/>
          </w:rPr>
          <w:t xml:space="preserve">יכחול</w:t>
        </w:r>
      </w:ins>
      <w:del w:id="90256" w:author="Claude - סמנטי" w:date="2026-10-11T12:19:29Z">
        <w:r w:rsidRPr="00027215">
          <w:rPr>
            <w:rFonts w:ascii="FontbitDavid" w:hAnsi="FontbitDavid"/>
            <w:spacing w:val="-4"/>
            <w:sz w:val="24"/>
            <w:rtl/>
          </w:rPr>
          <w:delText xml:space="preserve">ליכחול</w:delText>
        </w:r>
      </w:del>
      <w:r w:rsidRPr="00027215">
        <w:rPr>
          <w:rFonts w:ascii="FontbitDavid" w:hAnsi="FontbitDavid"/>
          <w:spacing w:val="-4"/>
          <w:sz w:val="24"/>
          <w:rtl/>
        </w:rPr>
        <w:t xml:space="preserve"> מעובד כוכבים.</w:t>
      </w:r>
    </w:p>
    <w:p w:rsidR="00E403F0" w:rsidRPr="00B078C3" w:rsidRDefault="00E403F0" w:rsidP="00E403F0">
      <w:pPr>
        <w:rPr>
          <w:rFonts w:ascii="FontbitDavid" w:hAnsi="FontbitDavid"/>
          <w:sz w:val="24"/>
          <w:rtl/>
        </w:rPr>
      </w:pPr>
      <w:r w:rsidRPr="00B078C3">
        <w:rPr>
          <w:rFonts w:ascii="FontbitDavid" w:hAnsi="FontbitDavid"/>
          <w:sz w:val="24"/>
          <w:rtl/>
        </w:rPr>
        <w:t xml:space="preserve">ולוי </w:t>
      </w:r>
      <w:r w:rsidRPr="00B078C3">
        <w:rPr>
          <w:rFonts w:ascii="FontbitDavid" w:hAnsi="FontbitDavid"/>
          <w:sz w:val="24"/>
          <w:rtl/>
        </w:rPr>
        <w:t xml:space="preserve">אמר</w:t>
      </w:r>
      <w:r w:rsidRPr="00B078C3">
        <w:rPr>
          <w:rFonts w:ascii="FontbitDavid" w:hAnsi="FontbitDavid"/>
          <w:sz w:val="24"/>
          <w:rtl/>
        </w:rPr>
        <w:t xml:space="preserve">: </w:t>
      </w:r>
      <w:ins w:id="96063" w:author="מנוע מכני" w:date="2026-10-11T12:04:39Z">
        <w:r>
          <w:rPr>
            <w:rFonts w:ascii="FontbitDavid" w:hAnsi="FontbitDavid"/>
            <w:sz w:val="24"/>
            <w:rtl/>
          </w:rPr>
          <w:t xml:space="preserve">זה</w:t>
        </w:r>
      </w:ins>
      <w:del w:id="96064"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מאן דבעי </w:t>
      </w:r>
      <w:ins w:id="90259" w:author="Claude - סמנטי" w:date="2026-10-11T12:19:29Z">
        <w:r>
          <w:rPr>
            <w:rFonts w:ascii="FontbitDavid" w:hAnsi="FontbitDavid"/>
            <w:sz w:val="24"/>
            <w:rtl/>
          </w:rPr>
          <w:t xml:space="preserve">שימות</w:t>
        </w:r>
      </w:ins>
      <w:del w:id="90260" w:author="Claude - סמנטי" w:date="2026-10-11T12:19:29Z">
        <w:r w:rsidRPr="00B078C3">
          <w:rPr>
            <w:rFonts w:ascii="FontbitDavid" w:hAnsi="FontbitDavid"/>
            <w:sz w:val="24"/>
            <w:rtl/>
          </w:rPr>
          <w:delText xml:space="preserve">דלימות</w:delText>
        </w:r>
      </w:del>
      <w:r w:rsidRPr="00B078C3">
        <w:rPr>
          <w:rFonts w:ascii="FontbitDavid" w:hAnsi="FontbitDavid"/>
          <w:sz w:val="24"/>
          <w:rtl/>
        </w:rPr>
        <w:t xml:space="preserve"> - </w:t>
      </w:r>
      <w:ins w:id="90257" w:author="Claude - סמנטי" w:date="2026-10-11T12:19:29Z">
        <w:r>
          <w:rPr>
            <w:rFonts w:ascii="FontbitDavid" w:hAnsi="FontbitDavid"/>
            <w:sz w:val="24"/>
            <w:rtl/>
          </w:rPr>
          <w:t xml:space="preserve">יכחול</w:t>
        </w:r>
      </w:ins>
      <w:del w:id="90258" w:author="Claude - סמנטי" w:date="2026-10-11T12:19:29Z">
        <w:r w:rsidRPr="00B078C3">
          <w:rPr>
            <w:rFonts w:ascii="FontbitDavid" w:hAnsi="FontbitDavid"/>
            <w:sz w:val="24"/>
            <w:rtl/>
          </w:rPr>
          <w:delText xml:space="preserve">ליכחול</w:delText>
        </w:r>
      </w:del>
      <w:r w:rsidRPr="00B078C3">
        <w:rPr>
          <w:rFonts w:ascii="FontbitDavid" w:hAnsi="FontbitDavid"/>
          <w:sz w:val="24"/>
          <w:rtl/>
        </w:rPr>
        <w:t xml:space="preserve"> מעובד כוכבים.</w:t>
      </w:r>
    </w:p>
    <w:p w:rsidR="00E403F0" w:rsidRPr="00017C1D" w:rsidRDefault="00E403F0" w:rsidP="00E403F0">
      <w:pPr>
        <w:rPr>
          <w:rFonts w:ascii="FontbitDavid" w:hAnsi="FontbitDavid"/>
          <w:spacing w:val="-2"/>
          <w:sz w:val="24"/>
          <w:rtl/>
        </w:rPr>
      </w:pPr>
      <w:r w:rsidRPr="00017C1D">
        <w:rPr>
          <w:rFonts w:ascii="FontbitDavid" w:hAnsi="FontbitDavid" w:hint="cs"/>
          <w:spacing w:val="-2"/>
          <w:sz w:val="24"/>
          <w:rtl/>
        </w:rPr>
        <w:t>ארחב'''ג</w:t>
      </w:r>
      <w:r w:rsidRPr="00017C1D">
        <w:rPr>
          <w:rFonts w:ascii="FontbitDavid" w:hAnsi="FontbitDavid"/>
          <w:spacing w:val="-2"/>
          <w:sz w:val="24"/>
          <w:rtl/>
        </w:rPr>
        <w:t xml:space="preserve">: </w:t>
      </w:r>
      <w:r w:rsidRPr="00017C1D">
        <w:rPr>
          <w:rFonts w:ascii="FontbitDavid" w:hAnsi="FontbitDavid"/>
          <w:spacing w:val="-2"/>
          <w:sz w:val="24"/>
          <w:rtl/>
        </w:rPr>
        <w:t xml:space="preserve">מ"ט</w:t>
      </w:r>
      <w:r w:rsidRPr="00017C1D">
        <w:rPr>
          <w:rFonts w:ascii="FontbitDavid" w:hAnsi="FontbitDavid"/>
          <w:spacing w:val="-2"/>
          <w:sz w:val="24"/>
          <w:rtl/>
        </w:rPr>
        <w:t xml:space="preserve"> </w:t>
      </w:r>
      <w:r w:rsidRPr="00017C1D">
        <w:rPr>
          <w:rStyle w:val="2fb"/>
          <w:rFonts w:ascii="FontbitDavid" w:hAnsi="FontbitDavid"/>
          <w:spacing w:val="-2"/>
          <w:sz w:val="24"/>
          <w:rtl/>
        </w:rPr>
        <w:t xml:space="preserve">דרב</w:t>
      </w:r>
      <w:r w:rsidRPr="00017C1D">
        <w:rPr>
          <w:rFonts w:ascii="FontbitDavid" w:hAnsi="FontbitDavid"/>
          <w:spacing w:val="-2"/>
          <w:sz w:val="24"/>
          <w:rtl/>
        </w:rPr>
        <w:t xml:space="preserve"> דלא </w:t>
      </w:r>
      <w:r w:rsidRPr="00017C1D">
        <w:rPr>
          <w:rFonts w:ascii="FontbitDavid" w:hAnsi="FontbitDavid"/>
          <w:spacing w:val="-2"/>
          <w:sz w:val="24"/>
          <w:rtl/>
        </w:rPr>
        <w:t xml:space="preserve">אמר</w:t>
      </w:r>
      <w:r w:rsidRPr="00017C1D">
        <w:rPr>
          <w:rFonts w:ascii="FontbitDavid" w:hAnsi="FontbitDavid"/>
          <w:spacing w:val="-2"/>
          <w:sz w:val="24"/>
          <w:rtl/>
        </w:rPr>
        <w:t xml:space="preserve"> הא מאן דבעי </w:t>
      </w:r>
      <w:ins w:id="90261" w:author="Claude - סמנטי" w:date="2026-10-11T12:19:29Z">
        <w:r>
          <w:rPr>
            <w:rFonts w:ascii="FontbitDavid" w:hAnsi="FontbitDavid"/>
            <w:spacing w:val="-2"/>
            <w:sz w:val="24"/>
            <w:rtl/>
          </w:rPr>
          <w:t xml:space="preserve">שימות</w:t>
        </w:r>
      </w:ins>
      <w:del w:id="90262" w:author="Claude - סמנטי" w:date="2026-10-11T12:19:29Z">
        <w:r w:rsidRPr="00017C1D">
          <w:rPr>
            <w:rFonts w:ascii="FontbitDavid" w:hAnsi="FontbitDavid"/>
            <w:spacing w:val="-2"/>
            <w:sz w:val="24"/>
            <w:rtl/>
          </w:rPr>
          <w:delText xml:space="preserve">דלימות</w:delText>
        </w:r>
      </w:del>
      <w:r w:rsidRPr="00017C1D">
        <w:rPr>
          <w:rFonts w:ascii="FontbitDavid" w:hAnsi="FontbitDavid"/>
          <w:spacing w:val="-2"/>
          <w:sz w:val="24"/>
          <w:rtl/>
        </w:rPr>
        <w:t xml:space="preserve"> - הואיל ויכול לגוררן ולהוציאן דרך הפה! </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ורב</w:t>
      </w:r>
      <w:r w:rsidRPr="00B078C3">
        <w:rPr>
          <w:rFonts w:ascii="FontbitDavid" w:hAnsi="FontbitDavid"/>
          <w:sz w:val="24"/>
          <w:rtl/>
        </w:rPr>
        <w:t xml:space="preserve">, נהי דזיהרא - נפיק, </w:t>
      </w:r>
      <w:ins w:id="90263" w:author="Claude - סמנטי" w:date="2026-10-11T12:19:29Z">
        <w:r>
          <w:rPr>
            <w:rFonts w:ascii="FontbitDavid" w:hAnsi="FontbitDavid"/>
            <w:sz w:val="24"/>
            <w:rtl/>
          </w:rPr>
          <w:t xml:space="preserve">הדמעה</w:t>
        </w:r>
      </w:ins>
      <w:del w:id="90264" w:author="Claude - סמנטי" w:date="2026-10-11T12:19:29Z">
        <w:r w:rsidRPr="00B078C3">
          <w:rPr>
            <w:rFonts w:ascii="FontbitDavid" w:hAnsi="FontbitDavid"/>
            <w:sz w:val="24"/>
            <w:rtl/>
          </w:rPr>
          <w:delText xml:space="preserve">דמעתא</w:delText>
        </w:r>
      </w:del>
      <w:r w:rsidRPr="00B078C3">
        <w:rPr>
          <w:rFonts w:ascii="FontbitDavid" w:hAnsi="FontbitDavid"/>
          <w:sz w:val="24"/>
          <w:rtl/>
        </w:rPr>
        <w:t xml:space="preserve"> גופא - </w:t>
      </w:r>
      <w:r w:rsidRPr="00B078C3">
        <w:rPr>
          <w:rFonts w:ascii="FontbitDavid" w:hAnsi="FontbitDavid"/>
          <w:sz w:val="24"/>
          <w:rtl/>
        </w:rPr>
        <w:t xml:space="preserve">לא</w:t>
      </w:r>
      <w:r w:rsidRPr="00B078C3">
        <w:rPr>
          <w:rFonts w:ascii="FontbitDavid" w:hAnsi="FontbitDavid"/>
          <w:sz w:val="24"/>
          <w:rtl/>
        </w:rPr>
        <w:t xml:space="preserve"> נפיק.</w:t>
      </w:r>
    </w:p>
    <w:p>
      <w:pPr>
        <w:pStyle w:val="38"/>
        <w:rPr>
          <w:ins w:id="100880" w:author="מנוע מכני" w:date="2026-10-11T12:04:39Z"/>
        </w:rPr>
      </w:pPr>
      <w:r w:rsidRPr="00B078C3">
        <w:lastRenderedPageBreak/>
        <w:t xml:space="preserve">ת"ש, תשעה משקין הזב הן:</w:t>
      </w:r>
    </w:p>
    <w:p w:rsidR="00E403F0" w:rsidRPr="00B078C3" w:rsidRDefault="00E403F0" w:rsidP="00E403F0">
      <w:pPr>
        <w:rPr>
          <w:rFonts w:ascii="FontbitDavid" w:hAnsi="FontbitDavid"/>
          <w:sz w:val="24"/>
          <w:rtl/>
        </w:rPr>
      </w:pPr>
      <w:del w:id="100881"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הזיעה, והליחה סרוחה, והריעי - טהורין מכלום</w:t>
      </w:r>
      <w:ins w:id="96937" w:author="מנוע מכני" w:date="2026-10-11T12:04:39Z">
        <w:r>
          <w:rPr>
            <w:rFonts w:ascii="FontbitDavid" w:hAnsi="FontbitDavid"/>
            <w:sz w:val="24"/>
            <w:rtl/>
          </w:rPr>
          <w:t xml:space="preserve">,</w:t>
        </w:r>
      </w:ins>
      <w:del w:id="96938" w:author="מנוע מכני" w:date="2026-10-11T12:04:39Z">
        <w:r w:rsidRPr="00B078C3">
          <w:rPr>
            <w:rFonts w:ascii="FontbitDavid" w:hAnsi="FontbitDavid"/>
            <w:sz w:val="24"/>
            <w:rtl/>
          </w:rPr>
          <w:lastRenderedPageBreak/>
          <w:delText xml:space="preserve">;</w:delText>
        </w:r>
      </w:del>
    </w:p>
    <w:p w:rsidR="00E403F0" w:rsidRDefault="00E403F0" w:rsidP="00E403F0">
      <w:pPr>
        <w:rPr>
          <w:rFonts w:ascii="FontbitDavid" w:hAnsi="FontbitDavid"/>
          <w:sz w:val="24"/>
          <w:rtl/>
        </w:rPr>
      </w:pPr>
      <w:r w:rsidRPr="00B078C3">
        <w:rPr>
          <w:rFonts w:ascii="FontbitDavid" w:hAnsi="FontbitDavid"/>
          <w:sz w:val="24"/>
          <w:rtl/>
        </w:rPr>
        <w:t xml:space="preserve">דמעת עינו, ודם מגפתו, וחלב האשה - מטמאין טומאת משקין ברביעית: </w:t>
      </w:r>
    </w:p>
    <w:p w:rsidR="00E403F0" w:rsidRPr="00B078C3" w:rsidRDefault="00E403F0" w:rsidP="00E403F0">
      <w:pPr>
        <w:rPr>
          <w:rFonts w:ascii="FontbitDavid" w:hAnsi="FontbitDavid"/>
          <w:sz w:val="24"/>
          <w:rtl/>
        </w:rPr>
      </w:pPr>
      <w:r w:rsidRPr="00B078C3">
        <w:rPr>
          <w:rFonts w:ascii="FontbitDavid" w:hAnsi="FontbitDavid"/>
          <w:sz w:val="24"/>
          <w:rtl/>
        </w:rPr>
        <w:t>אבל זובו, רוקו, ומימי רגליו - מטמאין טומאה חמורה.</w:t>
      </w:r>
    </w:p>
    <w:p w:rsidR="00E403F0" w:rsidRPr="00B078C3" w:rsidRDefault="00E403F0" w:rsidP="00E403F0">
      <w:pPr>
        <w:rPr>
          <w:rFonts w:ascii="FontbitDavid" w:hAnsi="FontbitDavid"/>
          <w:sz w:val="24"/>
          <w:rtl/>
        </w:rPr>
      </w:pPr>
      <w:r w:rsidRPr="00B078C3">
        <w:rPr>
          <w:rFonts w:ascii="FontbitDavid" w:hAnsi="FontbitDavid"/>
          <w:sz w:val="24"/>
          <w:rtl/>
        </w:rPr>
        <w:t xml:space="preserve">ואילו מי האף </w:t>
      </w:r>
      <w:r w:rsidRPr="00B078C3">
        <w:rPr>
          <w:rFonts w:ascii="FontbitDavid" w:hAnsi="FontbitDavid"/>
          <w:sz w:val="24"/>
          <w:rtl/>
        </w:rPr>
        <w:t xml:space="preserve">לא</w:t>
      </w:r>
      <w:r w:rsidRPr="00B078C3">
        <w:rPr>
          <w:rFonts w:ascii="FontbitDavid" w:hAnsi="FontbitDavid"/>
          <w:sz w:val="24"/>
          <w:rtl/>
        </w:rPr>
        <w:t xml:space="preserve"> קתני.</w:t>
      </w:r>
    </w:p>
    <w:p w:rsidR="00E403F0" w:rsidRDefault="00E403F0" w:rsidP="00E403F0">
      <w:pPr>
        <w:rPr>
          <w:rFonts w:ascii="FontbitDavid" w:hAnsi="FontbitDavid"/>
          <w:sz w:val="24"/>
          <w:rtl/>
        </w:rPr>
      </w:pPr>
      <w:r w:rsidRPr="00B078C3">
        <w:rPr>
          <w:rStyle w:val="2fb"/>
          <w:rFonts w:ascii="FontbitDavid" w:hAnsi="FontbitDavid"/>
          <w:sz w:val="24"/>
          <w:rtl/>
        </w:rPr>
        <w:t xml:space="preserve">לרב</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קתני - דלא פסיקא </w:t>
      </w:r>
      <w:ins w:id="96065" w:author="מנוע מכני" w:date="2026-10-11T12:04:39Z">
        <w:r>
          <w:rPr>
            <w:rFonts w:ascii="FontbitDavid" w:hAnsi="FontbitDavid"/>
            <w:sz w:val="24"/>
            <w:rtl/>
          </w:rPr>
          <w:t xml:space="preserve">לו</w:t>
        </w:r>
      </w:ins>
      <w:del w:id="9606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ins w:id="98059" w:author="מנוע מכני" w:date="2026-10-11T12:04:39Z">
        <w:r>
          <w:rPr>
            <w:rFonts w:ascii="FontbitDavid" w:hAnsi="FontbitDavid"/>
            <w:sz w:val="24"/>
            <w:rtl/>
          </w:rPr>
          <w:t xml:space="preserve">לשונה</w:t>
        </w:r>
      </w:ins>
      <w:del w:id="98060" w:author="מנוע מכני" w:date="2026-10-11T12:04:39Z">
        <w:r w:rsidRPr="00B078C3">
          <w:rPr>
            <w:rFonts w:ascii="FontbitDavid" w:hAnsi="FontbitDavid"/>
            <w:sz w:val="24"/>
            <w:rtl/>
          </w:rPr>
          <w:delText xml:space="preserve">למתני</w:delText>
        </w:r>
      </w:del>
      <w:r w:rsidRPr="00B078C3">
        <w:rPr>
          <w:rFonts w:ascii="FontbitDavid" w:hAnsi="FontbitDavid"/>
          <w:sz w:val="24"/>
          <w:rtl/>
        </w:rPr>
        <w:t xml:space="preserve">, </w:t>
      </w:r>
      <w:ins w:id="97197" w:author="מנוע מכני" w:date="2026-10-11T12:04:39Z">
        <w:r>
          <w:rPr>
            <w:rFonts w:ascii="FontbitDavid" w:hAnsi="FontbitDavid"/>
            <w:sz w:val="24"/>
            <w:rtl/>
          </w:rPr>
          <w:t xml:space="preserve">פעמים</w:t>
        </w:r>
      </w:ins>
      <w:del w:id="97198" w:author="מנוע מכני" w:date="2026-10-11T12:04:39Z">
        <w:r w:rsidRPr="00B078C3">
          <w:rPr>
            <w:rFonts w:ascii="FontbitDavid" w:hAnsi="FontbitDavid"/>
            <w:sz w:val="24"/>
            <w:rtl/>
          </w:rPr>
          <w:delText xml:space="preserve">זימנין</w:delText>
        </w:r>
      </w:del>
      <w:r w:rsidRPr="00B078C3">
        <w:rPr>
          <w:rFonts w:ascii="FontbitDavid" w:hAnsi="FontbitDavid"/>
          <w:sz w:val="24"/>
          <w:rtl/>
        </w:rPr>
        <w:t xml:space="preserve"> דאתי דרך הפה </w:t>
      </w:r>
      <w:ins w:id="97199" w:author="מנוע מכני" w:date="2026-10-11T12:04:39Z">
        <w:r>
          <w:rPr>
            <w:rFonts w:ascii="FontbitDavid" w:hAnsi="FontbitDavid"/>
            <w:sz w:val="24"/>
            <w:rtl/>
          </w:rPr>
          <w:t xml:space="preserve">ופעמים</w:t>
        </w:r>
      </w:ins>
      <w:del w:id="97200" w:author="מנוע מכני" w:date="2026-10-11T12:04:39Z">
        <w:r w:rsidRPr="00B078C3">
          <w:rPr>
            <w:rFonts w:ascii="FontbitDavid" w:hAnsi="FontbitDavid"/>
            <w:sz w:val="24"/>
            <w:rtl/>
          </w:rPr>
          <w:delText xml:space="preserve">וזימנין</w:delText>
        </w:r>
      </w:del>
      <w:r w:rsidRPr="00B078C3">
        <w:rPr>
          <w:rFonts w:ascii="FontbitDavid" w:hAnsi="FontbitDavid"/>
          <w:sz w:val="24"/>
          <w:rtl/>
        </w:rPr>
        <w:t xml:space="preserve"> דאתי דרך החוטם, </w:t>
      </w:r>
    </w:p>
    <w:p>
      <w:pPr>
        <w:pStyle w:val="38"/>
        <w:rPr>
          <w:ins w:id="100882" w:author="מנוע מכני" w:date="2026-10-11T12:04:39Z"/>
        </w:rPr>
      </w:pPr>
      <w:r>
        <w:t xml:space="preserve">אלא</w:t>
      </w:r>
    </w:p>
    <w:p w:rsidR="00E403F0" w:rsidRDefault="00E403F0" w:rsidP="00E403F0">
      <w:pPr>
        <w:rPr>
          <w:rFonts w:ascii="FontbitDavid" w:hAnsi="FontbitDavid"/>
          <w:sz w:val="24"/>
          <w:rtl/>
        </w:rPr>
      </w:pPr>
      <w:del w:id="100883" w:author="מנוע מכני" w:date="2026-10-11T12:04:39Z">
        <w:r>
          <w:rPr>
            <w:rFonts w:ascii="FontbitDavid" w:hAnsi="FontbitDavid"/>
            <w:sz w:val="24"/>
            <w:rtl/>
          </w:rPr>
          <w:delText xml:space="preserve"> </w:delText>
        </w:r>
      </w:del>
      <w:r>
        <w:rPr>
          <w:rStyle w:val="2fb"/>
          <w:rFonts w:ascii="FontbitDavid" w:hAnsi="FontbitDavid"/>
          <w:sz w:val="24"/>
          <w:rtl/>
        </w:rPr>
        <w:t xml:space="preserve">לר' יוחנן</w:t>
      </w:r>
      <w:r w:rsidRPr="00B078C3">
        <w:rPr>
          <w:rFonts w:ascii="FontbitDavid" w:hAnsi="FontbitDavid"/>
          <w:sz w:val="24"/>
          <w:rtl/>
        </w:rPr>
        <w:t xml:space="preserve"> </w:t>
      </w:r>
      <w:ins w:id="98061" w:author="מנוע מכני" w:date="2026-10-11T12:04:39Z">
        <w:r>
          <w:rPr>
            <w:rFonts w:ascii="FontbitDavid" w:hAnsi="FontbitDavid"/>
            <w:sz w:val="24"/>
            <w:rtl/>
          </w:rPr>
          <w:t xml:space="preserve">ישנה</w:t>
        </w:r>
      </w:ins>
      <w:del w:id="98062" w:author="מנוע מכני" w:date="2026-10-11T12:04:39Z">
        <w:r w:rsidRPr="00B078C3">
          <w:rPr>
            <w:rFonts w:ascii="FontbitDavid" w:hAnsi="FontbitDavid"/>
            <w:sz w:val="24"/>
            <w:rtl/>
          </w:rPr>
          <w:delText xml:space="preserve">ליתני</w:delText>
        </w:r>
      </w:del>
      <w:r w:rsidRPr="00B078C3">
        <w:rPr>
          <w:rFonts w:ascii="FontbitDavid" w:hAnsi="FontbitDavid"/>
          <w:sz w:val="24"/>
          <w:rtl/>
        </w:rPr>
        <w:t xml:space="preserve">! ולטעמיך - כיחו וניעו מי קתני?</w:t>
      </w:r>
    </w:p>
    <w:p>
      <w:pPr>
        <w:pStyle w:val="38"/>
        <w:rPr>
          <w:ins w:id="100884" w:author="מנוע מכני" w:date="2026-10-11T12:04:39Z"/>
        </w:rPr>
      </w:pPr>
      <w:r w:rsidRPr="00B078C3">
        <w:t xml:space="preserve">אלא:</w:t>
      </w:r>
    </w:p>
    <w:p w:rsidR="00E403F0" w:rsidRPr="00B078C3" w:rsidRDefault="00E403F0" w:rsidP="00E403F0">
      <w:pPr>
        <w:rPr>
          <w:rFonts w:ascii="FontbitDavid" w:hAnsi="FontbitDavid"/>
          <w:sz w:val="24"/>
          <w:rtl/>
        </w:rPr>
      </w:pPr>
      <w:del w:id="10088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תנא רוק וכל </w:t>
      </w:r>
      <w:ins w:id="96067" w:author="מנוע מכני" w:date="2026-10-11T12:04:39Z">
        <w:r>
          <w:rPr>
            <w:rFonts w:ascii="FontbitDavid" w:hAnsi="FontbitDavid"/>
            <w:sz w:val="24"/>
            <w:rtl/>
          </w:rPr>
          <w:t xml:space="preserve">דבא</w:t>
        </w:r>
      </w:ins>
      <w:del w:id="96068" w:author="מנוע מכני" w:date="2026-10-11T12:04:39Z">
        <w:r w:rsidRPr="00B078C3">
          <w:rPr>
            <w:rFonts w:ascii="FontbitDavid" w:hAnsi="FontbitDavid"/>
            <w:sz w:val="24"/>
            <w:rtl/>
          </w:rPr>
          <w:delText xml:space="preserve">דאתא</w:delText>
        </w:r>
      </w:del>
      <w:r w:rsidRPr="00B078C3">
        <w:rPr>
          <w:rFonts w:ascii="FontbitDavid" w:hAnsi="FontbitDavid"/>
          <w:sz w:val="24"/>
          <w:rtl/>
        </w:rPr>
        <w:t xml:space="preserve"> מרבויא, </w:t>
      </w:r>
      <w:ins w:id="94417" w:author="מנוע מכני" w:date="2026-10-11T12:04:39Z">
        <w:r>
          <w:rPr>
            <w:rFonts w:ascii="FontbitDavid" w:hAnsi="FontbitDavid"/>
            <w:sz w:val="24"/>
            <w:rtl/>
          </w:rPr>
          <w:t xml:space="preserve">כאן</w:t>
        </w:r>
      </w:ins>
      <w:del w:id="94418"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ins w:id="94419" w:author="מנוע מכני" w:date="2026-10-11T12:04:39Z">
        <w:r>
          <w:rPr>
            <w:rFonts w:ascii="FontbitDavid" w:hAnsi="FontbitDavid"/>
            <w:sz w:val="24"/>
            <w:rtl/>
          </w:rPr>
          <w:t xml:space="preserve">גם</w:t>
        </w:r>
      </w:ins>
      <w:del w:id="9442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 תנא רוקו, וכל </w:t>
      </w:r>
      <w:ins w:id="96069" w:author="מנוע מכני" w:date="2026-10-11T12:04:39Z">
        <w:r>
          <w:rPr>
            <w:rFonts w:ascii="FontbitDavid" w:hAnsi="FontbitDavid"/>
            <w:sz w:val="24"/>
            <w:rtl/>
          </w:rPr>
          <w:t xml:space="preserve">דבא</w:t>
        </w:r>
      </w:ins>
      <w:del w:id="96070" w:author="מנוע מכני" w:date="2026-10-11T12:04:39Z">
        <w:r w:rsidRPr="00B078C3">
          <w:rPr>
            <w:rFonts w:ascii="FontbitDavid" w:hAnsi="FontbitDavid"/>
            <w:sz w:val="24"/>
            <w:rtl/>
          </w:rPr>
          <w:delText xml:space="preserve">דאתא</w:delText>
        </w:r>
      </w:del>
      <w:r w:rsidRPr="00B078C3">
        <w:rPr>
          <w:rFonts w:ascii="FontbitDavid" w:hAnsi="FontbitDavid"/>
          <w:sz w:val="24"/>
          <w:rtl/>
        </w:rPr>
        <w:t xml:space="preserve"> מרבויא.</w:t>
      </w:r>
    </w:p>
    <w:p w:rsidR="00E403F0" w:rsidRPr="00B078C3" w:rsidRDefault="00E403F0" w:rsidP="00E403F0">
      <w:pPr>
        <w:rPr>
          <w:rFonts w:ascii="FontbitDavid" w:hAnsi="FontbitDavid"/>
          <w:sz w:val="24"/>
          <w:rtl/>
        </w:rPr>
      </w:pPr>
      <w:r w:rsidRPr="00B078C3">
        <w:rPr>
          <w:rFonts w:ascii="FontbitDavid" w:hAnsi="FontbitDavid"/>
          <w:sz w:val="24"/>
          <w:rtl/>
        </w:rPr>
        <w:t xml:space="preserve">דמעת עינו </w:t>
      </w:r>
      <w:r>
        <w:rPr>
          <w:rFonts w:ascii="FontbitDavid" w:hAnsi="FontbitDavid"/>
          <w:sz w:val="24"/>
          <w:rtl/>
        </w:rPr>
        <w:t>–</w:t>
      </w:r>
      <w:r w:rsidRPr="00B078C3">
        <w:rPr>
          <w:rFonts w:ascii="FontbitDavid" w:hAnsi="FontbitDavid"/>
          <w:sz w:val="24"/>
          <w:rtl/>
        </w:rPr>
        <w:t xml:space="preserve"> ד</w:t>
      </w:r>
      <w:r>
        <w:rPr>
          <w:rFonts w:ascii="FontbitDavid" w:hAnsi="FontbitDavid" w:hint="cs"/>
          <w:sz w:val="24"/>
          <w:rtl/>
        </w:rPr>
        <w:t>'</w:t>
      </w:r>
      <w:ins w:id="90609" w:author="Claude - סמנטי" w:date="2026-10-11T12:19:29Z">
        <w:r>
          <w:rPr>
            <w:rStyle w:val="afffff0"/>
            <w:rFonts w:ascii="FontbitDavid" w:hAnsi="FontbitDavid"/>
            <w:sz w:val="24"/>
            <w:rtl/>
          </w:rPr>
          <w:t xml:space="preserve">וַתַּשְׁקֵמוֹ בִּדְמָעוֹת שָׁלִישׁ</w:t>
        </w:r>
      </w:ins>
      <w:del w:id="90610" w:author="Claude - סמנטי" w:date="2026-10-11T12:19:29Z">
        <w:r w:rsidRPr="00B078C3">
          <w:rPr>
            <w:rFonts w:ascii="FontbitDavid" w:hAnsi="FontbitDavid"/>
            <w:sz w:val="24"/>
            <w:rtl/>
          </w:rPr>
          <w:delText xml:space="preserve">ותשקמו בדמעות שליש</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rPr>
          <w:rFonts w:ascii="FontbitDavid" w:hAnsi="FontbitDavid"/>
          <w:sz w:val="24"/>
          <w:rtl/>
        </w:rPr>
      </w:pPr>
      <w:r w:rsidRPr="00B078C3">
        <w:rPr>
          <w:rFonts w:ascii="FontbitDavid" w:hAnsi="FontbitDavid"/>
          <w:sz w:val="24"/>
          <w:rtl/>
        </w:rPr>
        <w:t xml:space="preserve">ודם מגפתו </w:t>
      </w:r>
      <w:r>
        <w:rPr>
          <w:rFonts w:ascii="FontbitDavid" w:hAnsi="FontbitDavid"/>
          <w:sz w:val="24"/>
          <w:rtl/>
        </w:rPr>
        <w:t>–</w:t>
      </w:r>
      <w:r w:rsidRPr="00B078C3">
        <w:rPr>
          <w:rFonts w:ascii="FontbitDavid" w:hAnsi="FontbitDavid"/>
          <w:sz w:val="24"/>
          <w:rtl/>
        </w:rPr>
        <w:t xml:space="preserve"> ד</w:t>
      </w:r>
      <w:r>
        <w:rPr>
          <w:rFonts w:ascii="FontbitDavid" w:hAnsi="FontbitDavid" w:hint="cs"/>
          <w:sz w:val="24"/>
          <w:rtl/>
        </w:rPr>
        <w:t>'</w:t>
      </w:r>
      <w:ins w:id="90611" w:author="Claude - סמנטי" w:date="2026-10-11T12:19:29Z">
        <w:r>
          <w:rPr>
            <w:rStyle w:val="afffff0"/>
            <w:rFonts w:ascii="FontbitDavid" w:hAnsi="FontbitDavid"/>
            <w:sz w:val="24"/>
            <w:rtl/>
          </w:rPr>
          <w:t xml:space="preserve">וְדַם חֲלָלִים יִשְׁתֶּה</w:t>
        </w:r>
      </w:ins>
      <w:del w:id="90612" w:author="Claude - סמנטי" w:date="2026-10-11T12:19:29Z">
        <w:r w:rsidRPr="00B078C3">
          <w:rPr>
            <w:rFonts w:ascii="FontbitDavid" w:hAnsi="FontbitDavid"/>
            <w:sz w:val="24"/>
            <w:rtl/>
          </w:rPr>
          <w:delText xml:space="preserve">ודם חללים ישתה</w:delText>
        </w:r>
      </w:del>
      <w:r>
        <w:rPr>
          <w:rFonts w:ascii="FontbitDavid" w:hAnsi="FontbitDavid" w:hint="cs"/>
          <w:sz w:val="24"/>
          <w:rtl/>
        </w:rPr>
        <w:t>'</w:t>
      </w:r>
      <w:r w:rsidRPr="00B078C3">
        <w:rPr>
          <w:rFonts w:ascii="FontbitDavid" w:hAnsi="FontbitDavid"/>
          <w:sz w:val="24"/>
          <w:rtl/>
        </w:rPr>
        <w:t xml:space="preserve">, מה לי קטליה </w:t>
      </w:r>
      <w:ins w:id="97663" w:author="מנוע מכני" w:date="2026-10-11T12:04:39Z">
        <w:r>
          <w:rPr>
            <w:rFonts w:ascii="FontbitDavid" w:hAnsi="FontbitDavid"/>
            <w:sz w:val="24"/>
            <w:rtl/>
          </w:rPr>
          <w:t xml:space="preserve">כולו</w:t>
        </w:r>
      </w:ins>
      <w:del w:id="97664" w:author="מנוע מכני" w:date="2026-10-11T12:04:39Z">
        <w:r w:rsidRPr="00B078C3">
          <w:rPr>
            <w:rFonts w:ascii="FontbitDavid" w:hAnsi="FontbitDavid"/>
            <w:sz w:val="24"/>
            <w:rtl/>
          </w:rPr>
          <w:delText xml:space="preserve">כוליה</w:delText>
        </w:r>
      </w:del>
      <w:r w:rsidRPr="00B078C3">
        <w:rPr>
          <w:rFonts w:ascii="FontbitDavid" w:hAnsi="FontbitDavid"/>
          <w:sz w:val="24"/>
          <w:rtl/>
        </w:rPr>
        <w:t xml:space="preserve">, מה לי קטליה פלגיה.</w:t>
      </w:r>
    </w:p>
    <w:p w:rsidR="00E403F0" w:rsidRPr="00B078C3" w:rsidRDefault="00E403F0" w:rsidP="00E403F0">
      <w:pPr>
        <w:rPr>
          <w:rFonts w:ascii="FontbitDavid" w:hAnsi="FontbitDavid"/>
          <w:sz w:val="24"/>
          <w:rtl/>
        </w:rPr>
      </w:pPr>
      <w:r w:rsidRPr="00B078C3">
        <w:rPr>
          <w:rFonts w:ascii="FontbitDavid" w:hAnsi="FontbitDavid"/>
          <w:sz w:val="24"/>
          <w:rtl/>
        </w:rPr>
        <w:t xml:space="preserve">חלב האשה </w:t>
      </w:r>
      <w:r>
        <w:rPr>
          <w:rFonts w:ascii="FontbitDavid" w:hAnsi="FontbitDavid"/>
          <w:sz w:val="24"/>
          <w:rtl/>
        </w:rPr>
        <w:t>–</w:t>
      </w:r>
      <w:r w:rsidRPr="00B078C3">
        <w:rPr>
          <w:rFonts w:ascii="FontbitDavid" w:hAnsi="FontbitDavid"/>
          <w:sz w:val="24"/>
          <w:rtl/>
        </w:rPr>
        <w:t xml:space="preserve"> ד</w:t>
      </w:r>
      <w:r>
        <w:rPr>
          <w:rFonts w:ascii="FontbitDavid" w:hAnsi="FontbitDavid" w:hint="cs"/>
          <w:sz w:val="24"/>
          <w:rtl/>
        </w:rPr>
        <w:t>'</w:t>
      </w:r>
      <w:r w:rsidRPr="00B078C3">
        <w:rPr>
          <w:rFonts w:ascii="FontbitDavid" w:hAnsi="FontbitDavid"/>
          <w:sz w:val="24"/>
          <w:rtl/>
        </w:rPr>
        <w:t>ותפתח את נאד החלב ותשקהו.</w:t>
      </w:r>
    </w:p>
    <w:p w:rsidR="00E403F0" w:rsidRPr="00B078C3" w:rsidRDefault="00E403F0" w:rsidP="00E403F0">
      <w:pPr>
        <w:rPr>
          <w:rFonts w:ascii="FontbitDavid" w:hAnsi="FontbitDavid"/>
          <w:sz w:val="24"/>
          <w:rtl/>
        </w:rPr>
      </w:pPr>
      <w:r w:rsidRPr="00B078C3">
        <w:rPr>
          <w:rFonts w:ascii="FontbitDavid" w:hAnsi="FontbitDavid"/>
          <w:sz w:val="24"/>
          <w:rtl/>
        </w:rPr>
        <w:t>מימי רגליו ד</w:t>
      </w:r>
      <w:r>
        <w:rPr>
          <w:rFonts w:ascii="FontbitDavid" w:hAnsi="FontbitDavid" w:hint="cs"/>
          <w:sz w:val="24"/>
          <w:rtl/>
        </w:rPr>
        <w:t>'</w:t>
      </w:r>
      <w:r w:rsidRPr="00B078C3">
        <w:rPr>
          <w:rFonts w:ascii="FontbitDavid" w:hAnsi="FontbitDavid"/>
          <w:sz w:val="24"/>
          <w:rtl/>
        </w:rPr>
        <w:t>זובו טמא וזאת - לרבות מימי רגליו לטומאה.</w:t>
      </w:r>
    </w:p>
    <w:p w:rsidR="00E403F0" w:rsidRDefault="00E403F0" w:rsidP="00E403F0">
      <w:pPr>
        <w:rPr>
          <w:rFonts w:ascii="FontbitDavid" w:hAnsi="FontbitDavid"/>
          <w:sz w:val="24"/>
          <w:rtl/>
        </w:rPr>
      </w:pPr>
      <w:r>
        <w:rPr>
          <w:rFonts w:ascii="FontbitDavid" w:hAnsi="FontbitDavid" w:hint="cs"/>
          <w:sz w:val="24"/>
          <w:rtl/>
        </w:rPr>
        <w:t>נו.</w:t>
      </w:r>
    </w:p>
    <w:p>
      <w:pPr>
        <w:pStyle w:val="afffff8"/>
        <w:rPr>
          <w:ins w:id="90189" w:author="קלוד" w:date="2026-10-11T12:23:38Z"/>
        </w:rPr>
      </w:pPr>
      <w:ins w:id="90190" w:author="קלוד" w:date="2026-10-11T12:23:38Z">
        <w:r>
          <w:rPr>
            <w:color w:val="7B3F00"/>
          </w:rPr>
          <w:t xml:space="preserve">מימי רגליו טמאים - ודם היוצא מפי האמה טהור</w:t>
        </w:r>
      </w:ins>
    </w:p>
    <w:p w:rsidR="00E403F0" w:rsidRPr="00017C1D" w:rsidRDefault="00E403F0" w:rsidP="00E403F0">
      <w:pPr>
        <w:pStyle w:val="a3"/>
        <w:rPr>
          <w:spacing w:val="-8"/>
          <w:rtl/>
        </w:rPr>
      </w:pPr>
      <w:r w:rsidRPr="00017C1D">
        <w:rPr>
          <w:spacing w:val="-8"/>
          <w:rtl/>
        </w:rPr>
        <w:t xml:space="preserve">והלא דין הוא, ומה רוק הבא ממקום טהרה טמא, מימי רגליו הבאין ממקום טמא אינו דין שיהו טמאין? </w:t>
      </w:r>
    </w:p>
    <w:p w:rsidR="00E403F0" w:rsidRPr="00B078C3" w:rsidRDefault="00E403F0" w:rsidP="00E403F0">
      <w:pPr>
        <w:rPr>
          <w:rFonts w:ascii="FontbitDavid" w:hAnsi="FontbitDavid"/>
          <w:sz w:val="24"/>
          <w:rtl/>
        </w:rPr>
      </w:pPr>
      <w:r w:rsidRPr="00B078C3">
        <w:rPr>
          <w:rFonts w:ascii="FontbitDavid" w:hAnsi="FontbitDavid"/>
          <w:sz w:val="24"/>
          <w:rtl/>
        </w:rPr>
        <w:t>דם היוצא</w:t>
      </w:r>
      <w:r>
        <w:rPr>
          <w:rFonts w:ascii="FontbitDavid" w:hAnsi="FontbitDavid"/>
          <w:sz w:val="24"/>
          <w:rtl/>
        </w:rPr>
        <w:t xml:space="preserve"> מפי האמה יוכיח, שבא ממקום טמא</w:t>
      </w:r>
      <w:r w:rsidRPr="00B078C3">
        <w:rPr>
          <w:rFonts w:ascii="FontbitDavid" w:hAnsi="FontbitDavid"/>
          <w:sz w:val="24"/>
          <w:rtl/>
        </w:rPr>
        <w:t xml:space="preserve"> וטהור, אף אתה אל תתמה על זה, שאע"פ שבא ממקום טומאה - יהיה טהור - </w:t>
      </w:r>
      <w:r w:rsidRPr="00B078C3">
        <w:rPr>
          <w:rFonts w:ascii="FontbitDavid" w:hAnsi="FontbitDavid"/>
          <w:sz w:val="24"/>
          <w:rtl/>
        </w:rPr>
        <w:t xml:space="preserve">ת"ל</w:t>
      </w:r>
      <w:r w:rsidRPr="00B078C3">
        <w:rPr>
          <w:rFonts w:ascii="FontbitDavid" w:hAnsi="FontbitDavid"/>
          <w:sz w:val="24"/>
          <w:rtl/>
        </w:rPr>
        <w:t xml:space="preserve"> זובו טמא וזאת - לרבות מימי רגליו לטומאה.</w:t>
      </w:r>
    </w:p>
    <w:p w:rsidR="00E403F0" w:rsidRDefault="00E403F0" w:rsidP="00E403F0">
      <w:pPr>
        <w:rPr>
          <w:rFonts w:ascii="FontbitDavid" w:hAnsi="FontbitDavid"/>
          <w:sz w:val="24"/>
          <w:rtl/>
        </w:rPr>
      </w:pPr>
      <w:r w:rsidRPr="00B078C3">
        <w:rPr>
          <w:rFonts w:ascii="FontbitDavid" w:hAnsi="FontbitDavid"/>
          <w:sz w:val="24"/>
          <w:rtl/>
        </w:rPr>
        <w:t xml:space="preserve">דם היוצא מפי האמה מנלן דטהור? </w:t>
      </w:r>
      <w:r w:rsidRPr="00B078C3">
        <w:rPr>
          <w:rFonts w:ascii="FontbitDavid" w:hAnsi="FontbitDavid"/>
          <w:sz w:val="24"/>
          <w:rtl/>
        </w:rPr>
        <w:t xml:space="preserve">דתניא</w:t>
      </w:r>
      <w:r w:rsidRPr="00B078C3">
        <w:rPr>
          <w:rFonts w:ascii="FontbitDavid" w:hAnsi="FontbitDavid"/>
          <w:sz w:val="24"/>
          <w:rtl/>
        </w:rPr>
        <w:t xml:space="preserve">: יכול יהא דם היוצא מפיו ומפי האמה טמאין </w:t>
      </w:r>
    </w:p>
    <w:p w:rsidR="00E403F0" w:rsidRPr="00B078C3" w:rsidRDefault="00E403F0" w:rsidP="00E403F0">
      <w:pPr>
        <w:rPr>
          <w:rFonts w:ascii="FontbitDavid" w:hAnsi="FontbitDavid"/>
          <w:sz w:val="24"/>
          <w:rtl/>
        </w:rPr>
      </w:pPr>
      <w:r w:rsidRPr="00B078C3">
        <w:rPr>
          <w:rFonts w:ascii="FontbitDavid" w:hAnsi="FontbitDavid"/>
          <w:sz w:val="24"/>
          <w:rtl/>
        </w:rPr>
        <w:t xml:space="preserve">- </w:t>
      </w:r>
      <w:r w:rsidRPr="00B078C3">
        <w:rPr>
          <w:rFonts w:ascii="FontbitDavid" w:hAnsi="FontbitDavid"/>
          <w:sz w:val="24"/>
          <w:rtl/>
        </w:rPr>
        <w:t xml:space="preserve">ת"ל</w:t>
      </w:r>
      <w:r w:rsidRPr="00B078C3">
        <w:rPr>
          <w:rFonts w:ascii="FontbitDavid" w:hAnsi="FontbitDavid"/>
          <w:sz w:val="24"/>
          <w:rtl/>
        </w:rPr>
        <w:t xml:space="preserve"> זובו טמא הוא הוא - טמא, ואין דם היוצא מפיו ומפי האמה טמא, אלא טהור.</w:t>
      </w:r>
    </w:p>
    <w:p>
      <w:pPr>
        <w:pStyle w:val="38"/>
        <w:rPr>
          <w:ins w:id="100886" w:author="מנוע מכני" w:date="2026-10-11T12:04:39Z"/>
        </w:rPr>
      </w:pPr>
      <w:r w:rsidRPr="00B078C3">
        <w:t xml:space="preserve">ואיפוך </w:t>
      </w:r>
      <w:ins w:id="98503" w:author="מנוע מכני" w:date="2026-10-11T12:04:39Z">
        <w:r>
          <w:t xml:space="preserve">אני</w:t>
        </w:r>
      </w:ins>
      <w:del w:id="98504" w:author="מנוע מכני" w:date="2026-10-11T12:04:39Z">
        <w:r w:rsidRPr="00B078C3">
          <w:delText xml:space="preserve">אנא</w:delText>
        </w:r>
      </w:del>
      <w:r w:rsidRPr="00B078C3">
        <w:t xml:space="preserve">! </w:t>
      </w:r>
      <w:r>
        <w:t>ארי"ו</w:t>
      </w:r>
      <w:r w:rsidRPr="00B078C3">
        <w:t xml:space="preserve"> מ</w:t>
      </w:r>
      <w:r>
        <w:t xml:space="preserve">רש</w:t>
      </w:r>
      <w:ins w:id="92239" w:author="מנוע מכני" w:date="2026-10-11T12:04:39Z">
        <w:r>
          <w:t xml:space="preserve">ב"י</w:t>
        </w:r>
      </w:ins>
      <w:del w:id="92240" w:author="מנוע מכני" w:date="2026-10-11T12:04:39Z">
        <w:r>
          <w:delText xml:space="preserve">ב''י</w:delText>
        </w:r>
      </w:del>
      <w:ins w:id="97311" w:author="מנוע מכני" w:date="2026-10-11T12:04:39Z">
        <w:r>
          <w:t xml:space="preserve">:</w:t>
        </w:r>
      </w:ins>
    </w:p>
    <w:p w:rsidR="00E403F0" w:rsidRPr="00B078C3" w:rsidRDefault="00E403F0" w:rsidP="00E403F0">
      <w:pPr>
        <w:rPr>
          <w:rFonts w:ascii="FontbitDavid" w:hAnsi="FontbitDavid"/>
          <w:sz w:val="24"/>
          <w:rtl/>
        </w:rPr>
      </w:pPr>
      <w:del w:id="97312"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del w:id="10088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דומיא דרוק, מה רוק - שמתעגל ויוצא, אף כל - שמתעגל ויוצא, יצא דם - שאין מתעגל ויוצא.</w:t>
      </w:r>
    </w:p>
    <w:p w:rsidR="00E403F0" w:rsidRDefault="00E403F0" w:rsidP="00E403F0">
      <w:pPr>
        <w:rPr>
          <w:rFonts w:ascii="FontbitDavid" w:hAnsi="FontbitDavid"/>
          <w:sz w:val="24"/>
          <w:rtl/>
        </w:rPr>
      </w:pPr>
      <w:r w:rsidRPr="00B078C3">
        <w:rPr>
          <w:rFonts w:ascii="FontbitDavid" w:hAnsi="FontbitDavid"/>
          <w:sz w:val="24"/>
          <w:rtl/>
        </w:rPr>
        <w:t xml:space="preserve">והרי חלב שבאשה, שמתעגל ויוצא, ואמר מר חלב שבאשה - מטמא טומאת משקין, טומאת משקין - אין, אבל </w:t>
      </w:r>
      <w:r w:rsidRPr="00B078C3">
        <w:rPr>
          <w:rFonts w:ascii="FontbitDavid" w:hAnsi="FontbitDavid"/>
          <w:sz w:val="24"/>
          <w:rtl/>
        </w:rPr>
        <w:t xml:space="preserve">לא</w:t>
      </w:r>
      <w:r w:rsidRPr="00B078C3">
        <w:rPr>
          <w:rFonts w:ascii="FontbitDavid" w:hAnsi="FontbitDavid"/>
          <w:sz w:val="24"/>
          <w:rtl/>
        </w:rPr>
        <w:t xml:space="preserve"> טומאה חמורה! </w:t>
      </w:r>
    </w:p>
    <w:p>
      <w:pPr>
        <w:pStyle w:val="38"/>
        <w:rPr>
          <w:ins w:id="100888" w:author="מנוע מכני" w:date="2026-10-11T12:04:39Z"/>
        </w:rPr>
      </w:pPr>
      <w:r w:rsidRPr="00B078C3">
        <w:t xml:space="preserve">אלא</w:t>
      </w:r>
    </w:p>
    <w:p w:rsidR="00E403F0" w:rsidRPr="00B078C3" w:rsidRDefault="00E403F0" w:rsidP="00E403F0">
      <w:pPr>
        <w:rPr>
          <w:rFonts w:ascii="FontbitDavid" w:hAnsi="FontbitDavid"/>
          <w:sz w:val="24"/>
          <w:rtl/>
        </w:rPr>
      </w:pPr>
      <w:del w:id="100889"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א</w:t>
      </w:r>
      <w:r>
        <w:rPr>
          <w:rStyle w:val="2fb"/>
          <w:rFonts w:ascii="FontbitDavid" w:hAnsi="FontbitDavid" w:hint="cs"/>
          <w:sz w:val="24"/>
          <w:rtl/>
        </w:rPr>
        <w:t xml:space="preserve">ר</w:t>
      </w:r>
      <w:ins w:id="92241" w:author="מנוע מכני" w:date="2026-10-11T12:04:39Z">
        <w:r>
          <w:rPr>
            <w:rStyle w:val="2fb"/>
            <w:rFonts w:ascii="FontbitDavid" w:hAnsi="FontbitDavid" w:hint="cs"/>
            <w:sz w:val="24"/>
            <w:rtl/>
          </w:rPr>
          <w:t xml:space="preserve">י"ו</w:t>
        </w:r>
      </w:ins>
      <w:del w:id="92242"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r>
        <w:rPr>
          <w:rStyle w:val="2fb"/>
          <w:rFonts w:ascii="FontbitDavid" w:hAnsi="FontbitDavid" w:hint="cs"/>
          <w:sz w:val="24"/>
          <w:rtl/>
        </w:rPr>
        <w:t xml:space="preserve">מרש</w:t>
      </w:r>
      <w:ins w:id="92243" w:author="מנוע מכני" w:date="2026-10-11T12:04:39Z">
        <w:r>
          <w:rPr>
            <w:rStyle w:val="2fb"/>
            <w:rFonts w:ascii="FontbitDavid" w:hAnsi="FontbitDavid" w:hint="cs"/>
            <w:sz w:val="24"/>
            <w:rtl/>
          </w:rPr>
          <w:t xml:space="preserve">ב"י</w:t>
        </w:r>
      </w:ins>
      <w:del w:id="92244" w:author="מנוע מכני" w:date="2026-10-11T12:04:39Z">
        <w:r>
          <w:rPr>
            <w:rFonts w:ascii="FontbitDavid" w:hAnsi="FontbitDavid" w:hint="cs"/>
            <w:sz w:val="24"/>
            <w:rtl/>
          </w:rPr>
          <w:delText xml:space="preserve">ב''י</w:delText>
        </w:r>
      </w:del>
      <w:r w:rsidRPr="00B078C3">
        <w:rPr>
          <w:rFonts w:ascii="FontbitDavid" w:hAnsi="FontbitDavid"/>
          <w:sz w:val="24"/>
          <w:rtl/>
        </w:rPr>
        <w:t xml:space="preserve">, מה רוק - מתעגל ויוצא וחוזר ונבלע, אף כל - מתעגל ויוצא וחוזר ונבלע, </w:t>
      </w:r>
      <w:r w:rsidRPr="00017C1D">
        <w:rPr>
          <w:rFonts w:ascii="FontbitDavid" w:hAnsi="FontbitDavid"/>
          <w:spacing w:val="-6"/>
          <w:sz w:val="24"/>
          <w:rtl/>
        </w:rPr>
        <w:t>יצא דם - שאינו מתעגל ויוצא, יצא חלב שבאשה - שאע"פ שמתעגל ויוצא, אינו חוזר ונבלע.</w:t>
      </w:r>
    </w:p>
    <w:p w:rsidR="00E403F0" w:rsidRDefault="00E403F0" w:rsidP="00E403F0">
      <w:pPr>
        <w:rPr>
          <w:rFonts w:ascii="FontbitDavid" w:hAnsi="FontbitDavid"/>
          <w:sz w:val="24"/>
          <w:rtl/>
        </w:rPr>
      </w:pPr>
      <w:ins w:id="98505" w:author="מנוע מכני" w:date="2026-10-11T12:04:39Z">
        <w:r>
          <w:rPr>
            <w:rFonts w:ascii="FontbitDavid" w:hAnsi="FontbitDavid"/>
            <w:sz w:val="24"/>
            <w:rtl/>
          </w:rPr>
          <w:t xml:space="preserve">ונלמד</w:t>
        </w:r>
      </w:ins>
      <w:del w:id="98506" w:author="מנוע מכני" w:date="2026-10-11T12:04:39Z">
        <w:r w:rsidRPr="00B078C3">
          <w:rPr>
            <w:rFonts w:ascii="FontbitDavid" w:hAnsi="FontbitDavid"/>
            <w:sz w:val="24"/>
            <w:rtl/>
          </w:rPr>
          <w:delText xml:space="preserve">ונילף</w:delText>
        </w:r>
      </w:del>
      <w:r w:rsidRPr="00B078C3">
        <w:rPr>
          <w:rFonts w:ascii="FontbitDavid" w:hAnsi="FontbitDavid"/>
          <w:sz w:val="24"/>
          <w:rtl/>
        </w:rPr>
        <w:t xml:space="preserve"> מזובו: מה זובו שאין מתעגל ויוצא - מטמא, אף כל! </w:t>
      </w:r>
    </w:p>
    <w:p>
      <w:pPr>
        <w:pStyle w:val="38"/>
        <w:rPr>
          <w:ins w:id="100890" w:author="מנוע מכני" w:date="2026-10-11T12:04:39Z"/>
        </w:rPr>
      </w:pPr>
      <w:del w:id="101790" w:author="מנוע מכני" w:date="2026-10-11T12:04:39Z">
        <w:r>
          <w:delText xml:space="preserve">אמר </w:delText>
        </w:r>
      </w:del>
      <w:r>
        <w:t xml:space="preserve">רבא</w:t>
      </w:r>
      <w:r w:rsidRPr="00B078C3">
        <w:t xml:space="preserve">:</w:t>
      </w:r>
    </w:p>
    <w:p w:rsidR="00E403F0" w:rsidRPr="00B078C3" w:rsidRDefault="00E403F0" w:rsidP="00E403F0">
      <w:pPr>
        <w:rPr>
          <w:rFonts w:ascii="FontbitDavid" w:hAnsi="FontbitDavid"/>
          <w:sz w:val="24"/>
          <w:rtl/>
        </w:rPr>
      </w:pPr>
      <w:del w:id="1008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מזובו </w:t>
      </w:r>
      <w:ins w:id="94421" w:author="מנוע מכני" w:date="2026-10-11T12:04:39Z">
        <w:r>
          <w:rPr>
            <w:rFonts w:ascii="FontbitDavid" w:hAnsi="FontbitDavid"/>
            <w:sz w:val="24"/>
            <w:rtl/>
          </w:rPr>
          <w:t xml:space="preserve">אין</w:t>
        </w:r>
      </w:ins>
      <w:del w:id="94422"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 </w:t>
      </w:r>
      <w:ins w:id="90265" w:author="Claude - סמנטי" w:date="2026-10-11T12:19:29Z">
        <w:r>
          <w:rPr>
            <w:rFonts w:ascii="FontbitDavid" w:hAnsi="FontbitDavid"/>
            <w:sz w:val="24"/>
            <w:rtl/>
          </w:rPr>
          <w:t xml:space="preserve">ללמוד</w:t>
        </w:r>
      </w:ins>
      <w:del w:id="90266" w:author="Claude - סמנטי" w:date="2026-10-11T12:19:29Z">
        <w:r w:rsidRPr="00B078C3">
          <w:rPr>
            <w:rFonts w:ascii="FontbitDavid" w:hAnsi="FontbitDavid"/>
            <w:sz w:val="24"/>
            <w:rtl/>
          </w:rPr>
          <w:delText xml:space="preserve">למילף</w:delText>
        </w:r>
      </w:del>
      <w:r w:rsidRPr="00B078C3">
        <w:rPr>
          <w:rFonts w:ascii="FontbitDavid" w:hAnsi="FontbitDavid"/>
          <w:sz w:val="24"/>
          <w:rtl/>
        </w:rPr>
        <w:t xml:space="preserve"> - שכן גורם טומאה לאחרים.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87" w:author="קלוד" w:date="2026-10-11T12:23:38Z"/>
        </w:rPr>
      </w:pPr>
      <w:ins w:id="90188" w:author="קלוד" w:date="2026-10-11T12:23:38Z">
        <w:r>
          <w:rPr>
            <w:color w:val="7B3F00"/>
          </w:rPr>
          <w:t xml:space="preserve">שרץ שיבש ושלדו קיימת - טמא</w:t>
        </w:r>
      </w:ins>
    </w:p>
    <w:p>
      <w:pPr>
        <w:pStyle w:val="38"/>
        <w:rPr>
          <w:ins w:id="100892" w:author="מנוע מכני" w:date="2026-10-11T12:04:39Z"/>
        </w:rPr>
      </w:pPr>
      <w:r w:rsidRPr="00B078C3">
        <w:t xml:space="preserve">והשרץ, </w:t>
      </w:r>
      <w:r w:rsidRPr="00B078C3">
        <w:t xml:space="preserve">אמר</w:t>
      </w:r>
      <w:r w:rsidRPr="00B078C3">
        <w:t xml:space="preserve"> </w:t>
      </w:r>
      <w:ins w:id="92245" w:author="מנוע מכני" w:date="2026-10-11T12:04:39Z">
        <w:r>
          <w:t xml:space="preserve">ר"ל</w:t>
        </w:r>
      </w:ins>
      <w:del w:id="92246" w:author="מנוע מכני" w:date="2026-10-11T12:04:39Z">
        <w:r w:rsidRPr="00B078C3">
          <w:delText xml:space="preserve">ר''ל</w:delText>
        </w:r>
      </w:del>
      <w:r w:rsidRPr="00B078C3">
        <w:t xml:space="preserve">:</w:t>
      </w:r>
    </w:p>
    <w:p w:rsidR="00E403F0" w:rsidRPr="00B078C3" w:rsidRDefault="00E403F0" w:rsidP="00E403F0">
      <w:pPr>
        <w:rPr>
          <w:rFonts w:ascii="FontbitDavid" w:hAnsi="FontbitDavid"/>
          <w:sz w:val="24"/>
          <w:rtl/>
        </w:rPr>
      </w:pPr>
      <w:del w:id="10089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שרץ שיבש ושלדו קיימת - טמא.</w:t>
      </w:r>
    </w:p>
    <w:p w:rsidR="00E403F0" w:rsidRDefault="00E403F0" w:rsidP="00E403F0">
      <w:pPr>
        <w:rPr>
          <w:rFonts w:ascii="FontbitDavid" w:hAnsi="FontbitDavid"/>
          <w:sz w:val="24"/>
          <w:rtl/>
        </w:rPr>
      </w:pPr>
      <w:r w:rsidRPr="00B078C3">
        <w:rPr>
          <w:rFonts w:ascii="FontbitDavid" w:hAnsi="FontbitDavid"/>
          <w:sz w:val="24"/>
          <w:rtl/>
        </w:rPr>
        <w:t xml:space="preserve">והאנן </w:t>
      </w:r>
      <w:r w:rsidRPr="00B078C3">
        <w:rPr>
          <w:rFonts w:ascii="FontbitDavid" w:hAnsi="FontbitDavid"/>
          <w:sz w:val="24"/>
          <w:rtl/>
        </w:rPr>
        <w:t xml:space="preserve">תנן</w:t>
      </w:r>
      <w:r w:rsidRPr="00B078C3">
        <w:rPr>
          <w:rFonts w:ascii="FontbitDavid" w:hAnsi="FontbitDavid"/>
          <w:sz w:val="24"/>
          <w:rtl/>
        </w:rPr>
        <w:t xml:space="preserve">: מטמאין לחין ואין מטמאין יבשין! </w:t>
      </w:r>
    </w:p>
    <w:p>
      <w:pPr>
        <w:pStyle w:val="38"/>
        <w:rPr>
          <w:ins w:id="100894" w:author="מנוע מכני" w:date="2026-10-11T12:04:39Z"/>
        </w:rPr>
      </w:pPr>
      <w:r w:rsidRPr="00900D7E">
        <w:t xml:space="preserve">א</w:t>
      </w:r>
      <w:ins w:id="92247" w:author="מנוע מכני" w:date="2026-10-11T12:04:39Z">
        <w:r>
          <w:t xml:space="preserve">ר"ז</w:t>
        </w:r>
      </w:ins>
      <w:del w:id="92248" w:author="מנוע מכני" w:date="2026-10-11T12:04:39Z">
        <w:r w:rsidRPr="00900D7E">
          <w:delText xml:space="preserve">ר''ז</w:delText>
        </w:r>
      </w:del>
      <w:r w:rsidRPr="00900D7E">
        <w:t xml:space="preserve">:</w:t>
      </w:r>
    </w:p>
    <w:p w:rsidR="00E403F0" w:rsidRPr="00900D7E" w:rsidRDefault="00E403F0" w:rsidP="00E403F0">
      <w:pPr>
        <w:pStyle w:val="a2"/>
        <w:numPr>
          <w:ilvl w:val="0"/>
          <w:numId w:val="2"/>
        </w:numPr>
        <w:rPr>
          <w:rtl/>
        </w:rPr>
      </w:pPr>
      <w:del w:id="100895" w:author="מנוע מכני" w:date="2026-10-11T12:04:39Z">
        <w:r w:rsidRPr="00900D7E">
          <w:rPr>
            <w:rtl/>
          </w:rPr>
          <w:delText xml:space="preserve"> </w:delText>
        </w:r>
      </w:del>
      <w:r w:rsidRPr="00900D7E">
        <w:rPr>
          <w:rtl/>
        </w:rPr>
        <w:t xml:space="preserve">לא</w:t>
      </w:r>
      <w:r w:rsidRPr="00900D7E">
        <w:rPr>
          <w:rtl/>
        </w:rPr>
        <w:t xml:space="preserve"> </w:t>
      </w:r>
      <w:ins w:id="97201" w:author="מנוע מכני" w:date="2026-10-11T12:04:39Z">
        <w:r>
          <w:rPr>
            <w:rtl/>
          </w:rPr>
          <w:t xml:space="preserve">קשה</w:t>
        </w:r>
      </w:ins>
      <w:del w:id="97202" w:author="מנוע מכני" w:date="2026-10-11T12:04:39Z">
        <w:r w:rsidRPr="00900D7E">
          <w:rPr>
            <w:rtl/>
          </w:rPr>
          <w:delText xml:space="preserve">קשיא</w:delText>
        </w:r>
      </w:del>
      <w:r w:rsidRPr="00900D7E">
        <w:rPr>
          <w:rtl/>
        </w:rPr>
        <w:t xml:space="preserve">, הא - בכולן, הא - במקצתן.</w:t>
      </w:r>
    </w:p>
    <w:p w:rsidR="00E403F0" w:rsidRPr="00B078C3" w:rsidRDefault="00E403F0" w:rsidP="00E403F0">
      <w:pPr>
        <w:rPr>
          <w:rFonts w:ascii="FontbitDavid" w:hAnsi="FontbitDavid"/>
          <w:sz w:val="24"/>
          <w:rtl/>
        </w:rPr>
      </w:pPr>
      <w:r w:rsidRPr="00B078C3">
        <w:rPr>
          <w:rFonts w:ascii="FontbitDavid" w:hAnsi="FontbitDavid"/>
          <w:sz w:val="24"/>
          <w:rtl/>
        </w:rPr>
        <w:t xml:space="preserve">דתניא</w:t>
      </w:r>
      <w:r w:rsidRPr="00B078C3">
        <w:rPr>
          <w:rFonts w:ascii="FontbitDavid" w:hAnsi="FontbitDavid"/>
          <w:sz w:val="24"/>
          <w:rtl/>
        </w:rPr>
        <w:t xml:space="preserve">, א"ר יצחק ברבי ביסנא </w:t>
      </w:r>
      <w:ins w:id="92249" w:author="מנוע מכני" w:date="2026-10-11T12:04:39Z">
        <w:r>
          <w:rPr>
            <w:rFonts w:ascii="FontbitDavid" w:hAnsi="FontbitDavid"/>
            <w:sz w:val="24"/>
            <w:rtl/>
          </w:rPr>
          <w:t xml:space="preserve">א"ר</w:t>
        </w:r>
      </w:ins>
      <w:del w:id="92250"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 שמעון בן יוחי: בהם, יכול בכולן - </w:t>
      </w:r>
      <w:r w:rsidRPr="00B078C3">
        <w:rPr>
          <w:rFonts w:ascii="FontbitDavid" w:hAnsi="FontbitDavid"/>
          <w:sz w:val="24"/>
          <w:rtl/>
        </w:rPr>
        <w:t xml:space="preserve">ת"ל</w:t>
      </w:r>
      <w:r w:rsidRPr="00B078C3">
        <w:rPr>
          <w:rFonts w:ascii="FontbitDavid" w:hAnsi="FontbitDavid"/>
          <w:sz w:val="24"/>
          <w:rtl/>
        </w:rPr>
        <w:t xml:space="preserve"> מהם.</w:t>
      </w:r>
    </w:p>
    <w:p w:rsidR="00E403F0" w:rsidRPr="00B078C3" w:rsidRDefault="00E403F0" w:rsidP="00E403F0">
      <w:pPr>
        <w:rPr>
          <w:rFonts w:ascii="FontbitDavid" w:hAnsi="FontbitDavid"/>
          <w:sz w:val="24"/>
          <w:rtl/>
        </w:rPr>
      </w:pPr>
      <w:ins w:id="97545" w:author="מנוע מכני" w:date="2026-10-11T12:04:39Z">
        <w:r>
          <w:rPr>
            <w:rFonts w:ascii="FontbitDavid" w:hAnsi="FontbitDavid"/>
            <w:sz w:val="24"/>
            <w:rtl/>
          </w:rPr>
          <w:t xml:space="preserve">אם </w:t>
        </w:r>
      </w:ins>
      <w:del w:id="9754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מהם - יכול במקצתן, תלמוד לומר - בהם.</w:t>
      </w:r>
    </w:p>
    <w:p>
      <w:pPr>
        <w:pStyle w:val="38"/>
        <w:rPr>
          <w:ins w:id="100896" w:author="מנוע מכני" w:date="2026-10-11T12:04:39Z"/>
        </w:rPr>
      </w:pPr>
      <w:r w:rsidRPr="00B078C3">
        <w:t xml:space="preserve">הא כיצד?</w:t>
      </w:r>
    </w:p>
    <w:p w:rsidR="00E403F0" w:rsidRPr="00B078C3" w:rsidRDefault="00E403F0" w:rsidP="00E403F0">
      <w:pPr>
        <w:rPr>
          <w:rFonts w:ascii="FontbitDavid" w:hAnsi="FontbitDavid"/>
          <w:sz w:val="24"/>
          <w:rtl/>
        </w:rPr>
      </w:pPr>
      <w:del w:id="10089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כאן - בלח, כאן - ביבש.</w:t>
      </w:r>
    </w:p>
    <w:p w:rsidR="00E403F0" w:rsidRPr="00B078C3" w:rsidRDefault="00E403F0" w:rsidP="00E403F0">
      <w:pPr>
        <w:ind w:left="1275"/>
        <w:rPr>
          <w:rFonts w:ascii="FontbitDavid" w:hAnsi="FontbitDavid"/>
          <w:sz w:val="24"/>
          <w:rtl/>
        </w:rPr>
      </w:pPr>
      <w:ins w:id="92251" w:author="מנוע מכני" w:date="2026-10-11T12:04:39Z">
        <w:r>
          <w:rPr>
            <w:rFonts w:ascii="FontbitDavid" w:hAnsi="FontbitDavid"/>
            <w:sz w:val="24"/>
            <w:rtl/>
          </w:rPr>
          <w:t xml:space="preserve">א"ר</w:t>
        </w:r>
      </w:ins>
      <w:del w:id="9225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א: </w:t>
      </w:r>
      <w:ins w:id="96071" w:author="מנוע מכני" w:date="2026-10-11T12:04:39Z">
        <w:r>
          <w:rPr>
            <w:rFonts w:ascii="FontbitDavid" w:hAnsi="FontbitDavid"/>
            <w:sz w:val="24"/>
            <w:rtl/>
          </w:rPr>
          <w:t xml:space="preserve">אלו</w:t>
        </w:r>
      </w:ins>
      <w:del w:id="96072"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זבוגי דמחוזא, כי שלדן קיימת - טמאין.</w:t>
      </w:r>
    </w:p>
    <w:p>
      <w:pPr>
        <w:pStyle w:val="38"/>
        <w:rPr>
          <w:ins w:id="100898" w:author="מנוע מכני" w:date="2026-10-11T12:04:39Z"/>
        </w:rPr>
      </w:pPr>
      <w:r w:rsidRPr="00B078C3">
        <w:t xml:space="preserve">ואמר </w:t>
      </w:r>
      <w:ins w:id="92253" w:author="מנוע מכני" w:date="2026-10-11T12:04:39Z">
        <w:r>
          <w:t xml:space="preserve">ר"ל</w:t>
        </w:r>
      </w:ins>
      <w:del w:id="92254" w:author="מנוע מכני" w:date="2026-10-11T12:04:39Z">
        <w:r w:rsidRPr="00B078C3">
          <w:delText xml:space="preserve">ר''ל</w:delText>
        </w:r>
      </w:del>
      <w:r w:rsidRPr="00B078C3">
        <w:t xml:space="preserve">:</w:t>
      </w:r>
    </w:p>
    <w:p w:rsidR="00E403F0" w:rsidRPr="00B078C3" w:rsidRDefault="00E403F0" w:rsidP="00E403F0">
      <w:pPr>
        <w:ind w:left="1275"/>
        <w:rPr>
          <w:rFonts w:ascii="FontbitDavid" w:hAnsi="FontbitDavid"/>
          <w:sz w:val="24"/>
          <w:rtl/>
        </w:rPr>
      </w:pPr>
      <w:del w:id="10089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שרץ שנשרף ושלדו קיימת - טמא.</w:t>
      </w:r>
    </w:p>
    <w:p>
      <w:pPr>
        <w:pStyle w:val="38"/>
        <w:rPr>
          <w:ins w:id="100900" w:author="מנוע מכני" w:date="2026-10-11T12:04:39Z"/>
        </w:rPr>
      </w:pPr>
      <w:r w:rsidRPr="00027215">
        <w:t xml:space="preserve">מיתיבי:</w:t>
      </w:r>
    </w:p>
    <w:p w:rsidR="00E403F0" w:rsidRPr="00027215" w:rsidRDefault="00E403F0" w:rsidP="00E403F0">
      <w:pPr>
        <w:pStyle w:val="a3"/>
        <w:rPr>
          <w:spacing w:val="-8"/>
          <w:rtl/>
        </w:rPr>
      </w:pPr>
      <w:del w:id="100901" w:author="מנוע מכני" w:date="2026-10-11T12:04:39Z">
        <w:r w:rsidRPr="00027215">
          <w:rPr>
            <w:spacing w:val="-8"/>
            <w:rtl/>
          </w:rPr>
          <w:delText xml:space="preserve"> </w:delText>
        </w:r>
      </w:del>
      <w:r w:rsidRPr="00027215">
        <w:rPr>
          <w:spacing w:val="-8"/>
          <w:rtl/>
        </w:rPr>
        <w:t xml:space="preserve">נמצא שרץ שרוף על גבי הזיתים, וכן מטלית המהוהא - טהורין, שכל הטמאות כשעת מציאתן! </w:t>
      </w:r>
    </w:p>
    <w:p>
      <w:pPr>
        <w:pStyle w:val="38"/>
        <w:rPr>
          <w:ins w:id="100902" w:author="מנוע מכני" w:date="2026-10-11T12:04:39Z"/>
        </w:rPr>
      </w:pPr>
      <w:r w:rsidRPr="00B078C3">
        <w:t xml:space="preserve">א"ר זירא:</w:t>
      </w:r>
    </w:p>
    <w:p w:rsidR="00E403F0" w:rsidRDefault="00E403F0" w:rsidP="00E403F0">
      <w:pPr>
        <w:rPr>
          <w:rFonts w:ascii="FontbitDavid" w:hAnsi="FontbitDavid"/>
          <w:sz w:val="24"/>
          <w:rtl/>
        </w:rPr>
      </w:pPr>
      <w:del w:id="10090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w:t>
      </w:r>
      <w:ins w:id="97203" w:author="מנוע מכני" w:date="2026-10-11T12:04:39Z">
        <w:r>
          <w:rPr>
            <w:rFonts w:ascii="FontbitDavid" w:hAnsi="FontbitDavid"/>
            <w:sz w:val="24"/>
            <w:rtl/>
          </w:rPr>
          <w:t xml:space="preserve">קשה</w:t>
        </w:r>
      </w:ins>
      <w:del w:id="97204"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הא - בכולן, הא - במקצתן, </w:t>
      </w:r>
      <w:r w:rsidRPr="00B078C3">
        <w:rPr>
          <w:rFonts w:ascii="FontbitDavid" w:hAnsi="FontbitDavid"/>
          <w:sz w:val="24"/>
          <w:rtl/>
        </w:rPr>
        <w:t xml:space="preserve">דתניא</w:t>
      </w:r>
      <w:r w:rsidRPr="00B078C3">
        <w:rPr>
          <w:rFonts w:ascii="FontbitDavid" w:hAnsi="FontbitDavid"/>
          <w:sz w:val="24"/>
          <w:rtl/>
        </w:rPr>
        <w:t xml:space="preserve">, </w:t>
      </w:r>
    </w:p>
    <w:p>
      <w:pPr>
        <w:pStyle w:val="38"/>
        <w:rPr>
          <w:ins w:id="100904" w:author="מנוע מכני" w:date="2026-10-11T12:04:39Z"/>
        </w:rPr>
      </w:pPr>
      <w:r>
        <w:t xml:space="preserve">ארי</w:t>
      </w:r>
      <w:ins w:id="92255" w:author="מנוע מכני" w:date="2026-10-11T12:04:39Z">
        <w:r>
          <w:t xml:space="preserve">ב"ב</w:t>
        </w:r>
      </w:ins>
      <w:del w:id="92256" w:author="מנוע מכני" w:date="2026-10-11T12:04:39Z">
        <w:r>
          <w:delText xml:space="preserve">ב''ב</w:delText>
        </w:r>
      </w:del>
      <w:r>
        <w:t xml:space="preserve"> מרש</w:t>
      </w:r>
      <w:ins w:id="92257" w:author="מנוע מכני" w:date="2026-10-11T12:04:39Z">
        <w:r>
          <w:t xml:space="preserve">ב"י</w:t>
        </w:r>
      </w:ins>
      <w:del w:id="92258" w:author="מנוע מכני" w:date="2026-10-11T12:04:39Z">
        <w:r>
          <w:delText xml:space="preserve">ב''י</w:delText>
        </w:r>
      </w:del>
      <w:ins w:id="97313" w:author="מנוע מכני" w:date="2026-10-11T12:04:39Z">
        <w:r>
          <w:t xml:space="preserve">:</w:t>
        </w:r>
      </w:ins>
    </w:p>
    <w:p w:rsidR="00E403F0" w:rsidRPr="00B078C3" w:rsidRDefault="00E403F0" w:rsidP="00E403F0">
      <w:pPr>
        <w:rPr>
          <w:rFonts w:ascii="FontbitDavid" w:hAnsi="FontbitDavid"/>
          <w:sz w:val="24"/>
          <w:rtl/>
        </w:rPr>
      </w:pPr>
      <w:del w:id="97314"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del w:id="10090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בהם, יכול בכולן - </w:t>
      </w:r>
      <w:r w:rsidRPr="00B078C3">
        <w:rPr>
          <w:rFonts w:ascii="FontbitDavid" w:hAnsi="FontbitDavid"/>
          <w:sz w:val="24"/>
          <w:rtl/>
        </w:rPr>
        <w:t xml:space="preserve">ת"ל</w:t>
      </w:r>
      <w:r w:rsidRPr="00B078C3">
        <w:rPr>
          <w:rFonts w:ascii="FontbitDavid" w:hAnsi="FontbitDavid"/>
          <w:sz w:val="24"/>
          <w:rtl/>
        </w:rPr>
        <w:t xml:space="preserve"> מהם, </w:t>
      </w:r>
      <w:ins w:id="97547" w:author="מנוע מכני" w:date="2026-10-11T12:04:39Z">
        <w:r>
          <w:rPr>
            <w:rFonts w:ascii="FontbitDavid" w:hAnsi="FontbitDavid"/>
            <w:sz w:val="24"/>
            <w:rtl/>
          </w:rPr>
          <w:t xml:space="preserve">אם </w:t>
        </w:r>
      </w:ins>
      <w:del w:id="97548"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מהם - יכול במקצתן, </w:t>
      </w:r>
      <w:r w:rsidRPr="00B078C3">
        <w:rPr>
          <w:rFonts w:ascii="FontbitDavid" w:hAnsi="FontbitDavid"/>
          <w:sz w:val="24"/>
          <w:rtl/>
        </w:rPr>
        <w:t xml:space="preserve">ת"ל</w:t>
      </w:r>
      <w:r w:rsidRPr="00B078C3">
        <w:rPr>
          <w:rFonts w:ascii="FontbitDavid" w:hAnsi="FontbitDavid"/>
          <w:sz w:val="24"/>
          <w:rtl/>
        </w:rPr>
        <w:t xml:space="preserve"> - בהם.</w:t>
      </w:r>
    </w:p>
    <w:p w:rsidR="00E403F0" w:rsidRPr="00B078C3" w:rsidRDefault="00E403F0" w:rsidP="00E403F0">
      <w:pPr>
        <w:rPr>
          <w:rFonts w:ascii="FontbitDavid" w:hAnsi="FontbitDavid"/>
          <w:sz w:val="24"/>
          <w:rtl/>
        </w:rPr>
      </w:pPr>
      <w:r w:rsidRPr="00B078C3">
        <w:rPr>
          <w:rFonts w:ascii="FontbitDavid" w:hAnsi="FontbitDavid"/>
          <w:sz w:val="24"/>
          <w:rtl/>
        </w:rPr>
        <w:t>הא כיצד, כאן - בשרוף, כאן - בשאינו שרוף.</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85" w:author="קלוד" w:date="2026-10-11T12:23:38Z"/>
        </w:rPr>
      </w:pPr>
      <w:ins w:id="90186" w:author="קלוד" w:date="2026-10-11T12:23:38Z">
        <w:r>
          <w:rPr>
            <w:color w:val="7B3F00"/>
          </w:rPr>
          <w:t xml:space="preserve">'לחין' - מקורו בזב, רוק, שרץ, שכבת זרע ונבלה</w:t>
        </w:r>
      </w:ins>
    </w:p>
    <w:p w:rsidR="00E403F0" w:rsidRPr="00B078C3" w:rsidRDefault="00E403F0" w:rsidP="00E403F0">
      <w:pPr>
        <w:rPr>
          <w:rFonts w:ascii="FontbitDavid" w:hAnsi="FontbitDavid"/>
          <w:sz w:val="24"/>
          <w:rtl/>
        </w:rPr>
      </w:pPr>
      <w:r w:rsidRPr="00B078C3">
        <w:rPr>
          <w:rFonts w:ascii="FontbitDavid" w:hAnsi="FontbitDavid"/>
          <w:sz w:val="24"/>
          <w:rtl/>
        </w:rPr>
        <w:t>מטמאין לחין.</w:t>
      </w:r>
    </w:p>
    <w:p w:rsidR="00E403F0" w:rsidRPr="00B078C3" w:rsidRDefault="00E403F0" w:rsidP="00E403F0">
      <w:pPr>
        <w:rPr>
          <w:rFonts w:ascii="FontbitDavid" w:hAnsi="FontbitDavid"/>
          <w:sz w:val="24"/>
          <w:rtl/>
        </w:rPr>
      </w:pPr>
      <w:r w:rsidRPr="00B078C3">
        <w:rPr>
          <w:rFonts w:ascii="FontbitDavid" w:hAnsi="FontbitDavid"/>
          <w:sz w:val="24"/>
          <w:rtl/>
        </w:rPr>
        <w:t>זב דכתיב - רר בשרו.</w:t>
      </w:r>
    </w:p>
    <w:p w:rsidR="00E403F0" w:rsidRPr="00B078C3" w:rsidRDefault="00E403F0" w:rsidP="00E403F0">
      <w:pPr>
        <w:rPr>
          <w:rFonts w:ascii="FontbitDavid" w:hAnsi="FontbitDavid"/>
          <w:sz w:val="24"/>
          <w:rtl/>
        </w:rPr>
      </w:pPr>
      <w:r w:rsidRPr="00B078C3">
        <w:rPr>
          <w:rFonts w:ascii="FontbitDavid" w:hAnsi="FontbitDavid"/>
          <w:sz w:val="24"/>
          <w:rtl/>
        </w:rPr>
        <w:t xml:space="preserve">כיחו וניעו ורוקו </w:t>
      </w:r>
      <w:r>
        <w:rPr>
          <w:rFonts w:ascii="FontbitDavid" w:hAnsi="FontbitDavid"/>
          <w:sz w:val="24"/>
          <w:rtl/>
        </w:rPr>
        <w:t>–</w:t>
      </w:r>
      <w:r w:rsidRPr="00B078C3">
        <w:rPr>
          <w:rFonts w:ascii="FontbitDavid" w:hAnsi="FontbitDavid"/>
          <w:sz w:val="24"/>
          <w:rtl/>
        </w:rPr>
        <w:t xml:space="preserve"> ד</w:t>
      </w:r>
      <w:r>
        <w:rPr>
          <w:rFonts w:ascii="FontbitDavid" w:hAnsi="FontbitDavid" w:hint="cs"/>
          <w:sz w:val="24"/>
          <w:rtl/>
        </w:rPr>
        <w:t>'</w:t>
      </w:r>
      <w:ins w:id="90613" w:author="Claude - סמנטי" w:date="2026-10-11T12:19:29Z">
        <w:r>
          <w:rPr>
            <w:rStyle w:val="afffff0"/>
            <w:rFonts w:ascii="FontbitDavid" w:hAnsi="FontbitDavid"/>
            <w:sz w:val="24"/>
            <w:rtl/>
          </w:rPr>
          <w:t xml:space="preserve">כִּי יָרוֹק הַזָּב</w:t>
        </w:r>
      </w:ins>
      <w:del w:id="90614" w:author="Claude - סמנטי" w:date="2026-10-11T12:19:29Z">
        <w:r w:rsidRPr="00B078C3">
          <w:rPr>
            <w:rFonts w:ascii="FontbitDavid" w:hAnsi="FontbitDavid"/>
            <w:sz w:val="24"/>
            <w:rtl/>
          </w:rPr>
          <w:delText xml:space="preserve">כי ירוק הזב</w:delText>
        </w:r>
      </w:del>
      <w:r>
        <w:rPr>
          <w:rFonts w:ascii="FontbitDavid" w:hAnsi="FontbitDavid" w:hint="cs"/>
          <w:sz w:val="24"/>
          <w:rtl/>
        </w:rPr>
        <w:t>'</w:t>
      </w:r>
      <w:r w:rsidRPr="00B078C3">
        <w:rPr>
          <w:rFonts w:ascii="FontbitDavid" w:hAnsi="FontbitDavid"/>
          <w:sz w:val="24"/>
          <w:rtl/>
        </w:rPr>
        <w:t xml:space="preserve"> - כעין רוק.</w:t>
      </w:r>
    </w:p>
    <w:p w:rsidR="00E403F0" w:rsidRPr="00B078C3" w:rsidRDefault="00E403F0" w:rsidP="00E403F0">
      <w:pPr>
        <w:rPr>
          <w:rFonts w:ascii="FontbitDavid" w:hAnsi="FontbitDavid"/>
          <w:sz w:val="24"/>
          <w:rtl/>
        </w:rPr>
      </w:pPr>
      <w:r w:rsidRPr="00B078C3">
        <w:rPr>
          <w:rFonts w:ascii="FontbitDavid" w:hAnsi="FontbitDavid"/>
          <w:sz w:val="24"/>
          <w:rtl/>
        </w:rPr>
        <w:lastRenderedPageBreak/>
        <w:t xml:space="preserve">שרץ - במותם </w:t>
      </w:r>
      <w:r w:rsidRPr="00B078C3">
        <w:rPr>
          <w:rFonts w:ascii="FontbitDavid" w:hAnsi="FontbitDavid"/>
          <w:sz w:val="24"/>
          <w:rtl/>
        </w:rPr>
        <w:lastRenderedPageBreak/>
        <w:t xml:space="preserve">אמר</w:t>
      </w:r>
      <w:r w:rsidRPr="00B078C3">
        <w:rPr>
          <w:rFonts w:ascii="FontbitDavid" w:hAnsi="FontbitDavid"/>
          <w:sz w:val="24"/>
          <w:rtl/>
        </w:rPr>
        <w:lastRenderedPageBreak/>
        <w:t xml:space="preserve"> </w:t>
      </w:r>
      <w:ins w:id="96073" w:author="מנוע מכני" w:date="2026-10-11T12:04:39Z">
        <w:r>
          <w:rPr>
            <w:rFonts w:ascii="FontbitDavid" w:hAnsi="FontbitDavid"/>
            <w:sz w:val="24"/>
            <w:rtl/>
          </w:rPr>
          <w:t xml:space="preserve">התורה</w:t>
        </w:r>
      </w:ins>
      <w:del w:id="96074" w:author="מנוע מכני" w:date="2026-10-11T12:04:39Z">
        <w:r w:rsidRPr="00B078C3">
          <w:rPr>
            <w:rFonts w:ascii="FontbitDavid" w:hAnsi="FontbitDavid"/>
            <w:sz w:val="24"/>
            <w:rtl/>
          </w:rPr>
          <w:lastRenderedPageBreak/>
          <w:delText xml:space="preserve">רחמנא</w:delText>
        </w:r>
      </w:del>
      <w:r w:rsidRPr="00B078C3">
        <w:rPr>
          <w:rFonts w:ascii="FontbitDavid" w:hAnsi="FontbitDavid"/>
          <w:sz w:val="24"/>
          <w:rtl/>
        </w:rPr>
        <w:lastRenderedPageBreak/>
        <w:t xml:space="preserve">, כעין מיתה.</w:t>
      </w:r>
    </w:p>
    <w:p w:rsidR="00E403F0" w:rsidRPr="00B078C3" w:rsidRDefault="00E403F0" w:rsidP="00E403F0">
      <w:pPr>
        <w:rPr>
          <w:rFonts w:ascii="FontbitDavid" w:hAnsi="FontbitDavid"/>
          <w:sz w:val="24"/>
          <w:rtl/>
        </w:rPr>
      </w:pPr>
      <w:r w:rsidRPr="00B078C3">
        <w:rPr>
          <w:rFonts w:ascii="FontbitDavid" w:hAnsi="FontbitDavid"/>
          <w:sz w:val="24"/>
          <w:rtl/>
        </w:rPr>
        <w:t>שכבת זרע - הראויה להזריע.</w:t>
      </w:r>
    </w:p>
    <w:p w:rsidR="00E403F0" w:rsidRPr="00B078C3" w:rsidRDefault="00E403F0" w:rsidP="00E403F0">
      <w:pPr>
        <w:rPr>
          <w:rFonts w:ascii="FontbitDavid" w:hAnsi="FontbitDavid"/>
          <w:sz w:val="24"/>
          <w:rtl/>
        </w:rPr>
      </w:pPr>
      <w:r w:rsidRPr="00B078C3">
        <w:rPr>
          <w:rFonts w:ascii="FontbitDavid" w:hAnsi="FontbitDavid"/>
          <w:sz w:val="24"/>
          <w:rtl/>
        </w:rPr>
        <w:t>נבלה - דכתיב, כי ימות - כעין מיתה.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83" w:author="קלוד" w:date="2026-10-11T12:23:38Z"/>
        </w:rPr>
      </w:pPr>
      <w:ins w:id="90184" w:author="קלוד" w:date="2026-10-11T12:23:38Z">
        <w:r>
          <w:rPr>
            <w:color w:val="7B3F00"/>
          </w:rPr>
          <w:t xml:space="preserve">האם שרייה בפושרין - תחילתו וסופו, או תחילתו בלבד?</w:t>
        </w:r>
      </w:ins>
    </w:p>
    <w:p w:rsidR="00E403F0" w:rsidRDefault="00E403F0" w:rsidP="00E403F0">
      <w:pPr>
        <w:rPr>
          <w:rFonts w:ascii="FontbitDavid" w:hAnsi="FontbitDavid"/>
          <w:sz w:val="24"/>
          <w:rtl/>
        </w:rPr>
      </w:pPr>
      <w:r w:rsidRPr="00B078C3">
        <w:rPr>
          <w:rFonts w:ascii="FontbitDavid" w:hAnsi="FontbitDavid"/>
          <w:sz w:val="24"/>
          <w:rtl/>
        </w:rPr>
        <w:t xml:space="preserve">אם יכולין להשרות: בעי </w:t>
      </w:r>
      <w:r w:rsidRPr="00B078C3">
        <w:rPr>
          <w:rStyle w:val="2fb"/>
          <w:rFonts w:ascii="FontbitDavid" w:hAnsi="FontbitDavid"/>
          <w:sz w:val="24"/>
          <w:rtl/>
        </w:rPr>
        <w:t xml:space="preserve">רבי ירמיה</w:t>
      </w:r>
      <w:r w:rsidRPr="00B078C3">
        <w:rPr>
          <w:rFonts w:ascii="FontbitDavid" w:hAnsi="FontbitDavid"/>
          <w:sz w:val="24"/>
          <w:rtl/>
        </w:rPr>
        <w:t xml:space="preserve">: תחילתו וסופו בפושרין, </w:t>
      </w:r>
    </w:p>
    <w:p w:rsidR="00E403F0" w:rsidRDefault="00E403F0" w:rsidP="00E403F0">
      <w:pPr>
        <w:rPr>
          <w:rFonts w:ascii="FontbitDavid" w:hAnsi="FontbitDavid"/>
          <w:sz w:val="24"/>
          <w:rtl/>
        </w:rPr>
      </w:pPr>
      <w:r w:rsidRPr="00111789">
        <w:rPr>
          <w:rFonts w:ascii="FontbitDavid" w:hAnsi="FontbitDavid"/>
          <w:b/>
          <w:bCs/>
          <w:sz w:val="24"/>
          <w:rtl/>
        </w:rPr>
        <w:t>או"ד</w:t>
      </w:r>
      <w:r w:rsidRPr="00B078C3">
        <w:rPr>
          <w:rFonts w:ascii="FontbitDavid" w:hAnsi="FontbitDavid"/>
          <w:sz w:val="24"/>
          <w:rtl/>
        </w:rPr>
        <w:t xml:space="preserve"> תחילתו </w:t>
      </w:r>
      <w:ins w:id="96409" w:author="מנוע מכני" w:date="2026-10-11T12:04:39Z">
        <w:r>
          <w:rPr>
            <w:rFonts w:ascii="FontbitDavid" w:hAnsi="FontbitDavid"/>
            <w:sz w:val="24"/>
            <w:rtl/>
          </w:rPr>
          <w:t xml:space="preserve">אף</w:t>
        </w:r>
      </w:ins>
      <w:del w:id="96410"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שאין סופו? </w:t>
      </w:r>
    </w:p>
    <w:p>
      <w:pPr>
        <w:pStyle w:val="38"/>
        <w:rPr>
          <w:ins w:id="101621" w:author="מנוע מכני" w:date="2026-10-11T12:04:39Z"/>
        </w:rPr>
      </w:pPr>
      <w:r w:rsidRPr="00B078C3">
        <w:t xml:space="preserve">ת"ש,</w:t>
      </w:r>
    </w:p>
    <w:p w:rsidR="00E403F0" w:rsidRPr="00B078C3" w:rsidRDefault="00E403F0" w:rsidP="00E403F0">
      <w:pPr>
        <w:pStyle w:val="a3"/>
        <w:rPr>
          <w:rtl/>
        </w:rPr>
      </w:pPr>
      <w:del w:id="101622" w:author="מנוע מכני" w:date="2026-10-11T12:04:39Z">
        <w:r w:rsidRPr="00B078C3">
          <w:rPr>
            <w:rtl/>
          </w:rPr>
          <w:delText xml:space="preserve"> </w:delText>
        </w:r>
      </w:del>
      <w:r w:rsidRPr="00B078C3">
        <w:rPr>
          <w:rtl/>
        </w:rPr>
        <w:t xml:space="preserve">דתניא</w:t>
      </w:r>
      <w:r w:rsidRPr="00B078C3">
        <w:rPr>
          <w:rtl/>
        </w:rPr>
        <w:t xml:space="preserve">, כמה היא שרייתן בפושרין? יהודה בן נקוסא אומר: מעת לעת, תחילתו </w:t>
      </w:r>
      <w:ins w:id="96411" w:author="מנוע מכני" w:date="2026-10-11T12:04:39Z">
        <w:r>
          <w:rPr>
            <w:rtl/>
          </w:rPr>
          <w:t xml:space="preserve">אף</w:t>
        </w:r>
      </w:ins>
      <w:del w:id="96412" w:author="מנוע מכני" w:date="2026-10-11T12:04:39Z">
        <w:r>
          <w:rPr>
            <w:rtl/>
          </w:rPr>
          <w:delText xml:space="preserve">אע"פ</w:delText>
        </w:r>
      </w:del>
      <w:r>
        <w:rPr>
          <w:rtl/>
        </w:rPr>
        <w:t xml:space="preserve"> </w:t>
      </w:r>
      <w:r w:rsidRPr="00B078C3">
        <w:rPr>
          <w:rtl/>
        </w:rPr>
        <w:t>שאין סופו.</w:t>
      </w:r>
    </w:p>
    <w:p>
      <w:pPr>
        <w:pStyle w:val="38"/>
        <w:rPr>
          <w:ins w:id="100906" w:author="מנוע מכני" w:date="2026-10-11T12:04:39Z"/>
        </w:rPr>
      </w:pPr>
      <w:r w:rsidRPr="00B078C3">
        <w:t xml:space="preserve">רשב"ג</w:t>
      </w:r>
      <w:del w:id="101791"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90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צריכין שיהו פושרין מעת לעת.</w:t>
      </w:r>
    </w:p>
    <w:p w:rsidR="00E403F0" w:rsidRPr="00B078C3" w:rsidRDefault="00E403F0" w:rsidP="00E403F0">
      <w:pPr>
        <w:jc w:val="center"/>
        <w:rPr>
          <w:del w:id="90138" w:author="מנוע עיצוב" w:date="2026-10-11T12:09:26Z"/>
          <w:rFonts w:ascii="FontbitDavid" w:hAnsi="FontbitDavid"/>
          <w:sz w:val="24"/>
          <w:rtl/>
        </w:rPr>
      </w:pPr>
      <w:del w:id="9013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23" w:author="קלוד" w:date="2026-10-11T09:07:21Z">
          <w:pPr>
            <w:pStyle w:val="affff1"/>
            <w:rPr>
              <w:rtl/>
            </w:rPr>
          </w:pPr>
        </w:pPrChange>
      </w:pPr>
      <w:ins w:id="9869" w:author="מספור קטעי משנה" w:date="2026-10-11T09:25:19Z">
        <w:r>
          <w:rPr>
            <w:rStyle w:val="MisparKeta"/>
          </w:rPr>
          <w:t xml:space="preserve">ד. </w:t>
        </w:r>
      </w:ins>
      <w:r w:rsidRPr="00B078C3">
        <w:rPr>
          <w:rtl/>
        </w:rPr>
        <w:t>רבי יוסי אומר בשר המת כו'.</w:t>
      </w:r>
    </w:p>
    <w:p>
      <w:pPr>
        <w:pStyle w:val="38"/>
        <w:rPr>
          <w:ins w:id="100908" w:author="מנוע מכני" w:date="2026-10-11T12:04:39Z"/>
        </w:rPr>
      </w:pPr>
      <w:del w:id="101792" w:author="מנוע מכני" w:date="2026-10-11T12:04:39Z">
        <w:r w:rsidRPr="00B078C3">
          <w:delText xml:space="preserve">אמר </w:delText>
        </w:r>
      </w:del>
      <w:r w:rsidRPr="00B078C3">
        <w:t xml:space="preserve">שמואל:</w:t>
      </w:r>
    </w:p>
    <w:p w:rsidR="00E403F0" w:rsidRPr="00B078C3" w:rsidRDefault="00E403F0" w:rsidP="00E403F0">
      <w:pPr>
        <w:rPr>
          <w:rFonts w:ascii="FontbitDavid" w:hAnsi="FontbitDavid"/>
          <w:sz w:val="24"/>
          <w:rtl/>
        </w:rPr>
      </w:pPr>
      <w:del w:id="1009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טהור מלטמא בכזית, אבל מטמא טומאת רקב.</w:t>
      </w:r>
    </w:p>
    <w:p>
      <w:pPr>
        <w:pStyle w:val="38"/>
        <w:rPr>
          <w:ins w:id="100910" w:author="מנוע מכני" w:date="2026-10-11T12:04:39Z"/>
        </w:rPr>
      </w:pPr>
      <w:r w:rsidRPr="00B078C3">
        <w:t xml:space="preserve">ת</w:t>
      </w:r>
      <w:ins w:id="92259" w:author="מנוע מכני" w:date="2026-10-11T12:04:39Z">
        <w:r>
          <w:t xml:space="preserve">נ"ה</w:t>
        </w:r>
      </w:ins>
      <w:del w:id="92260" w:author="מנוע מכני" w:date="2026-10-11T12:04:39Z">
        <w:r w:rsidRPr="00B078C3">
          <w:delText xml:space="preserve">נ''ה</w:delText>
        </w:r>
      </w:del>
      <w:r w:rsidRPr="00B078C3">
        <w:t xml:space="preserve">, רבי יוסי</w:t>
      </w:r>
      <w:del w:id="101793"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91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בשר המת שיבש ואין יכול לשרות ולחזור כמות שהיה - טהור מלטמא בכזית, אבל טמא טומאת רקב.</w:t>
      </w:r>
    </w:p>
    <w:p w:rsidR="00E403F0" w:rsidRPr="00B078C3" w:rsidRDefault="00E403F0" w:rsidP="00E403F0">
      <w:pPr>
        <w:jc w:val="center"/>
        <w:rPr>
          <w:del w:id="90140" w:author="מנוע עיצוב" w:date="2026-10-11T12:09:26Z"/>
          <w:rFonts w:ascii="FontbitDavid" w:hAnsi="FontbitDavid"/>
          <w:sz w:val="24"/>
          <w:rtl/>
        </w:rPr>
      </w:pPr>
      <w:del w:id="9013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24" w:author="קלוד" w:date="2026-10-11T09:07:21Z">
          <w:pPr>
            <w:pStyle w:val="affff1"/>
            <w:rPr>
              <w:rtl/>
            </w:rPr>
          </w:pPr>
        </w:pPrChange>
      </w:pPr>
      <w:ins w:id="9870" w:author="מספור קטעי משנה" w:date="2026-10-11T09:25:19Z">
        <w:r>
          <w:rPr>
            <w:rStyle w:val="MisparKeta"/>
          </w:rPr>
          <w:t xml:space="preserve">ו. </w:t>
        </w:r>
      </w:ins>
      <w:r w:rsidRPr="00B078C3">
        <w:rPr>
          <w:rtl/>
        </w:rPr>
        <w:t>גמ'.</w:t>
      </w:r>
    </w:p>
    <w:p>
      <w:pPr>
        <w:pStyle w:val="38"/>
        <w:rPr>
          <w:ins w:id="100912" w:author="מנוע מכני" w:date="2026-10-11T12:04:39Z"/>
        </w:rPr>
      </w:pPr>
      <w:r w:rsidRPr="00111789">
        <w:t>איבעיא</w:t>
      </w:r>
      <w:r w:rsidRPr="00B078C3">
        <w:t xml:space="preserve"> להו:</w:t>
      </w:r>
    </w:p>
    <w:p w:rsidR="00E403F0" w:rsidRPr="00B078C3" w:rsidRDefault="00E403F0" w:rsidP="00E403F0">
      <w:pPr>
        <w:rPr>
          <w:rFonts w:ascii="FontbitDavid" w:hAnsi="FontbitDavid"/>
          <w:sz w:val="24"/>
          <w:rtl/>
        </w:rPr>
      </w:pPr>
      <w:del w:id="10091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שעת כבוד חזקתו בדוק, </w:t>
      </w:r>
      <w:r w:rsidRPr="00111789">
        <w:rPr>
          <w:rFonts w:ascii="FontbitDavid" w:hAnsi="FontbitDavid"/>
          <w:b/>
          <w:bCs/>
          <w:sz w:val="24"/>
          <w:rtl/>
        </w:rPr>
        <w:t>או"ד</w:t>
      </w:r>
      <w:r w:rsidRPr="00B078C3">
        <w:rPr>
          <w:rFonts w:ascii="FontbitDavid" w:hAnsi="FontbitDavid"/>
          <w:sz w:val="24"/>
          <w:rtl/>
        </w:rPr>
        <w:t xml:space="preserve"> חזקתו מתכבד? </w:t>
      </w:r>
      <w:ins w:id="96075" w:author="מנוע מכני" w:date="2026-10-11T12:04:39Z">
        <w:r>
          <w:rPr>
            <w:rFonts w:ascii="FontbitDavid" w:hAnsi="FontbitDavid"/>
            <w:sz w:val="24"/>
            <w:rtl/>
          </w:rPr>
          <w:t xml:space="preserve">ומה</w:t>
        </w:r>
      </w:ins>
      <w:del w:id="96076" w:author="מנוע מכני" w:date="2026-10-11T12:04:39Z">
        <w:r w:rsidRPr="00B078C3">
          <w:rPr>
            <w:rFonts w:ascii="FontbitDavid" w:hAnsi="FontbitDavid"/>
            <w:sz w:val="24"/>
            <w:rtl/>
          </w:rPr>
          <w:delText xml:space="preserve">ומאי</w:delText>
        </w:r>
      </w:del>
      <w:r w:rsidRPr="00B078C3">
        <w:rPr>
          <w:rFonts w:ascii="FontbitDavid" w:hAnsi="FontbitDavid"/>
          <w:sz w:val="24"/>
          <w:rtl/>
        </w:rPr>
        <w:t xml:space="preserve"> </w:t>
      </w:r>
      <w:r w:rsidRPr="00B078C3">
        <w:rPr>
          <w:rFonts w:ascii="FontbitDavid" w:hAnsi="FontbitDavid"/>
          <w:sz w:val="24"/>
          <w:rtl/>
        </w:rPr>
        <w:t xml:space="preserve">נפ</w:t>
      </w:r>
      <w:ins w:id="92261" w:author="מנוע מכני" w:date="2026-10-11T12:04:39Z">
        <w:r>
          <w:rPr>
            <w:rFonts w:ascii="FontbitDavid" w:hAnsi="FontbitDavid"/>
            <w:sz w:val="24"/>
            <w:rtl/>
          </w:rPr>
          <w:t xml:space="preserve">ק"מ</w:t>
        </w:r>
      </w:ins>
      <w:del w:id="92262" w:author="מנוע מכני" w:date="2026-10-11T12:04:39Z">
        <w:r w:rsidRPr="00B078C3">
          <w:rPr>
            <w:rFonts w:ascii="FontbitDavid" w:hAnsi="FontbitDavid"/>
            <w:sz w:val="24"/>
            <w:rtl/>
          </w:rPr>
          <w:delText xml:space="preserve">ק</w:delText>
        </w:r>
        <w:r>
          <w:rPr>
            <w:rFonts w:ascii="FontbitDavid" w:hAnsi="FontbitDavid" w:hint="cs"/>
            <w:sz w:val="24"/>
            <w:rtl/>
          </w:rPr>
          <w:delText xml:space="preserve">''מ</w:delText>
        </w:r>
      </w:del>
      <w:r>
        <w:rPr>
          <w:rFonts w:ascii="FontbitDavid" w:hAnsi="FontbitDavid" w:hint="cs"/>
          <w:sz w:val="24"/>
          <w:rtl/>
        </w:rPr>
        <w:t xml:space="preserve"> </w:t>
      </w:r>
      <w:r w:rsidRPr="00B078C3">
        <w:rPr>
          <w:rFonts w:ascii="FontbitDavid" w:hAnsi="FontbitDavid"/>
          <w:sz w:val="24"/>
          <w:rtl/>
        </w:rPr>
        <w:t xml:space="preserve">- דאמר כביד ולא בדיק, </w:t>
      </w:r>
      <w:ins w:id="97549" w:author="מנוע מכני" w:date="2026-10-11T12:04:39Z">
        <w:r>
          <w:rPr>
            <w:rFonts w:ascii="FontbitDavid" w:hAnsi="FontbitDavid"/>
            <w:sz w:val="24"/>
            <w:rtl/>
          </w:rPr>
          <w:t xml:space="preserve">אם </w:t>
        </w:r>
      </w:ins>
      <w:del w:id="9755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חזקתו בדוק - הא </w:t>
      </w:r>
      <w:r w:rsidRPr="00B078C3">
        <w:rPr>
          <w:rFonts w:ascii="FontbitDavid" w:hAnsi="FontbitDavid"/>
          <w:sz w:val="24"/>
          <w:rtl/>
        </w:rPr>
        <w:t xml:space="preserve">לא</w:t>
      </w:r>
      <w:r w:rsidRPr="00B078C3">
        <w:rPr>
          <w:rFonts w:ascii="FontbitDavid" w:hAnsi="FontbitDavid"/>
          <w:sz w:val="24"/>
          <w:rtl/>
        </w:rPr>
        <w:t xml:space="preserve"> בדק, </w:t>
      </w:r>
      <w:ins w:id="97551" w:author="מנוע מכני" w:date="2026-10-11T12:04:39Z">
        <w:r>
          <w:rPr>
            <w:rFonts w:ascii="FontbitDavid" w:hAnsi="FontbitDavid"/>
            <w:sz w:val="24"/>
            <w:rtl/>
          </w:rPr>
          <w:t xml:space="preserve">אם </w:t>
        </w:r>
      </w:ins>
      <w:del w:id="97552"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חזקתו מתכבד - הא מתכבד.</w:t>
      </w:r>
    </w:p>
    <w:p w:rsidR="00E403F0" w:rsidRDefault="00E403F0" w:rsidP="00E403F0">
      <w:pPr>
        <w:pStyle w:val="affff1"/>
        <w:ind w:end="0"/>
        <w:rPr>
          <w:rtl/>
        </w:rPr>
        <w:pPrChange w:id="20125" w:author="קלוד" w:date="2026-10-11T09:07:21Z">
          <w:pPr>
            <w:pStyle w:val="affff1"/>
            <w:rPr>
              <w:rtl/>
            </w:rPr>
          </w:pPr>
        </w:pPrChange>
      </w:pPr>
      <w:r>
        <w:rPr>
          <w:rFonts w:hint="cs"/>
          <w:rtl/>
        </w:rPr>
        <w:t>נו:</w:t>
      </w:r>
    </w:p>
    <w:p w:rsidR="00E403F0" w:rsidRPr="00B078C3" w:rsidRDefault="00E403F0" w:rsidP="00E403F0">
      <w:pPr>
        <w:rPr>
          <w:rFonts w:ascii="FontbitDavid" w:hAnsi="FontbitDavid"/>
          <w:sz w:val="24"/>
          <w:rtl/>
        </w:rPr>
      </w:pPr>
      <w:ins w:id="97553" w:author="מנוע מכני" w:date="2026-10-11T12:04:39Z">
        <w:r>
          <w:rPr>
            <w:rFonts w:ascii="FontbitDavid" w:hAnsi="FontbitDavid"/>
            <w:sz w:val="24"/>
            <w:rtl/>
          </w:rPr>
          <w:t xml:space="preserve">אם </w:t>
        </w:r>
      </w:ins>
      <w:del w:id="97554" w:author="מנוע מכני" w:date="2026-10-11T12:04:39Z">
        <w:r w:rsidRPr="00B078C3">
          <w:rPr>
            <w:rFonts w:ascii="FontbitDavid" w:hAnsi="FontbitDavid"/>
            <w:sz w:val="24"/>
            <w:rtl/>
          </w:rPr>
          <w:delText xml:space="preserve">אי </w:delText>
        </w:r>
      </w:del>
      <w:ins w:id="94423" w:author="מנוע מכני" w:date="2026-10-11T12:04:39Z">
        <w:r>
          <w:rPr>
            <w:rFonts w:ascii="FontbitDavid" w:hAnsi="FontbitDavid"/>
            <w:sz w:val="24"/>
            <w:rtl/>
          </w:rPr>
          <w:t xml:space="preserve">גם</w:t>
        </w:r>
      </w:ins>
      <w:del w:id="9442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 דאשתכח בגומא, </w:t>
      </w:r>
      <w:ins w:id="97555" w:author="מנוע מכני" w:date="2026-10-11T12:04:39Z">
        <w:r>
          <w:rPr>
            <w:rFonts w:ascii="FontbitDavid" w:hAnsi="FontbitDavid"/>
            <w:sz w:val="24"/>
            <w:rtl/>
          </w:rPr>
          <w:t xml:space="preserve">אם </w:t>
        </w:r>
      </w:ins>
      <w:del w:id="9755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חזקתו בדוק, מאן דבדק - בגומא </w:t>
      </w:r>
      <w:ins w:id="94425" w:author="מנוע מכני" w:date="2026-10-11T12:04:39Z">
        <w:r>
          <w:rPr>
            <w:rFonts w:ascii="FontbitDavid" w:hAnsi="FontbitDavid"/>
            <w:sz w:val="24"/>
            <w:rtl/>
          </w:rPr>
          <w:t xml:space="preserve">גם</w:t>
        </w:r>
      </w:ins>
      <w:del w:id="9442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בדיק, </w:t>
      </w:r>
      <w:ins w:id="97557" w:author="מנוע מכני" w:date="2026-10-11T12:04:39Z">
        <w:r>
          <w:rPr>
            <w:rFonts w:ascii="FontbitDavid" w:hAnsi="FontbitDavid"/>
            <w:sz w:val="24"/>
            <w:rtl/>
          </w:rPr>
          <w:t xml:space="preserve">אם </w:t>
        </w:r>
      </w:ins>
      <w:del w:id="97558"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חזקתו מתכבד גומא </w:t>
      </w:r>
      <w:r w:rsidRPr="00B078C3">
        <w:rPr>
          <w:rFonts w:ascii="FontbitDavid" w:hAnsi="FontbitDavid"/>
          <w:sz w:val="24"/>
          <w:rtl/>
        </w:rPr>
        <w:t xml:space="preserve">לא</w:t>
      </w:r>
      <w:r w:rsidRPr="00B078C3">
        <w:rPr>
          <w:rFonts w:ascii="FontbitDavid" w:hAnsi="FontbitDavid"/>
          <w:sz w:val="24"/>
          <w:rtl/>
        </w:rPr>
        <w:t xml:space="preserve"> מתכבדא.</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81" w:author="קלוד" w:date="2026-10-11T12:23:38Z"/>
        </w:rPr>
      </w:pPr>
      <w:ins w:id="90182" w:author="קלוד" w:date="2026-10-11T12:23:38Z">
        <w:r>
          <w:rPr>
            <w:color w:val="7B3F00"/>
          </w:rPr>
          <w:t xml:space="preserve">כתם שנמצא בחלוק - האם חזקתו בדוק או מתכבס?</w:t>
        </w:r>
      </w:ins>
    </w:p>
    <w:p w:rsidR="00E403F0" w:rsidRPr="00B078C3" w:rsidRDefault="00E403F0" w:rsidP="00E403F0">
      <w:pPr>
        <w:rPr>
          <w:rFonts w:ascii="FontbitDavid" w:hAnsi="FontbitDavid"/>
          <w:sz w:val="24"/>
          <w:rtl/>
        </w:rPr>
      </w:pPr>
      <w:r w:rsidRPr="00B078C3">
        <w:rPr>
          <w:rFonts w:ascii="FontbitDavid" w:hAnsi="FontbitDavid"/>
          <w:sz w:val="24"/>
          <w:rtl/>
        </w:rPr>
        <w:t>וכן הכתם וכו'.</w:t>
      </w:r>
    </w:p>
    <w:p>
      <w:pPr>
        <w:pStyle w:val="38"/>
        <w:rPr>
          <w:ins w:id="100914" w:author="מנוע מכני" w:date="2026-10-11T12:04:39Z"/>
        </w:rPr>
      </w:pPr>
      <w:r w:rsidRPr="00111789">
        <w:t>איבעיא</w:t>
      </w:r>
      <w:r w:rsidRPr="00B078C3">
        <w:t xml:space="preserve"> להו:</w:t>
      </w:r>
    </w:p>
    <w:p w:rsidR="00E403F0" w:rsidRDefault="00E403F0" w:rsidP="00E403F0">
      <w:pPr>
        <w:rPr>
          <w:rFonts w:ascii="FontbitDavid" w:hAnsi="FontbitDavid"/>
          <w:sz w:val="24"/>
          <w:rtl/>
        </w:rPr>
      </w:pPr>
      <w:del w:id="1009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שעת כבוס חזקתו בדוק, </w:t>
      </w:r>
      <w:r w:rsidRPr="00111789">
        <w:rPr>
          <w:rFonts w:ascii="FontbitDavid" w:hAnsi="FontbitDavid"/>
          <w:b/>
          <w:bCs/>
          <w:sz w:val="24"/>
          <w:rtl/>
        </w:rPr>
        <w:t>או"ד</w:t>
      </w:r>
      <w:r w:rsidRPr="00B078C3">
        <w:rPr>
          <w:rFonts w:ascii="FontbitDavid" w:hAnsi="FontbitDavid"/>
          <w:sz w:val="24"/>
          <w:rtl/>
        </w:rPr>
        <w:t xml:space="preserve"> חזקתו מתכבס? </w:t>
      </w:r>
    </w:p>
    <w:p w:rsidR="00E403F0" w:rsidRPr="00B078C3" w:rsidRDefault="00E403F0" w:rsidP="00E403F0">
      <w:pPr>
        <w:rPr>
          <w:rFonts w:ascii="FontbitDavid" w:hAnsi="FontbitDavid"/>
          <w:sz w:val="24"/>
          <w:rtl/>
        </w:rPr>
      </w:pPr>
      <w:ins w:id="93263" w:author="מנוע מכני" w:date="2026-10-11T12:04:39Z">
        <w:r>
          <w:rPr>
            <w:rFonts w:ascii="FontbitDavid" w:hAnsi="FontbitDavid"/>
            <w:sz w:val="24"/>
            <w:rtl/>
          </w:rPr>
          <w:t xml:space="preserve">נפק"מ</w:t>
        </w:r>
      </w:ins>
      <w:del w:id="93264" w:author="מנוע מכני" w:date="2026-10-11T12:04:39Z">
        <w:r w:rsidRPr="00B078C3">
          <w:rPr>
            <w:rFonts w:ascii="FontbitDavid" w:hAnsi="FontbitDavid"/>
            <w:sz w:val="24"/>
            <w:rtl/>
          </w:rPr>
          <w:delText xml:space="preserve">נפקא מינה</w:delText>
        </w:r>
      </w:del>
      <w:r w:rsidRPr="00B078C3">
        <w:rPr>
          <w:rFonts w:ascii="FontbitDavid" w:hAnsi="FontbitDavid"/>
          <w:sz w:val="24"/>
          <w:rtl/>
        </w:rPr>
        <w:t xml:space="preserve"> - דאמר כיבס ולא בדק, </w:t>
      </w:r>
      <w:ins w:id="97559" w:author="מנוע מכני" w:date="2026-10-11T12:04:39Z">
        <w:r>
          <w:rPr>
            <w:rFonts w:ascii="FontbitDavid" w:hAnsi="FontbitDavid"/>
            <w:sz w:val="24"/>
            <w:rtl/>
          </w:rPr>
          <w:t xml:space="preserve">אם </w:t>
        </w:r>
      </w:ins>
      <w:del w:id="97560"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חזקתו בדוק - הא </w:t>
      </w:r>
      <w:r w:rsidRPr="00B078C3">
        <w:rPr>
          <w:rFonts w:ascii="FontbitDavid" w:hAnsi="FontbitDavid"/>
          <w:sz w:val="24"/>
          <w:rtl/>
        </w:rPr>
        <w:t xml:space="preserve">לא</w:t>
      </w:r>
      <w:r w:rsidRPr="00B078C3">
        <w:rPr>
          <w:rFonts w:ascii="FontbitDavid" w:hAnsi="FontbitDavid"/>
          <w:sz w:val="24"/>
          <w:rtl/>
        </w:rPr>
        <w:t xml:space="preserve"> בדק, </w:t>
      </w:r>
      <w:ins w:id="97561" w:author="מנוע מכני" w:date="2026-10-11T12:04:39Z">
        <w:r>
          <w:rPr>
            <w:rFonts w:ascii="FontbitDavid" w:hAnsi="FontbitDavid"/>
            <w:sz w:val="24"/>
            <w:rtl/>
          </w:rPr>
          <w:t xml:space="preserve">אם </w:t>
        </w:r>
      </w:ins>
      <w:del w:id="97562"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חזקתו מתכבס - הא מתכבס.</w:t>
      </w:r>
    </w:p>
    <w:p w:rsidR="00E403F0" w:rsidRPr="00B078C3" w:rsidRDefault="00E403F0" w:rsidP="00E403F0">
      <w:pPr>
        <w:rPr>
          <w:rFonts w:ascii="FontbitDavid" w:hAnsi="FontbitDavid"/>
          <w:sz w:val="24"/>
          <w:rtl/>
        </w:rPr>
      </w:pPr>
      <w:ins w:id="97563" w:author="מנוע מכני" w:date="2026-10-11T12:04:39Z">
        <w:r>
          <w:rPr>
            <w:rFonts w:ascii="FontbitDavid" w:hAnsi="FontbitDavid"/>
            <w:sz w:val="24"/>
            <w:rtl/>
          </w:rPr>
          <w:t xml:space="preserve">אם </w:t>
        </w:r>
      </w:ins>
      <w:del w:id="97564" w:author="מנוע מכני" w:date="2026-10-11T12:04:39Z">
        <w:r w:rsidRPr="00B078C3">
          <w:rPr>
            <w:rFonts w:ascii="FontbitDavid" w:hAnsi="FontbitDavid"/>
            <w:sz w:val="24"/>
            <w:rtl/>
          </w:rPr>
          <w:delText xml:space="preserve">אי </w:delText>
        </w:r>
      </w:del>
      <w:ins w:id="94427" w:author="מנוע מכני" w:date="2026-10-11T12:04:39Z">
        <w:r>
          <w:rPr>
            <w:rFonts w:ascii="FontbitDavid" w:hAnsi="FontbitDavid"/>
            <w:sz w:val="24"/>
            <w:rtl/>
          </w:rPr>
          <w:t xml:space="preserve">גם</w:t>
        </w:r>
      </w:ins>
      <w:del w:id="9442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r>
        <w:rPr>
          <w:rFonts w:ascii="FontbitDavid" w:hAnsi="FontbitDavid"/>
          <w:sz w:val="24"/>
          <w:rtl/>
        </w:rPr>
        <w:t>–</w:t>
      </w:r>
      <w:r w:rsidRPr="00B078C3">
        <w:rPr>
          <w:rFonts w:ascii="FontbitDavid" w:hAnsi="FontbitDavid"/>
          <w:sz w:val="24"/>
          <w:rtl/>
        </w:rPr>
        <w:t xml:space="preserve"> </w:t>
      </w:r>
      <w:r>
        <w:rPr>
          <w:rFonts w:ascii="FontbitDavid" w:hAnsi="FontbitDavid" w:hint="cs"/>
          <w:sz w:val="24"/>
          <w:rtl/>
        </w:rPr>
        <w:t xml:space="preserve">שנמצא </w:t>
      </w:r>
      <w:r w:rsidRPr="00B078C3">
        <w:rPr>
          <w:rFonts w:ascii="FontbitDavid" w:hAnsi="FontbitDavid"/>
          <w:sz w:val="24"/>
          <w:rtl/>
        </w:rPr>
        <w:t xml:space="preserve">בסטרא, </w:t>
      </w:r>
      <w:ins w:id="97565" w:author="מנוע מכני" w:date="2026-10-11T12:04:39Z">
        <w:r>
          <w:rPr>
            <w:rFonts w:ascii="FontbitDavid" w:hAnsi="FontbitDavid"/>
            <w:sz w:val="24"/>
            <w:rtl/>
          </w:rPr>
          <w:t xml:space="preserve">אם </w:t>
        </w:r>
      </w:ins>
      <w:del w:id="9756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חזקתו בדוק מאן דבדק - בסטרא </w:t>
      </w:r>
      <w:ins w:id="94429" w:author="מנוע מכני" w:date="2026-10-11T12:04:39Z">
        <w:r>
          <w:rPr>
            <w:rFonts w:ascii="FontbitDavid" w:hAnsi="FontbitDavid"/>
            <w:sz w:val="24"/>
            <w:rtl/>
          </w:rPr>
          <w:t xml:space="preserve">גם</w:t>
        </w:r>
      </w:ins>
      <w:del w:id="94430"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בדיק, </w:t>
      </w:r>
      <w:ins w:id="97567" w:author="מנוע מכני" w:date="2026-10-11T12:04:39Z">
        <w:r>
          <w:rPr>
            <w:rFonts w:ascii="FontbitDavid" w:hAnsi="FontbitDavid"/>
            <w:sz w:val="24"/>
            <w:rtl/>
          </w:rPr>
          <w:t xml:space="preserve">אם </w:t>
        </w:r>
      </w:ins>
      <w:del w:id="97568"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אמרת חזקתו מתכבס - בסטרא </w:t>
      </w:r>
      <w:r w:rsidRPr="00B078C3">
        <w:rPr>
          <w:rFonts w:ascii="FontbitDavid" w:hAnsi="FontbitDavid"/>
          <w:sz w:val="24"/>
          <w:rtl/>
        </w:rPr>
        <w:t xml:space="preserve">לא</w:t>
      </w:r>
      <w:r w:rsidRPr="00B078C3">
        <w:rPr>
          <w:rFonts w:ascii="FontbitDavid" w:hAnsi="FontbitDavid"/>
          <w:sz w:val="24"/>
          <w:rtl/>
        </w:rPr>
        <w:t xml:space="preserve"> מתכבס.</w:t>
      </w:r>
    </w:p>
    <w:p>
      <w:pPr>
        <w:pStyle w:val="38"/>
        <w:rPr>
          <w:ins w:id="100916" w:author="מנוע מכני" w:date="2026-10-11T12:04:39Z"/>
        </w:rPr>
      </w:pPr>
      <w:r>
        <w:t>ת"ש</w:t>
      </w:r>
      <w:r w:rsidRPr="00B078C3">
        <w:t xml:space="preserve">, </w:t>
      </w:r>
      <w:r w:rsidRPr="00B078C3">
        <w:t xml:space="preserve">דתניא</w:t>
      </w:r>
      <w:r w:rsidRPr="00B078C3">
        <w:t xml:space="preserve"> א"ר מאיר:</w:t>
      </w:r>
    </w:p>
    <w:p w:rsidR="00E403F0" w:rsidRPr="00B078C3" w:rsidRDefault="00E403F0" w:rsidP="00E403F0">
      <w:pPr>
        <w:rPr>
          <w:rFonts w:ascii="FontbitDavid" w:hAnsi="FontbitDavid"/>
          <w:sz w:val="24"/>
          <w:rtl/>
        </w:rPr>
      </w:pPr>
      <w:del w:id="1009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מפני מה אמרו השרץ שנמצא במבוי - מטמא למפרע, עד שיאמר בדקתי את המבוי הזה ולא היה בו שרץ או עד שעת כיבוד - מפני שחזקת בני ישראל בודקין מבואותיהן בשעת כבודיהם, ואם </w:t>
      </w:r>
      <w:r w:rsidRPr="00B078C3">
        <w:rPr>
          <w:rFonts w:ascii="FontbitDavid" w:hAnsi="FontbitDavid"/>
          <w:sz w:val="24"/>
          <w:rtl/>
        </w:rPr>
        <w:t xml:space="preserve">לא</w:t>
      </w:r>
      <w:r w:rsidRPr="00B078C3">
        <w:rPr>
          <w:rFonts w:ascii="FontbitDavid" w:hAnsi="FontbitDavid"/>
          <w:sz w:val="24"/>
          <w:rtl/>
        </w:rPr>
        <w:t xml:space="preserve"> בדקו - הפסידוהו למפרע.</w:t>
      </w:r>
    </w:p>
    <w:p w:rsidR="00E403F0" w:rsidRPr="00017C1D" w:rsidRDefault="00E403F0" w:rsidP="00E403F0">
      <w:pPr>
        <w:pStyle w:val="a3"/>
        <w:rPr>
          <w:spacing w:val="-6"/>
          <w:rtl/>
        </w:rPr>
      </w:pPr>
      <w:r w:rsidRPr="00017C1D">
        <w:rPr>
          <w:spacing w:val="-6"/>
          <w:rtl/>
        </w:rPr>
        <w:t xml:space="preserve">ומפני מה אמרו כתם שנמצא בחלוק מטמא למפרע, עד שיאמר בדקתי את החלוק ולא היה בו כתם, </w:t>
      </w:r>
    </w:p>
    <w:p w:rsidR="00E403F0" w:rsidRPr="00B078C3" w:rsidRDefault="00E403F0" w:rsidP="00E403F0">
      <w:pPr>
        <w:rPr>
          <w:rFonts w:ascii="FontbitDavid" w:hAnsi="FontbitDavid"/>
          <w:sz w:val="24"/>
          <w:rtl/>
        </w:rPr>
      </w:pPr>
      <w:r w:rsidRPr="00B078C3">
        <w:rPr>
          <w:rFonts w:ascii="FontbitDavid" w:hAnsi="FontbitDavid"/>
          <w:sz w:val="24"/>
          <w:rtl/>
        </w:rPr>
        <w:t xml:space="preserve">או עד שעת הכבוס - מפני שחזקת בנות ישראל בודקות חלוקיהן בשעת כבוסיהן, ואם </w:t>
      </w:r>
      <w:r w:rsidRPr="00B078C3">
        <w:rPr>
          <w:rFonts w:ascii="FontbitDavid" w:hAnsi="FontbitDavid"/>
          <w:sz w:val="24"/>
          <w:rtl/>
        </w:rPr>
        <w:t xml:space="preserve">לא</w:t>
      </w:r>
      <w:r w:rsidRPr="00B078C3">
        <w:rPr>
          <w:rFonts w:ascii="FontbitDavid" w:hAnsi="FontbitDavid"/>
          <w:sz w:val="24"/>
          <w:rtl/>
        </w:rPr>
        <w:t xml:space="preserve"> בדקו - הפסידו למפרע.</w:t>
      </w:r>
    </w:p>
    <w:p>
      <w:pPr>
        <w:pStyle w:val="38"/>
        <w:rPr>
          <w:ins w:id="100918" w:author="מנוע מכני" w:date="2026-10-11T12:04:39Z"/>
        </w:rPr>
      </w:pPr>
      <w:r w:rsidRPr="00017C1D">
        <w:t xml:space="preserve">ר' אחא</w:t>
      </w:r>
      <w:del w:id="101794" w:author="מנוע מכני" w:date="2026-10-11T12:04:39Z">
        <w:r w:rsidRPr="00017C1D">
          <w:delText xml:space="preserve"> אמר</w:delText>
        </w:r>
      </w:del>
      <w:r w:rsidRPr="00017C1D">
        <w:t xml:space="preserve">:</w:t>
      </w:r>
    </w:p>
    <w:p w:rsidR="00E403F0" w:rsidRPr="00017C1D" w:rsidRDefault="00E403F0" w:rsidP="00E403F0">
      <w:pPr>
        <w:pStyle w:val="a3"/>
        <w:rPr>
          <w:spacing w:val="-8"/>
          <w:rtl/>
        </w:rPr>
      </w:pPr>
      <w:del w:id="100919" w:author="מנוע מכני" w:date="2026-10-11T12:04:39Z">
        <w:r w:rsidRPr="00017C1D">
          <w:rPr>
            <w:spacing w:val="-8"/>
            <w:rtl/>
          </w:rPr>
          <w:delText xml:space="preserve"> </w:delText>
        </w:r>
      </w:del>
      <w:r w:rsidRPr="00017C1D">
        <w:rPr>
          <w:spacing w:val="-8"/>
          <w:rtl/>
        </w:rPr>
        <w:t xml:space="preserve">תחזור ותכבסנו, אם נדחה מראיתו בידוע שלאחר כבוס, ואם </w:t>
      </w:r>
      <w:ins w:id="94431" w:author="מנוע מכני" w:date="2026-10-11T12:04:39Z">
        <w:r>
          <w:rPr>
            <w:spacing w:val="-8"/>
            <w:rtl/>
          </w:rPr>
          <w:t xml:space="preserve">לא</w:t>
        </w:r>
      </w:ins>
      <w:del w:id="94432" w:author="מנוע מכני" w:date="2026-10-11T12:04:39Z">
        <w:r w:rsidRPr="00017C1D">
          <w:rPr>
            <w:spacing w:val="-8"/>
            <w:rtl/>
          </w:rPr>
          <w:delText xml:space="preserve">לאו</w:delText>
        </w:r>
      </w:del>
      <w:r w:rsidRPr="00017C1D">
        <w:rPr>
          <w:spacing w:val="-8"/>
          <w:rtl/>
        </w:rPr>
        <w:t xml:space="preserve"> בידוע שלפני הכבוס.</w:t>
      </w:r>
    </w:p>
    <w:p>
      <w:pPr>
        <w:pStyle w:val="38"/>
        <w:rPr>
          <w:ins w:id="100920" w:author="מנוע מכני" w:date="2026-10-11T12:04:39Z"/>
        </w:rPr>
      </w:pPr>
      <w:r w:rsidRPr="00B078C3">
        <w:t xml:space="preserve">רבי</w:t>
      </w:r>
      <w:del w:id="101795"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09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אינו דומה כתם שלאחר הכבוס לכתם שלפני הכבוס, שזה מקדיר וזה מגליד.</w:t>
      </w:r>
    </w:p>
    <w:p>
      <w:pPr>
        <w:pStyle w:val="38"/>
        <w:rPr>
          <w:ins w:id="100922" w:author="מנוע מכני" w:date="2026-10-11T12:04:39Z"/>
        </w:rPr>
      </w:pPr>
      <w:r w:rsidRPr="00B078C3">
        <w:t xml:space="preserve">ש"מ</w:t>
      </w:r>
      <w:r w:rsidRPr="00B078C3">
        <w:t xml:space="preserve">:</w:t>
      </w:r>
    </w:p>
    <w:p w:rsidR="00E403F0" w:rsidRPr="00B078C3" w:rsidRDefault="00E403F0" w:rsidP="00E403F0">
      <w:pPr>
        <w:rPr>
          <w:rFonts w:ascii="FontbitDavid" w:hAnsi="FontbitDavid"/>
          <w:sz w:val="24"/>
          <w:rtl/>
        </w:rPr>
      </w:pPr>
      <w:del w:id="1009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חזקתו בדוק, </w:t>
      </w:r>
      <w:r w:rsidRPr="00B078C3">
        <w:rPr>
          <w:rFonts w:ascii="FontbitDavid" w:hAnsi="FontbitDavid"/>
          <w:sz w:val="24"/>
          <w:rtl/>
        </w:rPr>
        <w:t xml:space="preserve">ש"מ</w:t>
      </w:r>
      <w:r w:rsidRPr="00B078C3">
        <w:rPr>
          <w:rFonts w:ascii="FontbitDavid" w:hAnsi="FontbitDavid"/>
          <w:sz w:val="24"/>
          <w:rtl/>
        </w:rPr>
        <w:t xml:space="preserve">.</w:t>
      </w:r>
    </w:p>
    <w:p w:rsidR="00E403F0" w:rsidRPr="00B078C3" w:rsidRDefault="00E403F0" w:rsidP="00E403F0">
      <w:pPr>
        <w:jc w:val="center"/>
        <w:rPr>
          <w:del w:id="90142" w:author="מנוע עיצוב" w:date="2026-10-11T12:09:26Z"/>
          <w:rFonts w:ascii="FontbitDavid" w:hAnsi="FontbitDavid"/>
          <w:sz w:val="24"/>
          <w:rtl/>
        </w:rPr>
      </w:pPr>
      <w:del w:id="9014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26" w:author="קלוד" w:date="2026-10-11T09:07:21Z">
          <w:pPr>
            <w:pStyle w:val="affff1"/>
            <w:rPr>
              <w:rtl/>
            </w:rPr>
          </w:pPr>
        </w:pPrChange>
      </w:pPr>
      <w:ins w:id="9871" w:author="מספור קטעי משנה" w:date="2026-10-11T09:25:19Z">
        <w:r>
          <w:rPr>
            <w:rStyle w:val="MisparKeta"/>
          </w:rPr>
          <w:t xml:space="preserve">ה. </w:t>
        </w:r>
      </w:ins>
      <w:r w:rsidRPr="00B078C3">
        <w:rPr>
          <w:rtl/>
        </w:rPr>
        <w:t>ומטמא בין לח וכו'.</w:t>
      </w:r>
    </w:p>
    <w:p>
      <w:pPr>
        <w:pStyle w:val="38"/>
        <w:rPr>
          <w:ins w:id="100924" w:author="מנוע מכני" w:date="2026-10-11T12:04:39Z"/>
        </w:rPr>
      </w:pPr>
      <w:r w:rsidRPr="00017C1D">
        <w:t xml:space="preserve">א"ר אלעזר:</w:t>
      </w:r>
    </w:p>
    <w:p w:rsidR="00E403F0" w:rsidRPr="00017C1D" w:rsidRDefault="00E403F0" w:rsidP="00E403F0">
      <w:pPr>
        <w:rPr>
          <w:rFonts w:ascii="FontbitDavid" w:hAnsi="FontbitDavid"/>
          <w:spacing w:val="-2"/>
          <w:sz w:val="24"/>
          <w:rtl/>
        </w:rPr>
      </w:pPr>
      <w:del w:id="100925" w:author="מנוע מכני" w:date="2026-10-11T12:04:39Z">
        <w:r w:rsidRPr="00017C1D">
          <w:rPr>
            <w:rFonts w:ascii="FontbitDavid" w:hAnsi="FontbitDavid"/>
            <w:spacing w:val="-2"/>
            <w:sz w:val="24"/>
            <w:rtl/>
          </w:rPr>
          <w:delText xml:space="preserve"> </w:delText>
        </w:r>
      </w:del>
      <w:ins w:id="97819" w:author="מנוע מכני" w:date="2026-10-11T12:04:39Z">
        <w:r>
          <w:rPr>
            <w:rFonts w:ascii="FontbitDavid" w:hAnsi="FontbitDavid"/>
            <w:spacing w:val="-2"/>
            <w:sz w:val="24"/>
            <w:rtl/>
          </w:rPr>
          <w:t xml:space="preserve">דווקא ב</w:t>
        </w:r>
      </w:ins>
      <w:del w:id="97820" w:author="מנוע מכני" w:date="2026-10-11T12:04:39Z">
        <w:r w:rsidRPr="00017C1D">
          <w:rPr>
            <w:rFonts w:ascii="FontbitDavid" w:hAnsi="FontbitDavid"/>
            <w:spacing w:val="-2"/>
            <w:sz w:val="24"/>
            <w:rtl/>
          </w:rPr>
          <w:delText xml:space="preserve">לא שנו אלא ש</w:delText>
        </w:r>
      </w:del>
      <w:r w:rsidRPr="00017C1D">
        <w:rPr>
          <w:rFonts w:ascii="FontbitDavid" w:hAnsi="FontbitDavid"/>
          <w:spacing w:val="-2"/>
          <w:sz w:val="24"/>
          <w:rtl/>
        </w:rPr>
        <w:t xml:space="preserve">רץ, אבל כתם לח </w:t>
      </w:r>
      <w:ins w:id="94433" w:author="מנוע מכני" w:date="2026-10-11T12:04:39Z">
        <w:r>
          <w:rPr>
            <w:rFonts w:ascii="FontbitDavid" w:hAnsi="FontbitDavid"/>
            <w:spacing w:val="-2"/>
            <w:sz w:val="24"/>
            <w:rtl/>
          </w:rPr>
          <w:t xml:space="preserve">גם</w:t>
        </w:r>
      </w:ins>
      <w:del w:id="94434" w:author="מנוע מכני" w:date="2026-10-11T12:04:39Z">
        <w:r w:rsidRPr="00017C1D">
          <w:rPr>
            <w:rFonts w:ascii="FontbitDavid" w:hAnsi="FontbitDavid"/>
            <w:spacing w:val="-2"/>
            <w:sz w:val="24"/>
            <w:rtl/>
          </w:rPr>
          <w:delText xml:space="preserve">נמי</w:delText>
        </w:r>
      </w:del>
      <w:r w:rsidRPr="00017C1D">
        <w:rPr>
          <w:rFonts w:ascii="FontbitDavid" w:hAnsi="FontbitDavid"/>
          <w:spacing w:val="-2"/>
          <w:sz w:val="24"/>
          <w:rtl/>
        </w:rPr>
        <w:t xml:space="preserve"> מטמא למפרע, </w:t>
      </w:r>
      <w:ins w:id="98507" w:author="מנוע מכני" w:date="2026-10-11T12:04:39Z">
        <w:r>
          <w:rPr>
            <w:rFonts w:ascii="FontbitDavid" w:hAnsi="FontbitDavid"/>
            <w:spacing w:val="-2"/>
            <w:sz w:val="24"/>
            <w:rtl/>
          </w:rPr>
          <w:t xml:space="preserve">אמור</w:t>
        </w:r>
      </w:ins>
      <w:del w:id="98508" w:author="מנוע מכני" w:date="2026-10-11T12:04:39Z">
        <w:r w:rsidRPr="00017C1D">
          <w:rPr>
            <w:rFonts w:ascii="FontbitDavid" w:hAnsi="FontbitDavid"/>
            <w:spacing w:val="-2"/>
            <w:sz w:val="24"/>
            <w:rtl/>
          </w:rPr>
          <w:delText xml:space="preserve">אימר</w:delText>
        </w:r>
      </w:del>
      <w:r w:rsidRPr="00017C1D">
        <w:rPr>
          <w:rFonts w:ascii="FontbitDavid" w:hAnsi="FontbitDavid"/>
          <w:spacing w:val="-2"/>
          <w:sz w:val="24"/>
          <w:rtl/>
        </w:rPr>
        <w:t xml:space="preserve"> יבש היה ומיא נפיל </w:t>
      </w:r>
      <w:ins w:id="96077" w:author="מנוע מכני" w:date="2026-10-11T12:04:39Z">
        <w:r>
          <w:rPr>
            <w:rFonts w:ascii="FontbitDavid" w:hAnsi="FontbitDavid"/>
            <w:spacing w:val="-2"/>
            <w:sz w:val="24"/>
            <w:rtl/>
          </w:rPr>
          <w:t xml:space="preserve">עליו</w:t>
        </w:r>
      </w:ins>
      <w:del w:id="96078" w:author="מנוע מכני" w:date="2026-10-11T12:04:39Z">
        <w:r w:rsidRPr="00017C1D">
          <w:rPr>
            <w:rFonts w:ascii="FontbitDavid" w:hAnsi="FontbitDavid"/>
            <w:spacing w:val="-2"/>
            <w:sz w:val="24"/>
            <w:rtl/>
          </w:rPr>
          <w:delText xml:space="preserve">עליה</w:delText>
        </w:r>
      </w:del>
      <w:r w:rsidRPr="00017C1D">
        <w:rPr>
          <w:rFonts w:ascii="FontbitDavid" w:hAnsi="FontbitDavid"/>
          <w:spacing w:val="-2"/>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שרץ </w:t>
      </w:r>
      <w:ins w:id="94435" w:author="מנוע מכני" w:date="2026-10-11T12:04:39Z">
        <w:r>
          <w:rPr>
            <w:rFonts w:ascii="FontbitDavid" w:hAnsi="FontbitDavid"/>
            <w:sz w:val="24"/>
            <w:rtl/>
          </w:rPr>
          <w:t xml:space="preserve">גם</w:t>
        </w:r>
      </w:ins>
      <w:del w:id="9443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8511" w:author="מנוע מכני" w:date="2026-10-11T12:04:39Z">
        <w:r>
          <w:rPr>
            <w:rFonts w:ascii="FontbitDavid" w:hAnsi="FontbitDavid"/>
            <w:sz w:val="24"/>
            <w:rtl/>
          </w:rPr>
          <w:t xml:space="preserve">אמור</w:t>
        </w:r>
      </w:ins>
      <w:del w:id="98512"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יבש היה ומיא נפיל </w:t>
      </w:r>
      <w:ins w:id="96079" w:author="מנוע מכני" w:date="2026-10-11T12:04:39Z">
        <w:r>
          <w:rPr>
            <w:rFonts w:ascii="FontbitDavid" w:hAnsi="FontbitDavid"/>
            <w:sz w:val="24"/>
            <w:rtl/>
          </w:rPr>
          <w:t xml:space="preserve">עליו</w:t>
        </w:r>
      </w:ins>
      <w:del w:id="9608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אם </w:t>
      </w:r>
      <w:ins w:id="98509" w:author="מנוע מכני" w:date="2026-10-11T12:04:39Z">
        <w:r>
          <w:rPr>
            <w:rFonts w:ascii="FontbitDavid" w:hAnsi="FontbitDavid"/>
            <w:sz w:val="24"/>
            <w:rtl/>
          </w:rPr>
          <w:t xml:space="preserve">ישנו</w:t>
        </w:r>
      </w:ins>
      <w:del w:id="98510"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w:t>
      </w:r>
      <w:ins w:id="96081" w:author="מנוע מכני" w:date="2026-10-11T12:04:39Z">
        <w:r>
          <w:rPr>
            <w:rFonts w:ascii="FontbitDavid" w:hAnsi="FontbitDavid"/>
            <w:sz w:val="24"/>
            <w:rtl/>
          </w:rPr>
          <w:t xml:space="preserve">דכך</w:t>
        </w:r>
      </w:ins>
      <w:del w:id="96082" w:author="מנוע מכני" w:date="2026-10-11T12:04:39Z">
        <w:r w:rsidRPr="00B078C3">
          <w:rPr>
            <w:rFonts w:ascii="FontbitDavid" w:hAnsi="FontbitDavid"/>
            <w:sz w:val="24"/>
            <w:rtl/>
          </w:rPr>
          <w:delText xml:space="preserve">דהכי</w:delText>
        </w:r>
      </w:del>
      <w:r w:rsidRPr="00B078C3">
        <w:rPr>
          <w:rFonts w:ascii="FontbitDavid" w:hAnsi="FontbitDavid"/>
          <w:sz w:val="24"/>
          <w:rtl/>
        </w:rPr>
        <w:t xml:space="preserve"> הוא - אמרטוטי אימרטט.</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73" w:author="קלוד" w:date="2026-10-11T09:07:21Z"/>
        </w:rPr>
      </w:pPr>
      <w:ins w:id="20372" w:author="קלוד" w:date="2026-10-11T09:07:21Z">
        <w:r>
          <w:t xml:space="preserve">משנה ג</w:t>
        </w:r>
      </w:ins>
    </w:p>
    <w:p w:rsidR="00E403F0" w:rsidRPr="00D65BEC" w:rsidRDefault="00E403F0" w:rsidP="00E403F0">
      <w:pPr>
        <w:pStyle w:val="afff9"/>
        <w:rPr>
          <w:del w:id="20247" w:author="קלוד" w:date="2026-10-11T09:07:21Z"/>
          <w:rtl/>
        </w:rPr>
      </w:pPr>
      <w:del w:id="20246" w:author="קלוד" w:date="2026-10-11T09:07:21Z">
        <w:r w:rsidRPr="00D65BEC">
          <w:rPr>
            <w:rtl/>
          </w:rPr>
          <w:lastRenderedPageBreak/>
          <w:delText xml:space="preserve">מתני'.</w:delText>
        </w:r>
      </w:del>
    </w:p>
    <w:p w:rsidR="00E403F0" w:rsidRPr="00D65BEC" w:rsidRDefault="00E403F0" w:rsidP="00E403F0">
      <w:pPr>
        <w:pStyle w:val="afff9"/>
        <w:spacing w:before="120"/>
        <w:rPr>
          <w:rtl/>
        </w:rPr>
        <w:pPrChange w:id="90044" w:author="קלוד" w:date="2026-10-11T12:09:42Z">
          <w:pPr>
            <w:pStyle w:val="afff9"/>
          </w:pPr>
        </w:pPrChange>
      </w:pPr>
      <w:r w:rsidRPr="00D65BEC">
        <w:rPr>
          <w:rtl/>
        </w:rPr>
        <w:t xml:space="preserve">כל הכתמין הבאין מרקם - טהורין, </w:t>
      </w:r>
    </w:p>
    <w:p w:rsidR="00E403F0" w:rsidRPr="00D65BEC" w:rsidRDefault="00E403F0" w:rsidP="00E403F0">
      <w:pPr>
        <w:pStyle w:val="afff9"/>
        <w:rPr>
          <w:rtl/>
        </w:rPr>
      </w:pPr>
      <w:r w:rsidRPr="00D65BEC">
        <w:rPr>
          <w:rtl/>
        </w:rPr>
        <w:tab/>
      </w:r>
      <w:r w:rsidRPr="00D65BEC">
        <w:rPr>
          <w:rtl/>
        </w:rPr>
        <w:tab/>
      </w:r>
      <w:r w:rsidRPr="00D65BEC">
        <w:rPr>
          <w:rtl/>
        </w:rPr>
        <w:tab/>
      </w:r>
      <w:r w:rsidRPr="00D65BEC">
        <w:rPr>
          <w:rtl/>
        </w:rPr>
        <w:tab/>
      </w:r>
      <w:r w:rsidRPr="00D65BEC">
        <w:rPr>
          <w:rtl/>
        </w:rPr>
        <w:tab/>
      </w:r>
      <w:r>
        <w:rPr>
          <w:rtl/>
        </w:rPr>
        <w:t xml:space="preserve">	</w:t>
      </w:r>
      <w:r>
        <w:rPr>
          <w:rStyle w:val="TanaimMishna"/>
          <w:rtl/>
          <w:rPrChange w:id="20034" w:author="קלוד" w:date="2026-10-11T09:07:21Z">
            <w:rPr>
              <w:rtl/>
            </w:rPr>
          </w:rPrChange>
        </w:rPr>
        <w:t xml:space="preserve">רבי יהודה</w:t>
      </w:r>
      <w:r>
        <w:rPr>
          <w:rtl/>
        </w:rPr>
        <w:t xml:space="preserve"> מטמא, מפני שהם גרים וטועין.</w:t>
      </w:r>
    </w:p>
    <w:p w:rsidR="00E403F0" w:rsidRPr="00D65BEC" w:rsidRDefault="00E403F0" w:rsidP="00E403F0">
      <w:pPr>
        <w:pStyle w:val="afff9"/>
        <w:rPr>
          <w:rtl/>
        </w:rPr>
      </w:pPr>
      <w:r w:rsidRPr="00D65BEC">
        <w:rPr>
          <w:rtl/>
        </w:rPr>
        <w:t>הבאין מבין העובדי כוכבים - טהורין.</w:t>
      </w:r>
    </w:p>
    <w:p w:rsidR="00E403F0" w:rsidRPr="00D65BEC" w:rsidRDefault="00E403F0" w:rsidP="00E403F0">
      <w:pPr>
        <w:pStyle w:val="afff9"/>
        <w:rPr>
          <w:rtl/>
        </w:rPr>
      </w:pPr>
      <w:r>
        <w:rPr>
          <w:rtl/>
        </w:rPr>
        <w:t xml:space="preserve">מבין ישראל ומבין הכותים - </w:t>
      </w:r>
      <w:r>
        <w:rPr>
          <w:rStyle w:val="TanaimMishna"/>
          <w:rtl/>
          <w:rPrChange w:id="20035" w:author="קלוד" w:date="2026-10-11T09:07:21Z">
            <w:rPr>
              <w:rtl/>
            </w:rPr>
          </w:rPrChange>
        </w:rPr>
        <w:t xml:space="preserve">רבי מאיר</w:t>
      </w:r>
      <w:r>
        <w:rPr>
          <w:rtl/>
        </w:rPr>
        <w:t xml:space="preserve"> מטמא, </w:t>
      </w:r>
    </w:p>
    <w:p w:rsidR="00E403F0" w:rsidRPr="00D65BEC" w:rsidRDefault="00E403F0" w:rsidP="00E403F0">
      <w:pPr>
        <w:pStyle w:val="afff9"/>
        <w:rPr>
          <w:rtl/>
        </w:rPr>
      </w:pPr>
      <w:r w:rsidRPr="00D65BEC">
        <w:rPr>
          <w:rtl/>
        </w:rPr>
        <w:tab/>
      </w:r>
      <w:r w:rsidRPr="00D65BEC">
        <w:rPr>
          <w:rtl/>
        </w:rPr>
        <w:tab/>
      </w:r>
      <w:r w:rsidRPr="00D65BEC">
        <w:rPr>
          <w:rtl/>
        </w:rPr>
        <w:tab/>
      </w:r>
      <w:r w:rsidRPr="00D65BEC">
        <w:rPr>
          <w:rtl/>
        </w:rPr>
        <w:tab/>
      </w:r>
      <w:r w:rsidRPr="00D65BEC">
        <w:rPr>
          <w:rtl/>
        </w:rPr>
        <w:tab/>
      </w:r>
      <w:r w:rsidRPr="00D65BEC">
        <w:rPr>
          <w:rtl/>
        </w:rPr>
        <w:tab/>
      </w:r>
      <w:r w:rsidRPr="00D65BEC">
        <w:rPr>
          <w:rFonts w:hint="cs"/>
          <w:rtl/>
        </w:rPr>
        <w:t xml:space="preserve">  </w:t>
      </w:r>
      <w:r>
        <w:rPr>
          <w:rtl/>
        </w:rPr>
        <w:t xml:space="preserve">ו</w:t>
      </w:r>
      <w:r>
        <w:rPr>
          <w:rStyle w:val="TanaimMishna"/>
          <w:rtl/>
          <w:rPrChange w:id="20036" w:author="קלוד" w:date="2026-10-11T09:07:21Z">
            <w:rPr>
              <w:rtl/>
            </w:rPr>
          </w:rPrChange>
        </w:rPr>
        <w:t xml:space="preserve">חכמים</w:t>
      </w:r>
      <w:r>
        <w:rPr>
          <w:rtl/>
        </w:rPr>
        <w:t xml:space="preserve"> מטהרים, מפני שלא נחשדו על כתמיהן: </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79" w:author="קלוד" w:date="2026-10-11T12:23:38Z"/>
        </w:rPr>
      </w:pPr>
      <w:ins w:id="90180" w:author="קלוד" w:date="2026-10-11T12:23:38Z">
        <w:r>
          <w:rPr>
            <w:color w:val="7B3F00"/>
          </w:rPr>
          <w:t xml:space="preserve">כתמים מתרמוד - האם מקבלין גרים מתרמוד?</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פסיק ותני, </w:t>
      </w:r>
      <w:ins w:id="93265" w:author="מנוע מכני" w:date="2026-10-11T12:04:39Z">
        <w:r>
          <w:rPr>
            <w:rFonts w:ascii="FontbitDavid" w:hAnsi="FontbitDavid"/>
            <w:sz w:val="24"/>
            <w:rtl/>
          </w:rPr>
          <w:t xml:space="preserve">אפי'</w:t>
        </w:r>
      </w:ins>
      <w:del w:id="93266"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מתרמוד.</w:t>
      </w:r>
    </w:p>
    <w:p>
      <w:pPr>
        <w:pStyle w:val="38"/>
        <w:rPr>
          <w:ins w:id="100926" w:author="מנוע מכני" w:date="2026-10-11T12:04:39Z"/>
        </w:rPr>
      </w:pPr>
      <w:r w:rsidRPr="00B078C3">
        <w:t xml:space="preserve">א"ר יוחנן, זאת אומרת:</w:t>
      </w:r>
    </w:p>
    <w:p w:rsidR="00E403F0" w:rsidRPr="00B078C3" w:rsidRDefault="00E403F0" w:rsidP="00E403F0">
      <w:pPr>
        <w:rPr>
          <w:rFonts w:ascii="FontbitDavid" w:hAnsi="FontbitDavid"/>
          <w:sz w:val="24"/>
          <w:rtl/>
        </w:rPr>
      </w:pPr>
      <w:del w:id="10092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מקבלין גרים מתרמוד.</w:t>
      </w:r>
    </w:p>
    <w:p w:rsidR="00E403F0" w:rsidRDefault="00E403F0" w:rsidP="00E403F0">
      <w:pPr>
        <w:rPr>
          <w:rFonts w:ascii="FontbitDavid" w:hAnsi="FontbitDavid"/>
          <w:sz w:val="24"/>
          <w:rtl/>
        </w:rPr>
      </w:pPr>
      <w:r w:rsidRPr="00B078C3">
        <w:rPr>
          <w:rFonts w:ascii="FontbitDavid" w:hAnsi="FontbitDavid"/>
          <w:sz w:val="24"/>
          <w:rtl/>
        </w:rPr>
        <w:t xml:space="preserve">איני, והא </w:t>
      </w:r>
      <w:r w:rsidRPr="00B078C3">
        <w:rPr>
          <w:rStyle w:val="2fb"/>
          <w:rFonts w:ascii="FontbitDavid" w:hAnsi="FontbitDavid"/>
          <w:sz w:val="24"/>
          <w:rtl/>
        </w:rPr>
        <w:t xml:space="preserve">ר</w:t>
      </w:r>
      <w:ins w:id="92263" w:author="מנוע מכני" w:date="2026-10-11T12:04:39Z">
        <w:r>
          <w:rPr>
            <w:rStyle w:val="2fb"/>
            <w:rFonts w:ascii="FontbitDavid" w:hAnsi="FontbitDavid"/>
            <w:sz w:val="24"/>
            <w:rtl/>
          </w:rPr>
          <w:t xml:space="preserve">י"ו</w:t>
        </w:r>
      </w:ins>
      <w:del w:id="92264" w:author="מנוע מכני" w:date="2026-10-11T12:04:39Z">
        <w:r w:rsidRPr="00B078C3">
          <w:rPr>
            <w:rFonts w:ascii="FontbitDavid" w:hAnsi="FontbitDavid"/>
            <w:sz w:val="24"/>
            <w:rtl/>
          </w:rPr>
          <w:delText xml:space="preserve">י''ו</w:delText>
        </w:r>
      </w:del>
      <w:r w:rsidRPr="00B078C3">
        <w:rPr>
          <w:rFonts w:ascii="FontbitDavid" w:hAnsi="FontbitDavid"/>
          <w:sz w:val="24"/>
          <w:rtl/>
        </w:rPr>
        <w:t xml:space="preserve"> וסביא </w:t>
      </w:r>
      <w:ins w:id="94439" w:author="מנוע מכני" w:date="2026-10-11T12:04:39Z">
        <w:r>
          <w:rPr>
            <w:rFonts w:ascii="FontbitDavid" w:hAnsi="FontbitDavid"/>
            <w:sz w:val="24"/>
            <w:rtl/>
          </w:rPr>
          <w:t xml:space="preserve">דאמרו</w:t>
        </w:r>
      </w:ins>
      <w:del w:id="94440"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w:t>
      </w:r>
      <w:ins w:id="94437" w:author="מנוע מכני" w:date="2026-10-11T12:04:39Z">
        <w:r>
          <w:rPr>
            <w:rFonts w:ascii="FontbitDavid" w:hAnsi="FontbitDavid"/>
            <w:sz w:val="24"/>
            <w:rtl/>
          </w:rPr>
          <w:t xml:space="preserve">שניהם</w:t>
        </w:r>
      </w:ins>
      <w:del w:id="94438" w:author="מנוע מכני" w:date="2026-10-11T12:04:39Z">
        <w:r w:rsidRPr="00B078C3">
          <w:rPr>
            <w:rFonts w:ascii="FontbitDavid" w:hAnsi="FontbitDavid"/>
            <w:sz w:val="24"/>
            <w:rtl/>
          </w:rPr>
          <w:delText xml:space="preserve">תרוייהו</w:delText>
        </w:r>
      </w:del>
      <w:r w:rsidRPr="00B078C3">
        <w:rPr>
          <w:rFonts w:ascii="FontbitDavid" w:hAnsi="FontbitDavid"/>
          <w:sz w:val="24"/>
          <w:rtl/>
        </w:rPr>
        <w:t xml:space="preserve">: אין מקבלין גרים מתרמוד!</w:t>
      </w:r>
    </w:p>
    <w:p w:rsidR="00E403F0" w:rsidRDefault="00E403F0" w:rsidP="00E403F0">
      <w:pPr>
        <w:pStyle w:val="a2"/>
        <w:numPr>
          <w:ilvl w:val="0"/>
          <w:numId w:val="2"/>
        </w:numPr>
      </w:pPr>
      <w:del w:id="92875" w:author="מנוע מכני" w:date="2026-10-11T12:04:39Z">
        <w:r>
          <w:rPr>
            <w:rtl/>
          </w:rPr>
          <w:delText xml:space="preserve"> </w:delText>
        </w:r>
      </w:del>
      <w:r>
        <w:rPr>
          <w:rtl/>
        </w:rPr>
        <w:t xml:space="preserve">וכי </w:t>
      </w:r>
      <w:ins w:id="98063" w:author="מנוע מכני" w:date="2026-10-11T12:04:39Z">
        <w:r>
          <w:rPr>
            <w:rtl/>
          </w:rPr>
          <w:t xml:space="preserve">תאמר</w:t>
        </w:r>
      </w:ins>
      <w:del w:id="98064" w:author="מנוע מכני" w:date="2026-10-11T12:04:39Z">
        <w:r>
          <w:rPr>
            <w:rtl/>
          </w:rPr>
          <w:delText xml:space="preserve">תימא</w:delText>
        </w:r>
      </w:del>
      <w:r>
        <w:rPr>
          <w:rtl/>
        </w:rPr>
        <w:t xml:space="preserve"> זאת</w:t>
      </w:r>
      <w:r w:rsidRPr="0052535D">
        <w:rPr>
          <w:rtl/>
        </w:rPr>
        <w:t xml:space="preserve"> ולא סבירא </w:t>
      </w:r>
      <w:ins w:id="96083" w:author="מנוע מכני" w:date="2026-10-11T12:04:39Z">
        <w:r>
          <w:rPr>
            <w:rtl/>
          </w:rPr>
          <w:t xml:space="preserve">לו</w:t>
        </w:r>
      </w:ins>
      <w:del w:id="96084" w:author="מנוע מכני" w:date="2026-10-11T12:04:39Z">
        <w:r w:rsidRPr="0052535D">
          <w:rPr>
            <w:rtl/>
          </w:rPr>
          <w:delText xml:space="preserve">ליה</w:delText>
        </w:r>
      </w:del>
      <w:r w:rsidRPr="0052535D">
        <w:rPr>
          <w:rtl/>
        </w:rPr>
        <w:t xml:space="preserve">, </w:t>
      </w:r>
      <w:r w:rsidRPr="0052535D">
        <w:rPr>
          <w:rStyle w:val="2fb"/>
          <w:rtl/>
        </w:rPr>
        <w:t xml:space="preserve">והארי"ו</w:t>
      </w:r>
      <w:r w:rsidRPr="0052535D">
        <w:rPr>
          <w:rtl/>
        </w:rPr>
        <w:t xml:space="preserve">: הלכה כסתם משנה! </w:t>
      </w:r>
    </w:p>
    <w:p w:rsidR="00E403F0" w:rsidRPr="0052535D" w:rsidRDefault="00E403F0" w:rsidP="00E403F0">
      <w:pPr>
        <w:pStyle w:val="a2"/>
        <w:numPr>
          <w:ilvl w:val="0"/>
          <w:numId w:val="2"/>
        </w:numPr>
        <w:rPr>
          <w:rtl/>
        </w:rPr>
      </w:pPr>
      <w:r>
        <w:rPr>
          <w:rFonts w:hint="cs"/>
          <w:rtl/>
        </w:rPr>
        <w:t xml:space="preserve">- </w:t>
      </w:r>
      <w:r w:rsidRPr="0052535D">
        <w:rPr>
          <w:rtl/>
        </w:rPr>
        <w:t xml:space="preserve">אמוראי </w:t>
      </w:r>
      <w:ins w:id="96085" w:author="מנוע מכני" w:date="2026-10-11T12:04:39Z">
        <w:r>
          <w:rPr>
            <w:rtl/>
          </w:rPr>
          <w:t xml:space="preserve">הם</w:t>
        </w:r>
      </w:ins>
      <w:del w:id="96086" w:author="מנוע מכני" w:date="2026-10-11T12:04:39Z">
        <w:r w:rsidRPr="0052535D">
          <w:rPr>
            <w:rtl/>
          </w:rPr>
          <w:delText xml:space="preserve">נינהו</w:delText>
        </w:r>
      </w:del>
      <w:r w:rsidRPr="0052535D">
        <w:rPr>
          <w:rtl/>
        </w:rPr>
        <w:t xml:space="preserve">, ואליבא </w:t>
      </w:r>
      <w:r w:rsidRPr="0052535D">
        <w:rPr>
          <w:rStyle w:val="2fb"/>
          <w:rtl/>
        </w:rPr>
        <w:t xml:space="preserve">דר</w:t>
      </w:r>
      <w:ins w:id="92265" w:author="מנוע מכני" w:date="2026-10-11T12:04:39Z">
        <w:r>
          <w:rPr>
            <w:rStyle w:val="2fb"/>
            <w:rtl/>
          </w:rPr>
          <w:t xml:space="preserve">י"ו</w:t>
        </w:r>
      </w:ins>
      <w:del w:id="92266" w:author="מנוע מכני" w:date="2026-10-11T12:04:39Z">
        <w:r w:rsidRPr="0052535D">
          <w:rPr>
            <w:rtl/>
          </w:rPr>
          <w:delText xml:space="preserve">י''ו</w:delText>
        </w:r>
      </w:del>
      <w:r w:rsidRPr="0052535D">
        <w:rPr>
          <w:rtl/>
        </w:rPr>
        <w:t xml:space="preserve">.</w:t>
      </w:r>
    </w:p>
    <w:p w:rsidR="00E403F0" w:rsidRPr="00B078C3" w:rsidRDefault="00E403F0" w:rsidP="00E403F0">
      <w:pPr>
        <w:pStyle w:val="affff1"/>
        <w:ind w:end="0"/>
        <w:rPr>
          <w:rtl/>
        </w:rPr>
        <w:pPrChange w:id="20127" w:author="קלוד" w:date="2026-10-11T09:07:21Z">
          <w:pPr>
            <w:pStyle w:val="affff1"/>
            <w:rPr>
              <w:rtl/>
            </w:rPr>
          </w:pPr>
        </w:pPrChange>
      </w:pPr>
      <w:r w:rsidRPr="00B078C3">
        <w:rPr>
          <w:rtl/>
        </w:rPr>
        <w:t>מבין ישראל וכו'.</w:t>
      </w:r>
    </w:p>
    <w:p>
      <w:pPr>
        <w:pStyle w:val="38"/>
        <w:rPr>
          <w:ins w:id="100928" w:author="מנוע מכני" w:date="2026-10-11T12:04:39Z"/>
        </w:rPr>
      </w:pPr>
      <w:r w:rsidRPr="00B078C3">
        <w:t xml:space="preserve">ו</w:t>
      </w:r>
      <w:ins w:id="92267" w:author="מנוע מכני" w:date="2026-10-11T12:04:39Z">
        <w:r>
          <w:t xml:space="preserve">ה"ק</w:t>
        </w:r>
      </w:ins>
      <w:del w:id="92268" w:author="מנוע מכני" w:date="2026-10-11T12:04:39Z">
        <w:r w:rsidRPr="00B078C3">
          <w:delText xml:space="preserve">ה</w:delText>
        </w:r>
        <w:r>
          <w:delText xml:space="preserve">''ק</w:delText>
        </w:r>
      </w:del>
      <w:r w:rsidRPr="00B078C3">
        <w:t>:</w:t>
      </w:r>
    </w:p>
    <w:p w:rsidR="00E403F0" w:rsidRPr="00B078C3" w:rsidRDefault="00E403F0" w:rsidP="00E403F0">
      <w:pPr>
        <w:rPr>
          <w:rFonts w:ascii="FontbitDavid" w:hAnsi="FontbitDavid"/>
          <w:sz w:val="24"/>
          <w:rtl/>
        </w:rPr>
      </w:pPr>
      <w:del w:id="100929" w:author="מנוע מכני" w:date="2026-10-11T12:04:39Z">
        <w:r>
          <w:rPr>
            <w:rFonts w:ascii="FontbitDavid" w:hAnsi="FontbitDavid" w:hint="cs"/>
            <w:sz w:val="24"/>
            <w:rtl/>
          </w:rPr>
          <w:delText xml:space="preserve"> </w:delText>
        </w:r>
      </w:del>
      <w:r w:rsidRPr="00B078C3">
        <w:rPr>
          <w:rFonts w:ascii="FontbitDavid" w:hAnsi="FontbitDavid"/>
          <w:sz w:val="24"/>
          <w:rtl/>
        </w:rPr>
        <w:t>מבין ישראל ומבין הכותים - טמאין, דכותים גרי אמת הן.</w:t>
      </w:r>
    </w:p>
    <w:p w:rsidR="00E403F0" w:rsidRPr="00B078C3" w:rsidRDefault="00E403F0" w:rsidP="00E403F0">
      <w:pPr>
        <w:rPr>
          <w:rFonts w:ascii="FontbitDavid" w:hAnsi="FontbitDavid"/>
          <w:sz w:val="24"/>
          <w:rtl/>
        </w:rPr>
      </w:pPr>
      <w:r w:rsidRPr="00B078C3">
        <w:rPr>
          <w:rFonts w:ascii="FontbitDavid" w:hAnsi="FontbitDavid"/>
          <w:sz w:val="24"/>
          <w:rtl/>
        </w:rPr>
        <w:t>הנמצאין בערי ישראל - טהורין, שלא נחשדו על כתמיהם ו</w:t>
      </w:r>
      <w:r>
        <w:rPr>
          <w:rFonts w:ascii="FontbitDavid" w:hAnsi="FontbitDavid" w:hint="cs"/>
          <w:sz w:val="24"/>
          <w:rtl/>
        </w:rPr>
        <w:t>מצניעים</w:t>
      </w:r>
      <w:r w:rsidRPr="00B078C3">
        <w:rPr>
          <w:rFonts w:ascii="FontbitDavid" w:hAnsi="FontbitDavid"/>
          <w:sz w:val="24"/>
          <w:rtl/>
        </w:rPr>
        <w:t>.</w:t>
      </w:r>
    </w:p>
    <w:p w:rsidR="00E403F0" w:rsidRDefault="00E403F0" w:rsidP="00E403F0">
      <w:pPr>
        <w:rPr>
          <w:rFonts w:ascii="FontbitDavid" w:hAnsi="FontbitDavid"/>
          <w:sz w:val="24"/>
          <w:rtl/>
        </w:rPr>
      </w:pPr>
      <w:r w:rsidRPr="00B078C3">
        <w:rPr>
          <w:rFonts w:ascii="FontbitDavid" w:hAnsi="FontbitDavid"/>
          <w:sz w:val="24"/>
          <w:rtl/>
        </w:rPr>
        <w:t xml:space="preserve">הנמצאין בערי כותים - </w:t>
      </w:r>
      <w:ins w:id="93267" w:author="מנוע מכני" w:date="2026-10-11T12:04:39Z">
        <w:r>
          <w:rPr>
            <w:rStyle w:val="2fb"/>
            <w:rFonts w:ascii="FontbitDavid" w:hAnsi="FontbitDavid"/>
            <w:sz w:val="24"/>
            <w:rtl/>
          </w:rPr>
          <w:t xml:space="preserve">ר"מ</w:t>
        </w:r>
      </w:ins>
      <w:del w:id="93268" w:author="מנוע מכני" w:date="2026-10-11T12:04:39Z">
        <w:r w:rsidRPr="00B078C3">
          <w:rPr>
            <w:rFonts w:ascii="FontbitDavid" w:hAnsi="FontbitDavid"/>
            <w:sz w:val="24"/>
            <w:rtl/>
          </w:rPr>
          <w:delText xml:space="preserve">רבי מאיר</w:delText>
        </w:r>
      </w:del>
      <w:r w:rsidRPr="00B078C3">
        <w:rPr>
          <w:rFonts w:ascii="FontbitDavid" w:hAnsi="FontbitDavid"/>
          <w:sz w:val="24"/>
          <w:rtl/>
        </w:rPr>
        <w:t xml:space="preserve"> מטמא - דנחשדו על כתמיהם,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וחכמים מטהרין - שלא נחשדו על כתמיהן.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75" w:author="קלוד" w:date="2026-10-11T09:07:21Z"/>
        </w:rPr>
      </w:pPr>
      <w:ins w:id="20374" w:author="קלוד" w:date="2026-10-11T09:07:21Z">
        <w:r>
          <w:t xml:space="preserve">משנה ד</w:t>
        </w:r>
      </w:ins>
    </w:p>
    <w:p w:rsidR="00E403F0" w:rsidRPr="00D65BEC" w:rsidRDefault="00E403F0" w:rsidP="00E403F0">
      <w:pPr>
        <w:pStyle w:val="afff9"/>
        <w:rPr>
          <w:del w:id="20249" w:author="קלוד" w:date="2026-10-11T09:07:21Z"/>
          <w:rtl/>
        </w:rPr>
      </w:pPr>
      <w:del w:id="20248" w:author="קלוד" w:date="2026-10-11T09:07:21Z">
        <w:r w:rsidRPr="00D65BEC">
          <w:rPr>
            <w:rtl/>
          </w:rPr>
          <w:delText xml:space="preserve">מתני'.</w:delText>
        </w:r>
      </w:del>
    </w:p>
    <w:p w:rsidR="00E403F0" w:rsidRPr="00D65BEC" w:rsidRDefault="00E403F0" w:rsidP="00E403F0">
      <w:pPr>
        <w:pStyle w:val="afff9"/>
        <w:spacing w:before="120"/>
        <w:rPr>
          <w:rtl/>
        </w:rPr>
        <w:pPrChange w:id="90045" w:author="קלוד" w:date="2026-10-11T12:09:42Z">
          <w:pPr>
            <w:pStyle w:val="afff9"/>
          </w:pPr>
        </w:pPrChange>
      </w:pPr>
      <w:r w:rsidRPr="00D65BEC">
        <w:rPr>
          <w:rtl/>
        </w:rPr>
        <w:t xml:space="preserve">כל הכתמים הנמצאים בכל מקום טהורין, </w:t>
      </w:r>
    </w:p>
    <w:p w:rsidR="00E403F0" w:rsidRPr="00D65BEC" w:rsidRDefault="00E403F0" w:rsidP="00E403F0">
      <w:pPr>
        <w:pStyle w:val="afff9"/>
        <w:rPr>
          <w:rtl/>
        </w:rPr>
      </w:pPr>
      <w:r w:rsidRPr="00D65BEC">
        <w:rPr>
          <w:rtl/>
        </w:rPr>
        <w:t>חוץ מן הנמצאים בחדרים ובסביבות בית הטמאות.</w:t>
      </w:r>
    </w:p>
    <w:p w:rsidR="00E403F0" w:rsidRPr="00D65BEC" w:rsidRDefault="00E403F0" w:rsidP="00E403F0">
      <w:pPr>
        <w:pStyle w:val="afff9"/>
        <w:rPr>
          <w:rtl/>
        </w:rPr>
      </w:pPr>
      <w:r w:rsidRPr="00D65BEC">
        <w:rPr>
          <w:rtl/>
        </w:rPr>
        <w:t>בית הטמאות של כותים מטמאין באהל, מפני שהם קוברין שם את הנפלים.</w:t>
      </w:r>
    </w:p>
    <w:p w:rsidR="00E403F0" w:rsidRPr="00D65BEC" w:rsidRDefault="00E403F0" w:rsidP="00E403F0">
      <w:pPr>
        <w:pStyle w:val="afff9"/>
        <w:rPr>
          <w:rtl/>
        </w:rPr>
      </w:pPr>
      <w:r>
        <w:rPr>
          <w:rStyle w:val="TanaimMishna"/>
          <w:rtl/>
          <w:rPrChange w:id="102921" w:author="Claude" w:date="2026-10-11T09:07:54Z">
            <w:rPr>
              <w:rtl/>
            </w:rPr>
          </w:rPrChange>
        </w:rPr>
        <w:t xml:space="preserve">ר' יהודה</w:t>
      </w:r>
      <w:r>
        <w:rPr>
          <w:rtl/>
        </w:rPr>
        <w:t xml:space="preserve"> אומר</w:t>
      </w:r>
      <w:r>
        <w:rPr>
          <w:rStyle w:val="TanaimMishna"/>
          <w:rtl/>
          <w:rPrChange w:id="102922" w:author="Claude" w:date="2026-10-11T09:07:54Z">
            <w:rPr>
              <w:rtl/>
            </w:rPr>
          </w:rPrChange>
        </w:rPr>
        <w:t xml:space="preserve">:</w:t>
      </w:r>
      <w:r>
        <w:rPr>
          <w:rtl/>
        </w:rPr>
        <w:t xml:space="preserve"> לא היו קוברין, אלא משליכין, וחיה גוררתו.</w:t>
      </w:r>
    </w:p>
    <w:p w:rsidR="00E403F0" w:rsidRPr="00D65BEC" w:rsidRDefault="00E403F0" w:rsidP="00E403F0">
      <w:pPr>
        <w:pStyle w:val="afff9"/>
        <w:rPr>
          <w:rtl/>
        </w:rPr>
      </w:pPr>
      <w:r w:rsidRPr="00D65BEC">
        <w:rPr>
          <w:rtl/>
        </w:rPr>
        <w:t>נאמנים לומר: קברנו שם את הנפלים, או לא קברנו.</w:t>
      </w:r>
    </w:p>
    <w:p w:rsidR="00E403F0" w:rsidRPr="00D65BEC" w:rsidRDefault="00E403F0" w:rsidP="00E403F0">
      <w:pPr>
        <w:pStyle w:val="afff9"/>
        <w:rPr>
          <w:rtl/>
        </w:rPr>
      </w:pPr>
      <w:r w:rsidRPr="00D65BEC">
        <w:rPr>
          <w:rtl/>
        </w:rPr>
        <w:t>נאמנים לומר על הבהמה אם בכרה אם לא בכרה.</w:t>
      </w:r>
    </w:p>
    <w:p w:rsidR="00E403F0" w:rsidRPr="00D65BEC" w:rsidRDefault="00E403F0" w:rsidP="00E403F0">
      <w:pPr>
        <w:pStyle w:val="afff9"/>
        <w:rPr>
          <w:rtl/>
        </w:rPr>
      </w:pPr>
      <w:r w:rsidRPr="00D65BEC">
        <w:rPr>
          <w:rtl/>
        </w:rPr>
        <w:t>נאמנים על ציון קברות.</w:t>
      </w:r>
    </w:p>
    <w:p w:rsidR="00E403F0" w:rsidRPr="00D65BEC" w:rsidRDefault="00E403F0" w:rsidP="00E403F0">
      <w:pPr>
        <w:pStyle w:val="afff9"/>
        <w:rPr>
          <w:rtl/>
        </w:rPr>
      </w:pPr>
      <w:r w:rsidRPr="00D65BEC">
        <w:rPr>
          <w:rtl/>
        </w:rPr>
        <w:t>ואין נאמנין לא על הסככות, ולא על הפרעות, ולא על בית הפרס.</w:t>
      </w:r>
    </w:p>
    <w:p w:rsidR="00E403F0" w:rsidRPr="00D65BEC" w:rsidRDefault="00E403F0" w:rsidP="00E403F0">
      <w:pPr>
        <w:pStyle w:val="afff9"/>
        <w:rPr>
          <w:rtl/>
        </w:rPr>
      </w:pPr>
      <w:r w:rsidRPr="00D65BEC">
        <w:rPr>
          <w:rtl/>
        </w:rPr>
        <w:t>זה הכלל: דבר שחשודים בו - אין נאמנין עליו.</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 xml:space="preserve">מז. </w:t>
      </w:r>
    </w:p>
    <w:p w:rsidR="00E403F0" w:rsidRPr="00B078C3" w:rsidRDefault="00E403F0" w:rsidP="00E403F0">
      <w:pPr>
        <w:rPr>
          <w:rFonts w:ascii="FontbitDavid" w:hAnsi="FontbitDavid"/>
          <w:sz w:val="24"/>
          <w:rtl/>
        </w:rPr>
      </w:pPr>
      <w:r>
        <w:rPr>
          <w:rFonts w:ascii="FontbitDavid" w:hAnsi="FontbitDavid" w:hint="cs"/>
          <w:sz w:val="24"/>
          <w:rtl/>
        </w:rPr>
        <w:t>'</w:t>
      </w:r>
      <w:ins w:id="90615" w:author="Claude - סמנטי" w:date="2026-10-11T12:19:29Z">
        <w:r>
          <w:rPr>
            <w:rStyle w:val="afffff0"/>
            <w:rFonts w:ascii="FontbitDavid" w:hAnsi="FontbitDavid"/>
            <w:sz w:val="24"/>
            <w:rtl/>
          </w:rPr>
          <w:t xml:space="preserve">לֹא תַסִּיג גְּבוּל רֵעֲךָ אֲשֶׁר גָּבְלוּ רִאשׁוֹנִים בְּנַחֲלָתְךָ</w:t>
        </w:r>
      </w:ins>
      <w:del w:id="90616" w:author="Claude - סמנטי" w:date="2026-10-11T12:19:29Z">
        <w:r w:rsidRPr="00B078C3">
          <w:rPr>
            <w:rFonts w:ascii="FontbitDavid" w:hAnsi="FontbitDavid"/>
            <w:sz w:val="24"/>
            <w:rtl/>
          </w:rPr>
          <w:delText xml:space="preserve">לא תסיג גבול רעך אשר גבלו ראשונים בנחלתך</w:delText>
        </w:r>
      </w:del>
      <w:r>
        <w:rPr>
          <w:rFonts w:ascii="FontbitDavid" w:hAnsi="FontbitDavid" w:hint="cs"/>
          <w:sz w:val="24"/>
          <w:rtl/>
        </w:rPr>
        <w:t>'</w:t>
      </w:r>
      <w:r w:rsidRPr="00B078C3">
        <w:rPr>
          <w:rFonts w:ascii="FontbitDavid" w:hAnsi="FontbitDavid"/>
          <w:sz w:val="24"/>
          <w:rtl/>
        </w:rPr>
        <w:t>, כל שיש לו נחלה - יש לו גבול, כל שאין לו נחלה - אין לו גבול.</w:t>
      </w:r>
    </w:p>
    <w:p>
      <w:pPr>
        <w:pStyle w:val="afffff8"/>
        <w:rPr>
          <w:ins w:id="90177" w:author="קלוד" w:date="2026-10-11T12:23:38Z"/>
        </w:rPr>
      </w:pPr>
      <w:ins w:id="90178" w:author="קלוד" w:date="2026-10-11T12:23:38Z">
        <w:r>
          <w:rPr>
            <w:color w:val="7B3F00"/>
          </w:rPr>
          <w:t xml:space="preserve">נאמנים לומר 'קברנו' - אף על פי ש'לפני עור'</w:t>
        </w:r>
      </w:ins>
    </w:p>
    <w:p w:rsidR="00E403F0" w:rsidRPr="00017C1D" w:rsidRDefault="00E403F0" w:rsidP="00E403F0">
      <w:pPr>
        <w:pStyle w:val="a3"/>
        <w:rPr>
          <w:spacing w:val="0"/>
          <w:rtl/>
        </w:rPr>
      </w:pPr>
      <w:r w:rsidRPr="00017C1D">
        <w:rPr>
          <w:spacing w:val="0"/>
          <w:rtl/>
        </w:rPr>
        <w:t xml:space="preserve">נאמנים לומר קברנו </w:t>
      </w:r>
      <w:r w:rsidRPr="00017C1D">
        <w:rPr>
          <w:rFonts w:hint="cs"/>
          <w:spacing w:val="0"/>
          <w:rtl/>
        </w:rPr>
        <w:t xml:space="preserve">ואפי' </w:t>
      </w:r>
      <w:ins w:id="96087" w:author="מנוע מכני" w:date="2026-10-11T12:04:39Z">
        <w:r>
          <w:rPr>
            <w:rFonts w:hint="cs"/>
            <w:spacing w:val="0"/>
            <w:rtl/>
          </w:rPr>
          <w:t xml:space="preserve">דאין</w:t>
        </w:r>
      </w:ins>
      <w:del w:id="96088" w:author="מנוע מכני" w:date="2026-10-11T12:04:39Z">
        <w:r w:rsidRPr="00017C1D">
          <w:rPr>
            <w:rFonts w:hint="cs"/>
            <w:spacing w:val="0"/>
            <w:rtl/>
          </w:rPr>
          <w:delText xml:space="preserve">דלית</w:delText>
        </w:r>
      </w:del>
      <w:r w:rsidRPr="00017C1D">
        <w:rPr>
          <w:rFonts w:hint="cs"/>
          <w:spacing w:val="0"/>
          <w:rtl/>
        </w:rPr>
        <w:t xml:space="preserve"> להם לפני עור' מיירי בכהן עומד שם וטהור הוא שאוכל תרומה שם </w:t>
      </w:r>
    </w:p>
    <w:p w:rsidR="00E403F0" w:rsidRPr="00B078C3" w:rsidRDefault="00E403F0" w:rsidP="00E403F0">
      <w:pPr>
        <w:rPr>
          <w:rFonts w:ascii="FontbitDavid" w:hAnsi="FontbitDavid"/>
          <w:sz w:val="24"/>
          <w:rtl/>
        </w:rPr>
      </w:pPr>
      <w:r>
        <w:rPr>
          <w:rFonts w:ascii="FontbitDavid" w:hAnsi="FontbitDavid" w:hint="cs"/>
          <w:sz w:val="24"/>
          <w:rtl/>
        </w:rPr>
        <w:t xml:space="preserve">וק</w:t>
      </w:r>
      <w:ins w:id="92269" w:author="מנוע מכני" w:date="2026-10-11T12:04:39Z">
        <w:r>
          <w:rPr>
            <w:rFonts w:ascii="FontbitDavid" w:hAnsi="FontbitDavid" w:hint="cs"/>
            <w:sz w:val="24"/>
            <w:rtl/>
          </w:rPr>
          <w:t xml:space="preserve">מ"ל</w:t>
        </w:r>
      </w:ins>
      <w:del w:id="92270"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דלא אמרי' שאינם בקירים ביצירה </w:t>
      </w:r>
    </w:p>
    <w:p w:rsidR="00E403F0" w:rsidRPr="00B078C3" w:rsidRDefault="00E403F0" w:rsidP="00E403F0">
      <w:pPr>
        <w:jc w:val="center"/>
        <w:rPr>
          <w:del w:id="90144" w:author="מנוע עיצוב" w:date="2026-10-11T12:09:26Z"/>
          <w:rFonts w:ascii="FontbitDavid" w:hAnsi="FontbitDavid"/>
          <w:sz w:val="24"/>
          <w:rtl/>
        </w:rPr>
      </w:pPr>
      <w:del w:id="9014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28" w:author="קלוד" w:date="2026-10-11T09:07:21Z">
          <w:pPr>
            <w:pStyle w:val="affff1"/>
            <w:rPr>
              <w:rtl/>
            </w:rPr>
          </w:pPr>
        </w:pPrChange>
      </w:pPr>
      <w:r w:rsidRPr="00B078C3">
        <w:rPr>
          <w:rtl/>
        </w:rPr>
        <w:t>נאמנין על הבהמה וכו'.</w:t>
      </w:r>
    </w:p>
    <w:p w:rsidR="00E403F0" w:rsidRDefault="00E403F0" w:rsidP="00E403F0">
      <w:pPr>
        <w:rPr>
          <w:rFonts w:ascii="FontbitDavid" w:hAnsi="FontbitDavid"/>
          <w:sz w:val="24"/>
          <w:rtl/>
        </w:rPr>
      </w:pPr>
      <w:r w:rsidRPr="00B078C3">
        <w:rPr>
          <w:rFonts w:ascii="FontbitDavid" w:hAnsi="FontbitDavid"/>
          <w:sz w:val="24"/>
          <w:rtl/>
        </w:rPr>
        <w:t xml:space="preserve">והא </w:t>
      </w:r>
      <w:ins w:id="96089" w:author="מנוע מכני" w:date="2026-10-11T12:04:39Z">
        <w:r>
          <w:rPr>
            <w:rFonts w:ascii="FontbitDavid" w:hAnsi="FontbitDavid"/>
            <w:sz w:val="24"/>
            <w:rtl/>
          </w:rPr>
          <w:t xml:space="preserve">אין</w:t>
        </w:r>
      </w:ins>
      <w:del w:id="96090" w:author="מנוע מכני" w:date="2026-10-11T12:04:39Z">
        <w:r w:rsidRPr="00B078C3">
          <w:rPr>
            <w:rFonts w:ascii="FontbitDavid" w:hAnsi="FontbitDavid"/>
            <w:sz w:val="24"/>
            <w:rtl/>
          </w:rPr>
          <w:delText xml:space="preserve">לית</w:delText>
        </w:r>
      </w:del>
      <w:r w:rsidRPr="00B078C3">
        <w:rPr>
          <w:rFonts w:ascii="FontbitDavid" w:hAnsi="FontbitDavid"/>
          <w:sz w:val="24"/>
          <w:rtl/>
        </w:rPr>
        <w:t xml:space="preserve"> </w:t>
      </w:r>
      <w:ins w:id="97057" w:author="מנוע מכני" w:date="2026-10-11T12:04:39Z">
        <w:r>
          <w:rPr>
            <w:rFonts w:ascii="FontbitDavid" w:hAnsi="FontbitDavid"/>
            <w:sz w:val="24"/>
            <w:rtl/>
          </w:rPr>
          <w:t xml:space="preserve">להם</w:t>
        </w:r>
      </w:ins>
      <w:del w:id="97058"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ולפני עור </w:t>
      </w:r>
      <w:r w:rsidRPr="00B078C3">
        <w:rPr>
          <w:rFonts w:ascii="FontbitDavid" w:hAnsi="FontbitDavid"/>
          <w:sz w:val="24"/>
          <w:rtl/>
        </w:rPr>
        <w:t xml:space="preserve">לא</w:t>
      </w:r>
      <w:r w:rsidRPr="00B078C3">
        <w:rPr>
          <w:rFonts w:ascii="FontbitDavid" w:hAnsi="FontbitDavid"/>
          <w:sz w:val="24"/>
          <w:rtl/>
        </w:rPr>
        <w:t xml:space="preserve"> תתן מכשול </w:t>
      </w:r>
    </w:p>
    <w:p>
      <w:pPr>
        <w:pStyle w:val="38"/>
        <w:rPr>
          <w:ins w:id="100930" w:author="מנוע מכני" w:date="2026-10-11T12:04:39Z"/>
        </w:rPr>
      </w:pPr>
      <w:r>
        <w:t xml:space="preserve">רח</w:t>
      </w:r>
      <w:ins w:id="92271" w:author="מנוע מכני" w:date="2026-10-11T12:04:39Z">
        <w:r>
          <w:t xml:space="preserve">ב"א</w:t>
        </w:r>
      </w:ins>
      <w:del w:id="92272" w:author="מנוע מכני" w:date="2026-10-11T12:04:39Z">
        <w:r>
          <w:delText xml:space="preserve">ב''א</w:delText>
        </w:r>
      </w:del>
      <w:r>
        <w:t xml:space="preserve"> מר</w:t>
      </w:r>
      <w:ins w:id="92273" w:author="מנוע מכני" w:date="2026-10-11T12:04:39Z">
        <w:r>
          <w:t xml:space="preserve">י"ו</w:t>
        </w:r>
      </w:ins>
      <w:del w:id="92274" w:author="מנוע מכני" w:date="2026-10-11T12:04:39Z">
        <w:r>
          <w:delText xml:space="preserve">י''ו</w:delText>
        </w:r>
      </w:del>
      <w:r>
        <w:t xml:space="preserve"> מיירי</w:t>
      </w:r>
      <w:r w:rsidRPr="00B078C3">
        <w:t xml:space="preserve">:</w:t>
      </w:r>
    </w:p>
    <w:p w:rsidR="00E403F0" w:rsidRPr="00B078C3" w:rsidRDefault="00E403F0" w:rsidP="00E403F0">
      <w:pPr>
        <w:rPr>
          <w:rFonts w:ascii="FontbitDavid" w:hAnsi="FontbitDavid"/>
          <w:sz w:val="24"/>
          <w:rtl/>
        </w:rPr>
      </w:pPr>
      <w:del w:id="1009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בגוזז ועובד.</w:t>
      </w:r>
      <w:r>
        <w:rPr>
          <w:rFonts w:ascii="FontbitDavid" w:hAnsi="FontbitDavid" w:hint="cs"/>
          <w:sz w:val="24"/>
          <w:rtl/>
        </w:rPr>
        <w:t xml:space="preserve"> </w:t>
      </w:r>
      <w:r>
        <w:rPr>
          <w:rFonts w:ascii="FontbitDavid" w:hAnsi="FontbitDavid" w:hint="cs"/>
          <w:sz w:val="24"/>
          <w:rtl/>
        </w:rPr>
        <w:t xml:space="preserve">וק</w:t>
      </w:r>
      <w:ins w:id="92275" w:author="מנוע מכני" w:date="2026-10-11T12:04:39Z">
        <w:r>
          <w:rPr>
            <w:rFonts w:ascii="FontbitDavid" w:hAnsi="FontbitDavid" w:hint="cs"/>
            <w:sz w:val="24"/>
            <w:rtl/>
          </w:rPr>
          <w:t xml:space="preserve">מ"ל</w:t>
        </w:r>
      </w:ins>
      <w:del w:id="92276"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דבקיאי בטינוף [ולא פוטרים הבא אחריו] </w:t>
      </w:r>
    </w:p>
    <w:p w:rsidR="00E403F0" w:rsidRPr="00B078C3" w:rsidRDefault="00E403F0" w:rsidP="00E403F0">
      <w:pPr>
        <w:jc w:val="center"/>
        <w:rPr>
          <w:del w:id="90146" w:author="מנוע עיצוב" w:date="2026-10-11T12:09:26Z"/>
          <w:rFonts w:ascii="FontbitDavid" w:hAnsi="FontbitDavid"/>
          <w:sz w:val="24"/>
          <w:rtl/>
        </w:rPr>
      </w:pPr>
      <w:del w:id="9014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29" w:author="קלוד" w:date="2026-10-11T09:07:21Z">
          <w:pPr>
            <w:pStyle w:val="affff1"/>
            <w:rPr>
              <w:rtl/>
            </w:rPr>
          </w:pPr>
        </w:pPrChange>
      </w:pPr>
      <w:r w:rsidRPr="00B078C3">
        <w:rPr>
          <w:rtl/>
        </w:rPr>
        <w:lastRenderedPageBreak/>
        <w:t>נאמנין על ציון וכו'.</w:t>
      </w:r>
    </w:p>
    <w:p w:rsidR="00E403F0" w:rsidRPr="00B078C3" w:rsidRDefault="00E403F0" w:rsidP="00E403F0">
      <w:pPr>
        <w:rPr>
          <w:rFonts w:ascii="FontbitDavid" w:hAnsi="FontbitDavid"/>
          <w:sz w:val="24"/>
          <w:rtl/>
        </w:rPr>
      </w:pPr>
      <w:r w:rsidRPr="00B078C3">
        <w:rPr>
          <w:rFonts w:ascii="FontbitDavid" w:hAnsi="FontbitDavid"/>
          <w:sz w:val="24"/>
          <w:rtl/>
        </w:rPr>
        <w:t>ואף על גב דמדרבנן הוא, כיון</w:t>
      </w:r>
      <w:r>
        <w:rPr>
          <w:rFonts w:ascii="FontbitDavid" w:hAnsi="FontbitDavid"/>
          <w:sz w:val="24"/>
          <w:rtl/>
        </w:rPr>
        <w:t xml:space="preserve"> דכתיבא - מזהר זהירי </w:t>
      </w:r>
      <w:ins w:id="96091" w:author="מנוע מכני" w:date="2026-10-11T12:04:39Z">
        <w:r>
          <w:rPr>
            <w:rFonts w:ascii="FontbitDavid" w:hAnsi="FontbitDavid"/>
            <w:sz w:val="24"/>
            <w:rtl/>
          </w:rPr>
          <w:t xml:space="preserve">בו</w:t>
        </w:r>
      </w:ins>
      <w:del w:id="96092" w:author="מנוע מכני" w:date="2026-10-11T12:04:39Z">
        <w:r>
          <w:rPr>
            <w:rFonts w:ascii="FontbitDavid" w:hAnsi="FontbitDavid"/>
            <w:sz w:val="24"/>
            <w:rtl/>
          </w:rPr>
          <w:delText xml:space="preserve">ביה</w:delText>
        </w:r>
      </w:del>
      <w:r>
        <w:rPr>
          <w:rFonts w:ascii="FontbitDavid" w:hAnsi="FontbitDavid"/>
          <w:sz w:val="24"/>
          <w:rtl/>
        </w:rPr>
        <w:t xml:space="preserve">, ד</w:t>
      </w:r>
      <w:r>
        <w:rPr>
          <w:rFonts w:ascii="FontbitDavid" w:hAnsi="FontbitDavid" w:hint="cs"/>
          <w:sz w:val="24"/>
          <w:rtl/>
        </w:rPr>
        <w:t>'</w:t>
      </w:r>
      <w:ins w:id="90617" w:author="Claude - סמנטי" w:date="2026-10-11T12:19:29Z">
        <w:r>
          <w:rPr>
            <w:rStyle w:val="afffff0"/>
            <w:rFonts w:ascii="FontbitDavid" w:hAnsi="FontbitDavid"/>
            <w:sz w:val="24"/>
            <w:rtl/>
          </w:rPr>
          <w:t xml:space="preserve">וְרָאָה עֶצֶם אָדָם וּבָנָה אֶצְלוֹ צִיּוּן</w:t>
        </w:r>
      </w:ins>
      <w:del w:id="90618" w:author="Claude - סמנטי" w:date="2026-10-11T12:19:29Z">
        <w:r w:rsidRPr="00B078C3">
          <w:rPr>
            <w:rFonts w:ascii="FontbitDavid" w:hAnsi="FontbitDavid"/>
            <w:sz w:val="24"/>
            <w:rtl/>
          </w:rPr>
          <w:delText xml:space="preserve">וראה עצם אדם ובנה אצלו ציון</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jc w:val="center"/>
        <w:rPr>
          <w:del w:id="90148" w:author="מנוע עיצוב" w:date="2026-10-11T12:09:26Z"/>
          <w:rFonts w:ascii="FontbitDavid" w:hAnsi="FontbitDavid"/>
          <w:sz w:val="24"/>
          <w:rtl/>
        </w:rPr>
      </w:pPr>
      <w:del w:id="9014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30" w:author="קלוד" w:date="2026-10-11T09:07:21Z">
          <w:pPr>
            <w:pStyle w:val="affff1"/>
            <w:rPr>
              <w:rtl/>
            </w:rPr>
          </w:pPr>
        </w:pPrChange>
      </w:pPr>
      <w:r w:rsidRPr="00B078C3">
        <w:rPr>
          <w:rtl/>
        </w:rPr>
        <w:t>אבל אין נאמנין לא על הסככות וכו'.</w:t>
      </w:r>
    </w:p>
    <w:p w:rsidR="00E403F0" w:rsidRPr="00B078C3" w:rsidRDefault="00E403F0" w:rsidP="00E403F0">
      <w:pPr>
        <w:rPr>
          <w:rFonts w:ascii="FontbitDavid" w:hAnsi="FontbitDavid"/>
          <w:sz w:val="24"/>
          <w:rtl/>
        </w:rPr>
      </w:pPr>
      <w:r w:rsidRPr="00B078C3">
        <w:rPr>
          <w:rFonts w:ascii="FontbitDavid" w:hAnsi="FontbitDavid"/>
          <w:sz w:val="24"/>
          <w:rtl/>
        </w:rPr>
        <w:t xml:space="preserve">סככות - </w:t>
      </w:r>
      <w:r w:rsidRPr="00B078C3">
        <w:rPr>
          <w:rFonts w:ascii="FontbitDavid" w:hAnsi="FontbitDavid"/>
          <w:sz w:val="24"/>
          <w:rtl/>
        </w:rPr>
        <w:t xml:space="preserve">דתנן</w:t>
      </w:r>
      <w:r w:rsidRPr="00B078C3">
        <w:rPr>
          <w:rFonts w:ascii="FontbitDavid" w:hAnsi="FontbitDavid"/>
          <w:sz w:val="24"/>
          <w:rtl/>
        </w:rPr>
        <w:t xml:space="preserve">: אלו הן סככות - אילן המיסך על הארץ.</w:t>
      </w:r>
    </w:p>
    <w:p w:rsidR="00E403F0" w:rsidRPr="00B078C3" w:rsidRDefault="00E403F0" w:rsidP="00E403F0">
      <w:pPr>
        <w:rPr>
          <w:rFonts w:ascii="FontbitDavid" w:hAnsi="FontbitDavid"/>
          <w:sz w:val="24"/>
          <w:rtl/>
        </w:rPr>
      </w:pPr>
      <w:r w:rsidRPr="00B078C3">
        <w:rPr>
          <w:rFonts w:ascii="FontbitDavid" w:hAnsi="FontbitDavid"/>
          <w:sz w:val="24"/>
          <w:rtl/>
        </w:rPr>
        <w:t xml:space="preserve">פרעות - </w:t>
      </w:r>
      <w:r w:rsidRPr="00B078C3">
        <w:rPr>
          <w:rFonts w:ascii="FontbitDavid" w:hAnsi="FontbitDavid"/>
          <w:sz w:val="24"/>
          <w:rtl/>
        </w:rPr>
        <w:t xml:space="preserve">דתנן</w:t>
      </w:r>
      <w:r w:rsidRPr="00B078C3">
        <w:rPr>
          <w:rFonts w:ascii="FontbitDavid" w:hAnsi="FontbitDavid"/>
          <w:sz w:val="24"/>
          <w:rtl/>
        </w:rPr>
        <w:t xml:space="preserve"> אבנים פרעות היוצאות מן הגדר.</w:t>
      </w:r>
    </w:p>
    <w:p>
      <w:pPr>
        <w:pStyle w:val="afffff8"/>
        <w:rPr>
          <w:ins w:id="90175" w:author="קלוד" w:date="2026-10-11T12:23:38Z"/>
        </w:rPr>
      </w:pPr>
      <w:ins w:id="90176" w:author="קלוד" w:date="2026-10-11T12:23:38Z">
        <w:r>
          <w:rPr>
            <w:color w:val="7B3F00"/>
          </w:rPr>
          <w:t xml:space="preserve">בית הפרס - מנפח, נידוש וחרישת בית הקברות</w:t>
        </w:r>
      </w:ins>
    </w:p>
    <w:p>
      <w:pPr>
        <w:pStyle w:val="38"/>
        <w:rPr>
          <w:ins w:id="100932" w:author="מנוע מכני" w:date="2026-10-11T12:04:39Z"/>
        </w:rPr>
      </w:pPr>
      <w:r w:rsidRPr="00B078C3">
        <w:t xml:space="preserve">בית הפרס </w:t>
      </w:r>
      <w:ins w:id="92277" w:author="מנוע מכני" w:date="2026-10-11T12:04:39Z">
        <w:r>
          <w:t xml:space="preserve">ר"י</w:t>
        </w:r>
      </w:ins>
      <w:del w:id="92278" w:author="מנוע מכני" w:date="2026-10-11T12:04:39Z">
        <w:r>
          <w:delText xml:space="preserve">ר''י</w:delText>
        </w:r>
      </w:del>
      <w:r>
        <w:t xml:space="preserve"> משמואל</w:t>
      </w:r>
      <w:r w:rsidRPr="00B078C3">
        <w:t xml:space="preserve">:</w:t>
      </w:r>
    </w:p>
    <w:p w:rsidR="00E403F0" w:rsidRPr="00B078C3" w:rsidRDefault="00E403F0" w:rsidP="00E403F0">
      <w:pPr>
        <w:rPr>
          <w:rFonts w:ascii="FontbitDavid" w:hAnsi="FontbitDavid"/>
          <w:sz w:val="24"/>
          <w:rtl/>
        </w:rPr>
      </w:pPr>
      <w:del w:id="1009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מנפח אדם בית הפרס והולך.</w:t>
      </w:r>
    </w:p>
    <w:p>
      <w:pPr>
        <w:pStyle w:val="38"/>
        <w:rPr>
          <w:ins w:id="100934" w:author="מנוע מכני" w:date="2026-10-11T12:04:39Z"/>
        </w:rPr>
      </w:pPr>
      <w:r>
        <w:tab/>
      </w:r>
      <w:r>
        <w:tab/>
      </w:r>
      <w:r w:rsidRPr="00B078C3">
        <w:t>ר</w:t>
      </w:r>
      <w:r>
        <w:t xml:space="preserve">י</w:t>
      </w:r>
      <w:ins w:id="92279" w:author="מנוע מכני" w:date="2026-10-11T12:04:39Z">
        <w:r>
          <w:t xml:space="preserve">ב"א</w:t>
        </w:r>
      </w:ins>
      <w:del w:id="92280" w:author="מנוע מכני" w:date="2026-10-11T12:04:39Z">
        <w:r>
          <w:delText xml:space="preserve">ב''א</w:delText>
        </w:r>
      </w:del>
      <w:r>
        <w:t xml:space="preserve"> מד</w:t>
      </w:r>
      <w:ins w:id="92281" w:author="מנוע מכני" w:date="2026-10-11T12:04:39Z">
        <w:r>
          <w:t xml:space="preserve">ר"י</w:t>
        </w:r>
      </w:ins>
      <w:del w:id="92282" w:author="מנוע מכני" w:date="2026-10-11T12:04:39Z">
        <w:r>
          <w:delText xml:space="preserve">ר''י</w:delText>
        </w:r>
      </w:del>
      <w:r w:rsidRPr="00B078C3">
        <w:t xml:space="preserve">:</w:t>
      </w:r>
    </w:p>
    <w:p w:rsidR="00E403F0" w:rsidRPr="00B078C3" w:rsidRDefault="00E403F0" w:rsidP="00E403F0">
      <w:pPr>
        <w:rPr>
          <w:rFonts w:ascii="FontbitDavid" w:hAnsi="FontbitDavid"/>
          <w:sz w:val="24"/>
          <w:rtl/>
        </w:rPr>
      </w:pPr>
      <w:del w:id="10093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בית הפרס שנידש - טהור.</w:t>
      </w:r>
    </w:p>
    <w:p>
      <w:pPr>
        <w:pStyle w:val="38"/>
        <w:rPr>
          <w:ins w:id="100936" w:author="מנוע מכני" w:date="2026-10-11T12:04:39Z"/>
        </w:rPr>
      </w:pPr>
      <w:r w:rsidRPr="00B078C3">
        <w:t xml:space="preserve">ותנא:</w:t>
      </w:r>
    </w:p>
    <w:p w:rsidR="00E403F0" w:rsidRPr="00B078C3" w:rsidRDefault="00E403F0" w:rsidP="00E403F0">
      <w:pPr>
        <w:rPr>
          <w:rFonts w:ascii="FontbitDavid" w:hAnsi="FontbitDavid"/>
          <w:sz w:val="24"/>
          <w:rtl/>
        </w:rPr>
      </w:pPr>
      <w:del w:id="10093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החורש בית הקברות הרי זה עושה בית הפרס.</w:t>
      </w:r>
    </w:p>
    <w:p w:rsidR="00E403F0" w:rsidRPr="00B078C3" w:rsidRDefault="00E403F0" w:rsidP="00E403F0">
      <w:pPr>
        <w:rPr>
          <w:rFonts w:ascii="FontbitDavid" w:hAnsi="FontbitDavid"/>
          <w:sz w:val="24"/>
          <w:rtl/>
        </w:rPr>
      </w:pPr>
      <w:r w:rsidRPr="00B078C3">
        <w:rPr>
          <w:rFonts w:ascii="FontbitDavid" w:hAnsi="FontbitDavid"/>
          <w:sz w:val="24"/>
          <w:rtl/>
        </w:rPr>
        <w:t xml:space="preserve">ועד כמה הוא עושה - מלא מענה מאה אמה, בית ארבעת סאין, </w:t>
      </w:r>
      <w:r w:rsidRPr="00B078C3">
        <w:rPr>
          <w:rStyle w:val="2fb"/>
          <w:rFonts w:ascii="FontbitDavid" w:hAnsi="FontbitDavid"/>
          <w:sz w:val="24"/>
          <w:rtl/>
        </w:rPr>
        <w:t xml:space="preserve">רבי יוסי</w:t>
      </w:r>
      <w:r w:rsidRPr="00B078C3">
        <w:rPr>
          <w:rFonts w:ascii="FontbitDavid" w:hAnsi="FontbitDavid"/>
          <w:sz w:val="24"/>
          <w:rtl/>
        </w:rPr>
        <w:t xml:space="preserve"> אומר: חמש.</w:t>
      </w:r>
    </w:p>
    <w:p w:rsidR="00E403F0" w:rsidRDefault="00E403F0" w:rsidP="00E403F0">
      <w:pPr>
        <w:rPr>
          <w:rFonts w:ascii="FontbitDavid" w:hAnsi="FontbitDavid"/>
          <w:sz w:val="24"/>
          <w:rtl/>
        </w:rPr>
      </w:pPr>
    </w:p>
    <w:p>
      <w:pPr>
        <w:pStyle w:val="afffff8"/>
        <w:rPr>
          <w:ins w:id="90173" w:author="קלוד" w:date="2026-10-11T12:23:38Z"/>
        </w:rPr>
      </w:pPr>
      <w:ins w:id="90174" w:author="קלוד" w:date="2026-10-11T12:23:38Z">
        <w:r>
          <w:rPr>
            <w:color w:val="7B3F00"/>
          </w:rPr>
          <w:t xml:space="preserve">שדה שאבד בה קבר - נאמן כותי לומר אין שם קבר</w:t>
        </w:r>
      </w:ins>
    </w:p>
    <w:p>
      <w:pPr>
        <w:pStyle w:val="38"/>
        <w:rPr>
          <w:ins w:id="100938" w:author="מנוע מכני" w:date="2026-10-11T12:04:39Z"/>
        </w:rPr>
      </w:pPr>
      <w:r w:rsidRPr="00017C1D">
        <w:t xml:space="preserve">והך </w:t>
      </w:r>
      <w:r w:rsidRPr="00017C1D">
        <w:t xml:space="preserve">ד</w:t>
      </w:r>
      <w:r w:rsidRPr="00017C1D">
        <w:t xml:space="preserve">תניא</w:t>
      </w:r>
      <w:r w:rsidRPr="00017C1D">
        <w:t xml:space="preserve">:</w:t>
      </w:r>
    </w:p>
    <w:p w:rsidR="00E403F0" w:rsidRPr="00017C1D" w:rsidRDefault="00E403F0" w:rsidP="00E403F0">
      <w:pPr>
        <w:pStyle w:val="a3"/>
        <w:rPr>
          <w:spacing w:val="-6"/>
          <w:rtl/>
        </w:rPr>
      </w:pPr>
      <w:del w:id="100939" w:author="מנוע מכני" w:date="2026-10-11T12:04:39Z">
        <w:r w:rsidRPr="00017C1D">
          <w:rPr>
            <w:spacing w:val="-6"/>
            <w:rtl/>
          </w:rPr>
          <w:delText xml:space="preserve"> </w:delText>
        </w:r>
      </w:del>
      <w:r w:rsidRPr="00017C1D">
        <w:rPr>
          <w:spacing w:val="-6"/>
          <w:rtl/>
        </w:rPr>
        <w:t xml:space="preserve">שדה שאבד בה קבר נאמן כותי לומר אין שם קבר לפי שאינו מעיד אלא על גופו של קבר,</w:t>
      </w:r>
    </w:p>
    <w:p w:rsidR="00E403F0" w:rsidRPr="00017C1D" w:rsidRDefault="00E403F0" w:rsidP="00E403F0">
      <w:pPr>
        <w:rPr>
          <w:rFonts w:ascii="FontbitDavid" w:hAnsi="FontbitDavid"/>
          <w:spacing w:val="-4"/>
          <w:sz w:val="24"/>
          <w:rtl/>
        </w:rPr>
      </w:pPr>
      <w:del w:id="92876"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אילן שהוא מיסך על הארץ נאמן לומר אין תחתיו קבר - לפי שאינו מעיד אלא על גופו של קבר! </w:t>
      </w:r>
    </w:p>
    <w:p>
      <w:pPr>
        <w:pStyle w:val="38"/>
        <w:rPr>
          <w:ins w:id="100940" w:author="מנוע מכני" w:date="2026-10-11T12:04:39Z"/>
        </w:rPr>
      </w:pPr>
      <w:r>
        <w:t xml:space="preserve">אר</w:t>
      </w:r>
      <w:ins w:id="92283" w:author="מנוע מכני" w:date="2026-10-11T12:04:39Z">
        <w:r>
          <w:t xml:space="preserve">י"ו</w:t>
        </w:r>
      </w:ins>
      <w:del w:id="92284" w:author="מנוע מכני" w:date="2026-10-11T12:04:39Z">
        <w:r>
          <w:delText xml:space="preserve">י''ו</w:delText>
        </w:r>
      </w:del>
      <w:r w:rsidRPr="00015101">
        <w:t xml:space="preserve">:</w:t>
      </w:r>
    </w:p>
    <w:p w:rsidR="00E403F0" w:rsidRPr="00015101" w:rsidRDefault="00E403F0" w:rsidP="00E403F0">
      <w:pPr>
        <w:pStyle w:val="a2"/>
        <w:numPr>
          <w:ilvl w:val="0"/>
          <w:numId w:val="2"/>
        </w:numPr>
        <w:rPr>
          <w:rtl/>
        </w:rPr>
      </w:pPr>
      <w:del w:id="100941" w:author="מנוע מכני" w:date="2026-10-11T12:04:39Z">
        <w:r w:rsidRPr="00015101">
          <w:rPr>
            <w:rtl/>
          </w:rPr>
          <w:delText xml:space="preserve"> </w:delText>
        </w:r>
      </w:del>
      <w:r w:rsidRPr="00015101">
        <w:rPr>
          <w:rtl/>
        </w:rPr>
        <w:t xml:space="preserve">במהלך ובא על פני כולה</w:t>
      </w:r>
      <w:r>
        <w:rPr>
          <w:rFonts w:hint="cs"/>
          <w:rtl/>
        </w:rPr>
        <w:t xml:space="preserve"> </w:t>
      </w:r>
      <w:r>
        <w:rPr>
          <w:rFonts w:hint="cs"/>
          <w:rtl/>
        </w:rPr>
        <w:t xml:space="preserve">וק</w:t>
      </w:r>
      <w:ins w:id="92285" w:author="מנוע מכני" w:date="2026-10-11T12:04:39Z">
        <w:r>
          <w:rPr>
            <w:rFonts w:hint="cs"/>
            <w:rtl/>
          </w:rPr>
          <w:t xml:space="preserve">מ"ל</w:t>
        </w:r>
      </w:ins>
      <w:del w:id="92286" w:author="מנוע מכני" w:date="2026-10-11T12:04:39Z">
        <w:r>
          <w:rPr>
            <w:rFonts w:hint="cs"/>
            <w:rtl/>
          </w:rPr>
          <w:delText xml:space="preserve">מ''ל</w:delText>
        </w:r>
      </w:del>
      <w:r>
        <w:rPr>
          <w:rFonts w:hint="cs"/>
          <w:rtl/>
        </w:rPr>
        <w:t xml:space="preserve"> דלא אמרי' רצועה נפקא ונקראת על שם זה</w:t>
      </w:r>
      <w:r w:rsidRPr="00015101">
        <w:rPr>
          <w:rtl/>
        </w:rPr>
        <w:t>.</w:t>
      </w:r>
    </w:p>
    <w:p w:rsidR="00E403F0" w:rsidRPr="00B078C3" w:rsidRDefault="00E403F0" w:rsidP="00E403F0">
      <w:pPr>
        <w:jc w:val="center"/>
        <w:rPr>
          <w:del w:id="90150" w:author="מנוע עיצוב" w:date="2026-10-11T12:09:26Z"/>
          <w:rFonts w:ascii="FontbitDavid" w:hAnsi="FontbitDavid"/>
          <w:sz w:val="24"/>
          <w:rtl/>
        </w:rPr>
      </w:pPr>
      <w:del w:id="9014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31" w:author="קלוד" w:date="2026-10-11T09:07:21Z">
          <w:pPr>
            <w:pStyle w:val="affff1"/>
            <w:rPr>
              <w:rtl/>
            </w:rPr>
          </w:pPr>
        </w:pPrChange>
      </w:pPr>
      <w:r w:rsidRPr="00B078C3">
        <w:rPr>
          <w:rtl/>
        </w:rPr>
        <w:t>זה הכלל כו'.</w:t>
      </w:r>
    </w:p>
    <w:p w:rsidR="00E403F0" w:rsidRPr="00B078C3" w:rsidRDefault="00E403F0" w:rsidP="00E403F0">
      <w:pPr>
        <w:rPr>
          <w:rFonts w:ascii="FontbitDavid" w:hAnsi="FontbitDavid"/>
          <w:sz w:val="24"/>
          <w:rtl/>
        </w:rPr>
      </w:pPr>
      <w:r w:rsidRPr="00B078C3">
        <w:rPr>
          <w:rFonts w:ascii="FontbitDavid" w:hAnsi="FontbitDavid"/>
          <w:sz w:val="24"/>
          <w:rtl/>
        </w:rPr>
        <w:t>לאתויי תחומין ויין נסך.</w:t>
      </w:r>
    </w:p>
    <w:p w:rsidR="00E403F0" w:rsidRDefault="00E403F0" w:rsidP="00D07C84">
      <w:pPr>
        <w:pStyle w:val="Hadran"/>
        <w:rPr>
          <w:rFonts w:ascii="FontbitDavid" w:hAnsi="FontbitDavid"/>
          <w:sz w:val="24"/>
        </w:rPr>
        <w:pPrChange w:id="104024" w:author="Claude" w:date="2026-10-11T09:08:16Z">
          <w:pPr>
            <w:pStyle w:val="affff"/>
            <w:rPr>
              <w:rFonts w:ascii="FontbitDavid" w:hAnsi="FontbitDavid"/>
              <w:sz w:val="24"/>
            </w:rPr>
          </w:pPr>
        </w:pPrChange>
      </w:pPr>
      <w:r w:rsidRPr="00B078C3">
        <w:rPr>
          <w:rtl/>
        </w:rPr>
        <w:t>הדרן עלך דם הנדה.</w:t>
      </w:r>
      <w:r>
        <w:rPr>
          <w:rFonts w:ascii="FontbitDavid" w:hAnsi="FontbitDavid"/>
          <w:sz w:val="24"/>
          <w:rtl/>
        </w:rPr>
        <w:br w:type="page"/>
      </w:r>
    </w:p>
    <w:p w:rsidR="00E403F0" w:rsidRDefault="00E403F0" w:rsidP="00E403F0">
      <w:pPr>
        <w:pStyle w:val="afff6"/>
        <w:framePr w:wrap="around"/>
        <w:rPr>
          <w:del w:id="103001" w:author="Claude" w:date="2026-10-11T09:07:54Z"/>
          <w:rtl/>
        </w:rPr>
      </w:pPr>
      <w:del w:id="103000" w:author="Claude" w:date="2026-10-11T09:07:54Z">
        <w:r>
          <w:rPr>
            <w:rFonts w:hint="cs"/>
            <w:rtl/>
          </w:rPr>
          <w:lastRenderedPageBreak/>
          <w:delText xml:space="preserve">פרק שמיני </w:delText>
        </w:r>
      </w:del>
    </w:p>
    <w:p w:rsidR="00E403F0" w:rsidRPr="00B078C3" w:rsidRDefault="00E403F0" w:rsidP="00E403F0">
      <w:pPr>
        <w:pStyle w:val="afff7"/>
        <w:framePr w:wrap="around"/>
        <w:rPr>
          <w:del w:id="103003" w:author="Claude" w:date="2026-10-11T09:07:54Z"/>
          <w:rtl/>
        </w:rPr>
      </w:pPr>
      <w:del w:id="103002" w:author="Claude" w:date="2026-10-11T09:07:54Z">
        <w:r>
          <w:rPr>
            <w:rFonts w:hint="cs"/>
            <w:rtl/>
          </w:rPr>
          <w:delText xml:space="preserve">הרואה כתם</w:delText>
        </w:r>
      </w:del>
    </w:p>
    <w:p w:rsidR="00E403F0" w:rsidRDefault="00E403F0" w:rsidP="00E403F0">
      <w:pPr>
        <w:pStyle w:val="afff3"/>
        <w:framePr w:wrap="around"/>
        <w:rPr>
          <w:rtl/>
        </w:rPr>
      </w:pPr>
      <w:r>
        <w:rPr>
          <w:rFonts w:hint="cs"/>
          <w:rtl/>
        </w:rPr>
        <w:t>נז:</w:t>
      </w:r>
    </w:p>
    <w:p>
      <w:pPr>
        <w:pStyle w:val="PetichatPerek"/>
        <w:rPr>
          <w:ins w:id="102999" w:author="Claude" w:date="2026-10-11T09:07:54Z"/>
        </w:rPr>
      </w:pPr>
      <w:ins w:id="102998" w:author="Claude" w:date="2026-10-11T09:07:54Z">
        <w:r>
          <w:rPr>
            <w:rFonts w:hint="cs"/>
            <w:rtl/>
          </w:rPr>
          <w:t xml:space="preserve">פרק שמיני</w:t>
        </w:r>
        <w:r>
          <w:rPr>
            <w:rFonts w:hint="cs"/>
            <w:rtl/>
          </w:rPr>
          <w:t xml:space="preserve"> - </w:t>
        </w:r>
        <w:r>
          <w:rPr>
            <w:rFonts w:hint="cs"/>
            <w:rtl/>
          </w:rPr>
          <w:t xml:space="preserve">הרואה כתם</w:t>
        </w:r>
      </w:ins>
    </w:p>
    <w:p>
      <w:pPr>
        <w:pStyle w:val="MishnaBatzad"/>
        <w:rPr>
          <w:ins w:id="20377" w:author="קלוד" w:date="2026-10-11T09:07:21Z"/>
        </w:rPr>
      </w:pPr>
      <w:ins w:id="20376" w:author="קלוד" w:date="2026-10-11T09:07:21Z">
        <w:r>
          <w:t xml:space="preserve">משנה א</w:t>
        </w:r>
      </w:ins>
    </w:p>
    <w:p w:rsidR="00E403F0" w:rsidRPr="00D65BEC" w:rsidRDefault="00E403F0" w:rsidP="00E403F0">
      <w:pPr>
        <w:pStyle w:val="afff9"/>
        <w:spacing w:before="120"/>
        <w:rPr>
          <w:rtl/>
        </w:rPr>
        <w:pPrChange w:id="90046" w:author="קלוד" w:date="2026-10-11T12:09:42Z">
          <w:pPr>
            <w:pStyle w:val="afff9"/>
          </w:pPr>
        </w:pPrChange>
      </w:pPr>
      <w:r w:rsidRPr="00D65BEC">
        <w:rPr>
          <w:rtl/>
        </w:rPr>
        <w:t>מתני/.</w:t>
      </w:r>
    </w:p>
    <w:p w:rsidR="00E403F0" w:rsidRPr="00D65BEC" w:rsidRDefault="00E403F0" w:rsidP="00E403F0">
      <w:pPr>
        <w:pStyle w:val="afff9"/>
        <w:rPr>
          <w:rtl/>
        </w:rPr>
      </w:pPr>
      <w:r w:rsidRPr="00D65BEC">
        <w:rPr>
          <w:rtl/>
        </w:rPr>
        <w:t xml:space="preserve">הרואה כתם על בשרה, כנגד בית התורפה - מטמאה, </w:t>
      </w:r>
    </w:p>
    <w:p w:rsidR="00E403F0" w:rsidRPr="00D65BEC" w:rsidRDefault="00E403F0" w:rsidP="00E403F0">
      <w:pPr>
        <w:pStyle w:val="afff9"/>
        <w:rPr>
          <w:rtl/>
        </w:rPr>
      </w:pPr>
      <w:r w:rsidRPr="00D65BEC">
        <w:rPr>
          <w:rtl/>
        </w:rPr>
        <w:t>ושלא כנגד בית התורפה - טהורה.</w:t>
      </w:r>
    </w:p>
    <w:p w:rsidR="00E403F0" w:rsidRPr="00D65BEC" w:rsidRDefault="00E403F0" w:rsidP="00E403F0">
      <w:pPr>
        <w:pStyle w:val="afff9"/>
        <w:rPr>
          <w:rtl/>
        </w:rPr>
      </w:pPr>
      <w:r w:rsidRPr="00D65BEC">
        <w:rPr>
          <w:rtl/>
        </w:rPr>
        <w:t>על עקבה ועל ראש גודל</w:t>
      </w:r>
      <w:r w:rsidRPr="00D65BEC">
        <w:rPr>
          <w:rFonts w:hint="cs"/>
          <w:rtl/>
        </w:rPr>
        <w:t>גד</w:t>
      </w:r>
      <w:r w:rsidRPr="00D65BEC">
        <w:rPr>
          <w:rtl/>
        </w:rPr>
        <w:t>ה - טמאה.</w:t>
      </w:r>
    </w:p>
    <w:p w:rsidR="00E403F0" w:rsidRPr="00D65BEC" w:rsidRDefault="00E403F0" w:rsidP="00E403F0">
      <w:pPr>
        <w:pStyle w:val="afff9"/>
        <w:rPr>
          <w:rtl/>
        </w:rPr>
      </w:pPr>
      <w:r w:rsidRPr="00D65BEC">
        <w:rPr>
          <w:rtl/>
        </w:rPr>
        <w:t xml:space="preserve">על שוקה ועל פרסותיה, מבפנים - טמאה, מבחוץ - טהורה, </w:t>
      </w:r>
    </w:p>
    <w:p w:rsidR="00E403F0" w:rsidRPr="00D65BEC" w:rsidRDefault="00E403F0" w:rsidP="00E403F0">
      <w:pPr>
        <w:pStyle w:val="afff9"/>
        <w:rPr>
          <w:rtl/>
        </w:rPr>
      </w:pPr>
      <w:r w:rsidRPr="00D65BEC">
        <w:rPr>
          <w:rtl/>
        </w:rPr>
        <w:t>ועל הצדדין מכאן ומכאן - טהורה.</w:t>
      </w:r>
    </w:p>
    <w:p w:rsidR="00E403F0" w:rsidRPr="00D65BEC" w:rsidRDefault="00E403F0" w:rsidP="00E403F0">
      <w:pPr>
        <w:pStyle w:val="afff9"/>
        <w:rPr>
          <w:rtl/>
        </w:rPr>
      </w:pPr>
      <w:r w:rsidRPr="00D65BEC">
        <w:rPr>
          <w:rtl/>
        </w:rPr>
        <w:t>ראתה על חלוקה, מן החגור ולמטה - טמאה, מן החגור ולמעלה - טהורה.</w:t>
      </w:r>
    </w:p>
    <w:p w:rsidR="00E403F0" w:rsidRPr="00D65BEC" w:rsidRDefault="00E403F0" w:rsidP="00E403F0">
      <w:pPr>
        <w:pStyle w:val="afff9"/>
        <w:rPr>
          <w:rtl/>
        </w:rPr>
      </w:pPr>
      <w:r w:rsidRPr="00D65BEC">
        <w:rPr>
          <w:rtl/>
        </w:rPr>
        <w:t>ראתה על בית יד של חלוק, אם מגיע כנגד בית התורפה טמאה, ואם לאו טהורה.</w:t>
      </w:r>
    </w:p>
    <w:p w:rsidR="00E403F0" w:rsidRPr="00037CB9" w:rsidRDefault="00E403F0" w:rsidP="00E403F0">
      <w:pPr>
        <w:pStyle w:val="afff9"/>
        <w:rPr>
          <w:spacing w:val="-6"/>
          <w:rtl/>
        </w:rPr>
      </w:pPr>
      <w:r w:rsidRPr="00037CB9">
        <w:rPr>
          <w:spacing w:val="-6"/>
          <w:rtl/>
        </w:rPr>
        <w:t>היתה פושטתו ומתכסה בו בלילה, כל מקום שנמצא בו כתם טמאה, מפני שהוא חוזר.</w:t>
      </w:r>
    </w:p>
    <w:p w:rsidR="00E403F0" w:rsidRPr="00D65BEC" w:rsidRDefault="00E403F0" w:rsidP="00E403F0">
      <w:pPr>
        <w:pStyle w:val="afff9"/>
        <w:rPr>
          <w:rtl/>
        </w:rPr>
      </w:pPr>
      <w:r w:rsidRPr="00D65BEC">
        <w:rPr>
          <w:rtl/>
        </w:rPr>
        <w:t>וכן בפוליוס.</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71" w:author="קלוד" w:date="2026-10-11T12:23:38Z"/>
        </w:rPr>
      </w:pPr>
      <w:ins w:id="90172" w:author="קלוד" w:date="2026-10-11T12:23:38Z">
        <w:r>
          <w:rPr>
            <w:color w:val="7B3F00"/>
          </w:rPr>
          <w:t xml:space="preserve">כתם על בשרה - עד שתרגיש בבשרה</w:t>
        </w:r>
      </w:ins>
    </w:p>
    <w:p>
      <w:pPr>
        <w:pStyle w:val="38"/>
        <w:rPr>
          <w:ins w:id="100942" w:author="מנוע מכני" w:date="2026-10-11T12:04:39Z"/>
        </w:rPr>
      </w:pPr>
      <w:r w:rsidRPr="00017C1D">
        <w:t xml:space="preserve">שמואל:</w:t>
      </w:r>
    </w:p>
    <w:p w:rsidR="00E403F0" w:rsidRPr="00017C1D" w:rsidRDefault="00E403F0" w:rsidP="00E403F0">
      <w:pPr>
        <w:pStyle w:val="a3"/>
        <w:rPr>
          <w:spacing w:val="0"/>
          <w:rtl/>
        </w:rPr>
      </w:pPr>
      <w:del w:id="100943" w:author="מנוע מכני" w:date="2026-10-11T12:04:39Z">
        <w:r w:rsidRPr="00017C1D">
          <w:rPr>
            <w:spacing w:val="0"/>
            <w:rtl/>
          </w:rPr>
          <w:delText xml:space="preserve"> </w:delText>
        </w:r>
      </w:del>
      <w:r w:rsidRPr="00017C1D">
        <w:rPr>
          <w:spacing w:val="0"/>
          <w:rtl/>
        </w:rPr>
        <w:t xml:space="preserve">בדקה קרקע עולם וישבה </w:t>
      </w:r>
      <w:ins w:id="96093" w:author="מנוע מכני" w:date="2026-10-11T12:04:39Z">
        <w:r>
          <w:rPr>
            <w:spacing w:val="0"/>
            <w:rtl/>
          </w:rPr>
          <w:t xml:space="preserve">עליו</w:t>
        </w:r>
      </w:ins>
      <w:del w:id="96094" w:author="מנוע מכני" w:date="2026-10-11T12:04:39Z">
        <w:r w:rsidRPr="00017C1D">
          <w:rPr>
            <w:spacing w:val="0"/>
            <w:rtl/>
          </w:rPr>
          <w:delText xml:space="preserve">עליה</w:delText>
        </w:r>
      </w:del>
      <w:r w:rsidRPr="00017C1D">
        <w:rPr>
          <w:spacing w:val="0"/>
          <w:rtl/>
        </w:rPr>
        <w:t xml:space="preserve">, ומצאה דם </w:t>
      </w:r>
      <w:ins w:id="96095" w:author="מנוע מכני" w:date="2026-10-11T12:04:39Z">
        <w:r>
          <w:rPr>
            <w:spacing w:val="0"/>
            <w:rtl/>
          </w:rPr>
          <w:t xml:space="preserve">עליו</w:t>
        </w:r>
      </w:ins>
      <w:del w:id="96096" w:author="מנוע מכני" w:date="2026-10-11T12:04:39Z">
        <w:r w:rsidRPr="00017C1D">
          <w:rPr>
            <w:spacing w:val="0"/>
            <w:rtl/>
          </w:rPr>
          <w:delText xml:space="preserve">עליה</w:delText>
        </w:r>
      </w:del>
      <w:r w:rsidRPr="00017C1D">
        <w:rPr>
          <w:spacing w:val="0"/>
          <w:rtl/>
        </w:rPr>
        <w:t xml:space="preserve"> - טהורה, שנא</w:t>
      </w:r>
      <w:r w:rsidRPr="00017C1D">
        <w:rPr>
          <w:rFonts w:hint="cs"/>
          <w:spacing w:val="0"/>
          <w:rtl/>
        </w:rPr>
        <w:t>' '</w:t>
      </w:r>
      <w:ins w:id="90619" w:author="Claude - סמנטי" w:date="2026-10-11T12:19:29Z">
        <w:r>
          <w:rPr>
            <w:rStyle w:val="afffff0"/>
            <w:spacing w:val="0"/>
            <w:rtl/>
          </w:rPr>
          <w:t xml:space="preserve">בִּבְשָׂרָהּ</w:t>
        </w:r>
      </w:ins>
      <w:del w:id="90620" w:author="Claude - סמנטי" w:date="2026-10-11T12:19:29Z">
        <w:r w:rsidRPr="00017C1D">
          <w:rPr>
            <w:spacing w:val="0"/>
            <w:rtl/>
          </w:rPr>
          <w:delText xml:space="preserve">בבשרה</w:delText>
        </w:r>
      </w:del>
      <w:r w:rsidRPr="00017C1D">
        <w:rPr>
          <w:rFonts w:hint="cs"/>
          <w:spacing w:val="0"/>
          <w:rtl/>
        </w:rPr>
        <w:t>'</w:t>
      </w:r>
      <w:r w:rsidRPr="00017C1D">
        <w:rPr>
          <w:spacing w:val="0"/>
          <w:rtl/>
        </w:rPr>
        <w:t xml:space="preserve"> עד שתרגיש בבשרה.</w:t>
      </w:r>
    </w:p>
    <w:p w:rsidR="00E403F0" w:rsidRDefault="00E403F0" w:rsidP="00E403F0">
      <w:pPr>
        <w:rPr>
          <w:rFonts w:ascii="FontbitDavid" w:hAnsi="FontbitDavid"/>
          <w:sz w:val="24"/>
          <w:rtl/>
        </w:rPr>
      </w:pPr>
      <w:r>
        <w:rPr>
          <w:rFonts w:ascii="FontbitDavid" w:hAnsi="FontbitDavid" w:hint="cs"/>
          <w:sz w:val="24"/>
          <w:rtl/>
        </w:rPr>
        <w:t>בבשר-</w:t>
      </w:r>
      <w:r w:rsidRPr="00B078C3">
        <w:rPr>
          <w:rFonts w:ascii="FontbitDavid" w:hAnsi="FontbitDavid"/>
          <w:sz w:val="24"/>
          <w:rtl/>
        </w:rPr>
        <w:t xml:space="preserve"> שמטמאה בפנים כבחוץ</w:t>
      </w:r>
      <w:r>
        <w:rPr>
          <w:rFonts w:ascii="FontbitDavid" w:hAnsi="FontbitDavid" w:hint="cs"/>
          <w:sz w:val="24"/>
          <w:rtl/>
        </w:rPr>
        <w:t xml:space="preserve">, </w:t>
      </w:r>
      <w:r>
        <w:rPr>
          <w:rFonts w:ascii="FontbitDavid" w:hAnsi="FontbitDavid"/>
          <w:sz w:val="24"/>
          <w:rtl/>
        </w:rPr>
        <w:tab/>
      </w:r>
      <w:r>
        <w:rPr>
          <w:rFonts w:ascii="FontbitDavid" w:hAnsi="FontbitDavid" w:hint="cs"/>
          <w:sz w:val="24"/>
          <w:rtl/>
        </w:rPr>
        <w:t>בבשרה-</w:t>
      </w:r>
      <w:r w:rsidRPr="00B078C3">
        <w:rPr>
          <w:rFonts w:ascii="FontbitDavid" w:hAnsi="FontbitDavid"/>
          <w:sz w:val="24"/>
          <w:rtl/>
        </w:rPr>
        <w:t xml:space="preserve"> עד שתרגיש בבשרה.</w:t>
      </w:r>
      <w:r>
        <w:rPr>
          <w:rFonts w:ascii="FontbitDavid" w:hAnsi="FontbitDavid"/>
          <w:sz w:val="24"/>
          <w:rtl/>
        </w:rPr>
        <w:tab/>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del w:id="92877" w:author="מנוע מכני" w:date="2026-10-11T12:04:39Z">
        <w:r>
          <w:rPr>
            <w:rFonts w:ascii="FontbitDavid" w:hAnsi="FontbitDavid" w:hint="cs"/>
            <w:sz w:val="24"/>
            <w:rtl/>
          </w:rPr>
          <w:delText xml:space="preserve"> </w:delText>
        </w:r>
      </w:del>
      <w:r>
        <w:rPr>
          <w:rFonts w:ascii="FontbitDavid" w:hAnsi="FontbitDavid" w:hint="cs"/>
          <w:sz w:val="24"/>
          <w:rtl/>
        </w:rPr>
        <w:t xml:space="preserve">'</w:t>
      </w:r>
      <w:ins w:id="90621" w:author="Claude - סמנטי" w:date="2026-10-11T12:19:29Z">
        <w:r>
          <w:rPr>
            <w:rStyle w:val="afffff0"/>
            <w:rFonts w:ascii="FontbitDavid" w:hAnsi="FontbitDavid" w:hint="cs"/>
            <w:sz w:val="24"/>
            <w:rtl/>
          </w:rPr>
          <w:t xml:space="preserve">בִּבְשָׂרָהּ</w:t>
        </w:r>
      </w:ins>
      <w:del w:id="90622" w:author="Claude - סמנטי" w:date="2026-10-11T12:19:29Z">
        <w:r>
          <w:rPr>
            <w:rFonts w:ascii="FontbitDavid" w:hAnsi="FontbitDavid" w:hint="cs"/>
            <w:sz w:val="24"/>
            <w:rtl/>
          </w:rPr>
          <w:delText xml:space="preserve">בבשרה</w:delText>
        </w:r>
      </w:del>
      <w:r>
        <w:rPr>
          <w:rFonts w:ascii="FontbitDavid" w:hAnsi="FontbitDavid" w:hint="cs"/>
          <w:sz w:val="24"/>
          <w:rtl/>
        </w:rPr>
        <w:t xml:space="preserve">' </w:t>
      </w:r>
      <w:r w:rsidRPr="00B078C3">
        <w:rPr>
          <w:rFonts w:ascii="FontbitDavid" w:hAnsi="FontbitDavid"/>
          <w:sz w:val="24"/>
          <w:rtl/>
        </w:rPr>
        <w:t xml:space="preserve">ולא בשפיר, ולא בחתיכה! תרתי </w:t>
      </w:r>
      <w:ins w:id="93269" w:author="מנוע מכני" w:date="2026-10-11T12:04:39Z">
        <w:r>
          <w:rPr>
            <w:rFonts w:ascii="FontbitDavid" w:hAnsi="FontbitDavid"/>
            <w:sz w:val="24"/>
            <w:rtl/>
          </w:rPr>
          <w:t xml:space="preserve">ש"מ</w:t>
        </w:r>
      </w:ins>
      <w:del w:id="93270" w:author="מנוע מכני" w:date="2026-10-11T12:04:39Z">
        <w:r w:rsidRPr="00B078C3">
          <w:rPr>
            <w:rFonts w:ascii="FontbitDavid" w:hAnsi="FontbitDavid"/>
            <w:sz w:val="24"/>
            <w:rtl/>
          </w:rPr>
          <w:delText xml:space="preserve">שמע מינה</w:delText>
        </w:r>
      </w:del>
      <w:r w:rsidRPr="00B078C3">
        <w:rPr>
          <w:rFonts w:ascii="FontbitDavid" w:hAnsi="FontbitDavid"/>
          <w:sz w:val="24"/>
          <w:rtl/>
        </w:rPr>
        <w:t xml:space="preserve">.</w:t>
      </w:r>
    </w:p>
    <w:p>
      <w:pPr>
        <w:pStyle w:val="38"/>
        <w:rPr>
          <w:ins w:id="101623" w:author="מנוע מכני" w:date="2026-10-11T12:04:39Z"/>
        </w:rPr>
      </w:pPr>
      <w:del w:id="101858" w:author="מנוע מכני" w:date="2026-10-11T12:04:39Z">
        <w:r w:rsidRPr="00E744B3">
          <w:delText xml:space="preserve">• </w:delText>
        </w:r>
      </w:del>
      <w:r>
        <w:t>ת"ש</w:t>
      </w:r>
      <w:r w:rsidRPr="00B078C3">
        <w:t xml:space="preserve">,</w:t>
      </w:r>
    </w:p>
    <w:p w:rsidR="00E403F0" w:rsidRPr="00B078C3" w:rsidRDefault="00E403F0" w:rsidP="00E403F0">
      <w:pPr>
        <w:rPr>
          <w:rFonts w:ascii="FontbitDavid" w:hAnsi="FontbitDavid"/>
          <w:sz w:val="24"/>
          <w:rtl/>
        </w:rPr>
      </w:pPr>
      <w:del w:id="10162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האשה שהיא עושה צרכיה ורא</w:t>
      </w:r>
      <w:r>
        <w:rPr>
          <w:rFonts w:ascii="FontbitDavid" w:hAnsi="FontbitDavid"/>
          <w:sz w:val="24"/>
          <w:rtl/>
        </w:rPr>
        <w:t xml:space="preserve">תה דם, </w:t>
      </w:r>
      <w:ins w:id="92287" w:author="מנוע מכני" w:date="2026-10-11T12:04:39Z">
        <w:r>
          <w:rPr>
            <w:rStyle w:val="2fb"/>
            <w:rFonts w:ascii="FontbitDavid" w:hAnsi="FontbitDavid"/>
            <w:sz w:val="24"/>
            <w:rtl/>
          </w:rPr>
          <w:t xml:space="preserve">ר"מ</w:t>
        </w:r>
      </w:ins>
      <w:del w:id="92288" w:author="מנוע מכני" w:date="2026-10-11T12:04:39Z">
        <w:r>
          <w:rPr>
            <w:rFonts w:ascii="FontbitDavid" w:hAnsi="FontbitDavid"/>
            <w:sz w:val="24"/>
            <w:rtl/>
          </w:rPr>
          <w:delText xml:space="preserve">ר</w:delText>
        </w:r>
        <w:r>
          <w:rPr>
            <w:rFonts w:ascii="FontbitDavid" w:hAnsi="FontbitDavid" w:hint="cs"/>
            <w:sz w:val="24"/>
            <w:rtl/>
          </w:rPr>
          <w:delText xml:space="preserve">''מ</w:delText>
        </w:r>
      </w:del>
      <w:r>
        <w:rPr>
          <w:rFonts w:ascii="FontbitDavid" w:hAnsi="FontbitDavid"/>
          <w:sz w:val="24"/>
          <w:rtl/>
        </w:rPr>
        <w:t>: אם עומדת</w:t>
      </w:r>
      <w:r w:rsidRPr="00B078C3">
        <w:rPr>
          <w:rFonts w:ascii="FontbitDavid" w:hAnsi="FontbitDavid"/>
          <w:sz w:val="24"/>
          <w:rtl/>
        </w:rPr>
        <w:t xml:space="preserve"> טמאה, ואם יושבת טהורה.</w:t>
      </w:r>
    </w:p>
    <w:p w:rsidR="00E403F0" w:rsidRPr="00B078C3" w:rsidRDefault="00E403F0" w:rsidP="00E403F0">
      <w:pPr>
        <w:rPr>
          <w:rFonts w:ascii="FontbitDavid" w:hAnsi="FontbitDavid"/>
          <w:sz w:val="24"/>
          <w:rtl/>
        </w:rPr>
      </w:pPr>
      <w:r w:rsidRPr="00B078C3">
        <w:rPr>
          <w:rFonts w:ascii="FontbitDavid" w:hAnsi="FontbitDavid"/>
          <w:sz w:val="24"/>
          <w:rtl/>
        </w:rPr>
        <w:t xml:space="preserve">לעולם - דארגשה, ואימור הרגשת מי רגלים </w:t>
      </w:r>
      <w:ins w:id="97205" w:author="מנוע מכני" w:date="2026-10-11T12:04:39Z">
        <w:r>
          <w:rPr>
            <w:rFonts w:ascii="FontbitDavid" w:hAnsi="FontbitDavid"/>
            <w:sz w:val="24"/>
            <w:rtl/>
          </w:rPr>
          <w:t xml:space="preserve">היה</w:t>
        </w:r>
      </w:ins>
      <w:del w:id="97206" w:author="מנוע מכני" w:date="2026-10-11T12:04:39Z">
        <w:r w:rsidRPr="00B078C3">
          <w:rPr>
            <w:rFonts w:ascii="FontbitDavid" w:hAnsi="FontbitDavid"/>
            <w:sz w:val="24"/>
            <w:rtl/>
          </w:rPr>
          <w:delText xml:space="preserve">הואי</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עומדת - הדור מי רגלים למקור ואייתי דם, ויושבת טהורה.</w:t>
      </w:r>
    </w:p>
    <w:p>
      <w:pPr>
        <w:pStyle w:val="38"/>
        <w:rPr>
          <w:ins w:id="100945" w:author="מנוע מכני" w:date="2026-10-11T12:04:39Z"/>
        </w:rPr>
      </w:pPr>
      <w:del w:id="100944" w:author="מנוע מכני" w:date="2026-10-11T12:04:39Z">
        <w:r w:rsidRPr="00E744B3">
          <w:delText xml:space="preserve">•</w:delText>
        </w:r>
      </w:del>
      <w:r w:rsidRPr="00E744B3">
        <w:t xml:space="preserve"> </w:t>
      </w:r>
      <w:r w:rsidRPr="00B078C3">
        <w:t xml:space="preserve">ת"ש:</w:t>
      </w:r>
    </w:p>
    <w:p w:rsidR="00E403F0" w:rsidRPr="00B078C3" w:rsidRDefault="00E403F0" w:rsidP="00E403F0">
      <w:pPr>
        <w:rPr>
          <w:rFonts w:ascii="FontbitDavid" w:hAnsi="FontbitDavid"/>
          <w:sz w:val="24"/>
          <w:rtl/>
        </w:rPr>
      </w:pPr>
      <w:del w:id="1009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שהיה נתון תחת הכר ונמצא עליו דם, אם עגול - טהור, ואם משוך - טמא.</w:t>
      </w:r>
    </w:p>
    <w:p w:rsidR="00E403F0" w:rsidRPr="00B078C3" w:rsidRDefault="00E403F0" w:rsidP="00E403F0">
      <w:pPr>
        <w:rPr>
          <w:rFonts w:ascii="FontbitDavid" w:hAnsi="FontbitDavid"/>
          <w:sz w:val="24"/>
          <w:rtl/>
        </w:rPr>
      </w:pPr>
      <w:r>
        <w:rPr>
          <w:rFonts w:ascii="FontbitDavid" w:hAnsi="FontbitDavid" w:hint="cs"/>
          <w:sz w:val="24"/>
          <w:rtl/>
        </w:rPr>
        <w:t>ומיירי בה</w:t>
      </w:r>
      <w:r w:rsidRPr="00B078C3">
        <w:rPr>
          <w:rFonts w:ascii="FontbitDavid" w:hAnsi="FontbitDavid"/>
          <w:sz w:val="24"/>
          <w:rtl/>
        </w:rPr>
        <w:t xml:space="preserve">רגישה, ואימור הרגשת עד </w:t>
      </w:r>
      <w:ins w:id="97207" w:author="מנוע מכני" w:date="2026-10-11T12:04:39Z">
        <w:r>
          <w:rPr>
            <w:rFonts w:ascii="FontbitDavid" w:hAnsi="FontbitDavid"/>
            <w:sz w:val="24"/>
            <w:rtl/>
          </w:rPr>
          <w:t xml:space="preserve">היה</w:t>
        </w:r>
      </w:ins>
      <w:del w:id="97208" w:author="מנוע מכני" w:date="2026-10-11T12:04:39Z">
        <w:r w:rsidRPr="00B078C3">
          <w:rPr>
            <w:rFonts w:ascii="FontbitDavid" w:hAnsi="FontbitDavid"/>
            <w:sz w:val="24"/>
            <w:rtl/>
          </w:rPr>
          <w:delText xml:space="preserve">הואי</w:delText>
        </w:r>
      </w:del>
      <w:r w:rsidRPr="00B078C3">
        <w:rPr>
          <w:rFonts w:ascii="FontbitDavid" w:hAnsi="FontbitDavid"/>
          <w:sz w:val="24"/>
          <w:rtl/>
        </w:rPr>
        <w:t xml:space="preserve">, משוך - ודאי מגופה </w:t>
      </w:r>
      <w:ins w:id="96097" w:author="מנוע מכני" w:date="2026-10-11T12:04:39Z">
        <w:r>
          <w:rPr>
            <w:rFonts w:ascii="FontbitDavid" w:hAnsi="FontbitDavid"/>
            <w:sz w:val="24"/>
            <w:rtl/>
          </w:rPr>
          <w:t xml:space="preserve">בא</w:t>
        </w:r>
      </w:ins>
      <w:del w:id="96098"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עגול - טהור.</w:t>
      </w:r>
    </w:p>
    <w:p>
      <w:pPr>
        <w:pStyle w:val="38"/>
        <w:rPr>
          <w:ins w:id="100948" w:author="מנוע מכני" w:date="2026-10-11T12:04:39Z"/>
        </w:rPr>
      </w:pPr>
      <w:del w:id="100947" w:author="מנוע מכני" w:date="2026-10-11T12:04:39Z">
        <w:r w:rsidRPr="00E744B3">
          <w:delText xml:space="preserve">•</w:delText>
        </w:r>
      </w:del>
      <w:r w:rsidRPr="00E744B3">
        <w:t xml:space="preserve"> </w:t>
      </w:r>
      <w:r>
        <w:t xml:space="preserve">ת"ש:</w:t>
      </w:r>
    </w:p>
    <w:p w:rsidR="00E403F0" w:rsidRPr="00B078C3" w:rsidRDefault="00E403F0" w:rsidP="00E403F0">
      <w:pPr>
        <w:rPr>
          <w:rFonts w:ascii="FontbitDavid" w:hAnsi="FontbitDavid"/>
          <w:sz w:val="24"/>
          <w:rtl/>
        </w:rPr>
      </w:pPr>
      <w:del w:id="100949" w:author="מנוע מכני" w:date="2026-10-11T12:04:39Z">
        <w:r>
          <w:rPr>
            <w:rFonts w:ascii="FontbitDavid" w:hAnsi="FontbitDavid"/>
            <w:sz w:val="24"/>
            <w:rtl/>
          </w:rPr>
          <w:delText xml:space="preserve"> </w:delText>
        </w:r>
      </w:del>
      <w:r>
        <w:rPr>
          <w:rFonts w:ascii="FontbitDavid" w:hAnsi="FontbitDavid"/>
          <w:sz w:val="24"/>
          <w:rtl/>
        </w:rPr>
        <w:t xml:space="preserve">נמצא על שלו </w:t>
      </w:r>
      <w:r w:rsidRPr="00B078C3">
        <w:rPr>
          <w:rFonts w:ascii="FontbitDavid" w:hAnsi="FontbitDavid"/>
          <w:sz w:val="24"/>
          <w:rtl/>
        </w:rPr>
        <w:t>טמאין וחייבין בקרבן, נמצא על שלה אתיום - טמאין וחייבין בקרבן, נמצא על שלה לאחר זמן - טמאים מספק, ופטורין מן הקרבן.</w:t>
      </w:r>
    </w:p>
    <w:p>
      <w:pPr>
        <w:pStyle w:val="38"/>
        <w:rPr>
          <w:ins w:id="100950" w:author="מנוע מכני" w:date="2026-10-11T12:04:39Z"/>
        </w:rPr>
      </w:pPr>
      <w:r>
        <w:t xml:space="preserve">אין לומר</w:t>
      </w:r>
    </w:p>
    <w:p w:rsidR="00E403F0" w:rsidRDefault="00E403F0" w:rsidP="00E403F0">
      <w:pPr>
        <w:rPr>
          <w:rFonts w:ascii="FontbitDavid" w:hAnsi="FontbitDavid"/>
          <w:sz w:val="24"/>
          <w:rtl/>
        </w:rPr>
      </w:pPr>
      <w:del w:id="100951" w:author="מנוע מכני" w:date="2026-10-11T12:04:39Z">
        <w:r>
          <w:rPr>
            <w:rFonts w:ascii="FontbitDavid" w:hAnsi="FontbitDavid" w:hint="cs"/>
            <w:sz w:val="24"/>
            <w:rtl/>
          </w:rPr>
          <w:delText xml:space="preserve"> </w:delText>
        </w:r>
      </w:del>
      <w:r>
        <w:rPr>
          <w:rFonts w:ascii="FontbitDavid" w:hAnsi="FontbitDavid" w:hint="cs"/>
          <w:sz w:val="24"/>
          <w:rtl/>
        </w:rPr>
        <w:t xml:space="preserve">דמיירי בלא</w:t>
      </w:r>
      <w:r>
        <w:rPr>
          <w:rFonts w:ascii="FontbitDavid" w:hAnsi="FontbitDavid"/>
          <w:sz w:val="24"/>
          <w:rtl/>
        </w:rPr>
        <w:t xml:space="preserve"> </w:t>
      </w:r>
      <w:r>
        <w:rPr>
          <w:rFonts w:ascii="FontbitDavid" w:hAnsi="FontbitDavid" w:hint="cs"/>
          <w:sz w:val="24"/>
          <w:rtl/>
        </w:rPr>
        <w:t>ה</w:t>
      </w:r>
      <w:r w:rsidRPr="00B078C3">
        <w:rPr>
          <w:rFonts w:ascii="FontbitDavid" w:hAnsi="FontbitDavid"/>
          <w:sz w:val="24"/>
          <w:rtl/>
        </w:rPr>
        <w:t xml:space="preserve">רגישה, </w:t>
      </w:r>
      <w:r>
        <w:rPr>
          <w:rFonts w:ascii="FontbitDavid" w:hAnsi="FontbitDavid" w:hint="cs"/>
          <w:sz w:val="24"/>
          <w:rtl/>
        </w:rPr>
        <w:t>ו</w:t>
      </w:r>
      <w:r w:rsidRPr="00B078C3">
        <w:rPr>
          <w:rFonts w:ascii="FontbitDavid" w:hAnsi="FontbitDavid"/>
          <w:sz w:val="24"/>
          <w:rtl/>
        </w:rPr>
        <w:t>נמצא על שלה אתיום - טמא</w:t>
      </w:r>
      <w:r>
        <w:rPr>
          <w:rFonts w:ascii="FontbitDavid" w:hAnsi="FontbitDavid"/>
          <w:sz w:val="24"/>
          <w:rtl/>
        </w:rPr>
        <w:t xml:space="preserve">ין וחייבין בקרבן! </w:t>
      </w:r>
    </w:p>
    <w:p w:rsidR="00E403F0" w:rsidRPr="00B078C3" w:rsidRDefault="00E403F0" w:rsidP="00E403F0">
      <w:pPr>
        <w:rPr>
          <w:rFonts w:ascii="FontbitDavid" w:hAnsi="FontbitDavid"/>
          <w:sz w:val="24"/>
          <w:rtl/>
        </w:rPr>
      </w:pPr>
      <w:r>
        <w:rPr>
          <w:rFonts w:ascii="FontbitDavid" w:hAnsi="FontbitDavid" w:hint="cs"/>
          <w:sz w:val="24"/>
          <w:rtl/>
        </w:rPr>
        <w:t>דלעולם מיירי בהרגישה ואנו תולים ד</w:t>
      </w:r>
      <w:r w:rsidRPr="00B078C3">
        <w:rPr>
          <w:rFonts w:ascii="FontbitDavid" w:hAnsi="FontbitDavid"/>
          <w:sz w:val="24"/>
          <w:rtl/>
        </w:rPr>
        <w:t xml:space="preserve">הרגשת שמש </w:t>
      </w:r>
      <w:ins w:id="97777" w:author="מנוע מכני" w:date="2026-10-11T12:04:39Z">
        <w:r>
          <w:rPr>
            <w:rFonts w:ascii="FontbitDavid" w:hAnsi="FontbitDavid"/>
            <w:sz w:val="24"/>
            <w:rtl/>
          </w:rPr>
          <w:t xml:space="preserve">היה</w:t>
        </w:r>
      </w:ins>
      <w:del w:id="97778" w:author="מנוע מכני" w:date="2026-10-11T12:04:39Z">
        <w:r w:rsidRPr="00B078C3">
          <w:rPr>
            <w:rFonts w:ascii="FontbitDavid" w:hAnsi="FontbitDavid"/>
            <w:sz w:val="24"/>
            <w:rtl/>
          </w:rPr>
          <w:delText xml:space="preserve">הוה</w:delText>
        </w:r>
      </w:del>
      <w:r w:rsidRPr="00B078C3">
        <w:rPr>
          <w:rFonts w:ascii="FontbitDavid" w:hAnsi="FontbitDavid"/>
          <w:sz w:val="24"/>
          <w:rtl/>
        </w:rPr>
        <w:t xml:space="preserve">.</w:t>
      </w:r>
    </w:p>
    <w:p>
      <w:pPr>
        <w:pStyle w:val="38"/>
        <w:rPr>
          <w:ins w:id="101625" w:author="מנוע מכני" w:date="2026-10-11T12:04:39Z"/>
        </w:rPr>
      </w:pPr>
      <w:del w:id="101859" w:author="מנוע מכני" w:date="2026-10-11T12:04:39Z">
        <w:r w:rsidRPr="00E744B3">
          <w:delText xml:space="preserve">• </w:delText>
        </w:r>
      </w:del>
      <w:r>
        <w:t>ת"ש</w:t>
      </w:r>
      <w:r w:rsidRPr="00B078C3">
        <w:t xml:space="preserve">,</w:t>
      </w:r>
    </w:p>
    <w:p w:rsidR="00E403F0" w:rsidRPr="00B078C3" w:rsidRDefault="00E403F0" w:rsidP="00E403F0">
      <w:pPr>
        <w:rPr>
          <w:rFonts w:ascii="FontbitDavid" w:hAnsi="FontbitDavid"/>
          <w:sz w:val="24"/>
          <w:rtl/>
        </w:rPr>
      </w:pPr>
      <w:del w:id="10162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נמצאת אתה אומר, ג' ספקות באשה: על בשרה, ספק טמא ספק טהור - טמא</w:t>
      </w:r>
      <w:ins w:id="96939" w:author="מנוע מכני" w:date="2026-10-11T12:04:39Z">
        <w:r>
          <w:rPr>
            <w:rFonts w:ascii="FontbitDavid" w:hAnsi="FontbitDavid"/>
            <w:sz w:val="24"/>
            <w:rtl/>
          </w:rPr>
          <w:t xml:space="preserve">,</w:t>
        </w:r>
      </w:ins>
      <w:del w:id="96940"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 xml:space="preserve">על חלוקה, ספק טמא ספק טהור - טהור</w:t>
      </w:r>
      <w:ins w:id="96941" w:author="מנוע מכני" w:date="2026-10-11T12:04:39Z">
        <w:r>
          <w:rPr>
            <w:rFonts w:ascii="FontbitDavid" w:hAnsi="FontbitDavid"/>
            <w:sz w:val="24"/>
            <w:rtl/>
          </w:rPr>
          <w:t xml:space="preserve">,</w:t>
        </w:r>
      </w:ins>
      <w:del w:id="96942" w:author="מנוע מכני" w:date="2026-10-11T12:04:39Z">
        <w:r w:rsidRPr="00B078C3">
          <w:rPr>
            <w:rFonts w:ascii="FontbitDavid" w:hAnsi="FontbitDavid"/>
            <w:sz w:val="24"/>
            <w:rtl/>
          </w:rPr>
          <w:delText xml:space="preserve">;</w:delText>
        </w:r>
      </w:del>
    </w:p>
    <w:p w:rsidR="00E403F0" w:rsidRDefault="00E403F0" w:rsidP="00E403F0">
      <w:pPr>
        <w:rPr>
          <w:rFonts w:ascii="FontbitDavid" w:hAnsi="FontbitDavid"/>
          <w:sz w:val="24"/>
          <w:rtl/>
        </w:rPr>
      </w:pPr>
      <w:r w:rsidRPr="00B078C3">
        <w:rPr>
          <w:rFonts w:ascii="FontbitDavid" w:hAnsi="FontbitDavid"/>
          <w:sz w:val="24"/>
          <w:rtl/>
        </w:rPr>
        <w:t xml:space="preserve">ובמגעות ובהיסטות - הלך אחר הרוב, </w:t>
      </w:r>
    </w:p>
    <w:p w:rsidR="00E403F0" w:rsidRDefault="00E403F0" w:rsidP="00E403F0">
      <w:pPr>
        <w:rPr>
          <w:rFonts w:ascii="FontbitDavid" w:hAnsi="FontbitDavid"/>
          <w:sz w:val="24"/>
          <w:rtl/>
        </w:rPr>
      </w:pPr>
      <w:r>
        <w:rPr>
          <w:rFonts w:ascii="FontbitDavid" w:hAnsi="FontbitDavid" w:hint="cs"/>
          <w:sz w:val="24"/>
          <w:rtl/>
        </w:rPr>
        <w:t xml:space="preserve">לא</w:t>
      </w:r>
      <w:r>
        <w:rPr>
          <w:rFonts w:ascii="FontbitDavid" w:hAnsi="FontbitDavid" w:hint="cs"/>
          <w:sz w:val="24"/>
          <w:rtl/>
        </w:rPr>
        <w:t xml:space="preserve"> אמרי' דאם רוב ימיה טמאין טמאה ואפי' דלא הרגישה </w:t>
      </w:r>
    </w:p>
    <w:p>
      <w:pPr>
        <w:pStyle w:val="38"/>
        <w:rPr>
          <w:ins w:id="100952" w:author="מנוע מכני" w:date="2026-10-11T12:04:39Z"/>
        </w:rPr>
      </w:pPr>
      <w:r>
        <w:t xml:space="preserve">אלא</w:t>
      </w:r>
    </w:p>
    <w:p w:rsidR="00E403F0" w:rsidRPr="00B078C3" w:rsidRDefault="00E403F0" w:rsidP="00E403F0">
      <w:pPr>
        <w:rPr>
          <w:rFonts w:ascii="FontbitDavid" w:hAnsi="FontbitDavid"/>
          <w:sz w:val="24"/>
          <w:rtl/>
        </w:rPr>
      </w:pPr>
      <w:del w:id="100953" w:author="מנוע מכני" w:date="2026-10-11T12:04:39Z">
        <w:r>
          <w:rPr>
            <w:rFonts w:ascii="FontbitDavid" w:hAnsi="FontbitDavid" w:hint="cs"/>
            <w:sz w:val="24"/>
            <w:rtl/>
          </w:rPr>
          <w:delText xml:space="preserve"> </w:delText>
        </w:r>
      </w:del>
      <w:r>
        <w:rPr>
          <w:rFonts w:ascii="FontbitDavid" w:hAnsi="FontbitDavid"/>
          <w:sz w:val="24"/>
          <w:rtl/>
        </w:rPr>
        <w:t>אם רוב ימיה בהרגשה חזיא</w:t>
      </w:r>
      <w:r w:rsidRPr="00B078C3">
        <w:rPr>
          <w:rFonts w:ascii="FontbitDavid" w:hAnsi="FontbitDavid"/>
          <w:sz w:val="24"/>
          <w:rtl/>
        </w:rPr>
        <w:t xml:space="preserve"> טמאה, דאימור: ארגשה </w:t>
      </w:r>
      <w:ins w:id="94441" w:author="מנוע מכני" w:date="2026-10-11T12:04:39Z">
        <w:r>
          <w:rPr>
            <w:rFonts w:ascii="FontbitDavid" w:hAnsi="FontbitDavid"/>
            <w:sz w:val="24"/>
            <w:rtl/>
          </w:rPr>
          <w:t xml:space="preserve">ולא</w:t>
        </w:r>
      </w:ins>
      <w:del w:id="94442" w:author="מנוע מכני" w:date="2026-10-11T12:04:39Z">
        <w:r w:rsidRPr="00B078C3">
          <w:rPr>
            <w:rFonts w:ascii="FontbitDavid" w:hAnsi="FontbitDavid"/>
            <w:sz w:val="24"/>
            <w:rtl/>
          </w:rPr>
          <w:delText xml:space="preserve">ולאו</w:delText>
        </w:r>
      </w:del>
      <w:r w:rsidRPr="00B078C3">
        <w:rPr>
          <w:rFonts w:ascii="FontbitDavid" w:hAnsi="FontbitDavid"/>
          <w:sz w:val="24"/>
          <w:rtl/>
        </w:rPr>
        <w:t xml:space="preserve"> אדעתה.</w:t>
      </w:r>
    </w:p>
    <w:p w:rsidR="00E403F0" w:rsidRDefault="00E403F0" w:rsidP="00E403F0">
      <w:pPr>
        <w:rPr>
          <w:rFonts w:ascii="FontbitDavid" w:hAnsi="FontbitDavid"/>
          <w:sz w:val="24"/>
          <w:rtl/>
        </w:rPr>
      </w:pPr>
    </w:p>
    <w:p>
      <w:pPr>
        <w:pStyle w:val="afffff8"/>
        <w:rPr>
          <w:ins w:id="90169" w:author="קלוד" w:date="2026-10-11T12:23:38Z"/>
        </w:rPr>
      </w:pPr>
      <w:ins w:id="90170" w:author="קלוד" w:date="2026-10-11T12:23:38Z">
        <w:r>
          <w:rPr>
            <w:color w:val="7B3F00"/>
          </w:rPr>
          <w:t xml:space="preserve">על בשרה ספק טמא - ועל חלוקה ספק טהור</w:t>
        </w:r>
      </w:ins>
    </w:p>
    <w:p>
      <w:pPr>
        <w:pStyle w:val="38"/>
        <w:rPr>
          <w:ins w:id="100954" w:author="מנוע מכני" w:date="2026-10-11T12:04:39Z"/>
        </w:rPr>
      </w:pPr>
      <w:r w:rsidRPr="00405311">
        <w:t xml:space="preserve">אמר</w:t>
      </w:r>
      <w:r w:rsidRPr="00405311">
        <w:t xml:space="preserve"> מר:</w:t>
      </w:r>
    </w:p>
    <w:p w:rsidR="00E403F0" w:rsidRPr="00405311" w:rsidRDefault="00E403F0" w:rsidP="00E403F0">
      <w:pPr>
        <w:rPr>
          <w:rFonts w:ascii="FontbitDavid" w:hAnsi="FontbitDavid"/>
          <w:b/>
          <w:bCs/>
          <w:sz w:val="24"/>
          <w:rtl/>
        </w:rPr>
      </w:pPr>
      <w:del w:id="100955" w:author="מנוע מכני" w:date="2026-10-11T12:04:39Z">
        <w:r w:rsidRPr="00405311">
          <w:rPr>
            <w:rFonts w:ascii="FontbitDavid" w:hAnsi="FontbitDavid"/>
            <w:b/>
            <w:bCs/>
            <w:sz w:val="24"/>
            <w:rtl/>
          </w:rPr>
          <w:delText xml:space="preserve"> </w:delText>
        </w:r>
      </w:del>
      <w:r w:rsidRPr="00405311">
        <w:rPr>
          <w:rFonts w:ascii="FontbitDavid" w:hAnsi="FontbitDavid"/>
          <w:b/>
          <w:bCs/>
          <w:sz w:val="24"/>
          <w:rtl/>
        </w:rPr>
        <w:t xml:space="preserve">על בשרה, ספק טמא ספק טהור - טמא</w:t>
      </w:r>
      <w:ins w:id="96943" w:author="מנוע מכני" w:date="2026-10-11T12:04:39Z">
        <w:r>
          <w:rPr>
            <w:rFonts w:ascii="FontbitDavid" w:hAnsi="FontbitDavid"/>
            <w:b/>
            <w:bCs/>
            <w:sz w:val="24"/>
            <w:rtl/>
          </w:rPr>
          <w:t xml:space="preserve">,</w:t>
        </w:r>
      </w:ins>
      <w:del w:id="96944" w:author="מנוע מכני" w:date="2026-10-11T12:04:39Z">
        <w:r w:rsidRPr="00405311">
          <w:rPr>
            <w:rFonts w:ascii="FontbitDavid" w:hAnsi="FontbitDavid"/>
            <w:b/>
            <w:bCs/>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על חלוקה, ספק טמא ספק טהור - טהור.</w:t>
      </w:r>
    </w:p>
    <w:p w:rsidR="00E403F0" w:rsidRDefault="00E403F0" w:rsidP="00E403F0">
      <w:pPr>
        <w:rPr>
          <w:rFonts w:ascii="FontbitDavid" w:hAnsi="FontbitDavid"/>
          <w:sz w:val="24"/>
          <w:rtl/>
        </w:rPr>
      </w:pPr>
      <w:r>
        <w:rPr>
          <w:rFonts w:ascii="FontbitDavid" w:hAnsi="FontbitDavid" w:hint="cs"/>
          <w:sz w:val="24"/>
          <w:rtl/>
        </w:rPr>
        <w:t xml:space="preserve">א</w:t>
      </w:r>
      <w:ins w:id="92289" w:author="מנוע מכני" w:date="2026-10-11T12:04:39Z">
        <w:r>
          <w:rPr>
            <w:rFonts w:ascii="FontbitDavid" w:hAnsi="FontbitDavid" w:hint="cs"/>
            <w:sz w:val="24"/>
            <w:rtl/>
          </w:rPr>
          <w:t xml:space="preserve">ב"א</w:t>
        </w:r>
      </w:ins>
      <w:del w:id="92290" w:author="מנוע מכני" w:date="2026-10-11T12:04:39Z">
        <w:r>
          <w:rPr>
            <w:rFonts w:ascii="FontbitDavid" w:hAnsi="FontbitDavid" w:hint="cs"/>
            <w:sz w:val="24"/>
            <w:rtl/>
          </w:rPr>
          <w:delText xml:space="preserve">ב''א</w:delText>
        </w:r>
      </w:del>
      <w:r w:rsidRPr="00B078C3">
        <w:rPr>
          <w:rFonts w:ascii="FontbitDavid" w:hAnsi="FontbitDavid"/>
          <w:sz w:val="24"/>
          <w:rtl/>
        </w:rPr>
        <w:t xml:space="preserve"> מחגור ולמטה - כגון שעברה בשוק של טבחים, </w:t>
      </w:r>
    </w:p>
    <w:p w:rsidR="00E403F0" w:rsidRPr="00B078C3" w:rsidRDefault="00E403F0" w:rsidP="00E403F0">
      <w:pPr>
        <w:rPr>
          <w:rFonts w:ascii="FontbitDavid" w:hAnsi="FontbitDavid"/>
          <w:sz w:val="24"/>
          <w:rtl/>
        </w:rPr>
      </w:pPr>
      <w:r w:rsidRPr="00B078C3">
        <w:rPr>
          <w:rFonts w:ascii="FontbitDavid" w:hAnsi="FontbitDavid"/>
          <w:sz w:val="24"/>
          <w:rtl/>
        </w:rPr>
        <w:t xml:space="preserve">על בשרה - מגופה אתאי, </w:t>
      </w:r>
      <w:ins w:id="97569" w:author="מנוע מכני" w:date="2026-10-11T12:04:39Z">
        <w:r>
          <w:rPr>
            <w:rFonts w:ascii="FontbitDavid" w:hAnsi="FontbitDavid"/>
            <w:sz w:val="24"/>
            <w:rtl/>
          </w:rPr>
          <w:t xml:space="preserve">דאם </w:t>
        </w:r>
      </w:ins>
      <w:del w:id="97570" w:author="מנוע מכני" w:date="2026-10-11T12:04:39Z">
        <w:r w:rsidRPr="00B078C3">
          <w:rPr>
            <w:rFonts w:ascii="FontbitDavid" w:hAnsi="FontbitDavid"/>
            <w:sz w:val="24"/>
            <w:rtl/>
          </w:rPr>
          <w:delText xml:space="preserve">דאי </w:delText>
        </w:r>
      </w:del>
      <w:ins w:id="97209" w:author="מנוע מכני" w:date="2026-10-11T12:04:39Z">
        <w:r>
          <w:rPr>
            <w:rFonts w:ascii="FontbitDavid" w:hAnsi="FontbitDavid"/>
            <w:sz w:val="24"/>
            <w:rtl/>
          </w:rPr>
          <w:t xml:space="preserve">מעולם</w:t>
        </w:r>
      </w:ins>
      <w:del w:id="97210" w:author="מנוע מכני" w:date="2026-10-11T12:04:39Z">
        <w:r w:rsidRPr="00B078C3">
          <w:rPr>
            <w:rFonts w:ascii="FontbitDavid" w:hAnsi="FontbitDavid"/>
            <w:sz w:val="24"/>
            <w:rtl/>
          </w:rPr>
          <w:delText xml:space="preserve">מעלמא</w:delText>
        </w:r>
      </w:del>
      <w:r w:rsidRPr="00B078C3">
        <w:rPr>
          <w:rFonts w:ascii="FontbitDavid" w:hAnsi="FontbitDavid"/>
          <w:sz w:val="24"/>
          <w:rtl/>
        </w:rPr>
        <w:t xml:space="preserve"> אתאי - על חלוקה </w:t>
      </w:r>
      <w:ins w:id="98513" w:author="מנוע מכני" w:date="2026-10-11T12:04:39Z">
        <w:r>
          <w:rPr>
            <w:rFonts w:ascii="FontbitDavid" w:hAnsi="FontbitDavid"/>
            <w:sz w:val="24"/>
            <w:rtl/>
          </w:rPr>
          <w:t xml:space="preserve">צריך</w:t>
        </w:r>
      </w:ins>
      <w:del w:id="98514" w:author="מנוע מכני" w:date="2026-10-11T12:04:39Z">
        <w:r w:rsidRPr="00B078C3">
          <w:rPr>
            <w:rFonts w:ascii="FontbitDavid" w:hAnsi="FontbitDavid"/>
            <w:sz w:val="24"/>
            <w:rtl/>
          </w:rPr>
          <w:delText xml:space="preserve">מיבעי</w:delText>
        </w:r>
      </w:del>
      <w:r w:rsidRPr="00B078C3">
        <w:rPr>
          <w:rFonts w:ascii="FontbitDavid" w:hAnsi="FontbitDavid"/>
          <w:sz w:val="24"/>
          <w:rtl/>
        </w:rPr>
        <w:t xml:space="preserve"> </w:t>
      </w:r>
      <w:ins w:id="96099" w:author="מנוע מכני" w:date="2026-10-11T12:04:39Z">
        <w:r>
          <w:rPr>
            <w:rFonts w:ascii="FontbitDavid" w:hAnsi="FontbitDavid"/>
            <w:sz w:val="24"/>
            <w:rtl/>
          </w:rPr>
          <w:t xml:space="preserve">לו</w:t>
        </w:r>
      </w:ins>
      <w:del w:id="9610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אשתכוחי.</w:t>
      </w:r>
    </w:p>
    <w:p w:rsidR="00E403F0" w:rsidRPr="00B078C3" w:rsidRDefault="00E403F0" w:rsidP="00E403F0">
      <w:pPr>
        <w:rPr>
          <w:rFonts w:ascii="FontbitDavid" w:hAnsi="FontbitDavid"/>
          <w:sz w:val="24"/>
          <w:rtl/>
        </w:rPr>
      </w:pPr>
      <w:r w:rsidRPr="00B078C3">
        <w:rPr>
          <w:rFonts w:ascii="FontbitDavid" w:hAnsi="FontbitDavid"/>
          <w:sz w:val="24"/>
          <w:rtl/>
        </w:rPr>
        <w:t xml:space="preserve">על חלוקה - </w:t>
      </w:r>
      <w:ins w:id="97211" w:author="מנוע מכני" w:date="2026-10-11T12:04:39Z">
        <w:r>
          <w:rPr>
            <w:rFonts w:ascii="FontbitDavid" w:hAnsi="FontbitDavid"/>
            <w:sz w:val="24"/>
            <w:rtl/>
          </w:rPr>
          <w:t xml:space="preserve">מעולם</w:t>
        </w:r>
      </w:ins>
      <w:del w:id="97212" w:author="מנוע מכני" w:date="2026-10-11T12:04:39Z">
        <w:r w:rsidRPr="00B078C3">
          <w:rPr>
            <w:rFonts w:ascii="FontbitDavid" w:hAnsi="FontbitDavid"/>
            <w:sz w:val="24"/>
            <w:rtl/>
          </w:rPr>
          <w:delText xml:space="preserve">מעלמא</w:delText>
        </w:r>
      </w:del>
      <w:r w:rsidRPr="00B078C3">
        <w:rPr>
          <w:rFonts w:ascii="FontbitDavid" w:hAnsi="FontbitDavid"/>
          <w:sz w:val="24"/>
          <w:rtl/>
        </w:rPr>
        <w:t xml:space="preserve"> </w:t>
      </w:r>
      <w:ins w:id="96103" w:author="מנוע מכני" w:date="2026-10-11T12:04:39Z">
        <w:r>
          <w:rPr>
            <w:rFonts w:ascii="FontbitDavid" w:hAnsi="FontbitDavid"/>
            <w:sz w:val="24"/>
            <w:rtl/>
          </w:rPr>
          <w:t xml:space="preserve">בא</w:t>
        </w:r>
      </w:ins>
      <w:del w:id="96104"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w:t>
      </w:r>
      <w:ins w:id="97571" w:author="מנוע מכני" w:date="2026-10-11T12:04:39Z">
        <w:r>
          <w:rPr>
            <w:rFonts w:ascii="FontbitDavid" w:hAnsi="FontbitDavid"/>
            <w:sz w:val="24"/>
            <w:rtl/>
          </w:rPr>
          <w:t xml:space="preserve">דאם </w:t>
        </w:r>
      </w:ins>
      <w:del w:id="97572" w:author="מנוע מכני" w:date="2026-10-11T12:04:39Z">
        <w:r w:rsidRPr="00B078C3">
          <w:rPr>
            <w:rFonts w:ascii="FontbitDavid" w:hAnsi="FontbitDavid"/>
            <w:sz w:val="24"/>
            <w:rtl/>
          </w:rPr>
          <w:delText xml:space="preserve">דאי </w:delText>
        </w:r>
      </w:del>
      <w:r w:rsidRPr="00B078C3">
        <w:rPr>
          <w:rFonts w:ascii="FontbitDavid" w:hAnsi="FontbitDavid"/>
          <w:sz w:val="24"/>
          <w:rtl/>
        </w:rPr>
        <w:t xml:space="preserve">מגופה </w:t>
      </w:r>
      <w:ins w:id="96105" w:author="מנוע מכני" w:date="2026-10-11T12:04:39Z">
        <w:r>
          <w:rPr>
            <w:rFonts w:ascii="FontbitDavid" w:hAnsi="FontbitDavid"/>
            <w:sz w:val="24"/>
            <w:rtl/>
          </w:rPr>
          <w:t xml:space="preserve">בא</w:t>
        </w:r>
      </w:ins>
      <w:del w:id="96106"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 על בשרה </w:t>
      </w:r>
      <w:ins w:id="98515" w:author="מנוע מכני" w:date="2026-10-11T12:04:39Z">
        <w:r>
          <w:rPr>
            <w:rFonts w:ascii="FontbitDavid" w:hAnsi="FontbitDavid"/>
            <w:sz w:val="24"/>
            <w:rtl/>
          </w:rPr>
          <w:t xml:space="preserve">צריך</w:t>
        </w:r>
      </w:ins>
      <w:del w:id="98516" w:author="מנוע מכני" w:date="2026-10-11T12:04:39Z">
        <w:r w:rsidRPr="00B078C3">
          <w:rPr>
            <w:rFonts w:ascii="FontbitDavid" w:hAnsi="FontbitDavid"/>
            <w:sz w:val="24"/>
            <w:rtl/>
          </w:rPr>
          <w:delText xml:space="preserve">מיבעי</w:delText>
        </w:r>
      </w:del>
      <w:r w:rsidRPr="00B078C3">
        <w:rPr>
          <w:rFonts w:ascii="FontbitDavid" w:hAnsi="FontbitDavid"/>
          <w:sz w:val="24"/>
          <w:rtl/>
        </w:rPr>
        <w:t xml:space="preserve"> </w:t>
      </w:r>
      <w:ins w:id="96101" w:author="מנוע מכני" w:date="2026-10-11T12:04:39Z">
        <w:r>
          <w:rPr>
            <w:rFonts w:ascii="FontbitDavid" w:hAnsi="FontbitDavid"/>
            <w:sz w:val="24"/>
            <w:rtl/>
          </w:rPr>
          <w:t xml:space="preserve">לו</w:t>
        </w:r>
      </w:ins>
      <w:del w:id="9610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אשתכוחי.</w:t>
      </w:r>
    </w:p>
    <w:p>
      <w:pPr>
        <w:pStyle w:val="38"/>
        <w:rPr>
          <w:ins w:id="100956" w:author="מנוע מכני" w:date="2026-10-11T12:04:39Z"/>
        </w:rPr>
      </w:pPr>
      <w:r w:rsidRPr="00B078C3">
        <w:t xml:space="preserve">וא</w:t>
      </w:r>
      <w:ins w:id="92291" w:author="מנוע מכני" w:date="2026-10-11T12:04:39Z">
        <w:r>
          <w:t xml:space="preserve">ב"א</w:t>
        </w:r>
      </w:ins>
    </w:p>
    <w:p w:rsidR="00E403F0" w:rsidRDefault="00E403F0" w:rsidP="00E403F0">
      <w:pPr>
        <w:rPr>
          <w:rFonts w:ascii="FontbitDavid" w:hAnsi="FontbitDavid"/>
          <w:sz w:val="24"/>
          <w:rtl/>
        </w:rPr>
      </w:pPr>
      <w:del w:id="92292" w:author="מנוע מכני" w:date="2026-10-11T12:04:39Z">
        <w:r w:rsidRPr="00B078C3">
          <w:rPr>
            <w:rFonts w:ascii="FontbitDavid" w:hAnsi="FontbitDavid"/>
            <w:sz w:val="24"/>
            <w:rtl/>
          </w:rPr>
          <w:delText xml:space="preserve">ב''א</w:delText>
        </w:r>
      </w:del>
      <w:del w:id="10095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 מחגור ולמעלה - כגון דאזדקרה</w:t>
      </w:r>
      <w:ins w:id="96945" w:author="מנוע מכני" w:date="2026-10-11T12:04:39Z">
        <w:r>
          <w:rPr>
            <w:rFonts w:ascii="FontbitDavid" w:hAnsi="FontbitDavid"/>
            <w:sz w:val="24"/>
            <w:rtl/>
          </w:rPr>
          <w:t xml:space="preserve">,</w:t>
        </w:r>
      </w:ins>
      <w:del w:id="96946" w:author="מנוע מכני" w:date="2026-10-11T12:04:39Z">
        <w:r w:rsidRPr="00B078C3">
          <w:rPr>
            <w:rFonts w:ascii="FontbitDavid" w:hAnsi="FontbitDavid"/>
            <w:sz w:val="24"/>
            <w:rtl/>
          </w:rPr>
          <w:delText xml:space="preserve">;</w:delText>
        </w:r>
      </w:del>
      <w:r>
        <w:rPr>
          <w:rFonts w:ascii="FontbitDavid" w:hAnsi="FontbitDavid" w:hint="cs"/>
          <w:sz w:val="24"/>
          <w:rtl/>
        </w:rPr>
        <w:t xml:space="preserve"> </w:t>
      </w:r>
      <w:r>
        <w:rPr>
          <w:rFonts w:ascii="FontbitDavid" w:hAnsi="FontbitDavid"/>
          <w:sz w:val="24"/>
          <w:rtl/>
        </w:rPr>
        <w:t xml:space="preserve">על בשרה </w:t>
      </w:r>
      <w:r w:rsidRPr="00B078C3">
        <w:rPr>
          <w:rFonts w:ascii="FontbitDavid" w:hAnsi="FontbitDavid"/>
          <w:sz w:val="24"/>
          <w:rtl/>
        </w:rPr>
        <w:t xml:space="preserve">ודאי מגופה </w:t>
      </w:r>
      <w:r>
        <w:rPr>
          <w:rFonts w:ascii="FontbitDavid" w:hAnsi="FontbitDavid" w:hint="cs"/>
          <w:sz w:val="24"/>
          <w:rtl/>
        </w:rPr>
        <w:t xml:space="preserve">בא </w:t>
      </w:r>
      <w:ins w:id="97573" w:author="מנוע מכני" w:date="2026-10-11T12:04:39Z">
        <w:r>
          <w:rPr>
            <w:rFonts w:ascii="FontbitDavid" w:hAnsi="FontbitDavid" w:hint="cs"/>
            <w:sz w:val="24"/>
            <w:rtl/>
          </w:rPr>
          <w:t xml:space="preserve">דאם </w:t>
        </w:r>
      </w:ins>
      <w:del w:id="97574" w:author="מנוע מכני" w:date="2026-10-11T12:04:39Z">
        <w:r>
          <w:rPr>
            <w:rFonts w:ascii="FontbitDavid" w:hAnsi="FontbitDavid" w:hint="cs"/>
            <w:sz w:val="24"/>
            <w:rtl/>
          </w:rPr>
          <w:delText xml:space="preserve">דאי </w:delText>
        </w:r>
      </w:del>
      <w:ins w:id="97213" w:author="מנוע מכני" w:date="2026-10-11T12:04:39Z">
        <w:r>
          <w:rPr>
            <w:rFonts w:ascii="FontbitDavid" w:hAnsi="FontbitDavid"/>
            <w:sz w:val="24"/>
            <w:rtl/>
          </w:rPr>
          <w:t xml:space="preserve">מעולם</w:t>
        </w:r>
      </w:ins>
      <w:del w:id="97214" w:author="מנוע מכני" w:date="2026-10-11T12:04:39Z">
        <w:r w:rsidRPr="00B078C3">
          <w:rPr>
            <w:rFonts w:ascii="FontbitDavid" w:hAnsi="FontbitDavid"/>
            <w:sz w:val="24"/>
            <w:rtl/>
          </w:rPr>
          <w:delText xml:space="preserve">מעלמא</w:delText>
        </w:r>
      </w:del>
      <w:r w:rsidRPr="00B078C3">
        <w:rPr>
          <w:rFonts w:ascii="FontbitDavid" w:hAnsi="FontbitDavid"/>
          <w:sz w:val="24"/>
          <w:rtl/>
        </w:rPr>
        <w:t xml:space="preserve"> </w:t>
      </w:r>
      <w:r>
        <w:rPr>
          <w:rFonts w:ascii="FontbitDavid" w:hAnsi="FontbitDavid" w:hint="cs"/>
          <w:sz w:val="24"/>
          <w:rtl/>
        </w:rPr>
        <w:t xml:space="preserve">היתה צריכה למצוא על חלוקה </w:t>
      </w:r>
    </w:p>
    <w:p w:rsidR="00E403F0" w:rsidRPr="00B078C3" w:rsidRDefault="00E403F0" w:rsidP="00E403F0">
      <w:pPr>
        <w:rPr>
          <w:rFonts w:ascii="FontbitDavid" w:hAnsi="FontbitDavid"/>
          <w:sz w:val="24"/>
          <w:rtl/>
        </w:rPr>
      </w:pPr>
      <w:r>
        <w:rPr>
          <w:rFonts w:ascii="FontbitDavid" w:hAnsi="FontbitDavid"/>
          <w:sz w:val="24"/>
          <w:rtl/>
        </w:rPr>
        <w:tab/>
      </w:r>
      <w:r w:rsidRPr="00B078C3">
        <w:rPr>
          <w:rFonts w:ascii="FontbitDavid" w:hAnsi="FontbitDavid"/>
          <w:sz w:val="24"/>
          <w:rtl/>
        </w:rPr>
        <w:t>על חל</w:t>
      </w:r>
      <w:r>
        <w:rPr>
          <w:rFonts w:ascii="FontbitDavid" w:hAnsi="FontbitDavid"/>
          <w:sz w:val="24"/>
          <w:rtl/>
        </w:rPr>
        <w:t xml:space="preserve">וקה - </w:t>
      </w:r>
      <w:ins w:id="97215" w:author="מנוע מכני" w:date="2026-10-11T12:04:39Z">
        <w:r>
          <w:rPr>
            <w:rFonts w:ascii="FontbitDavid" w:hAnsi="FontbitDavid"/>
            <w:sz w:val="24"/>
            <w:rtl/>
          </w:rPr>
          <w:t xml:space="preserve">מעולם</w:t>
        </w:r>
      </w:ins>
      <w:del w:id="97216" w:author="מנוע מכני" w:date="2026-10-11T12:04:39Z">
        <w:r>
          <w:rPr>
            <w:rFonts w:ascii="FontbitDavid" w:hAnsi="FontbitDavid"/>
            <w:sz w:val="24"/>
            <w:rtl/>
          </w:rPr>
          <w:delText xml:space="preserve">מעלמא</w:delText>
        </w:r>
      </w:del>
      <w:r>
        <w:rPr>
          <w:rFonts w:ascii="FontbitDavid" w:hAnsi="FontbitDavid"/>
          <w:sz w:val="24"/>
          <w:rtl/>
        </w:rPr>
        <w:t xml:space="preserve"> אתאי, </w:t>
      </w:r>
      <w:ins w:id="97575" w:author="מנוע מכני" w:date="2026-10-11T12:04:39Z">
        <w:r>
          <w:rPr>
            <w:rFonts w:ascii="FontbitDavid" w:hAnsi="FontbitDavid"/>
            <w:sz w:val="24"/>
            <w:rtl/>
          </w:rPr>
          <w:t xml:space="preserve">דאם </w:t>
        </w:r>
      </w:ins>
      <w:del w:id="97576" w:author="מנוע מכני" w:date="2026-10-11T12:04:39Z">
        <w:r>
          <w:rPr>
            <w:rFonts w:ascii="FontbitDavid" w:hAnsi="FontbitDavid"/>
            <w:sz w:val="24"/>
            <w:rtl/>
          </w:rPr>
          <w:delText xml:space="preserve">דאי </w:delText>
        </w:r>
      </w:del>
      <w:r>
        <w:rPr>
          <w:rFonts w:ascii="FontbitDavid" w:hAnsi="FontbitDavid"/>
          <w:sz w:val="24"/>
          <w:rtl/>
        </w:rPr>
        <w:t xml:space="preserve">מגופה</w:t>
      </w:r>
      <w:r>
        <w:rPr>
          <w:rFonts w:ascii="FontbitDavid" w:hAnsi="FontbitDavid" w:hint="cs"/>
          <w:sz w:val="24"/>
          <w:rtl/>
        </w:rPr>
        <w:t xml:space="preserve"> בא</w:t>
      </w:r>
      <w:r w:rsidRPr="00B078C3">
        <w:rPr>
          <w:rFonts w:ascii="FontbitDavid" w:hAnsi="FontbitDavid"/>
          <w:sz w:val="24"/>
          <w:rtl/>
        </w:rPr>
        <w:t xml:space="preserve"> - על בשרה איבעי </w:t>
      </w:r>
      <w:ins w:id="96107" w:author="מנוע מכני" w:date="2026-10-11T12:04:39Z">
        <w:r>
          <w:rPr>
            <w:rFonts w:ascii="FontbitDavid" w:hAnsi="FontbitDavid"/>
            <w:sz w:val="24"/>
            <w:rtl/>
          </w:rPr>
          <w:t xml:space="preserve">לו</w:t>
        </w:r>
      </w:ins>
      <w:del w:id="9610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אשתכוחי.</w:t>
      </w:r>
    </w:p>
    <w:p w:rsidR="00E403F0" w:rsidRDefault="00E403F0" w:rsidP="00E403F0">
      <w:pPr>
        <w:rPr>
          <w:rFonts w:ascii="FontbitDavid" w:hAnsi="FontbitDavid"/>
          <w:sz w:val="24"/>
          <w:rtl/>
        </w:rPr>
      </w:pPr>
      <w:r w:rsidRPr="00B078C3">
        <w:rPr>
          <w:rFonts w:ascii="FontbitDavid" w:hAnsi="FontbitDavid"/>
          <w:sz w:val="24"/>
          <w:rtl/>
        </w:rPr>
        <w:t xml:space="preserve">קתני מיהת על בשרה ספק טמא ספק טהור - טמא ואף על גב דלא הרגישה! </w:t>
      </w:r>
    </w:p>
    <w:p>
      <w:pPr>
        <w:pStyle w:val="38"/>
        <w:rPr>
          <w:ins w:id="100958" w:author="מנוע מכני" w:date="2026-10-11T12:04:39Z"/>
        </w:rPr>
      </w:pPr>
      <w:r w:rsidRPr="00B078C3">
        <w:t xml:space="preserve">ועוד, </w:t>
      </w:r>
      <w:r w:rsidRPr="00B078C3">
        <w:t xml:space="preserve">תנן</w:t>
      </w:r>
      <w:r w:rsidRPr="00B078C3">
        <w:t xml:space="preserve">:</w:t>
      </w:r>
    </w:p>
    <w:p w:rsidR="00E403F0" w:rsidRDefault="00E403F0" w:rsidP="00E403F0">
      <w:pPr>
        <w:rPr>
          <w:rFonts w:ascii="FontbitDavid" w:hAnsi="FontbitDavid"/>
          <w:sz w:val="24"/>
          <w:rtl/>
        </w:rPr>
      </w:pPr>
      <w:del w:id="10095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הרואה כתם על בשרה כנגד בית התורפה - טמאה ואף על גב דלא הרגישה! </w:t>
      </w:r>
    </w:p>
    <w:p w:rsidR="00E403F0" w:rsidRPr="00B078C3" w:rsidRDefault="00E403F0" w:rsidP="00E403F0">
      <w:pPr>
        <w:rPr>
          <w:rFonts w:ascii="FontbitDavid" w:hAnsi="FontbitDavid"/>
          <w:sz w:val="24"/>
          <w:rtl/>
        </w:rPr>
      </w:pPr>
      <w:r>
        <w:rPr>
          <w:rStyle w:val="2fb"/>
          <w:rFonts w:ascii="FontbitDavid" w:hAnsi="FontbitDavid" w:hint="cs"/>
          <w:sz w:val="24"/>
          <w:rtl/>
        </w:rPr>
        <w:t xml:space="preserve">אר</w:t>
      </w:r>
      <w:ins w:id="92293" w:author="מנוע מכני" w:date="2026-10-11T12:04:39Z">
        <w:r>
          <w:rPr>
            <w:rStyle w:val="2fb"/>
            <w:rFonts w:ascii="FontbitDavid" w:hAnsi="FontbitDavid" w:hint="cs"/>
            <w:sz w:val="24"/>
            <w:rtl/>
          </w:rPr>
          <w:t xml:space="preserve">י"ר</w:t>
        </w:r>
      </w:ins>
      <w:del w:id="92294" w:author="מנוע מכני" w:date="2026-10-11T12:04:39Z">
        <w:r>
          <w:rPr>
            <w:rFonts w:ascii="FontbitDavid" w:hAnsi="FontbitDavid" w:hint="cs"/>
            <w:sz w:val="24"/>
            <w:rtl/>
          </w:rPr>
          <w:delText xml:space="preserve">י''ר</w:delText>
        </w:r>
      </w:del>
      <w:r w:rsidRPr="00B078C3">
        <w:rPr>
          <w:rFonts w:ascii="FontbitDavid" w:hAnsi="FontbitDavid"/>
          <w:sz w:val="24"/>
          <w:rtl/>
        </w:rPr>
        <w:t xml:space="preserve"> מדפתי: מודה </w:t>
      </w:r>
      <w:r w:rsidRPr="00B078C3">
        <w:rPr>
          <w:rStyle w:val="2fb"/>
          <w:rFonts w:ascii="FontbitDavid" w:hAnsi="FontbitDavid"/>
          <w:sz w:val="24"/>
          <w:rtl/>
        </w:rPr>
        <w:t xml:space="preserve">שמואל</w:t>
      </w:r>
      <w:r w:rsidRPr="00B078C3">
        <w:rPr>
          <w:rFonts w:ascii="FontbitDavid" w:hAnsi="FontbitDavid"/>
          <w:sz w:val="24"/>
          <w:rtl/>
        </w:rPr>
        <w:t xml:space="preserve"> שהיא טמאה מדרבנן.</w:t>
      </w:r>
    </w:p>
    <w:p w:rsidR="00E403F0" w:rsidRDefault="00E403F0" w:rsidP="00E403F0">
      <w:pPr>
        <w:pStyle w:val="afff3"/>
        <w:framePr w:wrap="around"/>
        <w:rPr>
          <w:rtl/>
        </w:rPr>
      </w:pPr>
      <w:r>
        <w:rPr>
          <w:rFonts w:hint="cs"/>
          <w:rtl/>
        </w:rPr>
        <w:lastRenderedPageBreak/>
        <w:t>נח.</w:t>
      </w:r>
    </w:p>
    <w:p>
      <w:pPr>
        <w:pStyle w:val="afffff8"/>
        <w:rPr>
          <w:ins w:id="90167" w:author="קלוד" w:date="2026-10-11T12:23:38Z"/>
        </w:rPr>
      </w:pPr>
      <w:ins w:id="90168" w:author="קלוד" w:date="2026-10-11T12:23:38Z">
        <w:r>
          <w:rPr>
            <w:color w:val="7B3F00"/>
          </w:rPr>
          <w:t xml:space="preserve">דבר שאינו מקבל טומאה - אינו מקבל כתמים</w:t>
        </w:r>
      </w:ins>
    </w:p>
    <w:p>
      <w:pPr>
        <w:pStyle w:val="38"/>
        <w:rPr>
          <w:ins w:id="100960" w:author="מנוע מכני" w:date="2026-10-11T12:04:39Z"/>
        </w:rPr>
      </w:pPr>
      <w:r w:rsidRPr="00017C1D">
        <w:t xml:space="preserve">רב אשי</w:t>
      </w:r>
      <w:del w:id="101796" w:author="מנוע מכני" w:date="2026-10-11T12:04:39Z">
        <w:r w:rsidRPr="00017C1D">
          <w:delText xml:space="preserve"> אמר</w:delText>
        </w:r>
      </w:del>
      <w:r w:rsidRPr="00017C1D">
        <w:t xml:space="preserve">:</w:t>
      </w:r>
    </w:p>
    <w:p w:rsidR="00E403F0" w:rsidRPr="00017C1D" w:rsidRDefault="00E403F0" w:rsidP="00E403F0">
      <w:pPr>
        <w:pStyle w:val="a3"/>
        <w:rPr>
          <w:spacing w:val="-8"/>
          <w:rtl/>
        </w:rPr>
      </w:pPr>
      <w:del w:id="100961" w:author="מנוע מכני" w:date="2026-10-11T12:04:39Z">
        <w:r w:rsidRPr="00017C1D">
          <w:rPr>
            <w:spacing w:val="-8"/>
            <w:rtl/>
          </w:rPr>
          <w:delText xml:space="preserve"> </w:delText>
        </w:r>
      </w:del>
      <w:r w:rsidRPr="00017C1D">
        <w:rPr>
          <w:rStyle w:val="2fb"/>
          <w:spacing w:val="-8"/>
          <w:rtl/>
        </w:rPr>
        <w:t xml:space="preserve">שמואל</w:t>
      </w:r>
      <w:r w:rsidRPr="00017C1D">
        <w:rPr>
          <w:spacing w:val="-8"/>
          <w:rtl/>
        </w:rPr>
        <w:t xml:space="preserve"> הוא דאמר </w:t>
      </w:r>
      <w:r w:rsidRPr="00017C1D">
        <w:rPr>
          <w:rStyle w:val="2fb"/>
          <w:spacing w:val="-8"/>
          <w:rtl/>
        </w:rPr>
        <w:t xml:space="preserve">כ</w:t>
      </w:r>
      <w:ins w:id="92295" w:author="מנוע מכני" w:date="2026-10-11T12:04:39Z">
        <w:r>
          <w:rPr>
            <w:rStyle w:val="2fb"/>
            <w:spacing w:val="-8"/>
            <w:rtl/>
          </w:rPr>
          <w:t xml:space="preserve">ר"נ</w:t>
        </w:r>
      </w:ins>
      <w:del w:id="92296" w:author="מנוע מכני" w:date="2026-10-11T12:04:39Z">
        <w:r w:rsidRPr="00017C1D">
          <w:rPr>
            <w:spacing w:val="-8"/>
            <w:rtl/>
          </w:rPr>
          <w:delText xml:space="preserve">ר</w:delText>
        </w:r>
        <w:r w:rsidRPr="00017C1D">
          <w:rPr>
            <w:rFonts w:hint="cs"/>
            <w:spacing w:val="-8"/>
            <w:rtl/>
          </w:rPr>
          <w:delText xml:space="preserve">''נ</w:delText>
        </w:r>
      </w:del>
      <w:r w:rsidRPr="00017C1D">
        <w:rPr>
          <w:spacing w:val="-8"/>
          <w:rtl/>
        </w:rPr>
        <w:t xml:space="preserve"> </w:t>
      </w:r>
      <w:r w:rsidRPr="00017C1D">
        <w:rPr>
          <w:spacing w:val="-8"/>
          <w:rtl/>
        </w:rPr>
        <w:t xml:space="preserve">דתנן</w:t>
      </w:r>
      <w:r w:rsidRPr="00017C1D">
        <w:rPr>
          <w:spacing w:val="-8"/>
          <w:rtl/>
        </w:rPr>
        <w:t xml:space="preserve"> - </w:t>
      </w:r>
      <w:ins w:id="90009" w:author="מנוע מכני" w:date="2026-10-11T12:04:39Z">
        <w:r>
          <w:rPr>
            <w:rStyle w:val="2fb"/>
            <w:spacing w:val="-8"/>
            <w:rtl/>
          </w:rPr>
          <w:t xml:space="preserve">ר"נ</w:t>
        </w:r>
      </w:ins>
      <w:del w:id="90010" w:author="מנוע מכני" w:date="2026-10-11T12:04:39Z">
        <w:r w:rsidRPr="00017C1D">
          <w:rPr>
            <w:spacing w:val="-8"/>
            <w:rtl/>
          </w:rPr>
          <w:delText xml:space="preserve">ר'</w:delText>
        </w:r>
        <w:r w:rsidRPr="00017C1D">
          <w:rPr>
            <w:rFonts w:hint="cs"/>
            <w:spacing w:val="-8"/>
            <w:rtl/>
          </w:rPr>
          <w:delText xml:space="preserve">נ</w:delText>
        </w:r>
      </w:del>
      <w:r w:rsidRPr="00017C1D">
        <w:rPr>
          <w:rFonts w:hint="cs"/>
          <w:spacing w:val="-8"/>
          <w:rtl/>
        </w:rPr>
        <w:t xml:space="preserve"> </w:t>
      </w:r>
      <w:r w:rsidRPr="00017C1D">
        <w:rPr>
          <w:spacing w:val="-8"/>
          <w:rtl/>
        </w:rPr>
        <w:t>אומר: כל דבר שאינו מקבל טומאה - אינו מקבל כתמים.</w:t>
      </w:r>
    </w:p>
    <w:p w:rsidR="00E403F0" w:rsidRDefault="00E403F0" w:rsidP="00E403F0">
      <w:pPr>
        <w:rPr>
          <w:rFonts w:ascii="FontbitDavid" w:hAnsi="FontbitDavid"/>
          <w:sz w:val="24"/>
          <w:rtl/>
        </w:rPr>
      </w:pPr>
      <w:r w:rsidRPr="00B078C3">
        <w:rPr>
          <w:rFonts w:ascii="FontbitDavid" w:hAnsi="FontbitDavid"/>
          <w:sz w:val="24"/>
          <w:rtl/>
        </w:rPr>
        <w:t xml:space="preserve">בשלמא </w:t>
      </w:r>
      <w:r w:rsidRPr="00B078C3">
        <w:rPr>
          <w:rStyle w:val="2fb"/>
          <w:rFonts w:ascii="FontbitDavid" w:hAnsi="FontbitDavid"/>
          <w:sz w:val="24"/>
          <w:rtl/>
        </w:rPr>
        <w:t xml:space="preserve">לרב אשי</w:t>
      </w:r>
      <w:r w:rsidRPr="00B078C3">
        <w:rPr>
          <w:rFonts w:ascii="FontbitDavid" w:hAnsi="FontbitDavid"/>
          <w:sz w:val="24"/>
          <w:rtl/>
        </w:rPr>
        <w:t xml:space="preserve"> - היינו </w:t>
      </w:r>
      <w:ins w:id="96109" w:author="מנוע מכני" w:date="2026-10-11T12:04:39Z">
        <w:r>
          <w:rPr>
            <w:rFonts w:ascii="FontbitDavid" w:hAnsi="FontbitDavid"/>
            <w:sz w:val="24"/>
            <w:rtl/>
          </w:rPr>
          <w:t xml:space="preserve">דאומר</w:t>
        </w:r>
      </w:ins>
      <w:del w:id="96110" w:author="מנוע מכני" w:date="2026-10-11T12:04:39Z">
        <w:r w:rsidRPr="00B078C3">
          <w:rPr>
            <w:rFonts w:ascii="FontbitDavid" w:hAnsi="FontbitDavid"/>
            <w:sz w:val="24"/>
            <w:rtl/>
          </w:rPr>
          <w:delText xml:space="preserve">דקאמר</w:delText>
        </w:r>
      </w:del>
      <w:r w:rsidRPr="00B078C3">
        <w:rPr>
          <w:rFonts w:ascii="FontbitDavid" w:hAnsi="FontbitDavid"/>
          <w:sz w:val="24"/>
          <w:rtl/>
        </w:rPr>
        <w:t xml:space="preserve"> קרקע, </w:t>
      </w:r>
    </w:p>
    <w:p w:rsidR="00E403F0" w:rsidRDefault="00E403F0" w:rsidP="00E403F0">
      <w:pPr>
        <w:rPr>
          <w:rFonts w:ascii="FontbitDavid" w:hAnsi="FontbitDavid"/>
          <w:sz w:val="24"/>
          <w:rtl/>
        </w:rPr>
      </w:pPr>
      <w:r w:rsidRPr="00B078C3">
        <w:rPr>
          <w:rStyle w:val="2fb"/>
          <w:rFonts w:ascii="FontbitDavid" w:hAnsi="FontbitDavid"/>
          <w:sz w:val="24"/>
          <w:rtl/>
        </w:rPr>
        <w:t xml:space="preserve">לרב</w:t>
      </w:r>
      <w:r w:rsidRPr="00B078C3">
        <w:rPr>
          <w:rFonts w:ascii="FontbitDavid" w:hAnsi="FontbitDavid"/>
          <w:sz w:val="24"/>
          <w:rtl/>
        </w:rPr>
        <w:t xml:space="preserve"> ירמיה - </w:t>
      </w:r>
      <w:ins w:id="96111" w:author="מנוע מכני" w:date="2026-10-11T12:04:39Z">
        <w:r>
          <w:rPr>
            <w:rFonts w:ascii="FontbitDavid" w:hAnsi="FontbitDavid"/>
            <w:sz w:val="24"/>
            <w:rtl/>
          </w:rPr>
          <w:t xml:space="preserve">מה</w:t>
        </w:r>
      </w:ins>
      <w:del w:id="9611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איריא קרקע? </w:t>
      </w:r>
      <w:ins w:id="93271" w:author="מנוע מכני" w:date="2026-10-11T12:04:39Z">
        <w:r>
          <w:rPr>
            <w:rFonts w:ascii="FontbitDavid" w:hAnsi="FontbitDavid"/>
            <w:sz w:val="24"/>
            <w:rtl/>
          </w:rPr>
          <w:t xml:space="preserve">אפי'</w:t>
        </w:r>
      </w:ins>
      <w:del w:id="93272"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גלימא </w:t>
      </w:r>
      <w:ins w:id="94443" w:author="מנוע מכני" w:date="2026-10-11T12:04:39Z">
        <w:r>
          <w:rPr>
            <w:rFonts w:ascii="FontbitDavid" w:hAnsi="FontbitDavid"/>
            <w:sz w:val="24"/>
            <w:rtl/>
          </w:rPr>
          <w:t xml:space="preserve">גם</w:t>
        </w:r>
      </w:ins>
      <w:del w:id="9444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sz w:val="24"/>
          <w:rtl/>
        </w:rPr>
        <w:t xml:space="preserve">לא</w:t>
      </w:r>
      <w:r>
        <w:rPr>
          <w:rFonts w:ascii="FontbitDavid" w:hAnsi="FontbitDavid"/>
          <w:sz w:val="24"/>
          <w:rtl/>
        </w:rPr>
        <w:t xml:space="preserve"> </w:t>
      </w:r>
      <w:ins w:id="98517" w:author="מנוע מכני" w:date="2026-10-11T12:04:39Z">
        <w:r>
          <w:rPr>
            <w:rFonts w:ascii="FontbitDavid" w:hAnsi="FontbitDavid"/>
            <w:sz w:val="24"/>
            <w:rtl/>
          </w:rPr>
          <w:t xml:space="preserve">צריכה</w:t>
        </w:r>
      </w:ins>
      <w:del w:id="98518" w:author="מנוע מכני" w:date="2026-10-11T12:04:39Z">
        <w:r>
          <w:rPr>
            <w:rFonts w:ascii="FontbitDavid" w:hAnsi="FontbitDavid"/>
            <w:sz w:val="24"/>
            <w:rtl/>
          </w:rPr>
          <w:delText xml:space="preserve">מיבעיא</w:delText>
        </w:r>
      </w:del>
      <w:r>
        <w:rPr>
          <w:rFonts w:ascii="FontbitDavid" w:hAnsi="FontbitDavid"/>
          <w:sz w:val="24"/>
          <w:rtl/>
        </w:rPr>
        <w:t xml:space="preserve"> </w:t>
      </w:r>
      <w:ins w:id="96113" w:author="מנוע מכני" w:date="2026-10-11T12:04:39Z">
        <w:r>
          <w:rPr>
            <w:rFonts w:ascii="FontbitDavid" w:hAnsi="FontbitDavid"/>
            <w:sz w:val="24"/>
            <w:rtl/>
          </w:rPr>
          <w:t xml:space="preserve">אומר</w:t>
        </w:r>
      </w:ins>
      <w:del w:id="96114" w:author="מנוע מכני" w:date="2026-10-11T12:04:39Z">
        <w:r>
          <w:rPr>
            <w:rFonts w:ascii="FontbitDavid" w:hAnsi="FontbitDavid"/>
            <w:sz w:val="24"/>
            <w:rtl/>
          </w:rPr>
          <w:delText xml:space="preserve">קאמר</w:delText>
        </w:r>
      </w:del>
      <w:r w:rsidRPr="00B078C3">
        <w:rPr>
          <w:rFonts w:ascii="FontbitDavid" w:hAnsi="FontbitDavid"/>
          <w:sz w:val="24"/>
          <w:rtl/>
        </w:rPr>
        <w:t xml:space="preserve">- דלא מבדק </w:t>
      </w:r>
      <w:ins w:id="98525" w:author="מנוע מכני" w:date="2026-10-11T12:04:39Z">
        <w:r>
          <w:rPr>
            <w:rFonts w:ascii="FontbitDavid" w:hAnsi="FontbitDavid"/>
            <w:sz w:val="24"/>
            <w:rtl/>
          </w:rPr>
          <w:t xml:space="preserve">יפה</w:t>
        </w:r>
      </w:ins>
      <w:del w:id="98526"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w:t>
      </w:r>
      <w:ins w:id="94445" w:author="מנוע מכני" w:date="2026-10-11T12:04:39Z">
        <w:r>
          <w:rPr>
            <w:rFonts w:ascii="FontbitDavid" w:hAnsi="FontbitDavid"/>
            <w:sz w:val="24"/>
            <w:rtl/>
          </w:rPr>
          <w:t xml:space="preserve">ויש</w:t>
        </w:r>
      </w:ins>
      <w:del w:id="94446"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w:t>
      </w:r>
      <w:ins w:id="98519" w:author="מנוע מכני" w:date="2026-10-11T12:04:39Z">
        <w:r>
          <w:rPr>
            <w:rFonts w:ascii="FontbitDavid" w:hAnsi="FontbitDavid"/>
            <w:sz w:val="24"/>
            <w:rtl/>
          </w:rPr>
          <w:t xml:space="preserve">לומר</w:t>
        </w:r>
      </w:ins>
      <w:del w:id="98520" w:author="מנוע מכני" w:date="2026-10-11T12:04:39Z">
        <w:r w:rsidRPr="00B078C3">
          <w:rPr>
            <w:rFonts w:ascii="FontbitDavid" w:hAnsi="FontbitDavid"/>
            <w:sz w:val="24"/>
            <w:rtl/>
          </w:rPr>
          <w:delText xml:space="preserve">למימר</w:delText>
        </w:r>
      </w:del>
      <w:r w:rsidRPr="00B078C3">
        <w:rPr>
          <w:rFonts w:ascii="FontbitDavid" w:hAnsi="FontbitDavid"/>
          <w:sz w:val="24"/>
          <w:rtl/>
        </w:rPr>
        <w:t xml:space="preserve"> </w:t>
      </w:r>
      <w:ins w:id="97217" w:author="מנוע מכני" w:date="2026-10-11T12:04:39Z">
        <w:r>
          <w:rPr>
            <w:rFonts w:ascii="FontbitDavid" w:hAnsi="FontbitDavid"/>
            <w:sz w:val="24"/>
            <w:rtl/>
          </w:rPr>
          <w:t xml:space="preserve">מעולם</w:t>
        </w:r>
      </w:ins>
      <w:del w:id="97218" w:author="מנוע מכני" w:date="2026-10-11T12:04:39Z">
        <w:r w:rsidRPr="00B078C3">
          <w:rPr>
            <w:rFonts w:ascii="FontbitDavid" w:hAnsi="FontbitDavid"/>
            <w:sz w:val="24"/>
            <w:rtl/>
          </w:rPr>
          <w:delText xml:space="preserve">מעלמא</w:delText>
        </w:r>
      </w:del>
      <w:r w:rsidRPr="00B078C3">
        <w:rPr>
          <w:rFonts w:ascii="FontbitDavid" w:hAnsi="FontbitDavid"/>
          <w:sz w:val="24"/>
          <w:rtl/>
        </w:rPr>
        <w:t xml:space="preserve"> </w:t>
      </w:r>
      <w:ins w:id="96115" w:author="מנוע מכני" w:date="2026-10-11T12:04:39Z">
        <w:r>
          <w:rPr>
            <w:rFonts w:ascii="FontbitDavid" w:hAnsi="FontbitDavid"/>
            <w:sz w:val="24"/>
            <w:rtl/>
          </w:rPr>
          <w:t xml:space="preserve">בא</w:t>
        </w:r>
      </w:ins>
      <w:del w:id="96116"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אלא </w:t>
      </w:r>
      <w:ins w:id="93273" w:author="מנוע מכני" w:date="2026-10-11T12:04:39Z">
        <w:r>
          <w:rPr>
            <w:rFonts w:ascii="FontbitDavid" w:hAnsi="FontbitDavid"/>
            <w:sz w:val="24"/>
            <w:rtl/>
          </w:rPr>
          <w:t xml:space="preserve">אפי'</w:t>
        </w:r>
      </w:ins>
      <w:del w:id="93274"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קרקע דמבדק </w:t>
      </w:r>
      <w:ins w:id="98527" w:author="מנוע מכני" w:date="2026-10-11T12:04:39Z">
        <w:r>
          <w:rPr>
            <w:rFonts w:ascii="FontbitDavid" w:hAnsi="FontbitDavid"/>
            <w:sz w:val="24"/>
            <w:rtl/>
          </w:rPr>
          <w:t xml:space="preserve">יפה</w:t>
        </w:r>
      </w:ins>
      <w:del w:id="98528"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w:t>
      </w:r>
      <w:ins w:id="94447" w:author="מנוע מכני" w:date="2026-10-11T12:04:39Z">
        <w:r>
          <w:rPr>
            <w:rFonts w:ascii="FontbitDavid" w:hAnsi="FontbitDavid"/>
            <w:sz w:val="24"/>
            <w:rtl/>
          </w:rPr>
          <w:t xml:space="preserve">דיש</w:t>
        </w:r>
      </w:ins>
      <w:del w:id="94448"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w:t>
      </w:r>
      <w:ins w:id="98521" w:author="מנוע מכני" w:date="2026-10-11T12:04:39Z">
        <w:r>
          <w:rPr>
            <w:rFonts w:ascii="FontbitDavid" w:hAnsi="FontbitDavid"/>
            <w:sz w:val="24"/>
            <w:rtl/>
          </w:rPr>
          <w:t xml:space="preserve">לומר</w:t>
        </w:r>
      </w:ins>
      <w:del w:id="98522" w:author="מנוע מכני" w:date="2026-10-11T12:04:39Z">
        <w:r w:rsidRPr="00B078C3">
          <w:rPr>
            <w:rFonts w:ascii="FontbitDavid" w:hAnsi="FontbitDavid"/>
            <w:sz w:val="24"/>
            <w:rtl/>
          </w:rPr>
          <w:delText xml:space="preserve">למימר</w:delText>
        </w:r>
      </w:del>
      <w:r w:rsidRPr="00B078C3">
        <w:rPr>
          <w:rFonts w:ascii="FontbitDavid" w:hAnsi="FontbitDavid"/>
          <w:sz w:val="24"/>
          <w:rtl/>
        </w:rPr>
        <w:t xml:space="preserve"> מגופה </w:t>
      </w:r>
      <w:ins w:id="98523" w:author="מנוע מכני" w:date="2026-10-11T12:04:39Z">
        <w:r>
          <w:rPr>
            <w:rFonts w:ascii="FontbitDavid" w:hAnsi="FontbitDavid"/>
            <w:sz w:val="24"/>
            <w:rtl/>
          </w:rPr>
          <w:t xml:space="preserve">באה</w:t>
        </w:r>
      </w:ins>
      <w:del w:id="98524" w:author="מנוע מכני" w:date="2026-10-11T12:04:39Z">
        <w:r w:rsidRPr="00B078C3">
          <w:rPr>
            <w:rFonts w:ascii="FontbitDavid" w:hAnsi="FontbitDavid"/>
            <w:sz w:val="24"/>
            <w:rtl/>
          </w:rPr>
          <w:delText xml:space="preserve">אתיא</w:delText>
        </w:r>
      </w:del>
      <w:r w:rsidRPr="00B078C3">
        <w:rPr>
          <w:rFonts w:ascii="FontbitDavid" w:hAnsi="FontbitDavid"/>
          <w:sz w:val="24"/>
          <w:rtl/>
        </w:rPr>
        <w:t xml:space="preserve"> - טהור.</w:t>
      </w:r>
    </w:p>
    <w:p w:rsidR="00E403F0" w:rsidRPr="00B078C3" w:rsidRDefault="00E403F0" w:rsidP="00E403F0">
      <w:pPr>
        <w:jc w:val="center"/>
        <w:rPr>
          <w:del w:id="90152" w:author="מנוע עיצוב" w:date="2026-10-11T12:09:26Z"/>
          <w:rFonts w:ascii="FontbitDavid" w:hAnsi="FontbitDavid"/>
          <w:sz w:val="24"/>
          <w:rtl/>
        </w:rPr>
      </w:pPr>
      <w:del w:id="9015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32" w:author="קלוד" w:date="2026-10-11T09:07:21Z">
          <w:pPr>
            <w:pStyle w:val="affff1"/>
            <w:rPr>
              <w:rtl/>
            </w:rPr>
          </w:pPr>
        </w:pPrChange>
      </w:pPr>
      <w:ins w:id="9872" w:author="מספור קטעי משנה" w:date="2026-10-11T09:25:19Z">
        <w:r>
          <w:rPr>
            <w:rStyle w:val="MisparKeta"/>
          </w:rPr>
          <w:t xml:space="preserve">א. </w:t>
        </w:r>
      </w:ins>
      <w:r w:rsidRPr="00B078C3">
        <w:rPr>
          <w:rtl/>
        </w:rPr>
        <w:t>על עקבה ועל ראש גודלה טמאה וכו'.</w:t>
      </w:r>
    </w:p>
    <w:p w:rsidR="00E403F0" w:rsidRDefault="00E403F0" w:rsidP="00E403F0">
      <w:pPr>
        <w:rPr>
          <w:rFonts w:ascii="FontbitDavid" w:hAnsi="FontbitDavid"/>
          <w:sz w:val="24"/>
          <w:rtl/>
        </w:rPr>
      </w:pPr>
      <w:r w:rsidRPr="00B078C3">
        <w:rPr>
          <w:rFonts w:ascii="FontbitDavid" w:hAnsi="FontbitDavid"/>
          <w:sz w:val="24"/>
          <w:rtl/>
        </w:rPr>
        <w:t xml:space="preserve">עקבה - </w:t>
      </w:r>
      <w:ins w:id="97839" w:author="מנוע מכני" w:date="2026-10-11T12:04:39Z">
        <w:r>
          <w:rPr>
            <w:rFonts w:ascii="FontbitDavid" w:hAnsi="FontbitDavid"/>
            <w:sz w:val="24"/>
            <w:rtl/>
          </w:rPr>
          <w:t xml:space="preserve">עשה</w:t>
        </w:r>
      </w:ins>
      <w:del w:id="97840" w:author="מנוע מכני" w:date="2026-10-11T12:04:39Z">
        <w:r w:rsidRPr="00B078C3">
          <w:rPr>
            <w:rFonts w:ascii="FontbitDavid" w:hAnsi="FontbitDavid"/>
            <w:sz w:val="24"/>
            <w:rtl/>
          </w:rPr>
          <w:delText xml:space="preserve">עביד</w:delText>
        </w:r>
      </w:del>
      <w:r w:rsidRPr="00B078C3">
        <w:rPr>
          <w:rFonts w:ascii="FontbitDavid" w:hAnsi="FontbitDavid"/>
          <w:sz w:val="24"/>
          <w:rtl/>
        </w:rPr>
        <w:t xml:space="preserve"> דנגע באותו מקום, </w:t>
      </w:r>
    </w:p>
    <w:p w:rsidR="00E403F0" w:rsidRDefault="00E403F0" w:rsidP="00E403F0">
      <w:pPr>
        <w:rPr>
          <w:rFonts w:ascii="FontbitDavid" w:hAnsi="FontbitDavid"/>
          <w:sz w:val="24"/>
          <w:rtl/>
        </w:rPr>
      </w:pPr>
      <w:r w:rsidRPr="00B078C3">
        <w:rPr>
          <w:rFonts w:ascii="FontbitDavid" w:hAnsi="FontbitDavid"/>
          <w:sz w:val="24"/>
          <w:rtl/>
        </w:rPr>
        <w:t xml:space="preserve">ראש גודלה </w:t>
      </w:r>
      <w:r>
        <w:rPr>
          <w:rFonts w:ascii="FontbitDavid" w:hAnsi="FontbitDavid"/>
          <w:sz w:val="24"/>
          <w:rtl/>
        </w:rPr>
        <w:t>–</w:t>
      </w:r>
      <w:r>
        <w:rPr>
          <w:rFonts w:ascii="FontbitDavid" w:hAnsi="FontbitDavid" w:hint="cs"/>
          <w:sz w:val="24"/>
          <w:rtl/>
        </w:rPr>
        <w:t xml:space="preserve"> דבהדי דפסעה </w:t>
      </w:r>
      <w:ins w:id="97841" w:author="מנוע מכני" w:date="2026-10-11T12:04:39Z">
        <w:r>
          <w:rPr>
            <w:rFonts w:ascii="FontbitDavid" w:hAnsi="FontbitDavid" w:hint="cs"/>
            <w:sz w:val="24"/>
            <w:rtl/>
          </w:rPr>
          <w:t xml:space="preserve">עשה</w:t>
        </w:r>
      </w:ins>
      <w:del w:id="97842" w:author="מנוע מכני" w:date="2026-10-11T12:04:39Z">
        <w:r>
          <w:rPr>
            <w:rFonts w:ascii="FontbitDavid" w:hAnsi="FontbitDavid" w:hint="cs"/>
            <w:sz w:val="24"/>
            <w:rtl/>
          </w:rPr>
          <w:delText xml:space="preserve">עביד</w:delText>
        </w:r>
      </w:del>
      <w:r>
        <w:rPr>
          <w:rFonts w:ascii="FontbitDavid" w:hAnsi="FontbitDavid" w:hint="cs"/>
          <w:sz w:val="24"/>
          <w:rtl/>
        </w:rPr>
        <w:t xml:space="preserve"> דמתרמי </w:t>
      </w:r>
    </w:p>
    <w:p w:rsidR="00E403F0" w:rsidRDefault="00E403F0" w:rsidP="00E403F0">
      <w:pPr>
        <w:rPr>
          <w:rFonts w:ascii="FontbitDavid" w:hAnsi="FontbitDavid"/>
          <w:sz w:val="24"/>
          <w:rtl/>
        </w:rPr>
      </w:pPr>
      <w:r>
        <w:rPr>
          <w:rFonts w:ascii="FontbitDavid" w:hAnsi="FontbitDavid" w:hint="cs"/>
          <w:sz w:val="24"/>
          <w:rtl/>
        </w:rPr>
        <w:t xml:space="preserve">ולא מצד </w:t>
      </w:r>
      <w:ins w:id="90267" w:author="Claude - סמנטי" w:date="2026-10-11T12:19:29Z">
        <w:r>
          <w:rPr>
            <w:rFonts w:ascii="FontbitDavid" w:hAnsi="FontbitDavid" w:hint="cs"/>
            <w:sz w:val="24"/>
            <w:rtl/>
          </w:rPr>
          <w:t xml:space="preserve">שמחזיקים</w:t>
        </w:r>
      </w:ins>
      <w:del w:id="90268" w:author="Claude - סמנטי" w:date="2026-10-11T12:19:29Z">
        <w:r>
          <w:rPr>
            <w:rFonts w:ascii="FontbitDavid" w:hAnsi="FontbitDavid" w:hint="cs"/>
            <w:sz w:val="24"/>
            <w:rtl/>
          </w:rPr>
          <w:delText xml:space="preserve">דמחזיקינן</w:delText>
        </w:r>
      </w:del>
      <w:r>
        <w:rPr>
          <w:rFonts w:ascii="FontbitDavid" w:hAnsi="FontbitDavid" w:hint="cs"/>
          <w:sz w:val="24"/>
          <w:rtl/>
        </w:rPr>
        <w:t xml:space="preserve"> טומאה ממקום למקום דלא אמרי'שמא בידה נטלתו והביאתו לשם] </w:t>
      </w:r>
    </w:p>
    <w:p>
      <w:pPr>
        <w:pStyle w:val="38"/>
        <w:rPr>
          <w:ins w:id="100962" w:author="מנוע מכני" w:date="2026-10-11T12:04:39Z"/>
        </w:rPr>
      </w:pPr>
      <w:r>
        <w:t xml:space="preserve">והך</w:t>
      </w:r>
    </w:p>
    <w:p w:rsidR="00E403F0" w:rsidRPr="00B078C3" w:rsidRDefault="00E403F0" w:rsidP="00E403F0">
      <w:pPr>
        <w:rPr>
          <w:rFonts w:ascii="FontbitDavid" w:hAnsi="FontbitDavid"/>
          <w:sz w:val="24"/>
          <w:rtl/>
        </w:rPr>
      </w:pPr>
      <w:del w:id="100963" w:author="מנוע מכני" w:date="2026-10-11T12:04:39Z">
        <w:r>
          <w:rPr>
            <w:rFonts w:ascii="FontbitDavid" w:hAnsi="FontbitDavid" w:hint="cs"/>
            <w:sz w:val="24"/>
            <w:rtl/>
          </w:rPr>
          <w:delText xml:space="preserve"> </w:delText>
        </w:r>
      </w:del>
      <w:r w:rsidRPr="00B078C3">
        <w:rPr>
          <w:rFonts w:ascii="FontbitDavid" w:hAnsi="FontbitDavid"/>
          <w:sz w:val="24"/>
          <w:rtl/>
        </w:rPr>
        <w:t>נמצאת על קשרי אצבעותיה - טמאה, מפני שידים עסקניות הן.</w:t>
      </w:r>
      <w:r>
        <w:rPr>
          <w:rFonts w:ascii="FontbitDavid" w:hAnsi="FontbitDavid" w:hint="cs"/>
          <w:sz w:val="24"/>
          <w:rtl/>
        </w:rPr>
        <w:t>- לאמצד דבדקהביד אחת ונגעה ביד אחרת אלא מצד שנגע בעצם הידיים</w:t>
      </w:r>
    </w:p>
    <w:p w:rsidR="00E403F0" w:rsidRPr="00B078C3" w:rsidRDefault="00E403F0" w:rsidP="00E403F0">
      <w:pPr>
        <w:jc w:val="center"/>
        <w:rPr>
          <w:del w:id="90154" w:author="מנוע עיצוב" w:date="2026-10-11T12:09:26Z"/>
          <w:rFonts w:ascii="FontbitDavid" w:hAnsi="FontbitDavid"/>
          <w:sz w:val="24"/>
          <w:rtl/>
        </w:rPr>
      </w:pPr>
      <w:del w:id="9015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33" w:author="קלוד" w:date="2026-10-11T09:07:21Z">
          <w:pPr>
            <w:pStyle w:val="affff1"/>
            <w:rPr>
              <w:rtl/>
            </w:rPr>
          </w:pPr>
        </w:pPrChange>
      </w:pPr>
      <w:ins w:id="9873" w:author="מספור קטעי משנה" w:date="2026-10-11T09:25:19Z">
        <w:r>
          <w:rPr>
            <w:rStyle w:val="MisparKeta"/>
          </w:rPr>
          <w:t xml:space="preserve">ב. </w:t>
        </w:r>
      </w:ins>
      <w:r w:rsidRPr="00B078C3">
        <w:rPr>
          <w:rtl/>
        </w:rPr>
        <w:t>על שוקה ועל פרסותיה מבפנים וכו'.</w:t>
      </w:r>
    </w:p>
    <w:p w:rsidR="00E403F0" w:rsidRPr="00B078C3" w:rsidRDefault="00E403F0" w:rsidP="00E403F0">
      <w:pPr>
        <w:rPr>
          <w:rFonts w:ascii="FontbitDavid" w:hAnsi="FontbitDavid"/>
          <w:sz w:val="24"/>
          <w:rtl/>
        </w:rPr>
      </w:pPr>
      <w:r w:rsidRPr="00B078C3">
        <w:rPr>
          <w:rFonts w:ascii="FontbitDavid" w:hAnsi="FontbitDavid"/>
          <w:sz w:val="24"/>
          <w:rtl/>
        </w:rPr>
        <w:t xml:space="preserve">מבפנים עד </w:t>
      </w:r>
      <w:ins w:id="94451" w:author="מנוע מכני" w:date="2026-10-11T12:04:39Z">
        <w:r>
          <w:rPr>
            <w:rFonts w:ascii="FontbitDavid" w:hAnsi="FontbitDavid"/>
            <w:sz w:val="24"/>
            <w:rtl/>
          </w:rPr>
          <w:t xml:space="preserve">מקום</w:t>
        </w:r>
      </w:ins>
      <w:del w:id="94452"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w:t>
      </w:r>
      <w:ins w:id="94449" w:author="מנוע מכני" w:date="2026-10-11T12:04:39Z">
        <w:r>
          <w:rPr>
            <w:rFonts w:ascii="FontbitDavid" w:hAnsi="FontbitDavid"/>
            <w:sz w:val="24"/>
            <w:rtl/>
          </w:rPr>
          <w:t xml:space="preserve">אמרו</w:t>
        </w:r>
      </w:ins>
      <w:del w:id="94450" w:author="מנוע מכני" w:date="2026-10-11T12:04:39Z">
        <w:r w:rsidRPr="00B078C3">
          <w:rPr>
            <w:rFonts w:ascii="FontbitDavid" w:hAnsi="FontbitDavid"/>
            <w:sz w:val="24"/>
            <w:rtl/>
          </w:rPr>
          <w:delText xml:space="preserve">אמרי</w:delText>
        </w:r>
      </w:del>
      <w:r w:rsidRPr="00B078C3">
        <w:rPr>
          <w:rFonts w:ascii="FontbitDavid" w:hAnsi="FontbitDavid"/>
          <w:sz w:val="24"/>
          <w:rtl/>
        </w:rPr>
        <w:t xml:space="preserve"> דבי </w:t>
      </w:r>
      <w:r w:rsidRPr="00B078C3">
        <w:rPr>
          <w:rStyle w:val="2fb"/>
          <w:rFonts w:ascii="FontbitDavid" w:hAnsi="FontbitDavid"/>
          <w:sz w:val="24"/>
          <w:rtl/>
        </w:rPr>
        <w:t xml:space="preserve">רבי ינאי</w:t>
      </w:r>
      <w:r w:rsidRPr="00B078C3">
        <w:rPr>
          <w:rFonts w:ascii="FontbitDavid" w:hAnsi="FontbitDavid"/>
          <w:sz w:val="24"/>
          <w:rtl/>
        </w:rPr>
        <w:t xml:space="preserve">: עד מקום חבק.</w:t>
      </w:r>
    </w:p>
    <w:p>
      <w:pPr>
        <w:pStyle w:val="38"/>
        <w:rPr>
          <w:ins w:id="100964" w:author="מנוע מכני" w:date="2026-10-11T12:04:39Z"/>
        </w:rPr>
      </w:pPr>
      <w:r w:rsidRPr="00111789">
        <w:t>איבעיא</w:t>
      </w:r>
      <w:r w:rsidRPr="00B078C3">
        <w:t xml:space="preserve"> להו:</w:t>
      </w:r>
    </w:p>
    <w:p w:rsidR="00E403F0" w:rsidRDefault="00E403F0" w:rsidP="00E403F0">
      <w:pPr>
        <w:rPr>
          <w:rFonts w:ascii="FontbitDavid" w:hAnsi="FontbitDavid"/>
          <w:sz w:val="24"/>
          <w:rtl/>
        </w:rPr>
      </w:pPr>
      <w:del w:id="1009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מקום חבק כלפנים או כלחוץ? </w:t>
      </w:r>
    </w:p>
    <w:p>
      <w:pPr>
        <w:pStyle w:val="38"/>
        <w:rPr>
          <w:ins w:id="100966" w:author="מנוע מכני" w:date="2026-10-11T12:04:39Z"/>
        </w:rPr>
      </w:pPr>
      <w:r w:rsidRPr="00B078C3">
        <w:t xml:space="preserve">ת"ש, דתני רב קטינא:</w:t>
      </w:r>
    </w:p>
    <w:p w:rsidR="00E403F0" w:rsidRPr="00B078C3" w:rsidRDefault="00E403F0" w:rsidP="00E403F0">
      <w:pPr>
        <w:rPr>
          <w:rFonts w:ascii="FontbitDavid" w:hAnsi="FontbitDavid"/>
          <w:sz w:val="24"/>
          <w:rtl/>
        </w:rPr>
      </w:pPr>
      <w:del w:id="1009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מקום חבק, וחבק עצמו כלפנים.</w:t>
      </w:r>
      <w:r>
        <w:rPr>
          <w:rFonts w:ascii="FontbitDavid" w:hAnsi="FontbitDavid" w:hint="cs"/>
          <w:sz w:val="24"/>
          <w:rtl/>
        </w:rPr>
        <w:t xml:space="preserve"> </w:t>
      </w:r>
      <w:r>
        <w:rPr>
          <w:rStyle w:val="2fb"/>
          <w:rFonts w:ascii="FontbitDavid" w:hAnsi="FontbitDavid" w:hint="cs"/>
          <w:sz w:val="24"/>
          <w:rtl/>
        </w:rPr>
        <w:t xml:space="preserve">ו</w:t>
      </w:r>
      <w:ins w:id="92297" w:author="מנוע מכני" w:date="2026-10-11T12:04:39Z">
        <w:r>
          <w:rPr>
            <w:rStyle w:val="2fb"/>
            <w:rFonts w:ascii="FontbitDavid" w:hAnsi="FontbitDavid"/>
            <w:sz w:val="24"/>
            <w:rtl/>
          </w:rPr>
          <w:t xml:space="preserve">ר"ח</w:t>
        </w:r>
      </w:ins>
      <w:del w:id="92298"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''ח</w:delText>
        </w:r>
      </w:del>
      <w:r>
        <w:rPr>
          <w:rFonts w:ascii="FontbitDavid" w:hAnsi="FontbitDavid" w:hint="cs"/>
          <w:sz w:val="24"/>
          <w:rtl/>
        </w:rPr>
        <w:t xml:space="preserve"> </w:t>
      </w:r>
      <w:r>
        <w:rPr>
          <w:rStyle w:val="2fb"/>
          <w:rFonts w:ascii="FontbitDavid" w:hAnsi="FontbitDavid" w:hint="cs"/>
          <w:sz w:val="24"/>
          <w:rtl/>
        </w:rPr>
        <w:t xml:space="preserve">בד</w:t>
      </w:r>
      <w:ins w:id="92299" w:author="מנוע מכני" w:date="2026-10-11T12:04:39Z">
        <w:r>
          <w:rPr>
            <w:rStyle w:val="2fb"/>
            <w:rFonts w:ascii="FontbitDavid" w:hAnsi="FontbitDavid" w:hint="cs"/>
            <w:sz w:val="24"/>
            <w:rtl/>
          </w:rPr>
          <w:t xml:space="preserve">ר"א</w:t>
        </w:r>
      </w:ins>
      <w:del w:id="92300"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ins w:id="98065" w:author="מנוע מכני" w:date="2026-10-11T12:04:39Z">
        <w:r>
          <w:rPr>
            <w:rFonts w:ascii="FontbitDavid" w:hAnsi="FontbitDavid"/>
            <w:sz w:val="24"/>
            <w:rtl/>
          </w:rPr>
          <w:t xml:space="preserve">שונה</w:t>
        </w:r>
      </w:ins>
      <w:del w:id="98066" w:author="מנוע מכני" w:date="2026-10-11T12:04:39Z">
        <w:r w:rsidRPr="00B078C3">
          <w:rPr>
            <w:rFonts w:ascii="FontbitDavid" w:hAnsi="FontbitDavid"/>
            <w:sz w:val="24"/>
            <w:rtl/>
          </w:rPr>
          <w:delText xml:space="preserve">מתני</w:delText>
        </w:r>
      </w:del>
      <w:r w:rsidRPr="00B078C3">
        <w:rPr>
          <w:rFonts w:ascii="FontbitDavid" w:hAnsi="FontbitDavid"/>
          <w:sz w:val="24"/>
          <w:rtl/>
        </w:rPr>
        <w:t xml:space="preserve"> לה בהדיא,</w:t>
      </w:r>
    </w:p>
    <w:p w:rsidR="00E403F0" w:rsidRDefault="00E403F0" w:rsidP="00E403F0">
      <w:pPr>
        <w:rPr>
          <w:rFonts w:ascii="FontbitDavid" w:hAnsi="FontbitDavid"/>
          <w:sz w:val="24"/>
          <w:rtl/>
        </w:rPr>
      </w:pPr>
    </w:p>
    <w:p>
      <w:pPr>
        <w:pStyle w:val="afffff8"/>
        <w:rPr>
          <w:ins w:id="90165" w:author="קלוד" w:date="2026-10-11T12:23:38Z"/>
        </w:rPr>
      </w:pPr>
      <w:ins w:id="90166" w:author="קלוד" w:date="2026-10-11T12:23:38Z">
        <w:r>
          <w:rPr>
            <w:color w:val="7B3F00"/>
          </w:rPr>
          <w:t xml:space="preserve">כתם בשורה ובטיפין טיפין - האם כרצועה</w:t>
        </w:r>
      </w:ins>
    </w:p>
    <w:p>
      <w:pPr>
        <w:pStyle w:val="38"/>
        <w:rPr>
          <w:ins w:id="100968" w:author="מנוע מכני" w:date="2026-10-11T12:04:39Z"/>
        </w:rPr>
      </w:pPr>
      <w:r w:rsidRPr="00F45396">
        <w:t>בעי רבי ירמיה</w:t>
      </w:r>
      <w:r w:rsidRPr="00B078C3">
        <w:t xml:space="preserve">:</w:t>
      </w:r>
    </w:p>
    <w:p w:rsidR="00E403F0" w:rsidRDefault="00E403F0" w:rsidP="00E403F0">
      <w:pPr>
        <w:rPr>
          <w:rFonts w:ascii="FontbitDavid" w:hAnsi="FontbitDavid"/>
          <w:sz w:val="24"/>
          <w:rtl/>
        </w:rPr>
      </w:pPr>
      <w:del w:id="10096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כשיר מהו, כשורה מהו, טיפין טיפין מהו, לרוחב ירכה מהו? </w:t>
      </w:r>
    </w:p>
    <w:p>
      <w:pPr>
        <w:pStyle w:val="38"/>
        <w:rPr>
          <w:ins w:id="100970" w:author="מנוע מכני" w:date="2026-10-11T12:04:39Z"/>
        </w:rPr>
      </w:pPr>
      <w:r w:rsidRPr="00B078C3">
        <w:t xml:space="preserve">ת"ש:</w:t>
      </w:r>
    </w:p>
    <w:p w:rsidR="00E403F0" w:rsidRPr="00B078C3" w:rsidRDefault="00E403F0" w:rsidP="00E403F0">
      <w:pPr>
        <w:rPr>
          <w:rFonts w:ascii="FontbitDavid" w:hAnsi="FontbitDavid"/>
          <w:sz w:val="24"/>
          <w:rtl/>
        </w:rPr>
      </w:pPr>
      <w:del w:id="10097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על בשרה ספק טמא ספק טהור - טמא.</w:t>
      </w:r>
    </w:p>
    <w:p w:rsidR="00E403F0" w:rsidRPr="00B078C3" w:rsidRDefault="00E403F0" w:rsidP="00E403F0">
      <w:pPr>
        <w:rPr>
          <w:rFonts w:ascii="FontbitDavid" w:hAnsi="FontbitDavid"/>
          <w:sz w:val="24"/>
          <w:rtl/>
        </w:rPr>
      </w:pPr>
      <w:r w:rsidRPr="00B078C3">
        <w:rPr>
          <w:rFonts w:ascii="FontbitDavid" w:hAnsi="FontbitDavid"/>
          <w:sz w:val="24"/>
          <w:rtl/>
        </w:rPr>
        <w:t xml:space="preserve">על בשרה - </w:t>
      </w:r>
      <w:ins w:id="96119" w:author="מנוע מכני" w:date="2026-10-11T12:04:39Z">
        <w:r>
          <w:rPr>
            <w:rFonts w:ascii="FontbitDavid" w:hAnsi="FontbitDavid"/>
            <w:sz w:val="24"/>
            <w:rtl/>
          </w:rPr>
          <w:t xml:space="preserve">מה</w:t>
        </w:r>
      </w:ins>
      <w:del w:id="9612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4453" w:author="מנוע מכני" w:date="2026-10-11T12:04:39Z">
        <w:r>
          <w:rPr>
            <w:rFonts w:ascii="FontbitDavid" w:hAnsi="FontbitDavid"/>
            <w:sz w:val="24"/>
            <w:rtl/>
          </w:rPr>
          <w:t xml:space="preserve">לא</w:t>
        </w:r>
      </w:ins>
      <w:del w:id="9445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7821" w:author="מנוע מכני" w:date="2026-10-11T12:04:39Z">
        <w:r>
          <w:rPr>
            <w:rFonts w:ascii="FontbitDavid" w:hAnsi="FontbitDavid"/>
            <w:sz w:val="24"/>
            <w:rtl/>
          </w:rPr>
          <w:t xml:space="preserve">כה</w:t>
        </w:r>
      </w:ins>
      <w:del w:id="97822" w:author="מנוע מכני" w:date="2026-10-11T12:04:39Z">
        <w:r w:rsidRPr="00B078C3">
          <w:rPr>
            <w:rFonts w:ascii="FontbitDavid" w:hAnsi="FontbitDavid"/>
            <w:sz w:val="24"/>
            <w:rtl/>
          </w:rPr>
          <w:delText xml:space="preserve">כי </w:delText>
        </w:r>
        <w:r>
          <w:rPr>
            <w:rFonts w:ascii="FontbitDavid" w:hAnsi="FontbitDavid"/>
            <w:sz w:val="24"/>
            <w:rtl/>
          </w:rPr>
          <w:delText xml:space="preserve">זה</w:delText>
        </w:r>
      </w:del>
      <w:ins w:id="96121" w:author="מנוע מכני" w:date="2026-10-11T12:04:39Z"/>
      <w:del w:id="96122"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גוונא? </w:t>
      </w:r>
      <w:r w:rsidRPr="00B078C3">
        <w:rPr>
          <w:rFonts w:ascii="FontbitDavid" w:hAnsi="FontbitDavid"/>
          <w:sz w:val="24"/>
          <w:rtl/>
        </w:rPr>
        <w:t xml:space="preserve">לא</w:t>
      </w:r>
      <w:r w:rsidRPr="00B078C3">
        <w:rPr>
          <w:rFonts w:ascii="FontbitDavid" w:hAnsi="FontbitDavid"/>
          <w:sz w:val="24"/>
          <w:rtl/>
        </w:rPr>
        <w:t xml:space="preserve">, </w:t>
      </w:r>
      <w:ins w:id="96117" w:author="מנוע מכני" w:date="2026-10-11T12:04:39Z">
        <w:r>
          <w:rPr>
            <w:rFonts w:ascii="FontbitDavid" w:hAnsi="FontbitDavid"/>
            <w:sz w:val="24"/>
            <w:rtl/>
          </w:rPr>
          <w:t xml:space="preserve">שמא</w:t>
        </w:r>
      </w:ins>
      <w:del w:id="96118" w:author="מנוע מכני" w:date="2026-10-11T12:04:39Z">
        <w:r w:rsidRPr="00B078C3">
          <w:rPr>
            <w:rFonts w:ascii="FontbitDavid" w:hAnsi="FontbitDavid"/>
            <w:sz w:val="24"/>
            <w:rtl/>
          </w:rPr>
          <w:delText xml:space="preserve">דלמא</w:delText>
        </w:r>
      </w:del>
      <w:r w:rsidRPr="00B078C3">
        <w:rPr>
          <w:rFonts w:ascii="FontbitDavid" w:hAnsi="FontbitDavid"/>
          <w:sz w:val="24"/>
          <w:rtl/>
        </w:rPr>
        <w:t xml:space="preserve"> </w:t>
      </w:r>
      <w:ins w:id="97843" w:author="מנוע מכני" w:date="2026-10-11T12:04:39Z">
        <w:r>
          <w:rPr>
            <w:rFonts w:ascii="FontbitDavid" w:hAnsi="FontbitDavid"/>
            <w:sz w:val="24"/>
            <w:rtl/>
          </w:rPr>
          <w:t xml:space="preserve">דעשה</w:t>
        </w:r>
      </w:ins>
      <w:del w:id="97844" w:author="מנוע מכני" w:date="2026-10-11T12:04:39Z">
        <w:r w:rsidRPr="00B078C3">
          <w:rPr>
            <w:rFonts w:ascii="FontbitDavid" w:hAnsi="FontbitDavid"/>
            <w:sz w:val="24"/>
            <w:rtl/>
          </w:rPr>
          <w:delText xml:space="preserve">דעביד</w:delText>
        </w:r>
      </w:del>
      <w:r w:rsidRPr="00B078C3">
        <w:rPr>
          <w:rFonts w:ascii="FontbitDavid" w:hAnsi="FontbitDavid"/>
          <w:sz w:val="24"/>
          <w:rtl/>
        </w:rPr>
        <w:t xml:space="preserve"> כרצועה.</w:t>
      </w:r>
    </w:p>
    <w:p w:rsidR="00E403F0" w:rsidRDefault="00E403F0" w:rsidP="00E403F0">
      <w:pPr>
        <w:rPr>
          <w:rFonts w:ascii="FontbitDavid" w:hAnsi="FontbitDavid"/>
          <w:sz w:val="24"/>
          <w:rtl/>
        </w:rPr>
      </w:pPr>
      <w:r>
        <w:rPr>
          <w:rFonts w:ascii="FontbitDavid" w:hAnsi="FontbitDavid" w:hint="cs"/>
          <w:sz w:val="24"/>
          <w:rtl/>
        </w:rPr>
        <w:t xml:space="preserve">אותה אשה דמצאה דם מסכת של אריגה באה לפני </w:t>
      </w:r>
      <w:r>
        <w:rPr>
          <w:rStyle w:val="2fb"/>
          <w:rFonts w:ascii="FontbitDavid" w:hAnsi="FontbitDavid" w:hint="cs"/>
          <w:sz w:val="24"/>
          <w:rtl/>
        </w:rPr>
        <w:t xml:space="preserve">רבי ינאי</w:t>
      </w:r>
      <w:r>
        <w:rPr>
          <w:rFonts w:ascii="FontbitDavid" w:hAnsi="FontbitDavid" w:hint="cs"/>
          <w:sz w:val="24"/>
          <w:rtl/>
        </w:rPr>
        <w:t xml:space="preserve"> </w:t>
      </w:r>
      <w:ins w:id="92301" w:author="מנוע מכני" w:date="2026-10-11T12:04:39Z">
        <w:r>
          <w:rPr>
            <w:rFonts w:ascii="FontbitDavid" w:hAnsi="FontbitDavid" w:hint="cs"/>
            <w:sz w:val="24"/>
            <w:rtl/>
          </w:rPr>
          <w:t xml:space="preserve">א"ל</w:t>
        </w:r>
      </w:ins>
      <w:del w:id="92302"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שתלך ותבוא שנית לראות אם אכן אפשר וינתז שם </w:t>
      </w:r>
    </w:p>
    <w:p>
      <w:pPr>
        <w:pStyle w:val="38"/>
        <w:rPr>
          <w:ins w:id="100972" w:author="מנוע מכני" w:date="2026-10-11T12:04:39Z"/>
        </w:rPr>
      </w:pPr>
      <w:r>
        <w:t xml:space="preserve">והך</w:t>
      </w:r>
    </w:p>
    <w:p w:rsidR="00E403F0" w:rsidRDefault="00E403F0" w:rsidP="00E403F0">
      <w:pPr>
        <w:rPr>
          <w:rFonts w:ascii="FontbitDavid" w:hAnsi="FontbitDavid"/>
          <w:sz w:val="24"/>
          <w:rtl/>
        </w:rPr>
      </w:pPr>
      <w:del w:id="100973" w:author="מנוע מכני" w:date="2026-10-11T12:04:39Z">
        <w:r>
          <w:rPr>
            <w:rFonts w:ascii="FontbitDavid" w:hAnsi="FontbitDavid" w:hint="cs"/>
            <w:sz w:val="24"/>
            <w:rtl/>
          </w:rPr>
          <w:delText xml:space="preserve"> </w:delText>
        </w:r>
      </w:del>
      <w:r>
        <w:rPr>
          <w:rFonts w:ascii="FontbitDavid" w:hAnsi="FontbitDavid" w:hint="cs"/>
          <w:sz w:val="24"/>
          <w:rtl/>
        </w:rPr>
        <w:t xml:space="preserve">דאין שונין בטהרות היינו לקולא אבל לחומרא שונין </w:t>
      </w:r>
    </w:p>
    <w:p w:rsidR="00E403F0" w:rsidRPr="00B078C3" w:rsidRDefault="00E403F0" w:rsidP="00E403F0">
      <w:pPr>
        <w:jc w:val="center"/>
        <w:rPr>
          <w:del w:id="90156" w:author="מנוע עיצוב" w:date="2026-10-11T12:09:26Z"/>
          <w:rFonts w:ascii="FontbitDavid" w:hAnsi="FontbitDavid"/>
          <w:sz w:val="24"/>
          <w:rtl/>
        </w:rPr>
      </w:pPr>
      <w:del w:id="9015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34" w:author="קלוד" w:date="2026-10-11T09:07:21Z">
          <w:pPr>
            <w:pStyle w:val="affff1"/>
            <w:rPr>
              <w:rtl/>
            </w:rPr>
          </w:pPr>
        </w:pPrChange>
      </w:pPr>
      <w:ins w:id="9874" w:author="מספור קטעי משנה" w:date="2026-10-11T09:25:19Z">
        <w:r>
          <w:rPr>
            <w:rStyle w:val="MisparKeta"/>
          </w:rPr>
          <w:t xml:space="preserve">ה. </w:t>
        </w:r>
      </w:ins>
      <w:r w:rsidRPr="00B078C3">
        <w:rPr>
          <w:rtl/>
        </w:rPr>
        <w:t>היתה פושטתו וכו'.</w:t>
      </w:r>
    </w:p>
    <w:p>
      <w:pPr>
        <w:pStyle w:val="38"/>
        <w:rPr>
          <w:ins w:id="100974" w:author="מנוע מכני" w:date="2026-10-11T12:04:39Z"/>
        </w:rPr>
      </w:pPr>
      <w:r w:rsidRPr="00B078C3">
        <w:t xml:space="preserve">תניא</w:t>
      </w:r>
      <w:r w:rsidRPr="00B078C3">
        <w:t xml:space="preserve">, אר"א בר' יוסי:</w:t>
      </w:r>
    </w:p>
    <w:p w:rsidR="00E403F0" w:rsidRPr="00B078C3" w:rsidRDefault="00E403F0" w:rsidP="00E403F0">
      <w:pPr>
        <w:rPr>
          <w:rFonts w:ascii="FontbitDavid" w:hAnsi="FontbitDavid"/>
          <w:sz w:val="24"/>
          <w:rtl/>
        </w:rPr>
      </w:pPr>
      <w:del w:id="1009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דבר זה הוריתי בעיר רומי לאיסור.</w:t>
      </w:r>
    </w:p>
    <w:p w:rsidR="00E403F0" w:rsidRPr="00B078C3" w:rsidRDefault="00E403F0" w:rsidP="00E403F0">
      <w:pPr>
        <w:rPr>
          <w:rFonts w:ascii="FontbitDavid" w:hAnsi="FontbitDavid"/>
          <w:sz w:val="24"/>
          <w:rtl/>
        </w:rPr>
      </w:pPr>
      <w:r w:rsidRPr="00B078C3">
        <w:rPr>
          <w:rFonts w:ascii="FontbitDavid" w:hAnsi="FontbitDavid"/>
          <w:sz w:val="24"/>
          <w:rtl/>
        </w:rPr>
        <w:t>וכשבאתי אצל חכמים שבדרום אמרו לי יפה הוריתה.</w:t>
      </w:r>
    </w:p>
    <w:p>
      <w:pPr>
        <w:pStyle w:val="afffff8"/>
        <w:rPr>
          <w:ins w:id="90163" w:author="קלוד" w:date="2026-10-11T12:23:38Z"/>
        </w:rPr>
      </w:pPr>
      <w:ins w:id="90164" w:author="קלוד" w:date="2026-10-11T12:23:38Z">
        <w:r>
          <w:rPr>
            <w:color w:val="7B3F00"/>
          </w:rPr>
          <w:t xml:space="preserve">ארוכה וקצרה שהחליפו חלוק - כנגד בית התורפה</w:t>
        </w:r>
      </w:ins>
    </w:p>
    <w:p>
      <w:pPr>
        <w:pStyle w:val="38"/>
        <w:rPr>
          <w:ins w:id="100976" w:author="מנוע מכני" w:date="2026-10-11T12:04:39Z"/>
        </w:rPr>
      </w:pPr>
      <w:r w:rsidRPr="0038037E">
        <w:t>ת"ר</w:t>
      </w:r>
      <w:r w:rsidRPr="00B078C3">
        <w:t xml:space="preserve">:</w:t>
      </w:r>
    </w:p>
    <w:p w:rsidR="00E403F0" w:rsidRDefault="00E403F0" w:rsidP="00E403F0">
      <w:pPr>
        <w:rPr>
          <w:rFonts w:ascii="FontbitDavid" w:hAnsi="FontbitDavid"/>
          <w:sz w:val="24"/>
          <w:rtl/>
        </w:rPr>
      </w:pPr>
      <w:del w:id="10097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ארוכה שלבשה חלוקה של קצרה, וקצרה שלבשה חלוקה של ארוכה, </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 xml:space="preserve">אם מגיע כנגד בית התורפה של ארוכה שתיהן טמאות: ואם </w:t>
      </w:r>
      <w:ins w:id="94455" w:author="מנוע מכני" w:date="2026-10-11T12:04:39Z">
        <w:r>
          <w:rPr>
            <w:rFonts w:ascii="FontbitDavid" w:hAnsi="FontbitDavid"/>
            <w:spacing w:val="-4"/>
            <w:sz w:val="24"/>
            <w:rtl/>
          </w:rPr>
          <w:t xml:space="preserve">לא</w:t>
        </w:r>
      </w:ins>
      <w:del w:id="94456" w:author="מנוע מכני" w:date="2026-10-11T12:04:39Z">
        <w:r w:rsidRPr="00017C1D">
          <w:rPr>
            <w:rFonts w:ascii="FontbitDavid" w:hAnsi="FontbitDavid"/>
            <w:spacing w:val="-4"/>
            <w:sz w:val="24"/>
            <w:rtl/>
          </w:rPr>
          <w:delText xml:space="preserve">לאו</w:delText>
        </w:r>
      </w:del>
      <w:r w:rsidRPr="00017C1D">
        <w:rPr>
          <w:rFonts w:ascii="FontbitDavid" w:hAnsi="FontbitDavid"/>
          <w:spacing w:val="-4"/>
          <w:sz w:val="24"/>
          <w:rtl/>
        </w:rPr>
        <w:t xml:space="preserve">, ארוכה - טהורה, וקצרה - טמאה.</w:t>
      </w:r>
    </w:p>
    <w:p>
      <w:pPr>
        <w:pStyle w:val="38"/>
        <w:rPr>
          <w:ins w:id="100978" w:author="מנוע מכני" w:date="2026-10-11T12:04:39Z"/>
        </w:rPr>
      </w:pPr>
      <w:r w:rsidRPr="00B078C3">
        <w:t xml:space="preserve">תניא</w:t>
      </w:r>
      <w:r w:rsidRPr="00B078C3">
        <w:t xml:space="preserve"> אידך:</w:t>
      </w:r>
    </w:p>
    <w:p w:rsidR="00E403F0" w:rsidRPr="00B078C3" w:rsidRDefault="00E403F0" w:rsidP="00E403F0">
      <w:pPr>
        <w:rPr>
          <w:rFonts w:ascii="FontbitDavid" w:hAnsi="FontbitDavid"/>
          <w:sz w:val="24"/>
          <w:rtl/>
        </w:rPr>
      </w:pPr>
      <w:del w:id="1009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בדקה חלוקה והשאילתו לחבירתה, היא - טהורה, וחבירתה - תולה בה.</w:t>
      </w:r>
    </w:p>
    <w:p>
      <w:pPr>
        <w:pStyle w:val="38"/>
        <w:rPr>
          <w:ins w:id="100980" w:author="מנוע מכני" w:date="2026-10-11T12:04:39Z"/>
        </w:rPr>
      </w:pPr>
      <w:ins w:id="92303" w:author="מנוע מכני" w:date="2026-10-11T12:04:39Z">
        <w:r>
          <w:t xml:space="preserve">א"ר</w:t>
        </w:r>
      </w:ins>
      <w:del w:id="92304" w:author="מנוע מכני" w:date="2026-10-11T12:04:39Z">
        <w:r w:rsidRPr="00B078C3">
          <w:delText xml:space="preserve">א''ר</w:delText>
        </w:r>
      </w:del>
      <w:r w:rsidRPr="00B078C3">
        <w:t xml:space="preserve"> ששת:</w:t>
      </w:r>
    </w:p>
    <w:p w:rsidR="00E403F0" w:rsidRPr="00B078C3" w:rsidRDefault="00E403F0" w:rsidP="00E403F0">
      <w:pPr>
        <w:rPr>
          <w:rFonts w:ascii="FontbitDavid" w:hAnsi="FontbitDavid"/>
          <w:sz w:val="24"/>
          <w:rtl/>
        </w:rPr>
      </w:pPr>
      <w:del w:id="1009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ולענין דינא </w:t>
      </w:r>
      <w:r w:rsidRPr="00B078C3">
        <w:rPr>
          <w:rFonts w:ascii="FontbitDavid" w:hAnsi="FontbitDavid"/>
          <w:sz w:val="24"/>
          <w:rtl/>
        </w:rPr>
        <w:t xml:space="preserve">תנן</w:t>
      </w:r>
      <w:r w:rsidRPr="00B078C3">
        <w:rPr>
          <w:rFonts w:ascii="FontbitDavid" w:hAnsi="FontbitDavid"/>
          <w:sz w:val="24"/>
          <w:rtl/>
        </w:rPr>
        <w:t xml:space="preserve">, אבל לענין טומאה - היא טהורה וחבירתה טמאה.</w:t>
      </w:r>
    </w:p>
    <w:p w:rsidR="00E403F0" w:rsidRDefault="00E403F0" w:rsidP="00E403F0">
      <w:pPr>
        <w:pStyle w:val="afff3"/>
        <w:framePr w:wrap="around"/>
        <w:rPr>
          <w:rtl/>
        </w:rPr>
      </w:pPr>
      <w:r>
        <w:rPr>
          <w:rFonts w:hint="cs"/>
          <w:rtl/>
        </w:rPr>
        <w:t>נח:</w:t>
      </w:r>
    </w:p>
    <w:p w:rsidR="00E403F0" w:rsidRPr="00B078C3" w:rsidRDefault="00E403F0" w:rsidP="00E403F0">
      <w:pPr>
        <w:rPr>
          <w:rFonts w:ascii="FontbitDavid" w:hAnsi="FontbitDavid"/>
          <w:sz w:val="24"/>
          <w:rtl/>
        </w:rPr>
      </w:pPr>
      <w:ins w:id="92305" w:author="מנוע מכני" w:date="2026-10-11T12:04:39Z">
        <w:r>
          <w:rPr>
            <w:rFonts w:ascii="FontbitDavid" w:hAnsi="FontbitDavid" w:hint="cs"/>
            <w:sz w:val="24"/>
            <w:rtl/>
          </w:rPr>
          <w:t xml:space="preserve">מ"ש</w:t>
        </w:r>
      </w:ins>
      <w:del w:id="92306" w:author="מנוע מכני" w:date="2026-10-11T12:04:39Z">
        <w:r>
          <w:rPr>
            <w:rFonts w:ascii="FontbitDavid" w:hAnsi="FontbitDavid" w:hint="cs"/>
            <w:sz w:val="24"/>
            <w:rtl/>
          </w:rPr>
          <w:delText xml:space="preserve">מ''ש</w:delText>
        </w:r>
      </w:del>
      <w:r>
        <w:rPr>
          <w:rFonts w:ascii="FontbitDavid" w:hAnsi="FontbitDavid" w:hint="cs"/>
          <w:sz w:val="24"/>
          <w:rtl/>
        </w:rPr>
        <w:t xml:space="preserve"> </w:t>
      </w:r>
      <w:r w:rsidRPr="00B078C3">
        <w:rPr>
          <w:rFonts w:ascii="FontbitDavid" w:hAnsi="FontbitDavid"/>
          <w:sz w:val="24"/>
          <w:rtl/>
        </w:rPr>
        <w:t xml:space="preserve">מהא </w:t>
      </w:r>
      <w:r w:rsidRPr="00B078C3">
        <w:rPr>
          <w:rFonts w:ascii="FontbitDavid" w:hAnsi="FontbitDavid"/>
          <w:sz w:val="24"/>
          <w:rtl/>
        </w:rPr>
        <w:t xml:space="preserve">דתניא</w:t>
      </w:r>
      <w:r w:rsidRPr="00B078C3">
        <w:rPr>
          <w:rFonts w:ascii="FontbitDavid" w:hAnsi="FontbitDavid"/>
          <w:sz w:val="24"/>
          <w:rtl/>
        </w:rPr>
        <w:t xml:space="preserve">: שתי נשים שנתעסקו בצפור אחד, ואין בו אלא כסלע דם, ונמצא כסלע על זו וכסלע על זו - שתיהן טמאות? שאני </w:t>
      </w:r>
      <w:ins w:id="94459" w:author="מנוע מכני" w:date="2026-10-11T12:04:39Z">
        <w:r>
          <w:rPr>
            <w:rFonts w:ascii="FontbitDavid" w:hAnsi="FontbitDavid"/>
            <w:sz w:val="24"/>
            <w:rtl/>
          </w:rPr>
          <w:t xml:space="preserve">שם</w:t>
        </w:r>
      </w:ins>
      <w:del w:id="94460"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w:t>
      </w:r>
      <w:ins w:id="94457" w:author="מנוע מכני" w:date="2026-10-11T12:04:39Z">
        <w:r>
          <w:rPr>
            <w:rFonts w:ascii="FontbitDavid" w:hAnsi="FontbitDavid"/>
            <w:sz w:val="24"/>
            <w:rtl/>
          </w:rPr>
          <w:t xml:space="preserve">דיש</w:t>
        </w:r>
      </w:ins>
      <w:del w:id="94458" w:author="מנוע מכני" w:date="2026-10-11T12:04:39Z">
        <w:r w:rsidRPr="00B078C3">
          <w:rPr>
            <w:rFonts w:ascii="FontbitDavid" w:hAnsi="FontbitDavid"/>
            <w:sz w:val="24"/>
            <w:rtl/>
          </w:rPr>
          <w:delText xml:space="preserve">דאיכא</w:delText>
        </w:r>
      </w:del>
      <w:r w:rsidRPr="00B078C3">
        <w:rPr>
          <w:rFonts w:ascii="FontbitDavid" w:hAnsi="FontbitDavid"/>
          <w:sz w:val="24"/>
          <w:rtl/>
        </w:rPr>
        <w:t xml:space="preserve"> סלע יתירה.</w:t>
      </w:r>
    </w:p>
    <w:p>
      <w:pPr>
        <w:pStyle w:val="afffff8"/>
        <w:rPr>
          <w:ins w:id="90161" w:author="קלוד" w:date="2026-10-11T12:23:38Z"/>
        </w:rPr>
      </w:pPr>
      <w:ins w:id="90162" w:author="קלוד" w:date="2026-10-11T12:23:38Z">
        <w:r>
          <w:rPr>
            <w:color w:val="7B3F00"/>
          </w:rPr>
          <w:t xml:space="preserve">שלשה חלוקות בדוקין - תולה אפילו בתחתון</w:t>
        </w:r>
      </w:ins>
    </w:p>
    <w:p>
      <w:pPr>
        <w:pStyle w:val="38"/>
        <w:rPr>
          <w:ins w:id="100983" w:author="מנוע מכני" w:date="2026-10-11T12:04:39Z"/>
        </w:rPr>
      </w:pPr>
      <w:del w:id="100982" w:author="מנוע מכני" w:date="2026-10-11T12:04:39Z">
        <w:r w:rsidRPr="00E744B3">
          <w:delText xml:space="preserve">•</w:delText>
        </w:r>
      </w:del>
      <w:r w:rsidRPr="00E744B3">
        <w:t xml:space="preserve"> </w:t>
      </w:r>
      <w:r w:rsidRPr="0038037E">
        <w:t>ת"ר</w:t>
      </w:r>
      <w:r w:rsidRPr="00B078C3">
        <w:t xml:space="preserve">:</w:t>
      </w:r>
    </w:p>
    <w:p w:rsidR="00E403F0" w:rsidRPr="00B078C3" w:rsidRDefault="00E403F0" w:rsidP="00E403F0">
      <w:pPr>
        <w:rPr>
          <w:rFonts w:ascii="FontbitDavid" w:hAnsi="FontbitDavid"/>
          <w:sz w:val="24"/>
          <w:rtl/>
        </w:rPr>
      </w:pPr>
      <w:del w:id="1009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לבשה שלשה חלוקות הבדוקין לה, אם יכולה לתלות - תולה, </w:t>
      </w:r>
      <w:ins w:id="93275" w:author="מנוע מכני" w:date="2026-10-11T12:04:39Z">
        <w:r>
          <w:rPr>
            <w:rFonts w:ascii="FontbitDavid" w:hAnsi="FontbitDavid"/>
            <w:sz w:val="24"/>
            <w:rtl/>
          </w:rPr>
          <w:t xml:space="preserve">ואפי'</w:t>
        </w:r>
      </w:ins>
      <w:del w:id="93276"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בתחתון</w:t>
      </w:r>
      <w:ins w:id="96947" w:author="מנוע מכני" w:date="2026-10-11T12:04:39Z">
        <w:r>
          <w:rPr>
            <w:rFonts w:ascii="FontbitDavid" w:hAnsi="FontbitDavid"/>
            <w:sz w:val="24"/>
            <w:rtl/>
          </w:rPr>
          <w:t xml:space="preserve">,</w:t>
        </w:r>
      </w:ins>
      <w:del w:id="96948"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אין יכולה לתלות - אינה תולה, ואפי' בעליון.</w:t>
      </w:r>
    </w:p>
    <w:p w:rsidR="00E403F0" w:rsidRPr="00B078C3" w:rsidRDefault="00E403F0" w:rsidP="00E403F0">
      <w:pPr>
        <w:rPr>
          <w:rFonts w:ascii="FontbitDavid" w:hAnsi="FontbitDavid"/>
          <w:sz w:val="24"/>
          <w:rtl/>
        </w:rPr>
      </w:pPr>
      <w:r w:rsidRPr="00B078C3">
        <w:rPr>
          <w:rFonts w:ascii="FontbitDavid" w:hAnsi="FontbitDavid"/>
          <w:sz w:val="24"/>
          <w:rtl/>
        </w:rPr>
        <w:t xml:space="preserve">כיצד, עברה בשוק של טבחים - תולה, </w:t>
      </w:r>
      <w:ins w:id="93277" w:author="מנוע מכני" w:date="2026-10-11T12:04:39Z">
        <w:r>
          <w:rPr>
            <w:rFonts w:ascii="FontbitDavid" w:hAnsi="FontbitDavid"/>
            <w:sz w:val="24"/>
            <w:rtl/>
          </w:rPr>
          <w:t xml:space="preserve">אפי'</w:t>
        </w:r>
      </w:ins>
      <w:del w:id="9327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בתחתון.</w:t>
      </w:r>
    </w:p>
    <w:p w:rsidR="00E403F0" w:rsidRPr="00B078C3" w:rsidRDefault="00E403F0" w:rsidP="00E403F0">
      <w:pPr>
        <w:rPr>
          <w:rFonts w:ascii="FontbitDavid" w:hAnsi="FontbitDavid"/>
          <w:sz w:val="24"/>
          <w:rtl/>
        </w:rPr>
      </w:pPr>
      <w:r w:rsidRPr="00B078C3">
        <w:rPr>
          <w:rFonts w:ascii="FontbitDavid" w:hAnsi="FontbitDavid"/>
          <w:sz w:val="24"/>
          <w:rtl/>
        </w:rPr>
        <w:t xml:space="preserve">לא</w:t>
      </w:r>
      <w:r w:rsidRPr="00B078C3">
        <w:rPr>
          <w:rFonts w:ascii="FontbitDavid" w:hAnsi="FontbitDavid"/>
          <w:sz w:val="24"/>
          <w:rtl/>
        </w:rPr>
        <w:t xml:space="preserve"> עברה בשוק של טבחים - אף בעליון אינה תולה.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79" w:author="קלוד" w:date="2026-10-11T09:07:21Z"/>
        </w:rPr>
      </w:pPr>
      <w:ins w:id="20378" w:author="קלוד" w:date="2026-10-11T09:07:21Z">
        <w:r>
          <w:t xml:space="preserve">משנה ב</w:t>
        </w:r>
      </w:ins>
    </w:p>
    <w:p w:rsidR="00E403F0" w:rsidRPr="00D65BEC" w:rsidRDefault="00E403F0" w:rsidP="00E403F0">
      <w:pPr>
        <w:pStyle w:val="afff9"/>
        <w:rPr>
          <w:del w:id="20251" w:author="קלוד" w:date="2026-10-11T09:07:21Z"/>
          <w:rtl/>
        </w:rPr>
      </w:pPr>
      <w:del w:id="20250" w:author="קלוד" w:date="2026-10-11T09:07:21Z">
        <w:r w:rsidRPr="00D65BEC">
          <w:rPr>
            <w:rtl/>
          </w:rPr>
          <w:delText xml:space="preserve">מתני'.</w:delText>
        </w:r>
      </w:del>
    </w:p>
    <w:p w:rsidR="00E403F0" w:rsidRPr="00D65BEC" w:rsidRDefault="00E403F0" w:rsidP="00E403F0">
      <w:pPr>
        <w:pStyle w:val="afff9"/>
        <w:spacing w:before="120"/>
        <w:rPr>
          <w:rtl/>
        </w:rPr>
        <w:pPrChange w:id="90047" w:author="קלוד" w:date="2026-10-11T12:09:42Z">
          <w:pPr>
            <w:pStyle w:val="afff9"/>
          </w:pPr>
        </w:pPrChange>
      </w:pPr>
      <w:r w:rsidRPr="00D65BEC">
        <w:rPr>
          <w:rtl/>
        </w:rPr>
        <w:t>ותולה בכל דבר שהיא יכולה לתלות;</w:t>
      </w:r>
    </w:p>
    <w:p w:rsidR="00E403F0" w:rsidRPr="00D65BEC" w:rsidRDefault="00E403F0" w:rsidP="00E403F0">
      <w:pPr>
        <w:pStyle w:val="afff9"/>
        <w:rPr>
          <w:rtl/>
        </w:rPr>
      </w:pPr>
      <w:r w:rsidRPr="00D65BEC">
        <w:rPr>
          <w:rtl/>
        </w:rPr>
        <w:lastRenderedPageBreak/>
        <w:t>שחטה בהמה חיה ועוף, נתעסקה בכתמים, או שישבה בצד העסוקין בהן, הרגה מאכולת - הרי זו תולה בה.</w:t>
      </w:r>
    </w:p>
    <w:p w:rsidR="00E403F0" w:rsidRPr="00B078C3" w:rsidRDefault="00E403F0" w:rsidP="00E403F0">
      <w:pPr>
        <w:pStyle w:val="afff9"/>
        <w:rPr>
          <w:rtl/>
        </w:rPr>
      </w:pPr>
      <w:r>
        <w:rPr>
          <w:rtl/>
        </w:rPr>
        <w:t xml:space="preserve">עד כמה תולה? </w:t>
      </w:r>
      <w:r>
        <w:rPr>
          <w:rStyle w:val="TanaimMishna"/>
          <w:rtl/>
          <w:rPrChange w:id="20037" w:author="קלוד" w:date="2026-10-11T09:07:21Z">
            <w:rPr>
              <w:rtl/>
            </w:rPr>
          </w:rPrChange>
        </w:rPr>
        <w:t xml:space="preserve">רבי חנינא</w:t>
      </w:r>
      <w:r>
        <w:rPr>
          <w:rtl/>
        </w:rPr>
        <w:t xml:space="preserve"> בן אנטיגנוס אומר: עד כגריס של פול, ואף ע"פ שלא הרגה.</w:t>
      </w:r>
    </w:p>
    <w:p w:rsidR="00E403F0" w:rsidRPr="00D65BEC" w:rsidRDefault="00E403F0" w:rsidP="00E403F0">
      <w:pPr>
        <w:pStyle w:val="afff9"/>
        <w:rPr>
          <w:rtl/>
        </w:rPr>
      </w:pPr>
      <w:r w:rsidRPr="00D65BEC">
        <w:rPr>
          <w:rtl/>
        </w:rPr>
        <w:t>ותולה בבנה או בבעלה.</w:t>
      </w:r>
    </w:p>
    <w:p w:rsidR="00E403F0" w:rsidRPr="00D65BEC" w:rsidRDefault="00E403F0" w:rsidP="00E403F0">
      <w:pPr>
        <w:pStyle w:val="afff9"/>
        <w:rPr>
          <w:rtl/>
        </w:rPr>
      </w:pPr>
      <w:r w:rsidRPr="00D65BEC">
        <w:rPr>
          <w:rtl/>
        </w:rPr>
        <w:t>אם יש בה מכה, והיא יכולה להגלע ולהוציא דם - הרי זו תולה.</w:t>
      </w:r>
    </w:p>
    <w:p w:rsidR="00E403F0" w:rsidRPr="00D65BEC" w:rsidRDefault="00E403F0" w:rsidP="00E403F0">
      <w:pPr>
        <w:pStyle w:val="afff9"/>
        <w:rPr>
          <w:rtl/>
        </w:rPr>
      </w:pPr>
      <w:r>
        <w:rPr>
          <w:rtl/>
        </w:rPr>
        <w:t xml:space="preserve">מעשה באשה אחת שבאת לפני </w:t>
      </w:r>
      <w:r>
        <w:rPr>
          <w:rStyle w:val="TanaimMishna"/>
          <w:rtl/>
          <w:rPrChange w:id="102923" w:author="Claude" w:date="2026-10-11T09:07:54Z">
            <w:rPr>
              <w:rtl/>
            </w:rPr>
          </w:rPrChange>
        </w:rPr>
        <w:t xml:space="preserve">ר"ע</w:t>
      </w:r>
      <w:r>
        <w:rPr>
          <w:rtl/>
        </w:rPr>
        <w:t xml:space="preserve">, אמרה לו: ראיתי כתם.</w:t>
      </w:r>
    </w:p>
    <w:p w:rsidR="00E403F0" w:rsidRPr="00D65BEC" w:rsidRDefault="00E403F0" w:rsidP="00E403F0">
      <w:pPr>
        <w:pStyle w:val="afff9"/>
        <w:rPr>
          <w:rtl/>
        </w:rPr>
      </w:pPr>
      <w:r w:rsidRPr="00D65BEC">
        <w:rPr>
          <w:rtl/>
        </w:rPr>
        <w:t>אמר לה: שמא מכה היתה ביך? אמרה לו: הן, וחיתה.</w:t>
      </w:r>
    </w:p>
    <w:p w:rsidR="00E403F0" w:rsidRPr="00D65BEC" w:rsidRDefault="00E403F0" w:rsidP="00E403F0">
      <w:pPr>
        <w:pStyle w:val="afff9"/>
        <w:rPr>
          <w:rtl/>
        </w:rPr>
      </w:pPr>
      <w:r w:rsidRPr="00D65BEC">
        <w:rPr>
          <w:rtl/>
        </w:rPr>
        <w:t>אמר לה: שמא יכולה להגלע ולהוציא דם? אמרה לו: הן.</w:t>
      </w:r>
      <w:r w:rsidRPr="00D65BEC">
        <w:rPr>
          <w:rFonts w:hint="cs"/>
          <w:rtl/>
        </w:rPr>
        <w:t xml:space="preserve">  </w:t>
      </w:r>
      <w:r>
        <w:rPr>
          <w:rtl/>
        </w:rPr>
        <w:t xml:space="preserve">וטהרה </w:t>
      </w:r>
      <w:r>
        <w:rPr>
          <w:rStyle w:val="TanaimMishna"/>
          <w:rtl/>
          <w:rPrChange w:id="102924" w:author="Claude" w:date="2026-10-11T09:07:54Z">
            <w:rPr>
              <w:rtl/>
            </w:rPr>
          </w:rPrChange>
        </w:rPr>
        <w:t xml:space="preserve">ר"ע</w:t>
      </w:r>
      <w:r>
        <w:rPr>
          <w:rtl/>
        </w:rPr>
        <w:t xml:space="preserve">.</w:t>
      </w:r>
    </w:p>
    <w:p w:rsidR="00E403F0" w:rsidRPr="00D65BEC" w:rsidRDefault="00E403F0" w:rsidP="00E403F0">
      <w:pPr>
        <w:pStyle w:val="afff9"/>
        <w:rPr>
          <w:rtl/>
        </w:rPr>
      </w:pPr>
      <w:r w:rsidRPr="00D65BEC">
        <w:rPr>
          <w:rtl/>
        </w:rPr>
        <w:t xml:space="preserve">ראה תלמידיו מסתכלין זה בזה, אמר להם: מה הדבר קשה בעיניכם? </w:t>
      </w:r>
    </w:p>
    <w:p w:rsidR="00E403F0" w:rsidRPr="00D65BEC" w:rsidRDefault="00E403F0" w:rsidP="00E403F0">
      <w:pPr>
        <w:pStyle w:val="afff9"/>
        <w:rPr>
          <w:rtl/>
        </w:rPr>
      </w:pPr>
      <w:r>
        <w:rPr>
          <w:rtl/>
        </w:rPr>
        <w:t xml:space="preserve">שלא אמרו </w:t>
      </w:r>
      <w:r>
        <w:rPr>
          <w:rStyle w:val="TanaimMishna"/>
          <w:rtl/>
          <w:rPrChange w:id="20038" w:author="קלוד" w:date="2026-10-11T09:07:21Z">
            <w:rPr>
              <w:rtl/>
            </w:rPr>
          </w:rPrChange>
        </w:rPr>
        <w:t xml:space="preserve">חכמים</w:t>
      </w:r>
      <w:r>
        <w:rPr>
          <w:rtl/>
        </w:rPr>
        <w:t xml:space="preserve"> הדבר להחמיר - אלא להקל, </w:t>
      </w:r>
    </w:p>
    <w:p w:rsidR="00E403F0" w:rsidRPr="00D65BEC" w:rsidRDefault="00E403F0" w:rsidP="00E403F0">
      <w:pPr>
        <w:pStyle w:val="afff9"/>
        <w:rPr>
          <w:rtl/>
        </w:rPr>
      </w:pPr>
      <w:r w:rsidRPr="00D65BEC">
        <w:rPr>
          <w:rFonts w:hint="cs"/>
          <w:rtl/>
        </w:rPr>
        <w:t>ש</w:t>
      </w:r>
      <w:r w:rsidRPr="00D65BEC">
        <w:rPr>
          <w:rtl/>
        </w:rPr>
        <w:t>נאמר ואשה כי תהיה זבה דם יהיה זובה בבשרה, דם ולא כתם.</w:t>
      </w:r>
    </w:p>
    <w:p w:rsidR="00E403F0" w:rsidRPr="00D65BEC" w:rsidRDefault="00E403F0" w:rsidP="00E403F0">
      <w:pPr>
        <w:pStyle w:val="afff9"/>
        <w:rPr>
          <w:rtl/>
        </w:rPr>
      </w:pPr>
      <w:r w:rsidRPr="00D65BEC">
        <w:rPr>
          <w:rtl/>
        </w:rPr>
        <w:t xml:space="preserve">עד שהוא נתון תחת הכר ונמצא עליו דם, </w:t>
      </w:r>
      <w:r w:rsidRPr="00D65BEC">
        <w:rPr>
          <w:rFonts w:hint="cs"/>
          <w:rtl/>
        </w:rPr>
        <w:t xml:space="preserve">לרא</w:t>
      </w:r>
      <w:ins w:id="92307" w:author="מנוע מכני" w:date="2026-10-11T12:04:39Z">
        <w:r>
          <w:rPr>
            <w:rFonts w:hint="cs"/>
            <w:rtl/>
          </w:rPr>
          <w:t xml:space="preserve">ב"צ</w:t>
        </w:r>
      </w:ins>
      <w:del w:id="92308" w:author="מנוע מכני" w:date="2026-10-11T12:04:39Z">
        <w:r w:rsidRPr="00D65BEC">
          <w:rPr>
            <w:rFonts w:hint="cs"/>
            <w:rtl/>
          </w:rPr>
          <w:delText xml:space="preserve">ב''צ</w:delText>
        </w:r>
      </w:del>
      <w:r w:rsidRPr="00D65BEC">
        <w:rPr>
          <w:rFonts w:hint="cs"/>
          <w:rtl/>
        </w:rPr>
        <w:t xml:space="preserve"> </w:t>
      </w:r>
      <w:r w:rsidRPr="00D65BEC">
        <w:rPr>
          <w:rtl/>
        </w:rPr>
        <w:t xml:space="preserve">עגול - טהור, משוך - טמא, </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59" w:author="קלוד" w:date="2026-10-11T12:23:38Z"/>
        </w:rPr>
      </w:pPr>
      <w:ins w:id="90160" w:author="קלוד" w:date="2026-10-11T12:23:38Z">
        <w:r>
          <w:rPr>
            <w:color w:val="7B3F00"/>
          </w:rPr>
          <w:t xml:space="preserve">תולה בכל דבר שיכולה לתלות - קילור ושרף שקמה</w:t>
        </w:r>
      </w:ins>
    </w:p>
    <w:p>
      <w:pPr>
        <w:pStyle w:val="38"/>
        <w:rPr>
          <w:ins w:id="100985" w:author="מנוע מכני" w:date="2026-10-11T12:04:39Z"/>
        </w:rPr>
      </w:pPr>
      <w:r>
        <w:t>ת</w:t>
      </w:r>
      <w:r w:rsidRPr="00B078C3">
        <w:t>נינא להא ד</w:t>
      </w:r>
      <w:r w:rsidRPr="0038037E">
        <w:t>ת"ר</w:t>
      </w:r>
      <w:r w:rsidRPr="00B078C3">
        <w:t xml:space="preserve">:</w:t>
      </w:r>
    </w:p>
    <w:p w:rsidR="00E403F0" w:rsidRPr="00B078C3" w:rsidRDefault="00E403F0" w:rsidP="00E403F0">
      <w:pPr>
        <w:rPr>
          <w:rFonts w:ascii="FontbitDavid" w:hAnsi="FontbitDavid"/>
          <w:sz w:val="24"/>
          <w:rtl/>
        </w:rPr>
      </w:pPr>
      <w:del w:id="10098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ותלה </w:t>
      </w:r>
      <w:r w:rsidRPr="00B078C3">
        <w:rPr>
          <w:rStyle w:val="2fb"/>
          <w:rFonts w:ascii="FontbitDavid" w:hAnsi="FontbitDavid"/>
          <w:sz w:val="24"/>
          <w:rtl/>
        </w:rPr>
        <w:t xml:space="preserve">ר"מ</w:t>
      </w:r>
      <w:r w:rsidRPr="00B078C3">
        <w:rPr>
          <w:rFonts w:ascii="FontbitDavid" w:hAnsi="FontbitDavid"/>
          <w:sz w:val="24"/>
          <w:rtl/>
        </w:rPr>
        <w:t xml:space="preserve"> בקילור, </w:t>
      </w:r>
      <w:r w:rsidRPr="00B078C3">
        <w:rPr>
          <w:rStyle w:val="2fb"/>
          <w:rFonts w:ascii="FontbitDavid" w:hAnsi="FontbitDavid"/>
          <w:sz w:val="24"/>
          <w:rtl/>
        </w:rPr>
        <w:t xml:space="preserve">ורבי</w:t>
      </w:r>
      <w:r w:rsidRPr="00B078C3">
        <w:rPr>
          <w:rFonts w:ascii="FontbitDavid" w:hAnsi="FontbitDavid"/>
          <w:sz w:val="24"/>
          <w:rtl/>
        </w:rPr>
        <w:t xml:space="preserve"> תלה בשרף שקמה.</w:t>
      </w:r>
    </w:p>
    <w:p w:rsidR="00E403F0" w:rsidRPr="00B078C3" w:rsidRDefault="00E403F0" w:rsidP="00E403F0">
      <w:pPr>
        <w:jc w:val="center"/>
        <w:rPr>
          <w:del w:id="90158" w:author="מנוע עיצוב" w:date="2026-10-11T12:09:26Z"/>
          <w:rFonts w:ascii="FontbitDavid" w:hAnsi="FontbitDavid"/>
          <w:sz w:val="24"/>
          <w:rtl/>
        </w:rPr>
      </w:pPr>
      <w:del w:id="90157"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135" w:author="קלוד" w:date="2026-10-11T09:07:21Z">
          <w:pPr>
            <w:pStyle w:val="affff1"/>
            <w:rPr>
              <w:rtl/>
            </w:rPr>
          </w:pPr>
        </w:pPrChange>
      </w:pPr>
      <w:ins w:id="9875" w:author="מספור קטעי משנה" w:date="2026-10-11T09:25:19Z">
        <w:r>
          <w:rPr>
            <w:rStyle w:val="MisparKeta"/>
          </w:rPr>
          <w:t xml:space="preserve">ג. </w:t>
        </w:r>
      </w:ins>
      <w:r w:rsidRPr="00B078C3">
        <w:rPr>
          <w:rtl/>
        </w:rPr>
        <w:t xml:space="preserve">או שישבה: </w:t>
      </w:r>
      <w:r>
        <w:rPr>
          <w:rFonts w:hint="cs"/>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ישבה - אין, </w:t>
      </w:r>
      <w:r w:rsidRPr="00B078C3">
        <w:rPr>
          <w:rFonts w:ascii="FontbitDavid" w:hAnsi="FontbitDavid"/>
          <w:sz w:val="24"/>
          <w:rtl/>
        </w:rPr>
        <w:t xml:space="preserve">לא</w:t>
      </w:r>
      <w:r w:rsidRPr="00B078C3">
        <w:rPr>
          <w:rFonts w:ascii="FontbitDavid" w:hAnsi="FontbitDavid"/>
          <w:sz w:val="24"/>
          <w:rtl/>
        </w:rPr>
        <w:t xml:space="preserve"> ישבה - </w:t>
      </w:r>
      <w:r w:rsidRPr="00B078C3">
        <w:rPr>
          <w:rFonts w:ascii="FontbitDavid" w:hAnsi="FontbitDavid"/>
          <w:sz w:val="24"/>
          <w:rtl/>
        </w:rPr>
        <w:t xml:space="preserve">לא</w:t>
      </w:r>
      <w:r w:rsidRPr="00B078C3">
        <w:rPr>
          <w:rFonts w:ascii="FontbitDavid" w:hAnsi="FontbitDavid"/>
          <w:sz w:val="24"/>
          <w:rtl/>
        </w:rPr>
        <w:t xml:space="preserve">.</w:t>
      </w:r>
    </w:p>
    <w:p>
      <w:pPr>
        <w:pStyle w:val="38"/>
        <w:rPr>
          <w:ins w:id="100987" w:author="מנוע מכני" w:date="2026-10-11T12:04:39Z"/>
        </w:rPr>
      </w:pPr>
      <w:r w:rsidRPr="00B078C3">
        <w:t>תנינא להא ד</w:t>
      </w:r>
      <w:r w:rsidRPr="0038037E">
        <w:t>ת"ר</w:t>
      </w:r>
      <w:r w:rsidRPr="00B078C3">
        <w:t xml:space="preserve">:</w:t>
      </w:r>
    </w:p>
    <w:p w:rsidR="00E403F0" w:rsidRPr="00B078C3" w:rsidRDefault="00E403F0" w:rsidP="00E403F0">
      <w:pPr>
        <w:rPr>
          <w:rFonts w:ascii="FontbitDavid" w:hAnsi="FontbitDavid"/>
          <w:sz w:val="24"/>
          <w:rtl/>
        </w:rPr>
      </w:pPr>
      <w:del w:id="1009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עברה בשוק של טבחים, ספק ניתז </w:t>
      </w:r>
      <w:ins w:id="96123" w:author="מנוע מכני" w:date="2026-10-11T12:04:39Z">
        <w:r>
          <w:rPr>
            <w:rFonts w:ascii="FontbitDavid" w:hAnsi="FontbitDavid"/>
            <w:sz w:val="24"/>
            <w:rtl/>
          </w:rPr>
          <w:t xml:space="preserve">עליו</w:t>
        </w:r>
      </w:ins>
      <w:del w:id="9612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ספק </w:t>
      </w:r>
      <w:r w:rsidRPr="00B078C3">
        <w:rPr>
          <w:rFonts w:ascii="FontbitDavid" w:hAnsi="FontbitDavid"/>
          <w:sz w:val="24"/>
          <w:rtl/>
        </w:rPr>
        <w:t xml:space="preserve">לא</w:t>
      </w:r>
      <w:r w:rsidRPr="00B078C3">
        <w:rPr>
          <w:rFonts w:ascii="FontbitDavid" w:hAnsi="FontbitDavid"/>
          <w:sz w:val="24"/>
          <w:rtl/>
        </w:rPr>
        <w:t xml:space="preserve"> ניתז </w:t>
      </w:r>
      <w:ins w:id="96125" w:author="מנוע מכני" w:date="2026-10-11T12:04:39Z">
        <w:r>
          <w:rPr>
            <w:rFonts w:ascii="FontbitDavid" w:hAnsi="FontbitDavid"/>
            <w:sz w:val="24"/>
            <w:rtl/>
          </w:rPr>
          <w:t xml:space="preserve">עליו</w:t>
        </w:r>
      </w:ins>
      <w:del w:id="9612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 תולה, ספק עברה ספק </w:t>
      </w:r>
      <w:r w:rsidRPr="00B078C3">
        <w:rPr>
          <w:rFonts w:ascii="FontbitDavid" w:hAnsi="FontbitDavid"/>
          <w:sz w:val="24"/>
          <w:rtl/>
        </w:rPr>
        <w:t xml:space="preserve">לא</w:t>
      </w:r>
      <w:r w:rsidRPr="00B078C3">
        <w:rPr>
          <w:rFonts w:ascii="FontbitDavid" w:hAnsi="FontbitDavid"/>
          <w:sz w:val="24"/>
          <w:rtl/>
        </w:rPr>
        <w:t xml:space="preserve"> עברה - טמאה.</w:t>
      </w:r>
    </w:p>
    <w:p w:rsidR="00E403F0" w:rsidRPr="00B078C3" w:rsidRDefault="00E403F0" w:rsidP="00E403F0">
      <w:pPr>
        <w:jc w:val="center"/>
        <w:rPr>
          <w:del w:id="90160" w:author="מנוע עיצוב" w:date="2026-10-11T12:09:26Z"/>
          <w:rFonts w:ascii="FontbitDavid" w:hAnsi="FontbitDavid"/>
          <w:sz w:val="24"/>
          <w:rtl/>
        </w:rPr>
      </w:pPr>
      <w:del w:id="9015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36" w:author="קלוד" w:date="2026-10-11T09:07:21Z">
          <w:pPr>
            <w:pStyle w:val="affff1"/>
            <w:rPr>
              <w:rtl/>
            </w:rPr>
          </w:pPr>
        </w:pPrChange>
      </w:pPr>
      <w:ins w:id="9876" w:author="מספור קטעי משנה" w:date="2026-10-11T09:25:19Z">
        <w:r>
          <w:rPr>
            <w:rStyle w:val="MisparKeta"/>
          </w:rPr>
          <w:t xml:space="preserve">ה. </w:t>
        </w:r>
      </w:ins>
      <w:r w:rsidRPr="00B078C3">
        <w:rPr>
          <w:rtl/>
        </w:rPr>
        <w:t>הרגה מאכולת.</w:t>
      </w:r>
    </w:p>
    <w:p w:rsidR="00E403F0" w:rsidRPr="00B078C3" w:rsidRDefault="00E403F0" w:rsidP="00E403F0">
      <w:pPr>
        <w:rPr>
          <w:rFonts w:ascii="FontbitDavid" w:hAnsi="FontbitDavid"/>
          <w:sz w:val="24"/>
          <w:rtl/>
        </w:rPr>
      </w:pPr>
      <w:r w:rsidRPr="00B078C3">
        <w:rPr>
          <w:rFonts w:ascii="FontbitDavid" w:hAnsi="FontbitDavid"/>
          <w:sz w:val="24"/>
          <w:rtl/>
        </w:rPr>
        <w:t xml:space="preserve">הרגה - אין, </w:t>
      </w:r>
      <w:r w:rsidRPr="00B078C3">
        <w:rPr>
          <w:rFonts w:ascii="FontbitDavid" w:hAnsi="FontbitDavid"/>
          <w:sz w:val="24"/>
          <w:rtl/>
        </w:rPr>
        <w:t xml:space="preserve">לא</w:t>
      </w:r>
      <w:r w:rsidRPr="00B078C3">
        <w:rPr>
          <w:rFonts w:ascii="FontbitDavid" w:hAnsi="FontbitDavid"/>
          <w:sz w:val="24"/>
          <w:rtl/>
        </w:rPr>
        <w:t xml:space="preserve"> הרגה </w:t>
      </w:r>
      <w:r>
        <w:rPr>
          <w:rFonts w:ascii="FontbitDavid" w:hAnsi="FontbitDavid"/>
          <w:sz w:val="24"/>
          <w:rtl/>
        </w:rPr>
        <w:t>–</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w:t>
      </w:r>
      <w:r>
        <w:rPr>
          <w:rFonts w:ascii="FontbitDavid" w:hAnsi="FontbitDavid" w:hint="cs"/>
          <w:sz w:val="24"/>
          <w:rtl/>
        </w:rPr>
        <w:t xml:space="preserve"> </w:t>
      </w:r>
      <w:r w:rsidRPr="00B078C3">
        <w:rPr>
          <w:rFonts w:ascii="FontbitDavid" w:hAnsi="FontbitDavid"/>
          <w:sz w:val="24"/>
          <w:rtl/>
        </w:rPr>
        <w:t xml:space="preserve">מתני' </w:t>
      </w:r>
      <w:r w:rsidRPr="00B078C3">
        <w:rPr>
          <w:rStyle w:val="2fb"/>
          <w:rFonts w:ascii="FontbitDavid" w:hAnsi="FontbitDavid"/>
          <w:sz w:val="24"/>
          <w:rtl/>
        </w:rPr>
        <w:t xml:space="preserve">רשב"ג</w:t>
      </w:r>
      <w:r w:rsidRPr="00B078C3">
        <w:rPr>
          <w:rFonts w:ascii="FontbitDavid" w:hAnsi="FontbitDavid"/>
          <w:sz w:val="24"/>
          <w:rtl/>
        </w:rPr>
        <w:t xml:space="preserve"> היא, </w:t>
      </w:r>
      <w:r w:rsidRPr="00B078C3">
        <w:rPr>
          <w:rFonts w:ascii="FontbitDavid" w:hAnsi="FontbitDavid"/>
          <w:sz w:val="24"/>
          <w:rtl/>
        </w:rPr>
        <w:t xml:space="preserve">דתניא</w:t>
      </w:r>
      <w:r w:rsidRPr="00B078C3">
        <w:rPr>
          <w:rFonts w:ascii="FontbitDavid" w:hAnsi="FontbitDavid"/>
          <w:sz w:val="24"/>
          <w:rtl/>
        </w:rPr>
        <w:t xml:space="preserve">, הרגה.</w:t>
      </w:r>
    </w:p>
    <w:p w:rsidR="00E403F0" w:rsidRPr="00B078C3" w:rsidRDefault="00E403F0" w:rsidP="00E403F0">
      <w:pPr>
        <w:rPr>
          <w:rFonts w:ascii="FontbitDavid" w:hAnsi="FontbitDavid"/>
          <w:sz w:val="24"/>
          <w:rtl/>
        </w:rPr>
      </w:pPr>
      <w:r w:rsidRPr="00B078C3">
        <w:rPr>
          <w:rFonts w:ascii="FontbitDavid" w:hAnsi="FontbitDavid"/>
          <w:sz w:val="24"/>
          <w:rtl/>
        </w:rPr>
        <w:t xml:space="preserve">תולה, </w:t>
      </w:r>
      <w:r w:rsidRPr="00B078C3">
        <w:rPr>
          <w:rFonts w:ascii="FontbitDavid" w:hAnsi="FontbitDavid"/>
          <w:sz w:val="24"/>
          <w:rtl/>
        </w:rPr>
        <w:t xml:space="preserve">לא</w:t>
      </w:r>
      <w:r w:rsidRPr="00B078C3">
        <w:rPr>
          <w:rFonts w:ascii="FontbitDavid" w:hAnsi="FontbitDavid"/>
          <w:sz w:val="24"/>
          <w:rtl/>
        </w:rPr>
        <w:t xml:space="preserve"> הרגה - אינה תולה - דברי </w:t>
      </w:r>
      <w:r w:rsidRPr="00B078C3">
        <w:rPr>
          <w:rStyle w:val="2fb"/>
          <w:rFonts w:ascii="FontbitDavid" w:hAnsi="FontbitDavid"/>
          <w:sz w:val="24"/>
          <w:rtl/>
        </w:rPr>
        <w:t xml:space="preserve">רשב"ג</w:t>
      </w:r>
      <w:r w:rsidRPr="00B078C3">
        <w:rPr>
          <w:rFonts w:ascii="FontbitDavid" w:hAnsi="FontbitDavid"/>
          <w:sz w:val="24"/>
          <w:rtl/>
        </w:rPr>
        <w:t xml:space="preserve">, וחכ"א: בין כך ובין כך - תולה.</w:t>
      </w:r>
    </w:p>
    <w:p>
      <w:pPr>
        <w:pStyle w:val="afffff8"/>
        <w:rPr>
          <w:ins w:id="90157" w:author="קלוד" w:date="2026-10-11T12:23:38Z"/>
        </w:rPr>
      </w:pPr>
      <w:ins w:id="90158" w:author="קלוד" w:date="2026-10-11T12:23:38Z">
        <w:r>
          <w:rPr>
            <w:color w:val="7B3F00"/>
          </w:rPr>
          <w:t xml:space="preserve">הרגה מאכולת - 'לדברי אין קץ, ולדברי חברי אין סוף'</w:t>
        </w:r>
      </w:ins>
    </w:p>
    <w:p>
      <w:pPr>
        <w:pStyle w:val="38"/>
        <w:rPr>
          <w:ins w:id="100989" w:author="מנוע מכני" w:date="2026-10-11T12:04:39Z"/>
        </w:rPr>
      </w:pPr>
      <w:del w:id="101797" w:author="מנוע מכני" w:date="2026-10-11T12:04:39Z">
        <w:r w:rsidRPr="00B078C3">
          <w:delText xml:space="preserve">אמר </w:delText>
        </w:r>
      </w:del>
      <w:r w:rsidRPr="00B078C3">
        <w:t xml:space="preserve">רשב"ג:</w:t>
      </w:r>
    </w:p>
    <w:p w:rsidR="00E403F0" w:rsidRPr="00B078C3" w:rsidRDefault="00E403F0" w:rsidP="00E403F0">
      <w:pPr>
        <w:rPr>
          <w:rFonts w:ascii="FontbitDavid" w:hAnsi="FontbitDavid"/>
          <w:sz w:val="24"/>
          <w:rtl/>
        </w:rPr>
      </w:pPr>
      <w:del w:id="1009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לדברי אין קץ, ולדברי חברי אין סוף.</w:t>
      </w:r>
    </w:p>
    <w:p w:rsidR="00E403F0" w:rsidRPr="00017C1D" w:rsidRDefault="00E403F0" w:rsidP="00E403F0">
      <w:pPr>
        <w:pStyle w:val="a3"/>
        <w:rPr>
          <w:spacing w:val="-8"/>
          <w:rtl/>
        </w:rPr>
      </w:pPr>
      <w:r w:rsidRPr="00017C1D">
        <w:rPr>
          <w:spacing w:val="-8"/>
          <w:rtl/>
        </w:rPr>
        <w:t>לדברי אין קץ - שאין לך אשה שטהורה לבעלה, שאין לך כל מטה ומטה שאין בה כמה טיפי דם מאכולת.</w:t>
      </w:r>
    </w:p>
    <w:p w:rsidR="00E403F0" w:rsidRPr="00B078C3" w:rsidRDefault="00E403F0" w:rsidP="00E403F0">
      <w:pPr>
        <w:pStyle w:val="a3"/>
        <w:rPr>
          <w:rtl/>
        </w:rPr>
      </w:pPr>
      <w:r>
        <w:rPr>
          <w:rtl/>
        </w:rPr>
        <w:t>לדברי חברי אין סוף</w:t>
      </w:r>
      <w:r w:rsidRPr="00B078C3">
        <w:rPr>
          <w:rtl/>
        </w:rPr>
        <w:t xml:space="preserve"> שאין לך אשה שאינה טהורה לבעלה, שאין לך כל סדין וסדין שאין בו כמה טיפי דם.</w:t>
      </w:r>
    </w:p>
    <w:p>
      <w:pPr>
        <w:pStyle w:val="afffff8"/>
        <w:rPr>
          <w:ins w:id="90155" w:author="קלוד" w:date="2026-10-11T12:23:38Z"/>
        </w:rPr>
      </w:pPr>
      <w:ins w:id="90156" w:author="קלוד" w:date="2026-10-11T12:23:38Z">
        <w:r>
          <w:rPr>
            <w:color w:val="7B3F00"/>
          </w:rPr>
          <w:t xml:space="preserve">עד כמה תולה - עד כגריס של פול</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אבל נראין דברי </w:t>
      </w:r>
      <w:r w:rsidRPr="00B078C3">
        <w:rPr>
          <w:rStyle w:val="2fb"/>
          <w:rFonts w:ascii="FontbitDavid" w:hAnsi="FontbitDavid"/>
          <w:sz w:val="24"/>
          <w:rtl/>
        </w:rPr>
        <w:t xml:space="preserve">ר' חנינא</w:t>
      </w:r>
      <w:r w:rsidRPr="00B078C3">
        <w:rPr>
          <w:rFonts w:ascii="FontbitDavid" w:hAnsi="FontbitDavid"/>
          <w:sz w:val="24"/>
          <w:rtl/>
        </w:rPr>
        <w:t xml:space="preserve"> בן אנטיגנוס מדברי ומדבריהם, שהיה אומר: עד כמה היא תולה - עד כגריס של פול, ולדבריו אנו מודים.</w:t>
      </w:r>
    </w:p>
    <w:p w:rsidR="00E403F0" w:rsidRPr="00B078C3" w:rsidRDefault="00E403F0" w:rsidP="00E403F0">
      <w:pPr>
        <w:rPr>
          <w:rFonts w:ascii="FontbitDavid" w:hAnsi="FontbitDavid"/>
          <w:sz w:val="24"/>
          <w:rtl/>
        </w:rPr>
      </w:pPr>
      <w:r w:rsidRPr="00B078C3">
        <w:rPr>
          <w:rFonts w:ascii="FontbitDavid" w:hAnsi="FontbitDavid"/>
          <w:sz w:val="24"/>
          <w:rtl/>
        </w:rPr>
        <w:t xml:space="preserve">ולרבנן </w:t>
      </w:r>
      <w:ins w:id="94461" w:author="מנוע מכני" w:date="2026-10-11T12:04:39Z">
        <w:r>
          <w:rPr>
            <w:rFonts w:ascii="FontbitDavid" w:hAnsi="FontbitDavid"/>
            <w:sz w:val="24"/>
            <w:rtl/>
          </w:rPr>
          <w:t xml:space="preserve">דאמרו</w:t>
        </w:r>
      </w:ins>
      <w:del w:id="94462"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תולה, עד כמה</w:t>
      </w:r>
      <w:r>
        <w:rPr>
          <w:rFonts w:ascii="FontbitDavid" w:hAnsi="FontbitDavid" w:hint="cs"/>
          <w:sz w:val="24"/>
          <w:rtl/>
        </w:rPr>
        <w:t xml:space="preserve">- </w:t>
      </w:r>
      <w:r>
        <w:rPr>
          <w:rStyle w:val="2fb"/>
          <w:rFonts w:ascii="FontbitDavid" w:hAnsi="FontbitDavid" w:hint="cs"/>
          <w:sz w:val="24"/>
          <w:rtl/>
        </w:rPr>
        <w:t xml:space="preserve">ארנ</w:t>
      </w:r>
      <w:ins w:id="92309" w:author="מנוע מכני" w:date="2026-10-11T12:04:39Z">
        <w:r>
          <w:rPr>
            <w:rStyle w:val="2fb"/>
            <w:rFonts w:ascii="FontbitDavid" w:hAnsi="FontbitDavid" w:hint="cs"/>
            <w:sz w:val="24"/>
            <w:rtl/>
          </w:rPr>
          <w:t xml:space="preserve">ב"י</w:t>
        </w:r>
      </w:ins>
      <w:del w:id="92310" w:author="מנוע מכני" w:date="2026-10-11T12:04:39Z">
        <w:r>
          <w:rPr>
            <w:rFonts w:ascii="FontbitDavid" w:hAnsi="FontbitDavid" w:hint="cs"/>
            <w:sz w:val="24"/>
            <w:rtl/>
          </w:rPr>
          <w:delText xml:space="preserve">ב''י</w:delText>
        </w:r>
      </w:del>
      <w:r w:rsidRPr="00B078C3">
        <w:rPr>
          <w:rFonts w:ascii="FontbitDavid" w:hAnsi="FontbitDavid"/>
          <w:sz w:val="24"/>
          <w:rtl/>
        </w:rPr>
        <w:t xml:space="preserve"> תולה בפשפש - ועד כתורמוס.</w:t>
      </w:r>
    </w:p>
    <w:p w:rsidR="00E403F0" w:rsidRDefault="00E403F0" w:rsidP="00E403F0">
      <w:pPr>
        <w:rPr>
          <w:rFonts w:ascii="FontbitDavid" w:hAnsi="FontbitDavid"/>
          <w:sz w:val="24"/>
          <w:rtl/>
        </w:rPr>
      </w:pPr>
    </w:p>
    <w:p>
      <w:pPr>
        <w:pStyle w:val="afffff8"/>
        <w:rPr>
          <w:ins w:id="90153" w:author="קלוד" w:date="2026-10-11T12:23:38Z"/>
        </w:rPr>
      </w:pPr>
      <w:ins w:id="90154" w:author="קלוד" w:date="2026-10-11T12:23:38Z">
        <w:r>
          <w:rPr>
            <w:color w:val="7B3F00"/>
          </w:rPr>
          <w:t xml:space="preserve">פשפש - ארכו כרחבו וטעמו כריחו</w:t>
        </w:r>
      </w:ins>
    </w:p>
    <w:p>
      <w:pPr>
        <w:pStyle w:val="38"/>
        <w:rPr>
          <w:ins w:id="100991" w:author="מנוע מכני" w:date="2026-10-11T12:04:39Z"/>
        </w:rPr>
      </w:pPr>
      <w:r w:rsidRPr="0038037E">
        <w:t>ת"ר</w:t>
      </w:r>
      <w:r w:rsidRPr="00B078C3">
        <w:t xml:space="preserve">:</w:t>
      </w:r>
    </w:p>
    <w:p w:rsidR="00E403F0" w:rsidRPr="00B078C3" w:rsidRDefault="00E403F0" w:rsidP="00E403F0">
      <w:pPr>
        <w:rPr>
          <w:rFonts w:ascii="FontbitDavid" w:hAnsi="FontbitDavid"/>
          <w:sz w:val="24"/>
          <w:rtl/>
        </w:rPr>
      </w:pPr>
      <w:del w:id="1009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פשפש זה, ארכו כרחבו, וטעמו כריחו, ברית כרותה לו - שכל המוללו מריח בו.</w:t>
      </w:r>
    </w:p>
    <w:p w:rsidR="00E403F0" w:rsidRPr="00017C1D" w:rsidRDefault="00E403F0" w:rsidP="00E403F0">
      <w:pPr>
        <w:rPr>
          <w:rFonts w:ascii="FontbitDavid" w:hAnsi="FontbitDavid"/>
          <w:spacing w:val="-6"/>
          <w:sz w:val="24"/>
          <w:rtl/>
        </w:rPr>
      </w:pPr>
      <w:r w:rsidRPr="00017C1D">
        <w:rPr>
          <w:rFonts w:ascii="FontbitDavid" w:hAnsi="FontbitDavid"/>
          <w:spacing w:val="-6"/>
          <w:sz w:val="24"/>
          <w:rtl/>
        </w:rPr>
        <w:t xml:space="preserve">ארכו כרחבו לענין כתמים, טעמו כריחו לענין תרומה, </w:t>
      </w:r>
      <w:r w:rsidRPr="00017C1D">
        <w:rPr>
          <w:rFonts w:ascii="FontbitDavid" w:hAnsi="FontbitDavid"/>
          <w:spacing w:val="-6"/>
          <w:sz w:val="24"/>
          <w:rtl/>
        </w:rPr>
        <w:t xml:space="preserve">דתנן</w:t>
      </w:r>
      <w:r w:rsidRPr="00017C1D">
        <w:rPr>
          <w:rFonts w:ascii="FontbitDavid" w:hAnsi="FontbitDavid"/>
          <w:spacing w:val="-6"/>
          <w:sz w:val="24"/>
          <w:rtl/>
        </w:rPr>
        <w:t xml:space="preserve">: או שטעם טעם פשפש בפיו </w:t>
      </w:r>
      <w:r w:rsidRPr="00017C1D">
        <w:rPr>
          <w:rFonts w:ascii="FontbitDavid" w:hAnsi="FontbitDavid"/>
          <w:spacing w:val="-6"/>
          <w:sz w:val="24"/>
          <w:rtl/>
        </w:rPr>
        <w:t xml:space="preserve">ה"ז</w:t>
      </w:r>
      <w:r w:rsidRPr="00017C1D">
        <w:rPr>
          <w:rFonts w:ascii="FontbitDavid" w:hAnsi="FontbitDavid"/>
          <w:spacing w:val="-6"/>
          <w:sz w:val="24"/>
          <w:rtl/>
        </w:rPr>
        <w:t xml:space="preserve"> יפלוט.</w:t>
      </w:r>
    </w:p>
    <w:p w:rsidR="00E403F0" w:rsidRPr="00B078C3" w:rsidRDefault="00E403F0" w:rsidP="00E403F0">
      <w:pPr>
        <w:rPr>
          <w:rFonts w:ascii="FontbitDavid" w:hAnsi="FontbitDavid"/>
          <w:sz w:val="24"/>
          <w:rtl/>
        </w:rPr>
      </w:pPr>
      <w:ins w:id="97219" w:author="מנוע מכני" w:date="2026-10-11T12:04:39Z">
        <w:r>
          <w:rPr>
            <w:rFonts w:ascii="FontbitDavid" w:hAnsi="FontbitDavid"/>
            <w:sz w:val="24"/>
            <w:rtl/>
          </w:rPr>
          <w:t xml:space="preserve">מנין</w:t>
        </w:r>
      </w:ins>
      <w:del w:id="97220" w:author="מנוע מכני" w:date="2026-10-11T12:04:39Z">
        <w:r w:rsidRPr="00B078C3">
          <w:rPr>
            <w:rFonts w:ascii="FontbitDavid" w:hAnsi="FontbitDavid"/>
            <w:sz w:val="24"/>
            <w:rtl/>
          </w:rPr>
          <w:delText xml:space="preserve">מנא</w:delText>
        </w:r>
      </w:del>
      <w:r w:rsidRPr="00B078C3">
        <w:rPr>
          <w:rFonts w:ascii="FontbitDavid" w:hAnsi="FontbitDavid"/>
          <w:sz w:val="24"/>
          <w:rtl/>
        </w:rPr>
        <w:t xml:space="preserve"> ידע - טעמו כריחו, ואכתי </w:t>
      </w:r>
      <w:ins w:id="97221" w:author="מנוע מכני" w:date="2026-10-11T12:04:39Z">
        <w:r>
          <w:rPr>
            <w:rFonts w:ascii="FontbitDavid" w:hAnsi="FontbitDavid"/>
            <w:sz w:val="24"/>
            <w:rtl/>
          </w:rPr>
          <w:t xml:space="preserve">מנין</w:t>
        </w:r>
      </w:ins>
      <w:del w:id="97222" w:author="מנוע מכני" w:date="2026-10-11T12:04:39Z">
        <w:r w:rsidRPr="00B078C3">
          <w:rPr>
            <w:rFonts w:ascii="FontbitDavid" w:hAnsi="FontbitDavid"/>
            <w:sz w:val="24"/>
            <w:rtl/>
          </w:rPr>
          <w:delText xml:space="preserve">מנא</w:delText>
        </w:r>
      </w:del>
      <w:r w:rsidRPr="00B078C3">
        <w:rPr>
          <w:rFonts w:ascii="FontbitDavid" w:hAnsi="FontbitDavid"/>
          <w:sz w:val="24"/>
          <w:rtl/>
        </w:rPr>
        <w:t xml:space="preserve"> ידע - ברית כרותה לו - שכל המוללו מריח בו.</w:t>
      </w:r>
    </w:p>
    <w:p>
      <w:pPr>
        <w:pStyle w:val="38"/>
        <w:rPr>
          <w:ins w:id="100993" w:author="מנוע מכני" w:date="2026-10-11T12:04:39Z"/>
        </w:rPr>
      </w:pPr>
      <w:ins w:id="92311" w:author="מנוע מכני" w:date="2026-10-11T12:04:39Z">
        <w:r>
          <w:t xml:space="preserve">א"ר</w:t>
        </w:r>
      </w:ins>
      <w:del w:id="92312" w:author="מנוע מכני" w:date="2026-10-11T12:04:39Z">
        <w:r w:rsidRPr="00B078C3">
          <w:delText xml:space="preserve">א''ר</w:delText>
        </w:r>
      </w:del>
      <w:r w:rsidRPr="00B078C3">
        <w:t xml:space="preserve"> אשי:</w:t>
      </w:r>
    </w:p>
    <w:p w:rsidR="00E403F0" w:rsidRPr="00B078C3" w:rsidRDefault="00E403F0" w:rsidP="00E403F0">
      <w:pPr>
        <w:rPr>
          <w:rFonts w:ascii="FontbitDavid" w:hAnsi="FontbitDavid"/>
          <w:sz w:val="24"/>
          <w:rtl/>
        </w:rPr>
      </w:pPr>
      <w:del w:id="1009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עיר שיש בה חזירים - אין חוששין לכתמים.</w:t>
      </w:r>
    </w:p>
    <w:p>
      <w:pPr>
        <w:pStyle w:val="38"/>
        <w:rPr>
          <w:ins w:id="100995" w:author="מנוע מכני" w:date="2026-10-11T12:04:39Z"/>
        </w:rPr>
      </w:pPr>
      <w:r w:rsidRPr="00B078C3">
        <w:t>א</w:t>
      </w:r>
      <w:r>
        <w:t xml:space="preserve">רנ</w:t>
      </w:r>
      <w:ins w:id="92313" w:author="מנוע מכני" w:date="2026-10-11T12:04:39Z">
        <w:r>
          <w:t xml:space="preserve">ב"י</w:t>
        </w:r>
      </w:ins>
      <w:del w:id="92314" w:author="מנוע מכני" w:date="2026-10-11T12:04:39Z">
        <w:r>
          <w:delText xml:space="preserve">ב''י</w:delText>
        </w:r>
      </w:del>
      <w:r w:rsidRPr="00B078C3">
        <w:t xml:space="preserve">:</w:t>
      </w:r>
    </w:p>
    <w:p w:rsidR="00E403F0" w:rsidRPr="00B078C3" w:rsidRDefault="00E403F0" w:rsidP="00E403F0">
      <w:pPr>
        <w:rPr>
          <w:rFonts w:ascii="FontbitDavid" w:hAnsi="FontbitDavid"/>
          <w:sz w:val="24"/>
          <w:rtl/>
        </w:rPr>
      </w:pPr>
      <w:del w:id="1009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והא דדוקרת - כעיר שיש בה חזירים דמיא.</w:t>
      </w:r>
    </w:p>
    <w:p w:rsidR="00E403F0" w:rsidRPr="00B078C3" w:rsidRDefault="00E403F0" w:rsidP="00E403F0">
      <w:pPr>
        <w:jc w:val="center"/>
        <w:rPr>
          <w:del w:id="90162" w:author="מנוע עיצוב" w:date="2026-10-11T12:09:26Z"/>
          <w:rFonts w:ascii="FontbitDavid" w:hAnsi="FontbitDavid"/>
          <w:sz w:val="24"/>
          <w:rtl/>
        </w:rPr>
      </w:pPr>
      <w:del w:id="9016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37" w:author="קלוד" w:date="2026-10-11T09:07:21Z">
          <w:pPr>
            <w:pStyle w:val="affff1"/>
            <w:rPr>
              <w:rtl/>
            </w:rPr>
          </w:pPr>
        </w:pPrChange>
      </w:pPr>
      <w:ins w:id="9877" w:author="מספור קטעי משנה" w:date="2026-10-11T09:25:19Z">
        <w:r>
          <w:rPr>
            <w:rStyle w:val="MisparKeta"/>
          </w:rPr>
          <w:t xml:space="preserve">ח. </w:t>
        </w:r>
      </w:ins>
      <w:r w:rsidRPr="00B078C3">
        <w:rPr>
          <w:rtl/>
        </w:rPr>
        <w:t>עד כמה היא תולה וכו'.</w:t>
      </w:r>
    </w:p>
    <w:p>
      <w:pPr>
        <w:pStyle w:val="38"/>
        <w:rPr>
          <w:ins w:id="100997" w:author="מנוע מכני" w:date="2026-10-11T12:04:39Z"/>
        </w:rPr>
      </w:pPr>
      <w:ins w:id="92315" w:author="מנוע מכני" w:date="2026-10-11T12:04:39Z">
        <w:r>
          <w:t xml:space="preserve">א"ר</w:t>
        </w:r>
      </w:ins>
      <w:del w:id="92316" w:author="מנוע מכני" w:date="2026-10-11T12:04:39Z">
        <w:r w:rsidRPr="00B078C3">
          <w:delText xml:space="preserve">א''ר</w:delText>
        </w:r>
      </w:del>
      <w:r w:rsidRPr="00B078C3">
        <w:t xml:space="preserve"> הונא:</w:t>
      </w:r>
    </w:p>
    <w:p w:rsidR="00E403F0" w:rsidRPr="00B078C3" w:rsidRDefault="00E403F0" w:rsidP="00E403F0">
      <w:pPr>
        <w:rPr>
          <w:rFonts w:ascii="FontbitDavid" w:hAnsi="FontbitDavid"/>
          <w:sz w:val="24"/>
          <w:rtl/>
        </w:rPr>
      </w:pPr>
      <w:del w:id="10099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כגריס - אינה תולה, פחות מכגריס - תולה.</w:t>
      </w:r>
    </w:p>
    <w:p>
      <w:pPr>
        <w:pStyle w:val="38"/>
        <w:rPr>
          <w:ins w:id="100999" w:author="מנוע מכני" w:date="2026-10-11T12:04:39Z"/>
        </w:rPr>
      </w:pPr>
      <w:r w:rsidRPr="00B078C3">
        <w:t xml:space="preserve">ורב חסדא</w:t>
      </w:r>
      <w:del w:id="101798"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0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כגריס - תולה, יתר מכגריס - אינה תולה.</w:t>
      </w:r>
    </w:p>
    <w:p>
      <w:pPr>
        <w:pStyle w:val="afffff8"/>
        <w:rPr>
          <w:ins w:id="90151" w:author="קלוד" w:date="2026-10-11T12:23:38Z"/>
        </w:rPr>
      </w:pPr>
      <w:ins w:id="90152" w:author="קלוד" w:date="2026-10-11T12:23:38Z">
        <w:r>
          <w:rPr>
            <w:color w:val="7B3F00"/>
          </w:rPr>
          <w:t xml:space="preserve">'עד כגריס' - האם ועד בכלל</w:t>
        </w:r>
      </w:ins>
    </w:p>
    <w:p>
      <w:pPr>
        <w:pStyle w:val="38"/>
        <w:rPr>
          <w:ins w:id="101001" w:author="מנוע מכני" w:date="2026-10-11T12:04:39Z"/>
        </w:rPr>
      </w:pPr>
      <w:r w:rsidRPr="002B4E05">
        <w:t xml:space="preserve">ולא אמרי'</w:t>
      </w:r>
    </w:p>
    <w:p w:rsidR="00E403F0" w:rsidRPr="002B4E05" w:rsidRDefault="00E403F0" w:rsidP="00E403F0">
      <w:pPr>
        <w:rPr>
          <w:rFonts w:ascii="FontbitDavid" w:hAnsi="FontbitDavid"/>
          <w:spacing w:val="-2"/>
          <w:sz w:val="24"/>
          <w:rtl/>
        </w:rPr>
      </w:pPr>
      <w:del w:id="101002" w:author="מנוע מכני" w:date="2026-10-11T12:04:39Z">
        <w:r w:rsidRPr="002B4E05">
          <w:rPr>
            <w:rFonts w:ascii="FontbitDavid" w:hAnsi="FontbitDavid" w:hint="cs"/>
            <w:spacing w:val="-2"/>
            <w:sz w:val="24"/>
            <w:rtl/>
          </w:rPr>
          <w:delText xml:space="preserve"> </w:delText>
        </w:r>
      </w:del>
      <w:r w:rsidRPr="002B4E05">
        <w:rPr>
          <w:rFonts w:ascii="FontbitDavid" w:hAnsi="FontbitDavid" w:hint="cs"/>
          <w:spacing w:val="-2"/>
          <w:sz w:val="24"/>
          <w:rtl/>
        </w:rPr>
        <w:t xml:space="preserve">דבעד</w:t>
      </w:r>
      <w:r w:rsidRPr="002B4E05">
        <w:rPr>
          <w:rFonts w:ascii="FontbitDavid" w:hAnsi="FontbitDavid"/>
          <w:spacing w:val="-2"/>
          <w:sz w:val="24"/>
          <w:rtl/>
        </w:rPr>
        <w:t xml:space="preserve"> ועד בכלל </w:t>
      </w:r>
      <w:ins w:id="94463" w:author="מנוע מכני" w:date="2026-10-11T12:04:39Z">
        <w:r>
          <w:rPr>
            <w:rFonts w:ascii="FontbitDavid" w:hAnsi="FontbitDavid" w:hint="cs"/>
            <w:spacing w:val="-2"/>
            <w:sz w:val="24"/>
            <w:rtl/>
          </w:rPr>
          <w:t xml:space="preserve">חלקו</w:t>
        </w:r>
      </w:ins>
      <w:del w:id="94464" w:author="מנוע מכני" w:date="2026-10-11T12:04:39Z">
        <w:r w:rsidRPr="002B4E05">
          <w:rPr>
            <w:rFonts w:ascii="FontbitDavid" w:hAnsi="FontbitDavid" w:hint="cs"/>
            <w:spacing w:val="-2"/>
            <w:sz w:val="24"/>
            <w:rtl/>
          </w:rPr>
          <w:delText xml:space="preserve">פליגי</w:delText>
        </w:r>
      </w:del>
      <w:r w:rsidRPr="002B4E05">
        <w:rPr>
          <w:rFonts w:ascii="FontbitDavid" w:hAnsi="FontbitDavid"/>
          <w:spacing w:val="-2"/>
          <w:sz w:val="24"/>
          <w:rtl/>
        </w:rPr>
        <w:t xml:space="preserve">, </w:t>
      </w:r>
      <w:r w:rsidRPr="002B4E05">
        <w:rPr>
          <w:rStyle w:val="2fb"/>
          <w:rFonts w:ascii="FontbitDavid" w:hAnsi="FontbitDavid"/>
          <w:spacing w:val="-2"/>
          <w:sz w:val="24"/>
          <w:rtl/>
        </w:rPr>
        <w:t xml:space="preserve">ד</w:t>
      </w:r>
      <w:ins w:id="92317" w:author="מנוע מכני" w:date="2026-10-11T12:04:39Z">
        <w:r>
          <w:rPr>
            <w:rStyle w:val="2fb"/>
            <w:rFonts w:ascii="FontbitDavid" w:hAnsi="FontbitDavid"/>
            <w:spacing w:val="-2"/>
            <w:sz w:val="24"/>
            <w:rtl/>
          </w:rPr>
          <w:t xml:space="preserve">ר"ה</w:t>
        </w:r>
      </w:ins>
      <w:del w:id="92318" w:author="מנוע מכני" w:date="2026-10-11T12:04:39Z">
        <w:r w:rsidRPr="002B4E05">
          <w:rPr>
            <w:rFonts w:ascii="FontbitDavid" w:hAnsi="FontbitDavid"/>
            <w:spacing w:val="-2"/>
            <w:sz w:val="24"/>
            <w:rtl/>
          </w:rPr>
          <w:delText xml:space="preserve">ר</w:delText>
        </w:r>
        <w:r w:rsidRPr="002B4E05">
          <w:rPr>
            <w:rFonts w:ascii="FontbitDavid" w:hAnsi="FontbitDavid" w:hint="cs"/>
            <w:spacing w:val="-2"/>
            <w:sz w:val="24"/>
            <w:rtl/>
          </w:rPr>
          <w:delText xml:space="preserve">''ה</w:delText>
        </w:r>
      </w:del>
      <w:r w:rsidRPr="002B4E05">
        <w:rPr>
          <w:rFonts w:ascii="FontbitDavid" w:hAnsi="FontbitDavid"/>
          <w:spacing w:val="-2"/>
          <w:sz w:val="24"/>
          <w:rtl/>
        </w:rPr>
        <w:t xml:space="preserve"> סבר עד - ולא עד בכלל </w:t>
      </w:r>
      <w:r w:rsidRPr="002B4E05">
        <w:rPr>
          <w:rStyle w:val="2fb"/>
          <w:rFonts w:ascii="FontbitDavid" w:hAnsi="FontbitDavid"/>
          <w:spacing w:val="-2"/>
          <w:sz w:val="24"/>
          <w:rtl/>
        </w:rPr>
        <w:t xml:space="preserve">ורב חסדא</w:t>
      </w:r>
      <w:r w:rsidRPr="002B4E05">
        <w:rPr>
          <w:rFonts w:ascii="FontbitDavid" w:hAnsi="FontbitDavid"/>
          <w:spacing w:val="-2"/>
          <w:sz w:val="24"/>
          <w:rtl/>
        </w:rPr>
        <w:t xml:space="preserve"> סבר עד - ועד בכלל.</w:t>
      </w:r>
    </w:p>
    <w:p>
      <w:pPr>
        <w:pStyle w:val="38"/>
        <w:rPr>
          <w:ins w:id="101003" w:author="מנוע מכני" w:date="2026-10-11T12:04:39Z"/>
        </w:rPr>
      </w:pPr>
      <w:r w:rsidRPr="00B078C3">
        <w:t xml:space="preserve">אמר</w:t>
      </w:r>
      <w:r w:rsidRPr="00B078C3">
        <w:t xml:space="preserve"> לך </w:t>
      </w:r>
      <w:ins w:id="93279" w:author="מנוע מכני" w:date="2026-10-11T12:04:39Z">
        <w:r>
          <w:t xml:space="preserve">ר"ה</w:t>
        </w:r>
      </w:ins>
      <w:del w:id="93280" w:author="מנוע מכני" w:date="2026-10-11T12:04:39Z">
        <w:r w:rsidRPr="00B078C3">
          <w:delText xml:space="preserve">רב הונא</w:delText>
        </w:r>
      </w:del>
      <w:r w:rsidRPr="00B078C3">
        <w:t xml:space="preserve">:</w:t>
      </w:r>
    </w:p>
    <w:p w:rsidR="00E403F0" w:rsidRPr="00B078C3" w:rsidRDefault="00E403F0" w:rsidP="00E403F0">
      <w:pPr>
        <w:rPr>
          <w:rFonts w:ascii="FontbitDavid" w:hAnsi="FontbitDavid"/>
          <w:sz w:val="24"/>
          <w:rtl/>
        </w:rPr>
      </w:pPr>
      <w:del w:id="101004" w:author="מנוע מכני" w:date="2026-10-11T12:04:39Z">
        <w:r w:rsidRPr="00B078C3">
          <w:rPr>
            <w:rFonts w:ascii="FontbitDavid" w:hAnsi="FontbitDavid"/>
            <w:sz w:val="24"/>
            <w:rtl/>
          </w:rPr>
          <w:delText xml:space="preserve"> </w:delText>
        </w:r>
      </w:del>
      <w:ins w:id="94465" w:author="מנוע מכני" w:date="2026-10-11T12:04:39Z">
        <w:r>
          <w:rPr>
            <w:rFonts w:ascii="FontbitDavid" w:hAnsi="FontbitDavid"/>
            <w:sz w:val="24"/>
            <w:rtl/>
          </w:rPr>
          <w:t xml:space="preserve">יש</w:t>
        </w:r>
      </w:ins>
      <w:del w:id="94466"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עד ועד בכלל, </w:t>
      </w:r>
      <w:ins w:id="94467" w:author="מנוע מכני" w:date="2026-10-11T12:04:39Z">
        <w:r>
          <w:rPr>
            <w:rFonts w:ascii="FontbitDavid" w:hAnsi="FontbitDavid"/>
            <w:sz w:val="24"/>
            <w:rtl/>
          </w:rPr>
          <w:t xml:space="preserve">ויש</w:t>
        </w:r>
      </w:ins>
      <w:del w:id="94468"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עד ולא עד בכלל, </w:t>
      </w:r>
      <w:ins w:id="94469" w:author="מנוע מכני" w:date="2026-10-11T12:04:39Z">
        <w:r>
          <w:rPr>
            <w:rFonts w:ascii="FontbitDavid" w:hAnsi="FontbitDavid"/>
            <w:sz w:val="24"/>
            <w:rtl/>
          </w:rPr>
          <w:t xml:space="preserve">וכאן</w:t>
        </w:r>
      </w:ins>
      <w:del w:id="94470" w:author="מנוע מכני" w:date="2026-10-11T12:04:39Z">
        <w:r w:rsidRPr="00B078C3">
          <w:rPr>
            <w:rFonts w:ascii="FontbitDavid" w:hAnsi="FontbitDavid"/>
            <w:sz w:val="24"/>
            <w:rtl/>
          </w:rPr>
          <w:delText xml:space="preserve">והכא</w:delText>
        </w:r>
      </w:del>
      <w:r w:rsidRPr="00B078C3">
        <w:rPr>
          <w:rFonts w:ascii="FontbitDavid" w:hAnsi="FontbitDavid"/>
          <w:sz w:val="24"/>
          <w:rtl/>
        </w:rPr>
        <w:t xml:space="preserve"> לחומרא </w:t>
      </w:r>
      <w:ins w:id="94471" w:author="מנוע מכני" w:date="2026-10-11T12:04:39Z">
        <w:r>
          <w:rPr>
            <w:rFonts w:ascii="FontbitDavid" w:hAnsi="FontbitDavid"/>
            <w:sz w:val="24"/>
            <w:rtl/>
          </w:rPr>
          <w:t xml:space="preserve">וכאן</w:t>
        </w:r>
      </w:ins>
      <w:del w:id="94472" w:author="מנוע מכני" w:date="2026-10-11T12:04:39Z">
        <w:r w:rsidRPr="00B078C3">
          <w:rPr>
            <w:rFonts w:ascii="FontbitDavid" w:hAnsi="FontbitDavid"/>
            <w:sz w:val="24"/>
            <w:rtl/>
          </w:rPr>
          <w:delText xml:space="preserve">והכא</w:delText>
        </w:r>
      </w:del>
      <w:r w:rsidRPr="00B078C3">
        <w:rPr>
          <w:rFonts w:ascii="FontbitDavid" w:hAnsi="FontbitDavid"/>
          <w:sz w:val="24"/>
          <w:rtl/>
        </w:rPr>
        <w:t xml:space="preserve"> לחומרא.</w:t>
      </w:r>
    </w:p>
    <w:p>
      <w:pPr>
        <w:pStyle w:val="38"/>
        <w:rPr>
          <w:ins w:id="101005" w:author="מנוע מכני" w:date="2026-10-11T12:04:39Z"/>
        </w:rPr>
      </w:pPr>
      <w:r w:rsidRPr="00B078C3">
        <w:lastRenderedPageBreak/>
        <w:t xml:space="preserve">ורב חסדא </w:t>
      </w:r>
      <w:r w:rsidRPr="00B078C3">
        <w:lastRenderedPageBreak/>
        <w:t xml:space="preserve">אמר</w:t>
      </w:r>
      <w:r w:rsidRPr="00B078C3">
        <w:lastRenderedPageBreak/>
        <w:t xml:space="preserve"> לך:</w:t>
      </w:r>
    </w:p>
    <w:p w:rsidR="00E403F0" w:rsidRPr="00B078C3" w:rsidRDefault="00E403F0" w:rsidP="00E403F0">
      <w:pPr>
        <w:rPr>
          <w:rFonts w:ascii="FontbitDavid" w:hAnsi="FontbitDavid"/>
          <w:sz w:val="24"/>
          <w:rtl/>
        </w:rPr>
      </w:pPr>
      <w:del w:id="101006" w:author="מנוע מכני" w:date="2026-10-11T12:04:39Z">
        <w:r w:rsidRPr="00B078C3">
          <w:rPr>
            <w:rFonts w:ascii="FontbitDavid" w:hAnsi="FontbitDavid"/>
            <w:sz w:val="24"/>
            <w:rtl/>
          </w:rPr>
          <w:lastRenderedPageBreak/>
          <w:delText xml:space="preserve"> </w:delText>
        </w:r>
      </w:del>
      <w:ins w:id="96127" w:author="מנוע מכני" w:date="2026-10-11T12:04:39Z">
        <w:r>
          <w:rPr>
            <w:rFonts w:ascii="FontbitDavid" w:hAnsi="FontbitDavid"/>
            <w:sz w:val="24"/>
            <w:rtl/>
          </w:rPr>
          <w:t xml:space="preserve">סתם</w:t>
        </w:r>
      </w:ins>
      <w:del w:id="96128" w:author="מנוע מכני" w:date="2026-10-11T12:04:39Z">
        <w:r w:rsidRPr="00B078C3">
          <w:rPr>
            <w:rFonts w:ascii="FontbitDavid" w:hAnsi="FontbitDavid"/>
            <w:sz w:val="24"/>
            <w:rtl/>
          </w:rPr>
          <w:lastRenderedPageBreak/>
          <w:delText xml:space="preserve">בעלמא</w:delText>
        </w:r>
      </w:del>
      <w:r w:rsidRPr="00B078C3">
        <w:rPr>
          <w:rFonts w:ascii="FontbitDavid" w:hAnsi="FontbitDavid"/>
          <w:sz w:val="24"/>
          <w:rtl/>
        </w:rPr>
        <w:lastRenderedPageBreak/>
        <w:t xml:space="preserve"> אימא לך - לחומרא </w:t>
      </w:r>
      <w:ins w:id="94473" w:author="מנוע מכני" w:date="2026-10-11T12:04:39Z">
        <w:r>
          <w:rPr>
            <w:rFonts w:ascii="FontbitDavid" w:hAnsi="FontbitDavid"/>
            <w:sz w:val="24"/>
            <w:rtl/>
          </w:rPr>
          <w:t xml:space="preserve">אומרים</w:t>
        </w:r>
      </w:ins>
      <w:del w:id="94474" w:author="מנוע מכני" w:date="2026-10-11T12:04:39Z">
        <w:r w:rsidRPr="00B078C3">
          <w:rPr>
            <w:rFonts w:ascii="FontbitDavid" w:hAnsi="FontbitDavid"/>
            <w:sz w:val="24"/>
            <w:rtl/>
          </w:rPr>
          <w:lastRenderedPageBreak/>
          <w:delText xml:space="preserve">אמרינן</w:delText>
        </w:r>
      </w:del>
      <w:r w:rsidRPr="00B078C3">
        <w:rPr>
          <w:rFonts w:ascii="FontbitDavid" w:hAnsi="FontbitDavid"/>
          <w:sz w:val="24"/>
          <w:rtl/>
        </w:rPr>
        <w:lastRenderedPageBreak/>
        <w:t xml:space="preserve">, לקולא </w:t>
      </w:r>
      <w:r w:rsidRPr="00B078C3">
        <w:rPr>
          <w:rFonts w:ascii="FontbitDavid" w:hAnsi="FontbitDavid"/>
          <w:sz w:val="24"/>
          <w:rtl/>
        </w:rPr>
        <w:lastRenderedPageBreak/>
        <w:t xml:space="preserve">לא</w:t>
      </w:r>
      <w:r w:rsidRPr="00B078C3">
        <w:rPr>
          <w:rFonts w:ascii="FontbitDavid" w:hAnsi="FontbitDavid"/>
          <w:sz w:val="24"/>
          <w:rtl/>
        </w:rPr>
        <w:lastRenderedPageBreak/>
        <w:t xml:space="preserve"> </w:t>
      </w:r>
      <w:ins w:id="94475" w:author="מנוע מכני" w:date="2026-10-11T12:04:39Z">
        <w:r>
          <w:rPr>
            <w:rFonts w:ascii="FontbitDavid" w:hAnsi="FontbitDavid"/>
            <w:sz w:val="24"/>
            <w:rtl/>
          </w:rPr>
          <w:t xml:space="preserve">אומרים</w:t>
        </w:r>
      </w:ins>
      <w:del w:id="94476" w:author="מנוע מכני" w:date="2026-10-11T12:04:39Z">
        <w:r w:rsidRPr="00B078C3">
          <w:rPr>
            <w:rFonts w:ascii="FontbitDavid" w:hAnsi="FontbitDavid"/>
            <w:sz w:val="24"/>
            <w:rtl/>
          </w:rPr>
          <w:lastRenderedPageBreak/>
          <w:delText xml:space="preserve">אמרינן</w:delText>
        </w:r>
      </w:del>
      <w:r w:rsidRPr="00B078C3">
        <w:rPr>
          <w:rFonts w:ascii="FontbitDavid" w:hAnsi="FontbitDavid"/>
          <w:sz w:val="24"/>
          <w:rtl/>
        </w:rPr>
        <w:lastRenderedPageBreak/>
        <w:t xml:space="preserve">.</w:t>
      </w:r>
    </w:p>
    <w:p>
      <w:pPr>
        <w:pStyle w:val="38"/>
        <w:rPr>
          <w:ins w:id="101007" w:author="מנוע מכני" w:date="2026-10-11T12:04:39Z"/>
        </w:rPr>
      </w:pPr>
      <w:ins w:id="94477" w:author="מנוע מכני" w:date="2026-10-11T12:04:39Z">
        <w:r>
          <w:t xml:space="preserve">וכאן</w:t>
        </w:r>
      </w:ins>
      <w:del w:id="94478" w:author="מנוע מכני" w:date="2026-10-11T12:04:39Z">
        <w:r w:rsidRPr="00B078C3">
          <w:delText xml:space="preserve">והכא</w:delText>
        </w:r>
      </w:del>
      <w:r w:rsidRPr="00B078C3">
        <w:t xml:space="preserve"> </w:t>
      </w:r>
      <w:r>
        <w:t>–</w:t>
      </w:r>
      <w:r w:rsidRPr="00B078C3">
        <w:t xml:space="preserve"> כד</w:t>
      </w:r>
      <w:ins w:id="92319" w:author="מנוע מכני" w:date="2026-10-11T12:04:39Z">
        <w:r>
          <w:t xml:space="preserve">ר"א</w:t>
        </w:r>
      </w:ins>
      <w:del w:id="92320" w:author="מנוע מכני" w:date="2026-10-11T12:04:39Z">
        <w:r w:rsidRPr="00B078C3">
          <w:delText xml:space="preserve">ר</w:delText>
        </w:r>
        <w:r>
          <w:delText xml:space="preserve">''א</w:delText>
        </w:r>
      </w:del>
      <w:r w:rsidRPr="00B078C3">
        <w:t xml:space="preserve">:</w:t>
      </w:r>
    </w:p>
    <w:p w:rsidR="00E403F0" w:rsidRPr="00B078C3" w:rsidRDefault="00E403F0" w:rsidP="00E403F0">
      <w:pPr>
        <w:rPr>
          <w:rFonts w:ascii="FontbitDavid" w:hAnsi="FontbitDavid"/>
          <w:sz w:val="24"/>
          <w:rtl/>
        </w:rPr>
      </w:pPr>
      <w:del w:id="1010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שעורי חכמים - להחמיר, חוץ מכגריס של כתמים - להקל.</w:t>
      </w:r>
    </w:p>
    <w:p w:rsidR="00E403F0" w:rsidRDefault="00E403F0" w:rsidP="00E403F0">
      <w:pPr>
        <w:rPr>
          <w:rFonts w:ascii="FontbitDavid" w:hAnsi="FontbitDavid"/>
          <w:sz w:val="24"/>
          <w:rtl/>
        </w:rPr>
      </w:pPr>
      <w:ins w:id="92321" w:author="מנוע מכני" w:date="2026-10-11T12:04:39Z">
        <w:r>
          <w:rPr>
            <w:rFonts w:ascii="FontbitDavid" w:hAnsi="FontbitDavid"/>
            <w:sz w:val="24"/>
            <w:rtl/>
          </w:rPr>
          <w:t xml:space="preserve">א"ד</w:t>
        </w:r>
      </w:ins>
      <w:del w:id="92322"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''ד</w:delText>
        </w:r>
      </w:del>
      <w:r>
        <w:rPr>
          <w:rFonts w:ascii="FontbitDavid" w:hAnsi="FontbitDavid" w:hint="cs"/>
          <w:sz w:val="24"/>
          <w:rtl/>
        </w:rPr>
        <w:t xml:space="preserve"> </w:t>
      </w:r>
      <w:r w:rsidRPr="00B078C3">
        <w:rPr>
          <w:rFonts w:ascii="FontbitDavid" w:hAnsi="FontbitDavid"/>
          <w:sz w:val="24"/>
          <w:rtl/>
        </w:rPr>
        <w:t xml:space="preserve">לה להא </w:t>
      </w:r>
      <w:ins w:id="97223" w:author="מנוע מכני" w:date="2026-10-11T12:04:39Z">
        <w:r>
          <w:rPr>
            <w:rFonts w:ascii="FontbitDavid" w:hAnsi="FontbitDavid"/>
            <w:sz w:val="24"/>
            <w:rtl/>
          </w:rPr>
          <w:t xml:space="preserve">שמועה</w:t>
        </w:r>
      </w:ins>
      <w:del w:id="97224" w:author="מנוע מכני" w:date="2026-10-11T12:04:39Z">
        <w:r w:rsidRPr="00B078C3">
          <w:rPr>
            <w:rFonts w:ascii="FontbitDavid" w:hAnsi="FontbitDavid"/>
            <w:sz w:val="24"/>
            <w:rtl/>
          </w:rPr>
          <w:delText xml:space="preserve">שמעתא</w:delText>
        </w:r>
      </w:del>
      <w:r w:rsidRPr="00B078C3">
        <w:rPr>
          <w:rFonts w:ascii="FontbitDavid" w:hAnsi="FontbitDavid"/>
          <w:sz w:val="24"/>
          <w:rtl/>
        </w:rPr>
        <w:t xml:space="preserve"> באפי נפשה, </w:t>
      </w:r>
      <w:ins w:id="93281" w:author="מנוע מכני" w:date="2026-10-11T12:04:39Z">
        <w:r>
          <w:rPr>
            <w:rStyle w:val="2fb"/>
            <w:rFonts w:ascii="FontbitDavid" w:hAnsi="FontbitDavid"/>
            <w:sz w:val="24"/>
            <w:rtl/>
          </w:rPr>
          <w:t xml:space="preserve">ר"ה</w:t>
        </w:r>
      </w:ins>
      <w:del w:id="93282" w:author="מנוע מכני" w:date="2026-10-11T12:04:39Z">
        <w:r w:rsidRPr="00B078C3">
          <w:rPr>
            <w:rFonts w:ascii="FontbitDavid" w:hAnsi="FontbitDavid"/>
            <w:sz w:val="24"/>
            <w:rtl/>
          </w:rPr>
          <w:delText xml:space="preserve">רב הונא</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כגריס - כיתר מכגריס, </w:t>
      </w:r>
    </w:p>
    <w:p>
      <w:pPr>
        <w:pStyle w:val="38"/>
        <w:rPr>
          <w:ins w:id="101009" w:author="מנוע מכני" w:date="2026-10-11T12:04:39Z"/>
        </w:rPr>
      </w:pPr>
      <w:r w:rsidRPr="00B078C3">
        <w:t xml:space="preserve">ורב חסדא</w:t>
      </w:r>
      <w:del w:id="101799"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0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כגריס - כפחות מכגריס, </w:t>
      </w:r>
      <w:ins w:id="97779" w:author="מנוע מכני" w:date="2026-10-11T12:04:39Z">
        <w:r>
          <w:rPr>
            <w:rFonts w:ascii="FontbitDavid" w:hAnsi="FontbitDavid"/>
            <w:sz w:val="24"/>
            <w:rtl/>
          </w:rPr>
          <w:t xml:space="preserve">וחלקו</w:t>
        </w:r>
      </w:ins>
      <w:del w:id="97780" w:author="מנוע מכני" w:date="2026-10-11T12:04:39Z">
        <w:r w:rsidRPr="00B078C3">
          <w:rPr>
            <w:rFonts w:ascii="FontbitDavid" w:hAnsi="FontbitDavid"/>
            <w:sz w:val="24"/>
            <w:rtl/>
          </w:rPr>
          <w:delText xml:space="preserve">וקמיפלגי</w:delText>
        </w:r>
      </w:del>
      <w:r w:rsidRPr="00B078C3">
        <w:rPr>
          <w:rFonts w:ascii="FontbitDavid" w:hAnsi="FontbitDavid"/>
          <w:sz w:val="24"/>
          <w:rtl/>
        </w:rPr>
        <w:t xml:space="preserve"> בעד ועד </w:t>
      </w:r>
      <w:ins w:id="94481" w:author="מנוע מכני" w:date="2026-10-11T12:04:39Z">
        <w:r>
          <w:rPr>
            <w:rFonts w:ascii="FontbitDavid" w:hAnsi="FontbitDavid"/>
            <w:sz w:val="24"/>
            <w:rtl/>
          </w:rPr>
          <w:t xml:space="preserve">דכאן</w:t>
        </w:r>
      </w:ins>
      <w:del w:id="94482" w:author="מנוע מכני" w:date="2026-10-11T12:04:39Z">
        <w:r w:rsidRPr="00B078C3">
          <w:rPr>
            <w:rFonts w:ascii="FontbitDavid" w:hAnsi="FontbitDavid"/>
            <w:sz w:val="24"/>
            <w:rtl/>
          </w:rPr>
          <w:delText xml:space="preserve">דהכא</w:delText>
        </w:r>
      </w:del>
      <w:r w:rsidRPr="00B078C3">
        <w:rPr>
          <w:rFonts w:ascii="FontbitDavid" w:hAnsi="FontbitDavid"/>
          <w:sz w:val="24"/>
          <w:rtl/>
        </w:rPr>
        <w:t xml:space="preserve">, </w:t>
      </w:r>
      <w:ins w:id="94479" w:author="מנוע מכני" w:date="2026-10-11T12:04:39Z">
        <w:r>
          <w:rPr>
            <w:rFonts w:ascii="FontbitDavid" w:hAnsi="FontbitDavid"/>
            <w:sz w:val="24"/>
            <w:rtl/>
          </w:rPr>
          <w:t xml:space="preserve">כדאומרים</w:t>
        </w:r>
      </w:ins>
      <w:del w:id="94480" w:author="מנוע מכני" w:date="2026-10-11T12:04:39Z">
        <w:r w:rsidRPr="00B078C3">
          <w:rPr>
            <w:rFonts w:ascii="FontbitDavid" w:hAnsi="FontbitDavid"/>
            <w:sz w:val="24"/>
            <w:rtl/>
          </w:rPr>
          <w:delText xml:space="preserve">כדאמרינן</w:delText>
        </w:r>
      </w:del>
      <w:r w:rsidRPr="00B078C3">
        <w:rPr>
          <w:rFonts w:ascii="FontbitDavid" w:hAnsi="FontbitDavid"/>
          <w:sz w:val="24"/>
          <w:rtl/>
        </w:rPr>
        <w:t xml:space="preserve">.</w:t>
      </w:r>
    </w:p>
    <w:p w:rsidR="00E403F0" w:rsidRDefault="00E403F0" w:rsidP="00E403F0">
      <w:pPr>
        <w:pStyle w:val="afff3"/>
        <w:framePr w:wrap="around"/>
        <w:rPr>
          <w:rtl/>
        </w:rPr>
      </w:pPr>
      <w:r>
        <w:rPr>
          <w:rFonts w:hint="cs"/>
          <w:rtl/>
        </w:rPr>
        <w:t>נט.</w:t>
      </w:r>
    </w:p>
    <w:p>
      <w:pPr>
        <w:pStyle w:val="38"/>
        <w:rPr>
          <w:ins w:id="101011" w:author="מנוע מכני" w:date="2026-10-11T12:04:39Z"/>
        </w:rPr>
      </w:pPr>
      <w:r w:rsidRPr="00B078C3">
        <w:t xml:space="preserve">מיתיבי:</w:t>
      </w:r>
    </w:p>
    <w:p w:rsidR="00E403F0" w:rsidRPr="00B078C3" w:rsidRDefault="00E403F0" w:rsidP="00E403F0">
      <w:pPr>
        <w:rPr>
          <w:rFonts w:ascii="FontbitDavid" w:hAnsi="FontbitDavid"/>
          <w:sz w:val="24"/>
          <w:rtl/>
        </w:rPr>
      </w:pPr>
      <w:del w:id="1010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היו </w:t>
      </w:r>
      <w:ins w:id="96129" w:author="מנוע מכני" w:date="2026-10-11T12:04:39Z">
        <w:r>
          <w:rPr>
            <w:rFonts w:ascii="FontbitDavid" w:hAnsi="FontbitDavid"/>
            <w:sz w:val="24"/>
            <w:rtl/>
          </w:rPr>
          <w:t xml:space="preserve">עליו</w:t>
        </w:r>
      </w:ins>
      <w:del w:id="9613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טיפי דמים למטה, וטיפי דמים למעלה - תולה בעליון עד כגריס.</w:t>
      </w:r>
    </w:p>
    <w:p w:rsidR="00E403F0" w:rsidRPr="00B078C3" w:rsidRDefault="00E403F0" w:rsidP="00E403F0">
      <w:pPr>
        <w:rPr>
          <w:rFonts w:ascii="FontbitDavid" w:hAnsi="FontbitDavid"/>
          <w:sz w:val="24"/>
          <w:rtl/>
        </w:rPr>
      </w:pPr>
      <w:ins w:id="96131" w:author="מנוע מכני" w:date="2026-10-11T12:04:39Z">
        <w:r>
          <w:rPr>
            <w:rFonts w:ascii="FontbitDavid" w:hAnsi="FontbitDavid"/>
            <w:sz w:val="24"/>
            <w:rtl/>
          </w:rPr>
          <w:t xml:space="preserve">מה</w:t>
        </w:r>
      </w:ins>
      <w:del w:id="9613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4483" w:author="מנוע מכני" w:date="2026-10-11T12:04:39Z">
        <w:r>
          <w:rPr>
            <w:rFonts w:ascii="FontbitDavid" w:hAnsi="FontbitDavid"/>
            <w:sz w:val="24"/>
            <w:rtl/>
          </w:rPr>
          <w:t xml:space="preserve">לא</w:t>
        </w:r>
      </w:ins>
      <w:del w:id="9448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כגריס מלמטה? </w:t>
      </w:r>
      <w:r w:rsidRPr="00B078C3">
        <w:rPr>
          <w:rFonts w:ascii="FontbitDavid" w:hAnsi="FontbitDavid"/>
          <w:sz w:val="24"/>
          <w:rtl/>
        </w:rPr>
        <w:t xml:space="preserve">לא</w:t>
      </w:r>
      <w:r w:rsidRPr="00B078C3">
        <w:rPr>
          <w:rFonts w:ascii="FontbitDavid" w:hAnsi="FontbitDavid"/>
          <w:sz w:val="24"/>
          <w:rtl/>
        </w:rPr>
        <w:t xml:space="preserve">, כגריס מלמעלה.</w:t>
      </w:r>
    </w:p>
    <w:p>
      <w:pPr>
        <w:pStyle w:val="afffff8"/>
        <w:rPr>
          <w:ins w:id="90149" w:author="קלוד" w:date="2026-10-11T12:23:38Z"/>
        </w:rPr>
      </w:pPr>
      <w:ins w:id="90150" w:author="קלוד" w:date="2026-10-11T12:23:38Z">
        <w:r>
          <w:rPr>
            <w:color w:val="7B3F00"/>
          </w:rPr>
          <w:t xml:space="preserve">כגריס ועוד שרצופה בו מאכולת - ר"ח ור' ינאי</w:t>
        </w:r>
      </w:ins>
    </w:p>
    <w:p w:rsidR="00E403F0" w:rsidRDefault="00E403F0" w:rsidP="00E403F0">
      <w:pPr>
        <w:rPr>
          <w:rFonts w:ascii="FontbitDavid" w:hAnsi="FontbitDavid"/>
          <w:sz w:val="24"/>
          <w:rtl/>
        </w:rPr>
      </w:pPr>
      <w:r w:rsidRPr="00B078C3">
        <w:rPr>
          <w:rFonts w:ascii="FontbitDavid" w:hAnsi="FontbitDavid"/>
          <w:sz w:val="24"/>
          <w:rtl/>
        </w:rPr>
        <w:t xml:space="preserve">איתמר, נמצא </w:t>
      </w:r>
      <w:ins w:id="96133" w:author="מנוע מכני" w:date="2026-10-11T12:04:39Z">
        <w:r>
          <w:rPr>
            <w:rFonts w:ascii="FontbitDavid" w:hAnsi="FontbitDavid"/>
            <w:sz w:val="24"/>
            <w:rtl/>
          </w:rPr>
          <w:t xml:space="preserve">עליו</w:t>
        </w:r>
      </w:ins>
      <w:del w:id="9613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כגריס ועוד, ואותו עוד - רצופה בו מאכולת, </w:t>
      </w:r>
    </w:p>
    <w:p>
      <w:pPr>
        <w:pStyle w:val="38"/>
        <w:rPr>
          <w:ins w:id="101013" w:author="מנוע מכני" w:date="2026-10-11T12:04:39Z"/>
        </w:rPr>
      </w:pPr>
      <w:ins w:id="93283" w:author="מנוע מכני" w:date="2026-10-11T12:04:39Z">
        <w:r>
          <w:t xml:space="preserve">ר"ח</w:t>
        </w:r>
      </w:ins>
      <w:del w:id="93284" w:author="מנוע מכני" w:date="2026-10-11T12:04:39Z">
        <w:r w:rsidRPr="00B078C3">
          <w:delText xml:space="preserve">רבי חנינא</w:delText>
        </w:r>
      </w:del>
      <w:del w:id="101800"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0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טמאה, כי תליא - בכגריס, בכגריס ועוד - </w:t>
      </w:r>
      <w:r w:rsidRPr="00B078C3">
        <w:rPr>
          <w:rFonts w:ascii="FontbitDavid" w:hAnsi="FontbitDavid"/>
          <w:sz w:val="24"/>
          <w:rtl/>
        </w:rPr>
        <w:t xml:space="preserve">לא</w:t>
      </w:r>
      <w:r w:rsidRPr="00B078C3">
        <w:rPr>
          <w:rFonts w:ascii="FontbitDavid" w:hAnsi="FontbitDavid"/>
          <w:sz w:val="24"/>
          <w:rtl/>
        </w:rPr>
        <w:t xml:space="preserve"> תליא.</w:t>
      </w:r>
    </w:p>
    <w:p>
      <w:pPr>
        <w:pStyle w:val="38"/>
        <w:rPr>
          <w:ins w:id="101015" w:author="מנוע מכני" w:date="2026-10-11T12:04:39Z"/>
        </w:rPr>
      </w:pPr>
      <w:r w:rsidRPr="00B078C3">
        <w:t xml:space="preserve">רבי ינאי</w:t>
      </w:r>
      <w:del w:id="101801"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01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טהורה, </w:t>
      </w:r>
      <w:ins w:id="92323" w:author="מנוע מכני" w:date="2026-10-11T12:04:39Z">
        <w:r>
          <w:rPr>
            <w:rFonts w:ascii="FontbitDavid" w:hAnsi="FontbitDavid"/>
            <w:sz w:val="24"/>
            <w:rtl/>
          </w:rPr>
          <w:t xml:space="preserve">ה"מ</w:t>
        </w:r>
      </w:ins>
      <w:del w:id="92324"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''מ</w:delText>
        </w:r>
      </w:del>
      <w:r>
        <w:rPr>
          <w:rFonts w:ascii="FontbitDavid" w:hAnsi="FontbitDavid" w:hint="cs"/>
          <w:sz w:val="24"/>
          <w:rtl/>
        </w:rPr>
        <w:t xml:space="preserve"> </w:t>
      </w:r>
      <w:r w:rsidRPr="00B078C3">
        <w:rPr>
          <w:rFonts w:ascii="FontbitDavid" w:hAnsi="FontbitDavid"/>
          <w:sz w:val="24"/>
          <w:rtl/>
        </w:rPr>
        <w:t xml:space="preserve">- </w:t>
      </w:r>
      <w:ins w:id="94487" w:author="מנוע מכני" w:date="2026-10-11T12:04:39Z">
        <w:r>
          <w:rPr>
            <w:rFonts w:ascii="FontbitDavid" w:hAnsi="FontbitDavid"/>
            <w:sz w:val="24"/>
            <w:rtl/>
          </w:rPr>
          <w:t xml:space="preserve">מקום</w:t>
        </w:r>
      </w:ins>
      <w:del w:id="94488"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דלא רצופה בו מאכולת, אבל </w:t>
      </w:r>
      <w:ins w:id="94489" w:author="מנוע מכני" w:date="2026-10-11T12:04:39Z">
        <w:r>
          <w:rPr>
            <w:rFonts w:ascii="FontbitDavid" w:hAnsi="FontbitDavid"/>
            <w:sz w:val="24"/>
            <w:rtl/>
          </w:rPr>
          <w:t xml:space="preserve">מקום</w:t>
        </w:r>
      </w:ins>
      <w:del w:id="94490"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דרצופה בו מאכולת - מוכחא </w:t>
      </w:r>
      <w:ins w:id="94485" w:author="מנוע מכני" w:date="2026-10-11T12:04:39Z">
        <w:r>
          <w:rPr>
            <w:rFonts w:ascii="FontbitDavid" w:hAnsi="FontbitDavid"/>
            <w:sz w:val="24"/>
            <w:rtl/>
          </w:rPr>
          <w:t xml:space="preserve">דבר</w:t>
        </w:r>
      </w:ins>
      <w:del w:id="94486"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 </w:t>
      </w:r>
      <w:ins w:id="96135" w:author="מנוע מכני" w:date="2026-10-11T12:04:39Z">
        <w:r>
          <w:rPr>
            <w:rFonts w:ascii="FontbitDavid" w:hAnsi="FontbitDavid"/>
            <w:sz w:val="24"/>
            <w:rtl/>
          </w:rPr>
          <w:t xml:space="preserve">דזה</w:t>
        </w:r>
      </w:ins>
      <w:del w:id="96136" w:author="מנוע מכני" w:date="2026-10-11T12:04:39Z">
        <w:r w:rsidRPr="00B078C3">
          <w:rPr>
            <w:rFonts w:ascii="FontbitDavid" w:hAnsi="FontbitDavid"/>
            <w:sz w:val="24"/>
            <w:rtl/>
          </w:rPr>
          <w:delText xml:space="preserve">דהאי</w:delText>
        </w:r>
      </w:del>
      <w:r w:rsidRPr="00B078C3">
        <w:rPr>
          <w:rFonts w:ascii="FontbitDavid" w:hAnsi="FontbitDavid"/>
          <w:sz w:val="24"/>
          <w:rtl/>
        </w:rPr>
        <w:t xml:space="preserve"> ועוד דם מאכולת הוא.</w:t>
      </w:r>
    </w:p>
    <w:p w:rsidR="00E403F0" w:rsidRPr="00B078C3" w:rsidRDefault="00E403F0" w:rsidP="00E403F0">
      <w:pPr>
        <w:rPr>
          <w:rFonts w:ascii="FontbitDavid" w:hAnsi="FontbitDavid"/>
          <w:sz w:val="24"/>
          <w:rtl/>
        </w:rPr>
      </w:pPr>
      <w:r w:rsidRPr="00B078C3">
        <w:rPr>
          <w:rFonts w:ascii="FontbitDavid" w:hAnsi="FontbitDavid"/>
          <w:sz w:val="24"/>
          <w:rtl/>
        </w:rPr>
        <w:t xml:space="preserve">פש </w:t>
      </w:r>
      <w:ins w:id="96139" w:author="מנוע מכני" w:date="2026-10-11T12:04:39Z">
        <w:r>
          <w:rPr>
            <w:rFonts w:ascii="FontbitDavid" w:hAnsi="FontbitDavid"/>
            <w:sz w:val="24"/>
            <w:rtl/>
          </w:rPr>
          <w:t xml:space="preserve">לו</w:t>
        </w:r>
      </w:ins>
      <w:del w:id="9614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 כגריס, כיון </w:t>
      </w:r>
      <w:ins w:id="96137" w:author="מנוע מכני" w:date="2026-10-11T12:04:39Z">
        <w:r>
          <w:rPr>
            <w:rFonts w:ascii="FontbitDavid" w:hAnsi="FontbitDavid"/>
            <w:sz w:val="24"/>
            <w:rtl/>
          </w:rPr>
          <w:t xml:space="preserve">דסתם</w:t>
        </w:r>
      </w:ins>
      <w:del w:id="96138" w:author="מנוע מכני" w:date="2026-10-11T12:04:39Z">
        <w:r w:rsidRPr="00B078C3">
          <w:rPr>
            <w:rFonts w:ascii="FontbitDavid" w:hAnsi="FontbitDavid"/>
            <w:sz w:val="24"/>
            <w:rtl/>
          </w:rPr>
          <w:delText xml:space="preserve">דבעלמא</w:delText>
        </w:r>
      </w:del>
      <w:r w:rsidRPr="00B078C3">
        <w:rPr>
          <w:rFonts w:ascii="FontbitDavid" w:hAnsi="FontbitDavid"/>
          <w:sz w:val="24"/>
          <w:rtl/>
        </w:rPr>
        <w:t xml:space="preserve"> תליא, </w:t>
      </w:r>
      <w:ins w:id="94491" w:author="מנוע מכני" w:date="2026-10-11T12:04:39Z">
        <w:r>
          <w:rPr>
            <w:rFonts w:ascii="FontbitDavid" w:hAnsi="FontbitDavid"/>
            <w:sz w:val="24"/>
            <w:rtl/>
          </w:rPr>
          <w:t xml:space="preserve">כאן</w:t>
        </w:r>
      </w:ins>
      <w:del w:id="94492"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ins w:id="94493" w:author="מנוע מכני" w:date="2026-10-11T12:04:39Z">
        <w:r>
          <w:rPr>
            <w:rFonts w:ascii="FontbitDavid" w:hAnsi="FontbitDavid"/>
            <w:sz w:val="24"/>
            <w:rtl/>
          </w:rPr>
          <w:t xml:space="preserve">גם</w:t>
        </w:r>
      </w:ins>
      <w:del w:id="9449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תליא.</w:t>
      </w:r>
    </w:p>
    <w:p>
      <w:pPr>
        <w:pStyle w:val="afffff8"/>
        <w:rPr>
          <w:ins w:id="90147" w:author="קלוד" w:date="2026-10-11T12:23:38Z"/>
        </w:rPr>
      </w:pPr>
      <w:ins w:id="90148" w:author="קלוד" w:date="2026-10-11T12:23:38Z">
        <w:r>
          <w:rPr>
            <w:color w:val="7B3F00"/>
          </w:rPr>
          <w:t xml:space="preserve">נתעסקה בכגריס ונמצא כגריס ועוד - האם תולה</w:t>
        </w:r>
      </w:ins>
    </w:p>
    <w:p>
      <w:pPr>
        <w:pStyle w:val="38"/>
        <w:rPr>
          <w:ins w:id="101017" w:author="מנוע מכני" w:date="2026-10-11T12:04:39Z"/>
        </w:rPr>
      </w:pPr>
      <w:r w:rsidRPr="00017C1D">
        <w:t>בעי רבי ירמיה</w:t>
      </w:r>
      <w:r w:rsidRPr="00017C1D">
        <w:t xml:space="preserve">:</w:t>
      </w:r>
    </w:p>
    <w:p w:rsidR="00E403F0" w:rsidRPr="00017C1D" w:rsidRDefault="00E403F0" w:rsidP="00E403F0">
      <w:pPr>
        <w:rPr>
          <w:rFonts w:ascii="FontbitDavid" w:hAnsi="FontbitDavid"/>
          <w:spacing w:val="-4"/>
          <w:sz w:val="24"/>
          <w:rtl/>
        </w:rPr>
      </w:pPr>
      <w:del w:id="101018"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נתעסקה בכגריס, ונמצא </w:t>
      </w:r>
      <w:ins w:id="96141" w:author="מנוע מכני" w:date="2026-10-11T12:04:39Z">
        <w:r>
          <w:rPr>
            <w:rFonts w:ascii="FontbitDavid" w:hAnsi="FontbitDavid"/>
            <w:spacing w:val="-4"/>
            <w:sz w:val="24"/>
            <w:rtl/>
          </w:rPr>
          <w:t xml:space="preserve">עליו</w:t>
        </w:r>
      </w:ins>
      <w:del w:id="96142" w:author="מנוע מכני" w:date="2026-10-11T12:04:39Z">
        <w:r w:rsidRPr="00017C1D">
          <w:rPr>
            <w:rFonts w:ascii="FontbitDavid" w:hAnsi="FontbitDavid"/>
            <w:spacing w:val="-4"/>
            <w:sz w:val="24"/>
            <w:rtl/>
          </w:rPr>
          <w:delText xml:space="preserve">עליה</w:delText>
        </w:r>
      </w:del>
      <w:r w:rsidRPr="00017C1D">
        <w:rPr>
          <w:rFonts w:ascii="FontbitDavid" w:hAnsi="FontbitDavid"/>
          <w:spacing w:val="-4"/>
          <w:sz w:val="24"/>
          <w:rtl/>
        </w:rPr>
        <w:t xml:space="preserve"> בכגריס ועוד מהו? תבעי </w:t>
      </w:r>
      <w:r w:rsidRPr="00017C1D">
        <w:rPr>
          <w:rStyle w:val="2fb"/>
          <w:rFonts w:ascii="FontbitDavid" w:hAnsi="FontbitDavid"/>
          <w:spacing w:val="-4"/>
          <w:sz w:val="24"/>
          <w:rtl/>
        </w:rPr>
        <w:t xml:space="preserve">לר' חנינא</w:t>
      </w:r>
      <w:r w:rsidRPr="00017C1D">
        <w:rPr>
          <w:rFonts w:ascii="FontbitDavid" w:hAnsi="FontbitDavid"/>
          <w:spacing w:val="-4"/>
          <w:sz w:val="24"/>
          <w:rtl/>
        </w:rPr>
        <w:t xml:space="preserve">, תבעי </w:t>
      </w:r>
      <w:r w:rsidRPr="00017C1D">
        <w:rPr>
          <w:rStyle w:val="2fb"/>
          <w:rFonts w:ascii="FontbitDavid" w:hAnsi="FontbitDavid"/>
          <w:spacing w:val="-4"/>
          <w:sz w:val="24"/>
          <w:rtl/>
        </w:rPr>
        <w:t xml:space="preserve">לר' ינאי</w:t>
      </w:r>
      <w:r w:rsidRPr="00017C1D">
        <w:rPr>
          <w:rFonts w:ascii="FontbitDavid" w:hAnsi="FontbitDavid"/>
          <w:spacing w:val="-4"/>
          <w:sz w:val="24"/>
          <w:rtl/>
        </w:rPr>
        <w:t xml:space="preserve">.</w:t>
      </w:r>
    </w:p>
    <w:p w:rsidR="00E403F0" w:rsidRDefault="00E403F0" w:rsidP="00E403F0">
      <w:pPr>
        <w:pStyle w:val="a3"/>
        <w:rPr>
          <w:rtl/>
        </w:rPr>
      </w:pPr>
      <w:r>
        <w:rPr>
          <w:rtl/>
        </w:rPr>
        <w:t xml:space="preserve">תבעי </w:t>
      </w:r>
      <w:r>
        <w:rPr>
          <w:rStyle w:val="2fb"/>
          <w:rtl/>
        </w:rPr>
        <w:t xml:space="preserve">לר' חנינא</w:t>
      </w:r>
      <w:ins w:id="96949" w:author="מנוע מכני" w:date="2026-10-11T12:04:39Z">
        <w:r>
          <w:rPr>
            <w:rFonts w:hint="cs"/>
            <w:rtl/>
          </w:rPr>
          <w:t xml:space="preserve"> </w:t>
        </w:r>
      </w:ins>
      <w:del w:id="96950" w:author="מנוע מכני" w:date="2026-10-11T12:04:39Z">
        <w:r>
          <w:rPr>
            <w:rFonts w:hint="cs"/>
            <w:rtl/>
          </w:rPr>
          <w:delText xml:space="preserve"> </w:delText>
        </w:r>
        <w:r w:rsidRPr="00B078C3">
          <w:rPr>
            <w:rtl/>
          </w:rPr>
          <w:delText xml:space="preserve"> </w:delText>
        </w:r>
      </w:del>
      <w:r w:rsidRPr="00B078C3">
        <w:rPr>
          <w:rtl/>
        </w:rPr>
        <w:t xml:space="preserve">עד כאן </w:t>
      </w:r>
      <w:r w:rsidRPr="00B078C3">
        <w:rPr>
          <w:rtl/>
        </w:rPr>
        <w:t xml:space="preserve">לא</w:t>
      </w:r>
      <w:r w:rsidRPr="00B078C3">
        <w:rPr>
          <w:rtl/>
        </w:rPr>
        <w:t xml:space="preserve"> </w:t>
      </w:r>
      <w:ins w:id="96143" w:author="מנוע מכני" w:date="2026-10-11T12:04:39Z">
        <w:r>
          <w:rPr>
            <w:rtl/>
          </w:rPr>
          <w:t xml:space="preserve">אומר</w:t>
        </w:r>
      </w:ins>
      <w:del w:id="96144" w:author="מנוע מכני" w:date="2026-10-11T12:04:39Z">
        <w:r w:rsidRPr="00B078C3">
          <w:rPr>
            <w:rtl/>
          </w:rPr>
          <w:delText xml:space="preserve">קאמר</w:delText>
        </w:r>
      </w:del>
      <w:r w:rsidRPr="00B078C3">
        <w:rPr>
          <w:rtl/>
        </w:rPr>
        <w:t xml:space="preserve"> </w:t>
      </w:r>
      <w:r w:rsidRPr="00B078C3">
        <w:rPr>
          <w:rStyle w:val="2fb"/>
          <w:rtl/>
        </w:rPr>
        <w:t xml:space="preserve">ר' חנינא</w:t>
      </w:r>
      <w:r w:rsidRPr="00B078C3">
        <w:rPr>
          <w:rtl/>
        </w:rPr>
        <w:t xml:space="preserve"> </w:t>
      </w:r>
      <w:ins w:id="94495" w:author="מנוע מכני" w:date="2026-10-11T12:04:39Z">
        <w:r>
          <w:rPr>
            <w:rtl/>
          </w:rPr>
          <w:t xml:space="preserve">שם</w:t>
        </w:r>
      </w:ins>
      <w:del w:id="94496" w:author="מנוע מכני" w:date="2026-10-11T12:04:39Z">
        <w:r w:rsidRPr="00B078C3">
          <w:rPr>
            <w:rtl/>
          </w:rPr>
          <w:delText xml:space="preserve">התם</w:delText>
        </w:r>
      </w:del>
      <w:r w:rsidRPr="00B078C3">
        <w:rPr>
          <w:rtl/>
        </w:rPr>
        <w:t xml:space="preserve"> טמאה - אלא דלא נתעסקה, אבל </w:t>
      </w:r>
      <w:ins w:id="94497" w:author="מנוע מכני" w:date="2026-10-11T12:04:39Z">
        <w:r>
          <w:rPr>
            <w:rtl/>
          </w:rPr>
          <w:t xml:space="preserve">כאן</w:t>
        </w:r>
      </w:ins>
      <w:del w:id="94498" w:author="מנוע מכני" w:date="2026-10-11T12:04:39Z">
        <w:r w:rsidRPr="00B078C3">
          <w:rPr>
            <w:rtl/>
          </w:rPr>
          <w:delText xml:space="preserve">הכא</w:delText>
        </w:r>
      </w:del>
      <w:r w:rsidRPr="00B078C3">
        <w:rPr>
          <w:rtl/>
        </w:rPr>
        <w:t xml:space="preserve"> דנתעסקה - תליא? </w:t>
      </w:r>
    </w:p>
    <w:p>
      <w:pPr>
        <w:pStyle w:val="38"/>
        <w:rPr>
          <w:ins w:id="101019" w:author="מנוע מכני" w:date="2026-10-11T12:04:39Z"/>
        </w:rPr>
      </w:pPr>
      <w:r w:rsidRPr="00111789">
        <w:t>או"ד</w:t>
      </w:r>
      <w:r w:rsidRPr="00B078C3">
        <w:t xml:space="preserve">:</w:t>
      </w:r>
    </w:p>
    <w:p w:rsidR="00E403F0" w:rsidRDefault="00E403F0" w:rsidP="00E403F0">
      <w:pPr>
        <w:rPr>
          <w:rFonts w:ascii="FontbitDavid" w:hAnsi="FontbitDavid"/>
          <w:sz w:val="24"/>
          <w:rtl/>
        </w:rPr>
      </w:pPr>
      <w:del w:id="101020" w:author="מנוע מכני" w:date="2026-10-11T12:04:39Z">
        <w:r w:rsidRPr="00B078C3">
          <w:rPr>
            <w:rFonts w:ascii="FontbitDavid" w:hAnsi="FontbitDavid"/>
            <w:sz w:val="24"/>
            <w:rtl/>
          </w:rPr>
          <w:delText xml:space="preserve"> </w:delText>
        </w:r>
      </w:del>
      <w:ins w:id="93285" w:author="מנוע מכני" w:date="2026-10-11T12:04:39Z">
        <w:r>
          <w:rPr>
            <w:rFonts w:ascii="FontbitDavid" w:hAnsi="FontbitDavid"/>
            <w:sz w:val="24"/>
            <w:rtl/>
          </w:rPr>
          <w:t xml:space="preserve">אפי'</w:t>
        </w:r>
      </w:ins>
      <w:del w:id="93286"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w:t>
      </w:r>
      <w:r w:rsidRPr="00B078C3">
        <w:rPr>
          <w:rStyle w:val="2fb"/>
          <w:rFonts w:ascii="FontbitDavid" w:hAnsi="FontbitDavid"/>
          <w:sz w:val="24"/>
          <w:rtl/>
        </w:rPr>
        <w:t xml:space="preserve">לרבי ינאי</w:t>
      </w:r>
      <w:r w:rsidRPr="00B078C3">
        <w:rPr>
          <w:rFonts w:ascii="FontbitDavid" w:hAnsi="FontbitDavid"/>
          <w:sz w:val="24"/>
          <w:rtl/>
        </w:rPr>
        <w:t xml:space="preserve"> דאמר טהורה </w:t>
      </w:r>
      <w:ins w:id="92325" w:author="מנוע מכני" w:date="2026-10-11T12:04:39Z">
        <w:r>
          <w:rPr>
            <w:rFonts w:ascii="FontbitDavid" w:hAnsi="FontbitDavid"/>
            <w:sz w:val="24"/>
            <w:rtl/>
          </w:rPr>
          <w:t xml:space="preserve">ה"מ</w:t>
        </w:r>
      </w:ins>
      <w:del w:id="92326"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''מ</w:delText>
        </w:r>
      </w:del>
      <w:r>
        <w:rPr>
          <w:rFonts w:ascii="FontbitDavid" w:hAnsi="FontbitDavid" w:hint="cs"/>
          <w:sz w:val="24"/>
          <w:rtl/>
        </w:rPr>
        <w:t xml:space="preserve"> </w:t>
      </w:r>
      <w:r w:rsidRPr="00B078C3">
        <w:rPr>
          <w:rFonts w:ascii="FontbitDavid" w:hAnsi="FontbitDavid"/>
          <w:sz w:val="24"/>
          <w:rtl/>
        </w:rPr>
        <w:t xml:space="preserve">- </w:t>
      </w:r>
      <w:ins w:id="94499" w:author="מנוע מכני" w:date="2026-10-11T12:04:39Z">
        <w:r>
          <w:rPr>
            <w:rFonts w:ascii="FontbitDavid" w:hAnsi="FontbitDavid"/>
            <w:sz w:val="24"/>
            <w:rtl/>
          </w:rPr>
          <w:t xml:space="preserve">מקום</w:t>
        </w:r>
      </w:ins>
      <w:del w:id="94500"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דרצופה בו מאכולת, אבל </w:t>
      </w:r>
      <w:ins w:id="94501" w:author="מנוע מכני" w:date="2026-10-11T12:04:39Z">
        <w:r>
          <w:rPr>
            <w:rFonts w:ascii="FontbitDavid" w:hAnsi="FontbitDavid"/>
            <w:sz w:val="24"/>
            <w:rtl/>
          </w:rPr>
          <w:t xml:space="preserve">מקום</w:t>
        </w:r>
      </w:ins>
      <w:del w:id="94502"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דאין רצופה בו מאכולת - </w:t>
      </w:r>
      <w:r w:rsidRPr="00B078C3">
        <w:rPr>
          <w:rFonts w:ascii="FontbitDavid" w:hAnsi="FontbitDavid"/>
          <w:sz w:val="24"/>
          <w:rtl/>
        </w:rPr>
        <w:t xml:space="preserve">לא</w:t>
      </w:r>
      <w:r w:rsidRPr="00B078C3">
        <w:rPr>
          <w:rFonts w:ascii="FontbitDavid" w:hAnsi="FontbitDavid"/>
          <w:sz w:val="24"/>
          <w:rtl/>
        </w:rPr>
        <w:t xml:space="preserve"> תליא? </w:t>
      </w:r>
    </w:p>
    <w:p>
      <w:pPr>
        <w:pStyle w:val="38"/>
        <w:rPr>
          <w:ins w:id="101021" w:author="מנוע מכני" w:date="2026-10-11T12:04:39Z"/>
        </w:rPr>
      </w:pPr>
      <w:r>
        <w:t>ת"ש</w:t>
      </w:r>
      <w:r w:rsidRPr="00B078C3">
        <w:t xml:space="preserve">:</w:t>
      </w:r>
    </w:p>
    <w:p w:rsidR="00E403F0" w:rsidRPr="00B078C3" w:rsidRDefault="00E403F0" w:rsidP="00E403F0">
      <w:pPr>
        <w:rPr>
          <w:rFonts w:ascii="FontbitDavid" w:hAnsi="FontbitDavid"/>
          <w:sz w:val="24"/>
          <w:rtl/>
        </w:rPr>
      </w:pPr>
      <w:del w:id="10102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נתעסקה באדום - אין תולה בה שחור, במועט - אין תולה בו מרובה.</w:t>
      </w:r>
    </w:p>
    <w:p w:rsidR="00E403F0" w:rsidRPr="00B078C3" w:rsidRDefault="00E403F0" w:rsidP="00E403F0">
      <w:pPr>
        <w:rPr>
          <w:rFonts w:ascii="FontbitDavid" w:hAnsi="FontbitDavid"/>
          <w:sz w:val="24"/>
          <w:rtl/>
        </w:rPr>
      </w:pPr>
      <w:ins w:id="98529" w:author="מנוע מכני" w:date="2026-10-11T12:04:39Z">
        <w:r>
          <w:rPr>
            <w:rFonts w:ascii="FontbitDavid" w:hAnsi="FontbitDavid"/>
            <w:sz w:val="24"/>
            <w:rtl/>
          </w:rPr>
          <w:t xml:space="preserve">איך</w:t>
        </w:r>
      </w:ins>
      <w:del w:id="98530" w:author="מנוע מכני" w:date="2026-10-11T12:04:39Z">
        <w:r w:rsidRPr="00B078C3">
          <w:rPr>
            <w:rFonts w:ascii="FontbitDavid" w:hAnsi="FontbitDavid"/>
            <w:sz w:val="24"/>
            <w:rtl/>
          </w:rPr>
          <w:delText xml:space="preserve">היכי</w:delText>
        </w:r>
      </w:del>
      <w:r w:rsidRPr="00B078C3">
        <w:rPr>
          <w:rFonts w:ascii="FontbitDavid" w:hAnsi="FontbitDavid"/>
          <w:sz w:val="24"/>
          <w:rtl/>
        </w:rPr>
        <w:t xml:space="preserve"> דמי? </w:t>
      </w:r>
      <w:ins w:id="94503" w:author="מנוע מכני" w:date="2026-10-11T12:04:39Z">
        <w:r>
          <w:rPr>
            <w:rFonts w:ascii="FontbitDavid" w:hAnsi="FontbitDavid"/>
            <w:sz w:val="24"/>
            <w:rtl/>
          </w:rPr>
          <w:t xml:space="preserve">לא</w:t>
        </w:r>
      </w:ins>
      <w:del w:id="9450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7823" w:author="מנוע מכני" w:date="2026-10-11T12:04:39Z">
        <w:r>
          <w:rPr>
            <w:rFonts w:ascii="FontbitDavid" w:hAnsi="FontbitDavid"/>
            <w:sz w:val="24"/>
            <w:rtl/>
          </w:rPr>
          <w:t xml:space="preserve">כה</w:t>
        </w:r>
      </w:ins>
      <w:del w:id="97824" w:author="מנוע מכני" w:date="2026-10-11T12:04:39Z">
        <w:r w:rsidRPr="00B078C3">
          <w:rPr>
            <w:rFonts w:ascii="FontbitDavid" w:hAnsi="FontbitDavid"/>
            <w:sz w:val="24"/>
            <w:rtl/>
          </w:rPr>
          <w:delText xml:space="preserve">כי </w:delText>
        </w:r>
        <w:r>
          <w:rPr>
            <w:rFonts w:ascii="FontbitDavid" w:hAnsi="FontbitDavid"/>
            <w:sz w:val="24"/>
            <w:rtl/>
          </w:rPr>
          <w:delText xml:space="preserve">זה</w:delText>
        </w:r>
      </w:del>
      <w:ins w:id="96147" w:author="מנוע מכני" w:date="2026-10-11T12:04:39Z"/>
      <w:del w:id="96148"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גוונא? </w:t>
      </w:r>
      <w:r w:rsidRPr="00B078C3">
        <w:rPr>
          <w:rFonts w:ascii="FontbitDavid" w:hAnsi="FontbitDavid"/>
          <w:sz w:val="24"/>
          <w:rtl/>
        </w:rPr>
        <w:t xml:space="preserve">לא</w:t>
      </w:r>
      <w:r w:rsidRPr="00B078C3">
        <w:rPr>
          <w:rFonts w:ascii="FontbitDavid" w:hAnsi="FontbitDavid"/>
          <w:sz w:val="24"/>
          <w:rtl/>
        </w:rPr>
        <w:t xml:space="preserve">, כגון דנתעסקה בכגריס, ונמצא </w:t>
      </w:r>
      <w:ins w:id="96145" w:author="מנוע מכני" w:date="2026-10-11T12:04:39Z">
        <w:r>
          <w:rPr>
            <w:rFonts w:ascii="FontbitDavid" w:hAnsi="FontbitDavid"/>
            <w:sz w:val="24"/>
            <w:rtl/>
          </w:rPr>
          <w:t xml:space="preserve">עליו</w:t>
        </w:r>
      </w:ins>
      <w:del w:id="96146"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שני גריסין ועוד.</w:t>
      </w:r>
    </w:p>
    <w:p w:rsidR="00E403F0" w:rsidRPr="00017C1D" w:rsidRDefault="00E403F0" w:rsidP="00E403F0">
      <w:pPr>
        <w:pStyle w:val="a3"/>
        <w:rPr>
          <w:spacing w:val="-8"/>
          <w:rtl/>
        </w:rPr>
      </w:pPr>
      <w:r w:rsidRPr="00017C1D">
        <w:rPr>
          <w:rFonts w:hint="cs"/>
          <w:spacing w:val="-8"/>
          <w:rtl/>
        </w:rPr>
        <w:t xml:space="preserve">וק</w:t>
      </w:r>
      <w:ins w:id="92327" w:author="מנוע מכני" w:date="2026-10-11T12:04:39Z">
        <w:r>
          <w:rPr>
            <w:rFonts w:hint="cs"/>
            <w:spacing w:val="-8"/>
            <w:rtl/>
          </w:rPr>
          <w:t xml:space="preserve">מ"ל</w:t>
        </w:r>
      </w:ins>
      <w:del w:id="92328" w:author="מנוע מכני" w:date="2026-10-11T12:04:39Z">
        <w:r w:rsidRPr="00017C1D">
          <w:rPr>
            <w:rFonts w:hint="cs"/>
            <w:spacing w:val="-8"/>
            <w:rtl/>
          </w:rPr>
          <w:delText xml:space="preserve">מ''ל</w:delText>
        </w:r>
      </w:del>
      <w:r w:rsidRPr="00017C1D">
        <w:rPr>
          <w:rFonts w:hint="cs"/>
          <w:spacing w:val="-8"/>
          <w:rtl/>
        </w:rPr>
        <w:t xml:space="preserve"> דלא אמרי' ד</w:t>
      </w:r>
      <w:r w:rsidRPr="00017C1D">
        <w:rPr>
          <w:spacing w:val="-8"/>
          <w:rtl/>
        </w:rPr>
        <w:t xml:space="preserve">שקול כגריס צפור - שדי בי מצעי, </w:t>
      </w:r>
      <w:ins w:id="98067" w:author="מנוע מכני" w:date="2026-10-11T12:04:39Z">
        <w:r>
          <w:rPr>
            <w:spacing w:val="-8"/>
            <w:rtl/>
          </w:rPr>
          <w:t xml:space="preserve">לך</w:t>
        </w:r>
      </w:ins>
      <w:del w:id="98068" w:author="מנוע מכני" w:date="2026-10-11T12:04:39Z">
        <w:r w:rsidRPr="00017C1D">
          <w:rPr>
            <w:spacing w:val="-8"/>
            <w:rtl/>
          </w:rPr>
          <w:delText xml:space="preserve">זיל</w:delText>
        </w:r>
      </w:del>
      <w:r w:rsidRPr="00017C1D">
        <w:rPr>
          <w:spacing w:val="-8"/>
          <w:rtl/>
        </w:rPr>
        <w:t xml:space="preserve"> </w:t>
      </w:r>
      <w:ins w:id="94509" w:author="מנוע מכני" w:date="2026-10-11T12:04:39Z">
        <w:r>
          <w:rPr>
            <w:spacing w:val="-8"/>
            <w:rtl/>
          </w:rPr>
          <w:t xml:space="preserve">כאן</w:t>
        </w:r>
      </w:ins>
      <w:del w:id="94510" w:author="מנוע מכני" w:date="2026-10-11T12:04:39Z">
        <w:r w:rsidRPr="00017C1D">
          <w:rPr>
            <w:spacing w:val="-8"/>
            <w:rtl/>
          </w:rPr>
          <w:delText xml:space="preserve">הכא</w:delText>
        </w:r>
      </w:del>
      <w:r w:rsidRPr="00017C1D">
        <w:rPr>
          <w:spacing w:val="-8"/>
          <w:rtl/>
        </w:rPr>
        <w:t xml:space="preserve">, </w:t>
      </w:r>
      <w:ins w:id="94505" w:author="מנוע מכני" w:date="2026-10-11T12:04:39Z">
        <w:r>
          <w:rPr>
            <w:spacing w:val="-8"/>
            <w:rtl/>
          </w:rPr>
          <w:t xml:space="preserve">אין</w:t>
        </w:r>
      </w:ins>
      <w:del w:id="94506" w:author="מנוע מכני" w:date="2026-10-11T12:04:39Z">
        <w:r w:rsidRPr="00017C1D">
          <w:rPr>
            <w:spacing w:val="-8"/>
            <w:rtl/>
          </w:rPr>
          <w:delText xml:space="preserve">ליכא</w:delText>
        </w:r>
      </w:del>
      <w:r w:rsidRPr="00017C1D">
        <w:rPr>
          <w:spacing w:val="-8"/>
          <w:rtl/>
        </w:rPr>
        <w:t xml:space="preserve"> שיעורא, </w:t>
      </w:r>
      <w:ins w:id="98069" w:author="מנוע מכני" w:date="2026-10-11T12:04:39Z">
        <w:r>
          <w:rPr>
            <w:spacing w:val="-8"/>
            <w:rtl/>
          </w:rPr>
          <w:t xml:space="preserve">לך</w:t>
        </w:r>
      </w:ins>
      <w:del w:id="98070" w:author="מנוע מכני" w:date="2026-10-11T12:04:39Z">
        <w:r w:rsidRPr="00017C1D">
          <w:rPr>
            <w:spacing w:val="-8"/>
            <w:rtl/>
          </w:rPr>
          <w:delText xml:space="preserve">זיל</w:delText>
        </w:r>
      </w:del>
      <w:r w:rsidRPr="00017C1D">
        <w:rPr>
          <w:spacing w:val="-8"/>
          <w:rtl/>
        </w:rPr>
        <w:t xml:space="preserve"> </w:t>
      </w:r>
      <w:ins w:id="94511" w:author="מנוע מכני" w:date="2026-10-11T12:04:39Z">
        <w:r>
          <w:rPr>
            <w:spacing w:val="-8"/>
            <w:rtl/>
          </w:rPr>
          <w:t xml:space="preserve">כאן</w:t>
        </w:r>
      </w:ins>
      <w:del w:id="94512" w:author="מנוע מכני" w:date="2026-10-11T12:04:39Z">
        <w:r w:rsidRPr="00017C1D">
          <w:rPr>
            <w:spacing w:val="-8"/>
            <w:rtl/>
          </w:rPr>
          <w:delText xml:space="preserve">הכא</w:delText>
        </w:r>
      </w:del>
      <w:r w:rsidRPr="00017C1D">
        <w:rPr>
          <w:spacing w:val="-8"/>
          <w:rtl/>
        </w:rPr>
        <w:t xml:space="preserve"> </w:t>
      </w:r>
      <w:ins w:id="94507" w:author="מנוע מכני" w:date="2026-10-11T12:04:39Z">
        <w:r>
          <w:rPr>
            <w:spacing w:val="-8"/>
            <w:rtl/>
          </w:rPr>
          <w:t xml:space="preserve">אין</w:t>
        </w:r>
      </w:ins>
      <w:del w:id="94508" w:author="מנוע מכני" w:date="2026-10-11T12:04:39Z">
        <w:r w:rsidRPr="00017C1D">
          <w:rPr>
            <w:spacing w:val="-8"/>
            <w:rtl/>
          </w:rPr>
          <w:delText xml:space="preserve">ליכא</w:delText>
        </w:r>
      </w:del>
      <w:r w:rsidRPr="00017C1D">
        <w:rPr>
          <w:spacing w:val="-8"/>
          <w:rtl/>
        </w:rPr>
        <w:t xml:space="preserve"> שיעורא,</w:t>
      </w:r>
    </w:p>
    <w:p>
      <w:pPr>
        <w:pStyle w:val="afffff8"/>
        <w:rPr>
          <w:ins w:id="90145" w:author="קלוד" w:date="2026-10-11T12:23:38Z"/>
        </w:rPr>
      </w:pPr>
      <w:ins w:id="90146" w:author="קלוד" w:date="2026-10-11T12:23:38Z">
        <w:r>
          <w:rPr>
            <w:color w:val="7B3F00"/>
          </w:rPr>
          <w:t xml:space="preserve">נתעסקה במין אחד - תולה בו כמה מינין</w:t>
        </w:r>
      </w:ins>
    </w:p>
    <w:p>
      <w:pPr>
        <w:pStyle w:val="38"/>
        <w:rPr>
          <w:ins w:id="101023" w:author="מנוע מכני" w:date="2026-10-11T12:04:39Z"/>
        </w:rPr>
      </w:pPr>
      <w:r>
        <w:t>רבא</w:t>
      </w:r>
      <w:r w:rsidRPr="00B078C3">
        <w:t xml:space="preserve">:</w:t>
      </w:r>
    </w:p>
    <w:p w:rsidR="00E403F0" w:rsidRDefault="00E403F0" w:rsidP="00E403F0">
      <w:pPr>
        <w:rPr>
          <w:rFonts w:ascii="FontbitDavid" w:hAnsi="FontbitDavid"/>
          <w:sz w:val="24"/>
          <w:rtl/>
        </w:rPr>
      </w:pPr>
      <w:del w:id="101024" w:author="מנוע מכני" w:date="2026-10-11T12:04:39Z">
        <w:r w:rsidRPr="00B078C3">
          <w:rPr>
            <w:rFonts w:ascii="FontbitDavid" w:hAnsi="FontbitDavid"/>
            <w:sz w:val="24"/>
            <w:rtl/>
          </w:rPr>
          <w:delText xml:space="preserve"> </w:delText>
        </w:r>
      </w:del>
      <w:ins w:id="96149" w:author="מנוע מכני" w:date="2026-10-11T12:04:39Z">
        <w:r>
          <w:rPr>
            <w:rFonts w:ascii="FontbitDavid" w:hAnsi="FontbitDavid"/>
            <w:sz w:val="24"/>
            <w:rtl/>
          </w:rPr>
          <w:t xml:space="preserve">עליו</w:t>
        </w:r>
      </w:ins>
      <w:del w:id="9615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מין אחד - תולה בו כמה מינין.</w:t>
      </w:r>
      <w:r>
        <w:rPr>
          <w:rFonts w:ascii="FontbitDavid" w:hAnsi="FontbitDavid" w:hint="cs"/>
          <w:sz w:val="24"/>
          <w:rtl/>
        </w:rPr>
        <w:t xml:space="preserve"> והך ד</w:t>
      </w:r>
      <w:r>
        <w:rPr>
          <w:rFonts w:ascii="FontbitDavid" w:hAnsi="FontbitDavid"/>
          <w:sz w:val="24"/>
          <w:rtl/>
        </w:rPr>
        <w:t xml:space="preserve">נתעסקה באדום </w:t>
      </w:r>
      <w:r w:rsidRPr="00B078C3">
        <w:rPr>
          <w:rFonts w:ascii="FontbitDavid" w:hAnsi="FontbitDavid"/>
          <w:sz w:val="24"/>
          <w:rtl/>
        </w:rPr>
        <w:t xml:space="preserve">אין תולה בו שחור! </w:t>
      </w:r>
    </w:p>
    <w:p w:rsidR="00E403F0" w:rsidRPr="0024766E" w:rsidRDefault="00E403F0" w:rsidP="00E403F0">
      <w:pPr>
        <w:pStyle w:val="a2"/>
        <w:numPr>
          <w:ilvl w:val="0"/>
          <w:numId w:val="2"/>
        </w:numPr>
        <w:rPr>
          <w:rtl/>
        </w:rPr>
      </w:pPr>
      <w:r w:rsidRPr="0024766E">
        <w:rPr>
          <w:rtl/>
        </w:rPr>
        <w:t>נתעסקה שאני.</w:t>
      </w:r>
    </w:p>
    <w:p w:rsidR="00E403F0" w:rsidRDefault="00E403F0" w:rsidP="00E403F0">
      <w:pPr>
        <w:rPr>
          <w:rFonts w:ascii="FontbitDavid" w:hAnsi="FontbitDavid"/>
          <w:sz w:val="24"/>
          <w:rtl/>
        </w:rPr>
      </w:pPr>
    </w:p>
    <w:p>
      <w:pPr>
        <w:pStyle w:val="38"/>
        <w:rPr>
          <w:ins w:id="101025" w:author="מנוע מכני" w:date="2026-10-11T12:04:39Z"/>
        </w:rPr>
      </w:pPr>
      <w:ins w:id="92329" w:author="מנוע מכני" w:date="2026-10-11T12:04:39Z">
        <w:r>
          <w:t xml:space="preserve">א"ד</w:t>
        </w:r>
      </w:ins>
      <w:del w:id="92330" w:author="מנוע מכני" w:date="2026-10-11T12:04:39Z">
        <w:r>
          <w:delText xml:space="preserve">א''ד</w:delText>
        </w:r>
      </w:del>
      <w:r>
        <w:t xml:space="preserve"> רבא:</w:t>
      </w:r>
    </w:p>
    <w:p w:rsidR="00E403F0" w:rsidRPr="00B078C3" w:rsidRDefault="00E403F0" w:rsidP="00E403F0">
      <w:pPr>
        <w:rPr>
          <w:rFonts w:ascii="FontbitDavid" w:hAnsi="FontbitDavid"/>
          <w:sz w:val="24"/>
          <w:rtl/>
        </w:rPr>
      </w:pPr>
      <w:del w:id="10102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נתעסקה במין אחד - תולה בו כמה מינין.</w:t>
      </w:r>
    </w:p>
    <w:p>
      <w:pPr>
        <w:pStyle w:val="38"/>
        <w:rPr>
          <w:ins w:id="101027" w:author="מנוע מכני" w:date="2026-10-11T12:04:39Z"/>
        </w:rPr>
      </w:pPr>
      <w:r w:rsidRPr="00B078C3">
        <w:t xml:space="preserve">מיתיבי:</w:t>
      </w:r>
    </w:p>
    <w:p w:rsidR="00E403F0" w:rsidRDefault="00E403F0" w:rsidP="00E403F0">
      <w:pPr>
        <w:rPr>
          <w:rFonts w:ascii="FontbitDavid" w:hAnsi="FontbitDavid"/>
          <w:sz w:val="24"/>
          <w:rtl/>
        </w:rPr>
      </w:pPr>
      <w:del w:id="1010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נתעסקה באדום - אין תולה בו שחור </w:t>
      </w:r>
    </w:p>
    <w:p w:rsidR="00E403F0" w:rsidRPr="0024766E" w:rsidRDefault="00E403F0" w:rsidP="00E403F0">
      <w:pPr>
        <w:pStyle w:val="a2"/>
        <w:numPr>
          <w:ilvl w:val="0"/>
          <w:numId w:val="2"/>
        </w:numPr>
        <w:rPr>
          <w:rtl/>
        </w:rPr>
      </w:pPr>
      <w:r>
        <w:rPr>
          <w:rFonts w:hint="cs"/>
          <w:rtl/>
        </w:rPr>
        <w:t xml:space="preserve">כי </w:t>
      </w:r>
      <w:ins w:id="96151" w:author="מנוע מכני" w:date="2026-10-11T12:04:39Z">
        <w:r>
          <w:rPr>
            <w:rFonts w:hint="cs"/>
            <w:rtl/>
          </w:rPr>
          <w:t xml:space="preserve">אומר</w:t>
        </w:r>
      </w:ins>
      <w:del w:id="96152" w:author="מנוע מכני" w:date="2026-10-11T12:04:39Z">
        <w:r>
          <w:rPr>
            <w:rFonts w:hint="cs"/>
            <w:rtl/>
          </w:rPr>
          <w:delText xml:space="preserve">קאמר</w:delText>
        </w:r>
      </w:del>
      <w:r>
        <w:rPr>
          <w:rFonts w:hint="cs"/>
          <w:rtl/>
        </w:rPr>
        <w:t xml:space="preserve"> </w:t>
      </w:r>
      <w:r>
        <w:rPr>
          <w:rStyle w:val="2fb"/>
          <w:rFonts w:hint="cs"/>
          <w:rtl/>
        </w:rPr>
        <w:t xml:space="preserve">רבא</w:t>
      </w:r>
      <w:r>
        <w:rPr>
          <w:rFonts w:hint="cs"/>
          <w:rtl/>
        </w:rPr>
        <w:t xml:space="preserve"> </w:t>
      </w:r>
      <w:r w:rsidRPr="0024766E">
        <w:rPr>
          <w:rtl/>
        </w:rPr>
        <w:t>דאתעסקה בתרנגולת, ד</w:t>
      </w:r>
      <w:r>
        <w:rPr>
          <w:rFonts w:hint="cs"/>
          <w:rtl/>
        </w:rPr>
        <w:t xml:space="preserve">יש בה כמה מיני דמים </w:t>
      </w:r>
    </w:p>
    <w:p w:rsidR="00E403F0" w:rsidRPr="00B078C3" w:rsidRDefault="00E403F0" w:rsidP="00E403F0">
      <w:pPr>
        <w:pStyle w:val="affff1"/>
        <w:ind w:end="0"/>
        <w:rPr>
          <w:rtl/>
        </w:rPr>
        <w:pPrChange w:id="20138" w:author="קלוד" w:date="2026-10-11T09:07:21Z">
          <w:pPr>
            <w:pStyle w:val="affff1"/>
            <w:rPr>
              <w:rtl/>
            </w:rPr>
          </w:pPr>
        </w:pPrChange>
      </w:pPr>
      <w:ins w:id="9878" w:author="מספור קטעי משנה" w:date="2026-10-11T09:25:19Z">
        <w:r>
          <w:rPr>
            <w:rStyle w:val="MisparKeta"/>
          </w:rPr>
          <w:t xml:space="preserve">ב. </w:t>
        </w:r>
      </w:ins>
      <w:r w:rsidRPr="00B078C3">
        <w:rPr>
          <w:rtl/>
        </w:rPr>
        <w:t>מעשה באשה [וכו'].</w:t>
      </w:r>
    </w:p>
    <w:p>
      <w:pPr>
        <w:pStyle w:val="38"/>
        <w:rPr>
          <w:ins w:id="101029" w:author="מנוע מכני" w:date="2026-10-11T12:04:39Z"/>
        </w:rPr>
      </w:pPr>
      <w:r w:rsidRPr="00B078C3">
        <w:t xml:space="preserve">והתניא:</w:t>
      </w:r>
    </w:p>
    <w:p w:rsidR="00E403F0" w:rsidRPr="00B078C3" w:rsidRDefault="00E403F0" w:rsidP="00E403F0">
      <w:pPr>
        <w:rPr>
          <w:rFonts w:ascii="FontbitDavid" w:hAnsi="FontbitDavid"/>
          <w:sz w:val="24"/>
          <w:rtl/>
        </w:rPr>
      </w:pPr>
      <w:del w:id="1010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אמרו חכמים את הדבר להקל, אלא להחמיר! </w:t>
      </w:r>
      <w:ins w:id="92331" w:author="מנוע מכני" w:date="2026-10-11T12:04:39Z">
        <w:r>
          <w:rPr>
            <w:rFonts w:ascii="FontbitDavid" w:hAnsi="FontbitDavid"/>
            <w:sz w:val="24"/>
            <w:rtl/>
          </w:rPr>
          <w:t xml:space="preserve">א"ר</w:t>
        </w:r>
      </w:ins>
      <w:del w:id="9233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ינא: </w:t>
      </w:r>
      <w:r w:rsidRPr="00B078C3">
        <w:rPr>
          <w:rFonts w:ascii="FontbitDavid" w:hAnsi="FontbitDavid"/>
          <w:sz w:val="24"/>
          <w:rtl/>
        </w:rPr>
        <w:t xml:space="preserve">לא</w:t>
      </w:r>
      <w:r w:rsidRPr="00B078C3">
        <w:rPr>
          <w:rFonts w:ascii="FontbitDavid" w:hAnsi="FontbitDavid"/>
          <w:sz w:val="24"/>
          <w:rtl/>
        </w:rPr>
        <w:t xml:space="preserve"> להקל על דברי תורה - אלא להחמיר על דברי תורה, וכתמים עצמן דרבנן.</w:t>
      </w:r>
    </w:p>
    <w:p w:rsidR="00E403F0" w:rsidRPr="00B078C3" w:rsidRDefault="00E403F0" w:rsidP="00E403F0">
      <w:pPr>
        <w:jc w:val="center"/>
        <w:rPr>
          <w:del w:id="90164" w:author="מנוע עיצוב" w:date="2026-10-11T12:09:26Z"/>
          <w:rFonts w:ascii="FontbitDavid" w:hAnsi="FontbitDavid"/>
          <w:sz w:val="24"/>
          <w:rtl/>
        </w:rPr>
      </w:pPr>
      <w:del w:id="9016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39" w:author="קלוד" w:date="2026-10-11T09:07:21Z">
          <w:pPr>
            <w:pStyle w:val="affff1"/>
            <w:rPr>
              <w:rtl/>
            </w:rPr>
          </w:pPr>
        </w:pPrChange>
      </w:pPr>
      <w:ins w:id="9879" w:author="מספור קטעי משנה" w:date="2026-10-11T09:25:19Z">
        <w:r>
          <w:rPr>
            <w:rStyle w:val="MisparKeta"/>
          </w:rPr>
          <w:t xml:space="preserve">ב. </w:t>
        </w:r>
      </w:ins>
      <w:r w:rsidRPr="00B078C3">
        <w:rPr>
          <w:rtl/>
        </w:rPr>
        <w:t>עד שהוא נתון.</w:t>
      </w:r>
    </w:p>
    <w:p>
      <w:pPr>
        <w:pStyle w:val="38"/>
        <w:rPr>
          <w:ins w:id="101031" w:author="מנוע מכני" w:date="2026-10-11T12:04:39Z"/>
        </w:rPr>
      </w:pPr>
      <w:r w:rsidRPr="00111789">
        <w:t>איבעיא</w:t>
      </w:r>
      <w:r w:rsidRPr="00B078C3">
        <w:t xml:space="preserve"> להו:</w:t>
      </w:r>
    </w:p>
    <w:p w:rsidR="00E403F0" w:rsidRDefault="00E403F0" w:rsidP="00E403F0">
      <w:pPr>
        <w:rPr>
          <w:rFonts w:ascii="FontbitDavid" w:hAnsi="FontbitDavid"/>
          <w:sz w:val="24"/>
          <w:rtl/>
        </w:rPr>
      </w:pPr>
      <w:del w:id="1010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מי </w:t>
      </w:r>
      <w:ins w:id="94513" w:author="מנוע מכני" w:date="2026-10-11T12:04:39Z">
        <w:r>
          <w:rPr>
            <w:rFonts w:ascii="FontbitDavid" w:hAnsi="FontbitDavid"/>
            <w:sz w:val="24"/>
            <w:rtl/>
          </w:rPr>
          <w:t xml:space="preserve">חלקו</w:t>
        </w:r>
      </w:ins>
      <w:del w:id="94514"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רבנן </w:t>
      </w:r>
      <w:ins w:id="96153" w:author="מנוע מכני" w:date="2026-10-11T12:04:39Z">
        <w:r>
          <w:rPr>
            <w:rFonts w:ascii="FontbitDavid" w:hAnsi="FontbitDavid"/>
            <w:sz w:val="24"/>
            <w:rtl/>
          </w:rPr>
          <w:t xml:space="preserve">עליו</w:t>
        </w:r>
      </w:ins>
      <w:del w:id="9615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w:t>
      </w:r>
      <w:r w:rsidRPr="00B078C3">
        <w:rPr>
          <w:rStyle w:val="2fb"/>
          <w:rFonts w:ascii="FontbitDavid" w:hAnsi="FontbitDavid"/>
          <w:sz w:val="24"/>
          <w:rtl/>
        </w:rPr>
        <w:t xml:space="preserve">דר"א</w:t>
      </w:r>
      <w:r w:rsidRPr="00B078C3">
        <w:rPr>
          <w:rFonts w:ascii="FontbitDavid" w:hAnsi="FontbitDavid"/>
          <w:sz w:val="24"/>
          <w:rtl/>
        </w:rPr>
        <w:t xml:space="preserve"> ברבי צדוק, או </w:t>
      </w:r>
      <w:r w:rsidRPr="00B078C3">
        <w:rPr>
          <w:rFonts w:ascii="FontbitDavid" w:hAnsi="FontbitDavid"/>
          <w:sz w:val="24"/>
          <w:rtl/>
        </w:rPr>
        <w:t xml:space="preserve">לא</w:t>
      </w:r>
      <w:r w:rsidRPr="00B078C3">
        <w:rPr>
          <w:rFonts w:ascii="FontbitDavid" w:hAnsi="FontbitDavid"/>
          <w:sz w:val="24"/>
          <w:rtl/>
        </w:rPr>
        <w:t xml:space="preserve">? </w:t>
      </w:r>
    </w:p>
    <w:p>
      <w:pPr>
        <w:pStyle w:val="38"/>
        <w:rPr>
          <w:ins w:id="101033" w:author="מנוע מכני" w:date="2026-10-11T12:04:39Z"/>
        </w:rPr>
      </w:pPr>
      <w:r>
        <w:t>ת"ש</w:t>
      </w:r>
      <w:r w:rsidRPr="00B078C3">
        <w:t xml:space="preserve">:</w:t>
      </w:r>
    </w:p>
    <w:p w:rsidR="00E403F0" w:rsidRPr="00B078C3" w:rsidRDefault="00E403F0" w:rsidP="00E403F0">
      <w:pPr>
        <w:rPr>
          <w:rFonts w:ascii="FontbitDavid" w:hAnsi="FontbitDavid"/>
          <w:sz w:val="24"/>
          <w:rtl/>
        </w:rPr>
      </w:pPr>
      <w:del w:id="1010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כתם ארוך - מצטרף, טפין טפין - אין מצטרפין.</w:t>
      </w:r>
    </w:p>
    <w:p w:rsidR="00E403F0" w:rsidRDefault="00E403F0" w:rsidP="00E403F0">
      <w:pPr>
        <w:rPr>
          <w:rFonts w:ascii="FontbitDavid" w:hAnsi="FontbitDavid"/>
          <w:sz w:val="24"/>
          <w:rtl/>
        </w:rPr>
      </w:pPr>
      <w:r>
        <w:rPr>
          <w:rFonts w:ascii="FontbitDavid" w:hAnsi="FontbitDavid" w:hint="cs"/>
          <w:sz w:val="24"/>
          <w:rtl/>
        </w:rPr>
        <w:t xml:space="preserve">ובהכרח דרבנן הוא </w:t>
      </w:r>
      <w:ins w:id="97577" w:author="מנוע מכני" w:date="2026-10-11T12:04:39Z">
        <w:r>
          <w:rPr>
            <w:rFonts w:ascii="FontbitDavid" w:hAnsi="FontbitDavid" w:hint="cs"/>
            <w:sz w:val="24"/>
            <w:rtl/>
          </w:rPr>
          <w:t xml:space="preserve">דאם </w:t>
        </w:r>
      </w:ins>
      <w:del w:id="97578" w:author="מנוע מכני" w:date="2026-10-11T12:04:39Z">
        <w:r>
          <w:rPr>
            <w:rFonts w:ascii="FontbitDavid" w:hAnsi="FontbitDavid" w:hint="cs"/>
            <w:sz w:val="24"/>
            <w:rtl/>
          </w:rPr>
          <w:delText xml:space="preserve">דאי </w:delText>
        </w:r>
      </w:del>
      <w:r>
        <w:rPr>
          <w:rStyle w:val="2fb"/>
          <w:rFonts w:ascii="FontbitDavid" w:hAnsi="FontbitDavid" w:hint="cs"/>
          <w:sz w:val="24"/>
          <w:rtl/>
        </w:rPr>
        <w:t xml:space="preserve">רא</w:t>
      </w:r>
      <w:ins w:id="92333" w:author="מנוע מכני" w:date="2026-10-11T12:04:39Z">
        <w:r>
          <w:rPr>
            <w:rStyle w:val="2fb"/>
            <w:rFonts w:ascii="FontbitDavid" w:hAnsi="FontbitDavid" w:hint="cs"/>
            <w:sz w:val="24"/>
            <w:rtl/>
          </w:rPr>
          <w:t xml:space="preserve">ב"צ</w:t>
        </w:r>
      </w:ins>
      <w:del w:id="92334" w:author="מנוע מכני" w:date="2026-10-11T12:04:39Z">
        <w:r>
          <w:rPr>
            <w:rFonts w:ascii="FontbitDavid" w:hAnsi="FontbitDavid" w:hint="cs"/>
            <w:sz w:val="24"/>
            <w:rtl/>
          </w:rPr>
          <w:delText xml:space="preserve">ב''צ</w:delText>
        </w:r>
      </w:del>
      <w:r>
        <w:rPr>
          <w:rFonts w:ascii="FontbitDavid" w:hAnsi="FontbitDavid" w:hint="cs"/>
          <w:sz w:val="24"/>
          <w:rtl/>
        </w:rPr>
        <w:t xml:space="preserve"> </w:t>
      </w:r>
      <w:ins w:id="92335" w:author="מנוע מכני" w:date="2026-10-11T12:04:39Z">
        <w:r>
          <w:rPr>
            <w:rFonts w:ascii="FontbitDavid" w:hAnsi="FontbitDavid" w:hint="cs"/>
            <w:sz w:val="24"/>
            <w:rtl/>
          </w:rPr>
          <w:t xml:space="preserve">ל"ל</w:t>
        </w:r>
      </w:ins>
      <w:del w:id="92336" w:author="מנוע מכני" w:date="2026-10-11T12:04:39Z">
        <w:r>
          <w:rPr>
            <w:rFonts w:ascii="FontbitDavid" w:hAnsi="FontbitDavid" w:hint="cs"/>
            <w:sz w:val="24"/>
            <w:rtl/>
          </w:rPr>
          <w:delText xml:space="preserve">ל''ל</w:delText>
        </w:r>
      </w:del>
      <w:r>
        <w:rPr>
          <w:rFonts w:ascii="FontbitDavid" w:hAnsi="FontbitDavid" w:hint="cs"/>
          <w:sz w:val="24"/>
          <w:rtl/>
        </w:rPr>
        <w:t xml:space="preserve"> צירוף הא אפי' כל שהוא טמא </w:t>
      </w:r>
    </w:p>
    <w:p>
      <w:pPr>
        <w:pStyle w:val="38"/>
        <w:rPr>
          <w:ins w:id="101035" w:author="מנוע מכני" w:date="2026-10-11T12:04:39Z"/>
        </w:rPr>
      </w:pPr>
      <w:r>
        <w:t xml:space="preserve">ודחי'</w:t>
      </w:r>
    </w:p>
    <w:p w:rsidR="00E403F0" w:rsidRDefault="00E403F0" w:rsidP="00E403F0">
      <w:pPr>
        <w:rPr>
          <w:rFonts w:ascii="FontbitDavid" w:hAnsi="FontbitDavid"/>
          <w:sz w:val="24"/>
          <w:rtl/>
        </w:rPr>
      </w:pPr>
      <w:del w:id="101036" w:author="מנוע מכני" w:date="2026-10-11T12:04:39Z">
        <w:r>
          <w:rPr>
            <w:rFonts w:ascii="FontbitDavid" w:hAnsi="FontbitDavid" w:hint="cs"/>
            <w:sz w:val="24"/>
            <w:rtl/>
          </w:rPr>
          <w:delText xml:space="preserve"> </w:delText>
        </w:r>
      </w:del>
      <w:r>
        <w:rPr>
          <w:rFonts w:ascii="FontbitDavid" w:hAnsi="FontbitDavid" w:hint="cs"/>
          <w:sz w:val="24"/>
          <w:rtl/>
        </w:rPr>
        <w:t xml:space="preserve">דאפשר </w:t>
      </w:r>
      <w:r>
        <w:rPr>
          <w:rStyle w:val="2fb"/>
          <w:rFonts w:ascii="FontbitDavid" w:hAnsi="FontbitDavid" w:hint="cs"/>
          <w:sz w:val="24"/>
          <w:rtl/>
        </w:rPr>
        <w:t xml:space="preserve">דרא</w:t>
      </w:r>
      <w:ins w:id="92337" w:author="מנוע מכני" w:date="2026-10-11T12:04:39Z">
        <w:r>
          <w:rPr>
            <w:rStyle w:val="2fb"/>
            <w:rFonts w:ascii="FontbitDavid" w:hAnsi="FontbitDavid" w:hint="cs"/>
            <w:sz w:val="24"/>
            <w:rtl/>
          </w:rPr>
          <w:t xml:space="preserve">ב"צ</w:t>
        </w:r>
      </w:ins>
      <w:del w:id="92338" w:author="מנוע מכני" w:date="2026-10-11T12:04:39Z">
        <w:r>
          <w:rPr>
            <w:rFonts w:ascii="FontbitDavid" w:hAnsi="FontbitDavid" w:hint="cs"/>
            <w:sz w:val="24"/>
            <w:rtl/>
          </w:rPr>
          <w:delText xml:space="preserve">ב''צ</w:delText>
        </w:r>
      </w:del>
      <w:r>
        <w:rPr>
          <w:rFonts w:ascii="FontbitDavid" w:hAnsi="FontbitDavid" w:hint="cs"/>
          <w:sz w:val="24"/>
          <w:rtl/>
        </w:rPr>
        <w:t xml:space="preserve"> ושאני כתם </w:t>
      </w:r>
    </w:p>
    <w:p>
      <w:pPr>
        <w:pStyle w:val="38"/>
        <w:rPr>
          <w:ins w:id="101038" w:author="מנוע מכני" w:date="2026-10-11T12:04:39Z"/>
        </w:rPr>
      </w:pPr>
      <w:del w:id="101037" w:author="מנוע מכני" w:date="2026-10-11T12:04:39Z">
        <w:r w:rsidRPr="00E744B3">
          <w:delText xml:space="preserve">•</w:delText>
        </w:r>
      </w:del>
      <w:r w:rsidRPr="00E744B3">
        <w:t xml:space="preserve"> </w:t>
      </w:r>
      <w:r w:rsidRPr="00B078C3">
        <w:t xml:space="preserve">ת"ש, ד</w:t>
      </w:r>
      <w:ins w:id="92339" w:author="מנוע מכני" w:date="2026-10-11T12:04:39Z">
        <w:r>
          <w:t xml:space="preserve">א"ר</w:t>
        </w:r>
      </w:ins>
      <w:del w:id="92340" w:author="מנוע מכני" w:date="2026-10-11T12:04:39Z">
        <w:r w:rsidRPr="00B078C3">
          <w:delText xml:space="preserve">א''ר</w:delText>
        </w:r>
      </w:del>
      <w:r w:rsidRPr="00B078C3">
        <w:t xml:space="preserve"> יהודה </w:t>
      </w:r>
      <w:r w:rsidRPr="00B078C3">
        <w:t xml:space="preserve">אמר</w:t>
      </w:r>
      <w:r w:rsidRPr="00B078C3">
        <w:t xml:space="preserve"> שמואל:</w:t>
      </w:r>
    </w:p>
    <w:p w:rsidR="00E403F0" w:rsidRPr="00B078C3" w:rsidRDefault="00E403F0" w:rsidP="00E403F0">
      <w:pPr>
        <w:rPr>
          <w:rFonts w:ascii="FontbitDavid" w:hAnsi="FontbitDavid"/>
          <w:sz w:val="24"/>
          <w:rtl/>
        </w:rPr>
      </w:pPr>
      <w:del w:id="10103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w:t>
      </w:r>
      <w:ins w:id="93287" w:author="מנוע מכני" w:date="2026-10-11T12:04:39Z">
        <w:r>
          <w:rPr>
            <w:rStyle w:val="2fb"/>
            <w:rFonts w:ascii="FontbitDavid" w:hAnsi="FontbitDavid"/>
            <w:sz w:val="24"/>
            <w:rtl/>
          </w:rPr>
          <w:t xml:space="preserve">כר"א</w:t>
        </w:r>
      </w:ins>
      <w:del w:id="93288" w:author="מנוע מכני" w:date="2026-10-11T12:04:39Z">
        <w:r w:rsidRPr="00B078C3">
          <w:rPr>
            <w:rFonts w:ascii="FontbitDavid" w:hAnsi="FontbitDavid"/>
            <w:sz w:val="24"/>
            <w:rtl/>
          </w:rPr>
          <w:delText xml:space="preserve">כרבי אליעזר</w:delText>
        </w:r>
      </w:del>
      <w:r w:rsidRPr="00B078C3">
        <w:rPr>
          <w:rFonts w:ascii="FontbitDavid" w:hAnsi="FontbitDavid"/>
          <w:sz w:val="24"/>
          <w:rtl/>
        </w:rPr>
        <w:t xml:space="preserve"> ברבי צדוק.</w:t>
      </w:r>
    </w:p>
    <w:p w:rsidR="00E403F0" w:rsidRPr="0024766E" w:rsidRDefault="00E403F0" w:rsidP="00E403F0">
      <w:pPr>
        <w:rPr>
          <w:rFonts w:ascii="FontbitDavid" w:hAnsi="FontbitDavid"/>
          <w:b/>
          <w:bCs/>
          <w:sz w:val="24"/>
          <w:rtl/>
        </w:rPr>
      </w:pPr>
      <w:r w:rsidRPr="0024766E">
        <w:rPr>
          <w:rFonts w:ascii="FontbitDavid" w:hAnsi="FontbitDavid"/>
          <w:b/>
          <w:bCs/>
          <w:sz w:val="24"/>
          <w:rtl/>
        </w:rPr>
        <w:t xml:space="preserve">הלכה - מכלל </w:t>
      </w:r>
      <w:ins w:id="94515" w:author="מנוע מכני" w:date="2026-10-11T12:04:39Z">
        <w:r>
          <w:rPr>
            <w:rFonts w:ascii="FontbitDavid" w:hAnsi="FontbitDavid"/>
            <w:b/>
            <w:bCs/>
            <w:sz w:val="24"/>
            <w:rtl/>
          </w:rPr>
          <w:t xml:space="preserve">דחלקו</w:t>
        </w:r>
      </w:ins>
      <w:del w:id="94516" w:author="מנוע מכני" w:date="2026-10-11T12:04:39Z">
        <w:r w:rsidRPr="0024766E">
          <w:rPr>
            <w:rFonts w:ascii="FontbitDavid" w:hAnsi="FontbitDavid"/>
            <w:b/>
            <w:bCs/>
            <w:sz w:val="24"/>
            <w:rtl/>
          </w:rPr>
          <w:delText xml:space="preserve">דפליגי</w:delText>
        </w:r>
      </w:del>
      <w:r w:rsidRPr="0024766E">
        <w:rPr>
          <w:rFonts w:ascii="FontbitDavid" w:hAnsi="FontbitDavid"/>
          <w:b/>
          <w:bCs/>
          <w:sz w:val="24"/>
          <w:rtl/>
        </w:rPr>
        <w:t xml:space="preserve">, </w:t>
      </w:r>
      <w:ins w:id="93289" w:author="מנוע מכני" w:date="2026-10-11T12:04:39Z">
        <w:r>
          <w:rPr>
            <w:rFonts w:ascii="FontbitDavid" w:hAnsi="FontbitDavid"/>
            <w:b/>
            <w:bCs/>
            <w:sz w:val="24"/>
            <w:rtl/>
          </w:rPr>
          <w:t xml:space="preserve">ש"מ</w:t>
        </w:r>
      </w:ins>
      <w:del w:id="93290" w:author="מנוע מכני" w:date="2026-10-11T12:04:39Z">
        <w:r w:rsidRPr="0024766E">
          <w:rPr>
            <w:rFonts w:ascii="FontbitDavid" w:hAnsi="FontbitDavid"/>
            <w:b/>
            <w:bCs/>
            <w:sz w:val="24"/>
            <w:rtl/>
          </w:rPr>
          <w:delText xml:space="preserve">שמע מינה</w:delText>
        </w:r>
      </w:del>
      <w:r w:rsidRPr="0024766E">
        <w:rPr>
          <w:rFonts w:ascii="FontbitDavid" w:hAnsi="FontbitDavid"/>
          <w:b/>
          <w:bCs/>
          <w:sz w:val="24"/>
          <w:rtl/>
        </w:rPr>
        <w:t xml:space="preserve">.</w:t>
      </w:r>
    </w:p>
    <w:p w:rsidR="00E403F0" w:rsidRDefault="00E403F0" w:rsidP="00E403F0">
      <w:pPr>
        <w:pStyle w:val="Hadran"/>
        <w:rPr>
          <w:rFonts w:ascii="FontbitDavid" w:hAnsi="FontbitDavid"/>
          <w:sz w:val="24"/>
        </w:rPr>
        <w:pPrChange w:id="104025" w:author="Claude" w:date="2026-10-11T09:08:16Z">
          <w:pPr>
            <w:rPr>
              <w:rFonts w:ascii="FontbitDavid" w:hAnsi="FontbitDavid"/>
              <w:sz w:val="24"/>
            </w:rPr>
          </w:pPr>
        </w:pPrChange>
      </w:pPr>
      <w:r w:rsidRPr="00B078C3">
        <w:rPr>
          <w:rFonts w:ascii="FontbitDavid" w:hAnsi="FontbitDavid"/>
          <w:sz w:val="24"/>
          <w:rtl/>
        </w:rPr>
        <w:t>הדרן עלך הרואה כתם.</w:t>
      </w:r>
      <w:r>
        <w:rPr>
          <w:rFonts w:ascii="FontbitDavid" w:hAnsi="FontbitDavid"/>
          <w:sz w:val="24"/>
          <w:rtl/>
        </w:rPr>
        <w:br w:type="page"/>
      </w:r>
    </w:p>
    <w:p w:rsidR="00E403F0" w:rsidRDefault="00E403F0" w:rsidP="00E403F0">
      <w:pPr>
        <w:pStyle w:val="afff6"/>
        <w:framePr w:wrap="around"/>
        <w:rPr>
          <w:del w:id="103007" w:author="Claude" w:date="2026-10-11T09:07:54Z"/>
          <w:rtl/>
        </w:rPr>
      </w:pPr>
      <w:del w:id="103006" w:author="Claude" w:date="2026-10-11T09:07:54Z">
        <w:r>
          <w:rPr>
            <w:rFonts w:hint="cs"/>
            <w:rtl/>
          </w:rPr>
          <w:lastRenderedPageBreak/>
          <w:delText xml:space="preserve">פרק תשיעי </w:delText>
        </w:r>
      </w:del>
    </w:p>
    <w:p w:rsidR="00E403F0" w:rsidRPr="00B078C3" w:rsidRDefault="00E403F0" w:rsidP="00E403F0">
      <w:pPr>
        <w:pStyle w:val="afff7"/>
        <w:framePr w:wrap="around"/>
        <w:rPr>
          <w:del w:id="103009" w:author="Claude" w:date="2026-10-11T09:07:54Z"/>
          <w:rtl/>
        </w:rPr>
      </w:pPr>
      <w:del w:id="103008" w:author="Claude" w:date="2026-10-11T09:07:54Z">
        <w:r>
          <w:rPr>
            <w:rFonts w:hint="cs"/>
            <w:rtl/>
          </w:rPr>
          <w:delText xml:space="preserve">האשה שהיא עושה </w:delText>
        </w:r>
      </w:del>
    </w:p>
    <w:p w:rsidR="00E403F0" w:rsidRDefault="00E403F0" w:rsidP="00E403F0">
      <w:pPr>
        <w:pStyle w:val="afff3"/>
        <w:framePr w:wrap="around"/>
        <w:rPr>
          <w:rtl/>
        </w:rPr>
      </w:pPr>
      <w:r>
        <w:rPr>
          <w:rFonts w:hint="cs"/>
          <w:rtl/>
        </w:rPr>
        <w:t>נט.</w:t>
      </w:r>
    </w:p>
    <w:p>
      <w:pPr>
        <w:pStyle w:val="PetichatPerek"/>
        <w:rPr>
          <w:ins w:id="103005" w:author="Claude" w:date="2026-10-11T09:07:54Z"/>
        </w:rPr>
      </w:pPr>
      <w:ins w:id="103004" w:author="Claude" w:date="2026-10-11T09:07:54Z">
        <w:r>
          <w:rPr>
            <w:rFonts w:hint="cs"/>
            <w:rtl/>
          </w:rPr>
          <w:t xml:space="preserve">פרק תשיעי</w:t>
        </w:r>
        <w:r>
          <w:rPr>
            <w:rFonts w:hint="cs"/>
            <w:rtl/>
          </w:rPr>
          <w:t xml:space="preserve"> - </w:t>
        </w:r>
        <w:r>
          <w:rPr>
            <w:rFonts w:hint="cs"/>
            <w:rtl/>
          </w:rPr>
          <w:t xml:space="preserve">האשה שהיא עושה</w:t>
        </w:r>
      </w:ins>
    </w:p>
    <w:p>
      <w:pPr>
        <w:pStyle w:val="MishnaBatzad"/>
        <w:rPr>
          <w:ins w:id="20381" w:author="קלוד" w:date="2026-10-11T09:07:21Z"/>
        </w:rPr>
      </w:pPr>
      <w:ins w:id="20380" w:author="קלוד" w:date="2026-10-11T09:07:21Z">
        <w:r>
          <w:t xml:space="preserve">משנה א</w:t>
        </w:r>
      </w:ins>
    </w:p>
    <w:p w:rsidR="00E403F0" w:rsidRPr="00D65BEC" w:rsidRDefault="00E403F0" w:rsidP="00E403F0">
      <w:pPr>
        <w:pStyle w:val="afff9"/>
        <w:rPr>
          <w:del w:id="20253" w:author="קלוד" w:date="2026-10-11T09:07:21Z"/>
          <w:rtl/>
        </w:rPr>
      </w:pPr>
      <w:del w:id="20252" w:author="קלוד" w:date="2026-10-11T09:07:21Z">
        <w:r w:rsidRPr="00D65BEC">
          <w:rPr>
            <w:rFonts w:hint="cs"/>
            <w:rtl/>
          </w:rPr>
          <w:delText xml:space="preserve">מתני' </w:delText>
        </w:r>
      </w:del>
    </w:p>
    <w:p w:rsidR="00E403F0" w:rsidRPr="00D65BEC" w:rsidRDefault="00E403F0" w:rsidP="00E403F0">
      <w:pPr>
        <w:pStyle w:val="afff9"/>
        <w:spacing w:before="120"/>
        <w:rPr>
          <w:rtl/>
        </w:rPr>
        <w:pPrChange w:id="90048" w:author="קלוד" w:date="2026-10-11T12:09:42Z">
          <w:pPr>
            <w:pStyle w:val="afff9"/>
          </w:pPr>
        </w:pPrChange>
      </w:pPr>
      <w:r w:rsidRPr="00D65BEC">
        <w:rPr>
          <w:rtl/>
        </w:rPr>
        <w:t>האשה שהיא עושה צרכיה, וראתה דם.</w:t>
      </w:r>
    </w:p>
    <w:p w:rsidR="00E403F0" w:rsidRPr="00D65BEC" w:rsidRDefault="00E403F0" w:rsidP="00E403F0">
      <w:pPr>
        <w:pStyle w:val="afff9"/>
        <w:rPr>
          <w:rtl/>
        </w:rPr>
      </w:pPr>
      <w:r>
        <w:rPr>
          <w:rStyle w:val="TanaimMishna"/>
          <w:rtl/>
          <w:rPrChange w:id="20039" w:author="קלוד" w:date="2026-10-11T09:07:21Z">
            <w:rPr>
              <w:rtl/>
            </w:rPr>
          </w:rPrChange>
        </w:rPr>
        <w:t xml:space="preserve">רבי מאיר</w:t>
      </w:r>
      <w:r>
        <w:rPr>
          <w:rtl/>
        </w:rPr>
        <w:t xml:space="preserve"> אומר</w:t>
      </w:r>
      <w:r>
        <w:rPr>
          <w:rStyle w:val="TanaimMishna"/>
          <w:rtl/>
          <w:rPrChange w:id="102925" w:author="Claude" w:date="2026-10-11T09:07:54Z">
            <w:rPr>
              <w:rtl/>
            </w:rPr>
          </w:rPrChange>
        </w:rPr>
        <w:t xml:space="preserve">:</w:t>
      </w:r>
      <w:r>
        <w:rPr>
          <w:rtl/>
        </w:rPr>
        <w:t xml:space="preserve"> אם עומדת - טמאה, ואם יושבת - טהורה.</w:t>
      </w:r>
    </w:p>
    <w:p w:rsidR="00E403F0" w:rsidRPr="00D65BEC" w:rsidRDefault="00E403F0" w:rsidP="00E403F0">
      <w:pPr>
        <w:pStyle w:val="afff9"/>
        <w:rPr>
          <w:rtl/>
        </w:rPr>
      </w:pPr>
      <w:r>
        <w:rPr>
          <w:rStyle w:val="TanaimMishna"/>
          <w:rtl/>
          <w:rPrChange w:id="102926" w:author="Claude" w:date="2026-10-11T09:07:54Z">
            <w:rPr>
              <w:rtl/>
            </w:rPr>
          </w:rPrChange>
        </w:rPr>
        <w:t xml:space="preserve">ר' יוסי</w:t>
      </w:r>
      <w:r>
        <w:rPr>
          <w:rtl/>
        </w:rPr>
        <w:t xml:space="preserve"> אומר</w:t>
      </w:r>
      <w:r>
        <w:rPr>
          <w:rStyle w:val="TanaimMishna"/>
          <w:rtl/>
          <w:rPrChange w:id="102927" w:author="Claude" w:date="2026-10-11T09:07:54Z">
            <w:rPr>
              <w:rtl/>
            </w:rPr>
          </w:rPrChange>
        </w:rPr>
        <w:t xml:space="preserve">:</w:t>
      </w:r>
      <w:r>
        <w:rPr>
          <w:rtl/>
        </w:rPr>
        <w:t xml:space="preserve"> בין כך ובין כך - טהורה.</w:t>
      </w:r>
    </w:p>
    <w:p w:rsidR="00E403F0" w:rsidRPr="00C20F97" w:rsidRDefault="00E403F0" w:rsidP="00E403F0">
      <w:pPr>
        <w:pStyle w:val="afff9"/>
        <w:rPr>
          <w:spacing w:val="8"/>
          <w:rtl/>
        </w:rPr>
      </w:pPr>
      <w:r>
        <w:rPr>
          <w:spacing w:val="8"/>
          <w:rtl/>
        </w:rPr>
        <w:t xml:space="preserve">איש ואשה שעשו צרכיהן לתוך הספל, ונמצא דם על המים, </w:t>
      </w:r>
      <w:r>
        <w:rPr>
          <w:rStyle w:val="TanaimMishna"/>
          <w:spacing w:val="8"/>
          <w:rtl/>
          <w:rPrChange w:id="20041" w:author="קלוד" w:date="2026-10-11T09:07:21Z">
            <w:rPr>
              <w:spacing w:val="8"/>
              <w:rtl/>
            </w:rPr>
          </w:rPrChange>
        </w:rPr>
        <w:t xml:space="preserve">רבי יוסי</w:t>
      </w:r>
      <w:r>
        <w:rPr>
          <w:spacing w:val="8"/>
          <w:rtl/>
        </w:rPr>
        <w:t xml:space="preserve"> - מטהר, ו</w:t>
      </w:r>
      <w:r>
        <w:rPr>
          <w:rStyle w:val="TanaimMishna"/>
          <w:spacing w:val="8"/>
          <w:rtl/>
          <w:rPrChange w:id="20040" w:author="קלוד" w:date="2026-10-11T09:07:21Z">
            <w:rPr>
              <w:spacing w:val="8"/>
              <w:rtl/>
            </w:rPr>
          </w:rPrChange>
        </w:rPr>
        <w:t xml:space="preserve">רבי שמעון</w:t>
      </w:r>
      <w:r>
        <w:rPr>
          <w:spacing w:val="8"/>
          <w:rtl/>
        </w:rPr>
        <w:t xml:space="preserve"> מטמא, שאין דרך האיש להוציא דם, אלא שחזקת דמים מן האשה.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43" w:author="קלוד" w:date="2026-10-11T12:23:38Z"/>
        </w:rPr>
      </w:pPr>
      <w:ins w:id="90144" w:author="קלוד" w:date="2026-10-11T12:23:38Z">
        <w:r>
          <w:rPr>
            <w:color w:val="7B3F00"/>
          </w:rPr>
          <w:t xml:space="preserve">דם על המים בספל - מזנקת, והלכה כר' יוסי</w:t>
        </w:r>
      </w:ins>
    </w:p>
    <w:p w:rsidR="00E403F0" w:rsidRDefault="00E403F0" w:rsidP="00E403F0">
      <w:pPr>
        <w:rPr>
          <w:rFonts w:ascii="FontbitDavid" w:hAnsi="FontbitDavid"/>
          <w:sz w:val="24"/>
          <w:rtl/>
        </w:rPr>
      </w:pPr>
      <w:r>
        <w:rPr>
          <w:rStyle w:val="2fb"/>
          <w:rFonts w:ascii="FontbitDavid" w:hAnsi="FontbitDavid" w:hint="cs"/>
          <w:sz w:val="24"/>
          <w:rtl/>
        </w:rPr>
        <w:t xml:space="preserve">לשמואל</w:t>
      </w:r>
      <w:r>
        <w:rPr>
          <w:rFonts w:ascii="FontbitDavid" w:hAnsi="FontbitDavid" w:hint="cs"/>
          <w:sz w:val="24"/>
          <w:rtl/>
        </w:rPr>
        <w:t xml:space="preserve"> מיירי במזנקת</w:t>
      </w:r>
      <w:ins w:id="96951" w:author="מנוע מכני" w:date="2026-10-11T12:04:39Z">
        <w:r>
          <w:rPr>
            <w:rFonts w:ascii="FontbitDavid" w:hAnsi="FontbitDavid" w:hint="cs"/>
            <w:sz w:val="24"/>
            <w:rtl/>
          </w:rPr>
          <w:t xml:space="preserve"> </w:t>
        </w:r>
      </w:ins>
      <w:del w:id="96952" w:author="מנוע מכני" w:date="2026-10-11T12:04:39Z">
        <w:r>
          <w:rPr>
            <w:rFonts w:ascii="FontbitDavid" w:hAnsi="FontbitDavid" w:hint="cs"/>
            <w:sz w:val="24"/>
            <w:rtl/>
          </w:rPr>
          <w:delText xml:space="preserve">  </w:delText>
        </w:r>
      </w:del>
      <w:r>
        <w:rPr>
          <w:rFonts w:ascii="FontbitDavid" w:hAnsi="FontbitDavid" w:hint="cs"/>
          <w:sz w:val="24"/>
          <w:rtl/>
        </w:rPr>
        <w:t xml:space="preserve">ויקשה דאכתי אפשר אחר שעומדת אתי דם </w:t>
      </w:r>
    </w:p>
    <w:p>
      <w:pPr>
        <w:pStyle w:val="38"/>
        <w:rPr>
          <w:ins w:id="101040" w:author="מנוע מכני" w:date="2026-10-11T12:04:39Z"/>
        </w:rPr>
      </w:pPr>
      <w:r w:rsidRPr="00B078C3">
        <w:t xml:space="preserve">ר' אבא:</w:t>
      </w:r>
    </w:p>
    <w:p w:rsidR="00E403F0" w:rsidRPr="00B078C3" w:rsidRDefault="00E403F0" w:rsidP="00E403F0">
      <w:pPr>
        <w:rPr>
          <w:rFonts w:ascii="FontbitDavid" w:hAnsi="FontbitDavid"/>
          <w:sz w:val="24"/>
          <w:rtl/>
        </w:rPr>
      </w:pPr>
      <w:del w:id="10104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ביושבת על שפת הספל, ומזנקת בתוך הספל, ונמצא דם בתוך הספל.</w:t>
      </w:r>
    </w:p>
    <w:p w:rsidR="00E403F0" w:rsidRPr="00B078C3" w:rsidRDefault="00E403F0" w:rsidP="00E403F0">
      <w:pPr>
        <w:rPr>
          <w:rFonts w:ascii="FontbitDavid" w:hAnsi="FontbitDavid"/>
          <w:sz w:val="24"/>
          <w:rtl/>
        </w:rPr>
      </w:pPr>
      <w:r w:rsidRPr="00B078C3">
        <w:rPr>
          <w:rFonts w:ascii="FontbitDavid" w:hAnsi="FontbitDavid"/>
          <w:sz w:val="24"/>
          <w:rtl/>
        </w:rPr>
        <w:t xml:space="preserve">דאם </w:t>
      </w:r>
      <w:ins w:id="98531" w:author="מנוע מכני" w:date="2026-10-11T12:04:39Z">
        <w:r>
          <w:rPr>
            <w:rFonts w:ascii="FontbitDavid" w:hAnsi="FontbitDavid"/>
            <w:sz w:val="24"/>
            <w:rtl/>
          </w:rPr>
          <w:t xml:space="preserve">ישנו</w:t>
        </w:r>
      </w:ins>
      <w:del w:id="98532"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w:t>
      </w:r>
      <w:ins w:id="98071" w:author="מנוע מכני" w:date="2026-10-11T12:04:39Z">
        <w:r>
          <w:rPr>
            <w:rFonts w:ascii="FontbitDavid" w:hAnsi="FontbitDavid"/>
            <w:sz w:val="24"/>
            <w:rtl/>
          </w:rPr>
          <w:t xml:space="preserve">דאחר</w:t>
        </w:r>
      </w:ins>
      <w:del w:id="98072" w:author="מנוע מכני" w:date="2026-10-11T12:04:39Z">
        <w:r w:rsidRPr="00B078C3">
          <w:rPr>
            <w:rFonts w:ascii="FontbitDavid" w:hAnsi="FontbitDavid"/>
            <w:sz w:val="24"/>
            <w:rtl/>
          </w:rPr>
          <w:delText xml:space="preserve">דבתר</w:delText>
        </w:r>
      </w:del>
      <w:r w:rsidRPr="00B078C3">
        <w:rPr>
          <w:rFonts w:ascii="FontbitDavid" w:hAnsi="FontbitDavid"/>
          <w:sz w:val="24"/>
          <w:rtl/>
        </w:rPr>
        <w:t xml:space="preserve"> דתמו מיא </w:t>
      </w:r>
      <w:ins w:id="96157" w:author="מנוע מכני" w:date="2026-10-11T12:04:39Z">
        <w:r>
          <w:rPr>
            <w:rFonts w:ascii="FontbitDavid" w:hAnsi="FontbitDavid"/>
            <w:sz w:val="24"/>
            <w:rtl/>
          </w:rPr>
          <w:t xml:space="preserve">בא</w:t>
        </w:r>
      </w:ins>
      <w:del w:id="96158"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 על שפת הספל איבעי </w:t>
      </w:r>
      <w:ins w:id="96155" w:author="מנוע מכני" w:date="2026-10-11T12:04:39Z">
        <w:r>
          <w:rPr>
            <w:rFonts w:ascii="FontbitDavid" w:hAnsi="FontbitDavid"/>
            <w:sz w:val="24"/>
            <w:rtl/>
          </w:rPr>
          <w:t xml:space="preserve">לו</w:t>
        </w:r>
      </w:ins>
      <w:del w:id="9615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לאשתכוחי.</w:t>
      </w:r>
    </w:p>
    <w:p>
      <w:pPr>
        <w:pStyle w:val="38"/>
        <w:rPr>
          <w:ins w:id="101042" w:author="מנוע מכני" w:date="2026-10-11T12:04:39Z"/>
        </w:rPr>
      </w:pPr>
      <w:r w:rsidRPr="00B078C3">
        <w:t xml:space="preserve">שמואל, </w:t>
      </w:r>
      <w:ins w:id="94517" w:author="מנוע מכני" w:date="2026-10-11T12:04:39Z">
        <w:r>
          <w:t xml:space="preserve">ואמרו</w:t>
        </w:r>
      </w:ins>
      <w:del w:id="94518" w:author="מנוע מכני" w:date="2026-10-11T12:04:39Z">
        <w:r w:rsidRPr="00B078C3">
          <w:delText xml:space="preserve">ואמרי</w:delText>
        </w:r>
      </w:del>
      <w:r w:rsidRPr="00B078C3">
        <w:t xml:space="preserve"> לה </w:t>
      </w:r>
      <w:r>
        <w:t xml:space="preserve">ארי</w:t>
      </w:r>
      <w:ins w:id="92341" w:author="מנוע מכני" w:date="2026-10-11T12:04:39Z">
        <w:r>
          <w:t xml:space="preserve">א"ש</w:t>
        </w:r>
      </w:ins>
      <w:del w:id="92342" w:author="מנוע מכני" w:date="2026-10-11T12:04:39Z">
        <w:r>
          <w:delText xml:space="preserve">א''ש</w:delText>
        </w:r>
      </w:del>
      <w:r w:rsidRPr="00B078C3">
        <w:t xml:space="preserve">:</w:t>
      </w:r>
    </w:p>
    <w:p w:rsidR="00E403F0" w:rsidRPr="00B078C3" w:rsidRDefault="00E403F0" w:rsidP="00E403F0">
      <w:pPr>
        <w:rPr>
          <w:rFonts w:ascii="FontbitDavid" w:hAnsi="FontbitDavid"/>
          <w:sz w:val="24"/>
          <w:rtl/>
        </w:rPr>
      </w:pPr>
      <w:del w:id="10104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w:t>
      </w:r>
      <w:r w:rsidRPr="00B078C3">
        <w:rPr>
          <w:rStyle w:val="2fb"/>
          <w:rFonts w:ascii="FontbitDavid" w:hAnsi="FontbitDavid"/>
          <w:sz w:val="24"/>
          <w:rtl/>
        </w:rPr>
        <w:t xml:space="preserve">כר' יוסי</w:t>
      </w:r>
      <w:r w:rsidRPr="00B078C3">
        <w:rPr>
          <w:rFonts w:ascii="FontbitDavid" w:hAnsi="FontbitDavid"/>
          <w:sz w:val="24"/>
          <w:rtl/>
        </w:rPr>
        <w:t xml:space="preserve">.</w:t>
      </w:r>
    </w:p>
    <w:p>
      <w:pPr>
        <w:pStyle w:val="38"/>
        <w:rPr>
          <w:ins w:id="101044" w:author="מנוע מכני" w:date="2026-10-11T12:04:39Z"/>
        </w:rPr>
      </w:pPr>
      <w:r w:rsidRPr="00B078C3">
        <w:t xml:space="preserve">וכן אורי </w:t>
      </w:r>
      <w:ins w:id="96159" w:author="מנוע מכני" w:date="2026-10-11T12:04:39Z">
        <w:r>
          <w:t xml:space="preserve">לו</w:t>
        </w:r>
      </w:ins>
      <w:del w:id="96160" w:author="מנוע מכני" w:date="2026-10-11T12:04:39Z">
        <w:r w:rsidRPr="00B078C3">
          <w:delText xml:space="preserve">ליה</w:delText>
        </w:r>
      </w:del>
      <w:r w:rsidRPr="00B078C3">
        <w:t xml:space="preserve"> רבי אבא לקלא:</w:t>
      </w:r>
    </w:p>
    <w:p w:rsidR="00E403F0" w:rsidRPr="00B078C3" w:rsidRDefault="00E403F0" w:rsidP="00E403F0">
      <w:pPr>
        <w:rPr>
          <w:rFonts w:ascii="FontbitDavid" w:hAnsi="FontbitDavid"/>
          <w:sz w:val="24"/>
          <w:rtl/>
        </w:rPr>
      </w:pPr>
      <w:del w:id="1010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w:t>
      </w:r>
      <w:r w:rsidRPr="00B078C3">
        <w:rPr>
          <w:rStyle w:val="2fb"/>
          <w:rFonts w:ascii="FontbitDavid" w:hAnsi="FontbitDavid"/>
          <w:sz w:val="24"/>
          <w:rtl/>
        </w:rPr>
        <w:t xml:space="preserve">כרבי יוסי</w:t>
      </w:r>
      <w:r w:rsidRPr="00B078C3">
        <w:rPr>
          <w:rFonts w:ascii="FontbitDavid" w:hAnsi="FontbitDavid"/>
          <w:sz w:val="24"/>
          <w:rtl/>
        </w:rPr>
        <w:t xml:space="preserve">.</w:t>
      </w:r>
    </w:p>
    <w:p w:rsidR="00E403F0" w:rsidRPr="00B078C3" w:rsidRDefault="00E403F0" w:rsidP="00E403F0">
      <w:pPr>
        <w:jc w:val="center"/>
        <w:rPr>
          <w:del w:id="90166" w:author="מנוע עיצוב" w:date="2026-10-11T12:09:26Z"/>
          <w:rFonts w:ascii="FontbitDavid" w:hAnsi="FontbitDavid"/>
          <w:sz w:val="24"/>
          <w:rtl/>
        </w:rPr>
      </w:pPr>
      <w:del w:id="9016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0" w:author="קלוד" w:date="2026-10-11T09:07:21Z">
          <w:pPr>
            <w:pStyle w:val="affff1"/>
            <w:rPr>
              <w:rtl/>
            </w:rPr>
          </w:pPr>
        </w:pPrChange>
      </w:pPr>
      <w:ins w:id="9880" w:author="מספור קטעי משנה" w:date="2026-10-11T09:25:19Z">
        <w:r>
          <w:rPr>
            <w:rStyle w:val="MisparKeta"/>
          </w:rPr>
          <w:t xml:space="preserve">א. </w:t>
        </w:r>
      </w:ins>
      <w:r>
        <w:rPr>
          <w:rtl/>
        </w:rPr>
        <w:t>איש ואשה</w:t>
      </w:r>
      <w:r>
        <w:rPr>
          <w:rFonts w:hint="cs"/>
          <w:rtl/>
        </w:rPr>
        <w:t>.</w:t>
      </w:r>
    </w:p>
    <w:p>
      <w:pPr>
        <w:pStyle w:val="38"/>
        <w:rPr>
          <w:ins w:id="101046" w:author="מנוע מכני" w:date="2026-10-11T12:04:39Z"/>
        </w:rPr>
      </w:pPr>
      <w:r w:rsidRPr="00111789">
        <w:t>איבעיא</w:t>
      </w:r>
      <w:r w:rsidRPr="00B078C3">
        <w:t xml:space="preserve"> להו:</w:t>
      </w:r>
    </w:p>
    <w:p w:rsidR="00E403F0" w:rsidRPr="00B078C3" w:rsidRDefault="00E403F0" w:rsidP="00E403F0">
      <w:pPr>
        <w:rPr>
          <w:rFonts w:ascii="FontbitDavid" w:hAnsi="FontbitDavid"/>
          <w:sz w:val="24"/>
          <w:rtl/>
        </w:rPr>
      </w:pPr>
      <w:del w:id="10104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איש ואשה עומדין.</w:t>
      </w:r>
    </w:p>
    <w:p w:rsidR="00E403F0" w:rsidRDefault="00E403F0" w:rsidP="00E403F0">
      <w:pPr>
        <w:rPr>
          <w:rFonts w:ascii="FontbitDavid" w:hAnsi="FontbitDavid"/>
          <w:b/>
          <w:bCs/>
          <w:sz w:val="24"/>
          <w:rtl/>
        </w:rPr>
      </w:pPr>
      <w:r>
        <w:rPr>
          <w:rFonts w:ascii="FontbitDavid" w:hAnsi="FontbitDavid"/>
          <w:sz w:val="24"/>
          <w:rtl/>
        </w:rPr>
        <w:t xml:space="preserve">מה לי א"ר מאיר? כי </w:t>
      </w:r>
      <w:r>
        <w:rPr>
          <w:rStyle w:val="2fb"/>
          <w:rFonts w:ascii="FontbitDavid" w:hAnsi="FontbitDavid"/>
          <w:sz w:val="24"/>
          <w:rtl/>
        </w:rPr>
        <w:t xml:space="preserve">א</w:t>
      </w:r>
      <w:ins w:id="92343" w:author="מנוע מכני" w:date="2026-10-11T12:04:39Z">
        <w:r>
          <w:rPr>
            <w:rStyle w:val="2fb"/>
            <w:rFonts w:ascii="FontbitDavid" w:hAnsi="FontbitDavid" w:hint="cs"/>
            <w:sz w:val="24"/>
            <w:rtl/>
          </w:rPr>
          <w:t xml:space="preserve">ר"מ</w:t>
        </w:r>
      </w:ins>
      <w:del w:id="92344" w:author="מנוע מכני" w:date="2026-10-11T12:04:39Z">
        <w:r>
          <w:rPr>
            <w:rFonts w:ascii="FontbitDavid" w:hAnsi="FontbitDavid" w:hint="cs"/>
            <w:sz w:val="24"/>
            <w:rtl/>
          </w:rPr>
          <w:delText xml:space="preserve">ר''מ</w:delText>
        </w:r>
      </w:del>
      <w:r w:rsidRPr="00B078C3">
        <w:rPr>
          <w:rFonts w:ascii="FontbitDavid" w:hAnsi="FontbitDavid"/>
          <w:sz w:val="24"/>
          <w:rtl/>
        </w:rPr>
        <w:t xml:space="preserve"> - בחד ספקא, אבל בספק ספקא - </w:t>
      </w:r>
      <w:r w:rsidRPr="00B078C3">
        <w:rPr>
          <w:rFonts w:ascii="FontbitDavid" w:hAnsi="FontbitDavid"/>
          <w:sz w:val="24"/>
          <w:rtl/>
        </w:rPr>
        <w:t xml:space="preserve">לא</w:t>
      </w:r>
      <w:r w:rsidRPr="00B078C3">
        <w:rPr>
          <w:rFonts w:ascii="FontbitDavid" w:hAnsi="FontbitDavid"/>
          <w:sz w:val="24"/>
          <w:rtl/>
        </w:rPr>
        <w:t xml:space="preserve"> מטמא, </w:t>
      </w:r>
    </w:p>
    <w:p>
      <w:pPr>
        <w:pStyle w:val="38"/>
        <w:rPr>
          <w:ins w:id="101048" w:author="מנוע מכני" w:date="2026-10-11T12:04:39Z"/>
        </w:rPr>
      </w:pPr>
      <w:r w:rsidRPr="00111789">
        <w:t>או"ד</w:t>
      </w:r>
      <w:r>
        <w:t xml:space="preserve"> </w:t>
      </w:r>
      <w:r>
        <w:t xml:space="preserve">לא</w:t>
      </w:r>
      <w:r>
        <w:t xml:space="preserve"> שנא? א</w:t>
      </w:r>
      <w:ins w:id="92345" w:author="מנוע מכני" w:date="2026-10-11T12:04:39Z">
        <w:r>
          <w:t xml:space="preserve">ר"ל</w:t>
        </w:r>
      </w:ins>
      <w:del w:id="92346" w:author="מנוע מכני" w:date="2026-10-11T12:04:39Z">
        <w:r w:rsidRPr="00B078C3">
          <w:delText xml:space="preserve">ר''ל</w:delText>
        </w:r>
      </w:del>
      <w:r w:rsidRPr="00B078C3">
        <w:t xml:space="preserve">:</w:t>
      </w:r>
    </w:p>
    <w:p w:rsidR="00E403F0" w:rsidRPr="00B078C3" w:rsidRDefault="00E403F0" w:rsidP="00E403F0">
      <w:pPr>
        <w:rPr>
          <w:rFonts w:ascii="FontbitDavid" w:hAnsi="FontbitDavid"/>
          <w:sz w:val="24"/>
          <w:rtl/>
        </w:rPr>
      </w:pPr>
      <w:del w:id="10104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היא היא, מדלא קתני ר' מאיר </w:t>
      </w:r>
      <w:r w:rsidRPr="00B078C3">
        <w:rPr>
          <w:rStyle w:val="2fb"/>
          <w:rFonts w:ascii="FontbitDavid" w:hAnsi="FontbitDavid"/>
          <w:sz w:val="24"/>
          <w:rtl/>
        </w:rPr>
        <w:t xml:space="preserve">ורבי יוסי</w:t>
      </w:r>
      <w:r w:rsidRPr="00B078C3">
        <w:rPr>
          <w:rFonts w:ascii="FontbitDavid" w:hAnsi="FontbitDavid"/>
          <w:sz w:val="24"/>
          <w:rtl/>
        </w:rPr>
        <w:t xml:space="preserve"> מטהרין.</w:t>
      </w:r>
    </w:p>
    <w:p w:rsidR="00E403F0" w:rsidRDefault="00E403F0" w:rsidP="00E403F0">
      <w:pPr>
        <w:rPr>
          <w:rFonts w:ascii="FontbitDavid" w:hAnsi="FontbitDavid"/>
          <w:sz w:val="24"/>
          <w:rtl/>
        </w:rPr>
      </w:pPr>
      <w:r>
        <w:rPr>
          <w:rFonts w:ascii="FontbitDavid" w:hAnsi="FontbitDavid" w:hint="cs"/>
          <w:sz w:val="24"/>
          <w:rtl/>
        </w:rPr>
        <w:t xml:space="preserve">וק</w:t>
      </w:r>
      <w:ins w:id="92347" w:author="מנוע מכני" w:date="2026-10-11T12:04:39Z">
        <w:r>
          <w:rPr>
            <w:rFonts w:ascii="FontbitDavid" w:hAnsi="FontbitDavid" w:hint="cs"/>
            <w:sz w:val="24"/>
            <w:rtl/>
          </w:rPr>
          <w:t xml:space="preserve">מ"ל</w:t>
        </w:r>
      </w:ins>
      <w:del w:id="92348"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w:t>
      </w:r>
      <w:r>
        <w:rPr>
          <w:rStyle w:val="2fb"/>
          <w:rFonts w:ascii="FontbitDavid" w:hAnsi="FontbitDavid" w:hint="cs"/>
          <w:sz w:val="24"/>
          <w:rtl/>
        </w:rPr>
        <w:t xml:space="preserve">ד</w:t>
      </w:r>
      <w:ins w:id="92349" w:author="מנוע מכני" w:date="2026-10-11T12:04:39Z">
        <w:r>
          <w:rPr>
            <w:rStyle w:val="2fb"/>
            <w:rFonts w:ascii="FontbitDavid" w:hAnsi="FontbitDavid" w:hint="cs"/>
            <w:sz w:val="24"/>
            <w:rtl/>
          </w:rPr>
          <w:t xml:space="preserve">ר"מ</w:t>
        </w:r>
      </w:ins>
      <w:del w:id="92350"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מטמא בחד ספקא להודיעו כוחו </w:t>
      </w:r>
      <w:r>
        <w:rPr>
          <w:rStyle w:val="2fb"/>
          <w:rFonts w:ascii="FontbitDavid" w:hAnsi="FontbitDavid" w:hint="cs"/>
          <w:sz w:val="24"/>
          <w:rtl/>
        </w:rPr>
        <w:t xml:space="preserve">דרבי יוסי</w:t>
      </w:r>
      <w:r>
        <w:rPr>
          <w:rFonts w:ascii="FontbitDavid" w:hAnsi="FontbitDavid" w:hint="cs"/>
          <w:sz w:val="24"/>
          <w:rtl/>
        </w:rPr>
        <w:t xml:space="preserve"> דא</w:t>
      </w:r>
      <w:ins w:id="92351" w:author="מנוע מכני" w:date="2026-10-11T12:04:39Z">
        <w:r>
          <w:rPr>
            <w:rFonts w:ascii="FontbitDavid" w:hAnsi="FontbitDavid" w:hint="cs"/>
            <w:sz w:val="24"/>
            <w:rtl/>
          </w:rPr>
          <w:t xml:space="preserve">פ"ה</w:t>
        </w:r>
      </w:ins>
      <w:del w:id="92352" w:author="מנוע מכני" w:date="2026-10-11T12:04:39Z">
        <w:r>
          <w:rPr>
            <w:rFonts w:ascii="FontbitDavid" w:hAnsi="FontbitDavid" w:hint="cs"/>
            <w:sz w:val="24"/>
            <w:rtl/>
          </w:rPr>
          <w:delText xml:space="preserve">פ''ה</w:delText>
        </w:r>
      </w:del>
      <w:r>
        <w:rPr>
          <w:rFonts w:ascii="FontbitDavid" w:hAnsi="FontbitDavid" w:hint="cs"/>
          <w:sz w:val="24"/>
          <w:rtl/>
        </w:rPr>
        <w:t xml:space="preserve"> מטהר </w:t>
      </w:r>
    </w:p>
    <w:p w:rsidR="00E403F0" w:rsidRDefault="00E403F0" w:rsidP="00E403F0">
      <w:pPr>
        <w:rPr>
          <w:rFonts w:ascii="FontbitDavid" w:hAnsi="FontbitDavid"/>
          <w:sz w:val="24"/>
          <w:rtl/>
        </w:rPr>
      </w:pPr>
      <w:r>
        <w:rPr>
          <w:rFonts w:ascii="FontbitDavid" w:hAnsi="FontbitDavid" w:hint="cs"/>
          <w:sz w:val="24"/>
          <w:rtl/>
        </w:rPr>
        <w:t xml:space="preserve">ולא ב</w:t>
      </w:r>
      <w:ins w:id="92353" w:author="מנוע מכני" w:date="2026-10-11T12:04:39Z">
        <w:r>
          <w:rPr>
            <w:rFonts w:ascii="FontbitDavid" w:hAnsi="FontbitDavid" w:hint="cs"/>
            <w:sz w:val="24"/>
            <w:rtl/>
          </w:rPr>
          <w:t xml:space="preserve">ס"ס</w:t>
        </w:r>
      </w:ins>
      <w:del w:id="92354" w:author="מנוע מכני" w:date="2026-10-11T12:04:39Z">
        <w:r>
          <w:rPr>
            <w:rFonts w:ascii="FontbitDavid" w:hAnsi="FontbitDavid" w:hint="cs"/>
            <w:sz w:val="24"/>
            <w:rtl/>
          </w:rPr>
          <w:delText xml:space="preserve">ס''ס</w:delText>
        </w:r>
      </w:del>
      <w:r>
        <w:rPr>
          <w:rFonts w:ascii="FontbitDavid" w:hAnsi="FontbitDavid" w:hint="cs"/>
          <w:sz w:val="24"/>
          <w:rtl/>
        </w:rPr>
        <w:t xml:space="preserve"> להודיעך כוחו </w:t>
      </w:r>
      <w:r>
        <w:rPr>
          <w:rStyle w:val="2fb"/>
          <w:rFonts w:ascii="FontbitDavid" w:hAnsi="FontbitDavid" w:hint="cs"/>
          <w:sz w:val="24"/>
          <w:rtl/>
        </w:rPr>
        <w:t xml:space="preserve">ד</w:t>
      </w:r>
      <w:ins w:id="92355" w:author="מנוע מכני" w:date="2026-10-11T12:04:39Z">
        <w:r>
          <w:rPr>
            <w:rStyle w:val="2fb"/>
            <w:rFonts w:ascii="FontbitDavid" w:hAnsi="FontbitDavid" w:hint="cs"/>
            <w:sz w:val="24"/>
            <w:rtl/>
          </w:rPr>
          <w:t xml:space="preserve">ר"מ</w:t>
        </w:r>
      </w:ins>
      <w:del w:id="92356"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דכח דהיתרא עדיף </w:t>
      </w:r>
    </w:p>
    <w:p>
      <w:pPr>
        <w:pStyle w:val="38"/>
        <w:rPr>
          <w:ins w:id="101050" w:author="מנוע מכני" w:date="2026-10-11T12:04:39Z"/>
        </w:rPr>
      </w:pPr>
      <w:r>
        <w:t>ור' יוחנן</w:t>
      </w:r>
      <w:r w:rsidRPr="00B078C3">
        <w:t xml:space="preserve">:</w:t>
      </w:r>
    </w:p>
    <w:p w:rsidR="00E403F0" w:rsidRDefault="00E403F0" w:rsidP="00E403F0">
      <w:pPr>
        <w:rPr>
          <w:rFonts w:ascii="FontbitDavid" w:hAnsi="FontbitDavid"/>
          <w:sz w:val="24"/>
          <w:rtl/>
        </w:rPr>
      </w:pPr>
      <w:del w:id="101051"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הך </w:t>
      </w:r>
      <w:r>
        <w:rPr>
          <w:rStyle w:val="2fb"/>
          <w:rFonts w:ascii="FontbitDavid" w:hAnsi="FontbitDavid" w:hint="cs"/>
          <w:sz w:val="24"/>
          <w:rtl/>
        </w:rPr>
        <w:t xml:space="preserve">ד</w:t>
      </w:r>
      <w:ins w:id="92357" w:author="מנוע מכני" w:date="2026-10-11T12:04:39Z">
        <w:r>
          <w:rPr>
            <w:rStyle w:val="2fb"/>
            <w:rFonts w:ascii="FontbitDavid" w:hAnsi="FontbitDavid" w:hint="cs"/>
            <w:sz w:val="24"/>
            <w:rtl/>
          </w:rPr>
          <w:t xml:space="preserve">ר"מ</w:t>
        </w:r>
      </w:ins>
      <w:del w:id="92358"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ב</w:t>
      </w:r>
      <w:r w:rsidRPr="00B078C3">
        <w:rPr>
          <w:rFonts w:ascii="FontbitDavid" w:hAnsi="FontbitDavid"/>
          <w:sz w:val="24"/>
          <w:rtl/>
        </w:rPr>
        <w:t>חד ספקא.</w:t>
      </w:r>
      <w:r>
        <w:rPr>
          <w:rFonts w:ascii="FontbitDavid" w:hAnsi="FontbitDavid" w:hint="cs"/>
          <w:sz w:val="24"/>
          <w:rtl/>
        </w:rPr>
        <w:t xml:space="preserve"> אבל ב</w:t>
      </w:r>
      <w:ins w:id="92359" w:author="מנוע מכני" w:date="2026-10-11T12:04:39Z">
        <w:r>
          <w:rPr>
            <w:rFonts w:ascii="FontbitDavid" w:hAnsi="FontbitDavid" w:hint="cs"/>
            <w:sz w:val="24"/>
            <w:rtl/>
          </w:rPr>
          <w:t xml:space="preserve">ס"ס</w:t>
        </w:r>
      </w:ins>
      <w:del w:id="92360" w:author="מנוע מכני" w:date="2026-10-11T12:04:39Z">
        <w:r>
          <w:rPr>
            <w:rFonts w:ascii="FontbitDavid" w:hAnsi="FontbitDavid" w:hint="cs"/>
            <w:sz w:val="24"/>
            <w:rtl/>
          </w:rPr>
          <w:delText xml:space="preserve">ס''ס</w:delText>
        </w:r>
      </w:del>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w:t>
      </w:r>
      <w:r>
        <w:rPr>
          <w:rFonts w:ascii="FontbitDavid" w:hAnsi="FontbitDavid" w:hint="cs"/>
          <w:sz w:val="24"/>
          <w:rtl/>
        </w:rPr>
        <w:t xml:space="preserve">אמר</w:t>
      </w:r>
      <w:r>
        <w:rPr>
          <w:rFonts w:ascii="FontbitDavid" w:hAnsi="FontbitDavid" w:hint="cs"/>
          <w:sz w:val="24"/>
          <w:rtl/>
        </w:rPr>
        <w:t xml:space="preserve"> </w:t>
      </w:r>
    </w:p>
    <w:p w:rsidR="00E403F0" w:rsidRDefault="00E403F0" w:rsidP="00E403F0">
      <w:pPr>
        <w:rPr>
          <w:rFonts w:ascii="FontbitDavid" w:hAnsi="FontbitDavid"/>
          <w:sz w:val="24"/>
          <w:rtl/>
        </w:rPr>
      </w:pPr>
    </w:p>
    <w:p w:rsidR="00E403F0" w:rsidRDefault="00E403F0" w:rsidP="00E403F0">
      <w:pPr>
        <w:rPr>
          <w:rFonts w:ascii="FontbitDavid" w:hAnsi="FontbitDavid"/>
          <w:sz w:val="24"/>
          <w:rtl/>
        </w:rPr>
      </w:pPr>
      <w:r>
        <w:rPr>
          <w:rFonts w:ascii="FontbitDavid" w:hAnsi="FontbitDavid" w:hint="cs"/>
          <w:sz w:val="24"/>
          <w:rtl/>
        </w:rPr>
        <w:t xml:space="preserve">ואיידי דסליק </w:t>
      </w:r>
      <w:r>
        <w:rPr>
          <w:rStyle w:val="2fb"/>
          <w:rFonts w:ascii="FontbitDavid" w:hAnsi="FontbitDavid" w:hint="cs"/>
          <w:sz w:val="24"/>
          <w:rtl/>
        </w:rPr>
        <w:t xml:space="preserve">מרבי יוסי</w:t>
      </w:r>
      <w:r>
        <w:rPr>
          <w:rFonts w:ascii="FontbitDavid" w:hAnsi="FontbitDavid" w:hint="cs"/>
          <w:sz w:val="24"/>
          <w:rtl/>
        </w:rPr>
        <w:t xml:space="preserve"> פתח ברבי יוסי </w:t>
      </w:r>
    </w:p>
    <w:p w:rsidR="00E403F0" w:rsidRDefault="00E403F0" w:rsidP="00E403F0">
      <w:pPr>
        <w:rPr>
          <w:rFonts w:ascii="FontbitDavid" w:hAnsi="FontbitDavid"/>
          <w:sz w:val="24"/>
          <w:rtl/>
        </w:rPr>
      </w:pPr>
      <w:r w:rsidRPr="00B078C3">
        <w:rPr>
          <w:rStyle w:val="2fb"/>
          <w:rFonts w:ascii="FontbitDavid" w:hAnsi="FontbitDavid"/>
          <w:sz w:val="24"/>
          <w:rtl/>
        </w:rPr>
        <w:t xml:space="preserve">ורבי יוסי</w:t>
      </w:r>
      <w:r w:rsidRPr="00B078C3">
        <w:rPr>
          <w:rFonts w:ascii="FontbitDavid" w:hAnsi="FontbitDavid"/>
          <w:sz w:val="24"/>
          <w:rtl/>
        </w:rPr>
        <w:t xml:space="preserve">, </w:t>
      </w:r>
      <w:r>
        <w:rPr>
          <w:rFonts w:ascii="FontbitDavid" w:hAnsi="FontbitDavid" w:hint="cs"/>
          <w:sz w:val="24"/>
          <w:rtl/>
        </w:rPr>
        <w:t xml:space="preserve">דמטהר </w:t>
      </w:r>
      <w:r w:rsidRPr="00B078C3">
        <w:rPr>
          <w:rFonts w:ascii="FontbitDavid" w:hAnsi="FontbitDavid"/>
          <w:sz w:val="24"/>
          <w:rtl/>
        </w:rPr>
        <w:t xml:space="preserve">בחד ספקא - מטהר, </w:t>
      </w:r>
      <w:r>
        <w:rPr>
          <w:rFonts w:ascii="FontbitDavid" w:hAnsi="FontbitDavid" w:hint="cs"/>
          <w:sz w:val="24"/>
          <w:rtl/>
        </w:rPr>
        <w:t xml:space="preserve">אשמעי' ב</w:t>
      </w:r>
      <w:ins w:id="92361" w:author="מנוע מכני" w:date="2026-10-11T12:04:39Z">
        <w:r>
          <w:rPr>
            <w:rFonts w:ascii="FontbitDavid" w:hAnsi="FontbitDavid" w:hint="cs"/>
            <w:sz w:val="24"/>
            <w:rtl/>
          </w:rPr>
          <w:t xml:space="preserve">ס"ס</w:t>
        </w:r>
      </w:ins>
      <w:del w:id="92362" w:author="מנוע מכני" w:date="2026-10-11T12:04:39Z">
        <w:r>
          <w:rPr>
            <w:rFonts w:ascii="FontbitDavid" w:hAnsi="FontbitDavid" w:hint="cs"/>
            <w:sz w:val="24"/>
            <w:rtl/>
          </w:rPr>
          <w:delText xml:space="preserve">ס''ס</w:delText>
        </w:r>
      </w:del>
      <w:r>
        <w:rPr>
          <w:rFonts w:ascii="FontbitDavid" w:hAnsi="FontbitDavid" w:hint="cs"/>
          <w:sz w:val="24"/>
          <w:rtl/>
        </w:rPr>
        <w:t xml:space="preserve"> דאפי' לכתחילה </w:t>
      </w:r>
    </w:p>
    <w:p>
      <w:pPr>
        <w:pStyle w:val="38"/>
        <w:rPr>
          <w:ins w:id="101052" w:author="מנוע מכני" w:date="2026-10-11T12:04:39Z"/>
        </w:rPr>
      </w:pPr>
      <w:ins w:id="92363" w:author="מנוע מכני" w:date="2026-10-11T12:04:39Z">
        <w:r>
          <w:t xml:space="preserve">ת"כ</w:t>
        </w:r>
      </w:ins>
      <w:del w:id="92364" w:author="מנוע מכני" w:date="2026-10-11T12:04:39Z">
        <w:r w:rsidRPr="00B078C3">
          <w:delText xml:space="preserve">ת</w:delText>
        </w:r>
        <w:r>
          <w:delText xml:space="preserve">''כ</w:delText>
        </w:r>
      </w:del>
      <w:r>
        <w:t xml:space="preserve"> </w:t>
      </w:r>
      <w:r w:rsidRPr="00B078C3">
        <w:t xml:space="preserve">דר</w:t>
      </w:r>
      <w:ins w:id="92365" w:author="מנוע מכני" w:date="2026-10-11T12:04:39Z">
        <w:r>
          <w:t xml:space="preserve">י"ו</w:t>
        </w:r>
      </w:ins>
      <w:del w:id="92366" w:author="מנוע מכני" w:date="2026-10-11T12:04:39Z">
        <w:r w:rsidRPr="00B078C3">
          <w:delText xml:space="preserve">י''ו</w:delText>
        </w:r>
      </w:del>
      <w:r w:rsidRPr="00B078C3">
        <w:t xml:space="preserve">:</w:t>
      </w:r>
    </w:p>
    <w:p w:rsidR="00E403F0" w:rsidRPr="00B078C3" w:rsidRDefault="00E403F0" w:rsidP="00E403F0">
      <w:pPr>
        <w:rPr>
          <w:rFonts w:ascii="FontbitDavid" w:hAnsi="FontbitDavid"/>
          <w:sz w:val="24"/>
          <w:rtl/>
        </w:rPr>
      </w:pPr>
      <w:del w:id="1010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איש ואשה שעשו צרכיהן לתוך הספל, ונמצא דם על המים - </w:t>
      </w:r>
      <w:ins w:id="93291" w:author="מנוע מכני" w:date="2026-10-11T12:04:39Z">
        <w:r>
          <w:rPr>
            <w:rStyle w:val="2fb"/>
            <w:rFonts w:ascii="FontbitDavid" w:hAnsi="FontbitDavid"/>
            <w:sz w:val="24"/>
            <w:rtl/>
          </w:rPr>
          <w:t xml:space="preserve">ר"מ</w:t>
        </w:r>
      </w:ins>
      <w:del w:id="93292" w:author="מנוע מכני" w:date="2026-10-11T12:04:39Z">
        <w:r w:rsidRPr="00B078C3">
          <w:rPr>
            <w:rFonts w:ascii="FontbitDavid" w:hAnsi="FontbitDavid"/>
            <w:sz w:val="24"/>
            <w:rtl/>
          </w:rPr>
          <w:delText xml:space="preserve">רבי מאיר</w:delText>
        </w:r>
      </w:del>
      <w:r w:rsidRPr="00B078C3">
        <w:rPr>
          <w:rFonts w:ascii="FontbitDavid" w:hAnsi="FontbitDavid"/>
          <w:sz w:val="24"/>
          <w:rtl/>
        </w:rPr>
        <w:t xml:space="preserve"> </w:t>
      </w:r>
      <w:r w:rsidRPr="00B078C3">
        <w:rPr>
          <w:rStyle w:val="2fb"/>
          <w:rFonts w:ascii="FontbitDavid" w:hAnsi="FontbitDavid"/>
          <w:sz w:val="24"/>
          <w:rtl/>
        </w:rPr>
        <w:t xml:space="preserve">ורבי יוסי</w:t>
      </w:r>
      <w:r w:rsidRPr="00B078C3">
        <w:rPr>
          <w:rFonts w:ascii="FontbitDavid" w:hAnsi="FontbitDavid"/>
          <w:sz w:val="24"/>
          <w:rtl/>
        </w:rPr>
        <w:t xml:space="preserve"> מטהרין, </w:t>
      </w:r>
      <w:r w:rsidRPr="00B078C3">
        <w:rPr>
          <w:rStyle w:val="2fb"/>
          <w:rFonts w:ascii="FontbitDavid" w:hAnsi="FontbitDavid"/>
          <w:sz w:val="24"/>
          <w:rtl/>
        </w:rPr>
        <w:t xml:space="preserve">ור' שמעון</w:t>
      </w:r>
      <w:r w:rsidRPr="00B078C3">
        <w:rPr>
          <w:rFonts w:ascii="FontbitDavid" w:hAnsi="FontbitDavid"/>
          <w:sz w:val="24"/>
          <w:rtl/>
        </w:rPr>
        <w:t xml:space="preserve"> מטמא.</w:t>
      </w:r>
    </w:p>
    <w:p w:rsidR="00E403F0" w:rsidRDefault="00E403F0" w:rsidP="00E403F0">
      <w:pPr>
        <w:rPr>
          <w:rFonts w:ascii="FontbitDavid" w:hAnsi="FontbitDavid"/>
          <w:b/>
          <w:bCs/>
          <w:sz w:val="24"/>
          <w:rtl/>
        </w:rPr>
      </w:pPr>
    </w:p>
    <w:p>
      <w:pPr>
        <w:pStyle w:val="afffff8"/>
        <w:rPr>
          <w:ins w:id="90141" w:author="קלוד" w:date="2026-10-11T12:23:38Z"/>
        </w:rPr>
      </w:pPr>
      <w:ins w:id="90142" w:author="קלוד" w:date="2026-10-11T12:23:38Z">
        <w:r>
          <w:rPr>
            <w:color w:val="7B3F00"/>
          </w:rPr>
          <w:t xml:space="preserve">האם ר"ש מטמא גם באשה יושבת?</w:t>
        </w:r>
      </w:ins>
    </w:p>
    <w:p>
      <w:pPr>
        <w:pStyle w:val="38"/>
        <w:rPr>
          <w:ins w:id="101054" w:author="מנוע מכני" w:date="2026-10-11T12:04:39Z"/>
        </w:rPr>
      </w:pPr>
      <w:r w:rsidRPr="00111789">
        <w:t>איבעיא</w:t>
      </w:r>
      <w:r w:rsidRPr="00B078C3">
        <w:t xml:space="preserve"> להו:</w:t>
      </w:r>
    </w:p>
    <w:p w:rsidR="00E403F0" w:rsidRDefault="00E403F0" w:rsidP="00E403F0">
      <w:pPr>
        <w:rPr>
          <w:rFonts w:ascii="FontbitDavid" w:hAnsi="FontbitDavid"/>
          <w:sz w:val="24"/>
          <w:rtl/>
        </w:rPr>
      </w:pPr>
      <w:del w:id="10105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יושבת, </w:t>
      </w:r>
      <w:ins w:id="97579" w:author="מנוע מכני" w:date="2026-10-11T12:04:39Z">
        <w:r>
          <w:rPr>
            <w:rFonts w:ascii="FontbitDavid" w:hAnsi="FontbitDavid" w:hint="cs"/>
            <w:sz w:val="24"/>
            <w:rtl/>
          </w:rPr>
          <w:t xml:space="preserve">אם </w:t>
        </w:r>
      </w:ins>
      <w:del w:id="97580"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דווקא </w:t>
      </w:r>
      <w:r>
        <w:rPr>
          <w:rStyle w:val="2fb"/>
          <w:rFonts w:ascii="FontbitDavid" w:hAnsi="FontbitDavid" w:hint="cs"/>
          <w:sz w:val="24"/>
          <w:rtl/>
        </w:rPr>
        <w:t xml:space="preserve">א</w:t>
      </w:r>
      <w:ins w:id="92367" w:author="מנוע מכני" w:date="2026-10-11T12:04:39Z">
        <w:r>
          <w:rPr>
            <w:rStyle w:val="2fb"/>
            <w:rFonts w:ascii="FontbitDavid" w:hAnsi="FontbitDavid" w:hint="cs"/>
            <w:sz w:val="24"/>
            <w:rtl/>
          </w:rPr>
          <w:t xml:space="preserve">ר"ש</w:t>
        </w:r>
      </w:ins>
      <w:del w:id="92368"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בעומדת דדחיק </w:t>
      </w:r>
      <w:ins w:id="96161" w:author="מנוע מכני" w:date="2026-10-11T12:04:39Z">
        <w:r>
          <w:rPr>
            <w:rFonts w:ascii="FontbitDavid" w:hAnsi="FontbitDavid" w:hint="cs"/>
            <w:sz w:val="24"/>
            <w:rtl/>
          </w:rPr>
          <w:t xml:space="preserve">לו</w:t>
        </w:r>
      </w:ins>
      <w:del w:id="96162" w:author="מנוע מכני" w:date="2026-10-11T12:04:39Z">
        <w:r>
          <w:rPr>
            <w:rFonts w:ascii="FontbitDavid" w:hAnsi="FontbitDavid" w:hint="cs"/>
            <w:sz w:val="24"/>
            <w:rtl/>
          </w:rPr>
          <w:delText xml:space="preserve">ליה</w:delText>
        </w:r>
      </w:del>
      <w:r>
        <w:rPr>
          <w:rFonts w:ascii="FontbitDavid" w:hAnsi="FontbitDavid" w:hint="cs"/>
          <w:sz w:val="24"/>
          <w:rtl/>
        </w:rPr>
        <w:t xml:space="preserve"> </w:t>
      </w:r>
      <w:ins w:id="97225" w:author="מנוע מכני" w:date="2026-10-11T12:04:39Z">
        <w:r>
          <w:rPr>
            <w:rFonts w:ascii="FontbitDavid" w:hAnsi="FontbitDavid" w:hint="cs"/>
            <w:sz w:val="24"/>
            <w:rtl/>
          </w:rPr>
          <w:t xml:space="preserve">עולם</w:t>
        </w:r>
      </w:ins>
      <w:del w:id="97226" w:author="מנוע מכני" w:date="2026-10-11T12:04:39Z">
        <w:r>
          <w:rPr>
            <w:rFonts w:ascii="FontbitDavid" w:hAnsi="FontbitDavid" w:hint="cs"/>
            <w:sz w:val="24"/>
            <w:rtl/>
          </w:rPr>
          <w:delText xml:space="preserve">עלמא</w:delText>
        </w:r>
      </w:del>
      <w:r>
        <w:rPr>
          <w:rFonts w:ascii="FontbitDavid" w:hAnsi="FontbitDavid" w:hint="cs"/>
          <w:sz w:val="24"/>
          <w:rtl/>
        </w:rPr>
        <w:t xml:space="preserve"> </w:t>
      </w:r>
      <w:r>
        <w:rPr>
          <w:rFonts w:ascii="FontbitDavid" w:hAnsi="FontbitDavid" w:hint="cs"/>
          <w:sz w:val="24"/>
          <w:rtl/>
        </w:rPr>
        <w:t xml:space="preserve">א</w:t>
      </w:r>
      <w:ins w:id="92369" w:author="מנוע מכני" w:date="2026-10-11T12:04:39Z">
        <w:r>
          <w:rPr>
            <w:rFonts w:ascii="FontbitDavid" w:hAnsi="FontbitDavid" w:hint="cs"/>
            <w:sz w:val="24"/>
            <w:rtl/>
          </w:rPr>
          <w:t xml:space="preserve">ו"ד</w:t>
        </w:r>
      </w:ins>
      <w:del w:id="92370" w:author="מנוע מכני" w:date="2026-10-11T12:04:39Z">
        <w:r>
          <w:rPr>
            <w:rFonts w:ascii="FontbitDavid" w:hAnsi="FontbitDavid" w:hint="cs"/>
            <w:sz w:val="24"/>
            <w:rtl/>
          </w:rPr>
          <w:delText xml:space="preserve">ו''ד</w:delText>
        </w:r>
      </w:del>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שנא </w:t>
      </w:r>
    </w:p>
    <w:p>
      <w:pPr>
        <w:pStyle w:val="38"/>
        <w:rPr>
          <w:ins w:id="101056" w:author="מנוע מכני" w:date="2026-10-11T12:04:39Z"/>
        </w:rPr>
      </w:pPr>
      <w:r w:rsidRPr="00B078C3">
        <w:t xml:space="preserve">ת"ש, </w:t>
      </w:r>
      <w:ins w:id="92371" w:author="מנוע מכני" w:date="2026-10-11T12:04:39Z">
        <w:r>
          <w:t xml:space="preserve">ר"מ</w:t>
        </w:r>
      </w:ins>
      <w:del w:id="92372" w:author="מנוע מכני" w:date="2026-10-11T12:04:39Z">
        <w:r>
          <w:delText xml:space="preserve">ר''מ</w:delText>
        </w:r>
      </w:del>
      <w:ins w:id="97315" w:author="מנוע מכני" w:date="2026-10-11T12:04:39Z">
        <w:r>
          <w:t xml:space="preserve">:</w:t>
        </w:r>
      </w:ins>
    </w:p>
    <w:p w:rsidR="00E403F0" w:rsidRDefault="00E403F0" w:rsidP="00E403F0">
      <w:pPr>
        <w:rPr>
          <w:rFonts w:ascii="FontbitDavid" w:hAnsi="FontbitDavid"/>
          <w:sz w:val="24"/>
          <w:rtl/>
        </w:rPr>
      </w:pPr>
      <w:del w:id="97316" w:author="מנוע מכני" w:date="2026-10-11T12:04:39Z">
        <w:r>
          <w:rPr>
            <w:rFonts w:ascii="FontbitDavid" w:hAnsi="FontbitDavid" w:hint="cs"/>
            <w:sz w:val="24"/>
            <w:rtl/>
          </w:rPr>
          <w:delText xml:space="preserve"> :</w:delText>
        </w:r>
      </w:del>
      <w:del w:id="101057" w:author="מנוע מכני" w:date="2026-10-11T12:04:39Z">
        <w:r>
          <w:rPr>
            <w:rFonts w:ascii="FontbitDavid" w:hAnsi="FontbitDavid" w:hint="cs"/>
            <w:sz w:val="24"/>
            <w:rtl/>
          </w:rPr>
          <w:delText xml:space="preserve"> </w:delText>
        </w:r>
      </w:del>
      <w:r w:rsidRPr="00B078C3">
        <w:rPr>
          <w:rFonts w:ascii="FontbitDavid" w:hAnsi="FontbitDavid"/>
          <w:sz w:val="24"/>
          <w:rtl/>
        </w:rPr>
        <w:t xml:space="preserve">יושבת תולה, עומדת - אינה תולה </w:t>
      </w:r>
    </w:p>
    <w:p>
      <w:pPr>
        <w:pStyle w:val="38"/>
        <w:rPr>
          <w:ins w:id="101058" w:author="מנוע מכני" w:date="2026-10-11T12:04:39Z"/>
        </w:rPr>
      </w:pPr>
      <w:r w:rsidRPr="00B078C3">
        <w:t xml:space="preserve">רבי יוסי</w:t>
      </w:r>
      <w:del w:id="101802"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05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בין כך ובין כך - תולה.</w:t>
      </w:r>
    </w:p>
    <w:p>
      <w:pPr>
        <w:pStyle w:val="38"/>
        <w:rPr>
          <w:ins w:id="101060" w:author="מנוע מכני" w:date="2026-10-11T12:04:39Z"/>
        </w:rPr>
      </w:pPr>
      <w:r w:rsidRPr="00B078C3">
        <w:t xml:space="preserve">ר"ש</w:t>
      </w:r>
      <w:del w:id="101803"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06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בין כך ובין כך - אינה תולה.</w:t>
      </w:r>
    </w:p>
    <w:p>
      <w:pPr>
        <w:pStyle w:val="38"/>
        <w:rPr>
          <w:ins w:id="101062" w:author="מנוע מכני" w:date="2026-10-11T12:04:39Z"/>
        </w:rPr>
      </w:pPr>
      <w:r w:rsidRPr="00111789">
        <w:t>איבעיא</w:t>
      </w:r>
      <w:r w:rsidRPr="00B078C3">
        <w:t xml:space="preserve"> להו:</w:t>
      </w:r>
    </w:p>
    <w:p w:rsidR="00E403F0" w:rsidRPr="00B078C3" w:rsidRDefault="00E403F0" w:rsidP="00E403F0">
      <w:pPr>
        <w:rPr>
          <w:rFonts w:ascii="FontbitDavid" w:hAnsi="FontbitDavid"/>
          <w:sz w:val="24"/>
          <w:rtl/>
        </w:rPr>
      </w:pPr>
      <w:del w:id="10106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איש ואשה יושבין.</w:t>
      </w:r>
    </w:p>
    <w:p w:rsidR="00E403F0" w:rsidRPr="00B078C3" w:rsidRDefault="00E403F0" w:rsidP="00E403F0">
      <w:pPr>
        <w:rPr>
          <w:rFonts w:ascii="FontbitDavid" w:hAnsi="FontbitDavid"/>
          <w:sz w:val="24"/>
          <w:rtl/>
        </w:rPr>
      </w:pPr>
      <w:r w:rsidRPr="00B078C3">
        <w:rPr>
          <w:rFonts w:ascii="FontbitDavid" w:hAnsi="FontbitDavid"/>
          <w:sz w:val="24"/>
          <w:rtl/>
        </w:rPr>
        <w:t xml:space="preserve">מה לי </w:t>
      </w:r>
      <w:r>
        <w:rPr>
          <w:rStyle w:val="2fb"/>
          <w:rFonts w:ascii="FontbitDavid" w:hAnsi="FontbitDavid" w:hint="cs"/>
          <w:sz w:val="24"/>
          <w:rtl/>
        </w:rPr>
        <w:t xml:space="preserve">א</w:t>
      </w:r>
      <w:ins w:id="92373" w:author="מנוע מכני" w:date="2026-10-11T12:04:39Z">
        <w:r>
          <w:rPr>
            <w:rStyle w:val="2fb"/>
            <w:rFonts w:ascii="FontbitDavid" w:hAnsi="FontbitDavid" w:hint="cs"/>
            <w:sz w:val="24"/>
            <w:rtl/>
          </w:rPr>
          <w:t xml:space="preserve">ר"ש</w:t>
        </w:r>
      </w:ins>
      <w:del w:id="92374" w:author="מנוע מכני" w:date="2026-10-11T12:04:39Z">
        <w:r>
          <w:rPr>
            <w:rFonts w:ascii="FontbitDavid" w:hAnsi="FontbitDavid" w:hint="cs"/>
            <w:sz w:val="24"/>
            <w:rtl/>
          </w:rPr>
          <w:delText xml:space="preserve">ר''ש</w:delText>
        </w:r>
      </w:del>
      <w:r>
        <w:rPr>
          <w:rFonts w:ascii="FontbitDavid" w:hAnsi="FontbitDavid"/>
          <w:sz w:val="24"/>
          <w:rtl/>
        </w:rPr>
        <w:t xml:space="preserve"> עומדת </w:t>
      </w:r>
      <w:r w:rsidRPr="00B078C3">
        <w:rPr>
          <w:rFonts w:ascii="FontbitDavid" w:hAnsi="FontbitDavid"/>
          <w:sz w:val="24"/>
          <w:rtl/>
        </w:rPr>
        <w:t xml:space="preserve">דחיק לה </w:t>
      </w:r>
      <w:ins w:id="97227" w:author="מנוע מכני" w:date="2026-10-11T12:04:39Z">
        <w:r>
          <w:rPr>
            <w:rFonts w:ascii="FontbitDavid" w:hAnsi="FontbitDavid"/>
            <w:sz w:val="24"/>
            <w:rtl/>
          </w:rPr>
          <w:t xml:space="preserve">עולם</w:t>
        </w:r>
      </w:ins>
      <w:del w:id="97228" w:author="מנוע מכני" w:date="2026-10-11T12:04:39Z">
        <w:r w:rsidRPr="00B078C3">
          <w:rPr>
            <w:rFonts w:ascii="FontbitDavid" w:hAnsi="FontbitDavid"/>
            <w:sz w:val="24"/>
            <w:rtl/>
          </w:rPr>
          <w:delText xml:space="preserve">עלמא</w:delText>
        </w:r>
      </w:del>
      <w:r w:rsidRPr="00B078C3">
        <w:rPr>
          <w:rFonts w:ascii="FontbitDavid" w:hAnsi="FontbitDavid"/>
          <w:sz w:val="24"/>
          <w:rtl/>
        </w:rPr>
        <w:t xml:space="preserve">, ויושבת - דחד ספק, אבל בספק ספקא - </w:t>
      </w:r>
      <w:r w:rsidRPr="00B078C3">
        <w:rPr>
          <w:rFonts w:ascii="FontbitDavid" w:hAnsi="FontbitDavid"/>
          <w:sz w:val="24"/>
          <w:rtl/>
        </w:rPr>
        <w:t xml:space="preserve">לא</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r w:rsidRPr="00111789">
        <w:rPr>
          <w:rFonts w:ascii="FontbitDavid" w:hAnsi="FontbitDavid"/>
          <w:b/>
          <w:bCs/>
          <w:sz w:val="24"/>
          <w:rtl/>
        </w:rPr>
        <w:t>או"ד</w:t>
      </w:r>
      <w:r w:rsidRPr="00B078C3">
        <w:rPr>
          <w:rFonts w:ascii="FontbitDavid" w:hAnsi="FontbitDavid"/>
          <w:sz w:val="24"/>
          <w:rtl/>
        </w:rPr>
        <w:t xml:space="preserve"> </w:t>
      </w:r>
      <w:r w:rsidRPr="00B078C3">
        <w:rPr>
          <w:rFonts w:ascii="FontbitDavid" w:hAnsi="FontbitDavid"/>
          <w:sz w:val="24"/>
          <w:rtl/>
        </w:rPr>
        <w:t xml:space="preserve">ל"ש</w:t>
      </w:r>
      <w:r w:rsidRPr="00B078C3">
        <w:rPr>
          <w:rFonts w:ascii="FontbitDavid" w:hAnsi="FontbitDavid"/>
          <w:sz w:val="24"/>
          <w:rtl/>
        </w:rPr>
        <w:t xml:space="preserve">? ת"ש: כיון דא"ר שמעון חזקת דמים מן האשה - </w:t>
      </w:r>
      <w:r w:rsidRPr="00B078C3">
        <w:rPr>
          <w:rFonts w:ascii="FontbitDavid" w:hAnsi="FontbitDavid"/>
          <w:sz w:val="24"/>
          <w:rtl/>
        </w:rPr>
        <w:t xml:space="preserve">ל"ש</w:t>
      </w:r>
      <w:r w:rsidRPr="00B078C3">
        <w:rPr>
          <w:rFonts w:ascii="FontbitDavid" w:hAnsi="FontbitDavid"/>
          <w:sz w:val="24"/>
          <w:rtl/>
        </w:rPr>
        <w:t xml:space="preserve"> עומדין ולא שנא יושבין.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83" w:author="קלוד" w:date="2026-10-11T09:07:21Z"/>
        </w:rPr>
      </w:pPr>
      <w:ins w:id="20382" w:author="קלוד" w:date="2026-10-11T09:07:21Z">
        <w:r>
          <w:t xml:space="preserve">משנה ג</w:t>
        </w:r>
      </w:ins>
    </w:p>
    <w:p w:rsidR="00E403F0" w:rsidRPr="00D65BEC" w:rsidRDefault="00E403F0" w:rsidP="00E403F0">
      <w:pPr>
        <w:pStyle w:val="afff9"/>
        <w:rPr>
          <w:del w:id="20255" w:author="קלוד" w:date="2026-10-11T09:07:21Z"/>
          <w:rtl/>
        </w:rPr>
      </w:pPr>
      <w:del w:id="20254" w:author="קלוד" w:date="2026-10-11T09:07:21Z">
        <w:r w:rsidRPr="00D65BEC">
          <w:rPr>
            <w:rtl/>
          </w:rPr>
          <w:delText xml:space="preserve">מתני'.</w:delText>
        </w:r>
      </w:del>
    </w:p>
    <w:p w:rsidR="00E403F0" w:rsidRPr="00D65BEC" w:rsidRDefault="00E403F0" w:rsidP="00E403F0">
      <w:pPr>
        <w:pStyle w:val="afff9"/>
        <w:spacing w:before="120"/>
        <w:rPr>
          <w:rtl/>
        </w:rPr>
        <w:pPrChange w:id="90049" w:author="קלוד" w:date="2026-10-11T12:09:42Z">
          <w:pPr>
            <w:pStyle w:val="afff9"/>
          </w:pPr>
        </w:pPrChange>
      </w:pPr>
      <w:r w:rsidRPr="00D65BEC">
        <w:rPr>
          <w:rtl/>
        </w:rPr>
        <w:t>השאילה חלוקה לנכרית או לנדה - הרי זו תולה בה.</w:t>
      </w:r>
    </w:p>
    <w:p w:rsidR="00E403F0" w:rsidRPr="00C20F97" w:rsidRDefault="00E403F0" w:rsidP="00E403F0">
      <w:pPr>
        <w:pStyle w:val="afff9"/>
        <w:rPr>
          <w:spacing w:val="8"/>
          <w:rtl/>
        </w:rPr>
      </w:pPr>
      <w:r w:rsidRPr="00C20F97">
        <w:rPr>
          <w:spacing w:val="8"/>
          <w:rtl/>
        </w:rPr>
        <w:t>ג' נשים שלבשו חלוק אחד, או שישבו על ספסל אחד ונמצא עליו דם כולן טמאות.</w:t>
      </w:r>
    </w:p>
    <w:p w:rsidR="00E403F0" w:rsidRPr="00D65BEC" w:rsidRDefault="00E403F0" w:rsidP="00E403F0">
      <w:pPr>
        <w:pStyle w:val="afff9"/>
        <w:rPr>
          <w:rtl/>
        </w:rPr>
      </w:pPr>
      <w:r>
        <w:rPr>
          <w:rtl/>
        </w:rPr>
        <w:t xml:space="preserve">ישבו על ספסל של אבן, או על האיצטבא של מרחץ - </w:t>
      </w:r>
      <w:r>
        <w:rPr>
          <w:rStyle w:val="TanaimMishna"/>
          <w:rtl/>
          <w:rPrChange w:id="20042" w:author="קלוד" w:date="2026-10-11T09:07:21Z">
            <w:rPr>
              <w:rtl/>
            </w:rPr>
          </w:rPrChange>
        </w:rPr>
        <w:t xml:space="preserve">רבי נחמיה</w:t>
      </w:r>
      <w:r>
        <w:rPr>
          <w:rtl/>
        </w:rPr>
        <w:t xml:space="preserve"> מטהר, </w:t>
      </w:r>
    </w:p>
    <w:p w:rsidR="00E403F0" w:rsidRPr="00D65BEC" w:rsidRDefault="00E403F0" w:rsidP="00E403F0">
      <w:pPr>
        <w:pStyle w:val="afff9"/>
        <w:rPr>
          <w:rtl/>
        </w:rPr>
      </w:pPr>
      <w:r>
        <w:rPr>
          <w:rtl/>
        </w:rPr>
        <w:t xml:space="preserve">שהיה </w:t>
      </w:r>
      <w:r>
        <w:rPr>
          <w:rStyle w:val="TanaimMishna"/>
          <w:rtl/>
          <w:rPrChange w:id="20043" w:author="קלוד" w:date="2026-10-11T09:07:21Z">
            <w:rPr>
              <w:rtl/>
            </w:rPr>
          </w:rPrChange>
        </w:rPr>
        <w:t xml:space="preserve">רבי נחמיה</w:t>
      </w:r>
      <w:r>
        <w:rPr>
          <w:rtl/>
        </w:rPr>
        <w:t xml:space="preserve"> אומר</w:t>
      </w:r>
      <w:r>
        <w:rPr>
          <w:rStyle w:val="TanaimMishna"/>
          <w:rtl/>
          <w:rPrChange w:id="102928" w:author="Claude" w:date="2026-10-11T09:07:54Z">
            <w:rPr>
              <w:rtl/>
            </w:rPr>
          </w:rPrChange>
        </w:rPr>
        <w:t xml:space="preserve">:</w:t>
      </w:r>
      <w:r>
        <w:rPr>
          <w:rtl/>
        </w:rPr>
        <w:t xml:space="preserve"> כל דבר שאינו מקבל טומאה - אינו מקבל כתמים.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ס.</w:t>
      </w:r>
    </w:p>
    <w:p>
      <w:pPr>
        <w:pStyle w:val="afffff8"/>
        <w:rPr>
          <w:ins w:id="90139" w:author="קלוד" w:date="2026-10-11T12:23:38Z"/>
        </w:rPr>
      </w:pPr>
      <w:ins w:id="90140" w:author="קלוד" w:date="2026-10-11T12:23:38Z">
        <w:r>
          <w:rPr>
            <w:color w:val="7B3F00"/>
          </w:rPr>
          <w:t xml:space="preserve">תולה בנכרית - רק ברואה או גם בראויה לראות</w:t>
        </w:r>
      </w:ins>
    </w:p>
    <w:p>
      <w:pPr>
        <w:pStyle w:val="38"/>
        <w:rPr>
          <w:ins w:id="101064"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10106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בנכרית הרואה.</w:t>
      </w:r>
      <w:r>
        <w:rPr>
          <w:rFonts w:ascii="FontbitDavid" w:hAnsi="FontbitDavid" w:hint="cs"/>
          <w:sz w:val="24"/>
          <w:rtl/>
        </w:rPr>
        <w:t xml:space="preserve"> </w:t>
      </w:r>
      <w:r w:rsidRPr="00B078C3">
        <w:rPr>
          <w:rFonts w:ascii="FontbitDavid" w:hAnsi="FontbitDavid"/>
          <w:sz w:val="24"/>
          <w:rtl/>
        </w:rPr>
        <w:t>דומיא דנדה</w:t>
      </w:r>
      <w:r>
        <w:rPr>
          <w:rFonts w:ascii="FontbitDavid" w:hAnsi="FontbitDavid" w:hint="cs"/>
          <w:sz w:val="24"/>
          <w:rtl/>
        </w:rPr>
        <w:t xml:space="preserve"> </w:t>
      </w:r>
      <w:r w:rsidRPr="00B078C3">
        <w:rPr>
          <w:rFonts w:ascii="FontbitDavid" w:hAnsi="FontbitDavid"/>
          <w:sz w:val="24"/>
          <w:rtl/>
        </w:rPr>
        <w:t>דקחזיא, אף נכרית - דקא חזיא.</w:t>
      </w:r>
    </w:p>
    <w:p>
      <w:pPr>
        <w:pStyle w:val="38"/>
        <w:rPr>
          <w:ins w:id="101066" w:author="מנוע מכני" w:date="2026-10-11T12:04:39Z"/>
        </w:rPr>
      </w:pPr>
      <w:r w:rsidRPr="00B078C3">
        <w:t>א</w:t>
      </w:r>
      <w:ins w:id="92375" w:author="מנוע מכני" w:date="2026-10-11T12:04:39Z">
        <w:r>
          <w:t xml:space="preserve">ר"ש</w:t>
        </w:r>
      </w:ins>
      <w:del w:id="92376" w:author="מנוע מכני" w:date="2026-10-11T12:04:39Z">
        <w:r>
          <w:delText xml:space="preserve">ר''ש</w:delText>
        </w:r>
      </w:del>
      <w:r w:rsidRPr="00B078C3">
        <w:t xml:space="preserve">:</w:t>
      </w:r>
    </w:p>
    <w:p w:rsidR="00E403F0" w:rsidRPr="00B078C3" w:rsidRDefault="00E403F0" w:rsidP="00E403F0">
      <w:pPr>
        <w:rPr>
          <w:rFonts w:ascii="FontbitDavid" w:hAnsi="FontbitDavid"/>
          <w:sz w:val="24"/>
          <w:rtl/>
        </w:rPr>
      </w:pPr>
      <w:del w:id="10106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 ניים ושכיב </w:t>
      </w:r>
      <w:r w:rsidRPr="00B078C3">
        <w:rPr>
          <w:rStyle w:val="2fb"/>
          <w:rFonts w:ascii="FontbitDavid" w:hAnsi="FontbitDavid"/>
          <w:sz w:val="24"/>
          <w:rtl/>
        </w:rPr>
        <w:t xml:space="preserve">רב</w:t>
      </w:r>
      <w:r w:rsidRPr="00B078C3">
        <w:rPr>
          <w:rFonts w:ascii="FontbitDavid" w:hAnsi="FontbitDavid"/>
          <w:sz w:val="24"/>
          <w:rtl/>
        </w:rPr>
        <w:t xml:space="preserve"> אמרה להא </w:t>
      </w:r>
      <w:ins w:id="97229" w:author="מנוע מכני" w:date="2026-10-11T12:04:39Z">
        <w:r>
          <w:rPr>
            <w:rFonts w:ascii="FontbitDavid" w:hAnsi="FontbitDavid"/>
            <w:sz w:val="24"/>
            <w:rtl/>
          </w:rPr>
          <w:t xml:space="preserve">שמועה</w:t>
        </w:r>
      </w:ins>
      <w:del w:id="97230" w:author="מנוע מכני" w:date="2026-10-11T12:04:39Z">
        <w:r w:rsidRPr="00B078C3">
          <w:rPr>
            <w:rFonts w:ascii="FontbitDavid" w:hAnsi="FontbitDavid"/>
            <w:sz w:val="24"/>
            <w:rtl/>
          </w:rPr>
          <w:delText xml:space="preserve">שמעתא</w:delText>
        </w:r>
      </w:del>
      <w:r w:rsidRPr="00B078C3">
        <w:rPr>
          <w:rFonts w:ascii="FontbitDavid" w:hAnsi="FontbitDavid"/>
          <w:sz w:val="24"/>
          <w:rtl/>
        </w:rPr>
        <w:t xml:space="preserve">.</w:t>
      </w:r>
      <w:r>
        <w:rPr>
          <w:rFonts w:ascii="FontbitDavid" w:hAnsi="FontbitDavid" w:hint="cs"/>
          <w:sz w:val="24"/>
          <w:rtl/>
        </w:rPr>
        <w:t xml:space="preserve"> </w:t>
      </w:r>
      <w:r w:rsidRPr="00B078C3">
        <w:rPr>
          <w:rFonts w:ascii="FontbitDavid" w:hAnsi="FontbitDavid"/>
          <w:sz w:val="24"/>
          <w:rtl/>
        </w:rPr>
        <w:t xml:space="preserve">דתניא</w:t>
      </w:r>
      <w:ins w:id="96953" w:author="מנוע מכני" w:date="2026-10-11T12:04:39Z">
        <w:r>
          <w:rPr>
            <w:rFonts w:ascii="FontbitDavid" w:hAnsi="FontbitDavid"/>
            <w:sz w:val="24"/>
            <w:rtl/>
          </w:rPr>
          <w:t xml:space="preserve">,</w:t>
        </w:r>
      </w:ins>
      <w:del w:id="96954" w:author="מנוע מכני" w:date="2026-10-11T12:04:39Z">
        <w:r w:rsidRPr="00B078C3">
          <w:rPr>
            <w:rFonts w:ascii="FontbitDavid" w:hAnsi="FontbitDavid"/>
            <w:sz w:val="24"/>
            <w:rtl/>
          </w:rPr>
          <w:delText xml:space="preserve">;</w:delText>
        </w:r>
      </w:del>
    </w:p>
    <w:p>
      <w:pPr>
        <w:pStyle w:val="38"/>
        <w:rPr>
          <w:ins w:id="101068" w:author="מנוע מכני" w:date="2026-10-11T12:04:39Z"/>
        </w:rPr>
      </w:pPr>
      <w:r w:rsidRPr="00B078C3">
        <w:lastRenderedPageBreak/>
        <w:t xml:space="preserve">תולה בנכרית, </w:t>
      </w:r>
      <w:ins w:id="93293" w:author="מנוע מכני" w:date="2026-10-11T12:04:39Z">
        <w:r>
          <w:t xml:space="preserve">ר"מ</w:t>
        </w:r>
      </w:ins>
      <w:del w:id="93294" w:author="מנוע מכני" w:date="2026-10-11T12:04:39Z">
        <w:r w:rsidRPr="00B078C3">
          <w:lastRenderedPageBreak/>
          <w:delText xml:space="preserve">רבי מאיר</w:delText>
        </w:r>
      </w:del>
      <w:del w:id="101804" w:author="מנוע מכני" w:date="2026-10-11T12:04:39Z">
        <w:r w:rsidRPr="00B078C3">
          <w:lastRenderedPageBreak/>
          <w:delText xml:space="preserve"> אומר</w:delText>
        </w:r>
      </w:del>
      <w:r w:rsidRPr="00B078C3">
        <w:lastRenderedPageBreak/>
        <w:t xml:space="preserve">:</w:t>
      </w:r>
    </w:p>
    <w:p w:rsidR="00E403F0" w:rsidRDefault="00E403F0" w:rsidP="00E403F0">
      <w:pPr>
        <w:rPr>
          <w:rFonts w:ascii="FontbitDavid" w:hAnsi="FontbitDavid"/>
          <w:sz w:val="24"/>
          <w:rtl/>
        </w:rPr>
      </w:pPr>
      <w:del w:id="101069"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בנכרית הראויה לראות.</w:t>
      </w:r>
      <w:r>
        <w:rPr>
          <w:rFonts w:ascii="FontbitDavid" w:hAnsi="FontbitDavid" w:hint="cs"/>
          <w:sz w:val="24"/>
          <w:rtl/>
        </w:rPr>
        <w:t xml:space="preserve"> אבל רואה </w:t>
      </w:r>
      <w:r>
        <w:rPr>
          <w:rFonts w:ascii="FontbitDavid" w:hAnsi="FontbitDavid" w:hint="cs"/>
          <w:sz w:val="24"/>
          <w:rtl/>
        </w:rPr>
        <w:t xml:space="preserve">לא</w:t>
      </w:r>
      <w:r>
        <w:rPr>
          <w:rFonts w:ascii="FontbitDavid" w:hAnsi="FontbitDavid" w:hint="cs"/>
          <w:sz w:val="24"/>
          <w:rtl/>
        </w:rPr>
        <w:t xml:space="preserve"> </w:t>
      </w:r>
      <w:ins w:id="98533" w:author="מנוע מכני" w:date="2026-10-11T12:04:39Z">
        <w:r>
          <w:rPr>
            <w:rFonts w:ascii="FontbitDavid" w:hAnsi="FontbitDavid" w:hint="cs"/>
            <w:sz w:val="24"/>
            <w:rtl/>
          </w:rPr>
          <w:t xml:space="preserve">הוצרך</w:t>
        </w:r>
      </w:ins>
      <w:del w:id="98534" w:author="מנוע מכני" w:date="2026-10-11T12:04:39Z">
        <w:r>
          <w:rPr>
            <w:rFonts w:ascii="FontbitDavid" w:hAnsi="FontbitDavid" w:hint="cs"/>
            <w:sz w:val="24"/>
            <w:rtl/>
          </w:rPr>
          <w:delText xml:space="preserve">איצטריך</w:delText>
        </w:r>
      </w:del>
      <w:r>
        <w:rPr>
          <w:rFonts w:ascii="FontbitDavid" w:hAnsi="FontbitDavid" w:hint="cs"/>
          <w:sz w:val="24"/>
          <w:rtl/>
        </w:rPr>
        <w:t xml:space="preserve"> </w:t>
      </w:r>
    </w:p>
    <w:p>
      <w:pPr>
        <w:pStyle w:val="38"/>
        <w:rPr>
          <w:ins w:id="101070" w:author="מנוע מכני" w:date="2026-10-11T12:04:39Z"/>
        </w:rPr>
      </w:pPr>
      <w:r>
        <w:t xml:space="preserve">רבא:</w:t>
      </w:r>
    </w:p>
    <w:p w:rsidR="00E403F0" w:rsidRDefault="00E403F0" w:rsidP="00E403F0">
      <w:pPr>
        <w:rPr>
          <w:rFonts w:ascii="FontbitDavid" w:hAnsi="FontbitDavid"/>
          <w:sz w:val="24"/>
          <w:rtl/>
        </w:rPr>
      </w:pPr>
      <w:del w:id="101071" w:author="מנוע מכני" w:date="2026-10-11T12:04:39Z">
        <w:r>
          <w:rPr>
            <w:rFonts w:ascii="FontbitDavid" w:hAnsi="FontbitDavid" w:hint="cs"/>
            <w:sz w:val="24"/>
            <w:rtl/>
          </w:rPr>
          <w:delText xml:space="preserve"> </w:delText>
        </w:r>
      </w:del>
      <w:r>
        <w:rPr>
          <w:rFonts w:ascii="FontbitDavid" w:hAnsi="FontbitDavid" w:hint="cs"/>
          <w:sz w:val="24"/>
          <w:rtl/>
        </w:rPr>
        <w:t xml:space="preserve">ר'מ' אזיל לקולא </w:t>
      </w:r>
      <w:r>
        <w:rPr>
          <w:rFonts w:ascii="FontbitDavid" w:hAnsi="FontbitDavid" w:hint="cs"/>
          <w:sz w:val="24"/>
          <w:rtl/>
        </w:rPr>
        <w:t xml:space="preserve">דתניא</w:t>
      </w:r>
      <w:r>
        <w:rPr>
          <w:rFonts w:ascii="FontbitDavid" w:hAnsi="FontbitDavid" w:hint="cs"/>
          <w:sz w:val="24"/>
          <w:rtl/>
        </w:rPr>
        <w:t xml:space="preserve"> אינה תולה בנכרית </w:t>
      </w:r>
      <w:r>
        <w:rPr>
          <w:rStyle w:val="2fb"/>
          <w:rFonts w:ascii="FontbitDavid" w:hAnsi="FontbitDavid" w:hint="cs"/>
          <w:sz w:val="24"/>
          <w:rtl/>
        </w:rPr>
        <w:t xml:space="preserve">ו</w:t>
      </w:r>
      <w:ins w:id="92377" w:author="מנוע מכני" w:date="2026-10-11T12:04:39Z">
        <w:r>
          <w:rPr>
            <w:rStyle w:val="2fb"/>
            <w:rFonts w:ascii="FontbitDavid" w:hAnsi="FontbitDavid" w:hint="cs"/>
            <w:sz w:val="24"/>
            <w:rtl/>
          </w:rPr>
          <w:t xml:space="preserve">ר"מ</w:t>
        </w:r>
      </w:ins>
      <w:del w:id="92378"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אומר תולה אלא תריף והיא שרואה </w:t>
      </w:r>
      <w:r>
        <w:rPr>
          <w:rStyle w:val="2fb"/>
          <w:rFonts w:ascii="FontbitDavid" w:hAnsi="FontbitDavid" w:hint="cs"/>
          <w:sz w:val="24"/>
          <w:rtl/>
        </w:rPr>
        <w:t xml:space="preserve">ו</w:t>
      </w:r>
      <w:ins w:id="92379" w:author="מנוע מכני" w:date="2026-10-11T12:04:39Z">
        <w:r>
          <w:rPr>
            <w:rStyle w:val="2fb"/>
            <w:rFonts w:ascii="FontbitDavid" w:hAnsi="FontbitDavid" w:hint="cs"/>
            <w:sz w:val="24"/>
            <w:rtl/>
          </w:rPr>
          <w:t xml:space="preserve">ר"מ</w:t>
        </w:r>
      </w:ins>
      <w:del w:id="92380" w:author="מנוע מכני" w:date="2026-10-11T12:04:39Z">
        <w:r>
          <w:rPr>
            <w:rFonts w:ascii="FontbitDavid" w:hAnsi="FontbitDavid" w:hint="cs"/>
            <w:sz w:val="24"/>
            <w:rtl/>
          </w:rPr>
          <w:delText xml:space="preserve">ר''מ</w:delText>
        </w:r>
      </w:del>
      <w:r>
        <w:rPr>
          <w:rFonts w:ascii="FontbitDavid" w:hAnsi="FontbitDavid" w:hint="cs"/>
          <w:sz w:val="24"/>
          <w:rtl/>
        </w:rPr>
        <w:t xml:space="preserve"> ברואייה לראות וא</w:t>
      </w:r>
      <w:ins w:id="92381" w:author="מנוע מכני" w:date="2026-10-11T12:04:39Z">
        <w:r>
          <w:rPr>
            <w:rFonts w:ascii="FontbitDavid" w:hAnsi="FontbitDavid" w:hint="cs"/>
            <w:sz w:val="24"/>
            <w:rtl/>
          </w:rPr>
          <w:t xml:space="preserve">ע"פ</w:t>
        </w:r>
      </w:ins>
      <w:del w:id="92382" w:author="מנוע מכני" w:date="2026-10-11T12:04:39Z">
        <w:r>
          <w:rPr>
            <w:rFonts w:ascii="FontbitDavid" w:hAnsi="FontbitDavid" w:hint="cs"/>
            <w:sz w:val="24"/>
            <w:rtl/>
          </w:rPr>
          <w:delText xml:space="preserve">ע''פ</w:delText>
        </w:r>
      </w:del>
      <w:r>
        <w:rPr>
          <w:rFonts w:ascii="FontbitDavid" w:hAnsi="FontbitDavid" w:hint="cs"/>
          <w:sz w:val="24"/>
          <w:rtl/>
        </w:rPr>
        <w:t xml:space="preserve"> שאינה רואה</w:t>
      </w:r>
    </w:p>
    <w:p w:rsidR="00E403F0" w:rsidRDefault="00E403F0" w:rsidP="00E403F0">
      <w:pPr>
        <w:rPr>
          <w:rFonts w:ascii="FontbitDavid" w:hAnsi="FontbitDavid"/>
          <w:sz w:val="24"/>
          <w:rtl/>
        </w:rPr>
      </w:pPr>
    </w:p>
    <w:p>
      <w:pPr>
        <w:pStyle w:val="afffff8"/>
        <w:rPr>
          <w:ins w:id="90137" w:author="קלוד" w:date="2026-10-11T12:23:38Z"/>
        </w:rPr>
      </w:pPr>
      <w:ins w:id="90138" w:author="קלוד" w:date="2026-10-11T12:23:38Z">
        <w:r>
          <w:rPr>
            <w:color w:val="7B3F00"/>
          </w:rPr>
          <w:t xml:space="preserve">תולה בשומרת יום כנגד יום - רשב"ג ורבי</w:t>
        </w:r>
      </w:ins>
    </w:p>
    <w:p w:rsidR="00E403F0" w:rsidRPr="00B078C3"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תולה בשומרת יום כנגד יום בשני שלה, ובסופרת שבעה שלא טבלה.</w:t>
      </w:r>
    </w:p>
    <w:p w:rsidR="00E403F0" w:rsidRPr="00B078C3" w:rsidRDefault="00E403F0" w:rsidP="00E403F0">
      <w:pPr>
        <w:rPr>
          <w:rFonts w:ascii="FontbitDavid" w:hAnsi="FontbitDavid"/>
          <w:sz w:val="24"/>
          <w:rtl/>
        </w:rPr>
      </w:pPr>
      <w:r>
        <w:rPr>
          <w:rStyle w:val="2fb"/>
          <w:rFonts w:ascii="FontbitDavid" w:hAnsi="FontbitDavid" w:hint="cs"/>
          <w:sz w:val="24"/>
          <w:rtl/>
        </w:rPr>
        <w:t xml:space="preserve">לרש</w:t>
      </w:r>
      <w:ins w:id="92383" w:author="מנוע מכני" w:date="2026-10-11T12:04:39Z">
        <w:r>
          <w:rPr>
            <w:rStyle w:val="2fb"/>
            <w:rFonts w:ascii="FontbitDavid" w:hAnsi="FontbitDavid" w:hint="cs"/>
            <w:sz w:val="24"/>
            <w:rtl/>
          </w:rPr>
          <w:t xml:space="preserve">ב"ג</w:t>
        </w:r>
      </w:ins>
      <w:del w:id="92384" w:author="מנוע מכני" w:date="2026-10-11T12:04:39Z">
        <w:r>
          <w:rPr>
            <w:rFonts w:ascii="FontbitDavid" w:hAnsi="FontbitDavid" w:hint="cs"/>
            <w:sz w:val="24"/>
            <w:rtl/>
          </w:rPr>
          <w:delText xml:space="preserve">ב''ג</w:delText>
        </w:r>
      </w:del>
      <w:r>
        <w:rPr>
          <w:rFonts w:ascii="FontbitDavid" w:hAnsi="FontbitDavid" w:hint="cs"/>
          <w:sz w:val="24"/>
          <w:rtl/>
        </w:rPr>
        <w:t xml:space="preserve"> </w:t>
      </w:r>
      <w:r w:rsidRPr="00B078C3">
        <w:rPr>
          <w:rFonts w:ascii="FontbitDavid" w:hAnsi="FontbitDavid"/>
          <w:sz w:val="24"/>
          <w:rtl/>
        </w:rPr>
        <w:t>לפיכך היא - מתוקנת.</w:t>
      </w:r>
      <w:r>
        <w:rPr>
          <w:rFonts w:ascii="FontbitDavid" w:hAnsi="FontbitDavid" w:hint="cs"/>
          <w:sz w:val="24"/>
          <w:rtl/>
        </w:rPr>
        <w:t xml:space="preserve"> </w:t>
      </w:r>
      <w:r>
        <w:rPr>
          <w:rFonts w:ascii="FontbitDavid" w:hAnsi="FontbitDavid"/>
          <w:sz w:val="24"/>
          <w:rtl/>
        </w:rPr>
        <w:t>וחברתה – מקולקלת</w:t>
      </w:r>
      <w:r>
        <w:rPr>
          <w:rFonts w:ascii="FontbitDavid" w:hAnsi="FontbitDavid" w:hint="cs"/>
          <w:sz w:val="24"/>
          <w:rtl/>
        </w:rPr>
        <w:t>.</w:t>
      </w:r>
    </w:p>
    <w:p>
      <w:pPr>
        <w:pStyle w:val="38"/>
        <w:rPr>
          <w:ins w:id="101072" w:author="מנוע מכני" w:date="2026-10-11T12:04:39Z"/>
        </w:rPr>
      </w:pPr>
      <w:r>
        <w:t>ול</w:t>
      </w:r>
      <w:r w:rsidRPr="00B078C3">
        <w:t xml:space="preserve">רבי:</w:t>
      </w:r>
    </w:p>
    <w:p w:rsidR="00E403F0" w:rsidRPr="00B078C3" w:rsidRDefault="00E403F0" w:rsidP="00E403F0">
      <w:pPr>
        <w:rPr>
          <w:rFonts w:ascii="FontbitDavid" w:hAnsi="FontbitDavid"/>
          <w:sz w:val="24"/>
          <w:rtl/>
        </w:rPr>
      </w:pPr>
      <w:del w:id="10107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אינה תולה, לפיכך שתיהן מקולקלות.</w:t>
      </w:r>
    </w:p>
    <w:p w:rsidR="00E403F0" w:rsidRPr="00027215" w:rsidRDefault="00E403F0" w:rsidP="00E403F0">
      <w:pPr>
        <w:rPr>
          <w:rFonts w:ascii="FontbitDavid" w:hAnsi="FontbitDavid"/>
          <w:spacing w:val="-6"/>
          <w:sz w:val="24"/>
          <w:rtl/>
        </w:rPr>
      </w:pPr>
      <w:r w:rsidRPr="00027215">
        <w:rPr>
          <w:rFonts w:ascii="FontbitDavid" w:hAnsi="FontbitDavid"/>
          <w:spacing w:val="-6"/>
          <w:sz w:val="24"/>
          <w:rtl/>
        </w:rPr>
        <w:t xml:space="preserve">ושוין שתולה בשומרת יום כנגד יום בראשון שלה, וביושבת על דם טוהר, ובבתולה </w:t>
      </w:r>
      <w:ins w:id="98073" w:author="מנוע מכני" w:date="2026-10-11T12:04:39Z">
        <w:r>
          <w:rPr>
            <w:rFonts w:ascii="FontbitDavid" w:hAnsi="FontbitDavid"/>
            <w:spacing w:val="-6"/>
            <w:sz w:val="24"/>
            <w:rtl/>
          </w:rPr>
          <w:t xml:space="preserve">שושנה</w:t>
        </w:r>
      </w:ins>
      <w:del w:id="98074" w:author="מנוע מכני" w:date="2026-10-11T12:04:39Z">
        <w:r w:rsidRPr="00027215">
          <w:rPr>
            <w:rFonts w:ascii="FontbitDavid" w:hAnsi="FontbitDavid"/>
            <w:spacing w:val="-6"/>
            <w:sz w:val="24"/>
            <w:rtl/>
          </w:rPr>
          <w:delText xml:space="preserve">שדמיה</w:delText>
        </w:r>
      </w:del>
      <w:r w:rsidRPr="00027215">
        <w:rPr>
          <w:rFonts w:ascii="FontbitDavid" w:hAnsi="FontbitDavid"/>
          <w:spacing w:val="-6"/>
          <w:sz w:val="24"/>
          <w:rtl/>
        </w:rPr>
        <w:t xml:space="preserve"> טהורין.</w:t>
      </w:r>
    </w:p>
    <w:p w:rsidR="00E403F0" w:rsidRPr="00B078C3" w:rsidRDefault="00E403F0" w:rsidP="00E403F0">
      <w:pPr>
        <w:rPr>
          <w:rFonts w:ascii="FontbitDavid" w:hAnsi="FontbitDavid"/>
          <w:sz w:val="24"/>
          <w:rtl/>
        </w:rPr>
      </w:pPr>
      <w:r w:rsidRPr="00B078C3">
        <w:rPr>
          <w:rFonts w:ascii="FontbitDavid" w:hAnsi="FontbitDavid"/>
          <w:sz w:val="24"/>
          <w:rtl/>
        </w:rPr>
        <w:t xml:space="preserve">לפיכך </w:t>
      </w:r>
      <w:r w:rsidRPr="00B078C3">
        <w:rPr>
          <w:rStyle w:val="2fb"/>
          <w:rFonts w:ascii="FontbitDavid" w:hAnsi="FontbitDavid"/>
          <w:sz w:val="24"/>
          <w:rtl/>
        </w:rPr>
        <w:t xml:space="preserve">דרשב"ג</w:t>
      </w:r>
      <w:r w:rsidRPr="00B078C3">
        <w:rPr>
          <w:rFonts w:ascii="FontbitDavid" w:hAnsi="FontbitDavid"/>
          <w:sz w:val="24"/>
          <w:rtl/>
        </w:rPr>
        <w:t xml:space="preserve"> משום </w:t>
      </w:r>
      <w:r w:rsidRPr="00B078C3">
        <w:rPr>
          <w:rStyle w:val="2fb"/>
          <w:rFonts w:ascii="FontbitDavid" w:hAnsi="FontbitDavid"/>
          <w:sz w:val="24"/>
          <w:rtl/>
        </w:rPr>
        <w:t xml:space="preserve">דרבי</w:t>
      </w:r>
      <w:r w:rsidRPr="00B078C3">
        <w:rPr>
          <w:rFonts w:ascii="FontbitDavid" w:hAnsi="FontbitDavid"/>
          <w:sz w:val="24"/>
          <w:rtl/>
        </w:rPr>
        <w:t xml:space="preserve">.</w:t>
      </w:r>
    </w:p>
    <w:p>
      <w:pPr>
        <w:pStyle w:val="38"/>
        <w:rPr>
          <w:ins w:id="101074" w:author="מנוע מכני" w:date="2026-10-11T12:04:39Z"/>
        </w:rPr>
      </w:pPr>
      <w:r w:rsidRPr="00B078C3">
        <w:t xml:space="preserve">לפיכך דרבי:</w:t>
      </w:r>
    </w:p>
    <w:p w:rsidR="00E403F0" w:rsidRPr="00B078C3" w:rsidRDefault="00E403F0" w:rsidP="00E403F0">
      <w:pPr>
        <w:rPr>
          <w:rFonts w:ascii="FontbitDavid" w:hAnsi="FontbitDavid"/>
          <w:sz w:val="24"/>
          <w:rtl/>
        </w:rPr>
      </w:pPr>
      <w:del w:id="10107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ההיא דאשתכח כתם גבה - תתקלקל, אידך - </w:t>
      </w:r>
      <w:r w:rsidRPr="00B078C3">
        <w:rPr>
          <w:rFonts w:ascii="FontbitDavid" w:hAnsi="FontbitDavid"/>
          <w:sz w:val="24"/>
          <w:rtl/>
        </w:rPr>
        <w:t xml:space="preserve">לא</w:t>
      </w:r>
      <w:r w:rsidRPr="00B078C3">
        <w:rPr>
          <w:rFonts w:ascii="FontbitDavid" w:hAnsi="FontbitDavid"/>
          <w:sz w:val="24"/>
          <w:rtl/>
        </w:rPr>
        <w:t xml:space="preserve"> תתקלקל, </w:t>
      </w:r>
      <w:r w:rsidRPr="00B078C3">
        <w:rPr>
          <w:rFonts w:ascii="FontbitDavid" w:hAnsi="FontbitDavid"/>
          <w:sz w:val="24"/>
          <w:rtl/>
        </w:rPr>
        <w:t xml:space="preserve">ק</w:t>
      </w:r>
      <w:ins w:id="92385" w:author="מנוע מכני" w:date="2026-10-11T12:04:39Z">
        <w:r>
          <w:rPr>
            <w:rFonts w:ascii="FontbitDavid" w:hAnsi="FontbitDavid"/>
            <w:sz w:val="24"/>
            <w:rtl/>
          </w:rPr>
          <w:t xml:space="preserve">מ"ל</w:t>
        </w:r>
      </w:ins>
      <w:del w:id="92386" w:author="מנוע מכני" w:date="2026-10-11T12:04:39Z">
        <w:r w:rsidRPr="00B078C3">
          <w:rPr>
            <w:rFonts w:ascii="FontbitDavid" w:hAnsi="FontbitDavid"/>
            <w:sz w:val="24"/>
            <w:rtl/>
          </w:rPr>
          <w:delText xml:space="preserve">מ</w:delText>
        </w:r>
        <w:r>
          <w:rPr>
            <w:rFonts w:ascii="FontbitDavid" w:hAnsi="FontbitDavid" w:hint="cs"/>
            <w:sz w:val="24"/>
            <w:rtl/>
          </w:rPr>
          <w:delText xml:space="preserve">''ל</w:delText>
        </w:r>
      </w:del>
      <w:r w:rsidRPr="00B078C3">
        <w:rPr>
          <w:rFonts w:ascii="FontbitDavid" w:hAnsi="FontbitDavid"/>
          <w:sz w:val="24"/>
          <w:rtl/>
        </w:rPr>
        <w:t>.</w:t>
      </w:r>
    </w:p>
    <w:p>
      <w:pPr>
        <w:pStyle w:val="38"/>
        <w:rPr>
          <w:ins w:id="101076" w:author="מנוע מכני" w:date="2026-10-11T12:04:39Z"/>
        </w:rPr>
      </w:pPr>
      <w:r w:rsidRPr="002B4E05">
        <w:t xml:space="preserve">א</w:t>
      </w:r>
      <w:ins w:id="92387" w:author="מנוע מכני" w:date="2026-10-11T12:04:39Z">
        <w:r>
          <w:t xml:space="preserve">ר"ח</w:t>
        </w:r>
      </w:ins>
      <w:del w:id="92388" w:author="מנוע מכני" w:date="2026-10-11T12:04:39Z">
        <w:r w:rsidRPr="002B4E05">
          <w:delText xml:space="preserve">ר''ח</w:delText>
        </w:r>
      </w:del>
      <w:r w:rsidRPr="002B4E05">
        <w:t xml:space="preserve">:</w:t>
      </w:r>
    </w:p>
    <w:p w:rsidR="00E403F0" w:rsidRPr="002B4E05" w:rsidRDefault="00E403F0" w:rsidP="00E403F0">
      <w:pPr>
        <w:rPr>
          <w:rFonts w:ascii="FontbitDavid" w:hAnsi="FontbitDavid"/>
          <w:spacing w:val="-2"/>
          <w:sz w:val="24"/>
          <w:rtl/>
        </w:rPr>
      </w:pPr>
      <w:del w:id="101077" w:author="מנוע מכני" w:date="2026-10-11T12:04:39Z">
        <w:r w:rsidRPr="002B4E05">
          <w:rPr>
            <w:rFonts w:ascii="FontbitDavid" w:hAnsi="FontbitDavid"/>
            <w:spacing w:val="-2"/>
            <w:sz w:val="24"/>
            <w:rtl/>
          </w:rPr>
          <w:delText xml:space="preserve"> </w:delText>
        </w:r>
      </w:del>
      <w:r w:rsidRPr="002B4E05">
        <w:rPr>
          <w:rFonts w:ascii="FontbitDavid" w:hAnsi="FontbitDavid"/>
          <w:spacing w:val="-2"/>
          <w:sz w:val="24"/>
          <w:rtl/>
        </w:rPr>
        <w:t xml:space="preserve">טמא וטהור שהלכו בשני שבילין, אחד טהור ואחד טמא - באנו למחלוקת </w:t>
      </w:r>
      <w:r w:rsidRPr="002B4E05">
        <w:rPr>
          <w:rStyle w:val="2fb"/>
          <w:rFonts w:ascii="FontbitDavid" w:hAnsi="FontbitDavid"/>
          <w:spacing w:val="-2"/>
          <w:sz w:val="24"/>
          <w:rtl/>
        </w:rPr>
        <w:t xml:space="preserve">רבי</w:t>
      </w:r>
      <w:r w:rsidRPr="002B4E05">
        <w:rPr>
          <w:rFonts w:ascii="FontbitDavid" w:hAnsi="FontbitDavid"/>
          <w:spacing w:val="-2"/>
          <w:sz w:val="24"/>
          <w:rtl/>
        </w:rPr>
        <w:t xml:space="preserve"> </w:t>
      </w:r>
      <w:r w:rsidRPr="002B4E05">
        <w:rPr>
          <w:rStyle w:val="2fb"/>
          <w:rFonts w:ascii="FontbitDavid" w:hAnsi="FontbitDavid"/>
          <w:spacing w:val="-2"/>
          <w:sz w:val="24"/>
          <w:rtl/>
        </w:rPr>
        <w:t xml:space="preserve">ורשב"ג</w:t>
      </w:r>
      <w:r w:rsidRPr="002B4E05">
        <w:rPr>
          <w:rFonts w:ascii="FontbitDavid" w:hAnsi="FontbitDavid"/>
          <w:spacing w:val="-2"/>
          <w:sz w:val="24"/>
          <w:rtl/>
        </w:rPr>
        <w:t xml:space="preserve">.</w:t>
      </w:r>
    </w:p>
    <w:p>
      <w:pPr>
        <w:pStyle w:val="38"/>
        <w:rPr>
          <w:ins w:id="101078" w:author="מנוע מכני" w:date="2026-10-11T12:04:39Z"/>
        </w:rPr>
      </w:pPr>
      <w:r>
        <w:t xml:space="preserve">מתקיף </w:t>
      </w:r>
      <w:r w:rsidRPr="00B078C3">
        <w:t xml:space="preserve">רב אדא:</w:t>
      </w:r>
    </w:p>
    <w:p w:rsidR="00E403F0" w:rsidRDefault="00E403F0" w:rsidP="00E403F0">
      <w:pPr>
        <w:rPr>
          <w:rFonts w:ascii="FontbitDavid" w:hAnsi="FontbitDavid"/>
          <w:sz w:val="24"/>
          <w:rtl/>
        </w:rPr>
      </w:pPr>
      <w:del w:id="10107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כאן </w:t>
      </w:r>
      <w:r w:rsidRPr="00B078C3">
        <w:rPr>
          <w:rFonts w:ascii="FontbitDavid" w:hAnsi="FontbitDavid"/>
          <w:sz w:val="24"/>
          <w:rtl/>
        </w:rPr>
        <w:t xml:space="preserve">לא</w:t>
      </w:r>
      <w:r w:rsidRPr="00B078C3">
        <w:rPr>
          <w:rFonts w:ascii="FontbitDavid" w:hAnsi="FontbitDavid"/>
          <w:sz w:val="24"/>
          <w:rtl/>
        </w:rPr>
        <w:t xml:space="preserve"> </w:t>
      </w:r>
      <w:r>
        <w:rPr>
          <w:rFonts w:ascii="FontbitDavid" w:hAnsi="FontbitDavid" w:hint="cs"/>
          <w:sz w:val="24"/>
          <w:rtl/>
        </w:rPr>
        <w:t xml:space="preserve">אמר</w:t>
      </w:r>
      <w:r>
        <w:rPr>
          <w:rFonts w:ascii="FontbitDavid" w:hAnsi="FontbitDavid" w:hint="cs"/>
          <w:sz w:val="24"/>
          <w:rtl/>
        </w:rPr>
        <w:t xml:space="preserve"> </w:t>
      </w:r>
      <w:r>
        <w:rPr>
          <w:rStyle w:val="2fb"/>
          <w:rFonts w:ascii="FontbitDavid" w:hAnsi="FontbitDavid" w:hint="cs"/>
          <w:sz w:val="24"/>
          <w:rtl/>
        </w:rPr>
        <w:t xml:space="preserve">רבי</w:t>
      </w:r>
      <w:r w:rsidRPr="00B078C3">
        <w:rPr>
          <w:rFonts w:ascii="FontbitDavid" w:hAnsi="FontbitDavid"/>
          <w:sz w:val="24"/>
          <w:rtl/>
        </w:rPr>
        <w:t xml:space="preserve"> </w:t>
      </w:r>
      <w:ins w:id="94521" w:author="מנוע מכני" w:date="2026-10-11T12:04:39Z">
        <w:r>
          <w:rPr>
            <w:rFonts w:ascii="FontbitDavid" w:hAnsi="FontbitDavid"/>
            <w:sz w:val="24"/>
            <w:rtl/>
          </w:rPr>
          <w:t xml:space="preserve">שם</w:t>
        </w:r>
      </w:ins>
      <w:del w:id="94522"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אלא </w:t>
      </w:r>
      <w:ins w:id="94519" w:author="מנוע מכני" w:date="2026-10-11T12:04:39Z">
        <w:r>
          <w:rPr>
            <w:rFonts w:ascii="FontbitDavid" w:hAnsi="FontbitDavid"/>
            <w:sz w:val="24"/>
            <w:rtl/>
          </w:rPr>
          <w:t xml:space="preserve">דשניהם</w:t>
        </w:r>
      </w:ins>
      <w:del w:id="94520" w:author="מנוע מכני" w:date="2026-10-11T12:04:39Z">
        <w:r w:rsidRPr="00B078C3">
          <w:rPr>
            <w:rFonts w:ascii="FontbitDavid" w:hAnsi="FontbitDavid"/>
            <w:sz w:val="24"/>
            <w:rtl/>
          </w:rPr>
          <w:delText xml:space="preserve">דתרוייהו</w:delText>
        </w:r>
      </w:del>
      <w:r w:rsidRPr="00B078C3">
        <w:rPr>
          <w:rFonts w:ascii="FontbitDavid" w:hAnsi="FontbitDavid"/>
          <w:sz w:val="24"/>
          <w:rtl/>
        </w:rPr>
        <w:t xml:space="preserve"> כי הדדי </w:t>
      </w:r>
      <w:ins w:id="96163" w:author="מנוע מכני" w:date="2026-10-11T12:04:39Z">
        <w:r>
          <w:rPr>
            <w:rFonts w:ascii="FontbitDavid" w:hAnsi="FontbitDavid"/>
            <w:sz w:val="24"/>
            <w:rtl/>
          </w:rPr>
          <w:t xml:space="preserve">הם</w:t>
        </w:r>
      </w:ins>
      <w:del w:id="96164" w:author="מנוע מכני" w:date="2026-10-11T12:04:39Z">
        <w:r w:rsidRPr="00B078C3">
          <w:rPr>
            <w:rFonts w:ascii="FontbitDavid" w:hAnsi="FontbitDavid"/>
            <w:sz w:val="24"/>
            <w:rtl/>
          </w:rPr>
          <w:delText xml:space="preserve">נינהו</w:delText>
        </w:r>
      </w:del>
      <w:r w:rsidRPr="00B078C3">
        <w:rPr>
          <w:rFonts w:ascii="FontbitDavid" w:hAnsi="FontbitDavid"/>
          <w:sz w:val="24"/>
          <w:rtl/>
        </w:rPr>
        <w:t xml:space="preserve">,</w:t>
      </w:r>
      <w:r>
        <w:rPr>
          <w:rFonts w:ascii="FontbitDavid" w:hAnsi="FontbitDavid" w:hint="cs"/>
          <w:sz w:val="24"/>
          <w:rtl/>
        </w:rPr>
        <w:t xml:space="preserve"> </w:t>
      </w:r>
      <w:ins w:id="94523" w:author="מנוע מכני" w:date="2026-10-11T12:04:39Z">
        <w:r>
          <w:rPr>
            <w:rFonts w:ascii="FontbitDavid" w:hAnsi="FontbitDavid" w:hint="cs"/>
            <w:sz w:val="24"/>
            <w:rtl/>
          </w:rPr>
          <w:t xml:space="preserve">כאן</w:t>
        </w:r>
      </w:ins>
      <w:del w:id="94524" w:author="מנוע מכני" w:date="2026-10-11T12:04:39Z">
        <w:r>
          <w:rPr>
            <w:rFonts w:ascii="FontbitDavid" w:hAnsi="FontbitDavid" w:hint="cs"/>
            <w:sz w:val="24"/>
            <w:rtl/>
          </w:rPr>
          <w:delText xml:space="preserve">הכא</w:delText>
        </w:r>
      </w:del>
      <w:r>
        <w:rPr>
          <w:rFonts w:ascii="FontbitDavid" w:hAnsi="FontbitDavid" w:hint="cs"/>
          <w:sz w:val="24"/>
          <w:rtl/>
        </w:rPr>
        <w:t xml:space="preserve"> אין נפק'מ </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ורב חסדא</w:t>
      </w:r>
      <w:r w:rsidRPr="00B078C3">
        <w:rPr>
          <w:rFonts w:ascii="FontbitDavid" w:hAnsi="FontbitDavid"/>
          <w:sz w:val="24"/>
          <w:rtl/>
        </w:rPr>
        <w:t xml:space="preserve"> - סוף סוף </w:t>
      </w:r>
      <w:ins w:id="98535" w:author="מנוע מכני" w:date="2026-10-11T12:04:39Z">
        <w:r>
          <w:rPr>
            <w:rFonts w:ascii="FontbitDavid" w:hAnsi="FontbitDavid"/>
            <w:sz w:val="24"/>
            <w:rtl/>
          </w:rPr>
          <w:t xml:space="preserve">היא</w:t>
        </w:r>
      </w:ins>
      <w:del w:id="98536" w:author="מנוע מכני" w:date="2026-10-11T12:04:39Z">
        <w:r w:rsidRPr="00B078C3">
          <w:rPr>
            <w:rFonts w:ascii="FontbitDavid" w:hAnsi="FontbitDavid"/>
            <w:sz w:val="24"/>
            <w:rtl/>
          </w:rPr>
          <w:delText xml:space="preserve">איהי</w:delText>
        </w:r>
      </w:del>
      <w:r w:rsidRPr="00B078C3">
        <w:rPr>
          <w:rFonts w:ascii="FontbitDavid" w:hAnsi="FontbitDavid"/>
          <w:sz w:val="24"/>
          <w:rtl/>
        </w:rPr>
        <w:t xml:space="preserve"> טבילה בעיא.</w:t>
      </w:r>
    </w:p>
    <w:p>
      <w:pPr>
        <w:pStyle w:val="38"/>
        <w:rPr>
          <w:ins w:id="101080" w:author="מנוע מכני" w:date="2026-10-11T12:04:39Z"/>
        </w:rPr>
      </w:pPr>
      <w:r w:rsidRPr="00B078C3">
        <w:t>איתמר, א</w:t>
      </w:r>
      <w:r>
        <w:t xml:space="preserve">רי</w:t>
      </w:r>
      <w:ins w:id="92389" w:author="מנוע מכני" w:date="2026-10-11T12:04:39Z">
        <w:r>
          <w:t xml:space="preserve">ב"ח</w:t>
        </w:r>
      </w:ins>
      <w:del w:id="92390" w:author="מנוע מכני" w:date="2026-10-11T12:04:39Z">
        <w:r>
          <w:delText xml:space="preserve">ב''ח</w:delText>
        </w:r>
      </w:del>
      <w:r w:rsidRPr="00B078C3">
        <w:t xml:space="preserve">:</w:t>
      </w:r>
    </w:p>
    <w:p w:rsidR="00E403F0" w:rsidRPr="00B078C3" w:rsidRDefault="00E403F0" w:rsidP="00E403F0">
      <w:pPr>
        <w:rPr>
          <w:rFonts w:ascii="FontbitDavid" w:hAnsi="FontbitDavid"/>
          <w:sz w:val="24"/>
          <w:rtl/>
        </w:rPr>
      </w:pPr>
      <w:del w:id="10108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טמא וטהור, </w:t>
      </w:r>
      <w:ins w:id="93295" w:author="מנוע מכני" w:date="2026-10-11T12:04:39Z">
        <w:r>
          <w:rPr>
            <w:rFonts w:ascii="FontbitDavid" w:hAnsi="FontbitDavid"/>
            <w:sz w:val="24"/>
            <w:rtl/>
          </w:rPr>
          <w:t xml:space="preserve">ואפי'</w:t>
        </w:r>
      </w:ins>
      <w:del w:id="93296"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טהור ותלוי, שהלכו</w:t>
      </w:r>
      <w:r>
        <w:rPr>
          <w:rFonts w:ascii="FontbitDavid" w:hAnsi="FontbitDavid"/>
          <w:sz w:val="24"/>
          <w:rtl/>
        </w:rPr>
        <w:t xml:space="preserve"> בשני שבילין אחד טמא ואחד טהור</w:t>
      </w:r>
      <w:r w:rsidRPr="00B078C3">
        <w:rPr>
          <w:rFonts w:ascii="FontbitDavid" w:hAnsi="FontbitDavid"/>
          <w:sz w:val="24"/>
          <w:rtl/>
        </w:rPr>
        <w:t xml:space="preserve"> תולה טמא בתלוי, וטהור בטהור - לדברי הכל.</w:t>
      </w:r>
    </w:p>
    <w:p w:rsidR="00E403F0" w:rsidRDefault="00E403F0" w:rsidP="00E403F0">
      <w:pPr>
        <w:rPr>
          <w:rFonts w:ascii="FontbitDavid" w:hAnsi="FontbitDavid"/>
          <w:sz w:val="24"/>
          <w:rtl/>
        </w:rPr>
      </w:pPr>
    </w:p>
    <w:p>
      <w:pPr>
        <w:pStyle w:val="afffff8"/>
        <w:rPr>
          <w:ins w:id="90135" w:author="קלוד" w:date="2026-10-11T12:23:38Z"/>
        </w:rPr>
      </w:pPr>
      <w:ins w:id="90136" w:author="קלוד" w:date="2026-10-11T12:23:38Z">
        <w:r>
          <w:rPr>
            <w:color w:val="7B3F00"/>
          </w:rPr>
          <w:t xml:space="preserve">האם תולין כתם בכתם?</w:t>
        </w:r>
      </w:ins>
    </w:p>
    <w:p>
      <w:pPr>
        <w:pStyle w:val="38"/>
        <w:rPr>
          <w:ins w:id="101082" w:author="מנוע מכני" w:date="2026-10-11T12:04:39Z"/>
        </w:rPr>
      </w:pPr>
      <w:r w:rsidRPr="00D00738">
        <w:t xml:space="preserve">בעא </w:t>
      </w:r>
      <w:r w:rsidRPr="00D00738">
        <w:t xml:space="preserve">ר</w:t>
      </w:r>
      <w:ins w:id="92391" w:author="מנוע מכני" w:date="2026-10-11T12:04:39Z">
        <w:r>
          <w:t xml:space="preserve">י"ו</w:t>
        </w:r>
      </w:ins>
      <w:del w:id="92392" w:author="מנוע מכני" w:date="2026-10-11T12:04:39Z">
        <w:r w:rsidRPr="00D00738">
          <w:delText xml:space="preserve">י''ו</w:delText>
        </w:r>
      </w:del>
      <w:r w:rsidRPr="00D00738">
        <w:t xml:space="preserve"> מרי</w:t>
      </w:r>
      <w:ins w:id="92393" w:author="מנוע מכני" w:date="2026-10-11T12:04:39Z">
        <w:r>
          <w:t xml:space="preserve">ב"ל</w:t>
        </w:r>
      </w:ins>
      <w:del w:id="92394" w:author="מנוע מכני" w:date="2026-10-11T12:04:39Z">
        <w:r w:rsidRPr="00D00738">
          <w:delText xml:space="preserve">ב''ל</w:delText>
        </w:r>
      </w:del>
      <w:r w:rsidRPr="00D00738">
        <w:t xml:space="preserve">:</w:t>
      </w:r>
    </w:p>
    <w:p w:rsidR="00E403F0" w:rsidRPr="00D00738" w:rsidRDefault="00E403F0" w:rsidP="00E403F0">
      <w:pPr>
        <w:rPr>
          <w:rFonts w:ascii="FontbitDavid" w:hAnsi="FontbitDavid"/>
          <w:b/>
          <w:bCs/>
          <w:sz w:val="24"/>
          <w:rtl/>
        </w:rPr>
      </w:pPr>
      <w:del w:id="101083" w:author="מנוע מכני" w:date="2026-10-11T12:04:39Z">
        <w:r w:rsidRPr="00D00738">
          <w:rPr>
            <w:rFonts w:ascii="FontbitDavid" w:hAnsi="FontbitDavid"/>
            <w:b/>
            <w:bCs/>
            <w:sz w:val="24"/>
            <w:rtl/>
          </w:rPr>
          <w:delText xml:space="preserve"> </w:delText>
        </w:r>
      </w:del>
      <w:r w:rsidRPr="00D00738">
        <w:rPr>
          <w:rFonts w:ascii="FontbitDavid" w:hAnsi="FontbitDavid"/>
          <w:b/>
          <w:bCs/>
          <w:sz w:val="24"/>
          <w:rtl/>
        </w:rPr>
        <w:t xml:space="preserve">מהו לתלות כתם בכתם? </w:t>
      </w:r>
    </w:p>
    <w:p w:rsidR="00E403F0" w:rsidRDefault="00E403F0" w:rsidP="00E403F0">
      <w:pPr>
        <w:rPr>
          <w:rFonts w:ascii="FontbitDavid" w:hAnsi="FontbitDavid"/>
          <w:sz w:val="24"/>
          <w:rtl/>
        </w:rPr>
      </w:pPr>
      <w:r w:rsidRPr="00B078C3">
        <w:rPr>
          <w:rFonts w:ascii="FontbitDavid" w:hAnsi="FontbitDavid"/>
          <w:sz w:val="24"/>
          <w:rtl/>
        </w:rPr>
        <w:t xml:space="preserve">אליבא </w:t>
      </w:r>
      <w:r w:rsidRPr="00B078C3">
        <w:rPr>
          <w:rStyle w:val="2fb"/>
          <w:rFonts w:ascii="FontbitDavid" w:hAnsi="FontbitDavid"/>
          <w:sz w:val="24"/>
          <w:rtl/>
        </w:rPr>
        <w:t xml:space="preserve">דרבי</w:t>
      </w:r>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תבעי </w:t>
      </w:r>
      <w:ins w:id="97581" w:author="מנוע מכני" w:date="2026-10-11T12:04:39Z">
        <w:r>
          <w:rPr>
            <w:rFonts w:ascii="FontbitDavid" w:hAnsi="FontbitDavid" w:hint="cs"/>
            <w:sz w:val="24"/>
            <w:rtl/>
          </w:rPr>
          <w:t xml:space="preserve">דאם </w:t>
        </w:r>
      </w:ins>
      <w:del w:id="97582" w:author="מנוע מכני" w:date="2026-10-11T12:04:39Z">
        <w:r>
          <w:rPr>
            <w:rFonts w:ascii="FontbitDavid" w:hAnsi="FontbitDavid" w:hint="cs"/>
            <w:sz w:val="24"/>
            <w:rtl/>
          </w:rPr>
          <w:delText xml:space="preserve">דאי </w:delText>
        </w:r>
      </w:del>
      <w:ins w:id="94525" w:author="מנוע מכני" w:date="2026-10-11T12:04:39Z">
        <w:r>
          <w:rPr>
            <w:rFonts w:ascii="FontbitDavid" w:hAnsi="FontbitDavid" w:hint="cs"/>
            <w:sz w:val="24"/>
            <w:rtl/>
          </w:rPr>
          <w:t xml:space="preserve">שם</w:t>
        </w:r>
      </w:ins>
      <w:del w:id="94526" w:author="מנוע מכני" w:date="2026-10-11T12:04:39Z">
        <w:r>
          <w:rPr>
            <w:rFonts w:ascii="FontbitDavid" w:hAnsi="FontbitDavid" w:hint="cs"/>
            <w:sz w:val="24"/>
            <w:rtl/>
          </w:rPr>
          <w:delText xml:space="preserve">התם</w:delText>
        </w:r>
      </w:del>
      <w:r>
        <w:rPr>
          <w:rFonts w:ascii="FontbitDavid" w:hAnsi="FontbitDavid" w:hint="cs"/>
          <w:sz w:val="24"/>
          <w:rtl/>
        </w:rPr>
        <w:t xml:space="preserve"> ד</w:t>
      </w:r>
      <w:r w:rsidRPr="00B078C3">
        <w:rPr>
          <w:rFonts w:ascii="FontbitDavid" w:hAnsi="FontbitDavid"/>
          <w:sz w:val="24"/>
          <w:rtl/>
        </w:rPr>
        <w:t xml:space="preserve">חזיא מגופה - </w:t>
      </w:r>
      <w:r>
        <w:rPr>
          <w:rFonts w:ascii="FontbitDavid" w:hAnsi="FontbitDavid" w:hint="cs"/>
          <w:sz w:val="24"/>
          <w:rtl/>
        </w:rPr>
        <w:t>א</w:t>
      </w:r>
      <w:r w:rsidRPr="00B078C3">
        <w:rPr>
          <w:rFonts w:ascii="FontbitDavid" w:hAnsi="FontbitDavid"/>
          <w:sz w:val="24"/>
          <w:rtl/>
        </w:rPr>
        <w:t xml:space="preserve">ינה תולה, </w:t>
      </w:r>
      <w:ins w:id="92395" w:author="מנוע מכני" w:date="2026-10-11T12:04:39Z">
        <w:r>
          <w:rPr>
            <w:rFonts w:ascii="FontbitDavid" w:hAnsi="FontbitDavid" w:hint="cs"/>
            <w:sz w:val="24"/>
            <w:rtl/>
          </w:rPr>
          <w:t xml:space="preserve">כ"ש</w:t>
        </w:r>
      </w:ins>
      <w:del w:id="92396" w:author="מנוע מכני" w:date="2026-10-11T12:04:39Z">
        <w:r>
          <w:rPr>
            <w:rFonts w:ascii="FontbitDavid" w:hAnsi="FontbitDavid" w:hint="cs"/>
            <w:sz w:val="24"/>
            <w:rtl/>
          </w:rPr>
          <w:delText xml:space="preserve">כ''ש</w:delText>
        </w:r>
      </w:del>
      <w:r>
        <w:rPr>
          <w:rFonts w:ascii="FontbitDavid" w:hAnsi="FontbitDavid" w:hint="cs"/>
          <w:sz w:val="24"/>
          <w:rtl/>
        </w:rPr>
        <w:t xml:space="preserve"> </w:t>
      </w:r>
      <w:ins w:id="94527" w:author="מנוע מכני" w:date="2026-10-11T12:04:39Z">
        <w:r>
          <w:rPr>
            <w:rFonts w:ascii="FontbitDavid" w:hAnsi="FontbitDavid"/>
            <w:sz w:val="24"/>
            <w:rtl/>
          </w:rPr>
          <w:t xml:space="preserve">כאן</w:t>
        </w:r>
      </w:ins>
      <w:del w:id="94528"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דמעלמא אתי </w:t>
      </w:r>
    </w:p>
    <w:p w:rsidR="00E403F0" w:rsidRDefault="00E403F0" w:rsidP="00E403F0">
      <w:pPr>
        <w:rPr>
          <w:rFonts w:ascii="FontbitDavid" w:hAnsi="FontbitDavid"/>
          <w:sz w:val="24"/>
          <w:rtl/>
        </w:rPr>
      </w:pPr>
      <w:r w:rsidRPr="00B078C3">
        <w:rPr>
          <w:rFonts w:ascii="FontbitDavid" w:hAnsi="FontbitDavid"/>
          <w:sz w:val="24"/>
          <w:rtl/>
        </w:rPr>
        <w:t>כי תבעי</w:t>
      </w:r>
      <w:r>
        <w:rPr>
          <w:rFonts w:ascii="FontbitDavid" w:hAnsi="FontbitDavid"/>
          <w:sz w:val="24"/>
          <w:rtl/>
        </w:rPr>
        <w:t xml:space="preserve">- אליבא </w:t>
      </w:r>
      <w:r>
        <w:rPr>
          <w:rStyle w:val="2fb"/>
          <w:rFonts w:ascii="FontbitDavid" w:hAnsi="FontbitDavid"/>
          <w:sz w:val="24"/>
          <w:rtl/>
        </w:rPr>
        <w:t xml:space="preserve">דרשב"ג</w:t>
      </w:r>
      <w:r>
        <w:rPr>
          <w:rFonts w:ascii="FontbitDavid" w:hAnsi="FontbitDavid"/>
          <w:sz w:val="24"/>
          <w:rtl/>
        </w:rPr>
        <w:t xml:space="preserve">, </w:t>
      </w:r>
      <w:ins w:id="94529" w:author="מנוע מכני" w:date="2026-10-11T12:04:39Z">
        <w:r>
          <w:rPr>
            <w:rFonts w:ascii="FontbitDavid" w:hAnsi="FontbitDavid"/>
            <w:sz w:val="24"/>
            <w:rtl/>
          </w:rPr>
          <w:t xml:space="preserve">שם</w:t>
        </w:r>
      </w:ins>
      <w:del w:id="94530" w:author="מנוע מכני" w:date="2026-10-11T12:04:39Z">
        <w:r>
          <w:rPr>
            <w:rFonts w:ascii="FontbitDavid" w:hAnsi="FontbitDavid"/>
            <w:sz w:val="24"/>
            <w:rtl/>
          </w:rPr>
          <w:delText xml:space="preserve">התם</w:delText>
        </w:r>
      </w:del>
      <w:r>
        <w:rPr>
          <w:rFonts w:ascii="FontbitDavid" w:hAnsi="FontbitDavid"/>
          <w:sz w:val="24"/>
          <w:rtl/>
        </w:rPr>
        <w:t xml:space="preserve"> הוא ד</w:t>
      </w:r>
      <w:r w:rsidRPr="00B078C3">
        <w:rPr>
          <w:rFonts w:ascii="FontbitDavid" w:hAnsi="FontbitDavid"/>
          <w:sz w:val="24"/>
          <w:rtl/>
        </w:rPr>
        <w:t xml:space="preserve">חזיא מגופה - תליא, </w:t>
      </w:r>
      <w:ins w:id="94531" w:author="מנוע מכני" w:date="2026-10-11T12:04:39Z">
        <w:r>
          <w:rPr>
            <w:rFonts w:ascii="FontbitDavid" w:hAnsi="FontbitDavid"/>
            <w:sz w:val="24"/>
            <w:rtl/>
          </w:rPr>
          <w:t xml:space="preserve">כאן</w:t>
        </w:r>
      </w:ins>
      <w:del w:id="94532"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דמעלמא </w:t>
      </w:r>
      <w:ins w:id="90269" w:author="Claude - סמנטי" w:date="2026-10-11T12:19:29Z">
        <w:r>
          <w:rPr>
            <w:rFonts w:ascii="FontbitDavid" w:hAnsi="FontbitDavid"/>
            <w:sz w:val="24"/>
            <w:rtl/>
          </w:rPr>
          <w:t xml:space="preserve">בא</w:t>
        </w:r>
      </w:ins>
      <w:del w:id="90270" w:author="Claude - סמנטי" w:date="2026-10-11T12:19:29Z">
        <w:r w:rsidRPr="00B078C3">
          <w:rPr>
            <w:rFonts w:ascii="FontbitDavid" w:hAnsi="FontbitDavid"/>
            <w:sz w:val="24"/>
            <w:rtl/>
          </w:rPr>
          <w:delText xml:space="preserve">קאתי</w:delText>
        </w:r>
      </w:del>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תליא, </w:t>
      </w:r>
    </w:p>
    <w:p>
      <w:pPr>
        <w:pStyle w:val="38"/>
        <w:rPr>
          <w:ins w:id="101084" w:author="מנוע מכני" w:date="2026-10-11T12:04:39Z"/>
        </w:rPr>
      </w:pPr>
      <w:r w:rsidRPr="00111789">
        <w:t>או"ד</w:t>
      </w:r>
      <w:r w:rsidRPr="00B078C3">
        <w:t xml:space="preserve"> </w:t>
      </w:r>
      <w:r w:rsidRPr="00B078C3">
        <w:t xml:space="preserve">לא</w:t>
      </w:r>
      <w:r w:rsidRPr="00B078C3">
        <w:t xml:space="preserve"> שנא? </w:t>
      </w:r>
      <w:r w:rsidRPr="00B078C3">
        <w:t xml:space="preserve">א"ל</w:t>
      </w:r>
      <w:r w:rsidRPr="00B078C3">
        <w:t xml:space="preserve">:</w:t>
      </w:r>
    </w:p>
    <w:p w:rsidR="00E403F0" w:rsidRPr="00B078C3" w:rsidRDefault="00E403F0" w:rsidP="00E403F0">
      <w:pPr>
        <w:rPr>
          <w:rFonts w:ascii="FontbitDavid" w:hAnsi="FontbitDavid"/>
          <w:sz w:val="24"/>
          <w:rtl/>
        </w:rPr>
      </w:pPr>
      <w:del w:id="10108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תולין.</w:t>
      </w:r>
      <w:r>
        <w:rPr>
          <w:rFonts w:ascii="FontbitDavid" w:hAnsi="FontbitDavid" w:hint="cs"/>
          <w:sz w:val="24"/>
          <w:rtl/>
        </w:rPr>
        <w:t xml:space="preserve"> </w:t>
      </w:r>
      <w:r w:rsidRPr="00B078C3">
        <w:rPr>
          <w:rFonts w:ascii="FontbitDavid" w:hAnsi="FontbitDavid"/>
          <w:sz w:val="24"/>
          <w:rtl/>
        </w:rPr>
        <w:t>לפי שאין תולין.</w:t>
      </w:r>
    </w:p>
    <w:p>
      <w:pPr>
        <w:pStyle w:val="38"/>
        <w:rPr>
          <w:ins w:id="101086" w:author="מנוע מכני" w:date="2026-10-11T12:04:39Z"/>
        </w:rPr>
      </w:pPr>
      <w:r w:rsidRPr="00017C1D">
        <w:t xml:space="preserve">איתיביה:</w:t>
      </w:r>
    </w:p>
    <w:p w:rsidR="00E403F0" w:rsidRPr="00017C1D" w:rsidRDefault="00E403F0" w:rsidP="00E403F0">
      <w:pPr>
        <w:pStyle w:val="a3"/>
        <w:rPr>
          <w:spacing w:val="0"/>
          <w:rtl/>
        </w:rPr>
      </w:pPr>
      <w:del w:id="101087" w:author="מנוע מכני" w:date="2026-10-11T12:04:39Z">
        <w:r w:rsidRPr="00017C1D">
          <w:rPr>
            <w:spacing w:val="0"/>
            <w:rtl/>
          </w:rPr>
          <w:delText xml:space="preserve"> </w:delText>
        </w:r>
      </w:del>
      <w:r w:rsidRPr="00017C1D">
        <w:rPr>
          <w:spacing w:val="0"/>
          <w:rtl/>
        </w:rPr>
        <w:t xml:space="preserve">אין תולין כתם בכתם</w:t>
      </w:r>
      <w:ins w:id="96955" w:author="מנוע מכני" w:date="2026-10-11T12:04:39Z">
        <w:r>
          <w:rPr>
            <w:spacing w:val="0"/>
            <w:rtl/>
          </w:rPr>
          <w:t xml:space="preserve">,</w:t>
        </w:r>
      </w:ins>
      <w:del w:id="96956" w:author="מנוע מכני" w:date="2026-10-11T12:04:39Z">
        <w:r w:rsidRPr="00017C1D">
          <w:rPr>
            <w:spacing w:val="0"/>
            <w:rtl/>
          </w:rPr>
          <w:delText xml:space="preserve">;</w:delText>
        </w:r>
      </w:del>
      <w:r w:rsidRPr="00017C1D">
        <w:rPr>
          <w:rFonts w:hint="cs"/>
          <w:spacing w:val="0"/>
          <w:rtl/>
        </w:rPr>
        <w:t xml:space="preserve"> סיפא </w:t>
      </w:r>
      <w:r w:rsidRPr="00017C1D">
        <w:rPr>
          <w:spacing w:val="0"/>
          <w:rtl/>
        </w:rPr>
        <w:t>השאילה חלוקה לנכרית או ליושבת על הכתם - הרי זו תולה בה.</w:t>
      </w:r>
    </w:p>
    <w:p>
      <w:pPr>
        <w:pStyle w:val="38"/>
        <w:rPr>
          <w:ins w:id="101627" w:author="מנוע מכני" w:date="2026-10-11T12:04:39Z"/>
        </w:rPr>
      </w:pPr>
      <w:del w:id="92878" w:author="מנוע מכני" w:date="2026-10-11T12:04:39Z">
        <w:r w:rsidRPr="00A655DC">
          <w:delText xml:space="preserve"> </w:delText>
        </w:r>
      </w:del>
      <w:r w:rsidRPr="00A655DC">
        <w:t xml:space="preserve">לא</w:t>
      </w:r>
      <w:r w:rsidRPr="00A655DC">
        <w:t xml:space="preserve"> </w:t>
      </w:r>
      <w:ins w:id="97231" w:author="מנוע מכני" w:date="2026-10-11T12:04:39Z">
        <w:r>
          <w:t xml:space="preserve">קשה</w:t>
        </w:r>
      </w:ins>
      <w:del w:id="97232" w:author="מנוע מכני" w:date="2026-10-11T12:04:39Z">
        <w:r w:rsidRPr="00A655DC">
          <w:delText xml:space="preserve">קשיא</w:delText>
        </w:r>
      </w:del>
      <w:r w:rsidRPr="00A655DC">
        <w:t xml:space="preserve">,</w:t>
      </w:r>
    </w:p>
    <w:p w:rsidR="00E403F0" w:rsidRPr="00A655DC" w:rsidRDefault="00E403F0" w:rsidP="00E403F0">
      <w:pPr>
        <w:pStyle w:val="a2"/>
        <w:numPr>
          <w:ilvl w:val="0"/>
          <w:numId w:val="2"/>
        </w:numPr>
        <w:rPr>
          <w:rtl/>
        </w:rPr>
      </w:pPr>
      <w:del w:id="101628" w:author="מנוע מכני" w:date="2026-10-11T12:04:39Z">
        <w:r w:rsidRPr="00A655DC">
          <w:rPr>
            <w:rtl/>
          </w:rPr>
          <w:delText xml:space="preserve"> </w:delText>
        </w:r>
      </w:del>
      <w:r w:rsidRPr="00A655DC">
        <w:rPr>
          <w:rtl/>
        </w:rPr>
        <w:t xml:space="preserve">הא - </w:t>
      </w:r>
      <w:r w:rsidRPr="00A655DC">
        <w:rPr>
          <w:rStyle w:val="2fb"/>
          <w:rtl/>
        </w:rPr>
        <w:t xml:space="preserve">רבי</w:t>
      </w:r>
      <w:r w:rsidRPr="00A655DC">
        <w:rPr>
          <w:rtl/>
        </w:rPr>
        <w:t xml:space="preserve">, והא - </w:t>
      </w:r>
      <w:r w:rsidRPr="00A655DC">
        <w:rPr>
          <w:rStyle w:val="2fb"/>
          <w:rtl/>
        </w:rPr>
        <w:t xml:space="preserve">רשב"ג</w:t>
      </w:r>
      <w:r w:rsidRPr="00A655DC">
        <w:rPr>
          <w:rtl/>
        </w:rPr>
        <w:t xml:space="preserve">.</w:t>
      </w:r>
    </w:p>
    <w:p>
      <w:pPr>
        <w:pStyle w:val="38"/>
        <w:rPr>
          <w:ins w:id="101088" w:author="מנוע מכני" w:date="2026-10-11T12:04:39Z"/>
        </w:rPr>
      </w:pPr>
      <w:ins w:id="92397" w:author="מנוע מכני" w:date="2026-10-11T12:04:39Z">
        <w:r>
          <w:t xml:space="preserve">א"ד</w:t>
        </w:r>
      </w:ins>
      <w:del w:id="92398" w:author="מנוע מכני" w:date="2026-10-11T12:04:39Z">
        <w:r w:rsidRPr="00A655DC">
          <w:delText xml:space="preserve">א</w:delText>
        </w:r>
        <w:r w:rsidRPr="00A655DC">
          <w:delText xml:space="preserve">''ד</w:delText>
        </w:r>
      </w:del>
      <w:r w:rsidRPr="00A655DC">
        <w:t>:</w:t>
      </w:r>
    </w:p>
    <w:p w:rsidR="00E403F0" w:rsidRPr="00B078C3" w:rsidRDefault="00E403F0" w:rsidP="00E403F0">
      <w:pPr>
        <w:rPr>
          <w:rFonts w:ascii="FontbitDavid" w:hAnsi="FontbitDavid"/>
          <w:sz w:val="24"/>
          <w:rtl/>
        </w:rPr>
      </w:pPr>
      <w:del w:id="10108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 והא - </w:t>
      </w:r>
      <w:r w:rsidRPr="00B078C3">
        <w:rPr>
          <w:rStyle w:val="2fb"/>
          <w:rFonts w:ascii="FontbitDavid" w:hAnsi="FontbitDavid"/>
          <w:sz w:val="24"/>
          <w:rtl/>
        </w:rPr>
        <w:t xml:space="preserve">רבי</w:t>
      </w:r>
      <w:r w:rsidRPr="00B078C3">
        <w:rPr>
          <w:rFonts w:ascii="FontbitDavid" w:hAnsi="FontbitDavid"/>
          <w:sz w:val="24"/>
          <w:rtl/>
        </w:rPr>
        <w:t xml:space="preserve">, הא - בראשון שלה, הא - בשני שלה.</w:t>
      </w:r>
    </w:p>
    <w:p w:rsidR="00E403F0" w:rsidRDefault="00E403F0" w:rsidP="00E403F0">
      <w:pPr>
        <w:pStyle w:val="afff3"/>
        <w:framePr w:wrap="around"/>
        <w:rPr>
          <w:rtl/>
        </w:rPr>
      </w:pPr>
      <w:r>
        <w:rPr>
          <w:rFonts w:hint="cs"/>
          <w:rtl/>
        </w:rPr>
        <w:t>ס:</w:t>
      </w:r>
    </w:p>
    <w:p>
      <w:pPr>
        <w:pStyle w:val="38"/>
        <w:rPr>
          <w:ins w:id="101090" w:author="מנוע מכני" w:date="2026-10-11T12:04:39Z"/>
        </w:rPr>
      </w:pPr>
      <w:r>
        <w:t>רב אשי</w:t>
      </w:r>
      <w:r w:rsidRPr="00B078C3">
        <w:t xml:space="preserve">:</w:t>
      </w:r>
    </w:p>
    <w:p w:rsidR="00E403F0" w:rsidRPr="00B078C3" w:rsidRDefault="00E403F0" w:rsidP="00E403F0">
      <w:pPr>
        <w:rPr>
          <w:rFonts w:ascii="FontbitDavid" w:hAnsi="FontbitDavid"/>
          <w:sz w:val="24"/>
          <w:rtl/>
        </w:rPr>
      </w:pPr>
      <w:del w:id="10109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 והא - </w:t>
      </w:r>
      <w:r w:rsidRPr="00B078C3">
        <w:rPr>
          <w:rStyle w:val="2fb"/>
          <w:rFonts w:ascii="FontbitDavid" w:hAnsi="FontbitDavid"/>
          <w:sz w:val="24"/>
          <w:rtl/>
        </w:rPr>
        <w:t xml:space="preserve">רשב"ג</w:t>
      </w:r>
      <w:r w:rsidRPr="00B078C3">
        <w:rPr>
          <w:rFonts w:ascii="FontbitDavid" w:hAnsi="FontbitDavid"/>
          <w:sz w:val="24"/>
          <w:rtl/>
        </w:rPr>
        <w:t xml:space="preserve">, ולא </w:t>
      </w:r>
      <w:ins w:id="97233" w:author="מנוע מכני" w:date="2026-10-11T12:04:39Z">
        <w:r>
          <w:rPr>
            <w:rFonts w:ascii="FontbitDavid" w:hAnsi="FontbitDavid"/>
            <w:sz w:val="24"/>
            <w:rtl/>
          </w:rPr>
          <w:t xml:space="preserve">קשה</w:t>
        </w:r>
      </w:ins>
      <w:del w:id="97234"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כאן - למפרע, כאן - להבא.</w:t>
      </w:r>
    </w:p>
    <w:p w:rsidR="00E403F0" w:rsidRDefault="00E403F0" w:rsidP="00E403F0">
      <w:pPr>
        <w:rPr>
          <w:rFonts w:ascii="FontbitDavid" w:hAnsi="FontbitDavid"/>
          <w:sz w:val="24"/>
          <w:rtl/>
        </w:rPr>
      </w:pPr>
      <w:r w:rsidRPr="00B078C3">
        <w:rPr>
          <w:rFonts w:ascii="FontbitDavid" w:hAnsi="FontbitDavid"/>
          <w:sz w:val="24"/>
          <w:rtl/>
        </w:rPr>
        <w:t xml:space="preserve">מכל מקום </w:t>
      </w:r>
      <w:ins w:id="97235" w:author="מנוע מכני" w:date="2026-10-11T12:04:39Z">
        <w:r>
          <w:rPr>
            <w:rFonts w:ascii="FontbitDavid" w:hAnsi="FontbitDavid"/>
            <w:sz w:val="24"/>
            <w:rtl/>
          </w:rPr>
          <w:t xml:space="preserve">קשה</w:t>
        </w:r>
      </w:ins>
      <w:del w:id="97236" w:author="מנוע מכני" w:date="2026-10-11T12:04:39Z">
        <w:r w:rsidRPr="00B078C3">
          <w:rPr>
            <w:rFonts w:ascii="FontbitDavid" w:hAnsi="FontbitDavid"/>
            <w:sz w:val="24"/>
            <w:rtl/>
          </w:rPr>
          <w:delText xml:space="preserve">קשיא</w:delText>
        </w:r>
      </w:del>
      <w:r w:rsidRPr="00B078C3">
        <w:rPr>
          <w:rFonts w:ascii="FontbitDavid" w:hAnsi="FontbitDavid"/>
          <w:sz w:val="24"/>
          <w:rtl/>
        </w:rPr>
        <w:t xml:space="preserve">! </w:t>
      </w:r>
    </w:p>
    <w:p>
      <w:pPr>
        <w:pStyle w:val="38"/>
        <w:rPr>
          <w:ins w:id="101092" w:author="מנוע מכני" w:date="2026-10-11T12:04:39Z"/>
        </w:rPr>
      </w:pPr>
      <w:del w:id="101805" w:author="מנוע מכני" w:date="2026-10-11T12:04:39Z">
        <w:r>
          <w:delText xml:space="preserve">אמר </w:delText>
        </w:r>
      </w:del>
      <w:r w:rsidRPr="00B078C3">
        <w:t>ר</w:t>
      </w:r>
      <w:r>
        <w:t>ב</w:t>
      </w:r>
      <w:r w:rsidRPr="00B078C3">
        <w:t xml:space="preserve">ינא:</w:t>
      </w:r>
    </w:p>
    <w:p w:rsidR="00E403F0" w:rsidRPr="00B078C3" w:rsidRDefault="00E403F0" w:rsidP="00E403F0">
      <w:pPr>
        <w:rPr>
          <w:rFonts w:ascii="FontbitDavid" w:hAnsi="FontbitDavid"/>
          <w:sz w:val="24"/>
          <w:rtl/>
        </w:rPr>
      </w:pPr>
      <w:del w:id="101093" w:author="מנוע מכני" w:date="2026-10-11T12:04:39Z">
        <w:r w:rsidRPr="00B078C3">
          <w:rPr>
            <w:rFonts w:ascii="FontbitDavid" w:hAnsi="FontbitDavid"/>
            <w:sz w:val="24"/>
            <w:rtl/>
          </w:rPr>
          <w:delText xml:space="preserve"> </w:delText>
        </w:r>
      </w:del>
      <w:ins w:id="92399" w:author="מנוע מכני" w:date="2026-10-11T12:04:39Z">
        <w:r>
          <w:rPr>
            <w:rFonts w:ascii="FontbitDavid" w:hAnsi="FontbitDavid"/>
            <w:sz w:val="24"/>
            <w:rtl/>
          </w:rPr>
          <w:t xml:space="preserve">ל"ק</w:t>
        </w:r>
      </w:ins>
      <w:del w:id="92400" w:author="מנוע מכני" w:date="2026-10-11T12:04:39Z">
        <w:r w:rsidRPr="00B078C3">
          <w:rPr>
            <w:rFonts w:ascii="FontbitDavid" w:hAnsi="FontbitDavid"/>
            <w:sz w:val="24"/>
            <w:rtl/>
          </w:rPr>
          <w:delText xml:space="preserve">ל</w:delText>
        </w:r>
        <w:r>
          <w:rPr>
            <w:rFonts w:ascii="FontbitDavid" w:hAnsi="FontbitDavid" w:hint="cs"/>
            <w:sz w:val="24"/>
            <w:rtl/>
          </w:rPr>
          <w:delText xml:space="preserve">''ק</w:delText>
        </w:r>
      </w:del>
      <w:r w:rsidRPr="00B078C3">
        <w:rPr>
          <w:rFonts w:ascii="FontbitDavid" w:hAnsi="FontbitDavid"/>
          <w:sz w:val="24"/>
          <w:rtl/>
        </w:rPr>
        <w:t xml:space="preserve"> </w:t>
      </w:r>
      <w:ins w:id="92401" w:author="מנוע מכני" w:date="2026-10-11T12:04:39Z">
        <w:r>
          <w:rPr>
            <w:rFonts w:ascii="FontbitDavid" w:hAnsi="FontbitDavid"/>
            <w:sz w:val="24"/>
            <w:rtl/>
          </w:rPr>
          <w:t xml:space="preserve">ה"ק</w:t>
        </w:r>
      </w:ins>
      <w:del w:id="92402"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''ק</w:delText>
        </w:r>
      </w:del>
      <w:r w:rsidRPr="00B078C3">
        <w:rPr>
          <w:rFonts w:ascii="FontbitDavid" w:hAnsi="FontbitDavid"/>
          <w:sz w:val="24"/>
          <w:rtl/>
        </w:rPr>
        <w:t xml:space="preserve">, השאילה חלוקה לנכרית בעלת כתם - הרי זו תולה בה, והא או ליושבת על הכתם קתני! </w:t>
      </w:r>
      <w:ins w:id="92403" w:author="מנוע מכני" w:date="2026-10-11T12:04:39Z">
        <w:r>
          <w:rPr>
            <w:rFonts w:ascii="FontbitDavid" w:hAnsi="FontbitDavid"/>
            <w:sz w:val="24"/>
            <w:rtl/>
          </w:rPr>
          <w:t xml:space="preserve">ה"ק</w:t>
        </w:r>
      </w:ins>
      <w:del w:id="92404"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''ק</w:delText>
        </w:r>
      </w:del>
      <w:r w:rsidRPr="00B078C3">
        <w:rPr>
          <w:rFonts w:ascii="FontbitDavid" w:hAnsi="FontbitDavid"/>
          <w:sz w:val="24"/>
          <w:rtl/>
        </w:rPr>
        <w:t>: או ליושבת על דם טוהר - בעלת כתם תולה בה.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33" w:author="קלוד" w:date="2026-10-11T12:23:38Z"/>
        </w:rPr>
      </w:pPr>
      <w:ins w:id="90134" w:author="קלוד" w:date="2026-10-11T12:23:38Z">
        <w:r>
          <w:rPr>
            <w:color w:val="7B3F00"/>
          </w:rPr>
          <w:t xml:space="preserve">טעם ר' נחמיה - 'ונקתה לארץ תשב'</w:t>
        </w:r>
      </w:ins>
    </w:p>
    <w:p w:rsidR="00E403F0" w:rsidRDefault="00E403F0" w:rsidP="00E403F0">
      <w:pPr>
        <w:rPr>
          <w:rFonts w:ascii="FontbitDavid" w:hAnsi="FontbitDavid"/>
          <w:sz w:val="24"/>
          <w:rtl/>
        </w:rPr>
      </w:pPr>
      <w:r w:rsidRPr="00B078C3">
        <w:rPr>
          <w:rFonts w:ascii="FontbitDavid" w:hAnsi="FontbitDavid"/>
          <w:sz w:val="24"/>
          <w:rtl/>
        </w:rPr>
        <w:t xml:space="preserve">שלש שלבשו כו' שהיה ר' נחמיה כו': </w:t>
      </w:r>
    </w:p>
    <w:p>
      <w:pPr>
        <w:pStyle w:val="38"/>
        <w:rPr>
          <w:ins w:id="101094" w:author="מנוע מכני" w:date="2026-10-11T12:04:39Z"/>
        </w:rPr>
      </w:pPr>
      <w:ins w:id="92405" w:author="מנוע מכני" w:date="2026-10-11T12:04:39Z">
        <w:r>
          <w:t xml:space="preserve">א"ר</w:t>
        </w:r>
      </w:ins>
      <w:del w:id="92406" w:author="מנוע מכני" w:date="2026-10-11T12:04:39Z">
        <w:r w:rsidRPr="00B078C3">
          <w:delText xml:space="preserve">א''ר</w:delText>
        </w:r>
      </w:del>
      <w:r w:rsidRPr="00B078C3">
        <w:t xml:space="preserve"> מתנה:</w:t>
      </w:r>
    </w:p>
    <w:p w:rsidR="00E403F0" w:rsidRPr="00B078C3" w:rsidRDefault="00E403F0" w:rsidP="00E403F0">
      <w:pPr>
        <w:rPr>
          <w:rFonts w:ascii="FontbitDavid" w:hAnsi="FontbitDavid"/>
          <w:sz w:val="24"/>
          <w:rtl/>
        </w:rPr>
      </w:pPr>
      <w:del w:id="10109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מ"ט</w:t>
      </w:r>
      <w:r w:rsidRPr="00B078C3">
        <w:rPr>
          <w:rFonts w:ascii="FontbitDavid" w:hAnsi="FontbitDavid"/>
          <w:sz w:val="24"/>
          <w:rtl/>
        </w:rPr>
        <w:t xml:space="preserve"> דר' נחמיה - דכתיב </w:t>
      </w:r>
      <w:r>
        <w:rPr>
          <w:rFonts w:ascii="FontbitDavid" w:hAnsi="FontbitDavid" w:hint="cs"/>
          <w:sz w:val="24"/>
          <w:rtl/>
        </w:rPr>
        <w:t>'</w:t>
      </w:r>
      <w:r>
        <w:rPr>
          <w:rStyle w:val="afffff0"/>
          <w:rFonts w:ascii="FontbitDavid" w:hAnsi="FontbitDavid"/>
          <w:sz w:val="24"/>
          <w:rtl/>
          <w:rPrChange w:id="9049" w:author="מנוע פסוקים" w:date="2026-10-11T09:23:42Z">
            <w:rPr>
              <w:rFonts w:ascii="FontbitDavid" w:hAnsi="FontbitDavid"/>
              <w:sz w:val="24"/>
              <w:rtl/>
            </w:rPr>
          </w:rPrChange>
        </w:rPr>
        <w:t xml:space="preserve">ונקתה לארץ תשב</w:t>
      </w:r>
      <w:r>
        <w:rPr>
          <w:rFonts w:ascii="FontbitDavid" w:hAnsi="FontbitDavid" w:hint="cs"/>
          <w:sz w:val="24"/>
          <w:rtl/>
        </w:rPr>
        <w:t>'</w:t>
      </w:r>
      <w:r w:rsidRPr="00B078C3">
        <w:rPr>
          <w:rFonts w:ascii="FontbitDavid" w:hAnsi="FontbitDavid"/>
          <w:sz w:val="24"/>
          <w:rtl/>
        </w:rPr>
        <w:t>, כיון שישבה לארץ - נקתה.</w:t>
      </w:r>
    </w:p>
    <w:p>
      <w:pPr>
        <w:pStyle w:val="38"/>
        <w:rPr>
          <w:ins w:id="101096" w:author="מנוע מכני" w:date="2026-10-11T12:04:39Z"/>
        </w:rPr>
      </w:pPr>
      <w:r>
        <w:t xml:space="preserve">רהמ</w:t>
      </w:r>
      <w:ins w:id="92407" w:author="מנוע מכני" w:date="2026-10-11T12:04:39Z">
        <w:r>
          <w:t xml:space="preserve">ר"ח</w:t>
        </w:r>
      </w:ins>
      <w:del w:id="92408" w:author="מנוע מכני" w:date="2026-10-11T12:04:39Z">
        <w:r>
          <w:delText xml:space="preserve">ר''ח</w:delText>
        </w:r>
      </w:del>
      <w:r w:rsidRPr="00B078C3">
        <w:t xml:space="preserve">:</w:t>
      </w:r>
    </w:p>
    <w:p w:rsidR="00E403F0" w:rsidRPr="00B078C3" w:rsidRDefault="00E403F0" w:rsidP="00E403F0">
      <w:pPr>
        <w:rPr>
          <w:rFonts w:ascii="FontbitDavid" w:hAnsi="FontbitDavid"/>
          <w:sz w:val="24"/>
          <w:rtl/>
        </w:rPr>
      </w:pPr>
      <w:del w:id="10109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מטהר היה </w:t>
      </w:r>
      <w:r w:rsidRPr="00B078C3">
        <w:rPr>
          <w:rStyle w:val="2fb"/>
          <w:rFonts w:ascii="FontbitDavid" w:hAnsi="FontbitDavid"/>
          <w:sz w:val="24"/>
          <w:rtl/>
        </w:rPr>
        <w:t xml:space="preserve">רבי</w:t>
      </w:r>
      <w:r w:rsidRPr="00B078C3">
        <w:rPr>
          <w:rFonts w:ascii="FontbitDavid" w:hAnsi="FontbitDavid"/>
          <w:sz w:val="24"/>
          <w:rtl/>
        </w:rPr>
        <w:t xml:space="preserve"> נחמיה </w:t>
      </w:r>
      <w:ins w:id="93297" w:author="מנוע מכני" w:date="2026-10-11T12:04:39Z">
        <w:r>
          <w:rPr>
            <w:rFonts w:ascii="FontbitDavid" w:hAnsi="FontbitDavid"/>
            <w:sz w:val="24"/>
            <w:rtl/>
          </w:rPr>
          <w:t xml:space="preserve">אפי'</w:t>
        </w:r>
      </w:ins>
      <w:del w:id="9329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באחורי כלי חרס.</w:t>
      </w:r>
      <w:r>
        <w:rPr>
          <w:rFonts w:ascii="FontbitDavid" w:hAnsi="FontbitDavid" w:hint="cs"/>
          <w:sz w:val="24"/>
          <w:rtl/>
        </w:rPr>
        <w:t xml:space="preserve"> </w:t>
      </w:r>
      <w:r>
        <w:rPr>
          <w:rFonts w:ascii="FontbitDavid" w:hAnsi="FontbitDavid" w:hint="cs"/>
          <w:sz w:val="24"/>
          <w:rtl/>
        </w:rPr>
        <w:t xml:space="preserve">וק</w:t>
      </w:r>
      <w:ins w:id="92409" w:author="מנוע מכני" w:date="2026-10-11T12:04:39Z">
        <w:r>
          <w:rPr>
            <w:rFonts w:ascii="FontbitDavid" w:hAnsi="FontbitDavid" w:hint="cs"/>
            <w:sz w:val="24"/>
            <w:rtl/>
          </w:rPr>
          <w:t xml:space="preserve">מ"ל</w:t>
        </w:r>
      </w:ins>
      <w:del w:id="92410"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דלא גזרי גבו אטו תוכו </w:t>
      </w:r>
    </w:p>
    <w:p>
      <w:pPr>
        <w:pStyle w:val="38"/>
        <w:rPr>
          <w:ins w:id="101098" w:author="מנוע מכני" w:date="2026-10-11T12:04:39Z"/>
        </w:rPr>
      </w:pPr>
      <w:r w:rsidRPr="00027215">
        <w:t xml:space="preserve">אביי:</w:t>
      </w:r>
    </w:p>
    <w:p w:rsidR="00E403F0" w:rsidRPr="00027215" w:rsidRDefault="00E403F0" w:rsidP="00E403F0">
      <w:pPr>
        <w:rPr>
          <w:rFonts w:ascii="FontbitDavid" w:hAnsi="FontbitDavid"/>
          <w:spacing w:val="-6"/>
          <w:sz w:val="24"/>
          <w:rtl/>
        </w:rPr>
      </w:pPr>
      <w:del w:id="101099" w:author="מנוע מכני" w:date="2026-10-11T12:04:39Z">
        <w:r w:rsidRPr="00027215">
          <w:rPr>
            <w:rFonts w:ascii="FontbitDavid" w:hAnsi="FontbitDavid"/>
            <w:spacing w:val="-6"/>
            <w:sz w:val="24"/>
            <w:rtl/>
          </w:rPr>
          <w:delText xml:space="preserve"> </w:delText>
        </w:r>
      </w:del>
      <w:r w:rsidRPr="00027215">
        <w:rPr>
          <w:rFonts w:ascii="FontbitDavid" w:hAnsi="FontbitDavid"/>
          <w:spacing w:val="-6"/>
          <w:sz w:val="24"/>
          <w:rtl/>
        </w:rPr>
        <w:t xml:space="preserve">מטהר היה ר' נחמיה במטלניות שאין בהן שלש על שלש, דלא חזיין </w:t>
      </w:r>
      <w:r w:rsidRPr="00027215">
        <w:rPr>
          <w:rFonts w:ascii="FontbitDavid" w:hAnsi="FontbitDavid"/>
          <w:spacing w:val="-6"/>
          <w:sz w:val="24"/>
          <w:rtl/>
        </w:rPr>
        <w:t xml:space="preserve">לא</w:t>
      </w:r>
      <w:r w:rsidRPr="00027215">
        <w:rPr>
          <w:rFonts w:ascii="FontbitDavid" w:hAnsi="FontbitDavid"/>
          <w:spacing w:val="-6"/>
          <w:sz w:val="24"/>
          <w:rtl/>
        </w:rPr>
        <w:t xml:space="preserve"> לעניים ולא לעשירים.</w:t>
      </w:r>
    </w:p>
    <w:p>
      <w:pPr>
        <w:pStyle w:val="38"/>
        <w:rPr>
          <w:ins w:id="101100" w:author="מנוע מכני" w:date="2026-10-11T12:04:39Z"/>
        </w:rPr>
      </w:pPr>
      <w:r w:rsidRPr="00B078C3">
        <w:t>דרש ר</w:t>
      </w:r>
      <w:r>
        <w:t xml:space="preserve">חב</w:t>
      </w:r>
      <w:ins w:id="92411" w:author="מנוע מכני" w:date="2026-10-11T12:04:39Z">
        <w:r>
          <w:t xml:space="preserve">ר"מ</w:t>
        </w:r>
      </w:ins>
      <w:del w:id="92412" w:author="מנוע מכני" w:date="2026-10-11T12:04:39Z">
        <w:r>
          <w:delText xml:space="preserve">ר''מ</w:delText>
        </w:r>
      </w:del>
      <w:r>
        <w:t xml:space="preserve"> מד</w:t>
      </w:r>
      <w:r w:rsidRPr="00B078C3">
        <w:t xml:space="preserve">רב:</w:t>
      </w:r>
    </w:p>
    <w:p w:rsidR="00E403F0" w:rsidRPr="00B078C3" w:rsidRDefault="00E403F0" w:rsidP="00E403F0">
      <w:pPr>
        <w:rPr>
          <w:rFonts w:ascii="FontbitDavid" w:hAnsi="FontbitDavid"/>
          <w:sz w:val="24"/>
          <w:rtl/>
        </w:rPr>
      </w:pPr>
      <w:del w:id="10110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כר' נחמיה.</w:t>
      </w:r>
    </w:p>
    <w:p>
      <w:pPr>
        <w:pStyle w:val="38"/>
        <w:rPr>
          <w:ins w:id="101102" w:author="מנוע מכני" w:date="2026-10-11T12:04:39Z"/>
        </w:rPr>
      </w:pPr>
      <w:ins w:id="92413" w:author="מנוע מכני" w:date="2026-10-11T12:04:39Z">
        <w:r>
          <w:t xml:space="preserve">א"ל</w:t>
        </w:r>
      </w:ins>
      <w:del w:id="92414" w:author="מנוע מכני" w:date="2026-10-11T12:04:39Z">
        <w:r>
          <w:delText xml:space="preserve">א''ל</w:delText>
        </w:r>
      </w:del>
      <w:r>
        <w:t xml:space="preserve"> </w:t>
      </w:r>
      <w:ins w:id="92415" w:author="מנוע מכני" w:date="2026-10-11T12:04:39Z">
        <w:r>
          <w:t xml:space="preserve">ר"נ</w:t>
        </w:r>
      </w:ins>
      <w:del w:id="92416" w:author="מנוע מכני" w:date="2026-10-11T12:04:39Z">
        <w:r>
          <w:delText xml:space="preserve">ר''נ</w:delText>
        </w:r>
      </w:del>
      <w:r>
        <w:t xml:space="preserve">:</w:t>
      </w:r>
    </w:p>
    <w:p w:rsidR="00E403F0" w:rsidRDefault="00E403F0" w:rsidP="00E403F0">
      <w:pPr>
        <w:rPr>
          <w:rFonts w:ascii="FontbitDavid" w:hAnsi="FontbitDavid"/>
          <w:sz w:val="24"/>
          <w:rtl/>
        </w:rPr>
      </w:pPr>
      <w:del w:id="10110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אבא תני מעשה בא לפני חכמים וטמאום, ואת אמרת הלכה </w:t>
      </w:r>
      <w:r w:rsidRPr="00B078C3">
        <w:rPr>
          <w:rStyle w:val="2fb"/>
          <w:rFonts w:ascii="FontbitDavid" w:hAnsi="FontbitDavid"/>
          <w:sz w:val="24"/>
          <w:rtl/>
        </w:rPr>
        <w:t xml:space="preserve">כרבי</w:t>
      </w:r>
      <w:r w:rsidRPr="00B078C3">
        <w:rPr>
          <w:rFonts w:ascii="FontbitDavid" w:hAnsi="FontbitDavid"/>
          <w:sz w:val="24"/>
          <w:rtl/>
        </w:rPr>
        <w:t xml:space="preserve"> נחמיה? </w:t>
      </w:r>
    </w:p>
    <w:p>
      <w:pPr>
        <w:pStyle w:val="38"/>
        <w:rPr>
          <w:ins w:id="101104" w:author="מנוע מכני" w:date="2026-10-11T12:04:39Z"/>
        </w:rPr>
      </w:pPr>
      <w:r w:rsidRPr="00B078C3">
        <w:t xml:space="preserve">דתניא</w:t>
      </w:r>
      <w:r w:rsidRPr="00B078C3">
        <w:t xml:space="preserve">:</w:t>
      </w:r>
    </w:p>
    <w:p w:rsidR="00E403F0" w:rsidRPr="00B078C3" w:rsidRDefault="00E403F0" w:rsidP="00E403F0">
      <w:pPr>
        <w:rPr>
          <w:rFonts w:ascii="FontbitDavid" w:hAnsi="FontbitDavid"/>
          <w:sz w:val="24"/>
          <w:rtl/>
        </w:rPr>
      </w:pPr>
      <w:del w:id="10110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שתי נשים שהיו טוחנות ברחיים של יד, ונמצא דם תחת הפנימית - שתיהן טמאות, תחת החיצונה - החיצונה טמאה, והפנימית טהורה, בינתים - שתיהן טמאות.</w:t>
      </w:r>
    </w:p>
    <w:p w:rsidR="00E403F0" w:rsidRPr="00B078C3" w:rsidRDefault="00E403F0" w:rsidP="00E403F0">
      <w:pPr>
        <w:rPr>
          <w:rFonts w:ascii="FontbitDavid" w:hAnsi="FontbitDavid"/>
          <w:sz w:val="24"/>
          <w:rtl/>
        </w:rPr>
      </w:pPr>
      <w:r w:rsidRPr="00B078C3">
        <w:rPr>
          <w:rFonts w:ascii="FontbitDavid" w:hAnsi="FontbitDavid"/>
          <w:sz w:val="24"/>
          <w:rtl/>
        </w:rPr>
        <w:t>היה מעשה ונמצא דם על שפתה של אמבטי, ועל עלה של זית בשעה שמסיקות את התנור, ובא מעשה לפני חכמים - וטמאום.</w:t>
      </w:r>
    </w:p>
    <w:p>
      <w:pPr>
        <w:pStyle w:val="38"/>
        <w:rPr>
          <w:ins w:id="101106" w:author="מנוע מכני" w:date="2026-10-11T12:04:39Z"/>
        </w:rPr>
      </w:pPr>
      <w:r w:rsidRPr="00432268">
        <w:t>תנאי</w:t>
      </w:r>
      <w:r w:rsidRPr="00432268">
        <w:t xml:space="preserve"> </w:t>
      </w:r>
      <w:r w:rsidRPr="00432268">
        <w:t>היא</w:t>
      </w:r>
      <w:r w:rsidRPr="00432268">
        <w:t xml:space="preserve">, </w:t>
      </w:r>
      <w:r w:rsidRPr="00432268">
        <w:t xml:space="preserve">דתניא</w:t>
      </w:r>
      <w:r w:rsidRPr="00432268">
        <w:t xml:space="preserve">:</w:t>
      </w:r>
    </w:p>
    <w:p w:rsidR="00E403F0" w:rsidRPr="00432268" w:rsidRDefault="00E403F0" w:rsidP="00E403F0">
      <w:pPr>
        <w:pStyle w:val="a2"/>
        <w:numPr>
          <w:ilvl w:val="0"/>
          <w:numId w:val="2"/>
        </w:numPr>
        <w:rPr>
          <w:rtl/>
        </w:rPr>
      </w:pPr>
      <w:del w:id="101107" w:author="מנוע מכני" w:date="2026-10-11T12:04:39Z">
        <w:r w:rsidRPr="00432268">
          <w:rPr>
            <w:rtl/>
          </w:rPr>
          <w:delText xml:space="preserve"> </w:delText>
        </w:r>
      </w:del>
      <w:r w:rsidRPr="00432268">
        <w:rPr>
          <w:rStyle w:val="2fb"/>
          <w:rtl/>
        </w:rPr>
        <w:t xml:space="preserve">ר' יעקב</w:t>
      </w:r>
      <w:r w:rsidRPr="00432268">
        <w:rPr>
          <w:rtl/>
        </w:rPr>
        <w:t xml:space="preserve"> מטמא, </w:t>
      </w:r>
      <w:r w:rsidRPr="00432268">
        <w:rPr>
          <w:rStyle w:val="2fb"/>
          <w:rtl/>
        </w:rPr>
        <w:t xml:space="preserve">ורבי</w:t>
      </w:r>
      <w:r w:rsidRPr="00432268">
        <w:rPr>
          <w:rtl/>
        </w:rPr>
        <w:t xml:space="preserve"> נחמיה מטהר, </w:t>
      </w:r>
      <w:r w:rsidRPr="00432268">
        <w:rPr>
          <w:b/>
          <w:bCs/>
          <w:rtl/>
        </w:rPr>
        <w:t xml:space="preserve">והורו חכמים </w:t>
      </w:r>
      <w:r w:rsidRPr="00432268">
        <w:rPr>
          <w:rStyle w:val="2fb"/>
          <w:b/>
          <w:bCs/>
          <w:rtl/>
        </w:rPr>
        <w:t xml:space="preserve">כרבי</w:t>
      </w:r>
      <w:r w:rsidRPr="00432268">
        <w:rPr>
          <w:b/>
          <w:bCs/>
          <w:rtl/>
        </w:rPr>
        <w:t xml:space="preserve"> נחמיה.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85" w:author="קלוד" w:date="2026-10-11T09:07:21Z"/>
        </w:rPr>
      </w:pPr>
      <w:ins w:id="20384" w:author="קלוד" w:date="2026-10-11T09:07:21Z">
        <w:r>
          <w:t xml:space="preserve">משנה ד</w:t>
        </w:r>
      </w:ins>
    </w:p>
    <w:p w:rsidR="00E403F0" w:rsidRPr="00D65BEC" w:rsidRDefault="00E403F0" w:rsidP="00E403F0">
      <w:pPr>
        <w:pStyle w:val="afff9"/>
        <w:rPr>
          <w:del w:id="20257" w:author="קלוד" w:date="2026-10-11T09:07:21Z"/>
          <w:rtl/>
        </w:rPr>
      </w:pPr>
      <w:del w:id="20256" w:author="קלוד" w:date="2026-10-11T09:07:21Z">
        <w:r w:rsidRPr="00D65BEC">
          <w:rPr>
            <w:rtl/>
          </w:rPr>
          <w:delText xml:space="preserve">מתני'.</w:delText>
        </w:r>
      </w:del>
    </w:p>
    <w:p w:rsidR="00E403F0" w:rsidRPr="00D65BEC" w:rsidRDefault="00E403F0" w:rsidP="00E403F0">
      <w:pPr>
        <w:pStyle w:val="afff9"/>
        <w:spacing w:before="120"/>
        <w:rPr>
          <w:rtl/>
        </w:rPr>
        <w:pPrChange w:id="90050" w:author="קלוד" w:date="2026-10-11T12:09:42Z">
          <w:pPr>
            <w:pStyle w:val="afff9"/>
          </w:pPr>
        </w:pPrChange>
      </w:pPr>
      <w:r w:rsidRPr="00D65BEC">
        <w:rPr>
          <w:rtl/>
        </w:rPr>
        <w:lastRenderedPageBreak/>
        <w:t>שלש נשים שהיו ישנות במטה אחת, ונמצא דם תחת אחת מהן - כולן טמאות.</w:t>
      </w:r>
    </w:p>
    <w:p w:rsidR="00E403F0" w:rsidRPr="00D65BEC" w:rsidRDefault="00E403F0" w:rsidP="00E403F0">
      <w:pPr>
        <w:pStyle w:val="afff9"/>
        <w:rPr>
          <w:rtl/>
        </w:rPr>
      </w:pPr>
      <w:r w:rsidRPr="00D65BEC">
        <w:rPr>
          <w:rtl/>
        </w:rPr>
        <w:t>בדקה אחת מהן ונמצאת טמאה - היא טמאה ושתיהן טהורות.</w:t>
      </w:r>
    </w:p>
    <w:p w:rsidR="00E403F0" w:rsidRPr="00D65BEC" w:rsidRDefault="00E403F0" w:rsidP="00E403F0">
      <w:pPr>
        <w:pStyle w:val="afff9"/>
        <w:rPr>
          <w:rtl/>
        </w:rPr>
      </w:pPr>
      <w:r w:rsidRPr="00D65BEC">
        <w:rPr>
          <w:rtl/>
        </w:rPr>
        <w:t>ותולות זו בזו, ואם לא היו ראוין לראות - רואין אותן כאילו הן ראויות.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31" w:author="קלוד" w:date="2026-10-11T12:23:38Z"/>
        </w:rPr>
      </w:pPr>
      <w:ins w:id="90132" w:author="קלוד" w:date="2026-10-11T12:23:38Z">
        <w:r>
          <w:rPr>
            <w:color w:val="7B3F00"/>
          </w:rPr>
          <w:t xml:space="preserve">שלש נשים במטה - והוא שבדקה עצמה בשיעור וסת</w:t>
        </w:r>
      </w:ins>
    </w:p>
    <w:p>
      <w:pPr>
        <w:pStyle w:val="38"/>
        <w:rPr>
          <w:ins w:id="101108" w:author="מנוע מכני" w:date="2026-10-11T12:04:39Z"/>
        </w:rPr>
      </w:pPr>
      <w:r w:rsidRPr="00B078C3">
        <w:t xml:space="preserve">ארי</w:t>
      </w:r>
      <w:ins w:id="92417" w:author="מנוע מכני" w:date="2026-10-11T12:04:39Z">
        <w:r>
          <w:t xml:space="preserve">א"ר</w:t>
        </w:r>
      </w:ins>
      <w:del w:id="92418" w:author="מנוע מכני" w:date="2026-10-11T12:04:39Z">
        <w:r w:rsidRPr="00B078C3">
          <w:delText xml:space="preserve">א''ר</w:delText>
        </w:r>
      </w:del>
      <w:r w:rsidRPr="00B078C3">
        <w:t xml:space="preserve">:</w:t>
      </w:r>
    </w:p>
    <w:p w:rsidR="00E403F0" w:rsidRPr="00B078C3" w:rsidRDefault="00E403F0" w:rsidP="00E403F0">
      <w:pPr>
        <w:rPr>
          <w:rFonts w:ascii="FontbitDavid" w:hAnsi="FontbitDavid"/>
          <w:sz w:val="24"/>
          <w:rtl/>
        </w:rPr>
      </w:pPr>
      <w:del w:id="10110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והוא שבדקה עצמה בשיעור וסת.</w:t>
      </w:r>
    </w:p>
    <w:p w:rsidR="00E403F0" w:rsidRDefault="00E403F0" w:rsidP="00E403F0">
      <w:pPr>
        <w:rPr>
          <w:rFonts w:ascii="FontbitDavid" w:hAnsi="FontbitDavid"/>
          <w:sz w:val="24"/>
          <w:rtl/>
        </w:rPr>
      </w:pPr>
      <w:r w:rsidRPr="00B078C3">
        <w:rPr>
          <w:rFonts w:ascii="FontbitDavid" w:hAnsi="FontbitDavid"/>
          <w:sz w:val="24"/>
          <w:rtl/>
        </w:rPr>
        <w:t xml:space="preserve">סבר </w:t>
      </w:r>
      <w:r>
        <w:rPr>
          <w:rFonts w:ascii="FontbitDavid" w:hAnsi="FontbitDavid" w:hint="cs"/>
          <w:sz w:val="24"/>
          <w:rtl/>
        </w:rPr>
        <w:t xml:space="preserve">כ</w:t>
      </w:r>
      <w:ins w:id="92419" w:author="מנוע מכני" w:date="2026-10-11T12:04:39Z">
        <w:r>
          <w:rPr>
            <w:rFonts w:ascii="FontbitDavid" w:hAnsi="FontbitDavid" w:hint="cs"/>
            <w:sz w:val="24"/>
            <w:rtl/>
          </w:rPr>
          <w:t xml:space="preserve">ב"פ</w:t>
        </w:r>
      </w:ins>
      <w:del w:id="92420" w:author="מנוע מכני" w:date="2026-10-11T12:04:39Z">
        <w:r>
          <w:rPr>
            <w:rFonts w:ascii="FontbitDavid" w:hAnsi="FontbitDavid" w:hint="cs"/>
            <w:sz w:val="24"/>
            <w:rtl/>
          </w:rPr>
          <w:delText xml:space="preserve">ב''פ</w:delText>
        </w:r>
      </w:del>
      <w:r w:rsidRPr="00B078C3">
        <w:rPr>
          <w:rFonts w:ascii="FontbitDavid" w:hAnsi="FontbitDavid"/>
          <w:sz w:val="24"/>
          <w:rtl/>
        </w:rPr>
        <w:t xml:space="preserve"> דאמר: כל שבעלה בחטאת - טהרותיה טמאות, </w:t>
      </w:r>
    </w:p>
    <w:p w:rsidR="00E403F0" w:rsidRPr="00B078C3" w:rsidRDefault="00E403F0" w:rsidP="00E403F0">
      <w:pPr>
        <w:rPr>
          <w:rFonts w:ascii="FontbitDavid" w:hAnsi="FontbitDavid"/>
          <w:sz w:val="24"/>
          <w:rtl/>
        </w:rPr>
      </w:pPr>
      <w:r w:rsidRPr="00B078C3">
        <w:rPr>
          <w:rFonts w:ascii="FontbitDavid" w:hAnsi="FontbitDavid"/>
          <w:sz w:val="24"/>
          <w:rtl/>
        </w:rPr>
        <w:t>בעלה באשם תלוי - טהרותיה תלויות, בעלה פטור - טהרותיה טהורות.</w:t>
      </w:r>
    </w:p>
    <w:p>
      <w:pPr>
        <w:pStyle w:val="38"/>
        <w:rPr>
          <w:ins w:id="101110" w:author="מנוע מכני" w:date="2026-10-11T12:04:39Z"/>
        </w:rPr>
      </w:pPr>
      <w:r w:rsidRPr="00B078C3">
        <w:t xml:space="preserve">ורבי אושעיא</w:t>
      </w:r>
      <w:del w:id="10180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111" w:author="מנוע מכני" w:date="2026-10-11T12:04:39Z">
        <w:r w:rsidRPr="00B078C3">
          <w:rPr>
            <w:rFonts w:ascii="FontbitDavid" w:hAnsi="FontbitDavid"/>
            <w:sz w:val="24"/>
            <w:rtl/>
          </w:rPr>
          <w:delText xml:space="preserve"> </w:delText>
        </w:r>
      </w:del>
      <w:ins w:id="93299" w:author="מנוע מכני" w:date="2026-10-11T12:04:39Z">
        <w:r>
          <w:rPr>
            <w:rFonts w:ascii="FontbitDavid" w:hAnsi="FontbitDavid"/>
            <w:sz w:val="24"/>
            <w:rtl/>
          </w:rPr>
          <w:t xml:space="preserve">אפי'</w:t>
        </w:r>
      </w:ins>
      <w:del w:id="93300"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בעלה בחטאת - טהרותיה תלויות.</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del w:id="92879" w:author="מנוע מכני" w:date="2026-10-11T12:04:39Z">
        <w:r>
          <w:rPr>
            <w:rFonts w:ascii="FontbitDavid" w:hAnsi="FontbitDavid" w:hint="cs"/>
            <w:sz w:val="24"/>
            <w:rtl/>
          </w:rPr>
          <w:delText xml:space="preserve">   </w:delText>
        </w:r>
      </w:del>
      <w:ins w:id="94533" w:author="מנוע מכני" w:date="2026-10-11T12:04:39Z">
        <w:r>
          <w:rPr>
            <w:rFonts w:ascii="FontbitDavid" w:hAnsi="FontbitDavid"/>
            <w:sz w:val="24"/>
            <w:rtl/>
          </w:rPr>
          <w:t xml:space="preserve">שם</w:t>
        </w:r>
      </w:ins>
      <w:del w:id="94534" w:author="מנוע מכני" w:date="2026-10-11T12:04:39Z">
        <w:r>
          <w:rPr>
            <w:rFonts w:ascii="FontbitDavid" w:hAnsi="FontbitDavid"/>
            <w:sz w:val="24"/>
            <w:rtl/>
          </w:rPr>
          <w:delText xml:space="preserve">התם</w:delText>
        </w:r>
      </w:del>
      <w:r>
        <w:rPr>
          <w:rFonts w:ascii="FontbitDavid" w:hAnsi="FontbitDavid"/>
          <w:sz w:val="24"/>
          <w:rtl/>
        </w:rPr>
        <w:t xml:space="preserve"> שמש עכב</w:t>
      </w:r>
      <w:r>
        <w:rPr>
          <w:rFonts w:ascii="FontbitDavid" w:hAnsi="FontbitDavid" w:hint="cs"/>
          <w:sz w:val="24"/>
          <w:rtl/>
        </w:rPr>
        <w:t>ו</w:t>
      </w:r>
      <w:r>
        <w:rPr>
          <w:rFonts w:ascii="FontbitDavid" w:hAnsi="FontbitDavid"/>
          <w:sz w:val="24"/>
          <w:rtl/>
        </w:rPr>
        <w:t xml:space="preserve"> לדם אבל </w:t>
      </w:r>
      <w:ins w:id="94535" w:author="מנוע מכני" w:date="2026-10-11T12:04:39Z">
        <w:r>
          <w:rPr>
            <w:rFonts w:ascii="FontbitDavid" w:hAnsi="FontbitDavid"/>
            <w:sz w:val="24"/>
            <w:rtl/>
          </w:rPr>
          <w:t xml:space="preserve">כאן</w:t>
        </w:r>
      </w:ins>
      <w:del w:id="94536" w:author="מנוע מכני" w:date="2026-10-11T12:04:39Z">
        <w:r>
          <w:rPr>
            <w:rFonts w:ascii="FontbitDavid" w:hAnsi="FontbitDavid"/>
            <w:sz w:val="24"/>
            <w:rtl/>
          </w:rPr>
          <w:delText xml:space="preserve">הכא</w:delText>
        </w:r>
      </w:del>
      <w:r>
        <w:rPr>
          <w:rFonts w:ascii="FontbitDavid" w:hAnsi="FontbitDavid"/>
          <w:sz w:val="24"/>
          <w:rtl/>
        </w:rPr>
        <w:t xml:space="preserve"> - אם </w:t>
      </w:r>
      <w:r>
        <w:rPr>
          <w:rFonts w:ascii="FontbitDavid" w:hAnsi="FontbitDavid" w:hint="cs"/>
          <w:sz w:val="24"/>
          <w:rtl/>
        </w:rPr>
        <w:t>היה</w:t>
      </w:r>
      <w:r>
        <w:rPr>
          <w:rFonts w:ascii="FontbitDavid" w:hAnsi="FontbitDavid"/>
          <w:sz w:val="24"/>
          <w:rtl/>
        </w:rPr>
        <w:t xml:space="preserve"> ד</w:t>
      </w:r>
      <w:r w:rsidRPr="00B078C3">
        <w:rPr>
          <w:rFonts w:ascii="FontbitDavid" w:hAnsi="FontbitDavid"/>
          <w:sz w:val="24"/>
          <w:rtl/>
        </w:rPr>
        <w:t xml:space="preserve">ם מאן עכביה? </w:t>
      </w:r>
    </w:p>
    <w:p w:rsidR="00E403F0" w:rsidRPr="00B078C3" w:rsidRDefault="00E403F0" w:rsidP="00E403F0">
      <w:pPr>
        <w:rPr>
          <w:rFonts w:ascii="FontbitDavid" w:hAnsi="FontbitDavid"/>
          <w:sz w:val="24"/>
          <w:rtl/>
        </w:rPr>
      </w:pPr>
      <w:r>
        <w:rPr>
          <w:rStyle w:val="2fb"/>
          <w:rFonts w:ascii="FontbitDavid" w:hAnsi="FontbitDavid" w:hint="cs"/>
          <w:sz w:val="24"/>
          <w:rtl/>
        </w:rPr>
        <w:t xml:space="preserve">אר</w:t>
      </w:r>
      <w:ins w:id="92421" w:author="מנוע מכני" w:date="2026-10-11T12:04:39Z">
        <w:r>
          <w:rPr>
            <w:rStyle w:val="2fb"/>
            <w:rFonts w:ascii="FontbitDavid" w:hAnsi="FontbitDavid" w:hint="cs"/>
            <w:sz w:val="24"/>
            <w:rtl/>
          </w:rPr>
          <w:t xml:space="preserve">י"ר</w:t>
        </w:r>
      </w:ins>
      <w:del w:id="92422" w:author="מנוע מכני" w:date="2026-10-11T12:04:39Z">
        <w:r>
          <w:rPr>
            <w:rFonts w:ascii="FontbitDavid" w:hAnsi="FontbitDavid" w:hint="cs"/>
            <w:sz w:val="24"/>
            <w:rtl/>
          </w:rPr>
          <w:delText xml:space="preserve">י''ר</w:delText>
        </w:r>
      </w:del>
      <w:r w:rsidRPr="00B078C3">
        <w:rPr>
          <w:rFonts w:ascii="FontbitDavid" w:hAnsi="FontbitDavid"/>
          <w:sz w:val="24"/>
          <w:rtl/>
        </w:rPr>
        <w:t>: משל דר' אושעיא ל</w:t>
      </w:r>
      <w:ins w:id="92423" w:author="מנוע מכני" w:date="2026-10-11T12:04:39Z">
        <w:r>
          <w:rPr>
            <w:rFonts w:ascii="FontbitDavid" w:hAnsi="FontbitDavid" w:hint="cs"/>
            <w:sz w:val="24"/>
            <w:rtl/>
          </w:rPr>
          <w:t xml:space="preserve">ה"ד</w:t>
        </w:r>
      </w:ins>
      <w:del w:id="92424" w:author="מנוע מכני" w:date="2026-10-11T12:04:39Z">
        <w:r>
          <w:rPr>
            <w:rFonts w:ascii="FontbitDavid" w:hAnsi="FontbitDavid" w:hint="cs"/>
            <w:sz w:val="24"/>
            <w:rtl/>
          </w:rPr>
          <w:delText xml:space="preserve">ה''ד</w:delText>
        </w:r>
      </w:del>
      <w:r w:rsidRPr="00B078C3">
        <w:rPr>
          <w:rFonts w:ascii="FontbitDavid" w:hAnsi="FontbitDavid"/>
          <w:sz w:val="24"/>
          <w:rtl/>
        </w:rPr>
        <w:t xml:space="preserve"> - לילד וזקן שהיו מהלכין בדרך, כל זמן שהיו </w:t>
      </w:r>
      <w:r>
        <w:rPr>
          <w:rFonts w:ascii="FontbitDavid" w:hAnsi="FontbitDavid"/>
          <w:sz w:val="24"/>
          <w:rtl/>
        </w:rPr>
        <w:t xml:space="preserve">בדרך ילד שוהא לבא, נכנסו לעיר </w:t>
      </w:r>
      <w:r w:rsidRPr="00B078C3">
        <w:rPr>
          <w:rFonts w:ascii="FontbitDavid" w:hAnsi="FontbitDavid"/>
          <w:sz w:val="24"/>
          <w:rtl/>
        </w:rPr>
        <w:t>ילד ממהר לבא.</w:t>
      </w:r>
    </w:p>
    <w:p>
      <w:pPr>
        <w:pStyle w:val="38"/>
        <w:rPr>
          <w:ins w:id="101112" w:author="מנוע מכני" w:date="2026-10-11T12:04:39Z"/>
        </w:rPr>
      </w:pPr>
      <w:r w:rsidRPr="00B078C3">
        <w:t xml:space="preserve">ואמר אביי:</w:t>
      </w:r>
    </w:p>
    <w:p w:rsidR="00E403F0" w:rsidRPr="00B078C3" w:rsidRDefault="00E403F0" w:rsidP="00E403F0">
      <w:pPr>
        <w:rPr>
          <w:rFonts w:ascii="FontbitDavid" w:hAnsi="FontbitDavid"/>
          <w:sz w:val="24"/>
          <w:rtl/>
        </w:rPr>
      </w:pPr>
      <w:del w:id="10111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משל דר' אושעיא ל</w:t>
      </w:r>
      <w:ins w:id="92425" w:author="מנוע מכני" w:date="2026-10-11T12:04:39Z">
        <w:r>
          <w:rPr>
            <w:rFonts w:ascii="FontbitDavid" w:hAnsi="FontbitDavid" w:hint="cs"/>
            <w:sz w:val="24"/>
            <w:rtl/>
          </w:rPr>
          <w:t xml:space="preserve">ה"ד</w:t>
        </w:r>
      </w:ins>
      <w:del w:id="92426" w:author="מנוע מכני" w:date="2026-10-11T12:04:39Z">
        <w:r>
          <w:rPr>
            <w:rFonts w:ascii="FontbitDavid" w:hAnsi="FontbitDavid" w:hint="cs"/>
            <w:sz w:val="24"/>
            <w:rtl/>
          </w:rPr>
          <w:delText xml:space="preserve">ה''ד</w:delText>
        </w:r>
      </w:del>
      <w:r w:rsidRPr="00B078C3">
        <w:rPr>
          <w:rFonts w:ascii="FontbitDavid" w:hAnsi="FontbitDavid"/>
          <w:sz w:val="24"/>
          <w:rtl/>
        </w:rPr>
        <w:t xml:space="preserve"> לאדם שנות</w:t>
      </w:r>
      <w:r>
        <w:rPr>
          <w:rFonts w:ascii="FontbitDavid" w:hAnsi="FontbitDavid"/>
          <w:sz w:val="24"/>
          <w:rtl/>
        </w:rPr>
        <w:t>ן אצבע בעין, כל זמן שאצבע בעין</w:t>
      </w:r>
      <w:r w:rsidRPr="00B078C3">
        <w:rPr>
          <w:rFonts w:ascii="FontbitDavid" w:hAnsi="FontbitDavid"/>
          <w:sz w:val="24"/>
          <w:rtl/>
        </w:rPr>
        <w:t xml:space="preserve"> דמעה שוהא לבא, נטל האצבע - דמעה ממהרת לבא.</w:t>
      </w:r>
    </w:p>
    <w:p w:rsidR="00E403F0" w:rsidRPr="00B078C3" w:rsidRDefault="00E403F0" w:rsidP="00E403F0">
      <w:pPr>
        <w:jc w:val="center"/>
        <w:rPr>
          <w:del w:id="90168" w:author="מנוע עיצוב" w:date="2026-10-11T12:09:26Z"/>
          <w:rFonts w:ascii="FontbitDavid" w:hAnsi="FontbitDavid"/>
          <w:sz w:val="24"/>
          <w:rtl/>
        </w:rPr>
      </w:pPr>
      <w:del w:id="9016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1" w:author="קלוד" w:date="2026-10-11T09:07:21Z">
          <w:pPr>
            <w:pStyle w:val="affff1"/>
            <w:rPr>
              <w:rtl/>
            </w:rPr>
          </w:pPr>
        </w:pPrChange>
      </w:pPr>
      <w:ins w:id="9881" w:author="מספור קטעי משנה" w:date="2026-10-11T09:25:19Z">
        <w:r>
          <w:rPr>
            <w:rStyle w:val="MisparKeta"/>
          </w:rPr>
          <w:t xml:space="preserve">ה. </w:t>
        </w:r>
      </w:ins>
      <w:r w:rsidRPr="00B078C3">
        <w:rPr>
          <w:rtl/>
        </w:rPr>
        <w:t>ותולות זו בזו.</w:t>
      </w:r>
    </w:p>
    <w:p>
      <w:pPr>
        <w:pStyle w:val="38"/>
        <w:rPr>
          <w:ins w:id="101114" w:author="מנוע מכני" w:date="2026-10-11T12:04:39Z"/>
        </w:rPr>
      </w:pPr>
      <w:r w:rsidRPr="0038037E">
        <w:t>ת"ר</w:t>
      </w:r>
      <w:r w:rsidRPr="00B078C3">
        <w:t xml:space="preserve">:</w:t>
      </w:r>
    </w:p>
    <w:p w:rsidR="00E403F0" w:rsidRPr="00B078C3" w:rsidRDefault="00E403F0" w:rsidP="00E403F0">
      <w:pPr>
        <w:rPr>
          <w:rFonts w:ascii="FontbitDavid" w:hAnsi="FontbitDavid"/>
          <w:sz w:val="24"/>
          <w:rtl/>
        </w:rPr>
      </w:pPr>
      <w:del w:id="10111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כיצד תולות זו בזו</w:t>
      </w:r>
      <w:ins w:id="96957" w:author="מנוע מכני" w:date="2026-10-11T12:04:39Z">
        <w:r>
          <w:rPr>
            <w:rFonts w:ascii="FontbitDavid" w:hAnsi="FontbitDavid"/>
            <w:sz w:val="24"/>
            <w:rtl/>
          </w:rPr>
          <w:t xml:space="preserve">,</w:t>
        </w:r>
      </w:ins>
      <w:del w:id="96958" w:author="מנוע מכני" w:date="2026-10-11T12:04:39Z">
        <w:r w:rsidRPr="00B078C3">
          <w:rPr>
            <w:rFonts w:ascii="FontbitDavid" w:hAnsi="FontbitDavid"/>
            <w:sz w:val="24"/>
            <w:rtl/>
          </w:rPr>
          <w:delText xml:space="preserve">;</w:delText>
        </w:r>
      </w:del>
    </w:p>
    <w:p w:rsidR="00E403F0" w:rsidRPr="00017C1D" w:rsidRDefault="00E403F0" w:rsidP="00E403F0">
      <w:pPr>
        <w:pStyle w:val="a3"/>
        <w:rPr>
          <w:spacing w:val="0"/>
          <w:rtl/>
        </w:rPr>
      </w:pPr>
      <w:r w:rsidRPr="00017C1D">
        <w:rPr>
          <w:spacing w:val="0"/>
          <w:rtl/>
        </w:rPr>
        <w:t xml:space="preserve">עוברה ושאינה עוברה - תולה עוברה בשאינה עוברה, מניקה ושאינה מניקה - תולה מניקה בשאינה מניקה, </w:t>
      </w:r>
    </w:p>
    <w:p w:rsidR="00E403F0" w:rsidRPr="00027215" w:rsidRDefault="00E403F0" w:rsidP="00E403F0">
      <w:pPr>
        <w:pStyle w:val="a3"/>
        <w:rPr>
          <w:spacing w:val="-6"/>
          <w:rtl/>
        </w:rPr>
      </w:pPr>
      <w:r w:rsidRPr="00027215">
        <w:rPr>
          <w:spacing w:val="-6"/>
          <w:rtl/>
        </w:rPr>
        <w:t>זקנה ושאינה זקנה - תולה זקנה בשאינה זקנה, בתולה ושאינה בתולה - תולה בתולה בשאינה בתולה.</w:t>
      </w:r>
    </w:p>
    <w:p w:rsidR="00E403F0" w:rsidRPr="00B078C3" w:rsidRDefault="00E403F0" w:rsidP="00E403F0">
      <w:pPr>
        <w:rPr>
          <w:rFonts w:ascii="FontbitDavid" w:hAnsi="FontbitDavid"/>
          <w:sz w:val="24"/>
          <w:rtl/>
        </w:rPr>
      </w:pPr>
      <w:r w:rsidRPr="00B078C3">
        <w:rPr>
          <w:rFonts w:ascii="FontbitDavid" w:hAnsi="FontbitDavid"/>
          <w:sz w:val="24"/>
          <w:rtl/>
        </w:rPr>
        <w:t>היו שתיהן עוברות, שתיהן מניק</w:t>
      </w:r>
      <w:r>
        <w:rPr>
          <w:rFonts w:ascii="FontbitDavid" w:hAnsi="FontbitDavid"/>
          <w:sz w:val="24"/>
          <w:rtl/>
        </w:rPr>
        <w:t xml:space="preserve">ות, שתיהן זקנות, שתיהן בתולות </w:t>
      </w:r>
      <w:r w:rsidRPr="00B078C3">
        <w:rPr>
          <w:rFonts w:ascii="FontbitDavid" w:hAnsi="FontbitDavid"/>
          <w:sz w:val="24"/>
          <w:rtl/>
        </w:rPr>
        <w:t xml:space="preserve">זו היא ששנינו, </w:t>
      </w:r>
      <w:r w:rsidRPr="00B078C3">
        <w:rPr>
          <w:rFonts w:ascii="FontbitDavid" w:hAnsi="FontbitDavid"/>
          <w:sz w:val="24"/>
          <w:rtl/>
        </w:rPr>
        <w:t xml:space="preserve">לא</w:t>
      </w:r>
      <w:r w:rsidRPr="00B078C3">
        <w:rPr>
          <w:rFonts w:ascii="FontbitDavid" w:hAnsi="FontbitDavid"/>
          <w:sz w:val="24"/>
          <w:rtl/>
        </w:rPr>
        <w:t xml:space="preserve"> הי</w:t>
      </w:r>
      <w:r>
        <w:rPr>
          <w:rFonts w:ascii="FontbitDavid" w:hAnsi="FontbitDavid"/>
          <w:sz w:val="24"/>
          <w:rtl/>
        </w:rPr>
        <w:t>ו ראויות לראות – רואין</w:t>
      </w:r>
      <w:r>
        <w:rPr>
          <w:rFonts w:ascii="FontbitDavid" w:hAnsi="FontbitDavid" w:hint="cs"/>
          <w:sz w:val="24"/>
          <w:rtl/>
        </w:rPr>
        <w:t xml:space="preserve"> </w:t>
      </w:r>
      <w:r w:rsidRPr="00B078C3">
        <w:rPr>
          <w:rFonts w:ascii="FontbitDavid" w:hAnsi="FontbitDavid"/>
          <w:sz w:val="24"/>
          <w:rtl/>
        </w:rPr>
        <w:t>כאילו הן ראויות.</w:t>
      </w:r>
    </w:p>
    <w:p w:rsidR="00E403F0"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B078C3" w:rsidRDefault="00E403F0" w:rsidP="00E403F0">
      <w:pPr>
        <w:pStyle w:val="afff3"/>
        <w:framePr w:wrap="around"/>
        <w:rPr>
          <w:rtl/>
        </w:rPr>
      </w:pPr>
      <w:r>
        <w:rPr>
          <w:rFonts w:hint="cs"/>
          <w:rtl/>
        </w:rPr>
        <w:t>סא.</w:t>
      </w:r>
    </w:p>
    <w:p>
      <w:pPr>
        <w:pStyle w:val="MishnaBatzad"/>
        <w:rPr>
          <w:ins w:id="20387" w:author="קלוד" w:date="2026-10-11T09:07:21Z"/>
        </w:rPr>
      </w:pPr>
      <w:ins w:id="20386" w:author="קלוד" w:date="2026-10-11T09:07:21Z">
        <w:r>
          <w:t xml:space="preserve">משנה ה</w:t>
        </w:r>
      </w:ins>
    </w:p>
    <w:p w:rsidR="00E403F0" w:rsidRPr="00D65BEC" w:rsidRDefault="00E403F0" w:rsidP="00E403F0">
      <w:pPr>
        <w:pStyle w:val="afff9"/>
        <w:rPr>
          <w:del w:id="20259" w:author="קלוד" w:date="2026-10-11T09:07:21Z"/>
          <w:rtl/>
        </w:rPr>
      </w:pPr>
      <w:del w:id="20258" w:author="קלוד" w:date="2026-10-11T09:07:21Z">
        <w:r w:rsidRPr="00D65BEC">
          <w:rPr>
            <w:rtl/>
          </w:rPr>
          <w:delText xml:space="preserve">מתני'.</w:delText>
        </w:r>
      </w:del>
    </w:p>
    <w:p w:rsidR="00E403F0" w:rsidRPr="00D65BEC" w:rsidRDefault="00E403F0" w:rsidP="00E403F0">
      <w:pPr>
        <w:pStyle w:val="afff9"/>
        <w:spacing w:before="120"/>
        <w:rPr>
          <w:rtl/>
        </w:rPr>
        <w:pPrChange w:id="90051" w:author="קלוד" w:date="2026-10-11T12:09:42Z">
          <w:pPr>
            <w:pStyle w:val="afff9"/>
          </w:pPr>
        </w:pPrChange>
      </w:pPr>
      <w:r w:rsidRPr="00D65BEC">
        <w:rPr>
          <w:rtl/>
        </w:rPr>
        <w:t xml:space="preserve">שלש נשים שהיו ישנות במטה אחת ונמצא דם, </w:t>
      </w:r>
    </w:p>
    <w:p w:rsidR="00E403F0" w:rsidRPr="00D65BEC" w:rsidRDefault="00E403F0" w:rsidP="00E403F0">
      <w:pPr>
        <w:pStyle w:val="afff9"/>
        <w:rPr>
          <w:rtl/>
        </w:rPr>
      </w:pPr>
      <w:r w:rsidRPr="00D65BEC">
        <w:rPr>
          <w:rtl/>
        </w:rPr>
        <w:t xml:space="preserve">תחת האמצעית - כולן טמאות, </w:t>
      </w:r>
    </w:p>
    <w:p w:rsidR="00E403F0" w:rsidRPr="00D65BEC" w:rsidRDefault="00E403F0" w:rsidP="00E403F0">
      <w:pPr>
        <w:pStyle w:val="afff9"/>
        <w:rPr>
          <w:rtl/>
        </w:rPr>
      </w:pPr>
      <w:r w:rsidRPr="00D65BEC">
        <w:rPr>
          <w:rtl/>
        </w:rPr>
        <w:t xml:space="preserve">תחת הפנימית - שתים הפנימיות טמאות והחיצונה טהורה, </w:t>
      </w:r>
    </w:p>
    <w:p w:rsidR="00E403F0" w:rsidRPr="00D65BEC" w:rsidRDefault="00E403F0" w:rsidP="00E403F0">
      <w:pPr>
        <w:pStyle w:val="afff9"/>
        <w:rPr>
          <w:rtl/>
        </w:rPr>
      </w:pPr>
      <w:r w:rsidRPr="00D65BEC">
        <w:rPr>
          <w:rtl/>
        </w:rPr>
        <w:t>תחת החיצונה - שתים החיצונות טמאות והפנימית טהורה.</w:t>
      </w:r>
    </w:p>
    <w:p w:rsidR="00E403F0" w:rsidRPr="00C20F97" w:rsidRDefault="00E403F0" w:rsidP="00E403F0">
      <w:pPr>
        <w:pStyle w:val="afff9"/>
        <w:rPr>
          <w:spacing w:val="8"/>
          <w:rtl/>
        </w:rPr>
      </w:pPr>
      <w:r w:rsidRPr="00C20F97">
        <w:rPr>
          <w:spacing w:val="8"/>
          <w:rtl/>
        </w:rPr>
        <w:t>אימתי בזמן שעברו דרך מרגלות המטה, אבל אם עברו דרך עליה - כולן טמאות.</w:t>
      </w:r>
    </w:p>
    <w:p w:rsidR="00E403F0" w:rsidRPr="00D65BEC" w:rsidRDefault="00E403F0" w:rsidP="00E403F0">
      <w:pPr>
        <w:pStyle w:val="afff9"/>
        <w:rPr>
          <w:rtl/>
        </w:rPr>
      </w:pPr>
      <w:r w:rsidRPr="00D65BEC">
        <w:rPr>
          <w:rtl/>
        </w:rPr>
        <w:t>בדקה אחת מהן ונמצאת טהורה - היא טהורה, ושתים טמאות.</w:t>
      </w:r>
    </w:p>
    <w:p w:rsidR="00E403F0" w:rsidRPr="00D65BEC" w:rsidRDefault="00E403F0" w:rsidP="00E403F0">
      <w:pPr>
        <w:pStyle w:val="afff9"/>
        <w:rPr>
          <w:rtl/>
        </w:rPr>
      </w:pPr>
      <w:r w:rsidRPr="00D65BEC">
        <w:rPr>
          <w:rtl/>
        </w:rPr>
        <w:t>בדקו שתים ומצאו טהורות - הן טהורות ושלישית טמאה.</w:t>
      </w:r>
    </w:p>
    <w:p w:rsidR="00E403F0" w:rsidRPr="00D65BEC" w:rsidRDefault="00E403F0" w:rsidP="00E403F0">
      <w:pPr>
        <w:pStyle w:val="afff9"/>
        <w:rPr>
          <w:rtl/>
        </w:rPr>
      </w:pPr>
      <w:r w:rsidRPr="00D65BEC">
        <w:rPr>
          <w:rtl/>
        </w:rPr>
        <w:t>שלשתן ומצאו טהורות - כולן טמאות.</w:t>
      </w:r>
    </w:p>
    <w:p w:rsidR="00E403F0" w:rsidRPr="00D65BEC" w:rsidRDefault="00E403F0" w:rsidP="00E403F0">
      <w:pPr>
        <w:pStyle w:val="afff9"/>
        <w:rPr>
          <w:rtl/>
        </w:rPr>
      </w:pPr>
      <w:r w:rsidRPr="00D65BEC">
        <w:rPr>
          <w:rtl/>
        </w:rPr>
        <w:t>למה הדבר דומה - לגל טמא שנתערב בין שני גלים טהורים, ובדקו אחת מהן ומצאו טהור - הוא טהור ושנים טמאים.</w:t>
      </w:r>
    </w:p>
    <w:p w:rsidR="00E403F0" w:rsidRPr="00D65BEC" w:rsidRDefault="00E403F0" w:rsidP="00E403F0">
      <w:pPr>
        <w:pStyle w:val="afff9"/>
        <w:rPr>
          <w:rtl/>
        </w:rPr>
      </w:pPr>
      <w:r w:rsidRPr="00D65BEC">
        <w:rPr>
          <w:rtl/>
        </w:rPr>
        <w:t>שנים ומצאו טהורין - הם טהורין ושלישי טמא.</w:t>
      </w:r>
    </w:p>
    <w:p w:rsidR="00E403F0" w:rsidRPr="00D65BEC" w:rsidRDefault="00E403F0" w:rsidP="00E403F0">
      <w:pPr>
        <w:pStyle w:val="afff9"/>
        <w:rPr>
          <w:rtl/>
        </w:rPr>
      </w:pPr>
      <w:r>
        <w:rPr>
          <w:rtl/>
        </w:rPr>
        <w:t xml:space="preserve">שלשתן ומצאו טהורין - כולן טמאים, דברי </w:t>
      </w:r>
      <w:r>
        <w:rPr>
          <w:rStyle w:val="TanaimMishna"/>
          <w:rtl/>
          <w:rPrChange w:id="102929" w:author="Claude" w:date="2026-10-11T09:07:54Z">
            <w:rPr>
              <w:rtl/>
            </w:rPr>
          </w:rPrChange>
        </w:rPr>
        <w:t xml:space="preserve">ר"מ</w:t>
      </w:r>
      <w:r>
        <w:rPr>
          <w:rtl/>
        </w:rPr>
        <w:t xml:space="preserve">.</w:t>
      </w:r>
    </w:p>
    <w:p w:rsidR="00E403F0" w:rsidRPr="00D65BEC" w:rsidRDefault="00E403F0" w:rsidP="00E403F0">
      <w:pPr>
        <w:pStyle w:val="afff9"/>
        <w:rPr>
          <w:rtl/>
        </w:rPr>
      </w:pPr>
      <w:r>
        <w:rPr>
          <w:rtl/>
        </w:rPr>
        <w:t xml:space="preserve">ש</w:t>
      </w:r>
      <w:r>
        <w:rPr>
          <w:rStyle w:val="TanaimMishna"/>
          <w:rtl/>
          <w:rPrChange w:id="102930" w:author="Claude" w:date="2026-10-11T09:07:54Z">
            <w:rPr>
              <w:rtl/>
            </w:rPr>
          </w:rPrChange>
        </w:rPr>
        <w:t xml:space="preserve">ר"מ</w:t>
      </w:r>
      <w:r>
        <w:rPr>
          <w:rtl/>
        </w:rPr>
        <w:t xml:space="preserve"> אומר</w:t>
      </w:r>
      <w:r>
        <w:rPr>
          <w:rStyle w:val="TanaimMishna"/>
          <w:rtl/>
          <w:rPrChange w:id="102931" w:author="Claude" w:date="2026-10-11T09:07:54Z">
            <w:rPr>
              <w:rtl/>
            </w:rPr>
          </w:rPrChange>
        </w:rPr>
        <w:t xml:space="preserve">:</w:t>
      </w:r>
      <w:r>
        <w:rPr>
          <w:rtl/>
        </w:rPr>
        <w:t xml:space="preserve"> כל דבר שהוא בחזקת טומאה לעולם הוא בטומאתו, עד שיודע לך טומאה היכן היא.</w:t>
      </w:r>
    </w:p>
    <w:p w:rsidR="00E403F0" w:rsidRPr="00D65BEC" w:rsidRDefault="00E403F0" w:rsidP="00E403F0">
      <w:pPr>
        <w:pStyle w:val="afff9"/>
        <w:rPr>
          <w:rtl/>
        </w:rPr>
      </w:pPr>
      <w:r>
        <w:rPr>
          <w:rtl/>
        </w:rPr>
        <w:t xml:space="preserve">ו</w:t>
      </w:r>
      <w:r>
        <w:rPr>
          <w:rStyle w:val="TanaimMishna"/>
          <w:rtl/>
          <w:rPrChange w:id="20044" w:author="קלוד" w:date="2026-10-11T09:07:21Z">
            <w:rPr>
              <w:rtl/>
            </w:rPr>
          </w:rPrChange>
        </w:rPr>
        <w:t xml:space="preserve">חכמים</w:t>
      </w:r>
      <w:r>
        <w:rPr>
          <w:rtl/>
        </w:rPr>
        <w:t xml:space="preserve"> אומרים</w:t>
      </w:r>
      <w:r>
        <w:rPr>
          <w:rStyle w:val="TanaimMishna"/>
          <w:rtl/>
          <w:rPrChange w:id="102932" w:author="Claude" w:date="2026-10-11T09:07:54Z">
            <w:rPr>
              <w:rtl/>
            </w:rPr>
          </w:rPrChange>
        </w:rPr>
        <w:t xml:space="preserve">:</w:t>
      </w:r>
      <w:r>
        <w:rPr>
          <w:rtl/>
        </w:rPr>
        <w:t xml:space="preserve"> בודק עד שמגיע לסלע או לבתולה.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29" w:author="קלוד" w:date="2026-10-11T12:23:38Z"/>
        </w:rPr>
      </w:pPr>
      <w:ins w:id="90130" w:author="קלוד" w:date="2026-10-11T12:23:38Z">
        <w:r>
          <w:rPr>
            <w:color w:val="7B3F00"/>
          </w:rPr>
          <w:t xml:space="preserve">בדיקת שלש נשים - למה מפליג בסיפא ולא ברישא</w:t>
        </w:r>
      </w:ins>
    </w:p>
    <w:p w:rsidR="00E403F0" w:rsidRPr="002B4E05" w:rsidRDefault="00E403F0" w:rsidP="00E403F0">
      <w:pPr>
        <w:rPr>
          <w:rFonts w:ascii="FontbitDavid" w:hAnsi="FontbitDavid"/>
          <w:spacing w:val="-2"/>
          <w:sz w:val="24"/>
          <w:rtl/>
        </w:rPr>
      </w:pPr>
      <w:ins w:id="96165" w:author="מנוע מכני" w:date="2026-10-11T12:04:39Z">
        <w:r>
          <w:rPr>
            <w:rFonts w:ascii="FontbitDavid" w:hAnsi="FontbitDavid"/>
            <w:spacing w:val="-2"/>
            <w:sz w:val="24"/>
            <w:rtl/>
          </w:rPr>
          <w:t xml:space="preserve">מה</w:t>
        </w:r>
      </w:ins>
      <w:del w:id="96166" w:author="מנוע מכני" w:date="2026-10-11T12:04:39Z">
        <w:r w:rsidRPr="002B4E05">
          <w:rPr>
            <w:rFonts w:ascii="FontbitDavid" w:hAnsi="FontbitDavid"/>
            <w:spacing w:val="-2"/>
            <w:sz w:val="24"/>
            <w:rtl/>
          </w:rPr>
          <w:delText xml:space="preserve">מאי</w:delText>
        </w:r>
      </w:del>
      <w:r w:rsidRPr="002B4E05">
        <w:rPr>
          <w:rFonts w:ascii="FontbitDavid" w:hAnsi="FontbitDavid"/>
          <w:spacing w:val="-2"/>
          <w:sz w:val="24"/>
          <w:rtl/>
        </w:rPr>
        <w:t xml:space="preserve"> שנא רישא - דלא מפליג, </w:t>
      </w:r>
      <w:ins w:id="96167" w:author="מנוע מכני" w:date="2026-10-11T12:04:39Z">
        <w:r>
          <w:rPr>
            <w:rFonts w:ascii="FontbitDavid" w:hAnsi="FontbitDavid"/>
            <w:spacing w:val="-2"/>
            <w:sz w:val="24"/>
            <w:rtl/>
          </w:rPr>
          <w:t xml:space="preserve">ומה</w:t>
        </w:r>
      </w:ins>
      <w:del w:id="96168" w:author="מנוע מכני" w:date="2026-10-11T12:04:39Z">
        <w:r w:rsidRPr="002B4E05">
          <w:rPr>
            <w:rFonts w:ascii="FontbitDavid" w:hAnsi="FontbitDavid"/>
            <w:spacing w:val="-2"/>
            <w:sz w:val="24"/>
            <w:rtl/>
          </w:rPr>
          <w:delText xml:space="preserve">ומאי</w:delText>
        </w:r>
      </w:del>
      <w:r w:rsidRPr="002B4E05">
        <w:rPr>
          <w:rFonts w:ascii="FontbitDavid" w:hAnsi="FontbitDavid"/>
          <w:spacing w:val="-2"/>
          <w:sz w:val="24"/>
          <w:rtl/>
        </w:rPr>
        <w:t xml:space="preserve"> שנא סיפא דקמפליג? </w:t>
      </w:r>
      <w:ins w:id="92427" w:author="מנוע מכני" w:date="2026-10-11T12:04:39Z">
        <w:r>
          <w:rPr>
            <w:rFonts w:ascii="FontbitDavid" w:hAnsi="FontbitDavid"/>
            <w:spacing w:val="-2"/>
            <w:sz w:val="24"/>
            <w:rtl/>
          </w:rPr>
          <w:t xml:space="preserve">א"ר</w:t>
        </w:r>
      </w:ins>
      <w:del w:id="92428" w:author="מנוע מכני" w:date="2026-10-11T12:04:39Z">
        <w:r w:rsidRPr="002B4E05">
          <w:rPr>
            <w:rFonts w:ascii="FontbitDavid" w:hAnsi="FontbitDavid"/>
            <w:spacing w:val="-2"/>
            <w:sz w:val="24"/>
            <w:rtl/>
          </w:rPr>
          <w:delText xml:space="preserve">א''ר</w:delText>
        </w:r>
      </w:del>
      <w:r w:rsidRPr="002B4E05">
        <w:rPr>
          <w:rFonts w:ascii="FontbitDavid" w:hAnsi="FontbitDavid"/>
          <w:spacing w:val="-2"/>
          <w:sz w:val="24"/>
          <w:rtl/>
        </w:rPr>
        <w:t xml:space="preserve">י אמי: במשולבות.</w:t>
      </w:r>
      <w:r w:rsidRPr="002B4E05">
        <w:rPr>
          <w:rFonts w:ascii="FontbitDavid" w:hAnsi="FontbitDavid" w:hint="cs"/>
          <w:spacing w:val="-2"/>
          <w:sz w:val="24"/>
          <w:rtl/>
        </w:rPr>
        <w:t xml:space="preserve">[ודבוקות יחד] </w:t>
      </w:r>
    </w:p>
    <w:p w:rsidR="00E403F0" w:rsidRPr="00B078C3" w:rsidRDefault="00E403F0" w:rsidP="00E403F0">
      <w:pPr>
        <w:jc w:val="center"/>
        <w:rPr>
          <w:del w:id="90170" w:author="מנוע עיצוב" w:date="2026-10-11T12:09:26Z"/>
          <w:rFonts w:ascii="FontbitDavid" w:hAnsi="FontbitDavid"/>
          <w:sz w:val="24"/>
          <w:rtl/>
        </w:rPr>
      </w:pPr>
      <w:del w:id="9016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2" w:author="קלוד" w:date="2026-10-11T09:07:21Z">
          <w:pPr>
            <w:pStyle w:val="affff1"/>
            <w:rPr>
              <w:rtl/>
            </w:rPr>
          </w:pPr>
        </w:pPrChange>
      </w:pPr>
      <w:ins w:id="9882" w:author="מספור קטעי משנה" w:date="2026-10-11T09:25:19Z">
        <w:r>
          <w:rPr>
            <w:rStyle w:val="MisparKeta"/>
          </w:rPr>
          <w:t xml:space="preserve">ג. </w:t>
        </w:r>
      </w:ins>
      <w:r w:rsidRPr="00B078C3">
        <w:rPr>
          <w:rtl/>
        </w:rPr>
        <w:t>בדקה אחת [וכו'].</w:t>
      </w:r>
    </w:p>
    <w:p>
      <w:pPr>
        <w:pStyle w:val="38"/>
        <w:rPr>
          <w:ins w:id="101116" w:author="מנוע מכני" w:date="2026-10-11T12:04:39Z"/>
        </w:rPr>
      </w:pPr>
      <w:ins w:id="92429" w:author="מנוע מכני" w:date="2026-10-11T12:04:39Z">
        <w:r>
          <w:t xml:space="preserve">ה"ק</w:t>
        </w:r>
      </w:ins>
      <w:del w:id="92430" w:author="מנוע מכני" w:date="2026-10-11T12:04:39Z">
        <w:r>
          <w:lastRenderedPageBreak/>
          <w:delText xml:space="preserve">ה''ק</w:delText>
        </w:r>
      </w:del>
      <w:r>
        <w:lastRenderedPageBreak/>
        <w:t xml:space="preserve"> </w:t>
      </w:r>
      <w:ins w:id="92431" w:author="מנוע מכני" w:date="2026-10-11T12:04:39Z">
        <w:r>
          <w:t xml:space="preserve">ר"מ</w:t>
        </w:r>
      </w:ins>
      <w:del w:id="92432" w:author="מנוע מכני" w:date="2026-10-11T12:04:39Z">
        <w:r>
          <w:lastRenderedPageBreak/>
          <w:delText xml:space="preserve">ר''מ</w:delText>
        </w:r>
      </w:del>
      <w:r w:rsidRPr="00B078C3">
        <w:t xml:space="preserve"> לרבנן:</w:t>
      </w:r>
    </w:p>
    <w:p w:rsidR="00E403F0" w:rsidRDefault="00E403F0" w:rsidP="00E403F0">
      <w:pPr>
        <w:rPr>
          <w:rFonts w:ascii="FontbitDavid" w:hAnsi="FontbitDavid"/>
          <w:sz w:val="24"/>
          <w:rtl/>
        </w:rPr>
      </w:pPr>
      <w:del w:id="10111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w:t>
      </w:r>
      <w:r w:rsidRPr="00B078C3">
        <w:rPr>
          <w:rFonts w:ascii="FontbitDavid" w:hAnsi="FontbitDavid"/>
          <w:sz w:val="24"/>
          <w:rtl/>
        </w:rPr>
        <w:t xml:space="preserve"> בדם דלא פליגיתו, ומ"ש בגל דפליגיתו? </w:t>
      </w:r>
    </w:p>
    <w:p w:rsidR="00E403F0" w:rsidRDefault="00E403F0" w:rsidP="00E403F0">
      <w:pPr>
        <w:rPr>
          <w:rFonts w:ascii="FontbitDavid" w:hAnsi="FontbitDavid"/>
          <w:sz w:val="24"/>
          <w:rtl/>
        </w:rPr>
      </w:pPr>
      <w:r w:rsidRPr="00B078C3">
        <w:rPr>
          <w:rFonts w:ascii="FontbitDavid" w:hAnsi="FontbitDavid"/>
          <w:sz w:val="24"/>
          <w:rtl/>
        </w:rPr>
        <w:t xml:space="preserve">ורבנן, </w:t>
      </w:r>
      <w:ins w:id="94539" w:author="מנוע מכני" w:date="2026-10-11T12:04:39Z">
        <w:r>
          <w:rPr>
            <w:rFonts w:ascii="FontbitDavid" w:hAnsi="FontbitDavid"/>
            <w:sz w:val="24"/>
            <w:rtl/>
          </w:rPr>
          <w:t xml:space="preserve">שם</w:t>
        </w:r>
      </w:ins>
      <w:del w:id="94540"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אימא עורב נטלה, </w:t>
      </w:r>
      <w:r>
        <w:rPr>
          <w:rFonts w:ascii="FontbitDavid" w:hAnsi="FontbitDavid" w:hint="cs"/>
          <w:sz w:val="24"/>
          <w:rtl/>
        </w:rPr>
        <w:t xml:space="preserve">אבל </w:t>
      </w:r>
      <w:ins w:id="94541" w:author="מנוע מכני" w:date="2026-10-11T12:04:39Z">
        <w:r>
          <w:rPr>
            <w:rFonts w:ascii="FontbitDavid" w:hAnsi="FontbitDavid"/>
            <w:sz w:val="24"/>
            <w:rtl/>
          </w:rPr>
          <w:t xml:space="preserve">כאן</w:t>
        </w:r>
      </w:ins>
      <w:del w:id="94542"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 </w:t>
      </w:r>
      <w:ins w:id="96169" w:author="מנוע מכני" w:date="2026-10-11T12:04:39Z">
        <w:r>
          <w:rPr>
            <w:rFonts w:ascii="FontbitDavid" w:hAnsi="FontbitDavid"/>
            <w:sz w:val="24"/>
            <w:rtl/>
          </w:rPr>
          <w:t xml:space="preserve">זה</w:t>
        </w:r>
      </w:ins>
      <w:del w:id="9617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דם </w:t>
      </w:r>
      <w:ins w:id="94537" w:author="מנוע מכני" w:date="2026-10-11T12:04:39Z">
        <w:r>
          <w:rPr>
            <w:rFonts w:ascii="FontbitDavid" w:hAnsi="FontbitDavid"/>
            <w:sz w:val="24"/>
            <w:rtl/>
          </w:rPr>
          <w:t xml:space="preserve">ממקום</w:t>
        </w:r>
      </w:ins>
      <w:del w:id="94538" w:author="מנוע מכני" w:date="2026-10-11T12:04:39Z">
        <w:r w:rsidRPr="00B078C3">
          <w:rPr>
            <w:rFonts w:ascii="FontbitDavid" w:hAnsi="FontbitDavid"/>
            <w:sz w:val="24"/>
            <w:rtl/>
          </w:rPr>
          <w:delText xml:space="preserve">מהיכא</w:delText>
        </w:r>
      </w:del>
      <w:r w:rsidRPr="00B078C3">
        <w:rPr>
          <w:rFonts w:ascii="FontbitDavid" w:hAnsi="FontbitDavid"/>
          <w:sz w:val="24"/>
          <w:rtl/>
        </w:rPr>
        <w:t xml:space="preserve"> </w:t>
      </w:r>
      <w:ins w:id="96171" w:author="מנוע מכני" w:date="2026-10-11T12:04:39Z">
        <w:r>
          <w:rPr>
            <w:rFonts w:ascii="FontbitDavid" w:hAnsi="FontbitDavid"/>
            <w:sz w:val="24"/>
            <w:rtl/>
          </w:rPr>
          <w:t xml:space="preserve">בא</w:t>
        </w:r>
      </w:ins>
      <w:del w:id="96172" w:author="מנוע מכני" w:date="2026-10-11T12:04:39Z">
        <w:r w:rsidRPr="00B078C3">
          <w:rPr>
            <w:rFonts w:ascii="FontbitDavid" w:hAnsi="FontbitDavid"/>
            <w:sz w:val="24"/>
            <w:rtl/>
          </w:rPr>
          <w:delText xml:space="preserve">אתא</w:delText>
        </w:r>
      </w:del>
      <w:r w:rsidRPr="00B078C3">
        <w:rPr>
          <w:rFonts w:ascii="FontbitDavid" w:hAnsi="FontbitDavid"/>
          <w:sz w:val="24"/>
          <w:rtl/>
        </w:rPr>
        <w:t xml:space="preserve">? </w:t>
      </w:r>
      <w:r w:rsidRPr="00B078C3">
        <w:rPr>
          <w:rFonts w:ascii="FontbitDavid" w:hAnsi="FontbitDavid"/>
          <w:sz w:val="24"/>
          <w:rtl/>
        </w:rPr>
        <w:t xml:space="preserve">תניא</w:t>
      </w:r>
      <w:r w:rsidRPr="00B078C3">
        <w:rPr>
          <w:rFonts w:ascii="FontbitDavid" w:hAnsi="FontbitDavid"/>
          <w:sz w:val="24"/>
          <w:rtl/>
        </w:rPr>
        <w:t xml:space="preserve">, </w:t>
      </w:r>
    </w:p>
    <w:p>
      <w:pPr>
        <w:pStyle w:val="afffff8"/>
        <w:rPr>
          <w:ins w:id="90127" w:author="קלוד" w:date="2026-10-11T12:23:38Z"/>
        </w:rPr>
      </w:pPr>
      <w:ins w:id="90128" w:author="קלוד" w:date="2026-10-11T12:23:38Z">
        <w:r>
          <w:rPr>
            <w:color w:val="7B3F00"/>
          </w:rPr>
          <w:t xml:space="preserve">בדיקה בסלע ובמערה - מעשים בשקמה, בשיחין ובית חורון</w:t>
        </w:r>
      </w:ins>
    </w:p>
    <w:p w:rsidR="00E403F0" w:rsidRPr="00B078C3" w:rsidRDefault="00E403F0" w:rsidP="00E403F0">
      <w:pPr>
        <w:rPr>
          <w:rFonts w:ascii="FontbitDavid" w:hAnsi="FontbitDavid"/>
          <w:sz w:val="24"/>
          <w:rtl/>
        </w:rPr>
      </w:pPr>
      <w:r>
        <w:rPr>
          <w:sz w:val="24"/>
          <w:rtl/>
        </w:rPr>
        <w:t>·</w:t>
      </w:r>
      <w:r>
        <w:rPr>
          <w:rFonts w:ascii="FontbitDavid" w:hAnsi="FontbitDavid" w:hint="cs"/>
          <w:sz w:val="24"/>
          <w:rtl/>
        </w:rPr>
        <w:t xml:space="preserve"> אר'מ:</w:t>
      </w:r>
      <w:r w:rsidRPr="00B078C3">
        <w:rPr>
          <w:rFonts w:ascii="FontbitDavid" w:hAnsi="FontbitDavid"/>
          <w:sz w:val="24"/>
          <w:rtl/>
        </w:rPr>
        <w:t xml:space="preserve"> מעשה בשקמה של כפר סבא שהיו מחזיקין בה טומאה, ובדקו ולא מצאו, לימים נשבה בו הרוח ועקרתו, ונמצא גולגולת של מת תחובה לו בעיקרו.</w:t>
      </w:r>
    </w:p>
    <w:p>
      <w:pPr>
        <w:pStyle w:val="38"/>
        <w:rPr>
          <w:ins w:id="101118" w:author="מנוע מכני" w:date="2026-10-11T12:04:39Z"/>
        </w:rPr>
      </w:pPr>
      <w:r w:rsidRPr="00B078C3">
        <w:t xml:space="preserve">אמרו לו:</w:t>
      </w:r>
    </w:p>
    <w:p w:rsidR="00E403F0" w:rsidRPr="00B078C3" w:rsidRDefault="00E403F0" w:rsidP="00E403F0">
      <w:pPr>
        <w:rPr>
          <w:rFonts w:ascii="FontbitDavid" w:hAnsi="FontbitDavid"/>
          <w:sz w:val="24"/>
          <w:rtl/>
        </w:rPr>
      </w:pPr>
      <w:del w:id="10111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משם ראיה? </w:t>
      </w:r>
      <w:ins w:id="98537" w:author="מנוע מכני" w:date="2026-10-11T12:04:39Z">
        <w:r>
          <w:rPr>
            <w:rFonts w:ascii="FontbitDavid" w:hAnsi="FontbitDavid"/>
            <w:sz w:val="24"/>
            <w:rtl/>
          </w:rPr>
          <w:t xml:space="preserve">אמור</w:t>
        </w:r>
      </w:ins>
      <w:del w:id="98538"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בדקו כל צרכו.</w:t>
      </w:r>
    </w:p>
    <w:p w:rsidR="00E403F0" w:rsidRPr="00B078C3" w:rsidRDefault="00E403F0" w:rsidP="00E403F0">
      <w:pPr>
        <w:rPr>
          <w:rFonts w:ascii="FontbitDavid" w:hAnsi="FontbitDavid"/>
          <w:sz w:val="24"/>
          <w:rtl/>
        </w:rPr>
      </w:pPr>
      <w:r>
        <w:rPr>
          <w:sz w:val="24"/>
          <w:rtl/>
        </w:rPr>
        <w:t>·</w:t>
      </w:r>
      <w:r>
        <w:rPr>
          <w:rFonts w:ascii="FontbitDavid" w:hAnsi="FontbitDavid" w:hint="cs"/>
          <w:sz w:val="24"/>
          <w:rtl/>
        </w:rPr>
        <w:t xml:space="preserve"> </w:t>
      </w:r>
      <w:r w:rsidRPr="00B078C3">
        <w:rPr>
          <w:rFonts w:ascii="FontbitDavid" w:hAnsi="FontbitDavid"/>
          <w:sz w:val="24"/>
          <w:rtl/>
        </w:rPr>
        <w:t xml:space="preserve">תניא</w:t>
      </w:r>
      <w:r w:rsidRPr="00B078C3">
        <w:rPr>
          <w:rFonts w:ascii="FontbitDavid" w:hAnsi="FontbitDavid"/>
          <w:sz w:val="24"/>
          <w:rtl/>
        </w:rPr>
        <w:t xml:space="preserve">, א"ר יוסי: מעשה במערה של שיחין שהיו מחזיקין בה טומאה, ובדקו עד שהגיעו לקרקע שהיתה חלקה כצפורן, ולא מצאו.</w:t>
      </w:r>
      <w:r>
        <w:rPr>
          <w:rFonts w:ascii="FontbitDavid" w:hAnsi="FontbitDavid" w:hint="cs"/>
          <w:sz w:val="24"/>
          <w:rtl/>
        </w:rPr>
        <w:t xml:space="preserve"> </w:t>
      </w:r>
      <w:r w:rsidRPr="00B078C3">
        <w:rPr>
          <w:rFonts w:ascii="FontbitDavid" w:hAnsi="FontbitDavid"/>
          <w:sz w:val="24"/>
          <w:rtl/>
        </w:rPr>
        <w:t>לימים נכנסו בה פועלים מפני הגשמים.</w:t>
      </w:r>
      <w:r>
        <w:rPr>
          <w:rFonts w:ascii="FontbitDavid" w:hAnsi="FontbitDavid" w:hint="cs"/>
          <w:sz w:val="24"/>
          <w:rtl/>
        </w:rPr>
        <w:t xml:space="preserve"> </w:t>
      </w:r>
      <w:r w:rsidRPr="00B078C3">
        <w:rPr>
          <w:rFonts w:ascii="FontbitDavid" w:hAnsi="FontbitDavid"/>
          <w:sz w:val="24"/>
          <w:rtl/>
        </w:rPr>
        <w:t>ונתזו בקרדומותיהן, ומצאו מכתשת מלאה עצמות.</w:t>
      </w:r>
    </w:p>
    <w:p>
      <w:pPr>
        <w:pStyle w:val="38"/>
        <w:rPr>
          <w:ins w:id="101120" w:author="מנוע מכני" w:date="2026-10-11T12:04:39Z"/>
        </w:rPr>
      </w:pPr>
      <w:r w:rsidRPr="00B078C3">
        <w:t xml:space="preserve">אמרו לו:</w:t>
      </w:r>
    </w:p>
    <w:p w:rsidR="00E403F0" w:rsidRPr="00B078C3" w:rsidRDefault="00E403F0" w:rsidP="00E403F0">
      <w:pPr>
        <w:rPr>
          <w:rFonts w:ascii="FontbitDavid" w:hAnsi="FontbitDavid"/>
          <w:sz w:val="24"/>
          <w:rtl/>
        </w:rPr>
      </w:pPr>
      <w:del w:id="10112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משם ראיה? </w:t>
      </w:r>
      <w:ins w:id="98539" w:author="מנוע מכני" w:date="2026-10-11T12:04:39Z">
        <w:r>
          <w:rPr>
            <w:rFonts w:ascii="FontbitDavid" w:hAnsi="FontbitDavid"/>
            <w:sz w:val="24"/>
            <w:rtl/>
          </w:rPr>
          <w:t xml:space="preserve">אמור</w:t>
        </w:r>
      </w:ins>
      <w:del w:id="98540"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בדקו כל צרכו.</w:t>
      </w:r>
    </w:p>
    <w:p w:rsidR="00E403F0" w:rsidRPr="00B078C3" w:rsidRDefault="00E403F0" w:rsidP="00E403F0">
      <w:pPr>
        <w:rPr>
          <w:rFonts w:ascii="FontbitDavid" w:hAnsi="FontbitDavid"/>
          <w:sz w:val="24"/>
          <w:rtl/>
        </w:rPr>
      </w:pPr>
      <w:r>
        <w:rPr>
          <w:sz w:val="24"/>
          <w:rtl/>
        </w:rPr>
        <w:t>·</w:t>
      </w:r>
      <w:r>
        <w:rPr>
          <w:rFonts w:ascii="FontbitDavid" w:hAnsi="FontbitDavid" w:hint="cs"/>
          <w:sz w:val="24"/>
          <w:rtl/>
        </w:rPr>
        <w:t xml:space="preserve"> </w:t>
      </w:r>
      <w:r w:rsidRPr="00B078C3">
        <w:rPr>
          <w:rFonts w:ascii="FontbitDavid" w:hAnsi="FontbitDavid"/>
          <w:sz w:val="24"/>
          <w:rtl/>
        </w:rPr>
        <w:t xml:space="preserve">תניא</w:t>
      </w:r>
      <w:r w:rsidRPr="00B078C3">
        <w:rPr>
          <w:rFonts w:ascii="FontbitDavid" w:hAnsi="FontbitDavid"/>
          <w:sz w:val="24"/>
          <w:rtl/>
        </w:rPr>
        <w:t xml:space="preserve">, אבא שאול אומר: מעשה בסלע בית חורון שהיו מחזיקין בה טומאה, ולא יכלו חכמים לבדוק מפני שהיתה מרובה, והיה שם זקן אחד </w:t>
      </w:r>
      <w:r w:rsidRPr="00B078C3">
        <w:rPr>
          <w:rStyle w:val="2fb"/>
          <w:rFonts w:ascii="FontbitDavid" w:hAnsi="FontbitDavid"/>
          <w:sz w:val="24"/>
          <w:rtl/>
        </w:rPr>
        <w:t xml:space="preserve">ורבי</w:t>
      </w:r>
      <w:r w:rsidRPr="00B078C3">
        <w:rPr>
          <w:rFonts w:ascii="FontbitDavid" w:hAnsi="FontbitDavid"/>
          <w:sz w:val="24"/>
          <w:rtl/>
        </w:rPr>
        <w:t xml:space="preserve"> יהושע בן חנניא שמו, </w:t>
      </w:r>
      <w:r w:rsidRPr="00B078C3">
        <w:rPr>
          <w:rFonts w:ascii="FontbitDavid" w:hAnsi="FontbitDavid"/>
          <w:sz w:val="24"/>
          <w:rtl/>
        </w:rPr>
        <w:t xml:space="preserve">אמר</w:t>
      </w:r>
      <w:r w:rsidRPr="00B078C3">
        <w:rPr>
          <w:rFonts w:ascii="FontbitDavid" w:hAnsi="FontbitDavid"/>
          <w:sz w:val="24"/>
          <w:rtl/>
        </w:rPr>
        <w:t xml:space="preserve"> להן: הביאו לי סדינים! הביאו לו סדינים, ושראן במים, ופרסן עליהם.</w:t>
      </w:r>
    </w:p>
    <w:p w:rsidR="00E403F0" w:rsidRPr="00B078C3" w:rsidRDefault="00E403F0" w:rsidP="00E403F0">
      <w:pPr>
        <w:rPr>
          <w:rFonts w:ascii="FontbitDavid" w:hAnsi="FontbitDavid"/>
          <w:sz w:val="24"/>
          <w:rtl/>
        </w:rPr>
      </w:pPr>
      <w:r w:rsidRPr="00B078C3">
        <w:rPr>
          <w:rFonts w:ascii="FontbitDavid" w:hAnsi="FontbitDavid"/>
          <w:sz w:val="24"/>
          <w:rtl/>
        </w:rPr>
        <w:t>מקום טהרה - יבש, מקום טומאה - לח, ובדקו ומצאו בור גדול מלא עצמות.</w:t>
      </w:r>
    </w:p>
    <w:p>
      <w:pPr>
        <w:pStyle w:val="afffff8"/>
        <w:rPr>
          <w:ins w:id="90125" w:author="קלוד" w:date="2026-10-11T12:23:38Z"/>
        </w:rPr>
      </w:pPr>
      <w:ins w:id="90126" w:author="קלוד" w:date="2026-10-11T12:23:38Z">
        <w:r>
          <w:rPr>
            <w:color w:val="7B3F00"/>
          </w:rPr>
          <w:t xml:space="preserve">גדליה בן אחיקם - מעלה עליו הכתוב כאילו הרגן</w:t>
        </w:r>
      </w:ins>
    </w:p>
    <w:p>
      <w:pPr>
        <w:pStyle w:val="38"/>
        <w:rPr>
          <w:ins w:id="101122" w:author="מנוע מכני" w:date="2026-10-11T12:04:39Z"/>
        </w:rPr>
      </w:pPr>
      <w:r w:rsidRPr="00B078C3">
        <w:t xml:space="preserve">תנא:</w:t>
      </w:r>
    </w:p>
    <w:p w:rsidR="00E403F0" w:rsidRPr="00B078C3" w:rsidRDefault="00E403F0" w:rsidP="00E403F0">
      <w:pPr>
        <w:rPr>
          <w:rFonts w:ascii="FontbitDavid" w:hAnsi="FontbitDavid"/>
          <w:sz w:val="24"/>
          <w:rtl/>
        </w:rPr>
      </w:pPr>
      <w:del w:id="10112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הוא הבור שמילא ישמעאל בן נתניה חללים, ד</w:t>
      </w:r>
      <w:r>
        <w:rPr>
          <w:rFonts w:ascii="FontbitDavid" w:hAnsi="FontbitDavid" w:hint="cs"/>
          <w:sz w:val="24"/>
          <w:rtl/>
        </w:rPr>
        <w:t>'</w:t>
      </w:r>
      <w:r w:rsidRPr="00B078C3">
        <w:rPr>
          <w:rStyle w:val="afffff0"/>
          <w:rFonts w:ascii="FontbitDavid" w:hAnsi="FontbitDavid"/>
          <w:sz w:val="24"/>
          <w:rtl/>
        </w:rPr>
        <w:t>והבור אשר השליך שם ישמעאל את כל פגרי אנשים אשר הכה ביד גדליה</w:t>
      </w:r>
      <w:r>
        <w:rPr>
          <w:rFonts w:ascii="FontbitDavid" w:hAnsi="FontbitDavid" w:hint="cs"/>
          <w:sz w:val="24"/>
          <w:rtl/>
        </w:rPr>
        <w:t>'</w:t>
      </w:r>
      <w:r w:rsidRPr="00B078C3">
        <w:rPr>
          <w:rFonts w:ascii="FontbitDavid" w:hAnsi="FontbitDavid"/>
          <w:sz w:val="24"/>
          <w:rtl/>
        </w:rPr>
        <w:t>.</w:t>
      </w:r>
    </w:p>
    <w:p w:rsidR="00E403F0" w:rsidRPr="00B078C3" w:rsidRDefault="00E403F0" w:rsidP="00E403F0">
      <w:pPr>
        <w:rPr>
          <w:rFonts w:ascii="FontbitDavid" w:hAnsi="FontbitDavid"/>
          <w:sz w:val="24"/>
          <w:rtl/>
        </w:rPr>
      </w:pPr>
      <w:r w:rsidRPr="00B078C3">
        <w:rPr>
          <w:rFonts w:ascii="FontbitDavid" w:hAnsi="FontbitDavid"/>
          <w:sz w:val="24"/>
          <w:rtl/>
        </w:rPr>
        <w:t>וכי גדליה הרגן? והלא ישמעאל הרגן! אלא מתוך שהיה לו לחוש לעצת יוחנן בן קרח ולא חש - מעלה עליו הכתוב כאילו הרגן.</w:t>
      </w:r>
    </w:p>
    <w:p>
      <w:pPr>
        <w:pStyle w:val="38"/>
        <w:rPr>
          <w:ins w:id="101124"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101125" w:author="מנוע מכני" w:date="2026-10-11T12:04:39Z">
        <w:r w:rsidRPr="00B078C3">
          <w:rPr>
            <w:rFonts w:ascii="FontbitDavid" w:hAnsi="FontbitDavid"/>
            <w:sz w:val="24"/>
            <w:rtl/>
          </w:rPr>
          <w:delText xml:space="preserve"> </w:delText>
        </w:r>
      </w:del>
      <w:ins w:id="96175" w:author="מנוע מכני" w:date="2026-10-11T12:04:39Z">
        <w:r>
          <w:rPr>
            <w:rFonts w:ascii="FontbitDavid" w:hAnsi="FontbitDavid"/>
            <w:sz w:val="24"/>
            <w:rtl/>
          </w:rPr>
          <w:t xml:space="preserve">זה</w:t>
        </w:r>
      </w:ins>
      <w:del w:id="96176"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לישנא בישא, </w:t>
      </w:r>
      <w:ins w:id="96413" w:author="מנוע מכני" w:date="2026-10-11T12:04:39Z">
        <w:r>
          <w:rPr>
            <w:rFonts w:ascii="FontbitDavid" w:hAnsi="FontbitDavid"/>
            <w:sz w:val="24"/>
            <w:rtl/>
          </w:rPr>
          <w:t xml:space="preserve">אף</w:t>
        </w:r>
      </w:ins>
      <w:del w:id="96414"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דלקבולי </w:t>
      </w:r>
      <w:r w:rsidRPr="00B078C3">
        <w:rPr>
          <w:rFonts w:ascii="FontbitDavid" w:hAnsi="FontbitDavid"/>
          <w:sz w:val="24"/>
          <w:rtl/>
        </w:rPr>
        <w:t xml:space="preserve">לא</w:t>
      </w:r>
      <w:r w:rsidRPr="00B078C3">
        <w:rPr>
          <w:rFonts w:ascii="FontbitDavid" w:hAnsi="FontbitDavid"/>
          <w:sz w:val="24"/>
          <w:rtl/>
        </w:rPr>
        <w:t xml:space="preserve"> מבעי - </w:t>
      </w:r>
      <w:ins w:id="90271" w:author="Claude - סמנטי" w:date="2026-10-11T12:19:29Z">
        <w:r>
          <w:rPr>
            <w:rFonts w:ascii="FontbitDavid" w:hAnsi="FontbitDavid"/>
            <w:sz w:val="24"/>
            <w:rtl/>
          </w:rPr>
          <w:t xml:space="preserve">לחשוש</w:t>
        </w:r>
      </w:ins>
      <w:del w:id="90272" w:author="Claude - סמנטי" w:date="2026-10-11T12:19:29Z">
        <w:r w:rsidRPr="00B078C3">
          <w:rPr>
            <w:rFonts w:ascii="FontbitDavid" w:hAnsi="FontbitDavid"/>
            <w:sz w:val="24"/>
            <w:rtl/>
          </w:rPr>
          <w:delText xml:space="preserve">מיחש</w:delText>
        </w:r>
      </w:del>
      <w:r w:rsidRPr="00B078C3">
        <w:rPr>
          <w:rFonts w:ascii="FontbitDavid" w:hAnsi="FontbitDavid"/>
          <w:sz w:val="24"/>
          <w:rtl/>
        </w:rPr>
        <w:t xml:space="preserve"> </w:t>
      </w:r>
      <w:ins w:id="96173" w:author="מנוע מכני" w:date="2026-10-11T12:04:39Z">
        <w:r>
          <w:rPr>
            <w:rFonts w:ascii="FontbitDavid" w:hAnsi="FontbitDavid"/>
            <w:sz w:val="24"/>
            <w:rtl/>
          </w:rPr>
          <w:t xml:space="preserve">לו</w:t>
        </w:r>
      </w:ins>
      <w:del w:id="9617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מבעי.</w:t>
      </w:r>
    </w:p>
    <w:p w:rsidR="00E403F0" w:rsidRDefault="00E403F0" w:rsidP="00E403F0">
      <w:pPr>
        <w:rPr>
          <w:rFonts w:ascii="FontbitDavid" w:hAnsi="FontbitDavid"/>
          <w:sz w:val="24"/>
          <w:rtl/>
        </w:rPr>
      </w:pPr>
      <w:r>
        <w:rPr>
          <w:rFonts w:ascii="FontbitDavid" w:hAnsi="FontbitDavid" w:hint="cs"/>
          <w:sz w:val="24"/>
          <w:rtl/>
        </w:rPr>
        <w:t xml:space="preserve">אותם בני גליל שיצא הקול שרוצים להורגם בא לפני </w:t>
      </w:r>
      <w:ins w:id="92433" w:author="מנוע מכני" w:date="2026-10-11T12:04:39Z">
        <w:r>
          <w:rPr>
            <w:rStyle w:val="2fb"/>
            <w:rFonts w:ascii="FontbitDavid" w:hAnsi="FontbitDavid" w:hint="cs"/>
            <w:sz w:val="24"/>
            <w:rtl/>
          </w:rPr>
          <w:t xml:space="preserve">ר"ט</w:t>
        </w:r>
      </w:ins>
      <w:del w:id="92434" w:author="מנוע מכני" w:date="2026-10-11T12:04:39Z">
        <w:r>
          <w:rPr>
            <w:rFonts w:ascii="FontbitDavid" w:hAnsi="FontbitDavid" w:hint="cs"/>
            <w:sz w:val="24"/>
            <w:rtl/>
          </w:rPr>
          <w:delText xml:space="preserve">ר''ט</w:delText>
        </w:r>
      </w:del>
      <w:r>
        <w:rPr>
          <w:rFonts w:ascii="FontbitDavid" w:hAnsi="FontbitDavid" w:hint="cs"/>
          <w:sz w:val="24"/>
          <w:rtl/>
        </w:rPr>
        <w:t xml:space="preserve"> וביקשו שיחביאם </w:t>
      </w:r>
      <w:ins w:id="92435" w:author="מנוע מכני" w:date="2026-10-11T12:04:39Z">
        <w:r>
          <w:rPr>
            <w:rFonts w:ascii="FontbitDavid" w:hAnsi="FontbitDavid" w:hint="cs"/>
            <w:sz w:val="24"/>
            <w:rtl/>
          </w:rPr>
          <w:t xml:space="preserve">א"ל</w:t>
        </w:r>
      </w:ins>
      <w:del w:id="92436"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שאם </w:t>
      </w:r>
      <w:r>
        <w:rPr>
          <w:rFonts w:ascii="FontbitDavid" w:hAnsi="FontbitDavid" w:hint="cs"/>
          <w:sz w:val="24"/>
          <w:rtl/>
        </w:rPr>
        <w:t xml:space="preserve">לא</w:t>
      </w:r>
      <w:r>
        <w:rPr>
          <w:rFonts w:ascii="FontbitDavid" w:hAnsi="FontbitDavid" w:hint="cs"/>
          <w:sz w:val="24"/>
          <w:rtl/>
        </w:rPr>
        <w:t xml:space="preserve"> יחביא יגלום </w:t>
      </w:r>
      <w:ins w:id="97583" w:author="מנוע מכני" w:date="2026-10-11T12:04:39Z">
        <w:r>
          <w:rPr>
            <w:rFonts w:ascii="FontbitDavid" w:hAnsi="FontbitDavid" w:hint="cs"/>
            <w:sz w:val="24"/>
            <w:rtl/>
          </w:rPr>
          <w:t xml:space="preserve">ואם </w:t>
        </w:r>
      </w:ins>
      <w:del w:id="97584" w:author="מנוע מכני" w:date="2026-10-11T12:04:39Z">
        <w:r>
          <w:rPr>
            <w:rFonts w:ascii="FontbitDavid" w:hAnsi="FontbitDavid" w:hint="cs"/>
            <w:sz w:val="24"/>
            <w:rtl/>
          </w:rPr>
          <w:delText xml:space="preserve">ואי </w:delText>
        </w:r>
      </w:del>
      <w:r>
        <w:rPr>
          <w:rFonts w:ascii="FontbitDavid" w:hAnsi="FontbitDavid" w:hint="cs"/>
          <w:sz w:val="24"/>
          <w:rtl/>
        </w:rPr>
        <w:t xml:space="preserve">אחביא הא אמרו רבנן שלה'ר אין לקבל אלא לחשוש לכן לכו והחביאו עצמכם </w:t>
      </w:r>
    </w:p>
    <w:p w:rsidR="00E403F0" w:rsidRPr="00B078C3" w:rsidRDefault="00E403F0" w:rsidP="00E403F0">
      <w:pPr>
        <w:rPr>
          <w:rFonts w:ascii="FontbitDavid" w:hAnsi="FontbitDavid"/>
          <w:sz w:val="24"/>
          <w:rtl/>
        </w:rPr>
      </w:pPr>
    </w:p>
    <w:p>
      <w:pPr>
        <w:pStyle w:val="afffff8"/>
        <w:rPr>
          <w:ins w:id="90123" w:author="קלוד" w:date="2026-10-11T12:23:38Z"/>
        </w:rPr>
      </w:pPr>
      <w:ins w:id="90124" w:author="קלוד" w:date="2026-10-11T12:23:38Z">
        <w:r>
          <w:rPr>
            <w:color w:val="7B3F00"/>
          </w:rPr>
          <w:t xml:space="preserve">'אל תירא' למשה - סיחון ועוג אחי היו</w:t>
        </w:r>
      </w:ins>
    </w:p>
    <w:p w:rsidR="00E403F0" w:rsidRPr="00B078C3" w:rsidRDefault="00E403F0" w:rsidP="00E403F0">
      <w:pPr>
        <w:rPr>
          <w:rFonts w:ascii="FontbitDavid" w:hAnsi="FontbitDavid"/>
          <w:sz w:val="24"/>
          <w:rtl/>
        </w:rPr>
      </w:pPr>
      <w:r>
        <w:rPr>
          <w:sz w:val="24"/>
          <w:rtl/>
        </w:rPr>
        <w:t>·</w:t>
      </w:r>
      <w:r>
        <w:rPr>
          <w:rFonts w:ascii="FontbitDavid" w:hAnsi="FontbitDavid" w:hint="cs"/>
          <w:sz w:val="24"/>
          <w:rtl/>
        </w:rPr>
        <w:t xml:space="preserve"> </w:t>
      </w:r>
      <w:r w:rsidRPr="00B078C3">
        <w:rPr>
          <w:rFonts w:ascii="FontbitDavid" w:hAnsi="FontbitDavid"/>
          <w:sz w:val="24"/>
          <w:rtl/>
        </w:rPr>
        <w:t>ויאמר ה' אל משה אל תירא.</w:t>
      </w:r>
    </w:p>
    <w:p w:rsidR="00E403F0" w:rsidRPr="00B078C3" w:rsidRDefault="00E403F0" w:rsidP="00E403F0">
      <w:pPr>
        <w:rPr>
          <w:rFonts w:ascii="FontbitDavid" w:hAnsi="FontbitDavid"/>
          <w:sz w:val="24"/>
          <w:rtl/>
        </w:rPr>
      </w:pPr>
      <w:r w:rsidRPr="00B078C3">
        <w:rPr>
          <w:rFonts w:ascii="FontbitDavid" w:hAnsi="FontbitDavid"/>
          <w:sz w:val="24"/>
          <w:rtl/>
        </w:rPr>
        <w:t xml:space="preserve">מכדי, סיחון ועוג אחי </w:t>
      </w:r>
      <w:ins w:id="97781" w:author="מנוע מכני" w:date="2026-10-11T12:04:39Z">
        <w:r>
          <w:rPr>
            <w:rFonts w:ascii="FontbitDavid" w:hAnsi="FontbitDavid"/>
            <w:sz w:val="24"/>
            <w:rtl/>
          </w:rPr>
          <w:t xml:space="preserve">היו</w:t>
        </w:r>
      </w:ins>
      <w:del w:id="97782" w:author="מנוע מכני" w:date="2026-10-11T12:04:39Z">
        <w:r w:rsidRPr="00B078C3">
          <w:rPr>
            <w:rFonts w:ascii="FontbitDavid" w:hAnsi="FontbitDavid"/>
            <w:sz w:val="24"/>
            <w:rtl/>
          </w:rPr>
          <w:delText xml:space="preserve">הוו</w:delText>
        </w:r>
      </w:del>
      <w:r w:rsidRPr="00B078C3">
        <w:rPr>
          <w:rFonts w:ascii="FontbitDavid" w:hAnsi="FontbitDavid"/>
          <w:sz w:val="24"/>
          <w:rtl/>
        </w:rPr>
        <w:t xml:space="preserve">, דאמר מר: סיחון ועוג בני אחיה בר שמחזאי </w:t>
      </w:r>
      <w:ins w:id="97783" w:author="מנוע מכני" w:date="2026-10-11T12:04:39Z">
        <w:r>
          <w:rPr>
            <w:rFonts w:ascii="FontbitDavid" w:hAnsi="FontbitDavid"/>
            <w:sz w:val="24"/>
            <w:rtl/>
          </w:rPr>
          <w:t xml:space="preserve">היו</w:t>
        </w:r>
      </w:ins>
      <w:del w:id="97784" w:author="מנוע מכני" w:date="2026-10-11T12:04:39Z">
        <w:r w:rsidRPr="00B078C3">
          <w:rPr>
            <w:rFonts w:ascii="FontbitDavid" w:hAnsi="FontbitDavid"/>
            <w:sz w:val="24"/>
            <w:rtl/>
          </w:rPr>
          <w:delText xml:space="preserve">הוו</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ins w:id="96177" w:author="מנוע מכני" w:date="2026-10-11T12:04:39Z">
        <w:r>
          <w:rPr>
            <w:rFonts w:ascii="FontbitDavid" w:hAnsi="FontbitDavid"/>
            <w:sz w:val="24"/>
            <w:rtl/>
          </w:rPr>
          <w:t xml:space="preserve">מה</w:t>
        </w:r>
      </w:ins>
      <w:del w:id="9617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שנא מעוג </w:t>
      </w:r>
      <w:r>
        <w:rPr>
          <w:rFonts w:ascii="FontbitDavid" w:hAnsi="FontbitDavid" w:hint="cs"/>
          <w:sz w:val="24"/>
          <w:rtl/>
        </w:rPr>
        <w:t xml:space="preserve">שפחדו ולא מסיחון </w:t>
      </w:r>
      <w:r>
        <w:rPr>
          <w:rStyle w:val="2fb"/>
          <w:rFonts w:ascii="FontbitDavid" w:hAnsi="FontbitDavid" w:hint="cs"/>
          <w:sz w:val="24"/>
          <w:rtl/>
        </w:rPr>
        <w:t xml:space="preserve">אר</w:t>
      </w:r>
      <w:ins w:id="92437" w:author="מנוע מכני" w:date="2026-10-11T12:04:39Z">
        <w:r>
          <w:rPr>
            <w:rStyle w:val="2fb"/>
            <w:rFonts w:ascii="FontbitDavid" w:hAnsi="FontbitDavid" w:hint="cs"/>
            <w:sz w:val="24"/>
            <w:rtl/>
          </w:rPr>
          <w:t xml:space="preserve">י"ו</w:t>
        </w:r>
      </w:ins>
      <w:del w:id="92438"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r>
        <w:rPr>
          <w:rStyle w:val="2fb"/>
          <w:rFonts w:ascii="FontbitDavid" w:hAnsi="FontbitDavid" w:hint="cs"/>
          <w:sz w:val="24"/>
          <w:rtl/>
        </w:rPr>
        <w:t xml:space="preserve">מרש</w:t>
      </w:r>
      <w:ins w:id="92439" w:author="מנוע מכני" w:date="2026-10-11T12:04:39Z">
        <w:r>
          <w:rPr>
            <w:rStyle w:val="2fb"/>
            <w:rFonts w:ascii="FontbitDavid" w:hAnsi="FontbitDavid" w:hint="cs"/>
            <w:sz w:val="24"/>
            <w:rtl/>
          </w:rPr>
          <w:t xml:space="preserve">ב"י</w:t>
        </w:r>
      </w:ins>
      <w:del w:id="92440" w:author="מנוע מכני" w:date="2026-10-11T12:04:39Z">
        <w:r>
          <w:rPr>
            <w:rFonts w:ascii="FontbitDavid" w:hAnsi="FontbitDavid" w:hint="cs"/>
            <w:sz w:val="24"/>
            <w:rtl/>
          </w:rPr>
          <w:delText xml:space="preserve">ב''י</w:delText>
        </w:r>
      </w:del>
      <w:r w:rsidRPr="00B078C3">
        <w:rPr>
          <w:rFonts w:ascii="FontbitDavid" w:hAnsi="FontbitDavid"/>
          <w:sz w:val="24"/>
          <w:rtl/>
        </w:rPr>
        <w:t xml:space="preserve">: מתשובתו של אותו צדיק אתה יודע מה היה בלבו, </w:t>
      </w:r>
      <w:r w:rsidRPr="00B078C3">
        <w:rPr>
          <w:rFonts w:ascii="FontbitDavid" w:hAnsi="FontbitDavid"/>
          <w:sz w:val="24"/>
          <w:rtl/>
        </w:rPr>
        <w:t xml:space="preserve">אמר</w:t>
      </w:r>
      <w:r w:rsidRPr="00B078C3">
        <w:rPr>
          <w:rFonts w:ascii="FontbitDavid" w:hAnsi="FontbitDavid"/>
          <w:sz w:val="24"/>
          <w:rtl/>
        </w:rPr>
        <w:t xml:space="preserve">: שמא תעמוד לו זכות של אברהם אבינו, שנאמר </w:t>
      </w:r>
      <w:r>
        <w:rPr>
          <w:rFonts w:ascii="FontbitDavid" w:hAnsi="FontbitDavid" w:hint="cs"/>
          <w:sz w:val="24"/>
          <w:rtl/>
        </w:rPr>
        <w:t>'</w:t>
      </w:r>
      <w:r>
        <w:rPr>
          <w:rStyle w:val="afffff0"/>
          <w:rFonts w:ascii="FontbitDavid" w:hAnsi="FontbitDavid"/>
          <w:sz w:val="24"/>
          <w:rtl/>
          <w:rPrChange w:id="9050" w:author="מנוע פסוקים" w:date="2026-10-11T09:23:42Z">
            <w:rPr>
              <w:rFonts w:ascii="FontbitDavid" w:hAnsi="FontbitDavid"/>
              <w:sz w:val="24"/>
              <w:rtl/>
            </w:rPr>
          </w:rPrChange>
        </w:rPr>
        <w:t xml:space="preserve">ויבא הפליט ויגד לאברם העברי</w:t>
      </w:r>
      <w:r>
        <w:rPr>
          <w:rFonts w:ascii="FontbitDavid" w:hAnsi="FontbitDavid"/>
          <w:sz w:val="24"/>
          <w:rtl/>
        </w:rPr>
        <w:t xml:space="preserve">, </w:t>
      </w:r>
      <w:r w:rsidRPr="00B078C3">
        <w:rPr>
          <w:rStyle w:val="2fb"/>
          <w:rFonts w:ascii="FontbitDavid" w:hAnsi="FontbitDavid"/>
          <w:sz w:val="24"/>
          <w:rtl/>
        </w:rPr>
        <w:t xml:space="preserve">ו</w:t>
      </w:r>
      <w:r>
        <w:rPr>
          <w:rStyle w:val="2fb"/>
          <w:rFonts w:ascii="FontbitDavid" w:hAnsi="FontbitDavid"/>
          <w:sz w:val="24"/>
          <w:rtl/>
        </w:rPr>
        <w:t>ארי"ו</w:t>
      </w:r>
      <w:r w:rsidRPr="00B078C3">
        <w:rPr>
          <w:rFonts w:ascii="FontbitDavid" w:hAnsi="FontbitDavid"/>
          <w:sz w:val="24"/>
          <w:rtl/>
        </w:rPr>
        <w:t>: זה עוג שפלט מדור המבול.</w:t>
      </w:r>
    </w:p>
    <w:p w:rsidR="00E403F0" w:rsidRDefault="00E403F0" w:rsidP="00E403F0">
      <w:pPr>
        <w:rPr>
          <w:rFonts w:ascii="FontbitDavid" w:hAnsi="FontbitDavid"/>
          <w:sz w:val="24"/>
          <w:rtl/>
        </w:rPr>
      </w:pPr>
    </w:p>
    <w:p>
      <w:pPr>
        <w:pStyle w:val="afffff8"/>
        <w:rPr>
          <w:ins w:id="90121" w:author="קלוד" w:date="2026-10-11T12:23:38Z"/>
        </w:rPr>
      </w:pPr>
      <w:ins w:id="90122" w:author="קלוד" w:date="2026-10-11T12:23:38Z">
        <w:r>
          <w:rPr>
            <w:color w:val="7B3F00"/>
          </w:rPr>
          <w:t xml:space="preserve">בגד שאבד בו כתם - שבעה סממנין ובדיקה בשכונות</w:t>
        </w:r>
      </w:ins>
    </w:p>
    <w:p w:rsidR="00E403F0" w:rsidRDefault="00E403F0" w:rsidP="00E403F0">
      <w:pPr>
        <w:rPr>
          <w:rFonts w:ascii="FontbitDavid" w:hAnsi="FontbitDavid"/>
          <w:sz w:val="24"/>
          <w:rtl/>
        </w:rPr>
      </w:pPr>
      <w:r>
        <w:rPr>
          <w:sz w:val="24"/>
          <w:rtl/>
        </w:rPr>
        <w:t>·</w:t>
      </w:r>
      <w:r>
        <w:rPr>
          <w:rFonts w:ascii="FontbitDavid" w:hAnsi="FontbitDavid" w:hint="cs"/>
          <w:sz w:val="24"/>
          <w:rtl/>
        </w:rPr>
        <w:t xml:space="preserve"> </w:t>
      </w:r>
      <w:ins w:id="92441" w:author="מנוע מכני" w:date="2026-10-11T12:04:39Z">
        <w:r>
          <w:rPr>
            <w:rFonts w:ascii="FontbitDavid" w:hAnsi="FontbitDavid" w:hint="cs"/>
            <w:sz w:val="24"/>
            <w:rtl/>
          </w:rPr>
          <w:t xml:space="preserve">ת"ר</w:t>
        </w:r>
      </w:ins>
      <w:del w:id="92442" w:author="מנוע מכני" w:date="2026-10-11T12:04:39Z">
        <w:r>
          <w:rPr>
            <w:rFonts w:ascii="FontbitDavid" w:hAnsi="FontbitDavid" w:hint="cs"/>
            <w:sz w:val="24"/>
            <w:rtl/>
          </w:rPr>
          <w:delText xml:space="preserve">ת''ר</w:delText>
        </w:r>
      </w:del>
      <w:r w:rsidRPr="00B078C3">
        <w:rPr>
          <w:rFonts w:ascii="FontbitDavid" w:hAnsi="FontbitDavid"/>
          <w:sz w:val="24"/>
          <w:rtl/>
        </w:rPr>
        <w:t xml:space="preserve">: בגד שאבד בו כתם - מעביר עליו שבעה סממנין ומבטלו, </w:t>
      </w:r>
    </w:p>
    <w:p>
      <w:pPr>
        <w:pStyle w:val="38"/>
        <w:rPr>
          <w:ins w:id="101126" w:author="מנוע מכני" w:date="2026-10-11T12:04:39Z"/>
        </w:rPr>
      </w:pPr>
      <w:r>
        <w:t xml:space="preserve">רש</w:t>
      </w:r>
      <w:ins w:id="92443" w:author="מנוע מכני" w:date="2026-10-11T12:04:39Z">
        <w:r>
          <w:t xml:space="preserve">ב"א</w:t>
        </w:r>
      </w:ins>
      <w:del w:id="92444" w:author="מנוע מכני" w:date="2026-10-11T12:04:39Z">
        <w:r>
          <w:delText xml:space="preserve">ב''א</w:delText>
        </w:r>
      </w:del>
      <w:r>
        <w:t xml:space="preserve">:</w:t>
      </w:r>
    </w:p>
    <w:p w:rsidR="00E403F0" w:rsidRDefault="00E403F0" w:rsidP="00E403F0">
      <w:pPr>
        <w:rPr>
          <w:rFonts w:ascii="FontbitDavid" w:hAnsi="FontbitDavid"/>
          <w:sz w:val="24"/>
          <w:rtl/>
        </w:rPr>
      </w:pPr>
      <w:del w:id="101127" w:author="מנוע מכני" w:date="2026-10-11T12:04:39Z">
        <w:r>
          <w:rPr>
            <w:rFonts w:ascii="FontbitDavid" w:hAnsi="FontbitDavid" w:hint="cs"/>
            <w:sz w:val="24"/>
            <w:rtl/>
          </w:rPr>
          <w:delText xml:space="preserve"> </w:delText>
        </w:r>
      </w:del>
      <w:r>
        <w:rPr>
          <w:rFonts w:ascii="FontbitDavid" w:hAnsi="FontbitDavid" w:hint="cs"/>
          <w:sz w:val="24"/>
          <w:rtl/>
        </w:rPr>
        <w:t xml:space="preserve">ב</w:t>
      </w:r>
      <w:r w:rsidRPr="00B078C3">
        <w:rPr>
          <w:rFonts w:ascii="FontbitDavid" w:hAnsi="FontbitDavid"/>
          <w:sz w:val="24"/>
          <w:rtl/>
        </w:rPr>
        <w:t>ודקו שכונות שכונות.</w:t>
      </w:r>
    </w:p>
    <w:p w:rsidR="00E403F0" w:rsidRPr="00B078C3" w:rsidRDefault="00E403F0" w:rsidP="00E403F0">
      <w:pPr>
        <w:pStyle w:val="afff3"/>
        <w:framePr w:wrap="around"/>
        <w:rPr>
          <w:rtl/>
        </w:rPr>
      </w:pPr>
      <w:r>
        <w:rPr>
          <w:rFonts w:hint="cs"/>
          <w:rtl/>
        </w:rPr>
        <w:t>סא:</w:t>
      </w:r>
    </w:p>
    <w:p w:rsidR="00E403F0" w:rsidRPr="00B078C3" w:rsidRDefault="00E403F0" w:rsidP="00E403F0">
      <w:pPr>
        <w:rPr>
          <w:rFonts w:ascii="FontbitDavid" w:hAnsi="FontbitDavid"/>
          <w:sz w:val="24"/>
          <w:rtl/>
        </w:rPr>
      </w:pPr>
      <w:r w:rsidRPr="00B078C3">
        <w:rPr>
          <w:rFonts w:ascii="FontbitDavid" w:hAnsi="FontbitDavid"/>
          <w:sz w:val="24"/>
          <w:rtl/>
        </w:rPr>
        <w:t>אבדה בו שכבת זרע, חדש - בודקו במחט, שחוק - בודקו בחמה.</w:t>
      </w:r>
    </w:p>
    <w:p>
      <w:pPr>
        <w:pStyle w:val="38"/>
        <w:rPr>
          <w:ins w:id="101128" w:author="מנוע מכני" w:date="2026-10-11T12:04:39Z"/>
        </w:rPr>
      </w:pPr>
      <w:r w:rsidRPr="00B078C3">
        <w:t xml:space="preserve">תנא:</w:t>
      </w:r>
    </w:p>
    <w:p w:rsidR="00E403F0" w:rsidRPr="00B078C3" w:rsidRDefault="00E403F0" w:rsidP="00E403F0">
      <w:pPr>
        <w:rPr>
          <w:rFonts w:ascii="FontbitDavid" w:hAnsi="FontbitDavid"/>
          <w:sz w:val="24"/>
          <w:rtl/>
        </w:rPr>
      </w:pPr>
      <w:del w:id="101129"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אין שכונה פחותה משלש אצבעות.</w:t>
      </w:r>
    </w:p>
    <w:p w:rsidR="00E403F0" w:rsidRDefault="00E403F0" w:rsidP="00E403F0">
      <w:pPr>
        <w:rPr>
          <w:rFonts w:ascii="FontbitDavid" w:hAnsi="FontbitDavid"/>
          <w:sz w:val="24"/>
          <w:rtl/>
        </w:rPr>
      </w:pPr>
    </w:p>
    <w:p>
      <w:pPr>
        <w:pStyle w:val="afffff8"/>
        <w:rPr>
          <w:ins w:id="90119" w:author="קלוד" w:date="2026-10-11T12:23:38Z"/>
        </w:rPr>
      </w:pPr>
      <w:ins w:id="90120" w:author="קלוד" w:date="2026-10-11T12:23:38Z">
        <w:r>
          <w:rPr>
            <w:color w:val="7B3F00"/>
          </w:rPr>
          <w:t xml:space="preserve">בגד שאבד בו כלאים - אסור במכירה ומותר לתכריכים</w:t>
        </w:r>
      </w:ins>
    </w:p>
    <w:p>
      <w:pPr>
        <w:pStyle w:val="38"/>
        <w:rPr>
          <w:ins w:id="101130" w:author="מנוע מכני" w:date="2026-10-11T12:04:39Z"/>
        </w:rPr>
      </w:pPr>
      <w:r w:rsidRPr="0038037E">
        <w:t>ת"ר</w:t>
      </w:r>
      <w:r w:rsidRPr="00B078C3">
        <w:t xml:space="preserve">:</w:t>
      </w:r>
    </w:p>
    <w:p w:rsidR="00E403F0" w:rsidRPr="00B078C3" w:rsidRDefault="00E403F0" w:rsidP="00E403F0">
      <w:pPr>
        <w:rPr>
          <w:rFonts w:ascii="FontbitDavid" w:hAnsi="FontbitDavid"/>
          <w:sz w:val="24"/>
          <w:rtl/>
        </w:rPr>
      </w:pPr>
      <w:del w:id="10113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בגד שאבד בו כלאים - הרי זה </w:t>
      </w:r>
      <w:r w:rsidRPr="00B078C3">
        <w:rPr>
          <w:rFonts w:ascii="FontbitDavid" w:hAnsi="FontbitDavid"/>
          <w:sz w:val="24"/>
          <w:rtl/>
        </w:rPr>
        <w:t xml:space="preserve">לא</w:t>
      </w:r>
      <w:r w:rsidRPr="00B078C3">
        <w:rPr>
          <w:rFonts w:ascii="FontbitDavid" w:hAnsi="FontbitDavid"/>
          <w:sz w:val="24"/>
          <w:rtl/>
        </w:rPr>
        <w:t xml:space="preserve"> ימכרנו לעובד כוכבים, ולא יעשנו מרדעת לחמור.</w:t>
      </w:r>
    </w:p>
    <w:p w:rsidR="00E403F0" w:rsidRPr="00B078C3" w:rsidRDefault="00E403F0" w:rsidP="00E403F0">
      <w:pPr>
        <w:rPr>
          <w:rFonts w:ascii="FontbitDavid" w:hAnsi="FontbitDavid"/>
          <w:sz w:val="24"/>
          <w:rtl/>
        </w:rPr>
      </w:pPr>
      <w:r w:rsidRPr="00B078C3">
        <w:rPr>
          <w:rFonts w:ascii="FontbitDavid" w:hAnsi="FontbitDavid"/>
          <w:sz w:val="24"/>
          <w:rtl/>
        </w:rPr>
        <w:t>אבל עושה ממנו תכריכין למת.</w:t>
      </w:r>
    </w:p>
    <w:p>
      <w:pPr>
        <w:pStyle w:val="38"/>
        <w:rPr>
          <w:ins w:id="101132" w:author="מנוע מכני" w:date="2026-10-11T12:04:39Z"/>
        </w:rPr>
      </w:pPr>
      <w:ins w:id="92445" w:author="מנוע מכני" w:date="2026-10-11T12:04:39Z">
        <w:r>
          <w:t xml:space="preserve">א"ר</w:t>
        </w:r>
      </w:ins>
      <w:del w:id="92446" w:author="מנוע מכני" w:date="2026-10-11T12:04:39Z">
        <w:r w:rsidRPr="00B078C3">
          <w:delText xml:space="preserve">א''ר</w:delText>
        </w:r>
      </w:del>
      <w:r w:rsidRPr="00B078C3">
        <w:t xml:space="preserve"> יוסף:</w:t>
      </w:r>
    </w:p>
    <w:p w:rsidR="00E403F0" w:rsidRPr="00B078C3" w:rsidRDefault="00E403F0" w:rsidP="00E403F0">
      <w:pPr>
        <w:rPr>
          <w:rFonts w:ascii="FontbitDavid" w:hAnsi="FontbitDavid"/>
          <w:sz w:val="24"/>
          <w:rtl/>
        </w:rPr>
      </w:pPr>
      <w:del w:id="10113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זאת אומרת - מצות בטלות לעתיד לבא.</w:t>
      </w:r>
    </w:p>
    <w:p w:rsidR="00E403F0" w:rsidRDefault="00E403F0" w:rsidP="00E403F0">
      <w:pPr>
        <w:rPr>
          <w:rFonts w:ascii="FontbitDavid" w:hAnsi="FontbitDavid"/>
          <w:sz w:val="24"/>
          <w:rtl/>
        </w:rPr>
      </w:pPr>
      <w:r>
        <w:rPr>
          <w:rFonts w:ascii="FontbitDavid" w:hAnsi="FontbitDavid" w:hint="cs"/>
          <w:sz w:val="24"/>
          <w:rtl/>
        </w:rPr>
        <w:t xml:space="preserve">ו</w:t>
      </w:r>
      <w:ins w:id="92447" w:author="מנוע מכני" w:date="2026-10-11T12:04:39Z">
        <w:r>
          <w:rPr>
            <w:rFonts w:ascii="FontbitDavid" w:hAnsi="FontbitDavid" w:hint="cs"/>
            <w:sz w:val="24"/>
            <w:rtl/>
          </w:rPr>
          <w:t xml:space="preserve">א"ל</w:t>
        </w:r>
      </w:ins>
      <w:del w:id="92448"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הך דאמרו </w:t>
      </w:r>
      <w:r>
        <w:rPr>
          <w:rStyle w:val="2fb"/>
          <w:rFonts w:ascii="FontbitDavid" w:hAnsi="FontbitDavid" w:hint="cs"/>
          <w:sz w:val="24"/>
          <w:rtl/>
        </w:rPr>
        <w:t xml:space="preserve">מר' ינאי</w:t>
      </w:r>
      <w:r>
        <w:rPr>
          <w:rFonts w:ascii="FontbitDavid" w:hAnsi="FontbitDavid" w:hint="cs"/>
          <w:sz w:val="24"/>
          <w:rtl/>
        </w:rPr>
        <w:t xml:space="preserve"> </w:t>
      </w:r>
      <w:ins w:id="92449" w:author="מנוע מכני" w:date="2026-10-11T12:04:39Z">
        <w:r>
          <w:rPr>
            <w:rFonts w:ascii="FontbitDavid" w:hAnsi="FontbitDavid" w:hint="cs"/>
            <w:sz w:val="24"/>
            <w:rtl/>
          </w:rPr>
          <w:t xml:space="preserve">ל"ש</w:t>
        </w:r>
      </w:ins>
      <w:del w:id="92450" w:author="מנוע מכני" w:date="2026-10-11T12:04:39Z">
        <w:r>
          <w:rPr>
            <w:rFonts w:ascii="FontbitDavid" w:hAnsi="FontbitDavid" w:hint="cs"/>
            <w:sz w:val="24"/>
            <w:rtl/>
          </w:rPr>
          <w:delText xml:space="preserve">ל''ש</w:delText>
        </w:r>
      </w:del>
      <w:r>
        <w:rPr>
          <w:rFonts w:ascii="FontbitDavid" w:hAnsi="FontbitDavid" w:hint="cs"/>
          <w:sz w:val="24"/>
          <w:rtl/>
        </w:rPr>
        <w:t xml:space="preserve"> אלא לסופדו אבל לקוברו אסור </w:t>
      </w:r>
    </w:p>
    <w:p>
      <w:pPr>
        <w:pStyle w:val="38"/>
        <w:rPr>
          <w:ins w:id="101134" w:author="מנוע מכני" w:date="2026-10-11T12:04:39Z"/>
        </w:rPr>
      </w:pPr>
      <w:r w:rsidRPr="00B078C3">
        <w:t xml:space="preserve">א"ל</w:t>
      </w:r>
      <w:r w:rsidRPr="00B078C3">
        <w:t xml:space="preserve">:</w:t>
      </w:r>
    </w:p>
    <w:p w:rsidR="00E403F0" w:rsidRPr="00B078C3" w:rsidRDefault="00E403F0" w:rsidP="00E403F0">
      <w:pPr>
        <w:pStyle w:val="a3"/>
        <w:rPr>
          <w:rtl/>
        </w:rPr>
      </w:pPr>
      <w:del w:id="101135" w:author="מנוע מכני" w:date="2026-10-11T12:04:39Z">
        <w:r w:rsidRPr="00B078C3">
          <w:rPr>
            <w:rtl/>
          </w:rPr>
          <w:delText xml:space="preserve"> </w:delText>
        </w:r>
      </w:del>
      <w:r>
        <w:rPr>
          <w:rFonts w:hint="cs"/>
          <w:rtl/>
        </w:rPr>
        <w:t xml:space="preserve">כבר </w:t>
      </w:r>
      <w:r>
        <w:rPr>
          <w:rFonts w:hint="cs"/>
          <w:rtl/>
        </w:rPr>
        <w:t xml:space="preserve">אמר</w:t>
      </w:r>
      <w:r>
        <w:rPr>
          <w:rFonts w:hint="cs"/>
          <w:rtl/>
        </w:rPr>
        <w:t xml:space="preserve"> עלה </w:t>
      </w:r>
      <w:r>
        <w:rPr>
          <w:rStyle w:val="2fb"/>
          <w:rFonts w:hint="cs"/>
          <w:rtl/>
        </w:rPr>
        <w:t xml:space="preserve">ר</w:t>
      </w:r>
      <w:ins w:id="92451" w:author="מנוע מכני" w:date="2026-10-11T12:04:39Z">
        <w:r>
          <w:rPr>
            <w:rStyle w:val="2fb"/>
            <w:rFonts w:hint="cs"/>
            <w:rtl/>
          </w:rPr>
          <w:t xml:space="preserve">י"ו</w:t>
        </w:r>
      </w:ins>
      <w:del w:id="92452" w:author="מנוע מכני" w:date="2026-10-11T12:04:39Z">
        <w:r>
          <w:rPr>
            <w:rFonts w:hint="cs"/>
            <w:rtl/>
          </w:rPr>
          <w:delText xml:space="preserve">י''ו</w:delText>
        </w:r>
      </w:del>
      <w:r>
        <w:rPr>
          <w:rFonts w:hint="cs"/>
          <w:rtl/>
        </w:rPr>
        <w:t xml:space="preserve"> אפי' לקוברו </w:t>
      </w:r>
      <w:ins w:id="94543" w:author="מנוע מכני" w:date="2026-10-11T12:04:39Z">
        <w:r>
          <w:rPr>
            <w:rFonts w:hint="cs"/>
            <w:rtl/>
          </w:rPr>
          <w:t xml:space="preserve">ולשיטתו</w:t>
        </w:r>
      </w:ins>
      <w:del w:id="94544" w:author="מנוע מכני" w:date="2026-10-11T12:04:39Z">
        <w:r>
          <w:rPr>
            <w:rFonts w:hint="cs"/>
            <w:rtl/>
          </w:rPr>
          <w:delText xml:space="preserve">ולטעמיה</w:delText>
        </w:r>
      </w:del>
      <w:r>
        <w:rPr>
          <w:rFonts w:hint="cs"/>
          <w:rtl/>
        </w:rPr>
        <w:t xml:space="preserve"> ד'</w:t>
      </w:r>
      <w:r w:rsidRPr="00B078C3">
        <w:rPr>
          <w:rtl/>
        </w:rPr>
        <w:t>במתים חפשי</w:t>
      </w:r>
      <w:r>
        <w:rPr>
          <w:rFonts w:hint="cs"/>
          <w:rtl/>
        </w:rPr>
        <w:t>'</w:t>
      </w:r>
      <w:r w:rsidRPr="00B078C3">
        <w:rPr>
          <w:rtl/>
        </w:rPr>
        <w:t>, כיון שמת אדם - נעשה חפשי מן המצות.</w:t>
      </w:r>
    </w:p>
    <w:p>
      <w:pPr>
        <w:pStyle w:val="38"/>
        <w:rPr>
          <w:ins w:id="101136" w:author="מנוע מכני" w:date="2026-10-11T12:04:39Z"/>
        </w:rPr>
      </w:pPr>
      <w:r>
        <w:t xml:space="preserve">ר</w:t>
      </w:r>
      <w:ins w:id="92453" w:author="מנוע מכני" w:date="2026-10-11T12:04:39Z">
        <w:r>
          <w:t xml:space="preserve">ב"פ</w:t>
        </w:r>
      </w:ins>
      <w:del w:id="92454" w:author="מנוע מכני" w:date="2026-10-11T12:04:39Z">
        <w:r>
          <w:delText xml:space="preserve">ב''פ</w:delText>
        </w:r>
      </w:del>
      <w:r>
        <w:t xml:space="preserve"> מ</w:t>
      </w:r>
      <w:ins w:id="92455" w:author="מנוע מכני" w:date="2026-10-11T12:04:39Z">
        <w:r>
          <w:t xml:space="preserve">ר"ח</w:t>
        </w:r>
      </w:ins>
      <w:del w:id="92456" w:author="מנוע מכני" w:date="2026-10-11T12:04:39Z">
        <w:r>
          <w:delText xml:space="preserve">ר''ח</w:delText>
        </w:r>
      </w:del>
      <w:r w:rsidRPr="00B078C3">
        <w:t xml:space="preserve">:</w:t>
      </w:r>
    </w:p>
    <w:p w:rsidR="00E403F0" w:rsidRPr="00B078C3" w:rsidRDefault="00E403F0" w:rsidP="00E403F0">
      <w:pPr>
        <w:rPr>
          <w:rFonts w:ascii="FontbitDavid" w:hAnsi="FontbitDavid"/>
          <w:sz w:val="24"/>
          <w:rtl/>
        </w:rPr>
      </w:pPr>
      <w:del w:id="10113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בגד שאבד בו כלאים - צובעו, ומותר.</w:t>
      </w:r>
    </w:p>
    <w:p>
      <w:pPr>
        <w:pStyle w:val="38"/>
        <w:rPr>
          <w:ins w:id="101138" w:author="מנוע מכני" w:date="2026-10-11T12:04:39Z"/>
        </w:rPr>
      </w:pPr>
      <w:del w:id="101860" w:author="מנוע מכני" w:date="2026-10-11T12:04:39Z">
        <w:r w:rsidRPr="00B078C3">
          <w:delText xml:space="preserve">א"ל </w:delText>
        </w:r>
      </w:del>
      <w:r w:rsidRPr="00B078C3">
        <w:t xml:space="preserve">רבא לר</w:t>
      </w:r>
      <w:ins w:id="92457" w:author="מנוע מכני" w:date="2026-10-11T12:04:39Z">
        <w:r>
          <w:t xml:space="preserve">ב"פ</w:t>
        </w:r>
      </w:ins>
      <w:del w:id="92458" w:author="מנוע מכני" w:date="2026-10-11T12:04:39Z">
        <w:r>
          <w:delText xml:space="preserve">ב''פ</w:delText>
        </w:r>
      </w:del>
      <w:r w:rsidRPr="00B078C3">
        <w:t xml:space="preserve">:</w:t>
      </w:r>
    </w:p>
    <w:p w:rsidR="00E403F0" w:rsidRDefault="00E403F0" w:rsidP="00E403F0">
      <w:pPr>
        <w:rPr>
          <w:rFonts w:ascii="FontbitDavid" w:hAnsi="FontbitDavid"/>
          <w:sz w:val="24"/>
          <w:rtl/>
        </w:rPr>
      </w:pPr>
      <w:del w:id="101139" w:author="מנוע מכני" w:date="2026-10-11T12:04:39Z">
        <w:r w:rsidRPr="00B078C3">
          <w:rPr>
            <w:rFonts w:ascii="FontbitDavid" w:hAnsi="FontbitDavid"/>
            <w:sz w:val="24"/>
            <w:rtl/>
          </w:rPr>
          <w:delText xml:space="preserve"> </w:delText>
        </w:r>
      </w:del>
      <w:ins w:id="97237" w:author="מנוע מכני" w:date="2026-10-11T12:04:39Z">
        <w:r>
          <w:rPr>
            <w:rFonts w:ascii="FontbitDavid" w:hAnsi="FontbitDavid"/>
            <w:sz w:val="24"/>
            <w:rtl/>
          </w:rPr>
          <w:t xml:space="preserve">מנין</w:t>
        </w:r>
      </w:ins>
      <w:del w:id="97238" w:author="מנוע מכני" w:date="2026-10-11T12:04:39Z">
        <w:r w:rsidRPr="00B078C3">
          <w:rPr>
            <w:rFonts w:ascii="FontbitDavid" w:hAnsi="FontbitDavid"/>
            <w:sz w:val="24"/>
            <w:rtl/>
          </w:rPr>
          <w:delText xml:space="preserve">מנא</w:delText>
        </w:r>
      </w:del>
      <w:r w:rsidRPr="00B078C3">
        <w:rPr>
          <w:rFonts w:ascii="FontbitDavid" w:hAnsi="FontbitDavid"/>
          <w:sz w:val="24"/>
          <w:rtl/>
        </w:rPr>
        <w:t xml:space="preserve"> </w:t>
      </w:r>
      <w:ins w:id="96179" w:author="מנוע מכני" w:date="2026-10-11T12:04:39Z">
        <w:r>
          <w:rPr>
            <w:rFonts w:ascii="FontbitDavid" w:hAnsi="FontbitDavid"/>
            <w:sz w:val="24"/>
            <w:rtl/>
          </w:rPr>
          <w:t xml:space="preserve">לו</w:t>
        </w:r>
      </w:ins>
      <w:del w:id="9618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לסבא הא? </w:t>
      </w:r>
      <w:r w:rsidRPr="00B078C3">
        <w:rPr>
          <w:rFonts w:ascii="FontbitDavid" w:hAnsi="FontbitDavid"/>
          <w:sz w:val="24"/>
          <w:rtl/>
        </w:rPr>
        <w:t xml:space="preserve">א"ל</w:t>
      </w:r>
      <w:r w:rsidRPr="00B078C3">
        <w:rPr>
          <w:rFonts w:ascii="FontbitDavid" w:hAnsi="FontbitDavid"/>
          <w:sz w:val="24"/>
          <w:rtl/>
        </w:rPr>
        <w:t xml:space="preserve">: מתני' היא, </w:t>
      </w:r>
      <w:r w:rsidRPr="00B078C3">
        <w:rPr>
          <w:rFonts w:ascii="FontbitDavid" w:hAnsi="FontbitDavid"/>
          <w:sz w:val="24"/>
          <w:rtl/>
        </w:rPr>
        <w:t xml:space="preserve">דתנן</w:t>
      </w:r>
      <w:r w:rsidRPr="00B078C3">
        <w:rPr>
          <w:rFonts w:ascii="FontbitDavid" w:hAnsi="FontbitDavid"/>
          <w:sz w:val="24"/>
          <w:rtl/>
        </w:rPr>
        <w:t xml:space="preserve"> בודק עד שמגיע לסלע, </w:t>
      </w:r>
      <w:ins w:id="97585" w:author="מנוע מכני" w:date="2026-10-11T12:04:39Z">
        <w:r>
          <w:rPr>
            <w:rFonts w:ascii="FontbitDavid" w:hAnsi="FontbitDavid"/>
            <w:sz w:val="24"/>
            <w:rtl/>
          </w:rPr>
          <w:t xml:space="preserve">ואם </w:t>
        </w:r>
      </w:ins>
      <w:del w:id="97586" w:author="מנוע מכני" w:date="2026-10-11T12:04:39Z">
        <w:r w:rsidRPr="00B078C3">
          <w:rPr>
            <w:rFonts w:ascii="FontbitDavid" w:hAnsi="FontbitDavid"/>
            <w:sz w:val="24"/>
            <w:rtl/>
          </w:rPr>
          <w:delText xml:space="preserve">ואי </w:delText>
        </w:r>
      </w:del>
      <w:ins w:id="94545" w:author="מנוע מכני" w:date="2026-10-11T12:04:39Z">
        <w:r>
          <w:rPr>
            <w:rFonts w:ascii="FontbitDavid" w:hAnsi="FontbitDavid"/>
            <w:sz w:val="24"/>
            <w:rtl/>
          </w:rPr>
          <w:t xml:space="preserve">אין</w:t>
        </w:r>
      </w:ins>
      <w:del w:id="94546"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 - </w:t>
      </w:r>
      <w:ins w:id="98541" w:author="מנוע מכני" w:date="2026-10-11T12:04:39Z">
        <w:r>
          <w:rPr>
            <w:rFonts w:ascii="FontbitDavid" w:hAnsi="FontbitDavid"/>
            <w:sz w:val="24"/>
            <w:rtl/>
          </w:rPr>
          <w:t xml:space="preserve">אמור</w:t>
        </w:r>
      </w:ins>
      <w:del w:id="98542"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עורב נטלה, </w:t>
      </w:r>
    </w:p>
    <w:p w:rsidR="00E403F0" w:rsidRPr="00B078C3" w:rsidRDefault="00E403F0" w:rsidP="00E403F0">
      <w:pPr>
        <w:rPr>
          <w:rFonts w:ascii="FontbitDavid" w:hAnsi="FontbitDavid"/>
          <w:sz w:val="24"/>
          <w:rtl/>
        </w:rPr>
      </w:pPr>
      <w:ins w:id="92459" w:author="מנוע מכני" w:date="2026-10-11T12:04:39Z">
        <w:r>
          <w:rPr>
            <w:rFonts w:ascii="FontbitDavid" w:hAnsi="FontbitDavid" w:hint="cs"/>
            <w:sz w:val="24"/>
            <w:rtl/>
          </w:rPr>
          <w:t xml:space="preserve">ה"נ</w:t>
        </w:r>
      </w:ins>
      <w:del w:id="92460" w:author="מנוע מכני" w:date="2026-10-11T12:04:39Z">
        <w:r>
          <w:rPr>
            <w:rFonts w:ascii="FontbitDavid" w:hAnsi="FontbitDavid" w:hint="cs"/>
            <w:sz w:val="24"/>
            <w:rtl/>
          </w:rPr>
          <w:lastRenderedPageBreak/>
          <w:delText xml:space="preserve">ה''נ</w:delText>
        </w:r>
      </w:del>
      <w:r w:rsidRPr="00B078C3">
        <w:rPr>
          <w:rFonts w:ascii="FontbitDavid" w:hAnsi="FontbitDavid"/>
          <w:sz w:val="24"/>
          <w:rtl/>
        </w:rPr>
        <w:t xml:space="preserve">: עמרא וכיתנא </w:t>
      </w:r>
      <w:ins w:id="94547" w:author="מנוע מכני" w:date="2026-10-11T12:04:39Z">
        <w:r>
          <w:rPr>
            <w:rFonts w:ascii="FontbitDavid" w:hAnsi="FontbitDavid"/>
            <w:sz w:val="24"/>
            <w:rtl/>
          </w:rPr>
          <w:t xml:space="preserve">כאחד</w:t>
        </w:r>
      </w:ins>
      <w:del w:id="94548" w:author="מנוע מכני" w:date="2026-10-11T12:04:39Z">
        <w:r w:rsidRPr="00B078C3">
          <w:rPr>
            <w:rFonts w:ascii="FontbitDavid" w:hAnsi="FontbitDavid"/>
            <w:sz w:val="24"/>
            <w:rtl/>
          </w:rPr>
          <w:delText xml:space="preserve">בהדדי</w:delText>
        </w:r>
      </w:del>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סליק </w:t>
      </w:r>
      <w:ins w:id="97059" w:author="מנוע מכני" w:date="2026-10-11T12:04:39Z">
        <w:r>
          <w:rPr>
            <w:rFonts w:ascii="FontbitDavid" w:hAnsi="FontbitDavid"/>
            <w:sz w:val="24"/>
            <w:rtl/>
          </w:rPr>
          <w:t xml:space="preserve">להם</w:t>
        </w:r>
      </w:ins>
      <w:del w:id="97060"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צבעא, וכיון דלא ידיע - </w:t>
      </w:r>
      <w:ins w:id="98543" w:author="מנוע מכני" w:date="2026-10-11T12:04:39Z">
        <w:r>
          <w:rPr>
            <w:rFonts w:ascii="FontbitDavid" w:hAnsi="FontbitDavid"/>
            <w:sz w:val="24"/>
            <w:rtl/>
          </w:rPr>
          <w:t xml:space="preserve">אמור</w:t>
        </w:r>
      </w:ins>
      <w:del w:id="98544"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מנתר נתר.</w:t>
      </w:r>
    </w:p>
    <w:p w:rsidR="00E403F0" w:rsidRDefault="00E403F0" w:rsidP="00E403F0">
      <w:pPr>
        <w:rPr>
          <w:rFonts w:ascii="FontbitDavid" w:hAnsi="FontbitDavid"/>
          <w:sz w:val="24"/>
          <w:rtl/>
        </w:rPr>
      </w:pPr>
    </w:p>
    <w:p>
      <w:pPr>
        <w:pStyle w:val="38"/>
        <w:rPr>
          <w:ins w:id="101140" w:author="מנוע מכני" w:date="2026-10-11T12:04:39Z"/>
        </w:rPr>
      </w:pPr>
      <w:r>
        <w:t xml:space="preserve">ראבד</w:t>
      </w:r>
      <w:ins w:id="92461" w:author="מנוע מכני" w:date="2026-10-11T12:04:39Z">
        <w:r>
          <w:t xml:space="preserve">ר"י</w:t>
        </w:r>
      </w:ins>
      <w:del w:id="92462" w:author="מנוע מכני" w:date="2026-10-11T12:04:39Z">
        <w:r>
          <w:delText xml:space="preserve">ר''י</w:delText>
        </w:r>
      </w:del>
      <w:r>
        <w:t xml:space="preserve"> מד</w:t>
      </w:r>
      <w:ins w:id="92463" w:author="מנוע מכני" w:date="2026-10-11T12:04:39Z">
        <w:r>
          <w:t xml:space="preserve">מ"ז</w:t>
        </w:r>
      </w:ins>
      <w:del w:id="92464" w:author="מנוע מכני" w:date="2026-10-11T12:04:39Z">
        <w:r>
          <w:delText xml:space="preserve">מ''ז</w:delText>
        </w:r>
      </w:del>
      <w:r>
        <w:t xml:space="preserve">:</w:t>
      </w:r>
    </w:p>
    <w:p w:rsidR="00E403F0" w:rsidRPr="00B078C3" w:rsidRDefault="00E403F0" w:rsidP="00E403F0">
      <w:pPr>
        <w:rPr>
          <w:rFonts w:ascii="FontbitDavid" w:hAnsi="FontbitDavid"/>
          <w:sz w:val="24"/>
          <w:rtl/>
        </w:rPr>
      </w:pPr>
      <w:del w:id="101141" w:author="מנוע מכני" w:date="2026-10-11T12:04:39Z">
        <w:r w:rsidRPr="00B078C3">
          <w:rPr>
            <w:rFonts w:ascii="FontbitDavid" w:hAnsi="FontbitDavid"/>
            <w:sz w:val="24"/>
            <w:rtl/>
          </w:rPr>
          <w:delText xml:space="preserve"> </w:delText>
        </w:r>
      </w:del>
      <w:ins w:id="96181" w:author="מנוע מכני" w:date="2026-10-11T12:04:39Z">
        <w:r>
          <w:rPr>
            <w:rFonts w:ascii="FontbitDavid" w:hAnsi="FontbitDavid"/>
            <w:sz w:val="24"/>
            <w:rtl/>
          </w:rPr>
          <w:t xml:space="preserve">זה</w:t>
        </w:r>
      </w:ins>
      <w:del w:id="96182"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מאן דרמי חוט</w:t>
      </w:r>
      <w:r>
        <w:rPr>
          <w:rFonts w:ascii="FontbitDavid" w:hAnsi="FontbitDavid" w:hint="cs"/>
          <w:sz w:val="24"/>
          <w:rtl/>
        </w:rPr>
        <w:t xml:space="preserve"> כותנה בגלימה דעמרא ונתקו ולא ידע אם ניתק </w:t>
      </w:r>
      <w:ins w:id="98545" w:author="מנוע מכני" w:date="2026-10-11T12:04:39Z">
        <w:r>
          <w:rPr>
            <w:rFonts w:ascii="FontbitDavid" w:hAnsi="FontbitDavid" w:hint="cs"/>
            <w:sz w:val="24"/>
            <w:rtl/>
          </w:rPr>
          <w:t xml:space="preserve">יפה</w:t>
        </w:r>
      </w:ins>
      <w:del w:id="98546" w:author="מנוע מכני" w:date="2026-10-11T12:04:39Z">
        <w:r>
          <w:rPr>
            <w:rFonts w:ascii="FontbitDavid" w:hAnsi="FontbitDavid" w:hint="cs"/>
            <w:sz w:val="24"/>
            <w:rtl/>
          </w:rPr>
          <w:delText xml:space="preserve">שפיר</w:delText>
        </w:r>
      </w:del>
    </w:p>
    <w:p w:rsidR="00E403F0" w:rsidRPr="002B4E05" w:rsidRDefault="00E403F0" w:rsidP="00E403F0">
      <w:pPr>
        <w:rPr>
          <w:rFonts w:ascii="FontbitDavid" w:hAnsi="FontbitDavid"/>
          <w:spacing w:val="-2"/>
          <w:sz w:val="24"/>
          <w:rtl/>
        </w:rPr>
      </w:pPr>
      <w:r w:rsidRPr="002B4E05">
        <w:rPr>
          <w:rFonts w:ascii="FontbitDavid" w:hAnsi="FontbitDavid" w:hint="cs"/>
          <w:spacing w:val="-2"/>
          <w:sz w:val="24"/>
          <w:rtl/>
        </w:rPr>
        <w:t>ד</w:t>
      </w:r>
      <w:r w:rsidRPr="002B4E05">
        <w:rPr>
          <w:rFonts w:ascii="FontbitDavid" w:hAnsi="FontbitDavid"/>
          <w:spacing w:val="-2"/>
          <w:sz w:val="24"/>
          <w:rtl/>
        </w:rPr>
        <w:t xml:space="preserve">מדאורייתא </w:t>
      </w:r>
      <w:r w:rsidRPr="002B4E05">
        <w:rPr>
          <w:rFonts w:ascii="FontbitDavid" w:hAnsi="FontbitDavid" w:hint="cs"/>
          <w:spacing w:val="-2"/>
          <w:sz w:val="24"/>
          <w:rtl/>
        </w:rPr>
        <w:t>'</w:t>
      </w:r>
      <w:r w:rsidRPr="002B4E05">
        <w:rPr>
          <w:rFonts w:ascii="FontbitDavid" w:hAnsi="FontbitDavid"/>
          <w:spacing w:val="-2"/>
          <w:sz w:val="24"/>
          <w:rtl/>
        </w:rPr>
        <w:t>שעטנז</w:t>
      </w:r>
      <w:r w:rsidRPr="002B4E05">
        <w:rPr>
          <w:rFonts w:ascii="FontbitDavid" w:hAnsi="FontbitDavid" w:hint="cs"/>
          <w:spacing w:val="-2"/>
          <w:sz w:val="24"/>
          <w:rtl/>
        </w:rPr>
        <w:t>'</w:t>
      </w:r>
      <w:r w:rsidRPr="002B4E05">
        <w:rPr>
          <w:rFonts w:ascii="FontbitDavid" w:hAnsi="FontbitDavid"/>
          <w:spacing w:val="-2"/>
          <w:sz w:val="24"/>
          <w:rtl/>
        </w:rPr>
        <w:t xml:space="preserve"> עד שיהיה שוע טווי ונוז, ורבנן גזרו </w:t>
      </w:r>
      <w:ins w:id="96183" w:author="מנוע מכני" w:date="2026-10-11T12:04:39Z">
        <w:r>
          <w:rPr>
            <w:rFonts w:ascii="FontbitDavid" w:hAnsi="FontbitDavid"/>
            <w:spacing w:val="-2"/>
            <w:sz w:val="24"/>
            <w:rtl/>
          </w:rPr>
          <w:t xml:space="preserve">בו</w:t>
        </w:r>
      </w:ins>
      <w:del w:id="96184" w:author="מנוע מכני" w:date="2026-10-11T12:04:39Z">
        <w:r w:rsidRPr="002B4E05">
          <w:rPr>
            <w:rFonts w:ascii="FontbitDavid" w:hAnsi="FontbitDavid"/>
            <w:spacing w:val="-2"/>
            <w:sz w:val="24"/>
            <w:rtl/>
          </w:rPr>
          <w:delText xml:space="preserve">ביה</w:delText>
        </w:r>
      </w:del>
      <w:r w:rsidRPr="002B4E05">
        <w:rPr>
          <w:rFonts w:ascii="FontbitDavid" w:hAnsi="FontbitDavid"/>
          <w:spacing w:val="-2"/>
          <w:sz w:val="24"/>
          <w:rtl/>
        </w:rPr>
        <w:t xml:space="preserve">, וכיון דלא ידע אינתקיה - שרי.</w:t>
      </w:r>
    </w:p>
    <w:p>
      <w:pPr>
        <w:pStyle w:val="38"/>
        <w:rPr>
          <w:ins w:id="101142" w:author="מנוע מכני" w:date="2026-10-11T12:04:39Z"/>
        </w:rPr>
      </w:pPr>
      <w:r w:rsidRPr="00027215">
        <w:t xml:space="preserve">מתקיף רב אשי:</w:t>
      </w:r>
    </w:p>
    <w:p w:rsidR="00E403F0" w:rsidRPr="00027215" w:rsidRDefault="00E403F0" w:rsidP="00E403F0">
      <w:pPr>
        <w:rPr>
          <w:rFonts w:ascii="FontbitDavid" w:hAnsi="FontbitDavid"/>
          <w:spacing w:val="-4"/>
          <w:sz w:val="24"/>
          <w:rtl/>
        </w:rPr>
      </w:pPr>
      <w:del w:id="101143" w:author="מנוע מכני" w:date="2026-10-11T12:04:39Z">
        <w:r w:rsidRPr="00027215">
          <w:rPr>
            <w:rFonts w:ascii="FontbitDavid" w:hAnsi="FontbitDavid"/>
            <w:spacing w:val="-4"/>
            <w:sz w:val="24"/>
            <w:rtl/>
          </w:rPr>
          <w:delText xml:space="preserve"> </w:delText>
        </w:r>
      </w:del>
      <w:ins w:id="98547" w:author="מנוע מכני" w:date="2026-10-11T12:04:39Z">
        <w:r>
          <w:rPr>
            <w:rFonts w:ascii="FontbitDavid" w:hAnsi="FontbitDavid"/>
            <w:spacing w:val="-4"/>
            <w:sz w:val="24"/>
            <w:rtl/>
          </w:rPr>
          <w:t xml:space="preserve">אמור</w:t>
        </w:r>
      </w:ins>
      <w:del w:id="98548" w:author="מנוע מכני" w:date="2026-10-11T12:04:39Z">
        <w:r w:rsidRPr="00027215">
          <w:rPr>
            <w:rFonts w:ascii="FontbitDavid" w:hAnsi="FontbitDavid"/>
            <w:spacing w:val="-4"/>
            <w:sz w:val="24"/>
            <w:rtl/>
          </w:rPr>
          <w:delText xml:space="preserve">אימר</w:delText>
        </w:r>
      </w:del>
      <w:r w:rsidRPr="00027215">
        <w:rPr>
          <w:rFonts w:ascii="FontbitDavid" w:hAnsi="FontbitDavid"/>
          <w:spacing w:val="-4"/>
          <w:sz w:val="24"/>
          <w:rtl/>
        </w:rPr>
        <w:t xml:space="preserve"> - </w:t>
      </w:r>
      <w:r w:rsidRPr="00027215">
        <w:rPr>
          <w:rFonts w:ascii="FontbitDavid" w:hAnsi="FontbitDavid"/>
          <w:b/>
          <w:bCs/>
          <w:spacing w:val="-4"/>
          <w:sz w:val="24"/>
          <w:rtl/>
        </w:rPr>
        <w:t>או</w:t>
      </w:r>
      <w:r w:rsidRPr="00027215">
        <w:rPr>
          <w:rFonts w:ascii="FontbitDavid" w:hAnsi="FontbitDavid"/>
          <w:spacing w:val="-4"/>
          <w:sz w:val="24"/>
          <w:rtl/>
        </w:rPr>
        <w:t xml:space="preserve"> שוע </w:t>
      </w:r>
      <w:r w:rsidRPr="00027215">
        <w:rPr>
          <w:rFonts w:ascii="FontbitDavid" w:hAnsi="FontbitDavid"/>
          <w:b/>
          <w:bCs/>
          <w:spacing w:val="-4"/>
          <w:sz w:val="24"/>
          <w:rtl/>
        </w:rPr>
        <w:t>או</w:t>
      </w:r>
      <w:r w:rsidRPr="00027215">
        <w:rPr>
          <w:rFonts w:ascii="FontbitDavid" w:hAnsi="FontbitDavid"/>
          <w:spacing w:val="-4"/>
          <w:sz w:val="24"/>
          <w:rtl/>
        </w:rPr>
        <w:t xml:space="preserve"> טווי </w:t>
      </w:r>
      <w:r w:rsidRPr="00027215">
        <w:rPr>
          <w:rFonts w:ascii="FontbitDavid" w:hAnsi="FontbitDavid"/>
          <w:b/>
          <w:bCs/>
          <w:spacing w:val="-4"/>
          <w:sz w:val="24"/>
          <w:rtl/>
        </w:rPr>
        <w:t>או</w:t>
      </w:r>
      <w:r w:rsidRPr="00027215">
        <w:rPr>
          <w:rFonts w:ascii="FontbitDavid" w:hAnsi="FontbitDavid"/>
          <w:spacing w:val="-4"/>
          <w:sz w:val="24"/>
          <w:rtl/>
        </w:rPr>
        <w:t xml:space="preserve"> נוז! והלכתא </w:t>
      </w:r>
      <w:r w:rsidRPr="00027215">
        <w:rPr>
          <w:rStyle w:val="2fb"/>
          <w:rFonts w:ascii="FontbitDavid" w:hAnsi="FontbitDavid"/>
          <w:spacing w:val="-4"/>
          <w:sz w:val="24"/>
          <w:rtl/>
        </w:rPr>
        <w:t xml:space="preserve">כ</w:t>
      </w:r>
      <w:ins w:id="92465" w:author="מנוע מכני" w:date="2026-10-11T12:04:39Z">
        <w:r>
          <w:rPr>
            <w:rStyle w:val="2fb"/>
            <w:rFonts w:ascii="FontbitDavid" w:hAnsi="FontbitDavid"/>
            <w:spacing w:val="-4"/>
            <w:sz w:val="24"/>
            <w:rtl/>
          </w:rPr>
          <w:t xml:space="preserve">מ"ז</w:t>
        </w:r>
      </w:ins>
      <w:del w:id="92466" w:author="מנוע מכני" w:date="2026-10-11T12:04:39Z">
        <w:r w:rsidRPr="00027215">
          <w:rPr>
            <w:rFonts w:ascii="FontbitDavid" w:hAnsi="FontbitDavid"/>
            <w:spacing w:val="-4"/>
            <w:sz w:val="24"/>
            <w:rtl/>
          </w:rPr>
          <w:delText xml:space="preserve">מ</w:delText>
        </w:r>
        <w:r w:rsidRPr="00027215">
          <w:rPr>
            <w:rFonts w:ascii="FontbitDavid" w:hAnsi="FontbitDavid" w:hint="cs"/>
            <w:spacing w:val="-4"/>
            <w:sz w:val="24"/>
            <w:rtl/>
          </w:rPr>
          <w:delText xml:space="preserve">''ז</w:delText>
        </w:r>
      </w:del>
      <w:r w:rsidRPr="00027215">
        <w:rPr>
          <w:rFonts w:ascii="FontbitDavid" w:hAnsi="FontbitDavid"/>
          <w:spacing w:val="-4"/>
          <w:sz w:val="24"/>
          <w:rtl/>
        </w:rPr>
        <w:t xml:space="preserve">, מדאפקינהו </w:t>
      </w:r>
      <w:ins w:id="96185" w:author="מנוע מכני" w:date="2026-10-11T12:04:39Z">
        <w:r>
          <w:rPr>
            <w:rFonts w:ascii="FontbitDavid" w:hAnsi="FontbitDavid"/>
            <w:spacing w:val="-4"/>
            <w:sz w:val="24"/>
            <w:rtl/>
          </w:rPr>
          <w:t xml:space="preserve">התורה</w:t>
        </w:r>
      </w:ins>
      <w:del w:id="96186" w:author="מנוע מכני" w:date="2026-10-11T12:04:39Z">
        <w:r w:rsidRPr="00027215">
          <w:rPr>
            <w:rFonts w:ascii="FontbitDavid" w:hAnsi="FontbitDavid"/>
            <w:spacing w:val="-4"/>
            <w:sz w:val="24"/>
            <w:rtl/>
          </w:rPr>
          <w:delText xml:space="preserve">רחמנא</w:delText>
        </w:r>
      </w:del>
      <w:r w:rsidRPr="00027215">
        <w:rPr>
          <w:rFonts w:ascii="FontbitDavid" w:hAnsi="FontbitDavid"/>
          <w:spacing w:val="-4"/>
          <w:sz w:val="24"/>
          <w:rtl/>
        </w:rPr>
        <w:t xml:space="preserve"> </w:t>
      </w:r>
      <w:ins w:id="98075" w:author="מנוע מכני" w:date="2026-10-11T12:04:39Z">
        <w:r>
          <w:rPr>
            <w:rFonts w:ascii="FontbitDavid" w:hAnsi="FontbitDavid"/>
            <w:spacing w:val="-4"/>
            <w:sz w:val="24"/>
            <w:rtl/>
          </w:rPr>
          <w:t xml:space="preserve">באחת</w:t>
        </w:r>
      </w:ins>
      <w:del w:id="98076" w:author="מנוע מכני" w:date="2026-10-11T12:04:39Z">
        <w:r w:rsidRPr="00027215">
          <w:rPr>
            <w:rFonts w:ascii="FontbitDavid" w:hAnsi="FontbitDavid"/>
            <w:spacing w:val="-4"/>
            <w:sz w:val="24"/>
            <w:rtl/>
          </w:rPr>
          <w:delText xml:space="preserve">בחדא</w:delText>
        </w:r>
      </w:del>
      <w:r w:rsidRPr="00027215">
        <w:rPr>
          <w:rFonts w:ascii="FontbitDavid" w:hAnsi="FontbitDavid"/>
          <w:spacing w:val="-4"/>
          <w:sz w:val="24"/>
          <w:rtl/>
        </w:rPr>
        <w:t xml:space="preserve"> לישנא.</w:t>
      </w:r>
    </w:p>
    <w:p w:rsidR="00E403F0" w:rsidRDefault="00E403F0" w:rsidP="00E403F0">
      <w:pPr>
        <w:rPr>
          <w:rFonts w:ascii="FontbitDavid" w:hAnsi="FontbitDavid"/>
          <w:sz w:val="24"/>
          <w:rtl/>
        </w:rPr>
      </w:pPr>
    </w:p>
    <w:p>
      <w:pPr>
        <w:pStyle w:val="afffff8"/>
        <w:rPr>
          <w:ins w:id="90117" w:author="קלוד" w:date="2026-10-11T12:23:38Z"/>
        </w:rPr>
      </w:pPr>
      <w:ins w:id="90118" w:author="קלוד" w:date="2026-10-11T12:23:38Z">
        <w:r>
          <w:rPr>
            <w:color w:val="7B3F00"/>
          </w:rPr>
          <w:t xml:space="preserve">בגד צבוע - האם מטמא משום כתם</w:t>
        </w:r>
      </w:ins>
    </w:p>
    <w:p w:rsidR="00E403F0"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xml:space="preserve">, בגד צבוע - מטמא משום כתם, </w:t>
      </w:r>
    </w:p>
    <w:p>
      <w:pPr>
        <w:pStyle w:val="38"/>
        <w:rPr>
          <w:ins w:id="101144" w:author="מנוע מכני" w:date="2026-10-11T12:04:39Z"/>
        </w:rPr>
      </w:pPr>
      <w:r>
        <w:t xml:space="preserve">רנ</w:t>
      </w:r>
      <w:ins w:id="92467" w:author="מנוע מכני" w:date="2026-10-11T12:04:39Z">
        <w:r>
          <w:t xml:space="preserve">ב"י</w:t>
        </w:r>
      </w:ins>
      <w:del w:id="92468" w:author="מנוע מכני" w:date="2026-10-11T12:04:39Z">
        <w:r>
          <w:delText xml:space="preserve">ב''י</w:delText>
        </w:r>
      </w:del>
      <w:r w:rsidRPr="00B078C3">
        <w:t xml:space="preserve">:</w:t>
      </w:r>
    </w:p>
    <w:p w:rsidR="00E403F0" w:rsidRPr="00B078C3" w:rsidRDefault="00E403F0" w:rsidP="00E403F0">
      <w:pPr>
        <w:rPr>
          <w:rFonts w:ascii="FontbitDavid" w:hAnsi="FontbitDavid"/>
          <w:sz w:val="24"/>
          <w:rtl/>
        </w:rPr>
      </w:pPr>
      <w:del w:id="101145"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אינו מטמא משום כתם, שלא </w:t>
      </w:r>
      <w:r w:rsidRPr="00DF26C7">
        <w:rPr>
          <w:rFonts w:ascii="FontbitDavid" w:hAnsi="FontbitDavid" w:hint="cs"/>
          <w:b/>
          <w:bCs/>
          <w:sz w:val="24"/>
          <w:rtl/>
        </w:rPr>
        <w:t>הותרו</w:t>
      </w:r>
      <w:r>
        <w:rPr>
          <w:rFonts w:ascii="FontbitDavid" w:hAnsi="FontbitDavid" w:hint="cs"/>
          <w:sz w:val="24"/>
          <w:rtl/>
        </w:rPr>
        <w:t xml:space="preserve"> </w:t>
      </w:r>
      <w:r w:rsidRPr="00B078C3">
        <w:rPr>
          <w:rFonts w:ascii="FontbitDavid" w:hAnsi="FontbitDavid"/>
          <w:sz w:val="24"/>
          <w:rtl/>
        </w:rPr>
        <w:t>בגדי צבעונין לאשה אלא להקל על כתמיהן.</w:t>
      </w:r>
    </w:p>
    <w:p w:rsidR="00E403F0" w:rsidRPr="00B078C3" w:rsidRDefault="00E403F0" w:rsidP="00E403F0">
      <w:pPr>
        <w:rPr>
          <w:rFonts w:ascii="FontbitDavid" w:hAnsi="FontbitDavid"/>
          <w:sz w:val="24"/>
          <w:rtl/>
        </w:rPr>
      </w:pPr>
      <w:r w:rsidRPr="00B078C3">
        <w:rPr>
          <w:rFonts w:ascii="FontbitDavid" w:hAnsi="FontbitDavid"/>
          <w:sz w:val="24"/>
          <w:rtl/>
        </w:rPr>
        <w:t>הותרו - מכלל דאסירי</w:t>
      </w:r>
      <w:r>
        <w:rPr>
          <w:rFonts w:ascii="FontbitDavid" w:hAnsi="FontbitDavid" w:hint="cs"/>
          <w:sz w:val="24"/>
          <w:rtl/>
        </w:rPr>
        <w:t>-</w:t>
      </w:r>
      <w:r w:rsidRPr="00B078C3">
        <w:rPr>
          <w:rFonts w:ascii="FontbitDavid" w:hAnsi="FontbitDavid"/>
          <w:sz w:val="24"/>
          <w:rtl/>
        </w:rPr>
        <w:t xml:space="preserve"> </w:t>
      </w:r>
      <w:r w:rsidRPr="00B078C3">
        <w:rPr>
          <w:rFonts w:ascii="FontbitDavid" w:hAnsi="FontbitDavid"/>
          <w:sz w:val="24"/>
          <w:rtl/>
        </w:rPr>
        <w:t xml:space="preserve">דתנן</w:t>
      </w:r>
      <w:r w:rsidRPr="00B078C3">
        <w:rPr>
          <w:rFonts w:ascii="FontbitDavid" w:hAnsi="FontbitDavid"/>
          <w:sz w:val="24"/>
          <w:rtl/>
        </w:rPr>
        <w:t xml:space="preserve">: בפולמוס של אספסינוס גזרו על עטרות חתנים ועל האירוס.</w:t>
      </w:r>
    </w:p>
    <w:p w:rsidR="00E403F0" w:rsidRPr="00B078C3" w:rsidRDefault="00E403F0" w:rsidP="00E403F0">
      <w:pPr>
        <w:rPr>
          <w:rFonts w:ascii="FontbitDavid" w:hAnsi="FontbitDavid"/>
          <w:sz w:val="24"/>
          <w:rtl/>
        </w:rPr>
      </w:pPr>
      <w:r w:rsidRPr="00B078C3">
        <w:rPr>
          <w:rFonts w:ascii="FontbitDavid" w:hAnsi="FontbitDavid"/>
          <w:sz w:val="24"/>
          <w:rtl/>
        </w:rPr>
        <w:t xml:space="preserve">בקשו לגזור על בגדי צבעונין, </w:t>
      </w:r>
      <w:ins w:id="94549" w:author="מנוע מכני" w:date="2026-10-11T12:04:39Z">
        <w:r>
          <w:rPr>
            <w:rFonts w:ascii="FontbitDavid" w:hAnsi="FontbitDavid"/>
            <w:sz w:val="24"/>
            <w:rtl/>
          </w:rPr>
          <w:t xml:space="preserve">אמרו</w:t>
        </w:r>
      </w:ins>
      <w:del w:id="94550" w:author="מנוע מכני" w:date="2026-10-11T12:04:39Z">
        <w:r w:rsidRPr="00B078C3">
          <w:rPr>
            <w:rFonts w:ascii="FontbitDavid" w:hAnsi="FontbitDavid"/>
            <w:sz w:val="24"/>
            <w:rtl/>
          </w:rPr>
          <w:delText xml:space="preserve">אמרי</w:delText>
        </w:r>
      </w:del>
      <w:r w:rsidRPr="00B078C3">
        <w:rPr>
          <w:rFonts w:ascii="FontbitDavid" w:hAnsi="FontbitDavid"/>
          <w:sz w:val="24"/>
          <w:rtl/>
        </w:rPr>
        <w:t xml:space="preserve">: הא עדיפא - כדי להקל על כתמיהן.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pStyle w:val="afff3"/>
        <w:framePr w:wrap="around"/>
        <w:rPr>
          <w:rtl/>
        </w:rPr>
      </w:pPr>
      <w:r>
        <w:rPr>
          <w:rFonts w:hint="cs"/>
          <w:rtl/>
        </w:rPr>
        <w:t xml:space="preserve">סב. </w:t>
      </w:r>
    </w:p>
    <w:p>
      <w:pPr>
        <w:pStyle w:val="MishnaBatzad"/>
        <w:rPr>
          <w:ins w:id="20389" w:author="קלוד" w:date="2026-10-11T09:07:21Z"/>
        </w:rPr>
      </w:pPr>
      <w:ins w:id="20388" w:author="קלוד" w:date="2026-10-11T09:07:21Z">
        <w:r>
          <w:t xml:space="preserve">משנה ו</w:t>
        </w:r>
      </w:ins>
    </w:p>
    <w:p w:rsidR="00E403F0" w:rsidRPr="00D65BEC" w:rsidRDefault="00E403F0" w:rsidP="00E403F0">
      <w:pPr>
        <w:pStyle w:val="afff9"/>
        <w:rPr>
          <w:del w:id="20261" w:author="קלוד" w:date="2026-10-11T09:07:21Z"/>
          <w:rtl/>
        </w:rPr>
      </w:pPr>
      <w:del w:id="20260" w:author="קלוד" w:date="2026-10-11T09:07:21Z">
        <w:r w:rsidRPr="00D65BEC">
          <w:rPr>
            <w:rtl/>
          </w:rPr>
          <w:delText xml:space="preserve">מתני'.</w:delText>
        </w:r>
      </w:del>
    </w:p>
    <w:p w:rsidR="00E403F0" w:rsidRPr="00D65BEC" w:rsidRDefault="00E403F0" w:rsidP="00E403F0">
      <w:pPr>
        <w:pStyle w:val="afff9"/>
        <w:spacing w:before="120"/>
        <w:rPr>
          <w:rtl/>
        </w:rPr>
        <w:pPrChange w:id="90052" w:author="קלוד" w:date="2026-10-11T12:09:42Z">
          <w:pPr>
            <w:pStyle w:val="afff9"/>
          </w:pPr>
        </w:pPrChange>
      </w:pPr>
      <w:r w:rsidRPr="00D65BEC">
        <w:rPr>
          <w:rtl/>
        </w:rPr>
        <w:t xml:space="preserve">שבעה סמנין מעבירין על הכתם: רוק תפל, ומי גריסין, ומי רגלים, ונתר, ובורית, </w:t>
      </w:r>
      <w:r w:rsidRPr="00D65BEC">
        <w:rPr>
          <w:rFonts w:hint="cs"/>
          <w:rtl/>
        </w:rPr>
        <w:t>ק</w:t>
      </w:r>
      <w:r w:rsidRPr="00D65BEC">
        <w:rPr>
          <w:rtl/>
        </w:rPr>
        <w:t>מוניא, ואשלג, הטבילו ועשה על גביו טהרות, העביר עליו שבעה סמנין ולא עבר - הרי זה צבע, הטהרות טהורות ואינו צריך להטביל.</w:t>
      </w:r>
    </w:p>
    <w:p w:rsidR="00E403F0" w:rsidRPr="00D65BEC" w:rsidRDefault="00E403F0" w:rsidP="00E403F0">
      <w:pPr>
        <w:pStyle w:val="afff9"/>
        <w:rPr>
          <w:rtl/>
        </w:rPr>
      </w:pPr>
      <w:r w:rsidRPr="00D65BEC">
        <w:rPr>
          <w:rtl/>
        </w:rPr>
        <w:t>עבר או שדיהה - הרי זה כתם, והטהרות טמאות, וצריך להטביל.</w:t>
      </w:r>
    </w:p>
    <w:p w:rsidR="00E403F0" w:rsidRPr="00D65BEC" w:rsidRDefault="00E403F0" w:rsidP="00E403F0">
      <w:pPr>
        <w:pStyle w:val="afff9"/>
        <w:rPr>
          <w:rtl/>
        </w:rPr>
      </w:pPr>
      <w:r w:rsidRPr="00D65BEC">
        <w:rPr>
          <w:rtl/>
        </w:rPr>
        <w:t>איזהו רוק תפל - כל שלא טעם כלום.</w:t>
      </w:r>
    </w:p>
    <w:p w:rsidR="00E403F0" w:rsidRPr="00D65BEC" w:rsidRDefault="00E403F0" w:rsidP="00E403F0">
      <w:pPr>
        <w:pStyle w:val="afff9"/>
        <w:rPr>
          <w:rtl/>
        </w:rPr>
      </w:pPr>
      <w:r w:rsidRPr="00D65BEC">
        <w:rPr>
          <w:rtl/>
        </w:rPr>
        <w:t>מי גריסין - לעיסת גריסין של פול חלוקת נפש.</w:t>
      </w:r>
    </w:p>
    <w:p w:rsidR="00E403F0" w:rsidRPr="00D65BEC" w:rsidRDefault="00E403F0" w:rsidP="00E403F0">
      <w:pPr>
        <w:pStyle w:val="afff9"/>
        <w:rPr>
          <w:rtl/>
        </w:rPr>
      </w:pPr>
      <w:r w:rsidRPr="00D65BEC">
        <w:rPr>
          <w:rtl/>
        </w:rPr>
        <w:t>מי רגלים - שהחמיצו.</w:t>
      </w:r>
    </w:p>
    <w:p w:rsidR="00E403F0" w:rsidRPr="00D65BEC" w:rsidRDefault="00E403F0" w:rsidP="00E403F0">
      <w:pPr>
        <w:pStyle w:val="afff9"/>
        <w:rPr>
          <w:rtl/>
        </w:rPr>
      </w:pPr>
      <w:r w:rsidRPr="00D65BEC">
        <w:rPr>
          <w:rtl/>
        </w:rPr>
        <w:t>וצריך לכסכס שלש פעמים לכל אחד ואחד.</w:t>
      </w:r>
    </w:p>
    <w:p w:rsidR="00E403F0" w:rsidRPr="00D65BEC" w:rsidRDefault="00E403F0" w:rsidP="00E403F0">
      <w:pPr>
        <w:pStyle w:val="afff9"/>
        <w:rPr>
          <w:rtl/>
        </w:rPr>
      </w:pPr>
      <w:r w:rsidRPr="00D65BEC">
        <w:rPr>
          <w:rtl/>
        </w:rPr>
        <w:t>העבירן שלא כסדרן, או שהעביר שבעה סמנין כאחת - לא עשה ולא כלום.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15" w:author="קלוד" w:date="2026-10-11T12:23:38Z"/>
        </w:rPr>
      </w:pPr>
      <w:ins w:id="90116" w:author="קלוד" w:date="2026-10-11T12:23:38Z">
        <w:r>
          <w:rPr>
            <w:color w:val="7B3F00"/>
          </w:rPr>
          <w:t xml:space="preserve">נתר אלכסנדרית - ולא נתר אנטיפטרית</w:t>
        </w:r>
      </w:ins>
    </w:p>
    <w:p>
      <w:pPr>
        <w:pStyle w:val="38"/>
        <w:rPr>
          <w:ins w:id="101146" w:author="מנוע מכני" w:date="2026-10-11T12:04:39Z"/>
        </w:rPr>
      </w:pPr>
      <w:r w:rsidRPr="00B078C3">
        <w:t xml:space="preserve">תנא:</w:t>
      </w:r>
    </w:p>
    <w:p w:rsidR="00E403F0" w:rsidRPr="00B078C3" w:rsidRDefault="00E403F0" w:rsidP="00E403F0">
      <w:pPr>
        <w:rPr>
          <w:rFonts w:ascii="FontbitDavid" w:hAnsi="FontbitDavid"/>
          <w:sz w:val="24"/>
          <w:rtl/>
        </w:rPr>
      </w:pPr>
      <w:del w:id="101147"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נתר אלכסנדרית ולא נתר אנטפטרית.</w:t>
      </w:r>
    </w:p>
    <w:p w:rsidR="00E403F0" w:rsidRPr="00B078C3" w:rsidRDefault="00E403F0" w:rsidP="00E403F0">
      <w:pPr>
        <w:jc w:val="center"/>
        <w:rPr>
          <w:del w:id="90172" w:author="מנוע עיצוב" w:date="2026-10-11T12:09:26Z"/>
          <w:rFonts w:ascii="FontbitDavid" w:hAnsi="FontbitDavid"/>
          <w:sz w:val="24"/>
          <w:rtl/>
        </w:rPr>
      </w:pPr>
      <w:del w:id="9017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3" w:author="קלוד" w:date="2026-10-11T09:07:21Z">
          <w:pPr>
            <w:pStyle w:val="affff1"/>
            <w:rPr>
              <w:rtl/>
            </w:rPr>
          </w:pPr>
        </w:pPrChange>
      </w:pPr>
      <w:ins w:id="9883" w:author="מספור קטעי משנה" w:date="2026-10-11T09:25:19Z">
        <w:r>
          <w:rPr>
            <w:rStyle w:val="MisparKeta"/>
          </w:rPr>
          <w:t xml:space="preserve">ב. </w:t>
        </w:r>
      </w:ins>
      <w:r w:rsidRPr="00B078C3">
        <w:rPr>
          <w:rtl/>
        </w:rPr>
        <w:t>בורית.</w:t>
      </w:r>
    </w:p>
    <w:p w:rsidR="00E403F0" w:rsidRDefault="00E403F0" w:rsidP="00E403F0">
      <w:pPr>
        <w:rPr>
          <w:rFonts w:ascii="FontbitDavid" w:hAnsi="FontbitDavid"/>
          <w:sz w:val="24"/>
          <w:rtl/>
        </w:rPr>
      </w:pPr>
      <w:ins w:id="92469" w:author="מנוע מכני" w:date="2026-10-11T12:04:39Z">
        <w:r>
          <w:rPr>
            <w:rFonts w:ascii="FontbitDavid" w:hAnsi="FontbitDavid"/>
            <w:sz w:val="24"/>
            <w:rtl/>
          </w:rPr>
          <w:t xml:space="preserve">א"ר</w:t>
        </w:r>
      </w:ins>
      <w:del w:id="92470"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יהודה: זה אהלא.</w:t>
      </w:r>
      <w:r>
        <w:rPr>
          <w:rFonts w:ascii="FontbitDavid" w:hAnsi="FontbitDavid" w:hint="cs"/>
          <w:sz w:val="24"/>
          <w:rtl/>
        </w:rPr>
        <w:t xml:space="preserve"> </w:t>
      </w:r>
    </w:p>
    <w:p w:rsidR="00E403F0" w:rsidRDefault="00E403F0" w:rsidP="00E403F0">
      <w:pPr>
        <w:rPr>
          <w:rFonts w:ascii="FontbitDavid" w:hAnsi="FontbitDavid"/>
          <w:sz w:val="24"/>
          <w:rtl/>
        </w:rPr>
      </w:pPr>
      <w:ins w:id="96187" w:author="מנוע מכני" w:date="2026-10-11T12:04:39Z">
        <w:r>
          <w:rPr>
            <w:rFonts w:ascii="FontbitDavid" w:hAnsi="FontbitDavid" w:hint="cs"/>
            <w:sz w:val="24"/>
            <w:rtl/>
          </w:rPr>
          <w:t xml:space="preserve">ושני</w:t>
        </w:r>
      </w:ins>
      <w:del w:id="96188" w:author="מנוע מכני" w:date="2026-10-11T12:04:39Z">
        <w:r>
          <w:rPr>
            <w:rFonts w:ascii="FontbitDavid" w:hAnsi="FontbitDavid" w:hint="cs"/>
            <w:sz w:val="24"/>
            <w:rtl/>
          </w:rPr>
          <w:delText xml:space="preserve">ותרי</w:delText>
        </w:r>
      </w:del>
      <w:r>
        <w:rPr>
          <w:rFonts w:ascii="FontbitDavid" w:hAnsi="FontbitDavid" w:hint="cs"/>
          <w:sz w:val="24"/>
          <w:rtl/>
        </w:rPr>
        <w:t xml:space="preserve"> גוונא אהלא וזהו </w:t>
      </w:r>
      <w:r>
        <w:rPr>
          <w:rFonts w:ascii="FontbitDavid" w:hAnsi="FontbitDavid" w:hint="cs"/>
          <w:sz w:val="24"/>
          <w:rtl/>
        </w:rPr>
        <w:t xml:space="preserve">דתניא</w:t>
      </w:r>
      <w:r>
        <w:rPr>
          <w:rFonts w:ascii="FontbitDavid" w:hAnsi="FontbitDavid" w:hint="cs"/>
          <w:sz w:val="24"/>
          <w:rtl/>
        </w:rPr>
        <w:t xml:space="preserve"> הבורית והאוהל </w:t>
      </w:r>
    </w:p>
    <w:p w:rsidR="00E403F0" w:rsidRPr="00B078C3" w:rsidRDefault="00E403F0" w:rsidP="00E403F0">
      <w:pPr>
        <w:rPr>
          <w:rFonts w:ascii="FontbitDavid" w:hAnsi="FontbitDavid"/>
          <w:sz w:val="24"/>
          <w:rtl/>
        </w:rPr>
      </w:pPr>
      <w:r>
        <w:rPr>
          <w:rFonts w:ascii="FontbitDavid" w:hAnsi="FontbitDavid" w:hint="cs"/>
          <w:sz w:val="24"/>
          <w:rtl/>
        </w:rPr>
        <w:t xml:space="preserve">וזהו </w:t>
      </w:r>
      <w:r>
        <w:rPr>
          <w:rFonts w:ascii="FontbitDavid" w:hAnsi="FontbitDavid" w:hint="cs"/>
          <w:sz w:val="24"/>
          <w:rtl/>
        </w:rPr>
        <w:t xml:space="preserve">דתניא</w:t>
      </w:r>
      <w:ins w:id="97317" w:author="מנוע מכני" w:date="2026-10-11T12:04:39Z">
        <w:r>
          <w:rPr>
            <w:rFonts w:ascii="FontbitDavid" w:hAnsi="FontbitDavid" w:hint="cs"/>
            <w:sz w:val="24"/>
            <w:rtl/>
          </w:rPr>
          <w:t xml:space="preserve">:</w:t>
        </w:r>
      </w:ins>
      <w:del w:id="97318"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w:delText>
        </w:r>
      </w:del>
      <w:r w:rsidRPr="00B078C3">
        <w:rPr>
          <w:rFonts w:ascii="FontbitDavid" w:hAnsi="FontbitDavid"/>
          <w:sz w:val="24"/>
          <w:rtl/>
        </w:rPr>
        <w:t xml:space="preserve"> הוסיפו עליהן הלביצין, והלעונין, הבורית, והאהל.</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B078C3" w:rsidRDefault="00E403F0" w:rsidP="00E403F0">
      <w:pPr>
        <w:rPr>
          <w:rFonts w:ascii="FontbitDavid" w:hAnsi="FontbitDavid"/>
          <w:sz w:val="24"/>
          <w:rtl/>
        </w:rPr>
      </w:pPr>
      <w:r w:rsidRPr="00B078C3">
        <w:rPr>
          <w:rFonts w:ascii="FontbitDavid" w:hAnsi="FontbitDavid"/>
          <w:sz w:val="24"/>
          <w:rtl/>
        </w:rPr>
        <w:t>קמוניא.</w:t>
      </w:r>
      <w:r>
        <w:rPr>
          <w:rFonts w:ascii="FontbitDavid" w:hAnsi="FontbitDavid" w:hint="cs"/>
          <w:sz w:val="24"/>
          <w:rtl/>
        </w:rPr>
        <w:t xml:space="preserve"> - </w:t>
      </w:r>
      <w:ins w:id="92471" w:author="מנוע מכני" w:date="2026-10-11T12:04:39Z">
        <w:r>
          <w:rPr>
            <w:rFonts w:ascii="FontbitDavid" w:hAnsi="FontbitDavid"/>
            <w:sz w:val="24"/>
            <w:rtl/>
          </w:rPr>
          <w:t xml:space="preserve">א"ר</w:t>
        </w:r>
      </w:ins>
      <w:del w:id="9247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יהודה: שלוף דוץ.</w:t>
      </w:r>
    </w:p>
    <w:p w:rsidR="00E403F0" w:rsidRPr="00B078C3" w:rsidRDefault="00E403F0" w:rsidP="00E403F0">
      <w:pPr>
        <w:jc w:val="center"/>
        <w:rPr>
          <w:del w:id="90174" w:author="מנוע עיצוב" w:date="2026-10-11T12:09:26Z"/>
          <w:rFonts w:ascii="FontbitDavid" w:hAnsi="FontbitDavid"/>
          <w:sz w:val="24"/>
          <w:rtl/>
        </w:rPr>
      </w:pPr>
      <w:del w:id="9017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4" w:author="קלוד" w:date="2026-10-11T09:07:21Z">
          <w:pPr>
            <w:pStyle w:val="affff1"/>
            <w:rPr>
              <w:rtl/>
            </w:rPr>
          </w:pPr>
        </w:pPrChange>
      </w:pPr>
      <w:ins w:id="9884" w:author="מספור קטעי משנה" w:date="2026-10-11T09:25:19Z">
        <w:r>
          <w:rPr>
            <w:rStyle w:val="MisparKeta"/>
          </w:rPr>
          <w:t xml:space="preserve">ג. </w:t>
        </w:r>
      </w:ins>
      <w:r w:rsidRPr="00B078C3">
        <w:rPr>
          <w:rtl/>
        </w:rPr>
        <w:t>ואשלג.</w:t>
      </w:r>
    </w:p>
    <w:p>
      <w:pPr>
        <w:pStyle w:val="38"/>
        <w:rPr>
          <w:ins w:id="101148" w:author="מנוע מכני" w:date="2026-10-11T12:04:39Z"/>
        </w:rPr>
      </w:pPr>
      <w:del w:id="101807" w:author="מנוע מכני" w:date="2026-10-11T12:04:39Z">
        <w:r w:rsidRPr="00017C1D">
          <w:delText xml:space="preserve">אמר </w:delText>
        </w:r>
      </w:del>
      <w:r w:rsidRPr="00017C1D">
        <w:t xml:space="preserve">שמואל:</w:t>
      </w:r>
    </w:p>
    <w:p w:rsidR="00E403F0" w:rsidRPr="00017C1D" w:rsidRDefault="00E403F0" w:rsidP="00E403F0">
      <w:pPr>
        <w:pStyle w:val="a3"/>
        <w:rPr>
          <w:spacing w:val="0"/>
          <w:rtl/>
        </w:rPr>
      </w:pPr>
      <w:del w:id="101149" w:author="מנוע מכני" w:date="2026-10-11T12:04:39Z">
        <w:r w:rsidRPr="00017C1D">
          <w:rPr>
            <w:spacing w:val="0"/>
            <w:rtl/>
          </w:rPr>
          <w:delText xml:space="preserve"> </w:delText>
        </w:r>
      </w:del>
      <w:r w:rsidRPr="00017C1D">
        <w:rPr>
          <w:spacing w:val="0"/>
          <w:rtl/>
        </w:rPr>
        <w:t xml:space="preserve">שאלתי ל</w:t>
      </w:r>
      <w:r w:rsidRPr="00017C1D">
        <w:rPr>
          <w:rFonts w:hint="cs"/>
          <w:spacing w:val="0"/>
          <w:rtl/>
        </w:rPr>
        <w:t>יורדי הים</w:t>
      </w:r>
      <w:r w:rsidRPr="00017C1D">
        <w:rPr>
          <w:spacing w:val="0"/>
          <w:rtl/>
        </w:rPr>
        <w:t xml:space="preserve"> ואמרו, אשלגא שמיה, ו</w:t>
      </w:r>
      <w:r w:rsidRPr="00017C1D">
        <w:rPr>
          <w:rFonts w:hint="cs"/>
          <w:spacing w:val="0"/>
          <w:rtl/>
        </w:rPr>
        <w:t>מצוי ב</w:t>
      </w:r>
      <w:r w:rsidRPr="00017C1D">
        <w:rPr>
          <w:spacing w:val="0"/>
          <w:rtl/>
        </w:rPr>
        <w:t xml:space="preserve">נקבי </w:t>
      </w:r>
      <w:ins w:id="90273" w:author="Claude - סמנטי" w:date="2026-10-11T12:19:29Z">
        <w:r>
          <w:rPr>
            <w:spacing w:val="0"/>
            <w:rtl/>
          </w:rPr>
          <w:t xml:space="preserve">מרגלית</w:t>
        </w:r>
      </w:ins>
      <w:del w:id="90274" w:author="Claude - סמנטי" w:date="2026-10-11T12:19:29Z">
        <w:r w:rsidRPr="00017C1D">
          <w:rPr>
            <w:spacing w:val="0"/>
            <w:rtl/>
          </w:rPr>
          <w:delText xml:space="preserve">מרגניתא</w:delText>
        </w:r>
      </w:del>
      <w:r w:rsidRPr="00017C1D">
        <w:rPr>
          <w:spacing w:val="0"/>
          <w:rtl/>
        </w:rPr>
        <w:t xml:space="preserve">, ומפקי לה ברמצא דפרזלא.</w:t>
      </w:r>
    </w:p>
    <w:p w:rsidR="00E403F0" w:rsidRPr="00B078C3" w:rsidRDefault="00E403F0" w:rsidP="00E403F0">
      <w:pPr>
        <w:jc w:val="center"/>
        <w:rPr>
          <w:del w:id="90176" w:author="מנוע עיצוב" w:date="2026-10-11T12:09:26Z"/>
          <w:rFonts w:ascii="FontbitDavid" w:hAnsi="FontbitDavid"/>
          <w:sz w:val="24"/>
          <w:rtl/>
        </w:rPr>
      </w:pPr>
      <w:del w:id="9017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5" w:author="קלוד" w:date="2026-10-11T09:07:21Z">
          <w:pPr>
            <w:pStyle w:val="affff1"/>
            <w:rPr>
              <w:rtl/>
            </w:rPr>
          </w:pPr>
        </w:pPrChange>
      </w:pPr>
      <w:ins w:id="9885" w:author="מספור קטעי משנה" w:date="2026-10-11T09:25:19Z">
        <w:r>
          <w:rPr>
            <w:rStyle w:val="MisparKeta"/>
          </w:rPr>
          <w:t xml:space="preserve">ה. </w:t>
        </w:r>
      </w:ins>
      <w:r w:rsidRPr="00B078C3">
        <w:rPr>
          <w:rtl/>
        </w:rPr>
        <w:t>הטבילו ועשה [כו'].</w:t>
      </w:r>
    </w:p>
    <w:p>
      <w:pPr>
        <w:pStyle w:val="38"/>
        <w:rPr>
          <w:ins w:id="101150" w:author="מנוע מכני" w:date="2026-10-11T12:04:39Z"/>
        </w:rPr>
      </w:pPr>
      <w:ins w:id="92473" w:author="מנוע מכני" w:date="2026-10-11T12:04:39Z">
        <w:r>
          <w:t xml:space="preserve">ת"ר</w:t>
        </w:r>
      </w:ins>
      <w:del w:id="92474" w:author="מנוע מכני" w:date="2026-10-11T12:04:39Z">
        <w:r>
          <w:delText xml:space="preserve">ת''ר</w:delText>
        </w:r>
      </w:del>
      <w:r w:rsidRPr="00B078C3">
        <w:t xml:space="preserve">:</w:t>
      </w:r>
    </w:p>
    <w:p w:rsidR="00E403F0" w:rsidRPr="00B078C3" w:rsidRDefault="00E403F0" w:rsidP="00E403F0">
      <w:pPr>
        <w:rPr>
          <w:rFonts w:ascii="FontbitDavid" w:hAnsi="FontbitDavid"/>
          <w:sz w:val="24"/>
          <w:rtl/>
        </w:rPr>
      </w:pPr>
      <w:del w:id="101151"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העביר עליו שבעה סמנין - ולא עבר צפון - ועבר - טהרותיו טמאות.</w:t>
      </w:r>
    </w:p>
    <w:p w:rsidR="00E403F0" w:rsidRPr="00B078C3" w:rsidRDefault="00E403F0" w:rsidP="00E403F0">
      <w:pPr>
        <w:rPr>
          <w:rFonts w:ascii="FontbitDavid" w:hAnsi="FontbitDavid"/>
          <w:sz w:val="24"/>
          <w:rtl/>
        </w:rPr>
      </w:pPr>
      <w:r w:rsidRPr="00B078C3">
        <w:rPr>
          <w:rFonts w:ascii="FontbitDavid" w:hAnsi="FontbitDavid"/>
          <w:sz w:val="24"/>
          <w:rtl/>
        </w:rPr>
        <w:t xml:space="preserve">צפון צבע </w:t>
      </w:r>
      <w:ins w:id="94551" w:author="מנוע מכני" w:date="2026-10-11T12:04:39Z">
        <w:r>
          <w:rPr>
            <w:rFonts w:ascii="FontbitDavid" w:hAnsi="FontbitDavid"/>
            <w:sz w:val="24"/>
            <w:rtl/>
          </w:rPr>
          <w:t xml:space="preserve">גם</w:t>
        </w:r>
      </w:ins>
      <w:del w:id="9455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מעבר! אלא: העביר עליו ששה סמנין ולא עבר, העביר עליו צפון ועבר - טהרותיו טמאות, שאם העביר שביעי מתחילה - שמא עבר.</w:t>
      </w:r>
    </w:p>
    <w:p>
      <w:pPr>
        <w:pStyle w:val="38"/>
        <w:rPr>
          <w:ins w:id="101152" w:author="מנוע מכני" w:date="2026-10-11T12:04:39Z"/>
        </w:rPr>
      </w:pPr>
      <w:r w:rsidRPr="00B078C3">
        <w:t xml:space="preserve">תניא</w:t>
      </w:r>
      <w:r w:rsidRPr="00B078C3">
        <w:t xml:space="preserve"> אידך:</w:t>
      </w:r>
    </w:p>
    <w:p w:rsidR="00E403F0" w:rsidRPr="00B078C3" w:rsidRDefault="00E403F0" w:rsidP="00E403F0">
      <w:pPr>
        <w:rPr>
          <w:rFonts w:ascii="FontbitDavid" w:hAnsi="FontbitDavid"/>
          <w:sz w:val="24"/>
          <w:rtl/>
        </w:rPr>
      </w:pPr>
      <w:del w:id="101153"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העביר עליו שבעה סמנין ולא עבר, שנאן ועבר - טהרותיו טהורות.</w:t>
      </w:r>
    </w:p>
    <w:p>
      <w:pPr>
        <w:pStyle w:val="38"/>
        <w:rPr>
          <w:ins w:id="101154" w:author="מנוע מכני" w:date="2026-10-11T12:04:39Z"/>
        </w:rPr>
      </w:pPr>
      <w:r>
        <w:t xml:space="preserve">א</w:t>
      </w:r>
      <w:ins w:id="92475" w:author="מנוע מכני" w:date="2026-10-11T12:04:39Z">
        <w:r>
          <w:t xml:space="preserve">ר"ז</w:t>
        </w:r>
      </w:ins>
      <w:del w:id="92476" w:author="מנוע מכני" w:date="2026-10-11T12:04:39Z">
        <w:r>
          <w:delText xml:space="preserve">ר''ז</w:delText>
        </w:r>
      </w:del>
      <w:r>
        <w:t xml:space="preserve">:</w:t>
      </w:r>
    </w:p>
    <w:p w:rsidR="00E403F0" w:rsidRDefault="00E403F0" w:rsidP="00E403F0">
      <w:pPr>
        <w:rPr>
          <w:rFonts w:ascii="FontbitDavid" w:hAnsi="FontbitDavid"/>
          <w:sz w:val="24"/>
          <w:rtl/>
        </w:rPr>
      </w:pPr>
      <w:del w:id="101155" w:author="מנוע מכני" w:date="2026-10-11T12:04:39Z">
        <w:r>
          <w:rPr>
            <w:rFonts w:ascii="FontbitDavid" w:hAnsi="FontbitDavid"/>
            <w:sz w:val="24"/>
            <w:rtl/>
          </w:rPr>
          <w:delText xml:space="preserve"> </w:delText>
        </w:r>
      </w:del>
      <w:ins w:id="92477" w:author="מנוע מכני" w:date="2026-10-11T12:04:39Z">
        <w:r>
          <w:rPr>
            <w:rFonts w:ascii="FontbitDavid" w:hAnsi="FontbitDavid" w:hint="cs"/>
            <w:sz w:val="24"/>
            <w:rtl/>
          </w:rPr>
          <w:t xml:space="preserve">ל"ש</w:t>
        </w:r>
      </w:ins>
      <w:del w:id="92478" w:author="מנוע מכני" w:date="2026-10-11T12:04:39Z">
        <w:r>
          <w:rPr>
            <w:rFonts w:ascii="FontbitDavid" w:hAnsi="FontbitDavid" w:hint="cs"/>
            <w:sz w:val="24"/>
            <w:rtl/>
          </w:rPr>
          <w:delText xml:space="preserve">ל''ש</w:delText>
        </w:r>
      </w:del>
      <w:r w:rsidRPr="00B078C3">
        <w:rPr>
          <w:rFonts w:ascii="FontbitDavid" w:hAnsi="FontbitDavid"/>
          <w:sz w:val="24"/>
          <w:rtl/>
        </w:rPr>
        <w:t xml:space="preserve"> אלא הטהרות שנעשו בין תכבוסת ראשונה לשניה, </w:t>
      </w:r>
    </w:p>
    <w:p w:rsidR="00E403F0" w:rsidRPr="00B078C3" w:rsidRDefault="00E403F0" w:rsidP="00E403F0">
      <w:pPr>
        <w:rPr>
          <w:rFonts w:ascii="FontbitDavid" w:hAnsi="FontbitDavid"/>
          <w:sz w:val="24"/>
          <w:rtl/>
        </w:rPr>
      </w:pPr>
      <w:r w:rsidRPr="00B078C3">
        <w:rPr>
          <w:rFonts w:ascii="FontbitDavid" w:hAnsi="FontbitDavid"/>
          <w:sz w:val="24"/>
          <w:rtl/>
        </w:rPr>
        <w:t>אבל טהרות שנעשו אחר תכבוסת שניה - טהרותיו טמאות, שהרי הקפיד עליו ועבר.</w:t>
      </w:r>
    </w:p>
    <w:p w:rsidR="00E403F0" w:rsidRDefault="00E403F0" w:rsidP="00E403F0">
      <w:pPr>
        <w:pStyle w:val="afff3"/>
        <w:framePr w:wrap="around"/>
        <w:rPr>
          <w:rtl/>
        </w:rPr>
      </w:pPr>
      <w:r>
        <w:rPr>
          <w:rFonts w:hint="cs"/>
          <w:rtl/>
        </w:rPr>
        <w:lastRenderedPageBreak/>
        <w:t>סב:</w:t>
      </w:r>
    </w:p>
    <w:p>
      <w:pPr>
        <w:pStyle w:val="38"/>
        <w:rPr>
          <w:ins w:id="101156" w:author="מנוע מכני" w:date="2026-10-11T12:04:39Z"/>
        </w:rPr>
      </w:pPr>
      <w:ins w:id="92479" w:author="מנוע מכני" w:date="2026-10-11T12:04:39Z">
        <w:del w:id="101861" w:author="מנוע מכני" w:date="2026-10-11T12:04:39Z">
          <w:r>
            <w:delText xml:space="preserve">א"ל</w:delText>
          </w:r>
          <w:r>
            <w:delText xml:space="preserve"> </w:delText>
          </w:r>
        </w:del>
      </w:ins>
      <w:del w:id="92480" w:author="מנוע מכני" w:date="2026-10-11T12:04:39Z">
        <w:r>
          <w:delText xml:space="preserve">א''ל</w:delText>
        </w:r>
      </w:del>
      <w:ins w:id="92481" w:author="מנוע מכני" w:date="2026-10-11T12:04:39Z">
        <w:r>
          <w:t xml:space="preserve">ר"א</w:t>
        </w:r>
      </w:ins>
      <w:del w:id="92482" w:author="מנוע מכני" w:date="2026-10-11T12:04:39Z">
        <w:r>
          <w:delText xml:space="preserve">ר''א</w:delText>
        </w:r>
      </w:del>
      <w:r>
        <w:t xml:space="preserve"> לרב אשי</w:t>
      </w:r>
      <w:r w:rsidRPr="00B078C3">
        <w:t xml:space="preserve">:</w:t>
      </w:r>
    </w:p>
    <w:p w:rsidR="00E403F0" w:rsidRDefault="00E403F0" w:rsidP="00E403F0">
      <w:pPr>
        <w:rPr>
          <w:rFonts w:ascii="FontbitDavid" w:hAnsi="FontbitDavid"/>
          <w:sz w:val="24"/>
          <w:rtl/>
        </w:rPr>
      </w:pPr>
      <w:del w:id="101157" w:author="מנוע מכני" w:date="2026-10-11T12:04:39Z">
        <w:r w:rsidRPr="00B078C3">
          <w:rPr>
            <w:rFonts w:ascii="FontbitDavid" w:hAnsi="FontbitDavid"/>
            <w:sz w:val="24"/>
            <w:rtl/>
          </w:rPr>
          <w:delText xml:space="preserve"> </w:delText>
        </w:r>
      </w:del>
      <w:ins w:id="96189" w:author="מנוע מכני" w:date="2026-10-11T12:04:39Z">
        <w:r>
          <w:rPr>
            <w:rFonts w:ascii="FontbitDavid" w:hAnsi="FontbitDavid"/>
            <w:sz w:val="24"/>
            <w:rtl/>
          </w:rPr>
          <w:t xml:space="preserve">כלום</w:t>
        </w:r>
      </w:ins>
      <w:del w:id="96190" w:author="מנוע מכני" w:date="2026-10-11T12:04:39Z">
        <w:r w:rsidRPr="00B078C3">
          <w:rPr>
            <w:rFonts w:ascii="FontbitDavid" w:hAnsi="FontbitDavid"/>
            <w:sz w:val="24"/>
            <w:rtl/>
          </w:rPr>
          <w:delText xml:space="preserve">מיד</w:delText>
        </w:r>
        <w:r>
          <w:rPr>
            <w:rFonts w:ascii="FontbitDavid" w:hAnsi="FontbitDavid"/>
            <w:sz w:val="24"/>
            <w:rtl/>
          </w:rPr>
          <w:delText xml:space="preserve">י</w:delText>
        </w:r>
      </w:del>
      <w:r>
        <w:rPr>
          <w:rFonts w:ascii="FontbitDavid" w:hAnsi="FontbitDavid"/>
          <w:sz w:val="24"/>
          <w:rtl/>
        </w:rPr>
        <w:t xml:space="preserve"> בקפידא תליא </w:t>
      </w:r>
      <w:ins w:id="94553" w:author="מנוע מכני" w:date="2026-10-11T12:04:39Z">
        <w:r>
          <w:rPr>
            <w:rFonts w:ascii="FontbitDavid" w:hAnsi="FontbitDavid"/>
            <w:sz w:val="24"/>
            <w:rtl/>
          </w:rPr>
          <w:t xml:space="preserve">דבר</w:t>
        </w:r>
      </w:ins>
      <w:del w:id="94554" w:author="מנוע מכני" w:date="2026-10-11T12:04:39Z">
        <w:r>
          <w:rPr>
            <w:rFonts w:ascii="FontbitDavid" w:hAnsi="FontbitDavid"/>
            <w:sz w:val="24"/>
            <w:rtl/>
          </w:rPr>
          <w:delText xml:space="preserve">מילתא</w:delText>
        </w:r>
      </w:del>
      <w:r>
        <w:rPr>
          <w:rFonts w:ascii="FontbitDavid" w:hAnsi="FontbitDavid"/>
          <w:sz w:val="24"/>
          <w:rtl/>
        </w:rPr>
        <w:t xml:space="preserve">? </w:t>
      </w:r>
      <w:r>
        <w:rPr>
          <w:rFonts w:ascii="FontbitDavid" w:hAnsi="FontbitDavid"/>
          <w:sz w:val="24"/>
          <w:rtl/>
        </w:rPr>
        <w:t xml:space="preserve">א"ל</w:t>
      </w:r>
      <w:r>
        <w:rPr>
          <w:rFonts w:ascii="FontbitDavid" w:hAnsi="FontbitDavid"/>
          <w:sz w:val="24"/>
          <w:rtl/>
        </w:rPr>
        <w:t xml:space="preserve">: אין </w:t>
      </w:r>
      <w:r w:rsidRPr="00B078C3">
        <w:rPr>
          <w:rFonts w:ascii="FontbitDavid" w:hAnsi="FontbitDavid"/>
          <w:sz w:val="24"/>
          <w:rtl/>
        </w:rPr>
        <w:t xml:space="preserve">דתניא</w:t>
      </w:r>
      <w:r w:rsidRPr="00B078C3">
        <w:rPr>
          <w:rFonts w:ascii="FontbitDavid" w:hAnsi="FontbitDavid"/>
          <w:sz w:val="24"/>
          <w:rtl/>
        </w:rPr>
        <w:t xml:space="preserve">, </w:t>
      </w:r>
      <w:ins w:id="92483" w:author="מנוע מכני" w:date="2026-10-11T12:04:39Z">
        <w:r>
          <w:rPr>
            <w:rStyle w:val="2fb"/>
            <w:rFonts w:ascii="FontbitDavid" w:hAnsi="FontbitDavid"/>
            <w:sz w:val="24"/>
            <w:rtl/>
          </w:rPr>
          <w:t xml:space="preserve">ר"ח</w:t>
        </w:r>
      </w:ins>
      <w:del w:id="92484"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''ח</w:delText>
        </w:r>
      </w:del>
      <w:r>
        <w:rPr>
          <w:rFonts w:ascii="FontbitDavid" w:hAnsi="FontbitDavid" w:hint="cs"/>
          <w:sz w:val="24"/>
          <w:rtl/>
        </w:rPr>
        <w:t xml:space="preserve"> </w:t>
      </w:r>
      <w:r>
        <w:rPr>
          <w:rFonts w:ascii="FontbitDavid" w:hAnsi="FontbitDavid"/>
          <w:sz w:val="24"/>
          <w:rtl/>
        </w:rPr>
        <w:t>אומר דם הנדה ודאי</w:t>
      </w:r>
      <w:r w:rsidRPr="00B078C3">
        <w:rPr>
          <w:rFonts w:ascii="FontbitDavid" w:hAnsi="FontbitDavid"/>
          <w:sz w:val="24"/>
          <w:rtl/>
        </w:rPr>
        <w:t xml:space="preserve"> מעביר עליו ז' סמנין ומבטלו, </w:t>
      </w:r>
      <w:ins w:id="96191" w:author="מנוע מכני" w:date="2026-10-11T12:04:39Z">
        <w:r>
          <w:rPr>
            <w:rFonts w:ascii="FontbitDavid" w:hAnsi="FontbitDavid"/>
            <w:sz w:val="24"/>
            <w:rtl/>
          </w:rPr>
          <w:t xml:space="preserve">ולמה</w:t>
        </w:r>
      </w:ins>
      <w:del w:id="96192" w:author="מנוע מכני" w:date="2026-10-11T12:04:39Z">
        <w:r w:rsidRPr="00B078C3">
          <w:rPr>
            <w:rFonts w:ascii="FontbitDavid" w:hAnsi="FontbitDavid"/>
            <w:sz w:val="24"/>
            <w:rtl/>
          </w:rPr>
          <w:delText xml:space="preserve">ואמאי</w:delText>
        </w:r>
      </w:del>
      <w:r w:rsidRPr="00B078C3">
        <w:rPr>
          <w:rFonts w:ascii="FontbitDavid" w:hAnsi="FontbitDavid"/>
          <w:sz w:val="24"/>
          <w:rtl/>
        </w:rPr>
        <w:t xml:space="preserve">? הא דם נדה הוא! </w:t>
      </w:r>
    </w:p>
    <w:p w:rsidR="00E403F0" w:rsidRPr="00B078C3" w:rsidRDefault="00E403F0" w:rsidP="00E403F0">
      <w:pPr>
        <w:rPr>
          <w:rFonts w:ascii="FontbitDavid" w:hAnsi="FontbitDavid"/>
          <w:sz w:val="24"/>
          <w:rtl/>
        </w:rPr>
      </w:pPr>
      <w:ins w:id="97005" w:author="מנוע מכני" w:date="2026-10-11T12:04:39Z">
        <w:r>
          <w:rPr>
            <w:rFonts w:ascii="FontbitDavid" w:hAnsi="FontbitDavid"/>
            <w:sz w:val="24"/>
            <w:rtl/>
          </w:rPr>
          <w:t xml:space="preserve">ומשמע</w:t>
        </w:r>
        <w:r>
          <w:rPr>
            <w:rFonts w:ascii="FontbitDavid" w:hAnsi="FontbitDavid"/>
            <w:sz w:val="24"/>
            <w:rtl/>
          </w:rPr>
          <w:t xml:space="preserve"> ש</w:t>
        </w:r>
      </w:ins>
      <w:del w:id="97006" w:author="מנוע מכני" w:date="2026-10-11T12:04:39Z">
        <w:r w:rsidRPr="00B078C3">
          <w:rPr>
            <w:rFonts w:ascii="FontbitDavid" w:hAnsi="FontbitDavid"/>
            <w:sz w:val="24"/>
            <w:rtl/>
          </w:rPr>
          <w:delText xml:space="preserve">אלמא </w:delText>
        </w:r>
      </w:del>
      <w:r w:rsidRPr="00B078C3">
        <w:rPr>
          <w:rFonts w:ascii="FontbitDavid" w:hAnsi="FontbitDavid"/>
          <w:sz w:val="24"/>
          <w:rtl/>
        </w:rPr>
        <w:t xml:space="preserve">- בקפידא תליא </w:t>
      </w:r>
      <w:ins w:id="94555" w:author="מנוע מכני" w:date="2026-10-11T12:04:39Z">
        <w:r>
          <w:rPr>
            <w:rFonts w:ascii="FontbitDavid" w:hAnsi="FontbitDavid"/>
            <w:sz w:val="24"/>
            <w:rtl/>
          </w:rPr>
          <w:t xml:space="preserve">דבר</w:t>
        </w:r>
      </w:ins>
      <w:del w:id="94556"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 </w:t>
      </w:r>
      <w:r w:rsidRPr="00B078C3">
        <w:rPr>
          <w:rFonts w:ascii="FontbitDavid" w:hAnsi="FontbitDavid"/>
          <w:sz w:val="24"/>
          <w:rtl/>
        </w:rPr>
        <w:t xml:space="preserve">ה"נ</w:t>
      </w:r>
      <w:r w:rsidRPr="00B078C3">
        <w:rPr>
          <w:rFonts w:ascii="FontbitDavid" w:hAnsi="FontbitDavid"/>
          <w:sz w:val="24"/>
          <w:rtl/>
        </w:rPr>
        <w:t xml:space="preserve"> - בקפידא תליא </w:t>
      </w:r>
      <w:ins w:id="94557" w:author="מנוע מכני" w:date="2026-10-11T12:04:39Z">
        <w:r>
          <w:rPr>
            <w:rFonts w:ascii="FontbitDavid" w:hAnsi="FontbitDavid"/>
            <w:sz w:val="24"/>
            <w:rtl/>
          </w:rPr>
          <w:t xml:space="preserve">דבר</w:t>
        </w:r>
      </w:ins>
      <w:del w:id="94558"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w:t>
      </w:r>
    </w:p>
    <w:p>
      <w:pPr>
        <w:pStyle w:val="afffff8"/>
        <w:rPr>
          <w:ins w:id="90113" w:author="קלוד" w:date="2026-10-11T12:23:38Z"/>
        </w:rPr>
      </w:pPr>
      <w:ins w:id="90114" w:author="קלוד" w:date="2026-10-11T12:23:38Z">
        <w:r>
          <w:rPr>
            <w:color w:val="7B3F00"/>
          </w:rPr>
          <w:t xml:space="preserve">חרסין שבלעו משקה זב - טמא בהסקת התנור</w:t>
        </w:r>
      </w:ins>
    </w:p>
    <w:p>
      <w:pPr>
        <w:pStyle w:val="38"/>
        <w:rPr>
          <w:ins w:id="101159" w:author="מנוע מכני" w:date="2026-10-11T12:04:39Z"/>
        </w:rPr>
      </w:pPr>
      <w:r w:rsidRPr="00B078C3">
        <w:t xml:space="preserve">תנן</w:t>
      </w:r>
      <w:r w:rsidRPr="00B078C3">
        <w:t xml:space="preserve"> </w:t>
      </w:r>
      <w:ins w:id="94559" w:author="מנוע מכני" w:date="2026-10-11T12:04:39Z">
        <w:r>
          <w:t xml:space="preserve">שם</w:t>
        </w:r>
      </w:ins>
      <w:del w:id="94560" w:author="מנוע מכני" w:date="2026-10-11T12:04:39Z">
        <w:r w:rsidRPr="00B078C3">
          <w:delText xml:space="preserve">התם</w:delText>
        </w:r>
      </w:del>
      <w:r w:rsidRPr="00B078C3">
        <w:t xml:space="preserve">:</w:t>
      </w:r>
    </w:p>
    <w:p w:rsidR="00E403F0" w:rsidRPr="00B078C3" w:rsidRDefault="00E403F0" w:rsidP="00E403F0">
      <w:pPr>
        <w:rPr>
          <w:rFonts w:ascii="FontbitDavid" w:hAnsi="FontbitDavid"/>
          <w:sz w:val="24"/>
          <w:rtl/>
        </w:rPr>
      </w:pPr>
      <w:del w:id="10116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חרסין שנשתמש בהן זב, שבלעו משקין, ו</w:t>
      </w:r>
      <w:r>
        <w:rPr>
          <w:rFonts w:ascii="FontbitDavid" w:hAnsi="FontbitDavid"/>
          <w:sz w:val="24"/>
          <w:rtl/>
        </w:rPr>
        <w:t>נפלו לאויר התנור, והוסק התנור</w:t>
      </w:r>
      <w:r w:rsidRPr="00B078C3">
        <w:rPr>
          <w:rFonts w:ascii="FontbitDavid" w:hAnsi="FontbitDavid"/>
          <w:sz w:val="24"/>
          <w:rtl/>
        </w:rPr>
        <w:t xml:space="preserve"> התנור טמא, שסוף משקה לצאת.</w:t>
      </w:r>
    </w:p>
    <w:p>
      <w:pPr>
        <w:pStyle w:val="38"/>
        <w:rPr>
          <w:ins w:id="101161" w:author="מנוע מכני" w:date="2026-10-11T12:04:39Z"/>
        </w:rPr>
      </w:pPr>
      <w:r w:rsidRPr="00B078C3">
        <w:t>א</w:t>
      </w:r>
      <w:r>
        <w:t xml:space="preserve">ר"ל:</w:t>
      </w:r>
    </w:p>
    <w:p w:rsidR="00E403F0" w:rsidRPr="00B078C3" w:rsidRDefault="00E403F0" w:rsidP="00E403F0">
      <w:pPr>
        <w:rPr>
          <w:rFonts w:ascii="FontbitDavid" w:hAnsi="FontbitDavid"/>
          <w:sz w:val="24"/>
          <w:rtl/>
        </w:rPr>
      </w:pPr>
      <w:del w:id="101162" w:author="מנוע מכני" w:date="2026-10-11T12:04:39Z">
        <w:r>
          <w:rPr>
            <w:rFonts w:ascii="FontbitDavid" w:hAnsi="FontbitDavid"/>
            <w:sz w:val="24"/>
            <w:rtl/>
          </w:rPr>
          <w:delText xml:space="preserve"> </w:delText>
        </w:r>
      </w:del>
      <w:ins w:id="97825" w:author="מנוע מכני" w:date="2026-10-11T12:04:39Z">
        <w:r>
          <w:rPr>
            <w:rFonts w:ascii="FontbitDavid" w:hAnsi="FontbitDavid"/>
            <w:sz w:val="24"/>
            <w:rtl/>
          </w:rPr>
          <w:t xml:space="preserve">דווקא </w:t>
        </w:r>
      </w:ins>
      <w:del w:id="97826" w:author="מנוע מכני" w:date="2026-10-11T12:04:39Z">
        <w:r>
          <w:rPr>
            <w:rFonts w:ascii="FontbitDavid" w:hAnsi="FontbitDavid"/>
            <w:sz w:val="24"/>
            <w:rtl/>
          </w:rPr>
          <w:delText xml:space="preserve">לא שנו </w:delText>
        </w:r>
        <w:r w:rsidRPr="00B078C3">
          <w:rPr>
            <w:rFonts w:ascii="FontbitDavid" w:hAnsi="FontbitDavid"/>
            <w:sz w:val="24"/>
            <w:rtl/>
          </w:rPr>
          <w:delText xml:space="preserve">אלא </w:delText>
        </w:r>
      </w:del>
      <w:r w:rsidRPr="00B078C3">
        <w:rPr>
          <w:rFonts w:ascii="FontbitDavid" w:hAnsi="FontbitDavid"/>
          <w:sz w:val="24"/>
          <w:rtl/>
        </w:rPr>
        <w:t xml:space="preserve">משקין קלים, אבל משקין חמורין - טמא </w:t>
      </w:r>
      <w:ins w:id="96415" w:author="מנוע מכני" w:date="2026-10-11T12:04:39Z">
        <w:r>
          <w:rPr>
            <w:rFonts w:ascii="FontbitDavid" w:hAnsi="FontbitDavid"/>
            <w:sz w:val="24"/>
            <w:rtl/>
          </w:rPr>
          <w:t xml:space="preserve">אף</w:t>
        </w:r>
      </w:ins>
      <w:del w:id="96416"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שלא הוסק התנור.</w:t>
      </w:r>
    </w:p>
    <w:p>
      <w:pPr>
        <w:pStyle w:val="38"/>
        <w:rPr>
          <w:ins w:id="101163" w:author="מנוע מכני" w:date="2026-10-11T12:04:39Z"/>
        </w:rPr>
      </w:pPr>
      <w:r w:rsidRPr="00B078C3">
        <w:t xml:space="preserve">ר</w:t>
      </w:r>
      <w:ins w:id="92485" w:author="מנוע מכני" w:date="2026-10-11T12:04:39Z">
        <w:r>
          <w:t xml:space="preserve">י"ו</w:t>
        </w:r>
      </w:ins>
      <w:del w:id="92486" w:author="מנוע מכני" w:date="2026-10-11T12:04:39Z">
        <w:r w:rsidRPr="00B078C3">
          <w:delText xml:space="preserve">י''ו</w:delText>
        </w:r>
      </w:del>
      <w:del w:id="101808"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1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אחד משקין קלין ואחד משקין חמורין, אם הוסק התנור - אין, </w:t>
      </w:r>
      <w:ins w:id="97587" w:author="מנוע מכני" w:date="2026-10-11T12:04:39Z">
        <w:r>
          <w:rPr>
            <w:rFonts w:ascii="FontbitDavid" w:hAnsi="FontbitDavid"/>
            <w:sz w:val="24"/>
            <w:rtl/>
          </w:rPr>
          <w:t xml:space="preserve">אם </w:t>
        </w:r>
      </w:ins>
      <w:del w:id="97588"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לא</w:t>
      </w:r>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w:t>
      </w:r>
    </w:p>
    <w:p w:rsidR="00E403F0" w:rsidRDefault="00E403F0" w:rsidP="00E403F0">
      <w:pPr>
        <w:rPr>
          <w:rFonts w:ascii="FontbitDavid" w:hAnsi="FontbitDavid"/>
          <w:sz w:val="24"/>
          <w:rtl/>
        </w:rPr>
      </w:pPr>
    </w:p>
    <w:p>
      <w:pPr>
        <w:pStyle w:val="38"/>
        <w:rPr>
          <w:ins w:id="101165" w:author="מנוע מכני" w:date="2026-10-11T12:04:39Z"/>
        </w:rPr>
      </w:pPr>
      <w:r w:rsidRPr="00B078C3">
        <w:t xml:space="preserve">איתיביה ר</w:t>
      </w:r>
      <w:ins w:id="92487" w:author="מנוע מכני" w:date="2026-10-11T12:04:39Z">
        <w:r>
          <w:t xml:space="preserve">י"ו</w:t>
        </w:r>
      </w:ins>
      <w:del w:id="92488" w:author="מנוע מכני" w:date="2026-10-11T12:04:39Z">
        <w:r w:rsidRPr="00B078C3">
          <w:delText xml:space="preserve">י''ו</w:delText>
        </w:r>
      </w:del>
      <w:r w:rsidRPr="00B078C3">
        <w:t xml:space="preserve"> ל</w:t>
      </w:r>
      <w:ins w:id="92489" w:author="מנוע מכני" w:date="2026-10-11T12:04:39Z">
        <w:r>
          <w:t xml:space="preserve">ר"ל</w:t>
        </w:r>
      </w:ins>
      <w:del w:id="92490" w:author="מנוע מכני" w:date="2026-10-11T12:04:39Z">
        <w:r w:rsidRPr="00B078C3">
          <w:delText xml:space="preserve">ר''ל</w:delText>
        </w:r>
      </w:del>
      <w:r w:rsidRPr="00B078C3">
        <w:t xml:space="preserve">:</w:t>
      </w:r>
    </w:p>
    <w:p w:rsidR="00E403F0" w:rsidRPr="00B078C3" w:rsidRDefault="00E403F0" w:rsidP="00E403F0">
      <w:pPr>
        <w:rPr>
          <w:rFonts w:ascii="FontbitDavid" w:hAnsi="FontbitDavid"/>
          <w:sz w:val="24"/>
          <w:rtl/>
        </w:rPr>
      </w:pPr>
      <w:del w:id="10116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הטבילו ועשה על גביו טהרות, והעביר עליו ז' סמנין ולא עבר - הרי זה צבע, וטהרותיו טהורות, ואין צריך להטביל! </w:t>
      </w:r>
      <w:ins w:id="92491" w:author="מנוע מכני" w:date="2026-10-11T12:04:39Z">
        <w:r>
          <w:rPr>
            <w:rFonts w:ascii="FontbitDavid" w:hAnsi="FontbitDavid" w:hint="cs"/>
            <w:sz w:val="24"/>
            <w:rtl/>
          </w:rPr>
          <w:t xml:space="preserve">א"ל</w:t>
        </w:r>
      </w:ins>
      <w:del w:id="92492" w:author="מנוע מכני" w:date="2026-10-11T12:04:39Z">
        <w:r>
          <w:rPr>
            <w:rFonts w:ascii="FontbitDavid" w:hAnsi="FontbitDavid" w:hint="cs"/>
            <w:sz w:val="24"/>
            <w:rtl/>
          </w:rPr>
          <w:delText xml:space="preserve">א''ל</w:delText>
        </w:r>
      </w:del>
      <w:r w:rsidRPr="00B078C3">
        <w:rPr>
          <w:rFonts w:ascii="FontbitDavid" w:hAnsi="FontbitDavid"/>
          <w:sz w:val="24"/>
          <w:rtl/>
        </w:rPr>
        <w:t>: הנח לכתמים - דרבנן.</w:t>
      </w:r>
    </w:p>
    <w:p>
      <w:pPr>
        <w:pStyle w:val="38"/>
        <w:rPr>
          <w:ins w:id="101167" w:author="מנוע מכני" w:date="2026-10-11T12:04:39Z"/>
        </w:rPr>
      </w:pPr>
      <w:r w:rsidRPr="00B078C3">
        <w:t xml:space="preserve">והתני </w:t>
      </w:r>
      <w:ins w:id="92493" w:author="מנוע מכני" w:date="2026-10-11T12:04:39Z">
        <w:r>
          <w:t xml:space="preserve">ר"ח</w:t>
        </w:r>
      </w:ins>
      <w:del w:id="92494" w:author="מנוע מכני" w:date="2026-10-11T12:04:39Z">
        <w:r w:rsidRPr="00B078C3">
          <w:delText xml:space="preserve">ר</w:delText>
        </w:r>
        <w:r>
          <w:delText xml:space="preserve">''ח</w:delText>
        </w:r>
      </w:del>
      <w:r w:rsidRPr="00B078C3">
        <w:t xml:space="preserve">:</w:t>
      </w:r>
    </w:p>
    <w:p w:rsidR="00E403F0" w:rsidRDefault="00E403F0" w:rsidP="00E403F0">
      <w:pPr>
        <w:rPr>
          <w:rFonts w:ascii="FontbitDavid" w:hAnsi="FontbitDavid"/>
          <w:sz w:val="24"/>
          <w:rtl/>
        </w:rPr>
      </w:pPr>
      <w:del w:id="1011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דם הנדה ודאי - מעביר עליו ז' סמנין ומבטלו! </w:t>
      </w:r>
    </w:p>
    <w:p>
      <w:pPr>
        <w:pStyle w:val="38"/>
        <w:rPr>
          <w:ins w:id="101169" w:author="מנוע מכני" w:date="2026-10-11T12:04:39Z"/>
        </w:rPr>
      </w:pPr>
      <w:ins w:id="92495" w:author="מנוע מכני" w:date="2026-10-11T12:04:39Z">
        <w:r>
          <w:t xml:space="preserve">א"ל</w:t>
        </w:r>
      </w:ins>
      <w:del w:id="92496" w:author="מנוע מכני" w:date="2026-10-11T12:04:39Z">
        <w:r w:rsidRPr="002B4E05">
          <w:delText xml:space="preserve">א</w:delText>
        </w:r>
        <w:r w:rsidRPr="002B4E05">
          <w:delText xml:space="preserve">''ל</w:delText>
        </w:r>
      </w:del>
      <w:r w:rsidRPr="002B4E05">
        <w:t xml:space="preserve">:</w:t>
      </w:r>
    </w:p>
    <w:p w:rsidR="00E403F0" w:rsidRPr="002B4E05" w:rsidRDefault="00E403F0" w:rsidP="00E403F0">
      <w:pPr>
        <w:rPr>
          <w:rFonts w:ascii="FontbitDavid" w:hAnsi="FontbitDavid"/>
          <w:spacing w:val="-2"/>
          <w:sz w:val="24"/>
          <w:rtl/>
        </w:rPr>
      </w:pPr>
      <w:del w:id="101170" w:author="מנוע מכני" w:date="2026-10-11T12:04:39Z">
        <w:r w:rsidRPr="002B4E05">
          <w:rPr>
            <w:rFonts w:ascii="FontbitDavid" w:hAnsi="FontbitDavid"/>
            <w:spacing w:val="-2"/>
            <w:sz w:val="24"/>
            <w:rtl/>
          </w:rPr>
          <w:delText xml:space="preserve"> </w:delText>
        </w:r>
      </w:del>
      <w:r w:rsidRPr="002B4E05">
        <w:rPr>
          <w:rStyle w:val="2fb"/>
          <w:rFonts w:ascii="FontbitDavid" w:hAnsi="FontbitDavid"/>
          <w:spacing w:val="-2"/>
          <w:sz w:val="24"/>
          <w:rtl/>
        </w:rPr>
        <w:t xml:space="preserve">רבי</w:t>
      </w:r>
      <w:r w:rsidRPr="002B4E05">
        <w:rPr>
          <w:rFonts w:ascii="FontbitDavid" w:hAnsi="FontbitDavid"/>
          <w:spacing w:val="-2"/>
          <w:sz w:val="24"/>
          <w:rtl/>
        </w:rPr>
        <w:t xml:space="preserve"> </w:t>
      </w:r>
      <w:r w:rsidRPr="002B4E05">
        <w:rPr>
          <w:rFonts w:ascii="FontbitDavid" w:hAnsi="FontbitDavid"/>
          <w:spacing w:val="-2"/>
          <w:sz w:val="24"/>
          <w:rtl/>
        </w:rPr>
        <w:t xml:space="preserve">לא</w:t>
      </w:r>
      <w:r w:rsidRPr="002B4E05">
        <w:rPr>
          <w:rFonts w:ascii="FontbitDavid" w:hAnsi="FontbitDavid"/>
          <w:spacing w:val="-2"/>
          <w:sz w:val="24"/>
          <w:rtl/>
        </w:rPr>
        <w:t xml:space="preserve"> שנה, </w:t>
      </w:r>
      <w:ins w:id="92497" w:author="מנוע מכני" w:date="2026-10-11T12:04:39Z">
        <w:r>
          <w:rPr>
            <w:rStyle w:val="2fb"/>
            <w:rFonts w:ascii="FontbitDavid" w:hAnsi="FontbitDavid"/>
            <w:spacing w:val="-2"/>
            <w:sz w:val="24"/>
            <w:rtl/>
          </w:rPr>
          <w:t xml:space="preserve">ר"ח</w:t>
        </w:r>
      </w:ins>
      <w:del w:id="92498" w:author="מנוע מכני" w:date="2026-10-11T12:04:39Z">
        <w:r w:rsidRPr="002B4E05">
          <w:rPr>
            <w:rFonts w:ascii="FontbitDavid" w:hAnsi="FontbitDavid"/>
            <w:spacing w:val="-2"/>
            <w:sz w:val="24"/>
            <w:rtl/>
          </w:rPr>
          <w:delText xml:space="preserve">ר</w:delText>
        </w:r>
        <w:r w:rsidRPr="002B4E05">
          <w:rPr>
            <w:rFonts w:ascii="FontbitDavid" w:hAnsi="FontbitDavid" w:hint="cs"/>
            <w:spacing w:val="-2"/>
            <w:sz w:val="24"/>
            <w:rtl/>
          </w:rPr>
          <w:delText xml:space="preserve">''ח</w:delText>
        </w:r>
      </w:del>
      <w:r w:rsidRPr="002B4E05">
        <w:rPr>
          <w:rFonts w:ascii="FontbitDavid" w:hAnsi="FontbitDavid" w:hint="cs"/>
          <w:spacing w:val="-2"/>
          <w:sz w:val="24"/>
          <w:rtl/>
        </w:rPr>
        <w:t xml:space="preserve"> </w:t>
      </w:r>
      <w:ins w:id="97239" w:author="מנוע מכני" w:date="2026-10-11T12:04:39Z">
        <w:r>
          <w:rPr>
            <w:rFonts w:ascii="FontbitDavid" w:hAnsi="FontbitDavid"/>
            <w:spacing w:val="-2"/>
            <w:sz w:val="24"/>
            <w:rtl/>
          </w:rPr>
          <w:t xml:space="preserve">מנין</w:t>
        </w:r>
      </w:ins>
      <w:del w:id="97240" w:author="מנוע מכני" w:date="2026-10-11T12:04:39Z">
        <w:r w:rsidRPr="002B4E05">
          <w:rPr>
            <w:rFonts w:ascii="FontbitDavid" w:hAnsi="FontbitDavid"/>
            <w:spacing w:val="-2"/>
            <w:sz w:val="24"/>
            <w:rtl/>
          </w:rPr>
          <w:delText xml:space="preserve">מנא</w:delText>
        </w:r>
      </w:del>
      <w:r w:rsidRPr="002B4E05">
        <w:rPr>
          <w:rFonts w:ascii="FontbitDavid" w:hAnsi="FontbitDavid"/>
          <w:spacing w:val="-2"/>
          <w:sz w:val="24"/>
          <w:rtl/>
        </w:rPr>
        <w:t xml:space="preserve"> </w:t>
      </w:r>
      <w:ins w:id="96193" w:author="מנוע מכני" w:date="2026-10-11T12:04:39Z">
        <w:r>
          <w:rPr>
            <w:rFonts w:ascii="FontbitDavid" w:hAnsi="FontbitDavid"/>
            <w:spacing w:val="-2"/>
            <w:sz w:val="24"/>
            <w:rtl/>
          </w:rPr>
          <w:t xml:space="preserve">לו</w:t>
        </w:r>
      </w:ins>
      <w:del w:id="96194" w:author="מנוע מכני" w:date="2026-10-11T12:04:39Z">
        <w:r w:rsidRPr="002B4E05">
          <w:rPr>
            <w:rFonts w:ascii="FontbitDavid" w:hAnsi="FontbitDavid"/>
            <w:spacing w:val="-2"/>
            <w:sz w:val="24"/>
            <w:rtl/>
          </w:rPr>
          <w:delText xml:space="preserve">ליה</w:delText>
        </w:r>
      </w:del>
      <w:r w:rsidRPr="002B4E05">
        <w:rPr>
          <w:rFonts w:ascii="FontbitDavid" w:hAnsi="FontbitDavid"/>
          <w:spacing w:val="-2"/>
          <w:sz w:val="24"/>
          <w:rtl/>
        </w:rPr>
        <w:t xml:space="preserve">? איתיביה </w:t>
      </w:r>
      <w:r w:rsidRPr="002B4E05">
        <w:rPr>
          <w:rStyle w:val="2fb"/>
          <w:rFonts w:ascii="FontbitDavid" w:hAnsi="FontbitDavid"/>
          <w:spacing w:val="-2"/>
          <w:sz w:val="24"/>
          <w:rtl/>
        </w:rPr>
        <w:t xml:space="preserve">ר</w:t>
      </w:r>
      <w:ins w:id="92499" w:author="מנוע מכני" w:date="2026-10-11T12:04:39Z">
        <w:r>
          <w:rPr>
            <w:rStyle w:val="2fb"/>
            <w:rFonts w:ascii="FontbitDavid" w:hAnsi="FontbitDavid"/>
            <w:spacing w:val="-2"/>
            <w:sz w:val="24"/>
            <w:rtl/>
          </w:rPr>
          <w:t xml:space="preserve">י"ו</w:t>
        </w:r>
      </w:ins>
      <w:del w:id="92500" w:author="מנוע מכני" w:date="2026-10-11T12:04:39Z">
        <w:r w:rsidRPr="002B4E05">
          <w:rPr>
            <w:rFonts w:ascii="FontbitDavid" w:hAnsi="FontbitDavid"/>
            <w:spacing w:val="-2"/>
            <w:sz w:val="24"/>
            <w:rtl/>
          </w:rPr>
          <w:delText xml:space="preserve">י''ו</w:delText>
        </w:r>
      </w:del>
      <w:r w:rsidRPr="002B4E05">
        <w:rPr>
          <w:rFonts w:ascii="FontbitDavid" w:hAnsi="FontbitDavid"/>
          <w:spacing w:val="-2"/>
          <w:sz w:val="24"/>
          <w:rtl/>
        </w:rPr>
        <w:t xml:space="preserve"> </w:t>
      </w:r>
      <w:r w:rsidRPr="002B4E05">
        <w:rPr>
          <w:rStyle w:val="2fb"/>
          <w:rFonts w:ascii="FontbitDavid" w:hAnsi="FontbitDavid"/>
          <w:spacing w:val="-2"/>
          <w:sz w:val="24"/>
          <w:rtl/>
        </w:rPr>
        <w:t xml:space="preserve">ל</w:t>
      </w:r>
      <w:ins w:id="92501" w:author="מנוע מכני" w:date="2026-10-11T12:04:39Z">
        <w:r>
          <w:rPr>
            <w:rStyle w:val="2fb"/>
            <w:rFonts w:ascii="FontbitDavid" w:hAnsi="FontbitDavid"/>
            <w:spacing w:val="-2"/>
            <w:sz w:val="24"/>
            <w:rtl/>
          </w:rPr>
          <w:t xml:space="preserve">ר"ל</w:t>
        </w:r>
      </w:ins>
      <w:del w:id="92502" w:author="מנוע מכני" w:date="2026-10-11T12:04:39Z">
        <w:r w:rsidRPr="002B4E05">
          <w:rPr>
            <w:rFonts w:ascii="FontbitDavid" w:hAnsi="FontbitDavid"/>
            <w:spacing w:val="-2"/>
            <w:sz w:val="24"/>
            <w:rtl/>
          </w:rPr>
          <w:delText xml:space="preserve">ר''ל</w:delText>
        </w:r>
      </w:del>
      <w:r w:rsidRPr="002B4E05">
        <w:rPr>
          <w:rFonts w:ascii="FontbitDavid" w:hAnsi="FontbitDavid"/>
          <w:spacing w:val="-2"/>
          <w:sz w:val="24"/>
          <w:rtl/>
        </w:rPr>
        <w:t xml:space="preserve">: רביעית דם שנבלע בבית - הבית טמא.</w:t>
      </w:r>
    </w:p>
    <w:p>
      <w:pPr>
        <w:pStyle w:val="38"/>
        <w:rPr>
          <w:ins w:id="101171" w:author="מנוע מכני" w:date="2026-10-11T12:04:39Z"/>
        </w:rPr>
      </w:pPr>
      <w:ins w:id="94563" w:author="מנוע מכני" w:date="2026-10-11T12:04:39Z">
        <w:r>
          <w:t xml:space="preserve">ואמרו</w:t>
        </w:r>
      </w:ins>
      <w:del w:id="94564" w:author="מנוע מכני" w:date="2026-10-11T12:04:39Z">
        <w:r w:rsidRPr="00B078C3">
          <w:delText xml:space="preserve">ואמרי</w:delText>
        </w:r>
      </w:del>
      <w:r w:rsidRPr="00B078C3">
        <w:t xml:space="preserve"> לה:</w:t>
      </w:r>
    </w:p>
    <w:p w:rsidR="00E403F0" w:rsidRPr="00B078C3" w:rsidRDefault="00E403F0" w:rsidP="00E403F0">
      <w:pPr>
        <w:rPr>
          <w:rFonts w:ascii="FontbitDavid" w:hAnsi="FontbitDavid"/>
          <w:sz w:val="24"/>
          <w:rtl/>
        </w:rPr>
      </w:pPr>
      <w:del w:id="10117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הבית טהור, ולא </w:t>
      </w:r>
      <w:ins w:id="94561" w:author="מנוע מכני" w:date="2026-10-11T12:04:39Z">
        <w:r>
          <w:rPr>
            <w:rFonts w:ascii="FontbitDavid" w:hAnsi="FontbitDavid"/>
            <w:sz w:val="24"/>
            <w:rtl/>
          </w:rPr>
          <w:t xml:space="preserve">חלקו</w:t>
        </w:r>
      </w:ins>
      <w:del w:id="94562"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הא - בכלים </w:t>
      </w:r>
      <w:ins w:id="98549" w:author="מנוע מכני" w:date="2026-10-11T12:04:39Z">
        <w:r>
          <w:rPr>
            <w:rFonts w:ascii="FontbitDavid" w:hAnsi="FontbitDavid"/>
            <w:sz w:val="24"/>
            <w:rtl/>
          </w:rPr>
          <w:t xml:space="preserve">דמתחילה</w:t>
        </w:r>
      </w:ins>
      <w:del w:id="98550" w:author="מנוע מכני" w:date="2026-10-11T12:04:39Z">
        <w:r w:rsidRPr="00B078C3">
          <w:rPr>
            <w:rFonts w:ascii="FontbitDavid" w:hAnsi="FontbitDavid"/>
            <w:sz w:val="24"/>
            <w:rtl/>
          </w:rPr>
          <w:delText xml:space="preserve">דמעיקרא</w:delText>
        </w:r>
      </w:del>
      <w:r w:rsidRPr="00B078C3">
        <w:rPr>
          <w:rFonts w:ascii="FontbitDavid" w:hAnsi="FontbitDavid"/>
          <w:sz w:val="24"/>
          <w:rtl/>
        </w:rPr>
        <w:t xml:space="preserve">, הא - בכלים דבסוף.</w:t>
      </w:r>
    </w:p>
    <w:p w:rsidR="00E403F0" w:rsidRDefault="00E403F0" w:rsidP="00E403F0">
      <w:pPr>
        <w:rPr>
          <w:rFonts w:ascii="FontbitDavid" w:hAnsi="FontbitDavid"/>
          <w:sz w:val="24"/>
          <w:rtl/>
        </w:rPr>
      </w:pPr>
      <w:r w:rsidRPr="00B078C3">
        <w:rPr>
          <w:rFonts w:ascii="FontbitDavid" w:hAnsi="FontbitDavid"/>
          <w:sz w:val="24"/>
          <w:rtl/>
        </w:rPr>
        <w:t xml:space="preserve">נבלעה בכסות, אם מתכבסת ויוצא ממנה רביעית דם - טמאה, ואם </w:t>
      </w:r>
      <w:ins w:id="94565" w:author="מנוע מכני" w:date="2026-10-11T12:04:39Z">
        <w:r>
          <w:rPr>
            <w:rFonts w:ascii="FontbitDavid" w:hAnsi="FontbitDavid"/>
            <w:sz w:val="24"/>
            <w:rtl/>
          </w:rPr>
          <w:t xml:space="preserve">לא</w:t>
        </w:r>
      </w:ins>
      <w:del w:id="9456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טהורה! </w:t>
      </w:r>
    </w:p>
    <w:p>
      <w:pPr>
        <w:pStyle w:val="38"/>
        <w:rPr>
          <w:ins w:id="101173" w:author="מנוע מכני" w:date="2026-10-11T12:04:39Z"/>
        </w:rPr>
      </w:pPr>
      <w:r>
        <w:t xml:space="preserve">א</w:t>
      </w:r>
      <w:ins w:id="92503" w:author="מנוע מכני" w:date="2026-10-11T12:04:39Z">
        <w:r>
          <w:t xml:space="preserve">ר"כ</w:t>
        </w:r>
      </w:ins>
      <w:del w:id="92504" w:author="מנוע מכני" w:date="2026-10-11T12:04:39Z">
        <w:r>
          <w:delText xml:space="preserve">ר''כ</w:delText>
        </w:r>
      </w:del>
      <w:r w:rsidRPr="00B078C3">
        <w:t xml:space="preserve">:</w:t>
      </w:r>
    </w:p>
    <w:p w:rsidR="00E403F0" w:rsidRPr="00B078C3" w:rsidRDefault="00E403F0" w:rsidP="00E403F0">
      <w:pPr>
        <w:rPr>
          <w:rFonts w:ascii="FontbitDavid" w:hAnsi="FontbitDavid"/>
          <w:sz w:val="24"/>
          <w:rtl/>
        </w:rPr>
      </w:pPr>
      <w:del w:id="10117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מקולי רביעיות שנו כאן, שאני דם תבוסה - דרבנן.</w:t>
      </w:r>
    </w:p>
    <w:p>
      <w:pPr>
        <w:pStyle w:val="38"/>
        <w:rPr>
          <w:ins w:id="101175" w:author="מנוע מכני" w:date="2026-10-11T12:04:39Z"/>
        </w:rPr>
      </w:pPr>
      <w:r w:rsidRPr="00027215">
        <w:t xml:space="preserve">איתיביה ר"ל לר</w:t>
      </w:r>
      <w:ins w:id="92505" w:author="מנוע מכני" w:date="2026-10-11T12:04:39Z">
        <w:r>
          <w:t xml:space="preserve">י"ו</w:t>
        </w:r>
      </w:ins>
      <w:del w:id="92506" w:author="מנוע מכני" w:date="2026-10-11T12:04:39Z">
        <w:r w:rsidRPr="00027215">
          <w:delText xml:space="preserve">י''ו</w:delText>
        </w:r>
      </w:del>
      <w:r w:rsidRPr="00027215">
        <w:t xml:space="preserve">:</w:t>
      </w:r>
    </w:p>
    <w:p w:rsidR="00E403F0" w:rsidRPr="00027215" w:rsidRDefault="00E403F0" w:rsidP="00E403F0">
      <w:pPr>
        <w:rPr>
          <w:rFonts w:ascii="FontbitDavid" w:hAnsi="FontbitDavid"/>
          <w:spacing w:val="-4"/>
          <w:sz w:val="24"/>
          <w:rtl/>
        </w:rPr>
      </w:pPr>
      <w:del w:id="101176" w:author="מנוע מכני" w:date="2026-10-11T12:04:39Z">
        <w:r w:rsidRPr="00027215">
          <w:rPr>
            <w:rFonts w:ascii="FontbitDavid" w:hAnsi="FontbitDavid"/>
            <w:spacing w:val="-4"/>
            <w:sz w:val="24"/>
            <w:rtl/>
          </w:rPr>
          <w:delText xml:space="preserve"> </w:delText>
        </w:r>
      </w:del>
      <w:r w:rsidRPr="00027215">
        <w:rPr>
          <w:rFonts w:ascii="FontbitDavid" w:hAnsi="FontbitDavid"/>
          <w:spacing w:val="-4"/>
          <w:sz w:val="24"/>
          <w:rtl/>
        </w:rPr>
        <w:t xml:space="preserve">כל הבלוע שאינו יכול לצאת - טהור, הא יכול לצאת - טמא, ואע"ג דלא נפיק! </w:t>
      </w:r>
    </w:p>
    <w:p>
      <w:pPr>
        <w:pStyle w:val="38"/>
        <w:rPr>
          <w:ins w:id="101177" w:author="מנוע מכני" w:date="2026-10-11T12:04:39Z"/>
        </w:rPr>
      </w:pPr>
      <w:r w:rsidRPr="00B078C3">
        <w:t>א</w:t>
      </w:r>
      <w:ins w:id="92507" w:author="מנוע מכני" w:date="2026-10-11T12:04:39Z">
        <w:r>
          <w:t xml:space="preserve">ר"פ</w:t>
        </w:r>
      </w:ins>
      <w:del w:id="92508" w:author="מנוע מכני" w:date="2026-10-11T12:04:39Z">
        <w:r>
          <w:delText xml:space="preserve">ר''פ</w:delText>
        </w:r>
      </w:del>
      <w:r w:rsidRPr="00B078C3">
        <w:t xml:space="preserve">:</w:t>
      </w:r>
    </w:p>
    <w:p w:rsidR="00E403F0" w:rsidRDefault="00E403F0" w:rsidP="00E403F0">
      <w:pPr>
        <w:rPr>
          <w:rFonts w:ascii="FontbitDavid" w:hAnsi="FontbitDavid"/>
          <w:sz w:val="24"/>
          <w:rtl/>
        </w:rPr>
      </w:pPr>
      <w:del w:id="10117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w:t>
      </w:r>
      <w:ins w:id="94567" w:author="מנוע מכני" w:date="2026-10-11T12:04:39Z">
        <w:r>
          <w:rPr>
            <w:rFonts w:ascii="FontbitDavid" w:hAnsi="FontbitDavid"/>
            <w:sz w:val="24"/>
            <w:rtl/>
          </w:rPr>
          <w:t xml:space="preserve">מקום</w:t>
        </w:r>
      </w:ins>
      <w:del w:id="94568"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דאין יכול לצאת, ולא הקפיד עליו - דברי הכל טהור, </w:t>
      </w:r>
    </w:p>
    <w:p w:rsidR="00E403F0" w:rsidRDefault="00E403F0" w:rsidP="00E403F0">
      <w:pPr>
        <w:rPr>
          <w:rFonts w:ascii="FontbitDavid" w:hAnsi="FontbitDavid"/>
          <w:sz w:val="24"/>
          <w:rtl/>
        </w:rPr>
      </w:pPr>
      <w:r w:rsidRPr="00B078C3">
        <w:rPr>
          <w:rFonts w:ascii="FontbitDavid" w:hAnsi="FontbitDavid"/>
          <w:sz w:val="24"/>
          <w:rtl/>
        </w:rPr>
        <w:t xml:space="preserve">יכול לצאת והקפיד עליו - דברי הכל טמא, </w:t>
      </w:r>
    </w:p>
    <w:p w:rsidR="00E403F0" w:rsidRPr="00B078C3" w:rsidRDefault="00E403F0" w:rsidP="00E403F0">
      <w:pPr>
        <w:rPr>
          <w:rFonts w:ascii="FontbitDavid" w:hAnsi="FontbitDavid"/>
          <w:sz w:val="24"/>
          <w:rtl/>
        </w:rPr>
      </w:pPr>
      <w:r w:rsidRPr="00B078C3">
        <w:rPr>
          <w:rFonts w:ascii="FontbitDavid" w:hAnsi="FontbitDavid"/>
          <w:sz w:val="24"/>
          <w:rtl/>
        </w:rPr>
        <w:t xml:space="preserve">כי </w:t>
      </w:r>
      <w:ins w:id="94569" w:author="מנוע מכני" w:date="2026-10-11T12:04:39Z">
        <w:r>
          <w:rPr>
            <w:rFonts w:ascii="FontbitDavid" w:hAnsi="FontbitDavid"/>
            <w:sz w:val="24"/>
            <w:rtl/>
          </w:rPr>
          <w:t xml:space="preserve">חלקו</w:t>
        </w:r>
      </w:ins>
      <w:del w:id="94570"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 דיכול לצאת ולא הקפיד עליו.</w:t>
      </w:r>
      <w:r>
        <w:rPr>
          <w:rFonts w:ascii="FontbitDavid" w:hAnsi="FontbitDavid" w:hint="cs"/>
          <w:sz w:val="24"/>
          <w:rtl/>
        </w:rPr>
        <w:t xml:space="preserve"> </w:t>
      </w:r>
      <w:ins w:id="97589" w:author="מנוע מכני" w:date="2026-10-11T12:04:39Z">
        <w:r>
          <w:rPr>
            <w:rFonts w:ascii="FontbitDavid" w:hAnsi="FontbitDavid" w:hint="cs"/>
            <w:sz w:val="24"/>
            <w:rtl/>
          </w:rPr>
          <w:t xml:space="preserve">אם </w:t>
        </w:r>
      </w:ins>
      <w:del w:id="97590" w:author="מנוע מכני" w:date="2026-10-11T12:04:39Z">
        <w:r>
          <w:rPr>
            <w:rFonts w:ascii="FontbitDavid" w:hAnsi="FontbitDavid" w:hint="cs"/>
            <w:sz w:val="24"/>
            <w:rtl/>
          </w:rPr>
          <w:delText xml:space="preserve">אי </w:delText>
        </w:r>
      </w:del>
      <w:ins w:id="96417" w:author="מנוע מכני" w:date="2026-10-11T12:04:39Z">
        <w:r>
          <w:rPr>
            <w:rFonts w:ascii="FontbitDavid" w:hAnsi="FontbitDavid" w:hint="cs"/>
            <w:sz w:val="24"/>
            <w:rtl/>
          </w:rPr>
          <w:t xml:space="preserve">אף</w:t>
        </w:r>
      </w:ins>
      <w:del w:id="96418"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ע"ג</w:delText>
        </w:r>
      </w:del>
      <w:ins w:id="92509" w:author="מנוע מכני" w:date="2026-10-11T12:04:39Z"/>
      <w:del w:id="92510" w:author="מנוע מכני" w:date="2026-10-11T12:04:39Z">
        <w:r>
          <w:rPr>
            <w:rFonts w:ascii="FontbitDavid" w:hAnsi="FontbitDavid" w:hint="cs"/>
            <w:sz w:val="24"/>
            <w:rtl/>
          </w:rPr>
          <w:delText xml:space="preserve">ע''ג</w:delText>
        </w:r>
      </w:del>
      <w:r>
        <w:rPr>
          <w:rFonts w:ascii="FontbitDavid" w:hAnsi="FontbitDavid" w:hint="cs"/>
          <w:sz w:val="24"/>
          <w:rtl/>
        </w:rPr>
        <w:t xml:space="preserve"> שלא הקפיד או </w:t>
      </w:r>
      <w:ins w:id="96419" w:author="מנוע מכני" w:date="2026-10-11T12:04:39Z">
        <w:r>
          <w:rPr>
            <w:rFonts w:ascii="FontbitDavid" w:hAnsi="FontbitDavid" w:hint="cs"/>
            <w:sz w:val="24"/>
            <w:rtl/>
          </w:rPr>
          <w:t xml:space="preserve">אף</w:t>
        </w:r>
      </w:ins>
      <w:del w:id="96420"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ע"ג</w:delText>
        </w:r>
      </w:del>
      <w:ins w:id="92511" w:author="מנוע מכני" w:date="2026-10-11T12:04:39Z"/>
      <w:del w:id="92512" w:author="מנוע מכני" w:date="2026-10-11T12:04:39Z">
        <w:r>
          <w:rPr>
            <w:rFonts w:ascii="FontbitDavid" w:hAnsi="FontbitDavid" w:hint="cs"/>
            <w:sz w:val="24"/>
            <w:rtl/>
          </w:rPr>
          <w:delText xml:space="preserve">ע''ג</w:delText>
        </w:r>
      </w:del>
      <w:r>
        <w:rPr>
          <w:rFonts w:ascii="FontbitDavid" w:hAnsi="FontbitDavid" w:hint="cs"/>
          <w:sz w:val="24"/>
          <w:rtl/>
        </w:rPr>
        <w:t xml:space="preserve"> שיכול לצאת תלוי </w:t>
      </w:r>
      <w:ins w:id="97591" w:author="מנוע מכני" w:date="2026-10-11T12:04:39Z">
        <w:r>
          <w:rPr>
            <w:rFonts w:ascii="FontbitDavid" w:hAnsi="FontbitDavid" w:hint="cs"/>
            <w:sz w:val="24"/>
            <w:rtl/>
          </w:rPr>
          <w:t xml:space="preserve">אם </w:t>
        </w:r>
      </w:ins>
      <w:del w:id="97592"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הקפיד אין </w:t>
      </w:r>
      <w:ins w:id="97593" w:author="מנוע מכני" w:date="2026-10-11T12:04:39Z">
        <w:r>
          <w:rPr>
            <w:rFonts w:ascii="FontbitDavid" w:hAnsi="FontbitDavid" w:hint="cs"/>
            <w:sz w:val="24"/>
            <w:rtl/>
          </w:rPr>
          <w:t xml:space="preserve">אם </w:t>
        </w:r>
      </w:ins>
      <w:del w:id="97594"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לא</w:t>
      </w:r>
      <w:r>
        <w:rPr>
          <w:rFonts w:ascii="FontbitDavid" w:hAnsi="FontbitDavid" w:hint="cs"/>
          <w:sz w:val="24"/>
          <w:rtl/>
        </w:rPr>
        <w:t xml:space="preserve"> </w:t>
      </w:r>
      <w:r>
        <w:rPr>
          <w:rFonts w:ascii="FontbitDavid" w:hAnsi="FontbitDavid" w:hint="cs"/>
          <w:sz w:val="24"/>
          <w:rtl/>
        </w:rPr>
        <w:t xml:space="preserve">לא</w:t>
      </w:r>
    </w:p>
    <w:p w:rsidR="00E403F0" w:rsidRPr="00B078C3" w:rsidRDefault="00E403F0" w:rsidP="00E403F0">
      <w:pPr>
        <w:jc w:val="center"/>
        <w:rPr>
          <w:del w:id="90178" w:author="מנוע עיצוב" w:date="2026-10-11T12:09:26Z"/>
          <w:rFonts w:ascii="FontbitDavid" w:hAnsi="FontbitDavid"/>
          <w:sz w:val="24"/>
          <w:rtl/>
        </w:rPr>
      </w:pPr>
      <w:del w:id="90177"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3"/>
        <w:framePr w:wrap="around"/>
        <w:rPr>
          <w:rtl/>
        </w:rPr>
      </w:pPr>
      <w:r>
        <w:rPr>
          <w:rFonts w:hint="cs"/>
          <w:rtl/>
        </w:rPr>
        <w:t xml:space="preserve">סג. </w:t>
      </w:r>
    </w:p>
    <w:p w:rsidR="00E403F0" w:rsidRPr="00B078C3" w:rsidRDefault="00E403F0" w:rsidP="00E403F0">
      <w:pPr>
        <w:pStyle w:val="affff1"/>
        <w:ind w:end="0"/>
        <w:rPr>
          <w:rtl/>
        </w:rPr>
        <w:pPrChange w:id="20146" w:author="קלוד" w:date="2026-10-11T09:07:21Z">
          <w:pPr>
            <w:pStyle w:val="affff1"/>
            <w:rPr>
              <w:rtl/>
            </w:rPr>
          </w:pPr>
        </w:pPrChange>
      </w:pPr>
      <w:ins w:id="9886" w:author="מספור קטעי משנה" w:date="2026-10-11T09:25:19Z">
        <w:r>
          <w:rPr>
            <w:rStyle w:val="MisparKeta"/>
          </w:rPr>
          <w:t xml:space="preserve">א. </w:t>
        </w:r>
      </w:ins>
      <w:r w:rsidRPr="00B078C3">
        <w:rPr>
          <w:rtl/>
        </w:rPr>
        <w:t>איזהו רוק תפל.</w:t>
      </w:r>
    </w:p>
    <w:p>
      <w:pPr>
        <w:pStyle w:val="38"/>
        <w:rPr>
          <w:ins w:id="101179" w:author="מנוע מכני" w:date="2026-10-11T12:04:39Z"/>
        </w:rPr>
      </w:pPr>
      <w:r w:rsidRPr="00B078C3">
        <w:t xml:space="preserve">תנא:</w:t>
      </w:r>
    </w:p>
    <w:p w:rsidR="00E403F0" w:rsidRPr="00B078C3" w:rsidRDefault="00E403F0" w:rsidP="00E403F0">
      <w:pPr>
        <w:rPr>
          <w:rFonts w:ascii="FontbitDavid" w:hAnsi="FontbitDavid"/>
          <w:sz w:val="24"/>
          <w:rtl/>
        </w:rPr>
      </w:pPr>
      <w:del w:id="10118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שלא טעם כלום מבערב.</w:t>
      </w:r>
    </w:p>
    <w:p>
      <w:pPr>
        <w:pStyle w:val="38"/>
        <w:rPr>
          <w:ins w:id="101181" w:author="מנוע מכני" w:date="2026-10-11T12:04:39Z"/>
        </w:rPr>
      </w:pPr>
      <w:r w:rsidRPr="00B078C3">
        <w:t xml:space="preserve">סבר </w:t>
      </w:r>
      <w:ins w:id="92513" w:author="מנוע מכני" w:date="2026-10-11T12:04:39Z">
        <w:r>
          <w:t xml:space="preserve">ר"פ</w:t>
        </w:r>
      </w:ins>
      <w:del w:id="92514" w:author="מנוע מכני" w:date="2026-10-11T12:04:39Z">
        <w:r w:rsidRPr="00B078C3">
          <w:delText xml:space="preserve">ר</w:delText>
        </w:r>
        <w:r>
          <w:delText xml:space="preserve">''פ</w:delText>
        </w:r>
      </w:del>
      <w:r>
        <w:t xml:space="preserve"> </w:t>
      </w:r>
      <w:ins w:id="96195" w:author="מנוע מכני" w:date="2026-10-11T12:04:39Z">
        <w:r>
          <w:t xml:space="preserve">לפניו</w:t>
        </w:r>
      </w:ins>
      <w:del w:id="96196" w:author="מנוע מכני" w:date="2026-10-11T12:04:39Z">
        <w:r>
          <w:delText xml:space="preserve">קמיה</w:delText>
        </w:r>
      </w:del>
      <w:r>
        <w:t xml:space="preserve"> דרבא לומר</w:t>
      </w:r>
      <w:r w:rsidRPr="00B078C3">
        <w:t xml:space="preserve">:</w:t>
      </w:r>
    </w:p>
    <w:p w:rsidR="00E403F0" w:rsidRPr="00B078C3" w:rsidRDefault="00E403F0" w:rsidP="00E403F0">
      <w:pPr>
        <w:rPr>
          <w:rFonts w:ascii="FontbitDavid" w:hAnsi="FontbitDavid"/>
          <w:sz w:val="24"/>
          <w:rtl/>
        </w:rPr>
      </w:pPr>
      <w:del w:id="10118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כמאן דאמר </w:t>
      </w:r>
      <w:r w:rsidRPr="00B078C3">
        <w:rPr>
          <w:rFonts w:ascii="FontbitDavid" w:hAnsi="FontbitDavid"/>
          <w:sz w:val="24"/>
          <w:rtl/>
        </w:rPr>
        <w:t xml:space="preserve">לא</w:t>
      </w:r>
      <w:r w:rsidRPr="00B078C3">
        <w:rPr>
          <w:rFonts w:ascii="FontbitDavid" w:hAnsi="FontbitDavid"/>
          <w:sz w:val="24"/>
          <w:rtl/>
        </w:rPr>
        <w:t xml:space="preserve"> טעם </w:t>
      </w:r>
      <w:ins w:id="96197" w:author="מנוע מכני" w:date="2026-10-11T12:04:39Z">
        <w:r>
          <w:rPr>
            <w:rFonts w:ascii="FontbitDavid" w:hAnsi="FontbitDavid"/>
            <w:sz w:val="24"/>
            <w:rtl/>
          </w:rPr>
          <w:t xml:space="preserve">כלום</w:t>
        </w:r>
      </w:ins>
      <w:del w:id="96198" w:author="מנוע מכני" w:date="2026-10-11T12:04:39Z">
        <w:r w:rsidRPr="00B078C3">
          <w:rPr>
            <w:rFonts w:ascii="FontbitDavid" w:hAnsi="FontbitDavid"/>
            <w:sz w:val="24"/>
            <w:rtl/>
          </w:rPr>
          <w:delText xml:space="preserve">מידי</w:delText>
        </w:r>
      </w:del>
      <w:r w:rsidRPr="00B078C3">
        <w:rPr>
          <w:rFonts w:ascii="FontbitDavid" w:hAnsi="FontbitDavid"/>
          <w:sz w:val="24"/>
          <w:rtl/>
        </w:rPr>
        <w:t xml:space="preserve"> </w:t>
      </w:r>
      <w:ins w:id="90275" w:author="Claude - סמנטי" w:date="2026-10-11T12:19:29Z">
        <w:r>
          <w:rPr>
            <w:rFonts w:ascii="FontbitDavid" w:hAnsi="FontbitDavid"/>
            <w:sz w:val="24"/>
            <w:rtl/>
          </w:rPr>
          <w:t xml:space="preserve">בערב</w:t>
        </w:r>
      </w:ins>
      <w:del w:id="90276" w:author="Claude - סמנטי" w:date="2026-10-11T12:19:29Z">
        <w:r w:rsidRPr="00B078C3">
          <w:rPr>
            <w:rFonts w:ascii="FontbitDavid" w:hAnsi="FontbitDavid"/>
            <w:sz w:val="24"/>
            <w:rtl/>
          </w:rPr>
          <w:delText xml:space="preserve">באורתא</w:delText>
        </w:r>
      </w:del>
      <w:r w:rsidRPr="00B078C3">
        <w:rPr>
          <w:rFonts w:ascii="FontbitDavid" w:hAnsi="FontbitDavid"/>
          <w:sz w:val="24"/>
          <w:rtl/>
        </w:rPr>
        <w:t xml:space="preserve">.</w:t>
      </w:r>
    </w:p>
    <w:p>
      <w:pPr>
        <w:pStyle w:val="38"/>
        <w:rPr>
          <w:ins w:id="101183" w:author="מנוע מכני" w:date="2026-10-11T12:04:39Z"/>
        </w:rPr>
      </w:pPr>
      <w:ins w:id="92515" w:author="מנוע מכני" w:date="2026-10-11T12:04:39Z">
        <w:r>
          <w:t xml:space="preserve">א"ל</w:t>
        </w:r>
      </w:ins>
      <w:del w:id="92516" w:author="מנוע מכני" w:date="2026-10-11T12:04:39Z">
        <w:r w:rsidRPr="00B078C3">
          <w:delText xml:space="preserve">א</w:delText>
        </w:r>
        <w:r>
          <w:delText xml:space="preserve">''ל</w:delText>
        </w:r>
      </w:del>
      <w:r w:rsidRPr="00B078C3">
        <w:t xml:space="preserve"> רבא:</w:t>
      </w:r>
    </w:p>
    <w:p w:rsidR="00E403F0" w:rsidRPr="00B078C3" w:rsidRDefault="00E403F0" w:rsidP="00E403F0">
      <w:pPr>
        <w:rPr>
          <w:rFonts w:ascii="FontbitDavid" w:hAnsi="FontbitDavid"/>
          <w:sz w:val="24"/>
          <w:rtl/>
        </w:rPr>
      </w:pPr>
      <w:del w:id="1011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מי קתני בערב - מבערב קתני, לאפוקי </w:t>
      </w:r>
      <w:ins w:id="94571" w:author="מנוע מכני" w:date="2026-10-11T12:04:39Z">
        <w:r>
          <w:rPr>
            <w:rFonts w:ascii="FontbitDavid" w:hAnsi="FontbitDavid"/>
            <w:sz w:val="24"/>
            <w:rtl/>
          </w:rPr>
          <w:t xml:space="preserve">מקום</w:t>
        </w:r>
      </w:ins>
      <w:del w:id="94572"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דקדים ואכיל.</w:t>
      </w:r>
    </w:p>
    <w:p>
      <w:pPr>
        <w:pStyle w:val="afffff8"/>
        <w:rPr>
          <w:ins w:id="90111" w:author="קלוד" w:date="2026-10-11T12:23:38Z"/>
        </w:rPr>
      </w:pPr>
      <w:ins w:id="90112" w:author="קלוד" w:date="2026-10-11T12:23:38Z">
        <w:r>
          <w:rPr>
            <w:color w:val="7B3F00"/>
          </w:rPr>
          <w:t xml:space="preserve">רוק תפל - אחרי חצות לילה ושינה</w:t>
        </w:r>
      </w:ins>
    </w:p>
    <w:p>
      <w:pPr>
        <w:pStyle w:val="38"/>
        <w:rPr>
          <w:ins w:id="101185" w:author="מנוע מכני" w:date="2026-10-11T12:04:39Z"/>
        </w:rPr>
      </w:pPr>
      <w:r>
        <w:t xml:space="preserve">רב</w:t>
      </w:r>
      <w:ins w:id="92517" w:author="מנוע מכני" w:date="2026-10-11T12:04:39Z">
        <w:r>
          <w:t xml:space="preserve">ב"ח</w:t>
        </w:r>
      </w:ins>
      <w:del w:id="92518" w:author="מנוע מכני" w:date="2026-10-11T12:04:39Z">
        <w:r>
          <w:delText xml:space="preserve">ב''ח</w:delText>
        </w:r>
      </w:del>
      <w:r>
        <w:t xml:space="preserve"> מר</w:t>
      </w:r>
      <w:ins w:id="92519" w:author="מנוע מכני" w:date="2026-10-11T12:04:39Z">
        <w:r>
          <w:t xml:space="preserve">י"ו</w:t>
        </w:r>
      </w:ins>
      <w:del w:id="92520"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10118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איזהו רוק תפל - כל שעבר עליו חצות לילה, ובשינה.</w:t>
      </w:r>
    </w:p>
    <w:p w:rsidR="00E403F0" w:rsidRDefault="00E403F0" w:rsidP="00E403F0">
      <w:pPr>
        <w:rPr>
          <w:rFonts w:ascii="FontbitDavid" w:hAnsi="FontbitDavid"/>
          <w:sz w:val="24"/>
          <w:rtl/>
        </w:rPr>
      </w:pPr>
      <w:ins w:id="90277" w:author="Claude - סמנטי" w:date="2026-10-11T12:19:29Z">
        <w:r>
          <w:rPr>
            <w:rFonts w:ascii="FontbitDavid" w:hAnsi="FontbitDavid"/>
            <w:sz w:val="24"/>
            <w:rtl/>
          </w:rPr>
          <w:t xml:space="preserve">לומר</w:t>
        </w:r>
      </w:ins>
      <w:del w:id="90278" w:author="Claude - סמנטי" w:date="2026-10-11T12:19:29Z">
        <w:r w:rsidRPr="00B078C3">
          <w:rPr>
            <w:rFonts w:ascii="FontbitDavid" w:hAnsi="FontbitDavid"/>
            <w:sz w:val="24"/>
            <w:rtl/>
          </w:rPr>
          <w:delText xml:space="preserve">למימרא</w:delText>
        </w:r>
      </w:del>
      <w:r w:rsidRPr="00B078C3">
        <w:rPr>
          <w:rFonts w:ascii="FontbitDavid" w:hAnsi="FontbitDavid"/>
          <w:sz w:val="24"/>
          <w:rtl/>
        </w:rPr>
        <w:t xml:space="preserve"> דבשינה </w:t>
      </w:r>
      <w:r>
        <w:rPr>
          <w:rFonts w:ascii="FontbitDavid" w:hAnsi="FontbitDavid"/>
          <w:sz w:val="24"/>
          <w:rtl/>
        </w:rPr>
        <w:t xml:space="preserve">תליא </w:t>
      </w:r>
      <w:ins w:id="94573" w:author="מנוע מכני" w:date="2026-10-11T12:04:39Z">
        <w:r>
          <w:rPr>
            <w:rFonts w:ascii="FontbitDavid" w:hAnsi="FontbitDavid"/>
            <w:sz w:val="24"/>
            <w:rtl/>
          </w:rPr>
          <w:t xml:space="preserve">דבר</w:t>
        </w:r>
      </w:ins>
      <w:del w:id="94574" w:author="מנוע מכני" w:date="2026-10-11T12:04:39Z">
        <w:r>
          <w:rPr>
            <w:rFonts w:ascii="FontbitDavid" w:hAnsi="FontbitDavid"/>
            <w:sz w:val="24"/>
            <w:rtl/>
          </w:rPr>
          <w:delText xml:space="preserve">מילתא</w:delText>
        </w:r>
      </w:del>
      <w:r>
        <w:rPr>
          <w:rFonts w:ascii="FontbitDavid" w:hAnsi="FontbitDavid"/>
          <w:sz w:val="24"/>
          <w:rtl/>
        </w:rPr>
        <w:t xml:space="preserve">? והתנן: ישן כל היום</w:t>
      </w:r>
      <w:r w:rsidRPr="00B078C3">
        <w:rPr>
          <w:rFonts w:ascii="FontbitDavid" w:hAnsi="FontbitDavid"/>
          <w:sz w:val="24"/>
          <w:rtl/>
        </w:rPr>
        <w:t xml:space="preserve"> אין זה רוק תפל, </w:t>
      </w:r>
    </w:p>
    <w:p w:rsidR="00E403F0" w:rsidRPr="00B078C3" w:rsidRDefault="00E403F0" w:rsidP="00E403F0">
      <w:pPr>
        <w:rPr>
          <w:rFonts w:ascii="FontbitDavid" w:hAnsi="FontbitDavid"/>
          <w:sz w:val="24"/>
          <w:rtl/>
        </w:rPr>
      </w:pPr>
      <w:r w:rsidRPr="00B078C3">
        <w:rPr>
          <w:rFonts w:ascii="FontbitDavid" w:hAnsi="FontbitDavid"/>
          <w:sz w:val="24"/>
          <w:rtl/>
        </w:rPr>
        <w:t xml:space="preserve">ניעור כל הלילה - הרי זה רוק תפל! </w:t>
      </w:r>
      <w:ins w:id="94575" w:author="מנוע מכני" w:date="2026-10-11T12:04:39Z">
        <w:r>
          <w:rPr>
            <w:rFonts w:ascii="FontbitDavid" w:hAnsi="FontbitDavid"/>
            <w:sz w:val="24"/>
            <w:rtl/>
          </w:rPr>
          <w:t xml:space="preserve">שם</w:t>
        </w:r>
      </w:ins>
      <w:del w:id="94576"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במתנמנם.</w:t>
      </w:r>
    </w:p>
    <w:p w:rsidR="00E403F0" w:rsidRPr="00B078C3" w:rsidRDefault="00E403F0" w:rsidP="00E403F0">
      <w:pPr>
        <w:rPr>
          <w:rFonts w:ascii="FontbitDavid" w:hAnsi="FontbitDavid"/>
          <w:sz w:val="24"/>
          <w:rtl/>
        </w:rPr>
      </w:pPr>
      <w:r>
        <w:rPr>
          <w:rFonts w:ascii="FontbitDavid" w:hAnsi="FontbitDavid" w:hint="cs"/>
          <w:sz w:val="24"/>
          <w:rtl/>
        </w:rPr>
        <w:t>מתנמנם</w:t>
      </w:r>
      <w:r w:rsidRPr="00B078C3">
        <w:rPr>
          <w:rFonts w:ascii="FontbitDavid" w:hAnsi="FontbitDavid"/>
          <w:sz w:val="24"/>
          <w:rtl/>
        </w:rPr>
        <w:t xml:space="preserve">: </w:t>
      </w:r>
      <w:r>
        <w:rPr>
          <w:rStyle w:val="2fb"/>
          <w:rFonts w:ascii="FontbitDavid" w:hAnsi="FontbitDavid" w:hint="cs"/>
          <w:sz w:val="24"/>
          <w:rtl/>
        </w:rPr>
        <w:t xml:space="preserve">א</w:t>
      </w:r>
      <w:ins w:id="92521" w:author="מנוע מכני" w:date="2026-10-11T12:04:39Z">
        <w:r>
          <w:rPr>
            <w:rStyle w:val="2fb"/>
            <w:rFonts w:ascii="FontbitDavid" w:hAnsi="FontbitDavid" w:hint="cs"/>
            <w:sz w:val="24"/>
            <w:rtl/>
          </w:rPr>
          <w:t xml:space="preserve">ר"א</w:t>
        </w:r>
      </w:ins>
      <w:del w:id="92522"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r w:rsidRPr="00B078C3">
        <w:rPr>
          <w:rFonts w:ascii="FontbitDavid" w:hAnsi="FontbitDavid"/>
          <w:sz w:val="24"/>
          <w:rtl/>
        </w:rPr>
        <w:t>נים ו</w:t>
      </w:r>
      <w:r>
        <w:rPr>
          <w:rFonts w:ascii="FontbitDavid" w:hAnsi="FontbitDavid"/>
          <w:sz w:val="24"/>
          <w:rtl/>
        </w:rPr>
        <w:t xml:space="preserve">לא נים, תיר ולא תיר, דקרו </w:t>
      </w:r>
      <w:ins w:id="96199" w:author="מנוע מכני" w:date="2026-10-11T12:04:39Z">
        <w:r>
          <w:rPr>
            <w:rFonts w:ascii="FontbitDavid" w:hAnsi="FontbitDavid"/>
            <w:sz w:val="24"/>
            <w:rtl/>
          </w:rPr>
          <w:t xml:space="preserve">לו</w:t>
        </w:r>
      </w:ins>
      <w:del w:id="96200" w:author="מנוע מכני" w:date="2026-10-11T12:04:39Z">
        <w:r>
          <w:rPr>
            <w:rFonts w:ascii="FontbitDavid" w:hAnsi="FontbitDavid"/>
            <w:sz w:val="24"/>
            <w:rtl/>
          </w:rPr>
          <w:delText xml:space="preserve">ליה</w:delText>
        </w:r>
      </w:del>
      <w:r>
        <w:rPr>
          <w:rFonts w:ascii="FontbitDavid" w:hAnsi="FontbitDavid"/>
          <w:sz w:val="24"/>
          <w:rtl/>
        </w:rPr>
        <w:t xml:space="preserve"> </w:t>
      </w:r>
      <w:r w:rsidRPr="00B078C3">
        <w:rPr>
          <w:rFonts w:ascii="FontbitDavid" w:hAnsi="FontbitDavid"/>
          <w:sz w:val="24"/>
          <w:rtl/>
        </w:rPr>
        <w:t>ועני, ולא ידע ל</w:t>
      </w:r>
      <w:r>
        <w:rPr>
          <w:rFonts w:ascii="FontbitDavid" w:hAnsi="FontbitDavid" w:hint="cs"/>
          <w:sz w:val="24"/>
          <w:rtl/>
        </w:rPr>
        <w:t xml:space="preserve">השיב </w:t>
      </w:r>
      <w:r w:rsidRPr="00B078C3">
        <w:rPr>
          <w:rFonts w:ascii="FontbitDavid" w:hAnsi="FontbitDavid"/>
          <w:sz w:val="24"/>
          <w:rtl/>
        </w:rPr>
        <w:t>סברא, ו</w:t>
      </w:r>
      <w:r>
        <w:rPr>
          <w:rFonts w:ascii="FontbitDavid" w:hAnsi="FontbitDavid" w:hint="cs"/>
          <w:sz w:val="24"/>
          <w:rtl/>
        </w:rPr>
        <w:t>כשמזכירים לו נזכר.</w:t>
      </w:r>
    </w:p>
    <w:p>
      <w:pPr>
        <w:pStyle w:val="38"/>
        <w:rPr>
          <w:ins w:id="101187" w:author="מנוע מכני" w:date="2026-10-11T12:04:39Z"/>
        </w:rPr>
      </w:pPr>
      <w:r w:rsidRPr="00B078C3">
        <w:t xml:space="preserve">תנא:</w:t>
      </w:r>
    </w:p>
    <w:p w:rsidR="00E403F0" w:rsidRPr="00B078C3" w:rsidRDefault="00E403F0" w:rsidP="00E403F0">
      <w:pPr>
        <w:rPr>
          <w:rFonts w:ascii="FontbitDavid" w:hAnsi="FontbitDavid"/>
          <w:sz w:val="24"/>
          <w:rtl/>
        </w:rPr>
      </w:pPr>
      <w:del w:id="1011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השכים ושנה פרקו - אין זה רוק תפל.</w:t>
      </w:r>
    </w:p>
    <w:p>
      <w:pPr>
        <w:pStyle w:val="38"/>
        <w:rPr>
          <w:ins w:id="101189" w:author="מנוע מכני" w:date="2026-10-11T12:04:39Z"/>
        </w:rPr>
      </w:pPr>
      <w:r w:rsidRPr="00B078C3">
        <w:t xml:space="preserve">ועד כמה? </w:t>
      </w:r>
      <w:r>
        <w:t xml:space="preserve">ארי</w:t>
      </w:r>
      <w:ins w:id="92523" w:author="מנוע מכני" w:date="2026-10-11T12:04:39Z">
        <w:r>
          <w:t xml:space="preserve">ב"ש</w:t>
        </w:r>
      </w:ins>
      <w:del w:id="92524" w:author="מנוע מכני" w:date="2026-10-11T12:04:39Z">
        <w:r>
          <w:delText xml:space="preserve">ב''ש</w:delText>
        </w:r>
      </w:del>
      <w:r>
        <w:t xml:space="preserve"> מ</w:t>
      </w:r>
      <w:ins w:id="92525" w:author="מנוע מכני" w:date="2026-10-11T12:04:39Z">
        <w:r>
          <w:t xml:space="preserve">ר"א</w:t>
        </w:r>
      </w:ins>
      <w:del w:id="92526" w:author="מנוע מכני" w:date="2026-10-11T12:04:39Z">
        <w:r>
          <w:delText xml:space="preserve">ר''א</w:delText>
        </w:r>
      </w:del>
      <w:r>
        <w:t xml:space="preserve"> מ</w:t>
      </w:r>
      <w:ins w:id="92527" w:author="מנוע מכני" w:date="2026-10-11T12:04:39Z">
        <w:r>
          <w:t xml:space="preserve">ר"א</w:t>
        </w:r>
      </w:ins>
      <w:del w:id="92528"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1011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שיצא רוב דבורו של שלש שעות.</w:t>
      </w:r>
    </w:p>
    <w:p w:rsidR="00E403F0" w:rsidRPr="00B078C3" w:rsidRDefault="00E403F0" w:rsidP="00E403F0">
      <w:pPr>
        <w:jc w:val="center"/>
        <w:rPr>
          <w:del w:id="90180" w:author="מנוע עיצוב" w:date="2026-10-11T12:09:26Z"/>
          <w:rFonts w:ascii="FontbitDavid" w:hAnsi="FontbitDavid"/>
          <w:sz w:val="24"/>
          <w:rtl/>
        </w:rPr>
      </w:pPr>
      <w:del w:id="9017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7" w:author="קלוד" w:date="2026-10-11T09:07:21Z">
          <w:pPr>
            <w:pStyle w:val="affff1"/>
            <w:rPr>
              <w:rtl/>
            </w:rPr>
          </w:pPr>
        </w:pPrChange>
      </w:pPr>
      <w:ins w:id="9887" w:author="מספור קטעי משנה" w:date="2026-10-11T09:25:19Z">
        <w:r>
          <w:rPr>
            <w:rStyle w:val="MisparKeta"/>
          </w:rPr>
          <w:t xml:space="preserve">ב. </w:t>
        </w:r>
      </w:ins>
      <w:r w:rsidRPr="00B078C3">
        <w:rPr>
          <w:rtl/>
        </w:rPr>
        <w:t>מי גריסין - לעיסת גריסין של פול וכו'.</w:t>
      </w:r>
    </w:p>
    <w:p>
      <w:pPr>
        <w:pStyle w:val="38"/>
        <w:rPr>
          <w:ins w:id="101191" w:author="מנוע מכני" w:date="2026-10-11T12:04:39Z"/>
        </w:rPr>
      </w:pPr>
      <w:r>
        <w:t xml:space="preserve">מסייע ל</w:t>
      </w:r>
      <w:ins w:id="92529" w:author="מנוע מכני" w:date="2026-10-11T12:04:39Z">
        <w:r>
          <w:t xml:space="preserve">ר"ל</w:t>
        </w:r>
      </w:ins>
      <w:del w:id="92530" w:author="מנוע מכני" w:date="2026-10-11T12:04:39Z">
        <w:r>
          <w:delText xml:space="preserve">ר''ל</w:delText>
        </w:r>
      </w:del>
      <w:r w:rsidRPr="00B078C3">
        <w:t xml:space="preserve">:</w:t>
      </w:r>
    </w:p>
    <w:p w:rsidR="00E403F0" w:rsidRPr="00B078C3" w:rsidRDefault="00E403F0" w:rsidP="00E403F0">
      <w:pPr>
        <w:rPr>
          <w:rFonts w:ascii="FontbitDavid" w:hAnsi="FontbitDavid"/>
          <w:sz w:val="24"/>
          <w:rtl/>
        </w:rPr>
      </w:pPr>
      <w:del w:id="1011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רוק תפל צריך שיהא עם כל אחד ואחד? </w:t>
      </w:r>
      <w:ins w:id="96201" w:author="מנוע מכני" w:date="2026-10-11T12:04:39Z">
        <w:r>
          <w:rPr>
            <w:rFonts w:ascii="FontbitDavid" w:hAnsi="FontbitDavid"/>
            <w:sz w:val="24"/>
            <w:rtl/>
          </w:rPr>
          <w:t xml:space="preserve">שמא</w:t>
        </w:r>
      </w:ins>
      <w:del w:id="96202" w:author="מנוע מכני" w:date="2026-10-11T12:04:39Z">
        <w:r w:rsidRPr="00B078C3">
          <w:rPr>
            <w:rFonts w:ascii="FontbitDavid" w:hAnsi="FontbitDavid"/>
            <w:sz w:val="24"/>
            <w:rtl/>
          </w:rPr>
          <w:delText xml:space="preserve">דלמא</w:delText>
        </w:r>
      </w:del>
      <w:r w:rsidRPr="00B078C3">
        <w:rPr>
          <w:rFonts w:ascii="FontbitDavid" w:hAnsi="FontbitDavid"/>
          <w:sz w:val="24"/>
          <w:rtl/>
        </w:rPr>
        <w:t xml:space="preserve"> הבלא </w:t>
      </w:r>
      <w:ins w:id="90279" w:author="Claude - סמנטי" w:date="2026-10-11T12:19:29Z">
        <w:r>
          <w:rPr>
            <w:rFonts w:ascii="FontbitDavid" w:hAnsi="FontbitDavid"/>
            <w:sz w:val="24"/>
            <w:rtl/>
          </w:rPr>
          <w:t xml:space="preserve">של הפה</w:t>
        </w:r>
      </w:ins>
      <w:del w:id="90280" w:author="Claude - סמנטי" w:date="2026-10-11T12:19:29Z">
        <w:r w:rsidRPr="00B078C3">
          <w:rPr>
            <w:rFonts w:ascii="FontbitDavid" w:hAnsi="FontbitDavid"/>
            <w:sz w:val="24"/>
            <w:rtl/>
          </w:rPr>
          <w:delText xml:space="preserve">דפומא</w:delText>
        </w:r>
      </w:del>
      <w:r w:rsidRPr="00B078C3">
        <w:rPr>
          <w:rFonts w:ascii="FontbitDavid" w:hAnsi="FontbitDavid"/>
          <w:sz w:val="24"/>
          <w:rtl/>
        </w:rPr>
        <w:t xml:space="preserve"> מעלי.</w:t>
      </w:r>
    </w:p>
    <w:p>
      <w:pPr>
        <w:pStyle w:val="afffff8"/>
        <w:rPr>
          <w:ins w:id="90109" w:author="קלוד" w:date="2026-10-11T12:23:38Z"/>
        </w:rPr>
      </w:pPr>
      <w:ins w:id="90110" w:author="קלוד" w:date="2026-10-11T12:23:38Z">
        <w:r>
          <w:rPr>
            <w:color w:val="7B3F00"/>
          </w:rPr>
          <w:t xml:space="preserve">מי גריסין - לדעת ר"י רותחים, ו'ועובר' לשון הקדמה</w:t>
        </w:r>
      </w:ins>
    </w:p>
    <w:p w:rsidR="00E403F0" w:rsidRPr="00B078C3" w:rsidRDefault="00E403F0" w:rsidP="00E403F0">
      <w:pPr>
        <w:rPr>
          <w:rFonts w:ascii="FontbitDavid" w:hAnsi="FontbitDavid"/>
          <w:sz w:val="24"/>
          <w:rtl/>
        </w:rPr>
      </w:pPr>
      <w:r w:rsidRPr="00B078C3">
        <w:rPr>
          <w:rFonts w:ascii="FontbitDavid" w:hAnsi="FontbitDavid"/>
          <w:sz w:val="24"/>
          <w:rtl/>
        </w:rPr>
        <w:t>מתני</w:t>
      </w:r>
      <w:r>
        <w:rPr>
          <w:rFonts w:ascii="FontbitDavid" w:hAnsi="FontbitDavid" w:hint="cs"/>
          <w:sz w:val="24"/>
          <w:rtl/>
        </w:rPr>
        <w:t xml:space="preserve">'</w:t>
      </w:r>
      <w:ins w:id="96959" w:author="מנוע מכני" w:date="2026-10-11T12:04:39Z">
        <w:r>
          <w:rPr>
            <w:rFonts w:ascii="FontbitDavid" w:hAnsi="FontbitDavid" w:hint="cs"/>
            <w:sz w:val="24"/>
            <w:rtl/>
          </w:rPr>
          <w:t xml:space="preserve"> </w:t>
        </w:r>
      </w:ins>
      <w:del w:id="96960" w:author="מנוע מכני" w:date="2026-10-11T12:04:39Z">
        <w:r>
          <w:rPr>
            <w:rFonts w:ascii="FontbitDavid" w:hAnsi="FontbitDavid" w:hint="cs"/>
            <w:sz w:val="24"/>
            <w:rtl/>
          </w:rPr>
          <w:delText xml:space="preserve">  </w:delText>
        </w:r>
      </w:del>
      <w:r>
        <w:rPr>
          <w:rFonts w:ascii="FontbitDavid" w:hAnsi="FontbitDavid" w:hint="cs"/>
          <w:sz w:val="24"/>
          <w:rtl/>
        </w:rPr>
        <w:t xml:space="preserve">דלא </w:t>
      </w:r>
      <w:r>
        <w:rPr>
          <w:rStyle w:val="2fb"/>
          <w:rFonts w:ascii="FontbitDavid" w:hAnsi="FontbitDavid" w:hint="cs"/>
          <w:sz w:val="24"/>
          <w:rtl/>
        </w:rPr>
        <w:t xml:space="preserve">כ</w:t>
      </w:r>
      <w:ins w:id="92531" w:author="מנוע מכני" w:date="2026-10-11T12:04:39Z">
        <w:r>
          <w:rPr>
            <w:rStyle w:val="2fb"/>
            <w:rFonts w:ascii="FontbitDavid" w:hAnsi="FontbitDavid" w:hint="cs"/>
            <w:sz w:val="24"/>
            <w:rtl/>
          </w:rPr>
          <w:t xml:space="preserve">ר"י</w:t>
        </w:r>
      </w:ins>
      <w:del w:id="92532"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דאמר</w:t>
      </w:r>
      <w:r w:rsidRPr="00B078C3">
        <w:rPr>
          <w:rFonts w:ascii="FontbitDavid" w:hAnsi="FontbitDavid"/>
          <w:sz w:val="24"/>
          <w:rtl/>
        </w:rPr>
        <w:t xml:space="preserve"> מי גריסין רותח, ועובר שיתן לתוכו מלח.</w:t>
      </w:r>
    </w:p>
    <w:p w:rsidR="00E403F0" w:rsidRPr="00B078C3" w:rsidRDefault="00E403F0" w:rsidP="00E403F0">
      <w:pPr>
        <w:rPr>
          <w:rFonts w:ascii="FontbitDavid" w:hAnsi="FontbitDavid"/>
          <w:sz w:val="24"/>
          <w:rtl/>
        </w:rPr>
      </w:pPr>
      <w:r>
        <w:rPr>
          <w:rFonts w:ascii="FontbitDavid" w:hAnsi="FontbitDavid" w:hint="cs"/>
          <w:sz w:val="24"/>
          <w:rtl/>
        </w:rPr>
        <w:t>ו</w:t>
      </w:r>
      <w:r w:rsidRPr="00B078C3">
        <w:rPr>
          <w:rFonts w:ascii="FontbitDavid" w:hAnsi="FontbitDavid"/>
          <w:sz w:val="24"/>
          <w:rtl/>
        </w:rPr>
        <w:t xml:space="preserve">עובר לישנא דאקדומי הוא? </w:t>
      </w:r>
      <w:r>
        <w:rPr>
          <w:rStyle w:val="2fb"/>
          <w:rFonts w:ascii="FontbitDavid" w:hAnsi="FontbitDavid" w:hint="cs"/>
          <w:sz w:val="24"/>
          <w:rtl/>
        </w:rPr>
        <w:t xml:space="preserve">רנ</w:t>
      </w:r>
      <w:ins w:id="92533" w:author="מנוע מכני" w:date="2026-10-11T12:04:39Z">
        <w:r>
          <w:rPr>
            <w:rStyle w:val="2fb"/>
            <w:rFonts w:ascii="FontbitDavid" w:hAnsi="FontbitDavid" w:hint="cs"/>
            <w:sz w:val="24"/>
            <w:rtl/>
          </w:rPr>
          <w:t xml:space="preserve">ב"י</w:t>
        </w:r>
      </w:ins>
      <w:del w:id="92534" w:author="מנוע מכני" w:date="2026-10-11T12:04:39Z">
        <w:r>
          <w:rPr>
            <w:rFonts w:ascii="FontbitDavid" w:hAnsi="FontbitDavid" w:hint="cs"/>
            <w:sz w:val="24"/>
            <w:rtl/>
          </w:rPr>
          <w:delText xml:space="preserve">ב''י</w:delText>
        </w:r>
      </w:del>
      <w:r>
        <w:rPr>
          <w:rFonts w:ascii="FontbitDavid" w:hAnsi="FontbitDavid" w:hint="cs"/>
          <w:sz w:val="24"/>
          <w:rtl/>
        </w:rPr>
        <w:t xml:space="preserve">:</w:t>
      </w:r>
      <w:r w:rsidRPr="00B078C3">
        <w:rPr>
          <w:rFonts w:ascii="FontbitDavid" w:hAnsi="FontbitDavid"/>
          <w:sz w:val="24"/>
          <w:rtl/>
        </w:rPr>
        <w:t xml:space="preserve"> ד</w:t>
      </w:r>
      <w:r>
        <w:rPr>
          <w:rFonts w:ascii="FontbitDavid" w:hAnsi="FontbitDavid" w:hint="cs"/>
          <w:sz w:val="24"/>
          <w:rtl/>
        </w:rPr>
        <w:t>'</w:t>
      </w:r>
      <w:ins w:id="90623" w:author="Claude - סמנטי" w:date="2026-10-11T12:19:29Z">
        <w:r>
          <w:rPr>
            <w:rStyle w:val="afffff0"/>
            <w:rFonts w:ascii="FontbitDavid" w:hAnsi="FontbitDavid"/>
            <w:sz w:val="24"/>
            <w:rtl/>
          </w:rPr>
          <w:t xml:space="preserve">וַיָּרָץ אֲחִימַעַץ דֶּרֶךְ הַכִּכָּר וַיַּעֲבוֹר אֶת הַכּוּשִׁי</w:t>
        </w:r>
      </w:ins>
      <w:del w:id="90624" w:author="Claude - סמנטי" w:date="2026-10-11T12:19:29Z">
        <w:r w:rsidRPr="00B078C3">
          <w:rPr>
            <w:rFonts w:ascii="FontbitDavid" w:hAnsi="FontbitDavid"/>
            <w:sz w:val="24"/>
            <w:rtl/>
          </w:rPr>
          <w:delText xml:space="preserve">וירץ אחימעץ דרך הככר ויעבור את הכושי</w:delText>
        </w:r>
      </w:del>
      <w:r>
        <w:rPr>
          <w:rFonts w:ascii="FontbitDavid" w:hAnsi="FontbitDavid" w:hint="cs"/>
          <w:sz w:val="24"/>
          <w:rtl/>
        </w:rPr>
        <w:t>'</w:t>
      </w:r>
      <w:r w:rsidRPr="00B078C3">
        <w:rPr>
          <w:rFonts w:ascii="FontbitDavid" w:hAnsi="FontbitDavid"/>
          <w:sz w:val="24"/>
          <w:rtl/>
        </w:rPr>
        <w:t>.</w:t>
      </w:r>
    </w:p>
    <w:p>
      <w:pPr>
        <w:pStyle w:val="38"/>
        <w:rPr>
          <w:ins w:id="101193" w:author="מנוע מכני" w:date="2026-10-11T12:04:39Z"/>
        </w:rPr>
      </w:pPr>
      <w:r w:rsidRPr="00B078C3">
        <w:t xml:space="preserve">אביי:</w:t>
      </w:r>
    </w:p>
    <w:p w:rsidR="00E403F0" w:rsidRPr="00B078C3" w:rsidRDefault="00E403F0" w:rsidP="00E403F0">
      <w:pPr>
        <w:rPr>
          <w:rFonts w:ascii="FontbitDavid" w:hAnsi="FontbitDavid"/>
          <w:sz w:val="24"/>
          <w:rtl/>
        </w:rPr>
      </w:pPr>
      <w:del w:id="101194" w:author="מנוע מכני" w:date="2026-10-11T12:04:39Z">
        <w:r w:rsidRPr="00B078C3">
          <w:rPr>
            <w:rFonts w:ascii="FontbitDavid" w:hAnsi="FontbitDavid"/>
            <w:sz w:val="24"/>
            <w:rtl/>
          </w:rPr>
          <w:delText xml:space="preserve"> </w:delText>
        </w:r>
      </w:del>
      <w:r>
        <w:rPr>
          <w:rFonts w:ascii="FontbitDavid" w:hAnsi="FontbitDavid" w:hint="cs"/>
          <w:sz w:val="24"/>
          <w:rtl/>
        </w:rPr>
        <w:t>מ'</w:t>
      </w:r>
      <w:r w:rsidRPr="00B078C3">
        <w:rPr>
          <w:rFonts w:ascii="FontbitDavid" w:hAnsi="FontbitDavid"/>
          <w:sz w:val="24"/>
          <w:rtl/>
        </w:rPr>
        <w:t>והוא עבר לפניהם.</w:t>
      </w:r>
    </w:p>
    <w:p>
      <w:pPr>
        <w:pStyle w:val="38"/>
        <w:rPr>
          <w:ins w:id="101195" w:author="מנוע מכני" w:date="2026-10-11T12:04:39Z"/>
        </w:rPr>
      </w:pPr>
      <w:r w:rsidRPr="00B078C3">
        <w:t xml:space="preserve">וא</w:t>
      </w:r>
      <w:ins w:id="92535" w:author="מנוע מכני" w:date="2026-10-11T12:04:39Z">
        <w:r>
          <w:t xml:space="preserve">ב"א</w:t>
        </w:r>
      </w:ins>
      <w:del w:id="92536" w:author="מנוע מכני" w:date="2026-10-11T12:04:39Z">
        <w:r w:rsidRPr="00B078C3">
          <w:delText xml:space="preserve">ב''א</w:delText>
        </w:r>
      </w:del>
      <w:r w:rsidRPr="00B078C3">
        <w:t xml:space="preserve"> </w:t>
      </w:r>
      <w:ins w:id="94577" w:author="מנוע מכני" w:date="2026-10-11T12:04:39Z">
        <w:r>
          <w:t xml:space="preserve">מכאן</w:t>
        </w:r>
      </w:ins>
      <w:del w:id="94578" w:author="מנוע מכני" w:date="2026-10-11T12:04:39Z">
        <w:r w:rsidRPr="00B078C3">
          <w:delText xml:space="preserve">מהכא</w:delText>
        </w:r>
      </w:del>
      <w:r w:rsidRPr="00B078C3">
        <w:t xml:space="preserve">:</w:t>
      </w:r>
    </w:p>
    <w:p w:rsidR="00E403F0" w:rsidRPr="00B078C3" w:rsidRDefault="00E403F0" w:rsidP="00E403F0">
      <w:pPr>
        <w:rPr>
          <w:rFonts w:ascii="FontbitDavid" w:hAnsi="FontbitDavid"/>
          <w:sz w:val="24"/>
          <w:rtl/>
        </w:rPr>
      </w:pPr>
      <w:del w:id="1011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ויעבור מלכם לפניהם וה' בראשם.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07" w:author="קלוד" w:date="2026-10-11T12:23:38Z"/>
        </w:rPr>
      </w:pPr>
      <w:ins w:id="90108" w:author="קלוד" w:date="2026-10-11T12:23:38Z">
        <w:r>
          <w:rPr>
            <w:color w:val="7B3F00"/>
          </w:rPr>
          <w:t xml:space="preserve">מי רגלים שהחמיצו - שלשה ימים</w:t>
        </w:r>
      </w:ins>
    </w:p>
    <w:p w:rsidR="00E403F0" w:rsidRPr="00B078C3" w:rsidRDefault="00E403F0" w:rsidP="00E403F0">
      <w:pPr>
        <w:rPr>
          <w:rFonts w:ascii="FontbitDavid" w:hAnsi="FontbitDavid"/>
          <w:sz w:val="24"/>
          <w:rtl/>
        </w:rPr>
      </w:pPr>
      <w:r w:rsidRPr="00B078C3">
        <w:rPr>
          <w:rFonts w:ascii="FontbitDavid" w:hAnsi="FontbitDavid"/>
          <w:sz w:val="24"/>
          <w:rtl/>
        </w:rPr>
        <w:t>מי רגלים שהחמיצו: תנא: כמה חימוצן - שלשה ימים.</w:t>
      </w:r>
    </w:p>
    <w:p>
      <w:pPr>
        <w:pStyle w:val="38"/>
        <w:rPr>
          <w:ins w:id="101197" w:author="מנוע מכני" w:date="2026-10-11T12:04:39Z"/>
        </w:rPr>
      </w:pPr>
      <w:r w:rsidRPr="00B078C3">
        <w:t xml:space="preserve">א"ר יוחנן:</w:t>
      </w:r>
    </w:p>
    <w:p w:rsidR="00E403F0" w:rsidRPr="00B078C3" w:rsidRDefault="00E403F0" w:rsidP="00E403F0">
      <w:pPr>
        <w:rPr>
          <w:rFonts w:ascii="FontbitDavid" w:hAnsi="FontbitDavid"/>
          <w:sz w:val="24"/>
          <w:rtl/>
        </w:rPr>
      </w:pPr>
      <w:del w:id="10119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שיעורי חכמים בכתמים צריך שיעור לשיעורן</w:t>
      </w:r>
      <w:ins w:id="96961" w:author="מנוע מכני" w:date="2026-10-11T12:04:39Z">
        <w:r>
          <w:rPr>
            <w:rFonts w:ascii="FontbitDavid" w:hAnsi="FontbitDavid"/>
            <w:sz w:val="24"/>
            <w:rtl/>
          </w:rPr>
          <w:t xml:space="preserve">,</w:t>
        </w:r>
      </w:ins>
      <w:del w:id="96962"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lastRenderedPageBreak/>
        <w:t>דילד או דזקן? דאיש או דאשה? מכוסים או מגולים? בימות החמה או בימות הגשמים? וצריך לכסכס שלש פעמים.</w:t>
      </w:r>
    </w:p>
    <w:p>
      <w:pPr>
        <w:pStyle w:val="38"/>
        <w:rPr>
          <w:ins w:id="101199" w:author="מנוע מכני" w:date="2026-10-11T12:04:39Z"/>
        </w:rPr>
      </w:pPr>
      <w:r w:rsidRPr="00B078C3">
        <w:t xml:space="preserve">בעי רבי ירמיה:</w:t>
      </w:r>
    </w:p>
    <w:p w:rsidR="00E403F0" w:rsidRPr="00B078C3" w:rsidRDefault="00E403F0" w:rsidP="00E403F0">
      <w:pPr>
        <w:rPr>
          <w:rFonts w:ascii="FontbitDavid" w:hAnsi="FontbitDavid"/>
          <w:sz w:val="24"/>
          <w:rtl/>
        </w:rPr>
      </w:pPr>
      <w:del w:id="1012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אמטויי ואתויי - חד, </w:t>
      </w:r>
      <w:r w:rsidRPr="00111789">
        <w:rPr>
          <w:rFonts w:ascii="FontbitDavid" w:hAnsi="FontbitDavid"/>
          <w:b/>
          <w:bCs/>
          <w:sz w:val="24"/>
          <w:rtl/>
        </w:rPr>
        <w:t>או"ד</w:t>
      </w:r>
      <w:r w:rsidRPr="00B078C3">
        <w:rPr>
          <w:rFonts w:ascii="FontbitDavid" w:hAnsi="FontbitDavid"/>
          <w:sz w:val="24"/>
          <w:rtl/>
        </w:rPr>
        <w:t xml:space="preserve"> אמטויי ואתויי - תרתי, </w:t>
      </w:r>
      <w:ins w:id="96203" w:author="מנוע מכני" w:date="2026-10-11T12:04:39Z">
        <w:r>
          <w:rPr>
            <w:rFonts w:ascii="FontbitDavid" w:hAnsi="FontbitDavid"/>
            <w:sz w:val="24"/>
            <w:rtl/>
          </w:rPr>
          <w:t xml:space="preserve">מה</w:t>
        </w:r>
      </w:ins>
      <w:del w:id="9620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r w:rsidRPr="00111789">
        <w:rPr>
          <w:rFonts w:ascii="FontbitDavid" w:hAnsi="FontbitDavid"/>
          <w:b/>
          <w:bCs/>
          <w:sz w:val="24"/>
          <w:rtl/>
        </w:rPr>
        <w:t>תיקו</w:t>
      </w:r>
      <w:r w:rsidRPr="00B078C3">
        <w:rPr>
          <w:rFonts w:ascii="FontbitDavid" w:hAnsi="FontbitDavid"/>
          <w:sz w:val="24"/>
          <w:rtl/>
        </w:rPr>
        <w:t>.</w:t>
      </w:r>
    </w:p>
    <w:p w:rsidR="00E403F0" w:rsidRPr="00B078C3" w:rsidRDefault="00E403F0" w:rsidP="00E403F0">
      <w:pPr>
        <w:jc w:val="center"/>
        <w:rPr>
          <w:del w:id="90182" w:author="מנוע עיצוב" w:date="2026-10-11T12:09:26Z"/>
          <w:rFonts w:ascii="FontbitDavid" w:hAnsi="FontbitDavid"/>
          <w:sz w:val="24"/>
          <w:rtl/>
        </w:rPr>
      </w:pPr>
      <w:del w:id="9018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8" w:author="קלוד" w:date="2026-10-11T09:07:21Z">
          <w:pPr>
            <w:pStyle w:val="affff1"/>
            <w:rPr>
              <w:rtl/>
            </w:rPr>
          </w:pPr>
        </w:pPrChange>
      </w:pPr>
      <w:ins w:id="9888" w:author="מספור קטעי משנה" w:date="2026-10-11T09:25:19Z">
        <w:r>
          <w:rPr>
            <w:rStyle w:val="MisparKeta"/>
          </w:rPr>
          <w:t xml:space="preserve">ה. </w:t>
        </w:r>
      </w:ins>
      <w:r w:rsidRPr="00B078C3">
        <w:rPr>
          <w:rtl/>
        </w:rPr>
        <w:t>העבירן שלא כסדרן.</w:t>
      </w:r>
    </w:p>
    <w:p>
      <w:pPr>
        <w:pStyle w:val="38"/>
        <w:rPr>
          <w:ins w:id="101201" w:author="מנוע מכני" w:date="2026-10-11T12:04:39Z"/>
        </w:rPr>
      </w:pPr>
      <w:r w:rsidRPr="0038037E">
        <w:t>ת"ר</w:t>
      </w:r>
      <w:r w:rsidRPr="00B078C3">
        <w:t xml:space="preserve">:</w:t>
      </w:r>
    </w:p>
    <w:p w:rsidR="00E403F0" w:rsidRPr="00B078C3" w:rsidRDefault="00E403F0" w:rsidP="00E403F0">
      <w:pPr>
        <w:rPr>
          <w:rFonts w:ascii="FontbitDavid" w:hAnsi="FontbitDavid"/>
          <w:sz w:val="24"/>
          <w:rtl/>
        </w:rPr>
      </w:pPr>
      <w:del w:id="10120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הקדים שניים לראשונים, תני </w:t>
      </w:r>
      <w:ins w:id="96205" w:author="מנוע מכני" w:date="2026-10-11T12:04:39Z">
        <w:r>
          <w:rPr>
            <w:rFonts w:ascii="FontbitDavid" w:hAnsi="FontbitDavid"/>
            <w:sz w:val="24"/>
            <w:rtl/>
          </w:rPr>
          <w:t xml:space="preserve">אחת</w:t>
        </w:r>
      </w:ins>
      <w:del w:id="96206"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שניים - עלו לו, ראשונים - </w:t>
      </w:r>
      <w:r w:rsidRPr="00B078C3">
        <w:rPr>
          <w:rFonts w:ascii="FontbitDavid" w:hAnsi="FontbitDavid"/>
          <w:sz w:val="24"/>
          <w:rtl/>
        </w:rPr>
        <w:t xml:space="preserve">לא</w:t>
      </w:r>
      <w:r w:rsidRPr="00B078C3">
        <w:rPr>
          <w:rFonts w:ascii="FontbitDavid" w:hAnsi="FontbitDavid"/>
          <w:sz w:val="24"/>
          <w:rtl/>
        </w:rPr>
        <w:t xml:space="preserve"> עלו לו.</w:t>
      </w:r>
    </w:p>
    <w:p>
      <w:pPr>
        <w:pStyle w:val="38"/>
        <w:rPr>
          <w:ins w:id="101203" w:author="מנוע מכני" w:date="2026-10-11T12:04:39Z"/>
        </w:rPr>
      </w:pPr>
      <w:r w:rsidRPr="00B078C3">
        <w:t xml:space="preserve">ותניא אידך:</w:t>
      </w:r>
    </w:p>
    <w:p w:rsidR="00E403F0" w:rsidRPr="00B078C3" w:rsidRDefault="00E403F0" w:rsidP="00E403F0">
      <w:pPr>
        <w:rPr>
          <w:rFonts w:ascii="FontbitDavid" w:hAnsi="FontbitDavid"/>
          <w:sz w:val="24"/>
          <w:rtl/>
        </w:rPr>
      </w:pPr>
      <w:del w:id="1012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ראשונים - עלו לו, שניים - </w:t>
      </w:r>
      <w:r w:rsidRPr="00B078C3">
        <w:rPr>
          <w:rFonts w:ascii="FontbitDavid" w:hAnsi="FontbitDavid"/>
          <w:sz w:val="24"/>
          <w:rtl/>
        </w:rPr>
        <w:t xml:space="preserve">לא</w:t>
      </w:r>
      <w:r w:rsidRPr="00B078C3">
        <w:rPr>
          <w:rFonts w:ascii="FontbitDavid" w:hAnsi="FontbitDavid"/>
          <w:sz w:val="24"/>
          <w:rtl/>
        </w:rPr>
        <w:t xml:space="preserve"> עלו לו.</w:t>
      </w:r>
    </w:p>
    <w:p>
      <w:pPr>
        <w:pStyle w:val="38"/>
        <w:rPr>
          <w:ins w:id="101205" w:author="מנוע מכני" w:date="2026-10-11T12:04:39Z"/>
        </w:rPr>
      </w:pPr>
      <w:del w:id="101809" w:author="מנוע מכני" w:date="2026-10-11T12:04:39Z">
        <w:r w:rsidRPr="00B078C3">
          <w:delText xml:space="preserve">אמר </w:delText>
        </w:r>
      </w:del>
      <w:r w:rsidRPr="00B078C3">
        <w:t xml:space="preserve">אביי:</w:t>
      </w:r>
    </w:p>
    <w:p w:rsidR="00E403F0" w:rsidRPr="00B078C3" w:rsidRDefault="00E403F0" w:rsidP="00E403F0">
      <w:pPr>
        <w:rPr>
          <w:rFonts w:ascii="FontbitDavid" w:hAnsi="FontbitDavid"/>
          <w:sz w:val="24"/>
          <w:rtl/>
        </w:rPr>
      </w:pPr>
      <w:del w:id="10120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אידי ואידי - שניים עלו לו, ולא ראשונים.</w:t>
      </w:r>
    </w:p>
    <w:p w:rsidR="00E403F0" w:rsidRPr="00B078C3" w:rsidRDefault="00E403F0" w:rsidP="00E403F0">
      <w:pPr>
        <w:rPr>
          <w:rFonts w:ascii="FontbitDavid" w:hAnsi="FontbitDavid"/>
          <w:sz w:val="24"/>
          <w:rtl/>
        </w:rPr>
      </w:pPr>
      <w:ins w:id="96207" w:author="מנוע מכני" w:date="2026-10-11T12:04:39Z">
        <w:r>
          <w:rPr>
            <w:rFonts w:ascii="FontbitDavid" w:hAnsi="FontbitDavid"/>
            <w:sz w:val="24"/>
            <w:rtl/>
          </w:rPr>
          <w:t xml:space="preserve">ומה</w:t>
        </w:r>
      </w:ins>
      <w:del w:id="96208" w:author="מנוע מכני" w:date="2026-10-11T12:04:39Z">
        <w:r w:rsidRPr="00B078C3">
          <w:rPr>
            <w:rFonts w:ascii="FontbitDavid" w:hAnsi="FontbitDavid"/>
            <w:sz w:val="24"/>
            <w:rtl/>
          </w:rPr>
          <w:delText xml:space="preserve">ומאי</w:delText>
        </w:r>
      </w:del>
      <w:r w:rsidRPr="00B078C3">
        <w:rPr>
          <w:rFonts w:ascii="FontbitDavid" w:hAnsi="FontbitDavid"/>
          <w:sz w:val="24"/>
          <w:rtl/>
        </w:rPr>
        <w:t xml:space="preserve"> ראשונים - ראשונים לכסדרן, ושניים להעברתן.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91" w:author="קלוד" w:date="2026-10-11T09:07:21Z"/>
        </w:rPr>
      </w:pPr>
      <w:ins w:id="20390" w:author="קלוד" w:date="2026-10-11T09:07:21Z">
        <w:r>
          <w:t xml:space="preserve">משנה ח</w:t>
        </w:r>
      </w:ins>
    </w:p>
    <w:p w:rsidR="00E403F0" w:rsidRPr="00D65BEC" w:rsidRDefault="00E403F0" w:rsidP="00E403F0">
      <w:pPr>
        <w:pStyle w:val="afff9"/>
        <w:rPr>
          <w:del w:id="20263" w:author="קלוד" w:date="2026-10-11T09:07:21Z"/>
          <w:rtl/>
        </w:rPr>
      </w:pPr>
      <w:del w:id="20262" w:author="קלוד" w:date="2026-10-11T09:07:21Z">
        <w:r w:rsidRPr="00D65BEC">
          <w:rPr>
            <w:rtl/>
          </w:rPr>
          <w:delText xml:space="preserve">מתני'.</w:delText>
        </w:r>
      </w:del>
    </w:p>
    <w:p w:rsidR="00E403F0" w:rsidRPr="00D65BEC" w:rsidRDefault="00E403F0" w:rsidP="00E403F0">
      <w:pPr>
        <w:pStyle w:val="afff9"/>
        <w:spacing w:before="120"/>
        <w:rPr>
          <w:rtl/>
        </w:rPr>
        <w:pPrChange w:id="90053" w:author="קלוד" w:date="2026-10-11T12:09:42Z">
          <w:pPr>
            <w:pStyle w:val="afff9"/>
          </w:pPr>
        </w:pPrChange>
      </w:pPr>
      <w:r w:rsidRPr="00D65BEC">
        <w:rPr>
          <w:rtl/>
        </w:rPr>
        <w:t>כל אשה שיש לה וסת - דיה שעתה.</w:t>
      </w:r>
    </w:p>
    <w:p w:rsidR="00E403F0" w:rsidRPr="00D65BEC" w:rsidRDefault="00E403F0" w:rsidP="00E403F0">
      <w:pPr>
        <w:pStyle w:val="afff9"/>
        <w:rPr>
          <w:rtl/>
        </w:rPr>
      </w:pPr>
      <w:r w:rsidRPr="00D65BEC">
        <w:rPr>
          <w:rtl/>
        </w:rPr>
        <w:t>ואלו הן הוסתות: מפהקת, ומעטשת, וחוששת בפי כריסה ובשפולי מעיה, ושופעת, וכמין צמרמורות אוחזין אותה, וכן כיוצא בהן.</w:t>
      </w:r>
    </w:p>
    <w:p w:rsidR="00E403F0" w:rsidRPr="00D65BEC" w:rsidRDefault="00E403F0" w:rsidP="00E403F0">
      <w:pPr>
        <w:pStyle w:val="afff9"/>
        <w:rPr>
          <w:rtl/>
        </w:rPr>
      </w:pPr>
      <w:r w:rsidRPr="00D65BEC">
        <w:rPr>
          <w:rtl/>
        </w:rPr>
        <w:t>וכל שקבעה לה שלשה פעמים - הרי זה וסת.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05" w:author="קלוד" w:date="2026-10-11T12:23:38Z"/>
        </w:rPr>
      </w:pPr>
      <w:ins w:id="90106" w:author="קלוד" w:date="2026-10-11T12:23:38Z">
        <w:r>
          <w:rPr>
            <w:color w:val="7B3F00"/>
          </w:rPr>
          <w:t xml:space="preserve">דיה שעתה - וסת הימים מול וסת הגוף</w:t>
        </w:r>
      </w:ins>
    </w:p>
    <w:p>
      <w:pPr>
        <w:pStyle w:val="38"/>
        <w:rPr>
          <w:ins w:id="101207" w:author="מנוע מכני" w:date="2026-10-11T12:04:39Z"/>
        </w:rPr>
      </w:pPr>
      <w:r w:rsidRPr="00B078C3">
        <w:t xml:space="preserve">תנינא </w:t>
      </w:r>
      <w:ins w:id="96209" w:author="מנוע מכני" w:date="2026-10-11T12:04:39Z">
        <w:r>
          <w:t xml:space="preserve">אחת</w:t>
        </w:r>
      </w:ins>
      <w:del w:id="96210" w:author="מנוע מכני" w:date="2026-10-11T12:04:39Z">
        <w:r w:rsidRPr="00B078C3">
          <w:delText xml:space="preserve">חדא</w:delText>
        </w:r>
      </w:del>
      <w:r w:rsidRPr="00B078C3">
        <w:t xml:space="preserve"> </w:t>
      </w:r>
      <w:ins w:id="97241" w:author="מנוע מכני" w:date="2026-10-11T12:04:39Z">
        <w:r>
          <w:t xml:space="preserve">פעם</w:t>
        </w:r>
      </w:ins>
      <w:del w:id="97242" w:author="מנוע מכני" w:date="2026-10-11T12:04:39Z">
        <w:r w:rsidRPr="00B078C3">
          <w:delText xml:space="preserve">זימנא</w:delText>
        </w:r>
      </w:del>
      <w:r w:rsidRPr="00B078C3">
        <w:t xml:space="preserve">:</w:t>
      </w:r>
    </w:p>
    <w:p w:rsidR="00E403F0" w:rsidRDefault="00E403F0" w:rsidP="00E403F0">
      <w:pPr>
        <w:rPr>
          <w:rFonts w:ascii="FontbitDavid" w:hAnsi="FontbitDavid"/>
          <w:sz w:val="24"/>
          <w:rtl/>
        </w:rPr>
      </w:pPr>
      <w:del w:id="1012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אשה שיש לה וסת - דיה שעתה! </w:t>
      </w:r>
      <w:ins w:id="94579" w:author="מנוע מכני" w:date="2026-10-11T12:04:39Z">
        <w:r>
          <w:rPr>
            <w:rFonts w:ascii="FontbitDavid" w:hAnsi="FontbitDavid"/>
            <w:sz w:val="24"/>
            <w:rtl/>
          </w:rPr>
          <w:t xml:space="preserve">שם</w:t>
        </w:r>
      </w:ins>
      <w:del w:id="94580"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בוסתות דיומי, </w:t>
      </w:r>
      <w:ins w:id="94581" w:author="מנוע מכני" w:date="2026-10-11T12:04:39Z">
        <w:r>
          <w:rPr>
            <w:rFonts w:ascii="FontbitDavid" w:hAnsi="FontbitDavid"/>
            <w:sz w:val="24"/>
            <w:rtl/>
          </w:rPr>
          <w:t xml:space="preserve">כאן</w:t>
        </w:r>
      </w:ins>
      <w:del w:id="94582"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 בוסתות דגופא, כדקתני: אלו הן וסתות - היתה מפהקת, מעטשת, וחוששת בפי כריסה, ובשפולי מעיה, ושופעת, שופעת? הא שפעה ואזלא! </w:t>
      </w:r>
    </w:p>
    <w:p w:rsidR="00E403F0" w:rsidRDefault="00E403F0" w:rsidP="00E403F0">
      <w:pPr>
        <w:pStyle w:val="afff3"/>
        <w:framePr w:wrap="around"/>
        <w:rPr>
          <w:rtl/>
        </w:rPr>
      </w:pPr>
      <w:r>
        <w:rPr>
          <w:rFonts w:hint="cs"/>
          <w:rtl/>
        </w:rPr>
        <w:t>סג:</w:t>
      </w:r>
    </w:p>
    <w:p>
      <w:pPr>
        <w:pStyle w:val="38"/>
        <w:rPr>
          <w:ins w:id="101209" w:author="מנוע מכני" w:date="2026-10-11T12:04:39Z"/>
        </w:rPr>
      </w:pPr>
      <w:r>
        <w:t xml:space="preserve">עבד</w:t>
      </w:r>
      <w:ins w:id="92537" w:author="מנוע מכני" w:date="2026-10-11T12:04:39Z">
        <w:r>
          <w:t xml:space="preserve">ר"ע</w:t>
        </w:r>
      </w:ins>
      <w:del w:id="92538" w:author="מנוע מכני" w:date="2026-10-11T12:04:39Z">
        <w:r>
          <w:delText xml:space="preserve">ר''ע</w:delText>
        </w:r>
      </w:del>
      <w:r w:rsidRPr="00B078C3">
        <w:t xml:space="preserve">:</w:t>
      </w:r>
    </w:p>
    <w:p w:rsidR="00E403F0" w:rsidRPr="00B078C3" w:rsidRDefault="00E403F0" w:rsidP="00E403F0">
      <w:pPr>
        <w:rPr>
          <w:rFonts w:ascii="FontbitDavid" w:hAnsi="FontbitDavid"/>
          <w:sz w:val="24"/>
          <w:rtl/>
        </w:rPr>
      </w:pPr>
      <w:del w:id="1012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בשופעת דם טמא מתוך דם טהור.</w:t>
      </w:r>
    </w:p>
    <w:p w:rsidR="00E403F0" w:rsidRPr="00B078C3" w:rsidRDefault="00E403F0" w:rsidP="00E403F0">
      <w:pPr>
        <w:jc w:val="center"/>
        <w:rPr>
          <w:del w:id="90184" w:author="מנוע עיצוב" w:date="2026-10-11T12:09:26Z"/>
          <w:rFonts w:ascii="FontbitDavid" w:hAnsi="FontbitDavid"/>
          <w:sz w:val="24"/>
          <w:rtl/>
        </w:rPr>
      </w:pPr>
      <w:del w:id="9018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49" w:author="קלוד" w:date="2026-10-11T09:07:21Z">
          <w:pPr>
            <w:pStyle w:val="affff1"/>
            <w:rPr>
              <w:rtl/>
            </w:rPr>
          </w:pPr>
        </w:pPrChange>
      </w:pPr>
      <w:ins w:id="9889" w:author="מספור קטעי משנה" w:date="2026-10-11T09:25:19Z">
        <w:r>
          <w:rPr>
            <w:rStyle w:val="MisparKeta"/>
          </w:rPr>
          <w:t xml:space="preserve">א. </w:t>
        </w:r>
      </w:ins>
      <w:r w:rsidRPr="00B078C3">
        <w:rPr>
          <w:rtl/>
        </w:rPr>
        <w:t>וכמין צמרמורות וכו'.</w:t>
      </w:r>
    </w:p>
    <w:p w:rsidR="00E403F0" w:rsidRDefault="00E403F0" w:rsidP="00E403F0">
      <w:pPr>
        <w:rPr>
          <w:rFonts w:ascii="FontbitDavid" w:hAnsi="FontbitDavid"/>
          <w:sz w:val="24"/>
          <w:rtl/>
        </w:rPr>
      </w:pPr>
      <w:r w:rsidRPr="00B078C3">
        <w:rPr>
          <w:rFonts w:ascii="FontbitDavid" w:hAnsi="FontbitDavid"/>
          <w:sz w:val="24"/>
          <w:rtl/>
        </w:rPr>
        <w:t xml:space="preserve">וכן כיוצא בהן לאתויי </w:t>
      </w:r>
      <w:ins w:id="96215" w:author="מנוע מכני" w:date="2026-10-11T12:04:39Z">
        <w:r>
          <w:rPr>
            <w:rFonts w:ascii="FontbitDavid" w:hAnsi="FontbitDavid"/>
            <w:sz w:val="24"/>
            <w:rtl/>
          </w:rPr>
          <w:t xml:space="preserve">מה</w:t>
        </w:r>
      </w:ins>
      <w:del w:id="96216"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2539" w:author="מנוע מכני" w:date="2026-10-11T12:04:39Z">
        <w:r>
          <w:rPr>
            <w:rFonts w:ascii="FontbitDavid" w:hAnsi="FontbitDavid"/>
            <w:sz w:val="24"/>
            <w:rtl/>
          </w:rPr>
          <w:t xml:space="preserve">א"ר</w:t>
        </w:r>
      </w:ins>
      <w:del w:id="92540"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ה בר </w:t>
      </w:r>
      <w:r w:rsidRPr="00B078C3">
        <w:rPr>
          <w:rStyle w:val="2fb"/>
          <w:rFonts w:ascii="FontbitDavid" w:hAnsi="FontbitDavid"/>
          <w:sz w:val="24"/>
          <w:rtl/>
        </w:rPr>
        <w:t xml:space="preserve">עולא</w:t>
      </w:r>
      <w:r w:rsidRPr="00B078C3">
        <w:rPr>
          <w:rFonts w:ascii="FontbitDavid" w:hAnsi="FontbitDavid"/>
          <w:sz w:val="24"/>
          <w:rtl/>
        </w:rPr>
        <w:t xml:space="preserve">: לאתויי אשה שראשה כבד </w:t>
      </w:r>
      <w:ins w:id="96211" w:author="מנוע מכני" w:date="2026-10-11T12:04:39Z">
        <w:r>
          <w:rPr>
            <w:rFonts w:ascii="FontbitDavid" w:hAnsi="FontbitDavid"/>
            <w:sz w:val="24"/>
            <w:rtl/>
          </w:rPr>
          <w:t xml:space="preserve">עליו</w:t>
        </w:r>
      </w:ins>
      <w:del w:id="9621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ואבריה כבדים </w:t>
      </w:r>
      <w:ins w:id="96213" w:author="מנוע מכני" w:date="2026-10-11T12:04:39Z">
        <w:r>
          <w:rPr>
            <w:rFonts w:ascii="FontbitDavid" w:hAnsi="FontbitDavid"/>
            <w:sz w:val="24"/>
            <w:rtl/>
          </w:rPr>
          <w:t xml:space="preserve">עליו</w:t>
        </w:r>
      </w:ins>
      <w:del w:id="9621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ורותתת, וגוסה, </w:t>
      </w:r>
    </w:p>
    <w:p>
      <w:pPr>
        <w:pStyle w:val="38"/>
        <w:rPr>
          <w:ins w:id="101211" w:author="מנוע מכני" w:date="2026-10-11T12:04:39Z"/>
        </w:rPr>
      </w:pPr>
      <w:r>
        <w:t xml:space="preserve">רה</w:t>
      </w:r>
      <w:ins w:id="92541" w:author="מנוע מכני" w:date="2026-10-11T12:04:39Z">
        <w:r>
          <w:t xml:space="preserve">ב"ח</w:t>
        </w:r>
      </w:ins>
      <w:del w:id="92542" w:author="מנוע מכני" w:date="2026-10-11T12:04:39Z">
        <w:r>
          <w:delText xml:space="preserve">ב''ח</w:delText>
        </w:r>
      </w:del>
      <w:r>
        <w:t xml:space="preserve"> משמואל</w:t>
      </w:r>
      <w:r w:rsidRPr="00B078C3">
        <w:t xml:space="preserve">:</w:t>
      </w:r>
    </w:p>
    <w:p w:rsidR="00E403F0" w:rsidRPr="00B078C3" w:rsidRDefault="00E403F0" w:rsidP="00E403F0">
      <w:pPr>
        <w:rPr>
          <w:rFonts w:ascii="FontbitDavid" w:hAnsi="FontbitDavid"/>
          <w:sz w:val="24"/>
          <w:rtl/>
        </w:rPr>
      </w:pPr>
      <w:del w:id="1012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הרי אמרו לימים - שנים, לוסתות - אחת, למה שלא מנו חכמים - שלשה.</w:t>
      </w:r>
    </w:p>
    <w:p w:rsidR="00E403F0" w:rsidRPr="00027215" w:rsidRDefault="00E403F0" w:rsidP="00E403F0">
      <w:pPr>
        <w:rPr>
          <w:rFonts w:ascii="FontbitDavid" w:hAnsi="FontbitDavid"/>
          <w:spacing w:val="-4"/>
          <w:sz w:val="24"/>
          <w:rtl/>
        </w:rPr>
      </w:pPr>
      <w:r w:rsidRPr="00027215">
        <w:rPr>
          <w:rFonts w:ascii="FontbitDavid" w:hAnsi="FontbitDavid"/>
          <w:spacing w:val="-4"/>
          <w:sz w:val="24"/>
          <w:rtl/>
        </w:rPr>
        <w:t xml:space="preserve">למה שלא מנו חכמים - </w:t>
      </w:r>
      <w:ins w:id="92543" w:author="מנוע מכני" w:date="2026-10-11T12:04:39Z">
        <w:r>
          <w:rPr>
            <w:rFonts w:ascii="FontbitDavid" w:hAnsi="FontbitDavid"/>
            <w:spacing w:val="-4"/>
            <w:sz w:val="24"/>
            <w:rtl/>
          </w:rPr>
          <w:t xml:space="preserve">א"ר</w:t>
        </w:r>
      </w:ins>
      <w:del w:id="92544" w:author="מנוע מכני" w:date="2026-10-11T12:04:39Z">
        <w:r w:rsidRPr="00027215">
          <w:rPr>
            <w:rFonts w:ascii="FontbitDavid" w:hAnsi="FontbitDavid"/>
            <w:spacing w:val="-4"/>
            <w:sz w:val="24"/>
            <w:rtl/>
          </w:rPr>
          <w:delText xml:space="preserve">א''ר</w:delText>
        </w:r>
      </w:del>
      <w:r w:rsidRPr="00027215">
        <w:rPr>
          <w:rFonts w:ascii="FontbitDavid" w:hAnsi="FontbitDavid"/>
          <w:spacing w:val="-4"/>
          <w:sz w:val="24"/>
          <w:rtl/>
        </w:rPr>
        <w:t xml:space="preserve"> יוסף: לאתויי ראשה כבד </w:t>
      </w:r>
      <w:ins w:id="96217" w:author="מנוע מכני" w:date="2026-10-11T12:04:39Z">
        <w:r>
          <w:rPr>
            <w:rFonts w:ascii="FontbitDavid" w:hAnsi="FontbitDavid"/>
            <w:spacing w:val="-4"/>
            <w:sz w:val="24"/>
            <w:rtl/>
          </w:rPr>
          <w:t xml:space="preserve">עליו</w:t>
        </w:r>
      </w:ins>
      <w:del w:id="96218" w:author="מנוע מכני" w:date="2026-10-11T12:04:39Z">
        <w:r w:rsidRPr="00027215">
          <w:rPr>
            <w:rFonts w:ascii="FontbitDavid" w:hAnsi="FontbitDavid"/>
            <w:spacing w:val="-4"/>
            <w:sz w:val="24"/>
            <w:rtl/>
          </w:rPr>
          <w:delText xml:space="preserve">עליה</w:delText>
        </w:r>
      </w:del>
      <w:r w:rsidRPr="00027215">
        <w:rPr>
          <w:rFonts w:ascii="FontbitDavid" w:hAnsi="FontbitDavid"/>
          <w:spacing w:val="-4"/>
          <w:sz w:val="24"/>
          <w:rtl/>
        </w:rPr>
        <w:t xml:space="preserve">, ואבריה כבדין </w:t>
      </w:r>
      <w:ins w:id="96219" w:author="מנוע מכני" w:date="2026-10-11T12:04:39Z">
        <w:r>
          <w:rPr>
            <w:rFonts w:ascii="FontbitDavid" w:hAnsi="FontbitDavid"/>
            <w:spacing w:val="-4"/>
            <w:sz w:val="24"/>
            <w:rtl/>
          </w:rPr>
          <w:t xml:space="preserve">עליו</w:t>
        </w:r>
      </w:ins>
      <w:del w:id="96220" w:author="מנוע מכני" w:date="2026-10-11T12:04:39Z">
        <w:r w:rsidRPr="00027215">
          <w:rPr>
            <w:rFonts w:ascii="FontbitDavid" w:hAnsi="FontbitDavid"/>
            <w:spacing w:val="-4"/>
            <w:sz w:val="24"/>
            <w:rtl/>
          </w:rPr>
          <w:delText xml:space="preserve">עליה</w:delText>
        </w:r>
      </w:del>
      <w:r w:rsidRPr="00027215">
        <w:rPr>
          <w:rFonts w:ascii="FontbitDavid" w:hAnsi="FontbitDavid"/>
          <w:spacing w:val="-4"/>
          <w:sz w:val="24"/>
          <w:rtl/>
        </w:rPr>
        <w:t xml:space="preserve">, ורותתת, וגוסה.</w:t>
      </w:r>
    </w:p>
    <w:p>
      <w:pPr>
        <w:pStyle w:val="38"/>
        <w:rPr>
          <w:ins w:id="101213" w:author="מנוע מכני" w:date="2026-10-11T12:04:39Z"/>
        </w:rPr>
      </w:pPr>
      <w:r w:rsidRPr="00B078C3">
        <w:t xml:space="preserve">א"ל</w:t>
      </w:r>
      <w:r w:rsidRPr="00B078C3">
        <w:t xml:space="preserve"> אביי:</w:t>
      </w:r>
    </w:p>
    <w:p w:rsidR="00E403F0" w:rsidRDefault="00E403F0" w:rsidP="00E403F0">
      <w:pPr>
        <w:rPr>
          <w:rFonts w:ascii="FontbitDavid" w:hAnsi="FontbitDavid"/>
          <w:sz w:val="24"/>
          <w:rtl/>
        </w:rPr>
      </w:pPr>
      <w:del w:id="101214" w:author="מנוע מכני" w:date="2026-10-11T12:04:39Z">
        <w:r w:rsidRPr="00B078C3">
          <w:rPr>
            <w:rFonts w:ascii="FontbitDavid" w:hAnsi="FontbitDavid"/>
            <w:sz w:val="24"/>
            <w:rtl/>
          </w:rPr>
          <w:delText xml:space="preserve"> </w:delText>
        </w:r>
      </w:del>
      <w:ins w:id="96221" w:author="מנוע מכני" w:date="2026-10-11T12:04:39Z">
        <w:r>
          <w:rPr>
            <w:rFonts w:ascii="FontbitDavid" w:hAnsi="FontbitDavid"/>
            <w:sz w:val="24"/>
            <w:rtl/>
          </w:rPr>
          <w:t xml:space="preserve">מה</w:t>
        </w:r>
      </w:ins>
      <w:del w:id="96222" w:author="מנוע מכני" w:date="2026-10-11T12:04:39Z">
        <w:r w:rsidRPr="00B078C3">
          <w:rPr>
            <w:rFonts w:ascii="FontbitDavid" w:hAnsi="FontbitDavid"/>
            <w:sz w:val="24"/>
            <w:rtl/>
          </w:rPr>
          <w:delText xml:space="preserve">מאי</w:delText>
        </w:r>
      </w:del>
      <w:r w:rsidRPr="00E41836">
        <w:rPr>
          <w:rFonts w:ascii="FontbitDavid" w:hAnsi="FontbitDavid"/>
          <w:sz w:val="24"/>
          <w:rtl/>
        </w:rPr>
        <w:t xml:space="preserve"> </w:t>
      </w:r>
      <w:r w:rsidRPr="00B078C3">
        <w:rPr>
          <w:rFonts w:ascii="FontbitDavid" w:hAnsi="FontbitDavid"/>
          <w:sz w:val="24"/>
          <w:rtl/>
        </w:rPr>
        <w:t xml:space="preserve">משמע </w:t>
      </w:r>
      <w:ins w:id="98077" w:author="מנוע מכני" w:date="2026-10-11T12:04:39Z">
        <w:r>
          <w:rPr>
            <w:rFonts w:ascii="FontbitDavid" w:hAnsi="FontbitDavid"/>
            <w:sz w:val="24"/>
            <w:rtl/>
          </w:rPr>
          <w:t xml:space="preserve">לנו</w:t>
        </w:r>
      </w:ins>
      <w:del w:id="98078"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מתני' היא, </w:t>
      </w:r>
      <w:ins w:id="94583" w:author="מנוע מכני" w:date="2026-10-11T12:04:39Z">
        <w:r>
          <w:rPr>
            <w:rFonts w:ascii="FontbitDavid" w:hAnsi="FontbitDavid"/>
            <w:sz w:val="24"/>
            <w:rtl/>
          </w:rPr>
          <w:t xml:space="preserve">שהרי</w:t>
        </w:r>
      </w:ins>
      <w:del w:id="94584" w:author="מנוע מכני" w:date="2026-10-11T12:04:39Z">
        <w:r w:rsidRPr="00B078C3">
          <w:rPr>
            <w:rFonts w:ascii="FontbitDavid" w:hAnsi="FontbitDavid"/>
            <w:sz w:val="24"/>
            <w:rtl/>
          </w:rPr>
          <w:delText xml:space="preserve">דהא</w:delText>
        </w:r>
      </w:del>
      <w:r w:rsidRPr="00B078C3">
        <w:rPr>
          <w:rFonts w:ascii="FontbitDavid" w:hAnsi="FontbitDavid"/>
          <w:sz w:val="24"/>
          <w:rtl/>
        </w:rPr>
        <w:t xml:space="preserve"> פרשה </w:t>
      </w:r>
      <w:r w:rsidRPr="00B078C3">
        <w:rPr>
          <w:rStyle w:val="2fb"/>
          <w:rFonts w:ascii="FontbitDavid" w:hAnsi="FontbitDavid"/>
          <w:sz w:val="24"/>
          <w:rtl/>
        </w:rPr>
        <w:t xml:space="preserve">רבה</w:t>
      </w:r>
      <w:r w:rsidRPr="00B078C3">
        <w:rPr>
          <w:rFonts w:ascii="FontbitDavid" w:hAnsi="FontbitDavid"/>
          <w:sz w:val="24"/>
          <w:rtl/>
        </w:rPr>
        <w:t xml:space="preserve"> בר </w:t>
      </w:r>
      <w:r w:rsidRPr="00B078C3">
        <w:rPr>
          <w:rStyle w:val="2fb"/>
          <w:rFonts w:ascii="FontbitDavid" w:hAnsi="FontbitDavid"/>
          <w:sz w:val="24"/>
          <w:rtl/>
        </w:rPr>
        <w:t xml:space="preserve">עולא</w:t>
      </w:r>
      <w:r w:rsidRPr="00B078C3">
        <w:rPr>
          <w:rFonts w:ascii="FontbitDavid" w:hAnsi="FontbitDavid"/>
          <w:sz w:val="24"/>
          <w:rtl/>
        </w:rPr>
        <w:t xml:space="preserve">! </w:t>
      </w:r>
    </w:p>
    <w:p>
      <w:pPr>
        <w:pStyle w:val="38"/>
        <w:rPr>
          <w:ins w:id="101215" w:author="מנוע מכני" w:date="2026-10-11T12:04:39Z"/>
        </w:rPr>
      </w:pPr>
      <w:r w:rsidRPr="00B078C3">
        <w:t xml:space="preserve">אלא </w:t>
      </w:r>
      <w:r w:rsidRPr="00B078C3">
        <w:t xml:space="preserve">אמר</w:t>
      </w:r>
      <w:r w:rsidRPr="00B078C3">
        <w:t xml:space="preserve"> אביי:</w:t>
      </w:r>
    </w:p>
    <w:p w:rsidR="00E403F0" w:rsidRPr="00B078C3" w:rsidRDefault="00E403F0" w:rsidP="00E403F0">
      <w:pPr>
        <w:rPr>
          <w:rFonts w:ascii="FontbitDavid" w:hAnsi="FontbitDavid"/>
          <w:sz w:val="24"/>
          <w:rtl/>
        </w:rPr>
      </w:pPr>
      <w:del w:id="10121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לאתויי - אכלה שום וראתה, ואכלה בצלים וראתה, כססה פלפלים וראתה.</w:t>
      </w:r>
    </w:p>
    <w:p>
      <w:pPr>
        <w:pStyle w:val="38"/>
        <w:rPr>
          <w:ins w:id="101217" w:author="מנוע מכני" w:date="2026-10-11T12:04:39Z"/>
        </w:rPr>
      </w:pPr>
      <w:ins w:id="92545" w:author="מנוע מכני" w:date="2026-10-11T12:04:39Z">
        <w:r>
          <w:t xml:space="preserve">א"ר</w:t>
        </w:r>
      </w:ins>
      <w:del w:id="92546" w:author="מנוע מכני" w:date="2026-10-11T12:04:39Z">
        <w:r w:rsidRPr="00B078C3">
          <w:delText xml:space="preserve">א''ר</w:delText>
        </w:r>
      </w:del>
      <w:r w:rsidRPr="00B078C3">
        <w:t xml:space="preserve"> יוסף:</w:t>
      </w:r>
    </w:p>
    <w:p w:rsidR="00E403F0" w:rsidRPr="00B078C3" w:rsidRDefault="00E403F0" w:rsidP="00E403F0">
      <w:pPr>
        <w:rPr>
          <w:rFonts w:ascii="FontbitDavid" w:hAnsi="FontbitDavid"/>
          <w:sz w:val="24"/>
          <w:rtl/>
        </w:rPr>
      </w:pPr>
      <w:del w:id="10121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שמיע לי הא </w:t>
      </w:r>
      <w:ins w:id="97243" w:author="מנוע מכני" w:date="2026-10-11T12:04:39Z">
        <w:r>
          <w:rPr>
            <w:rFonts w:ascii="FontbitDavid" w:hAnsi="FontbitDavid"/>
            <w:sz w:val="24"/>
            <w:rtl/>
          </w:rPr>
          <w:t xml:space="preserve">שמועה</w:t>
        </w:r>
      </w:ins>
      <w:del w:id="97244" w:author="מנוע מכני" w:date="2026-10-11T12:04:39Z">
        <w:r w:rsidRPr="00B078C3">
          <w:rPr>
            <w:rFonts w:ascii="FontbitDavid" w:hAnsi="FontbitDavid"/>
            <w:sz w:val="24"/>
            <w:rtl/>
          </w:rPr>
          <w:delText xml:space="preserve">שמעתא</w:delText>
        </w:r>
      </w:del>
      <w:r w:rsidRPr="00B078C3">
        <w:rPr>
          <w:rFonts w:ascii="FontbitDavid" w:hAnsi="FontbitDavid"/>
          <w:sz w:val="24"/>
          <w:rtl/>
        </w:rPr>
        <w:t xml:space="preserve">.</w:t>
      </w:r>
    </w:p>
    <w:p>
      <w:pPr>
        <w:pStyle w:val="38"/>
        <w:rPr>
          <w:ins w:id="101219" w:author="מנוע מכני" w:date="2026-10-11T12:04:39Z"/>
        </w:rPr>
      </w:pPr>
      <w:ins w:id="92547" w:author="מנוע מכני" w:date="2026-10-11T12:04:39Z">
        <w:r>
          <w:t xml:space="preserve">א"ל</w:t>
        </w:r>
      </w:ins>
      <w:del w:id="92548" w:author="מנוע מכני" w:date="2026-10-11T12:04:39Z">
        <w:r>
          <w:delText xml:space="preserve">א''ל</w:delText>
        </w:r>
      </w:del>
      <w:r w:rsidRPr="00B078C3">
        <w:t xml:space="preserve"> אביי:</w:t>
      </w:r>
    </w:p>
    <w:p w:rsidR="00E403F0" w:rsidRPr="00B078C3" w:rsidRDefault="00E403F0" w:rsidP="00E403F0">
      <w:pPr>
        <w:rPr>
          <w:rFonts w:ascii="FontbitDavid" w:hAnsi="FontbitDavid"/>
          <w:sz w:val="24"/>
          <w:rtl/>
        </w:rPr>
      </w:pPr>
      <w:del w:id="10122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את אמריתה </w:t>
      </w:r>
      <w:ins w:id="90283" w:author="Claude - סמנטי" w:date="2026-10-11T12:19:29Z">
        <w:r>
          <w:rPr>
            <w:rFonts w:ascii="FontbitDavid" w:hAnsi="FontbitDavid"/>
            <w:sz w:val="24"/>
            <w:rtl/>
          </w:rPr>
          <w:t xml:space="preserve">לנו</w:t>
        </w:r>
      </w:ins>
      <w:del w:id="90284" w:author="Claude - סמנטי" w:date="2026-10-11T12:19:29Z">
        <w:r w:rsidRPr="00B078C3">
          <w:rPr>
            <w:rFonts w:ascii="FontbitDavid" w:hAnsi="FontbitDavid"/>
            <w:sz w:val="24"/>
            <w:rtl/>
          </w:rPr>
          <w:delText xml:space="preserve">ניהלן</w:delText>
        </w:r>
      </w:del>
      <w:r w:rsidRPr="00B078C3">
        <w:rPr>
          <w:rFonts w:ascii="FontbitDavid" w:hAnsi="FontbitDavid"/>
          <w:sz w:val="24"/>
          <w:rtl/>
        </w:rPr>
        <w:t xml:space="preserve">, ואהא אמריתה </w:t>
      </w:r>
      <w:ins w:id="90281" w:author="Claude - סמנטי" w:date="2026-10-11T12:19:29Z">
        <w:r>
          <w:rPr>
            <w:rFonts w:ascii="FontbitDavid" w:hAnsi="FontbitDavid"/>
            <w:sz w:val="24"/>
            <w:rtl/>
          </w:rPr>
          <w:t xml:space="preserve">לנו</w:t>
        </w:r>
      </w:ins>
      <w:del w:id="90282" w:author="Claude - סמנטי" w:date="2026-10-11T12:19:29Z">
        <w:r w:rsidRPr="00B078C3">
          <w:rPr>
            <w:rFonts w:ascii="FontbitDavid" w:hAnsi="FontbitDavid"/>
            <w:sz w:val="24"/>
            <w:rtl/>
          </w:rPr>
          <w:delText xml:space="preserve">ניהלן</w:delText>
        </w:r>
      </w:del>
      <w:r w:rsidRPr="00B078C3">
        <w:rPr>
          <w:rFonts w:ascii="FontbitDavid" w:hAnsi="FontbitDavid"/>
          <w:sz w:val="24"/>
          <w:rtl/>
        </w:rPr>
        <w:t xml:space="preserve">: היתה למודה להיות רואה יום חמשה עשר ושינתה ליום עשרים - זה וזה אסורין.</w:t>
      </w:r>
    </w:p>
    <w:p w:rsidR="00E403F0" w:rsidRPr="00B078C3" w:rsidRDefault="00E403F0" w:rsidP="00E403F0">
      <w:pPr>
        <w:rPr>
          <w:rFonts w:ascii="FontbitDavid" w:hAnsi="FontbitDavid"/>
          <w:sz w:val="24"/>
          <w:rtl/>
        </w:rPr>
      </w:pPr>
      <w:r w:rsidRPr="00B078C3">
        <w:rPr>
          <w:rFonts w:ascii="FontbitDavid" w:hAnsi="FontbitDavid"/>
          <w:sz w:val="24"/>
          <w:rtl/>
        </w:rPr>
        <w:t>שלש פעמים ליום עשרים - הותר יום חמשה עשר, וקבעה לה יום עשרים, שאין אשה קובעת לה וסת - עד שתקבענה שלש פעמים.</w:t>
      </w:r>
    </w:p>
    <w:p>
      <w:pPr>
        <w:pStyle w:val="38"/>
        <w:rPr>
          <w:ins w:id="101221" w:author="מנוע מכני" w:date="2026-10-11T12:04:39Z"/>
        </w:rPr>
      </w:pPr>
      <w:r w:rsidRPr="00B078C3">
        <w:t xml:space="preserve">ואמרת </w:t>
      </w:r>
      <w:ins w:id="98079" w:author="מנוע מכני" w:date="2026-10-11T12:04:39Z">
        <w:r>
          <w:t xml:space="preserve">לנו</w:t>
        </w:r>
      </w:ins>
      <w:del w:id="98080" w:author="מנוע מכני" w:date="2026-10-11T12:04:39Z">
        <w:r w:rsidRPr="00B078C3">
          <w:delText xml:space="preserve">לן</w:delText>
        </w:r>
      </w:del>
      <w:r w:rsidRPr="00B078C3">
        <w:t xml:space="preserve"> עלה </w:t>
      </w:r>
      <w:r>
        <w:t xml:space="preserve">א</w:t>
      </w:r>
      <w:ins w:id="92549" w:author="מנוע מכני" w:date="2026-10-11T12:04:39Z">
        <w:r>
          <w:t xml:space="preserve">ר"י</w:t>
        </w:r>
      </w:ins>
      <w:del w:id="92550" w:author="מנוע מכני" w:date="2026-10-11T12:04:39Z">
        <w:r>
          <w:delText xml:space="preserve">ר''י</w:delText>
        </w:r>
      </w:del>
      <w:r>
        <w:t xml:space="preserve"> משמואל</w:t>
      </w:r>
      <w:r w:rsidRPr="00B078C3">
        <w:t xml:space="preserve">:</w:t>
      </w:r>
    </w:p>
    <w:p w:rsidR="00E403F0" w:rsidRDefault="00E403F0" w:rsidP="00E403F0">
      <w:pPr>
        <w:rPr>
          <w:rFonts w:ascii="FontbitDavid" w:hAnsi="FontbitDavid"/>
          <w:sz w:val="24"/>
          <w:rtl/>
        </w:rPr>
      </w:pPr>
      <w:del w:id="10122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זו דברי </w:t>
      </w:r>
      <w:r w:rsidRPr="00B078C3">
        <w:rPr>
          <w:rStyle w:val="2fb"/>
          <w:rFonts w:ascii="FontbitDavid" w:hAnsi="FontbitDavid"/>
          <w:sz w:val="24"/>
          <w:rtl/>
        </w:rPr>
        <w:t xml:space="preserve">ר"ג</w:t>
      </w:r>
      <w:r w:rsidRPr="00B078C3">
        <w:rPr>
          <w:rFonts w:ascii="FontbitDavid" w:hAnsi="FontbitDavid"/>
          <w:sz w:val="24"/>
          <w:rtl/>
        </w:rPr>
        <w:t xml:space="preserve"> בר </w:t>
      </w:r>
      <w:r w:rsidRPr="00B078C3">
        <w:rPr>
          <w:rStyle w:val="2fb"/>
          <w:rFonts w:ascii="FontbitDavid" w:hAnsi="FontbitDavid"/>
          <w:sz w:val="24"/>
          <w:rtl/>
        </w:rPr>
        <w:t xml:space="preserve">רבי</w:t>
      </w:r>
      <w:r w:rsidRPr="00B078C3">
        <w:rPr>
          <w:rFonts w:ascii="FontbitDavid" w:hAnsi="FontbitDavid"/>
          <w:sz w:val="24"/>
          <w:rtl/>
        </w:rPr>
        <w:t xml:space="preserve"> שאמר משום </w:t>
      </w:r>
      <w:r w:rsidRPr="00B078C3">
        <w:rPr>
          <w:rStyle w:val="2fb"/>
          <w:rFonts w:ascii="FontbitDavid" w:hAnsi="FontbitDavid"/>
          <w:sz w:val="24"/>
          <w:rtl/>
        </w:rPr>
        <w:t xml:space="preserve">רשב"ג</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Fonts w:ascii="FontbitDavid" w:hAnsi="FontbitDavid"/>
          <w:sz w:val="24"/>
          <w:rtl/>
        </w:rPr>
        <w:t xml:space="preserve">אבל חכמים אומרים: ראתה - אינה צריכה </w:t>
      </w:r>
      <w:r w:rsidRPr="00B078C3">
        <w:rPr>
          <w:rFonts w:ascii="FontbitDavid" w:hAnsi="FontbitDavid"/>
          <w:sz w:val="24"/>
          <w:rtl/>
        </w:rPr>
        <w:t xml:space="preserve">לא</w:t>
      </w:r>
      <w:r w:rsidRPr="00B078C3">
        <w:rPr>
          <w:rFonts w:ascii="FontbitDavid" w:hAnsi="FontbitDavid"/>
          <w:sz w:val="24"/>
          <w:rtl/>
        </w:rPr>
        <w:t xml:space="preserve"> לשנות ולא לשלש.</w:t>
      </w:r>
    </w:p>
    <w:p>
      <w:pPr>
        <w:pStyle w:val="38"/>
        <w:rPr>
          <w:ins w:id="101223" w:author="מנוע מכני" w:date="2026-10-11T12:04:39Z"/>
        </w:rPr>
      </w:pPr>
      <w:ins w:id="94585" w:author="מנוע מכני" w:date="2026-10-11T12:04:39Z">
        <w:r>
          <w:t xml:space="preserve">ואומרים</w:t>
        </w:r>
      </w:ins>
      <w:del w:id="94586" w:author="מנוע מכני" w:date="2026-10-11T12:04:39Z">
        <w:r w:rsidRPr="00B078C3">
          <w:delText xml:space="preserve">ואמרינן</w:delText>
        </w:r>
      </w:del>
      <w:r w:rsidRPr="00B078C3">
        <w:t xml:space="preserve"> לך:</w:t>
      </w:r>
    </w:p>
    <w:p w:rsidR="00E403F0" w:rsidRPr="00B078C3" w:rsidRDefault="00E403F0" w:rsidP="00E403F0">
      <w:pPr>
        <w:rPr>
          <w:rFonts w:ascii="FontbitDavid" w:hAnsi="FontbitDavid"/>
          <w:sz w:val="24"/>
          <w:rtl/>
        </w:rPr>
      </w:pPr>
      <w:del w:id="10122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לשנות אמרת </w:t>
      </w:r>
      <w:ins w:id="98081" w:author="מנוע מכני" w:date="2026-10-11T12:04:39Z">
        <w:r>
          <w:rPr>
            <w:rFonts w:ascii="FontbitDavid" w:hAnsi="FontbitDavid"/>
            <w:sz w:val="24"/>
            <w:rtl/>
          </w:rPr>
          <w:t xml:space="preserve">לנו</w:t>
        </w:r>
      </w:ins>
      <w:del w:id="98082"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לשלש </w:t>
      </w:r>
      <w:ins w:id="98551" w:author="מנוע מכני" w:date="2026-10-11T12:04:39Z">
        <w:r>
          <w:rPr>
            <w:rFonts w:ascii="FontbitDavid" w:hAnsi="FontbitDavid"/>
            <w:sz w:val="24"/>
            <w:rtl/>
          </w:rPr>
          <w:t xml:space="preserve">צריכה</w:t>
        </w:r>
      </w:ins>
      <w:del w:id="98552" w:author="מנוע מכני" w:date="2026-10-11T12:04:39Z">
        <w:r w:rsidRPr="00B078C3">
          <w:rPr>
            <w:rFonts w:ascii="FontbitDavid" w:hAnsi="FontbitDavid"/>
            <w:sz w:val="24"/>
            <w:rtl/>
          </w:rPr>
          <w:delText xml:space="preserve">מיבעיא</w:delText>
        </w:r>
      </w:del>
      <w:r w:rsidRPr="00B078C3">
        <w:rPr>
          <w:rFonts w:ascii="FontbitDavid" w:hAnsi="FontbitDavid"/>
          <w:sz w:val="24"/>
          <w:rtl/>
        </w:rPr>
        <w:t xml:space="preserve">? ואמרת </w:t>
      </w:r>
      <w:ins w:id="98083" w:author="מנוע מכני" w:date="2026-10-11T12:04:39Z">
        <w:r>
          <w:rPr>
            <w:rFonts w:ascii="FontbitDavid" w:hAnsi="FontbitDavid"/>
            <w:sz w:val="24"/>
            <w:rtl/>
          </w:rPr>
          <w:t xml:space="preserve">לנו</w:t>
        </w:r>
      </w:ins>
      <w:del w:id="98084" w:author="מנוע מכני" w:date="2026-10-11T12:04:39Z">
        <w:r w:rsidRPr="00B078C3">
          <w:rPr>
            <w:rFonts w:ascii="FontbitDavid" w:hAnsi="FontbitDavid"/>
            <w:sz w:val="24"/>
            <w:rtl/>
          </w:rPr>
          <w:delText xml:space="preserve">לן</w:delText>
        </w:r>
      </w:del>
      <w:r w:rsidRPr="00B078C3">
        <w:rPr>
          <w:rFonts w:ascii="FontbitDavid" w:hAnsi="FontbitDavid"/>
          <w:sz w:val="24"/>
          <w:rtl/>
        </w:rPr>
        <w:t xml:space="preserve">: לשנות - בוסתות, לשלש - בימים.</w:t>
      </w:r>
    </w:p>
    <w:p w:rsidR="00E403F0" w:rsidRPr="00B078C3" w:rsidRDefault="00E403F0" w:rsidP="00E403F0">
      <w:pPr>
        <w:rPr>
          <w:rFonts w:ascii="FontbitDavid" w:hAnsi="FontbitDavid"/>
          <w:sz w:val="24"/>
          <w:rtl/>
        </w:rPr>
      </w:pPr>
      <w:r w:rsidRPr="00B078C3">
        <w:rPr>
          <w:rFonts w:ascii="FontbitDavid" w:hAnsi="FontbitDavid"/>
          <w:sz w:val="24"/>
          <w:rtl/>
        </w:rPr>
        <w:t xml:space="preserve">ונימא זו דברי </w:t>
      </w:r>
      <w:r w:rsidRPr="00B078C3">
        <w:rPr>
          <w:rStyle w:val="2fb"/>
          <w:rFonts w:ascii="FontbitDavid" w:hAnsi="FontbitDavid"/>
          <w:sz w:val="24"/>
          <w:rtl/>
        </w:rPr>
        <w:t xml:space="preserve">רשב"ג</w:t>
      </w:r>
      <w:r w:rsidRPr="00B078C3">
        <w:rPr>
          <w:rFonts w:ascii="FontbitDavid" w:hAnsi="FontbitDavid"/>
          <w:sz w:val="24"/>
          <w:rtl/>
        </w:rPr>
        <w:t xml:space="preserve">! הא </w:t>
      </w:r>
      <w:r w:rsidRPr="00B078C3">
        <w:rPr>
          <w:rFonts w:ascii="FontbitDavid" w:hAnsi="FontbitDavid"/>
          <w:sz w:val="24"/>
          <w:rtl/>
        </w:rPr>
        <w:t xml:space="preserve">קמ"ל</w:t>
      </w:r>
      <w:r w:rsidRPr="00B078C3">
        <w:rPr>
          <w:rFonts w:ascii="FontbitDavid" w:hAnsi="FontbitDavid"/>
          <w:sz w:val="24"/>
          <w:rtl/>
        </w:rPr>
        <w:t xml:space="preserve"> </w:t>
      </w:r>
      <w:r w:rsidRPr="00B078C3">
        <w:rPr>
          <w:rStyle w:val="2fb"/>
          <w:rFonts w:ascii="FontbitDavid" w:hAnsi="FontbitDavid"/>
          <w:sz w:val="24"/>
          <w:rtl/>
        </w:rPr>
        <w:t xml:space="preserve">שמואל</w:t>
      </w:r>
      <w:r w:rsidRPr="00B078C3">
        <w:rPr>
          <w:rFonts w:ascii="FontbitDavid" w:hAnsi="FontbitDavid"/>
          <w:sz w:val="24"/>
          <w:rtl/>
        </w:rPr>
        <w:t xml:space="preserve">: </w:t>
      </w:r>
      <w:r w:rsidRPr="00B078C3">
        <w:rPr>
          <w:rStyle w:val="2fb"/>
          <w:rFonts w:ascii="FontbitDavid" w:hAnsi="FontbitDavid"/>
          <w:sz w:val="24"/>
          <w:rtl/>
        </w:rPr>
        <w:t xml:space="preserve">דר"ג</w:t>
      </w:r>
      <w:r w:rsidRPr="00B078C3">
        <w:rPr>
          <w:rFonts w:ascii="FontbitDavid" w:hAnsi="FontbitDavid"/>
          <w:sz w:val="24"/>
          <w:rtl/>
        </w:rPr>
        <w:t xml:space="preserve"> ברבי - </w:t>
      </w:r>
      <w:r w:rsidRPr="00B078C3">
        <w:rPr>
          <w:rStyle w:val="2fb"/>
          <w:rFonts w:ascii="FontbitDavid" w:hAnsi="FontbitDavid"/>
          <w:sz w:val="24"/>
          <w:rtl/>
        </w:rPr>
        <w:t xml:space="preserve">כרשב"ג</w:t>
      </w:r>
      <w:r w:rsidRPr="00B078C3">
        <w:rPr>
          <w:rFonts w:ascii="FontbitDavid" w:hAnsi="FontbitDavid"/>
          <w:sz w:val="24"/>
          <w:rtl/>
        </w:rPr>
        <w:t xml:space="preserve"> סבירא </w:t>
      </w:r>
      <w:ins w:id="96223" w:author="מנוע מכני" w:date="2026-10-11T12:04:39Z">
        <w:r>
          <w:rPr>
            <w:rFonts w:ascii="FontbitDavid" w:hAnsi="FontbitDavid"/>
            <w:sz w:val="24"/>
            <w:rtl/>
          </w:rPr>
          <w:t xml:space="preserve">לו</w:t>
        </w:r>
      </w:ins>
      <w:del w:id="9622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93" w:author="קלוד" w:date="2026-10-11T09:07:21Z"/>
        </w:rPr>
      </w:pPr>
      <w:ins w:id="20392" w:author="קלוד" w:date="2026-10-11T09:07:21Z">
        <w:r>
          <w:t xml:space="preserve">משנה ט</w:t>
        </w:r>
      </w:ins>
    </w:p>
    <w:p w:rsidR="00E403F0" w:rsidRPr="00D65BEC" w:rsidRDefault="00E403F0" w:rsidP="00E403F0">
      <w:pPr>
        <w:pStyle w:val="afff9"/>
        <w:rPr>
          <w:del w:id="20265" w:author="קלוד" w:date="2026-10-11T09:07:21Z"/>
          <w:rtl/>
        </w:rPr>
      </w:pPr>
      <w:del w:id="20264" w:author="קלוד" w:date="2026-10-11T09:07:21Z">
        <w:r w:rsidRPr="00D65BEC">
          <w:rPr>
            <w:rtl/>
          </w:rPr>
          <w:delText xml:space="preserve">מתני'.</w:delText>
        </w:r>
      </w:del>
    </w:p>
    <w:p w:rsidR="00E403F0" w:rsidRPr="00D65BEC" w:rsidRDefault="00E403F0" w:rsidP="00E403F0">
      <w:pPr>
        <w:pStyle w:val="afff9"/>
        <w:spacing w:before="120"/>
        <w:rPr>
          <w:rtl/>
        </w:rPr>
        <w:pPrChange w:id="90054" w:author="קלוד" w:date="2026-10-11T12:09:42Z">
          <w:pPr>
            <w:pStyle w:val="afff9"/>
          </w:pPr>
        </w:pPrChange>
      </w:pPr>
      <w:r w:rsidRPr="00D65BEC">
        <w:rPr>
          <w:rtl/>
        </w:rPr>
        <w:t xml:space="preserve">היתה למודה להיות רואה בתחלת הוסתות, </w:t>
      </w:r>
    </w:p>
    <w:p w:rsidR="00E403F0" w:rsidRPr="00D65BEC" w:rsidRDefault="00E403F0" w:rsidP="00E403F0">
      <w:pPr>
        <w:pStyle w:val="afff9"/>
        <w:rPr>
          <w:rtl/>
        </w:rPr>
      </w:pPr>
      <w:r w:rsidRPr="00D65BEC">
        <w:rPr>
          <w:rtl/>
        </w:rPr>
        <w:t>כל הטהרות שעשתה בתוך הוסתות - טמאות.</w:t>
      </w:r>
    </w:p>
    <w:p w:rsidR="00E403F0" w:rsidRPr="00D65BEC" w:rsidRDefault="00E403F0" w:rsidP="00E403F0">
      <w:pPr>
        <w:pStyle w:val="afff9"/>
        <w:rPr>
          <w:rtl/>
        </w:rPr>
      </w:pPr>
      <w:r w:rsidRPr="00D65BEC">
        <w:rPr>
          <w:rtl/>
        </w:rPr>
        <w:t>בסוף הוסתות - כל הטהרות שעשתה בתוך הוסתות טהורות.</w:t>
      </w:r>
    </w:p>
    <w:p w:rsidR="00E403F0" w:rsidRPr="00D65BEC" w:rsidRDefault="00E403F0" w:rsidP="00E403F0">
      <w:pPr>
        <w:pStyle w:val="afff9"/>
        <w:rPr>
          <w:rtl/>
        </w:rPr>
      </w:pPr>
      <w:r>
        <w:rPr>
          <w:rStyle w:val="TanaimMishna"/>
          <w:rtl/>
          <w:rPrChange w:id="20045" w:author="קלוד" w:date="2026-10-11T09:07:21Z">
            <w:rPr>
              <w:rtl/>
            </w:rPr>
          </w:rPrChange>
        </w:rPr>
        <w:t xml:space="preserve">רבי יוסי</w:t>
      </w:r>
      <w:r>
        <w:rPr>
          <w:rtl/>
        </w:rPr>
        <w:t xml:space="preserve"> אומר</w:t>
      </w:r>
      <w:r>
        <w:rPr>
          <w:rStyle w:val="TanaimMishna"/>
          <w:rtl/>
          <w:rPrChange w:id="102933" w:author="Claude" w:date="2026-10-11T09:07:54Z">
            <w:rPr>
              <w:rtl/>
            </w:rPr>
          </w:rPrChange>
        </w:rPr>
        <w:t xml:space="preserve">:</w:t>
      </w:r>
      <w:r>
        <w:rPr>
          <w:rtl/>
        </w:rPr>
        <w:t xml:space="preserve"> אף ימים ושעות וסתות;</w:t>
      </w:r>
    </w:p>
    <w:p w:rsidR="00E403F0" w:rsidRPr="00D65BEC" w:rsidRDefault="00E403F0" w:rsidP="00E403F0">
      <w:pPr>
        <w:pStyle w:val="afff9"/>
        <w:rPr>
          <w:rtl/>
        </w:rPr>
      </w:pPr>
      <w:r w:rsidRPr="00D65BEC">
        <w:rPr>
          <w:rtl/>
        </w:rPr>
        <w:t>היתה למודה להיות רואה עם הנץ החמה - אינה אסורה אלא עם הנץ החמה.</w:t>
      </w:r>
    </w:p>
    <w:p w:rsidR="00E403F0" w:rsidRPr="00D65BEC" w:rsidRDefault="00E403F0" w:rsidP="00E403F0">
      <w:pPr>
        <w:pStyle w:val="afff9"/>
        <w:rPr>
          <w:rtl/>
        </w:rPr>
      </w:pPr>
      <w:r>
        <w:rPr>
          <w:rStyle w:val="TanaimMishna"/>
          <w:rtl/>
          <w:rPrChange w:id="20046" w:author="קלוד" w:date="2026-10-11T09:07:21Z">
            <w:rPr>
              <w:rtl/>
            </w:rPr>
          </w:rPrChange>
        </w:rPr>
        <w:t xml:space="preserve">רבי יהודה</w:t>
      </w:r>
      <w:r>
        <w:rPr>
          <w:rtl/>
        </w:rPr>
        <w:t xml:space="preserve"> אומר</w:t>
      </w:r>
      <w:r>
        <w:rPr>
          <w:rStyle w:val="TanaimMishna"/>
          <w:rtl/>
          <w:rPrChange w:id="102934" w:author="Claude" w:date="2026-10-11T09:07:54Z">
            <w:rPr>
              <w:rtl/>
            </w:rPr>
          </w:rPrChange>
        </w:rPr>
        <w:t xml:space="preserve">:</w:t>
      </w:r>
      <w:r>
        <w:rPr>
          <w:rtl/>
        </w:rPr>
        <w:t xml:space="preserve"> כל היום שלה.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103" w:author="קלוד" w:date="2026-10-11T12:23:38Z"/>
        </w:rPr>
      </w:pPr>
      <w:ins w:id="90104" w:author="קלוד" w:date="2026-10-11T12:23:38Z">
        <w:r>
          <w:rPr>
            <w:color w:val="7B3F00"/>
          </w:rPr>
          <w:t xml:space="preserve">וסת ימים ושעות - ר"י ור' יוסי באיסור סמוך לוסת</w:t>
        </w:r>
      </w:ins>
    </w:p>
    <w:p w:rsidR="00E403F0" w:rsidRDefault="00E403F0" w:rsidP="00E403F0">
      <w:pPr>
        <w:rPr>
          <w:rFonts w:ascii="FontbitDavid" w:hAnsi="FontbitDavid"/>
          <w:sz w:val="24"/>
          <w:rtl/>
        </w:rPr>
      </w:pPr>
      <w:r w:rsidRPr="00B078C3">
        <w:rPr>
          <w:rFonts w:ascii="FontbitDavid" w:hAnsi="FontbitDavid"/>
          <w:sz w:val="24"/>
          <w:rtl/>
        </w:rPr>
        <w:t xml:space="preserve">תנא כיצד א"ר יוסי ימים ושעות וסתות - היתה למודה להיות רואה מיום עשרים ליום עשרים, ומשש שעות לשש שעות, הגיע יום עשרים ולא ראתה - אסורה לשמש כל שש שעות ראשונות - דברי </w:t>
      </w:r>
      <w:ins w:id="93301" w:author="מנוע מכני" w:date="2026-10-11T12:04:39Z">
        <w:r>
          <w:rPr>
            <w:rStyle w:val="2fb"/>
            <w:rFonts w:ascii="FontbitDavid" w:hAnsi="FontbitDavid"/>
            <w:sz w:val="24"/>
            <w:rtl/>
          </w:rPr>
          <w:t xml:space="preserve">ר"י</w:t>
        </w:r>
      </w:ins>
      <w:del w:id="93302"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ורבי יוסי</w:t>
      </w:r>
      <w:r w:rsidRPr="00B078C3">
        <w:rPr>
          <w:rFonts w:ascii="FontbitDavid" w:hAnsi="FontbitDavid"/>
          <w:sz w:val="24"/>
          <w:rtl/>
        </w:rPr>
        <w:t xml:space="preserve"> מתיר עד שש שעות, וחוששת בשש שעות.</w:t>
      </w:r>
    </w:p>
    <w:p w:rsidR="00E403F0" w:rsidRDefault="00E403F0" w:rsidP="00E403F0">
      <w:pPr>
        <w:rPr>
          <w:rFonts w:ascii="FontbitDavid" w:hAnsi="FontbitDavid"/>
          <w:sz w:val="24"/>
          <w:rtl/>
        </w:rPr>
      </w:pPr>
      <w:r>
        <w:rPr>
          <w:rFonts w:ascii="FontbitDavid" w:hAnsi="FontbitDavid"/>
          <w:sz w:val="24"/>
          <w:rtl/>
        </w:rPr>
        <w:t>עברו שש שעות ולא ראתה</w:t>
      </w:r>
      <w:r w:rsidRPr="00B078C3">
        <w:rPr>
          <w:rFonts w:ascii="FontbitDavid" w:hAnsi="FontbitDavid"/>
          <w:sz w:val="24"/>
          <w:rtl/>
        </w:rPr>
        <w:t xml:space="preserve"> </w:t>
      </w:r>
      <w:r>
        <w:rPr>
          <w:rStyle w:val="2fb"/>
          <w:rFonts w:ascii="FontbitDavid" w:hAnsi="FontbitDavid" w:hint="cs"/>
          <w:sz w:val="24"/>
          <w:rtl/>
        </w:rPr>
        <w:t xml:space="preserve">ל</w:t>
      </w:r>
      <w:ins w:id="92551" w:author="מנוע מכני" w:date="2026-10-11T12:04:39Z">
        <w:r>
          <w:rPr>
            <w:rStyle w:val="2fb"/>
            <w:rFonts w:ascii="FontbitDavid" w:hAnsi="FontbitDavid" w:hint="cs"/>
            <w:sz w:val="24"/>
            <w:rtl/>
          </w:rPr>
          <w:t xml:space="preserve">ר"י</w:t>
        </w:r>
      </w:ins>
      <w:del w:id="92552"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w:t>
      </w:r>
      <w:r>
        <w:rPr>
          <w:rFonts w:ascii="FontbitDavid" w:hAnsi="FontbitDavid"/>
          <w:sz w:val="24"/>
          <w:rtl/>
        </w:rPr>
        <w:t>אסורה לשמש כל היום כולו</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ורבי יוסי</w:t>
      </w:r>
      <w:r w:rsidRPr="00B078C3">
        <w:rPr>
          <w:rFonts w:ascii="FontbitDavid" w:hAnsi="FontbitDavid"/>
          <w:sz w:val="24"/>
          <w:rtl/>
        </w:rPr>
        <w:t xml:space="preserve"> מתיר מן המנחה ולמעלה.</w:t>
      </w:r>
    </w:p>
    <w:p w:rsidR="00E403F0" w:rsidRPr="00B078C3" w:rsidRDefault="00E403F0" w:rsidP="00E403F0">
      <w:pPr>
        <w:jc w:val="center"/>
        <w:rPr>
          <w:del w:id="90186" w:author="מנוע עיצוב" w:date="2026-10-11T12:09:26Z"/>
          <w:rFonts w:ascii="FontbitDavid" w:hAnsi="FontbitDavid"/>
          <w:sz w:val="24"/>
          <w:rtl/>
        </w:rPr>
      </w:pPr>
      <w:del w:id="9018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50" w:author="קלוד" w:date="2026-10-11T09:07:21Z">
          <w:pPr>
            <w:pStyle w:val="affff1"/>
            <w:rPr>
              <w:rtl/>
            </w:rPr>
          </w:pPr>
        </w:pPrChange>
      </w:pPr>
      <w:ins w:id="9890" w:author="מספור קטעי משנה" w:date="2026-10-11T09:25:19Z">
        <w:r>
          <w:rPr>
            <w:rStyle w:val="MisparKeta"/>
          </w:rPr>
          <w:t xml:space="preserve">ד. </w:t>
        </w:r>
      </w:ins>
      <w:r w:rsidRPr="00B078C3">
        <w:rPr>
          <w:rtl/>
        </w:rPr>
        <w:t>היתה למודה.</w:t>
      </w:r>
    </w:p>
    <w:p>
      <w:pPr>
        <w:pStyle w:val="38"/>
        <w:rPr>
          <w:ins w:id="101225" w:author="מנוע מכני" w:date="2026-10-11T12:04:39Z"/>
        </w:rPr>
      </w:pPr>
      <w:r w:rsidRPr="00B078C3">
        <w:t xml:space="preserve">והתניא, </w:t>
      </w:r>
      <w:ins w:id="93303" w:author="מנוע מכני" w:date="2026-10-11T12:04:39Z">
        <w:r>
          <w:t xml:space="preserve">ר"י</w:t>
        </w:r>
      </w:ins>
      <w:del w:id="93304" w:author="מנוע מכני" w:date="2026-10-11T12:04:39Z">
        <w:r w:rsidRPr="00B078C3">
          <w:delText xml:space="preserve">רבי יהודה</w:delText>
        </w:r>
      </w:del>
      <w:del w:id="101810"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122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הלילה שלה! </w:t>
      </w:r>
    </w:p>
    <w:p>
      <w:pPr>
        <w:pStyle w:val="38"/>
        <w:rPr>
          <w:ins w:id="101227" w:author="מנוע מכני" w:date="2026-10-11T12:04:39Z"/>
        </w:rPr>
      </w:pPr>
      <w:ins w:id="92553" w:author="מנוע מכני" w:date="2026-10-11T12:04:39Z">
        <w:r>
          <w:t xml:space="preserve">ל"ק</w:t>
        </w:r>
      </w:ins>
    </w:p>
    <w:p w:rsidR="00E403F0" w:rsidRPr="00B078C3" w:rsidRDefault="00E403F0" w:rsidP="00E403F0">
      <w:pPr>
        <w:rPr>
          <w:rFonts w:ascii="FontbitDavid" w:hAnsi="FontbitDavid"/>
          <w:sz w:val="24"/>
          <w:rtl/>
        </w:rPr>
      </w:pPr>
      <w:del w:id="92554" w:author="מנוע מכני" w:date="2026-10-11T12:04:39Z">
        <w:r>
          <w:rPr>
            <w:rFonts w:ascii="FontbitDavid" w:hAnsi="FontbitDavid" w:hint="cs"/>
            <w:sz w:val="24"/>
            <w:rtl/>
          </w:rPr>
          <w:delText xml:space="preserve">ל''ק</w:delText>
        </w:r>
      </w:del>
      <w:del w:id="1012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 - דרגילה לראות בתחלת יממא, והא - דרגילה לראות בסוף ליליא.</w:t>
      </w:r>
    </w:p>
    <w:p>
      <w:pPr>
        <w:pStyle w:val="38"/>
        <w:rPr>
          <w:ins w:id="101229" w:author="מנוע מכני" w:date="2026-10-11T12:04:39Z"/>
        </w:rPr>
      </w:pPr>
      <w:r w:rsidRPr="00B078C3">
        <w:t xml:space="preserve">תני </w:t>
      </w:r>
      <w:ins w:id="96225" w:author="מנוע מכני" w:date="2026-10-11T12:04:39Z">
        <w:r>
          <w:t xml:space="preserve">אחת</w:t>
        </w:r>
      </w:ins>
      <w:del w:id="96226" w:author="מנוע מכני" w:date="2026-10-11T12:04:39Z">
        <w:r w:rsidRPr="00B078C3">
          <w:delText xml:space="preserve">חדא</w:delText>
        </w:r>
      </w:del>
      <w:r w:rsidRPr="00B078C3">
        <w:t xml:space="preserve">:</w:t>
      </w:r>
    </w:p>
    <w:p w:rsidR="00E403F0" w:rsidRPr="00B078C3" w:rsidRDefault="00E403F0" w:rsidP="00E403F0">
      <w:pPr>
        <w:rPr>
          <w:rFonts w:ascii="FontbitDavid" w:hAnsi="FontbitDavid"/>
          <w:sz w:val="24"/>
          <w:rtl/>
        </w:rPr>
      </w:pPr>
      <w:del w:id="101230" w:author="מנוע מכני" w:date="2026-10-11T12:04:39Z">
        <w:r w:rsidRPr="00B078C3">
          <w:rPr>
            <w:rFonts w:ascii="FontbitDavid" w:hAnsi="FontbitDavid"/>
            <w:sz w:val="24"/>
            <w:rtl/>
          </w:rPr>
          <w:delText xml:space="preserve"> </w:delText>
        </w:r>
      </w:del>
      <w:ins w:id="93305" w:author="מנוע מכני" w:date="2026-10-11T12:04:39Z">
        <w:r>
          <w:rPr>
            <w:rStyle w:val="2fb"/>
            <w:rFonts w:ascii="FontbitDavid" w:hAnsi="FontbitDavid"/>
            <w:sz w:val="24"/>
            <w:rtl/>
          </w:rPr>
          <w:t xml:space="preserve">ר"י</w:t>
        </w:r>
      </w:ins>
      <w:del w:id="93306"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אוסרה לפני וסתה ומתירה לאחר וסתה.</w:t>
      </w:r>
    </w:p>
    <w:p>
      <w:pPr>
        <w:pStyle w:val="38"/>
        <w:rPr>
          <w:ins w:id="101231" w:author="מנוע מכני" w:date="2026-10-11T12:04:39Z"/>
        </w:rPr>
      </w:pPr>
      <w:r w:rsidRPr="00B078C3">
        <w:t xml:space="preserve">ותניא אידך:</w:t>
      </w:r>
    </w:p>
    <w:p w:rsidR="00E403F0" w:rsidRPr="00B078C3" w:rsidRDefault="00E403F0" w:rsidP="00E403F0">
      <w:pPr>
        <w:rPr>
          <w:rFonts w:ascii="FontbitDavid" w:hAnsi="FontbitDavid"/>
          <w:sz w:val="24"/>
          <w:rtl/>
        </w:rPr>
      </w:pPr>
      <w:del w:id="1012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אוסרה לאחר וסתה ומתירה לפני וסתה.</w:t>
      </w:r>
    </w:p>
    <w:p w:rsidR="00E403F0" w:rsidRDefault="00E403F0" w:rsidP="00E403F0">
      <w:pPr>
        <w:rPr>
          <w:rFonts w:ascii="FontbitDavid" w:hAnsi="FontbitDavid"/>
          <w:sz w:val="24"/>
          <w:rtl/>
        </w:rPr>
      </w:pPr>
      <w:r w:rsidRPr="00B078C3">
        <w:rPr>
          <w:rFonts w:ascii="FontbitDavid" w:hAnsi="FontbitDavid"/>
          <w:sz w:val="24"/>
          <w:rtl/>
        </w:rPr>
        <w:t xml:space="preserve">ו</w:t>
      </w:r>
      <w:ins w:id="92555" w:author="מנוע מכני" w:date="2026-10-11T12:04:39Z">
        <w:r>
          <w:rPr>
            <w:rFonts w:ascii="FontbitDavid" w:hAnsi="FontbitDavid"/>
            <w:sz w:val="24"/>
            <w:rtl/>
          </w:rPr>
          <w:t xml:space="preserve">ל"ק</w:t>
        </w:r>
      </w:ins>
      <w:del w:id="92556" w:author="מנוע מכני" w:date="2026-10-11T12:04:39Z">
        <w:r w:rsidRPr="00B078C3">
          <w:rPr>
            <w:rFonts w:ascii="FontbitDavid" w:hAnsi="FontbitDavid"/>
            <w:sz w:val="24"/>
            <w:rtl/>
          </w:rPr>
          <w:delText xml:space="preserve">ל</w:delText>
        </w:r>
        <w:r>
          <w:rPr>
            <w:rFonts w:ascii="FontbitDavid" w:hAnsi="FontbitDavid" w:hint="cs"/>
            <w:sz w:val="24"/>
            <w:rtl/>
          </w:rPr>
          <w:delText xml:space="preserve">''ק</w:delText>
        </w:r>
      </w:del>
      <w:r w:rsidRPr="00B078C3">
        <w:rPr>
          <w:rFonts w:ascii="FontbitDavid" w:hAnsi="FontbitDavid"/>
          <w:sz w:val="24"/>
          <w:rtl/>
        </w:rPr>
        <w:t xml:space="preserve"> הא - דרגילה ל</w:t>
      </w:r>
      <w:r>
        <w:rPr>
          <w:rFonts w:ascii="FontbitDavid" w:hAnsi="FontbitDavid" w:hint="cs"/>
          <w:sz w:val="24"/>
          <w:rtl/>
        </w:rPr>
        <w:t xml:space="preserve">ראות בסוף לילה והא דרגילה לראות בתחילת היום </w:t>
      </w:r>
    </w:p>
    <w:p>
      <w:pPr>
        <w:pStyle w:val="38"/>
        <w:rPr>
          <w:ins w:id="101233"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1012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w:t>
      </w:r>
      <w:ins w:id="93307" w:author="מנוע מכני" w:date="2026-10-11T12:04:39Z">
        <w:r>
          <w:rPr>
            <w:rStyle w:val="2fb"/>
            <w:rFonts w:ascii="FontbitDavid" w:hAnsi="FontbitDavid"/>
            <w:sz w:val="24"/>
            <w:rtl/>
          </w:rPr>
          <w:t xml:space="preserve">כר"י</w:t>
        </w:r>
      </w:ins>
      <w:del w:id="93308" w:author="מנוע מכני" w:date="2026-10-11T12:04:39Z">
        <w:r w:rsidRPr="00B078C3">
          <w:rPr>
            <w:rFonts w:ascii="FontbitDavid" w:hAnsi="FontbitDavid"/>
            <w:sz w:val="24"/>
            <w:rtl/>
          </w:rPr>
          <w:delText xml:space="preserve">כרבי יהודה</w:delText>
        </w:r>
      </w:del>
      <w:r w:rsidRPr="00B078C3">
        <w:rPr>
          <w:rFonts w:ascii="FontbitDavid" w:hAnsi="FontbitDavid"/>
          <w:sz w:val="24"/>
          <w:rtl/>
        </w:rPr>
        <w:t xml:space="preserve">.</w:t>
      </w:r>
    </w:p>
    <w:p>
      <w:pPr>
        <w:pStyle w:val="afffff8"/>
        <w:rPr>
          <w:ins w:id="90101" w:author="קלוד" w:date="2026-10-11T12:23:38Z"/>
        </w:rPr>
      </w:pPr>
      <w:ins w:id="90102" w:author="קלוד" w:date="2026-10-11T12:23:38Z">
        <w:r>
          <w:rPr>
            <w:color w:val="7B3F00"/>
          </w:rPr>
          <w:t xml:space="preserve">'והזרתם' - פרישה מנשותיהן סמוך לוסתן</w:t>
        </w:r>
      </w:ins>
    </w:p>
    <w:p>
      <w:pPr>
        <w:pStyle w:val="38"/>
        <w:rPr>
          <w:ins w:id="101235" w:author="מנוע מכני" w:date="2026-10-11T12:04:39Z"/>
        </w:rPr>
      </w:pPr>
      <w:r w:rsidRPr="00B078C3">
        <w:t>ו</w:t>
      </w:r>
      <w:r>
        <w:t xml:space="preserve">הך</w:t>
      </w:r>
    </w:p>
    <w:p w:rsidR="00E403F0" w:rsidRDefault="00E403F0" w:rsidP="00E403F0">
      <w:pPr>
        <w:rPr>
          <w:rFonts w:ascii="FontbitDavid" w:hAnsi="FontbitDavid"/>
          <w:sz w:val="24"/>
          <w:rtl/>
        </w:rPr>
      </w:pPr>
      <w:del w:id="101236"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ins w:id="90625" w:author="Claude - סמנטי" w:date="2026-10-11T12:19:29Z">
        <w:r>
          <w:rPr>
            <w:rStyle w:val="afffff0"/>
            <w:rFonts w:ascii="FontbitDavid" w:hAnsi="FontbitDavid"/>
            <w:sz w:val="24"/>
            <w:rtl/>
          </w:rPr>
          <w:t xml:space="preserve">וְהִזַּרְתֶּם אֶת בְּנֵי יִשְׂרָאֵל מִטּוּמְאָתָם</w:t>
        </w:r>
      </w:ins>
      <w:del w:id="90626" w:author="Claude - סמנטי" w:date="2026-10-11T12:19:29Z">
        <w:r w:rsidRPr="00B078C3">
          <w:rPr>
            <w:rFonts w:ascii="FontbitDavid" w:hAnsi="FontbitDavid"/>
            <w:sz w:val="24"/>
            <w:rtl/>
          </w:rPr>
          <w:delText xml:space="preserve">והזרתם את בני ישראל מטומאתם</w:delText>
        </w:r>
      </w:del>
      <w:r>
        <w:rPr>
          <w:rFonts w:ascii="FontbitDavid" w:hAnsi="FontbitDavid" w:hint="cs"/>
          <w:sz w:val="24"/>
          <w:rtl/>
        </w:rPr>
        <w:t>'</w:t>
      </w:r>
      <w:r w:rsidRPr="00B078C3">
        <w:rPr>
          <w:rFonts w:ascii="FontbitDavid" w:hAnsi="FontbitDavid"/>
          <w:sz w:val="24"/>
          <w:rtl/>
        </w:rPr>
        <w:t>, מכאן א"ר ירמיה: אזהרה לבני ישראל שיפרשו מנשותיהן סמוך לוסתן.</w:t>
      </w:r>
      <w:r>
        <w:rPr>
          <w:rFonts w:ascii="FontbitDavid" w:hAnsi="FontbitDavid" w:hint="cs"/>
          <w:sz w:val="24"/>
          <w:rtl/>
        </w:rPr>
        <w:t xml:space="preserve"> ואמר </w:t>
      </w:r>
      <w:r>
        <w:rPr>
          <w:rStyle w:val="2fb"/>
          <w:rFonts w:ascii="FontbitDavid" w:hAnsi="FontbitDavid" w:hint="cs"/>
          <w:sz w:val="24"/>
          <w:rtl/>
        </w:rPr>
        <w:t xml:space="preserve">רבא</w:t>
      </w:r>
      <w:r>
        <w:rPr>
          <w:rFonts w:ascii="FontbitDavid" w:hAnsi="FontbitDavid" w:hint="cs"/>
          <w:sz w:val="24"/>
          <w:rtl/>
        </w:rPr>
        <w:t xml:space="preserve"> עונה </w:t>
      </w:r>
      <w:r>
        <w:rPr>
          <w:rFonts w:ascii="FontbitDavid" w:hAnsi="FontbitDavid"/>
          <w:sz w:val="24"/>
          <w:rtl/>
        </w:rPr>
        <w:t>–</w:t>
      </w:r>
      <w:r>
        <w:rPr>
          <w:rFonts w:ascii="FontbitDavid" w:hAnsi="FontbitDavid" w:hint="cs"/>
          <w:sz w:val="24"/>
          <w:rtl/>
        </w:rPr>
        <w:t xml:space="preserve"> </w:t>
      </w:r>
      <w:ins w:id="94587" w:author="מנוע מכני" w:date="2026-10-11T12:04:39Z">
        <w:r>
          <w:rPr>
            <w:rFonts w:ascii="FontbitDavid" w:hAnsi="FontbitDavid" w:hint="cs"/>
            <w:sz w:val="24"/>
            <w:rtl/>
          </w:rPr>
          <w:t xml:space="preserve">לא</w:t>
        </w:r>
      </w:ins>
      <w:del w:id="94588"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עונה אחרת אלא אותה עונה </w:t>
      </w:r>
    </w:p>
    <w:p w:rsidR="00E403F0" w:rsidRPr="00B078C3" w:rsidRDefault="00E403F0" w:rsidP="00E403F0">
      <w:pPr>
        <w:rPr>
          <w:rFonts w:ascii="FontbitDavid" w:hAnsi="FontbitDavid"/>
          <w:sz w:val="24"/>
          <w:rtl/>
        </w:rPr>
      </w:pPr>
      <w:r>
        <w:rPr>
          <w:rFonts w:ascii="FontbitDavid" w:hAnsi="FontbitDavid" w:hint="cs"/>
          <w:sz w:val="24"/>
          <w:rtl/>
        </w:rPr>
        <w:t xml:space="preserve">וק</w:t>
      </w:r>
      <w:ins w:id="92557" w:author="מנוע מכני" w:date="2026-10-11T12:04:39Z">
        <w:r>
          <w:rPr>
            <w:rFonts w:ascii="FontbitDavid" w:hAnsi="FontbitDavid" w:hint="cs"/>
            <w:sz w:val="24"/>
            <w:rtl/>
          </w:rPr>
          <w:t xml:space="preserve">מ"ל</w:t>
        </w:r>
      </w:ins>
      <w:del w:id="92558"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דאפי' לבעלה, ובאותה עונה ולא בעונה אחרת</w:t>
      </w:r>
      <w:r w:rsidRPr="00B078C3">
        <w:rPr>
          <w:rFonts w:ascii="FontbitDavid" w:hAnsi="FontbitDavid"/>
          <w:sz w:val="24"/>
          <w:rtl/>
        </w:rPr>
        <w:t>.</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395" w:author="קלוד" w:date="2026-10-11T09:07:21Z"/>
        </w:rPr>
      </w:pPr>
      <w:ins w:id="20394" w:author="קלוד" w:date="2026-10-11T09:07:21Z">
        <w:r>
          <w:t xml:space="preserve">משנה י</w:t>
        </w:r>
      </w:ins>
    </w:p>
    <w:p w:rsidR="00E403F0" w:rsidRPr="00D65BEC" w:rsidRDefault="00E403F0" w:rsidP="00E403F0">
      <w:pPr>
        <w:pStyle w:val="afff9"/>
        <w:rPr>
          <w:del w:id="20267" w:author="קלוד" w:date="2026-10-11T09:07:21Z"/>
          <w:rtl/>
        </w:rPr>
      </w:pPr>
      <w:del w:id="20266" w:author="קלוד" w:date="2026-10-11T09:07:21Z">
        <w:r w:rsidRPr="00D65BEC">
          <w:rPr>
            <w:rtl/>
          </w:rPr>
          <w:delText xml:space="preserve">מתני'.</w:delText>
        </w:r>
      </w:del>
    </w:p>
    <w:p w:rsidR="00E403F0" w:rsidRPr="00D65BEC" w:rsidRDefault="00E403F0" w:rsidP="00E403F0">
      <w:pPr>
        <w:pStyle w:val="afff9"/>
        <w:spacing w:before="120"/>
        <w:rPr>
          <w:rtl/>
        </w:rPr>
        <w:pPrChange w:id="90055" w:author="קלוד" w:date="2026-10-11T12:09:42Z">
          <w:pPr>
            <w:pStyle w:val="afff9"/>
          </w:pPr>
        </w:pPrChange>
      </w:pPr>
      <w:r w:rsidRPr="00D65BEC">
        <w:rPr>
          <w:rtl/>
        </w:rPr>
        <w:t>היתה למודה להיות רואה יום ט"ו ושינתה להיות רואה ליום כ' - זה וזה אסורין.</w:t>
      </w:r>
    </w:p>
    <w:p w:rsidR="00E403F0" w:rsidRPr="00D65BEC" w:rsidRDefault="00E403F0" w:rsidP="00E403F0">
      <w:pPr>
        <w:pStyle w:val="afff9"/>
        <w:rPr>
          <w:rtl/>
        </w:rPr>
      </w:pPr>
      <w:r w:rsidRPr="00D65BEC">
        <w:rPr>
          <w:rtl/>
        </w:rPr>
        <w:t>שינתה פעמים ליום כ' - זה וזה אסורין.</w:t>
      </w:r>
    </w:p>
    <w:p w:rsidR="00E403F0" w:rsidRPr="00D65BEC" w:rsidRDefault="00E403F0" w:rsidP="00E403F0">
      <w:pPr>
        <w:pStyle w:val="afff9"/>
        <w:rPr>
          <w:rtl/>
        </w:rPr>
      </w:pPr>
      <w:r w:rsidRPr="00D65BEC">
        <w:rPr>
          <w:rtl/>
        </w:rPr>
        <w:t xml:space="preserve">שינתה ג' פעמים ליום כ' - הותר ט"ו, וקבעה לה יום כ', שאין אשה קובעת לה וסת - עד שתקבענה ג' פעמים, </w:t>
      </w:r>
    </w:p>
    <w:p w:rsidR="00E403F0" w:rsidRPr="00D65BEC" w:rsidRDefault="00E403F0" w:rsidP="00E403F0">
      <w:pPr>
        <w:pStyle w:val="afff9"/>
        <w:rPr>
          <w:rtl/>
        </w:rPr>
      </w:pPr>
      <w:r w:rsidRPr="00D65BEC">
        <w:rPr>
          <w:rtl/>
        </w:rPr>
        <w:t>ואינה מטהרת מן הוסת - עד שתעקר ממנה ג' פעמים.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B078C3" w:rsidRDefault="00E403F0" w:rsidP="00E403F0">
      <w:pPr>
        <w:pStyle w:val="afff3"/>
        <w:framePr w:wrap="around"/>
        <w:rPr>
          <w:rtl/>
        </w:rPr>
      </w:pPr>
      <w:r>
        <w:rPr>
          <w:rFonts w:hint="cs"/>
          <w:rtl/>
        </w:rPr>
        <w:t>סד.</w:t>
      </w:r>
    </w:p>
    <w:p>
      <w:pPr>
        <w:pStyle w:val="afffff8"/>
        <w:rPr>
          <w:ins w:id="90099" w:author="קלוד" w:date="2026-10-11T12:23:38Z"/>
        </w:rPr>
      </w:pPr>
      <w:ins w:id="90100" w:author="קלוד" w:date="2026-10-11T12:23:38Z">
        <w:r>
          <w:rPr>
            <w:color w:val="7B3F00"/>
          </w:rPr>
          <w:t xml:space="preserve">ראתה ט"ו, ט"ז וי"ז - האם קבעה וסת לדילוג</w:t>
        </w:r>
      </w:ins>
    </w:p>
    <w:p w:rsidR="00E403F0" w:rsidRPr="00B078C3" w:rsidRDefault="00E403F0" w:rsidP="00E403F0">
      <w:pPr>
        <w:rPr>
          <w:rFonts w:ascii="FontbitDavid" w:hAnsi="FontbitDavid"/>
          <w:sz w:val="24"/>
          <w:rtl/>
        </w:rPr>
      </w:pPr>
      <w:r w:rsidRPr="00B078C3">
        <w:rPr>
          <w:rFonts w:ascii="FontbitDavid" w:hAnsi="FontbitDavid"/>
          <w:sz w:val="24"/>
          <w:rtl/>
        </w:rPr>
        <w:t>איתמר, ראתה יום חמשה עשר לחדש זה, ויום ט"ז לחדש זה, ויום שבעה עשר לחדש זה.</w:t>
      </w:r>
    </w:p>
    <w:p>
      <w:pPr>
        <w:pStyle w:val="38"/>
        <w:rPr>
          <w:ins w:id="101237" w:author="מנוע מכני" w:date="2026-10-11T12:04:39Z"/>
        </w:rPr>
      </w:pPr>
      <w:r w:rsidRPr="00B078C3">
        <w:t xml:space="preserve">רב</w:t>
      </w:r>
      <w:del w:id="101811"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2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קבעה לה וסת לדילוג.</w:t>
      </w:r>
    </w:p>
    <w:p>
      <w:pPr>
        <w:pStyle w:val="38"/>
        <w:rPr>
          <w:ins w:id="101239" w:author="מנוע מכני" w:date="2026-10-11T12:04:39Z"/>
        </w:rPr>
      </w:pPr>
      <w:r w:rsidRPr="00B078C3">
        <w:t xml:space="preserve">ושמואל</w:t>
      </w:r>
      <w:del w:id="101812"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2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שתשלש בדילוג.</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רב</w:t>
      </w:r>
      <w:r w:rsidRPr="00B078C3">
        <w:rPr>
          <w:rFonts w:ascii="FontbitDavid" w:hAnsi="FontbitDavid"/>
          <w:sz w:val="24"/>
          <w:rtl/>
        </w:rPr>
        <w:t xml:space="preserve"> </w:t>
      </w:r>
      <w:r w:rsidRPr="00B078C3">
        <w:rPr>
          <w:rStyle w:val="2fb"/>
          <w:rFonts w:ascii="FontbitDavid" w:hAnsi="FontbitDavid"/>
          <w:sz w:val="24"/>
          <w:rtl/>
        </w:rPr>
        <w:t xml:space="preserve">ושמואל</w:t>
      </w:r>
      <w:r w:rsidRPr="00B078C3">
        <w:rPr>
          <w:rFonts w:ascii="FontbitDavid" w:hAnsi="FontbitDavid"/>
          <w:sz w:val="24"/>
          <w:rtl/>
        </w:rPr>
        <w:t xml:space="preserve"> </w:t>
      </w:r>
      <w:ins w:id="90285" w:author="Claude - סמנטי" w:date="2026-10-11T12:19:29Z">
        <w:r>
          <w:rPr>
            <w:rFonts w:ascii="FontbitDavid" w:hAnsi="FontbitDavid"/>
            <w:sz w:val="24"/>
            <w:rtl/>
          </w:rPr>
          <w:t xml:space="preserve">במחלוקת</w:t>
        </w:r>
      </w:ins>
      <w:del w:id="90286" w:author="Claude - סמנטי" w:date="2026-10-11T12:19:29Z">
        <w:r w:rsidRPr="00B078C3">
          <w:rPr>
            <w:rFonts w:ascii="FontbitDavid" w:hAnsi="FontbitDavid"/>
            <w:sz w:val="24"/>
            <w:rtl/>
          </w:rPr>
          <w:delText xml:space="preserve">בפלוגתא</w:delText>
        </w:r>
      </w:del>
      <w:r w:rsidRPr="00B078C3">
        <w:rPr>
          <w:rFonts w:ascii="FontbitDavid" w:hAnsi="FontbitDavid"/>
          <w:sz w:val="24"/>
          <w:rtl/>
        </w:rPr>
        <w:t xml:space="preserve"> </w:t>
      </w:r>
      <w:r w:rsidRPr="00B078C3">
        <w:rPr>
          <w:rStyle w:val="2fb"/>
          <w:rFonts w:ascii="FontbitDavid" w:hAnsi="FontbitDavid"/>
          <w:sz w:val="24"/>
          <w:rtl/>
        </w:rPr>
        <w:t xml:space="preserve">דרבי</w:t>
      </w:r>
      <w:r w:rsidRPr="00B078C3">
        <w:rPr>
          <w:rFonts w:ascii="FontbitDavid" w:hAnsi="FontbitDavid"/>
          <w:sz w:val="24"/>
          <w:rtl/>
        </w:rPr>
        <w:t xml:space="preserve"> </w:t>
      </w:r>
      <w:r w:rsidRPr="00B078C3">
        <w:rPr>
          <w:rStyle w:val="2fb"/>
          <w:rFonts w:ascii="FontbitDavid" w:hAnsi="FontbitDavid"/>
          <w:sz w:val="24"/>
          <w:rtl/>
        </w:rPr>
        <w:t xml:space="preserve">ורשב"ג</w:t>
      </w:r>
      <w:r w:rsidRPr="00B078C3">
        <w:rPr>
          <w:rFonts w:ascii="FontbitDavid" w:hAnsi="FontbitDavid"/>
          <w:sz w:val="24"/>
          <w:rtl/>
        </w:rPr>
        <w:t xml:space="preserve"> </w:t>
      </w:r>
      <w:ins w:id="97785" w:author="מנוע מכני" w:date="2026-10-11T12:04:39Z">
        <w:r>
          <w:rPr>
            <w:rFonts w:ascii="FontbitDavid" w:hAnsi="FontbitDavid"/>
            <w:sz w:val="24"/>
            <w:rtl/>
          </w:rPr>
          <w:t xml:space="preserve">חלקו</w:t>
        </w:r>
      </w:ins>
      <w:del w:id="97786" w:author="מנוע מכני" w:date="2026-10-11T12:04:39Z">
        <w:r w:rsidRPr="00B078C3">
          <w:rPr>
            <w:rFonts w:ascii="FontbitDavid" w:hAnsi="FontbitDavid"/>
            <w:sz w:val="24"/>
            <w:rtl/>
          </w:rPr>
          <w:delText xml:space="preserve">קמיפלגי</w:delText>
        </w:r>
      </w:del>
      <w:r w:rsidRPr="00B078C3">
        <w:rPr>
          <w:rFonts w:ascii="FontbitDavid" w:hAnsi="FontbitDavid"/>
          <w:sz w:val="24"/>
          <w:rtl/>
        </w:rPr>
        <w:t xml:space="preserve">, </w:t>
      </w:r>
      <w:r w:rsidRPr="00B078C3">
        <w:rPr>
          <w:rFonts w:ascii="FontbitDavid" w:hAnsi="FontbitDavid"/>
          <w:sz w:val="24"/>
          <w:rtl/>
        </w:rPr>
        <w:t xml:space="preserve">דתניא</w:t>
      </w:r>
      <w:r w:rsidRPr="00B078C3">
        <w:rPr>
          <w:rFonts w:ascii="FontbitDavid" w:hAnsi="FontbitDavid"/>
          <w:sz w:val="24"/>
          <w:rtl/>
        </w:rPr>
        <w:t xml:space="preserve">, ניסת לראשון - ומת, לשני - ומת, לשלישי </w:t>
      </w:r>
      <w:r w:rsidRPr="00B078C3">
        <w:rPr>
          <w:rFonts w:ascii="FontbitDavid" w:hAnsi="FontbitDavid"/>
          <w:sz w:val="24"/>
          <w:rtl/>
        </w:rPr>
        <w:t xml:space="preserve">לא</w:t>
      </w:r>
      <w:r w:rsidRPr="00B078C3">
        <w:rPr>
          <w:rFonts w:ascii="FontbitDavid" w:hAnsi="FontbitDavid"/>
          <w:sz w:val="24"/>
          <w:rtl/>
        </w:rPr>
        <w:t xml:space="preserve"> תנשא - דברי </w:t>
      </w:r>
      <w:r w:rsidRPr="00B078C3">
        <w:rPr>
          <w:rStyle w:val="2fb"/>
          <w:rFonts w:ascii="FontbitDavid" w:hAnsi="FontbitDavid"/>
          <w:sz w:val="24"/>
          <w:rtl/>
        </w:rPr>
        <w:t xml:space="preserve">רבי</w:t>
      </w:r>
      <w:r w:rsidRPr="00B078C3">
        <w:rPr>
          <w:rFonts w:ascii="FontbitDavid" w:hAnsi="FontbitDavid"/>
          <w:sz w:val="24"/>
          <w:rtl/>
        </w:rPr>
        <w:t xml:space="preserve">.</w:t>
      </w:r>
    </w:p>
    <w:p>
      <w:pPr>
        <w:pStyle w:val="38"/>
        <w:rPr>
          <w:ins w:id="101241" w:author="מנוע מכני" w:date="2026-10-11T12:04:39Z"/>
        </w:rPr>
      </w:pPr>
      <w:r w:rsidRPr="00B078C3">
        <w:t xml:space="preserve">רשב"ג</w:t>
      </w:r>
      <w:del w:id="101813"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24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לג' - תנשא, לד' </w:t>
      </w:r>
      <w:r w:rsidRPr="00B078C3">
        <w:rPr>
          <w:rFonts w:ascii="FontbitDavid" w:hAnsi="FontbitDavid"/>
          <w:sz w:val="24"/>
          <w:rtl/>
        </w:rPr>
        <w:t xml:space="preserve">לא</w:t>
      </w:r>
      <w:r w:rsidRPr="00B078C3">
        <w:rPr>
          <w:rFonts w:ascii="FontbitDavid" w:hAnsi="FontbitDavid"/>
          <w:sz w:val="24"/>
          <w:rtl/>
        </w:rPr>
        <w:t xml:space="preserve"> תנשא.</w:t>
      </w:r>
    </w:p>
    <w:p>
      <w:pPr>
        <w:pStyle w:val="38"/>
        <w:rPr>
          <w:ins w:id="101629" w:author="מנוע מכני" w:date="2026-10-11T12:04:39Z"/>
        </w:rPr>
      </w:pPr>
      <w:r w:rsidRPr="00B078C3">
        <w:t xml:space="preserve">לא</w:t>
      </w:r>
      <w:r w:rsidRPr="00B078C3">
        <w:t xml:space="preserve">,</w:t>
      </w:r>
    </w:p>
    <w:p w:rsidR="00E403F0" w:rsidRPr="00B078C3" w:rsidRDefault="00E403F0" w:rsidP="00E403F0">
      <w:pPr>
        <w:rPr>
          <w:rFonts w:ascii="FontbitDavid" w:hAnsi="FontbitDavid"/>
          <w:sz w:val="24"/>
          <w:rtl/>
        </w:rPr>
      </w:pPr>
      <w:del w:id="101630" w:author="מנוע מכני" w:date="2026-10-11T12:04:39Z">
        <w:r w:rsidRPr="00B078C3">
          <w:rPr>
            <w:rFonts w:ascii="FontbitDavid" w:hAnsi="FontbitDavid"/>
            <w:sz w:val="24"/>
            <w:rtl/>
          </w:rPr>
          <w:delText xml:space="preserve"> </w:delText>
        </w:r>
      </w:del>
      <w:ins w:id="97827" w:author="מנוע מכני" w:date="2026-10-11T12:04:39Z">
        <w:r>
          <w:rPr>
            <w:rFonts w:ascii="FontbitDavid" w:hAnsi="FontbitDavid"/>
            <w:sz w:val="24"/>
            <w:rtl/>
          </w:rPr>
          <w:t xml:space="preserve">דלכ"ע</w:t>
        </w:r>
      </w:ins>
      <w:del w:id="97828" w:author="מנוע מכני" w:date="2026-10-11T12:04:39Z">
        <w:r w:rsidRPr="00B078C3">
          <w:rPr>
            <w:rFonts w:ascii="FontbitDavid" w:hAnsi="FontbitDavid"/>
            <w:sz w:val="24"/>
            <w:rtl/>
          </w:rPr>
          <w:delText xml:space="preserve">דכ"ע</w:delText>
        </w:r>
      </w:del>
      <w:r w:rsidRPr="00B078C3">
        <w:rPr>
          <w:rFonts w:ascii="FontbitDavid" w:hAnsi="FontbitDavid"/>
          <w:sz w:val="24"/>
          <w:rtl/>
        </w:rPr>
        <w:t xml:space="preserve"> - </w:t>
      </w:r>
      <w:r w:rsidRPr="00B078C3">
        <w:rPr>
          <w:rStyle w:val="2fb"/>
          <w:rFonts w:ascii="FontbitDavid" w:hAnsi="FontbitDavid"/>
          <w:sz w:val="24"/>
          <w:rtl/>
        </w:rPr>
        <w:t xml:space="preserve">כרשב"ג</w:t>
      </w:r>
      <w:r w:rsidRPr="00B078C3">
        <w:rPr>
          <w:rFonts w:ascii="FontbitDavid" w:hAnsi="FontbitDavid"/>
          <w:sz w:val="24"/>
          <w:rtl/>
        </w:rPr>
        <w:t xml:space="preserve">, </w:t>
      </w:r>
      <w:ins w:id="94589" w:author="מנוע מכני" w:date="2026-10-11T12:04:39Z">
        <w:r>
          <w:rPr>
            <w:rFonts w:ascii="FontbitDavid" w:hAnsi="FontbitDavid"/>
            <w:sz w:val="24"/>
            <w:rtl/>
          </w:rPr>
          <w:t xml:space="preserve">וכאן</w:t>
        </w:r>
      </w:ins>
      <w:del w:id="94590" w:author="מנוע מכני" w:date="2026-10-11T12:04:39Z">
        <w:r w:rsidRPr="00B078C3">
          <w:rPr>
            <w:rFonts w:ascii="FontbitDavid" w:hAnsi="FontbitDavid"/>
            <w:sz w:val="24"/>
            <w:rtl/>
          </w:rPr>
          <w:delText xml:space="preserve">והכא</w:delText>
        </w:r>
      </w:del>
      <w:r w:rsidRPr="00B078C3">
        <w:rPr>
          <w:rFonts w:ascii="FontbitDavid" w:hAnsi="FontbitDavid"/>
          <w:sz w:val="24"/>
          <w:rtl/>
        </w:rPr>
        <w:t xml:space="preserve"> </w:t>
      </w:r>
      <w:ins w:id="97789" w:author="מנוע מכני" w:date="2026-10-11T12:04:39Z">
        <w:r>
          <w:rPr>
            <w:rFonts w:ascii="FontbitDavid" w:hAnsi="FontbitDavid"/>
            <w:sz w:val="24"/>
            <w:rtl/>
          </w:rPr>
          <w:t xml:space="preserve">בזה</w:t>
        </w:r>
      </w:ins>
      <w:del w:id="97790" w:author="מנוע מכני" w:date="2026-10-11T12:04:39Z">
        <w:r w:rsidRPr="00B078C3">
          <w:rPr>
            <w:rFonts w:ascii="FontbitDavid" w:hAnsi="FontbitDavid"/>
            <w:sz w:val="24"/>
            <w:rtl/>
          </w:rPr>
          <w:delText xml:space="preserve">בהא</w:delText>
        </w:r>
      </w:del>
      <w:r w:rsidRPr="00B078C3">
        <w:rPr>
          <w:rFonts w:ascii="FontbitDavid" w:hAnsi="FontbitDavid"/>
          <w:sz w:val="24"/>
          <w:rtl/>
        </w:rPr>
        <w:t xml:space="preserve"> </w:t>
      </w:r>
      <w:ins w:id="97787" w:author="מנוע מכני" w:date="2026-10-11T12:04:39Z">
        <w:r>
          <w:rPr>
            <w:rFonts w:ascii="FontbitDavid" w:hAnsi="FontbitDavid"/>
            <w:sz w:val="24"/>
            <w:rtl/>
          </w:rPr>
          <w:t xml:space="preserve">חלקו</w:t>
        </w:r>
      </w:ins>
      <w:del w:id="97788" w:author="מנוע מכני" w:date="2026-10-11T12:04:39Z">
        <w:r w:rsidRPr="00B078C3">
          <w:rPr>
            <w:rFonts w:ascii="FontbitDavid" w:hAnsi="FontbitDavid"/>
            <w:sz w:val="24"/>
            <w:rtl/>
          </w:rPr>
          <w:delText xml:space="preserve">קמיפלגי</w:delText>
        </w:r>
      </w:del>
      <w:ins w:id="96963" w:author="מנוע מכני" w:date="2026-10-11T12:04:39Z">
        <w:r>
          <w:rPr>
            <w:rFonts w:ascii="FontbitDavid" w:hAnsi="FontbitDavid"/>
            <w:sz w:val="24"/>
            <w:rtl/>
          </w:rPr>
          <w:t xml:space="preserve">,</w:t>
        </w:r>
      </w:ins>
      <w:del w:id="96964"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רב</w:t>
      </w:r>
      <w:r w:rsidRPr="00B078C3">
        <w:rPr>
          <w:rFonts w:ascii="FontbitDavid" w:hAnsi="FontbitDavid"/>
          <w:sz w:val="24"/>
          <w:rtl/>
        </w:rPr>
        <w:t xml:space="preserve"> סבר - חמשה עשר ממנינא, </w:t>
      </w:r>
      <w:r w:rsidRPr="00B078C3">
        <w:rPr>
          <w:rStyle w:val="2fb"/>
          <w:rFonts w:ascii="FontbitDavid" w:hAnsi="FontbitDavid"/>
          <w:sz w:val="24"/>
          <w:rtl/>
        </w:rPr>
        <w:t xml:space="preserve">ושמואל</w:t>
      </w:r>
      <w:r w:rsidRPr="00B078C3">
        <w:rPr>
          <w:rFonts w:ascii="FontbitDavid" w:hAnsi="FontbitDavid"/>
          <w:sz w:val="24"/>
          <w:rtl/>
        </w:rPr>
        <w:t xml:space="preserve"> סבר - כיון </w:t>
      </w:r>
      <w:ins w:id="94591" w:author="מנוע מכני" w:date="2026-10-11T12:04:39Z">
        <w:r>
          <w:rPr>
            <w:rFonts w:ascii="FontbitDavid" w:hAnsi="FontbitDavid"/>
            <w:sz w:val="24"/>
            <w:rtl/>
          </w:rPr>
          <w:t xml:space="preserve">דלא</w:t>
        </w:r>
      </w:ins>
      <w:del w:id="94592" w:author="מנוע מכני" w:date="2026-10-11T12:04:39Z">
        <w:r w:rsidRPr="00B078C3">
          <w:rPr>
            <w:rFonts w:ascii="FontbitDavid" w:hAnsi="FontbitDavid"/>
            <w:sz w:val="24"/>
            <w:rtl/>
          </w:rPr>
          <w:delText xml:space="preserve">דלאו</w:delText>
        </w:r>
      </w:del>
      <w:r w:rsidRPr="00B078C3">
        <w:rPr>
          <w:rFonts w:ascii="FontbitDavid" w:hAnsi="FontbitDavid"/>
          <w:sz w:val="24"/>
          <w:rtl/>
        </w:rPr>
        <w:t xml:space="preserve"> בדילוג חזיתיה </w:t>
      </w:r>
      <w:ins w:id="94593" w:author="מנוע מכני" w:date="2026-10-11T12:04:39Z">
        <w:r>
          <w:rPr>
            <w:rFonts w:ascii="FontbitDavid" w:hAnsi="FontbitDavid"/>
            <w:sz w:val="24"/>
            <w:rtl/>
          </w:rPr>
          <w:t xml:space="preserve">לא</w:t>
        </w:r>
      </w:ins>
      <w:del w:id="9459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ממנינא הוא.</w:t>
      </w:r>
    </w:p>
    <w:p>
      <w:pPr>
        <w:pStyle w:val="38"/>
        <w:rPr>
          <w:ins w:id="101243" w:author="מנוע מכני" w:date="2026-10-11T12:04:39Z"/>
        </w:rPr>
      </w:pPr>
      <w:r w:rsidRPr="00B078C3">
        <w:t xml:space="preserve">איתיביה:</w:t>
      </w:r>
    </w:p>
    <w:p w:rsidR="00E403F0" w:rsidRDefault="00E403F0" w:rsidP="00E403F0">
      <w:pPr>
        <w:rPr>
          <w:rFonts w:ascii="FontbitDavid" w:hAnsi="FontbitDavid"/>
          <w:sz w:val="24"/>
          <w:rtl/>
        </w:rPr>
      </w:pPr>
      <w:del w:id="1012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היתה למודה להיות רואה יום ט"ו ושינתה ליום ששה עשר - זה וזה אסורין, </w:t>
      </w:r>
    </w:p>
    <w:p w:rsidR="00E403F0" w:rsidRDefault="00E403F0" w:rsidP="00E403F0">
      <w:pPr>
        <w:rPr>
          <w:rFonts w:ascii="FontbitDavid" w:hAnsi="FontbitDavid"/>
          <w:sz w:val="24"/>
          <w:rtl/>
        </w:rPr>
      </w:pPr>
      <w:r w:rsidRPr="00B078C3">
        <w:rPr>
          <w:rFonts w:ascii="FontbitDavid" w:hAnsi="FontbitDavid"/>
          <w:sz w:val="24"/>
          <w:rtl/>
        </w:rPr>
        <w:t xml:space="preserve">שינתה ליום שבעה עשר - הותר ששה עשר ונאסר חמשה עשר ושבעה עשר, </w:t>
      </w:r>
    </w:p>
    <w:p w:rsidR="00E403F0" w:rsidRPr="00B078C3" w:rsidRDefault="00E403F0" w:rsidP="00E403F0">
      <w:pPr>
        <w:rPr>
          <w:rFonts w:ascii="FontbitDavid" w:hAnsi="FontbitDavid"/>
          <w:sz w:val="24"/>
          <w:rtl/>
        </w:rPr>
      </w:pPr>
      <w:r w:rsidRPr="00B078C3">
        <w:rPr>
          <w:rFonts w:ascii="FontbitDavid" w:hAnsi="FontbitDavid"/>
          <w:sz w:val="24"/>
          <w:rtl/>
        </w:rPr>
        <w:t>שינתה ליום שמונה עשר - הותרו כולן, ואין אסור אלא משמונה עשר ואילך.</w:t>
      </w:r>
    </w:p>
    <w:p>
      <w:pPr>
        <w:pStyle w:val="38"/>
        <w:rPr>
          <w:ins w:id="101245" w:author="מנוע מכני" w:date="2026-10-11T12:04:39Z"/>
        </w:rPr>
      </w:pPr>
      <w:ins w:id="97245" w:author="מנוע מכני" w:date="2026-10-11T12:04:39Z">
        <w:r>
          <w:t xml:space="preserve">קשה</w:t>
        </w:r>
      </w:ins>
      <w:del w:id="97246" w:author="מנוע מכני" w:date="2026-10-11T12:04:39Z">
        <w:r w:rsidRPr="00B078C3">
          <w:delText xml:space="preserve">קשיא</w:delText>
        </w:r>
      </w:del>
      <w:r w:rsidRPr="00B078C3">
        <w:t xml:space="preserve"> לרב! </w:t>
      </w:r>
      <w:r w:rsidRPr="00B078C3">
        <w:t xml:space="preserve">אמר</w:t>
      </w:r>
      <w:r w:rsidRPr="00B078C3">
        <w:t xml:space="preserve"> לך רב:</w:t>
      </w:r>
    </w:p>
    <w:p w:rsidR="00E403F0" w:rsidRPr="00B078C3" w:rsidRDefault="00E403F0" w:rsidP="00E403F0">
      <w:pPr>
        <w:rPr>
          <w:rFonts w:ascii="FontbitDavid" w:hAnsi="FontbitDavid"/>
          <w:sz w:val="24"/>
          <w:rtl/>
        </w:rPr>
      </w:pPr>
      <w:del w:id="1012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למודה שאני.</w:t>
      </w:r>
    </w:p>
    <w:p w:rsidR="00E403F0" w:rsidRPr="00027215" w:rsidRDefault="00E403F0" w:rsidP="00E403F0">
      <w:pPr>
        <w:rPr>
          <w:rFonts w:ascii="FontbitDavid" w:hAnsi="FontbitDavid"/>
          <w:spacing w:val="-4"/>
          <w:sz w:val="24"/>
          <w:rtl/>
        </w:rPr>
      </w:pPr>
      <w:r w:rsidRPr="00027215">
        <w:rPr>
          <w:rFonts w:ascii="FontbitDavid" w:hAnsi="FontbitDavid" w:hint="cs"/>
          <w:spacing w:val="-4"/>
          <w:sz w:val="24"/>
          <w:rtl/>
        </w:rPr>
        <w:t>ו</w:t>
      </w:r>
      <w:r w:rsidRPr="00027215">
        <w:rPr>
          <w:rFonts w:ascii="FontbitDavid" w:hAnsi="FontbitDavid"/>
          <w:spacing w:val="-4"/>
          <w:sz w:val="24"/>
          <w:rtl/>
        </w:rPr>
        <w:t xml:space="preserve">למודה אצטריכא </w:t>
      </w:r>
      <w:r w:rsidRPr="00027215">
        <w:rPr>
          <w:rFonts w:ascii="FontbitDavid" w:hAnsi="FontbitDavid" w:hint="cs"/>
          <w:spacing w:val="-4"/>
          <w:sz w:val="24"/>
          <w:rtl/>
        </w:rPr>
        <w:t xml:space="preserve">מהו </w:t>
      </w:r>
      <w:ins w:id="98085" w:author="מנוע מכני" w:date="2026-10-11T12:04:39Z">
        <w:r>
          <w:rPr>
            <w:rFonts w:ascii="FontbitDavid" w:hAnsi="FontbitDavid" w:hint="cs"/>
            <w:spacing w:val="-4"/>
            <w:sz w:val="24"/>
            <w:rtl/>
          </w:rPr>
          <w:t xml:space="preserve">דתאמר</w:t>
        </w:r>
      </w:ins>
      <w:del w:id="98086" w:author="מנוע מכני" w:date="2026-10-11T12:04:39Z">
        <w:r w:rsidRPr="00027215">
          <w:rPr>
            <w:rFonts w:ascii="FontbitDavid" w:hAnsi="FontbitDavid" w:hint="cs"/>
            <w:spacing w:val="-4"/>
            <w:sz w:val="24"/>
            <w:rtl/>
          </w:rPr>
          <w:delText xml:space="preserve">דתימא</w:delText>
        </w:r>
      </w:del>
      <w:r w:rsidRPr="00027215">
        <w:rPr>
          <w:rFonts w:ascii="FontbitDavid" w:hAnsi="FontbitDavid" w:hint="cs"/>
          <w:spacing w:val="-4"/>
          <w:sz w:val="24"/>
          <w:rtl/>
        </w:rPr>
        <w:t xml:space="preserve"> </w:t>
      </w:r>
      <w:r w:rsidRPr="00027215">
        <w:rPr>
          <w:rFonts w:ascii="FontbitDavid" w:hAnsi="FontbitDavid"/>
          <w:spacing w:val="-4"/>
          <w:sz w:val="24"/>
          <w:rtl/>
        </w:rPr>
        <w:t xml:space="preserve">מהו </w:t>
      </w:r>
      <w:ins w:id="98087" w:author="מנוע מכני" w:date="2026-10-11T12:04:39Z">
        <w:r>
          <w:rPr>
            <w:rFonts w:ascii="FontbitDavid" w:hAnsi="FontbitDavid"/>
            <w:spacing w:val="-4"/>
            <w:sz w:val="24"/>
            <w:rtl/>
          </w:rPr>
          <w:t xml:space="preserve">דתאמר</w:t>
        </w:r>
      </w:ins>
      <w:del w:id="98088" w:author="מנוע מכני" w:date="2026-10-11T12:04:39Z">
        <w:r w:rsidRPr="00027215">
          <w:rPr>
            <w:rFonts w:ascii="FontbitDavid" w:hAnsi="FontbitDavid"/>
            <w:spacing w:val="-4"/>
            <w:sz w:val="24"/>
            <w:rtl/>
          </w:rPr>
          <w:delText xml:space="preserve">דתימא</w:delText>
        </w:r>
      </w:del>
      <w:r w:rsidRPr="00027215">
        <w:rPr>
          <w:rFonts w:ascii="FontbitDavid" w:hAnsi="FontbitDavid"/>
          <w:spacing w:val="-4"/>
          <w:sz w:val="24"/>
          <w:rtl/>
        </w:rPr>
        <w:t xml:space="preserve">: כיון דלמודה, ועקרתיה - בתרי זימני עקרה </w:t>
      </w:r>
      <w:ins w:id="96227" w:author="מנוע מכני" w:date="2026-10-11T12:04:39Z">
        <w:r>
          <w:rPr>
            <w:rFonts w:ascii="FontbitDavid" w:hAnsi="FontbitDavid"/>
            <w:spacing w:val="-4"/>
            <w:sz w:val="24"/>
            <w:rtl/>
          </w:rPr>
          <w:t xml:space="preserve">לו</w:t>
        </w:r>
      </w:ins>
      <w:del w:id="96228" w:author="מנוע מכני" w:date="2026-10-11T12:04:39Z">
        <w:r w:rsidRPr="00027215">
          <w:rPr>
            <w:rFonts w:ascii="FontbitDavid" w:hAnsi="FontbitDavid"/>
            <w:spacing w:val="-4"/>
            <w:sz w:val="24"/>
            <w:rtl/>
          </w:rPr>
          <w:delText xml:space="preserve">ליה</w:delText>
        </w:r>
      </w:del>
      <w:r w:rsidRPr="00027215">
        <w:rPr>
          <w:rFonts w:ascii="FontbitDavid" w:hAnsi="FontbitDavid"/>
          <w:spacing w:val="-4"/>
          <w:sz w:val="24"/>
          <w:rtl/>
        </w:rPr>
        <w:t xml:space="preserve"> - </w:t>
      </w:r>
      <w:r w:rsidRPr="00027215">
        <w:rPr>
          <w:rFonts w:ascii="FontbitDavid" w:hAnsi="FontbitDavid"/>
          <w:spacing w:val="-4"/>
          <w:sz w:val="24"/>
          <w:rtl/>
        </w:rPr>
        <w:t xml:space="preserve">קמ"ל</w:t>
      </w:r>
      <w:r w:rsidRPr="00027215">
        <w:rPr>
          <w:rFonts w:ascii="FontbitDavid" w:hAnsi="FontbitDavid"/>
          <w:spacing w:val="-4"/>
          <w:sz w:val="24"/>
          <w:rtl/>
        </w:rPr>
        <w:t xml:space="preserve">.</w:t>
      </w:r>
    </w:p>
    <w:p>
      <w:pPr>
        <w:pStyle w:val="38"/>
        <w:rPr>
          <w:ins w:id="101247" w:author="מנוע מכני" w:date="2026-10-11T12:04:39Z"/>
        </w:rPr>
      </w:pPr>
      <w:r w:rsidRPr="00B078C3">
        <w:lastRenderedPageBreak/>
        <w:t xml:space="preserve">מיתיבי:</w:t>
      </w:r>
    </w:p>
    <w:p w:rsidR="00E403F0" w:rsidRPr="00B078C3" w:rsidRDefault="00E403F0" w:rsidP="00E403F0">
      <w:pPr>
        <w:rPr>
          <w:rFonts w:ascii="FontbitDavid" w:hAnsi="FontbitDavid"/>
          <w:sz w:val="24"/>
          <w:rtl/>
        </w:rPr>
      </w:pPr>
      <w:del w:id="101248"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ראתה </w:t>
      </w:r>
      <w:ins w:id="92559" w:author="מנוע מכני" w:date="2026-10-11T12:04:39Z">
        <w:r>
          <w:rPr>
            <w:rFonts w:ascii="FontbitDavid" w:hAnsi="FontbitDavid" w:hint="cs"/>
            <w:sz w:val="24"/>
            <w:rtl/>
          </w:rPr>
          <w:t xml:space="preserve">כ"א</w:t>
        </w:r>
      </w:ins>
      <w:del w:id="92560" w:author="מנוע מכני" w:date="2026-10-11T12:04:39Z">
        <w:r>
          <w:rPr>
            <w:rFonts w:ascii="FontbitDavid" w:hAnsi="FontbitDavid" w:hint="cs"/>
            <w:sz w:val="24"/>
            <w:rtl/>
          </w:rPr>
          <w:delText xml:space="preserve">כ''א</w:delText>
        </w:r>
      </w:del>
      <w:r>
        <w:rPr>
          <w:rFonts w:ascii="FontbitDavid" w:hAnsi="FontbitDavid" w:hint="cs"/>
          <w:sz w:val="24"/>
          <w:rtl/>
        </w:rPr>
        <w:t xml:space="preserve"> ב</w:t>
      </w:r>
      <w:r w:rsidRPr="00B078C3">
        <w:rPr>
          <w:rFonts w:ascii="FontbitDavid" w:hAnsi="FontbitDavid"/>
          <w:sz w:val="24"/>
          <w:rtl/>
        </w:rPr>
        <w:t xml:space="preserve">חדש זה, </w:t>
      </w:r>
      <w:r>
        <w:rPr>
          <w:rFonts w:ascii="FontbitDavid" w:hAnsi="FontbitDavid" w:hint="cs"/>
          <w:sz w:val="24"/>
          <w:rtl/>
        </w:rPr>
        <w:t>כב בחודש זה,</w:t>
      </w:r>
      <w:r w:rsidRPr="00B078C3">
        <w:rPr>
          <w:rFonts w:ascii="FontbitDavid" w:hAnsi="FontbitDavid"/>
          <w:sz w:val="24"/>
          <w:rtl/>
        </w:rPr>
        <w:t xml:space="preserve"> יום </w:t>
      </w:r>
      <w:r>
        <w:rPr>
          <w:rFonts w:ascii="FontbitDavid" w:hAnsi="FontbitDavid" w:hint="cs"/>
          <w:sz w:val="24"/>
          <w:rtl/>
        </w:rPr>
        <w:t xml:space="preserve">כג </w:t>
      </w:r>
      <w:r w:rsidRPr="00B078C3">
        <w:rPr>
          <w:rFonts w:ascii="FontbitDavid" w:hAnsi="FontbitDavid"/>
          <w:sz w:val="24"/>
          <w:rtl/>
        </w:rPr>
        <w:t>בחדש זה - קבעה לה וסת.</w:t>
      </w:r>
    </w:p>
    <w:p w:rsidR="00E403F0" w:rsidRPr="00B078C3" w:rsidRDefault="00E403F0" w:rsidP="00E403F0">
      <w:pPr>
        <w:rPr>
          <w:rFonts w:ascii="FontbitDavid" w:hAnsi="FontbitDavid"/>
          <w:sz w:val="24"/>
          <w:rtl/>
        </w:rPr>
      </w:pPr>
      <w:r w:rsidRPr="00B078C3">
        <w:rPr>
          <w:rFonts w:ascii="FontbitDavid" w:hAnsi="FontbitDavid"/>
          <w:sz w:val="24"/>
          <w:rtl/>
        </w:rPr>
        <w:t xml:space="preserve">סירגה ליום </w:t>
      </w:r>
      <w:r>
        <w:rPr>
          <w:rFonts w:ascii="FontbitDavid" w:hAnsi="FontbitDavid" w:hint="cs"/>
          <w:sz w:val="24"/>
          <w:rtl/>
        </w:rPr>
        <w:t>כד'</w:t>
      </w:r>
      <w:r w:rsidRPr="00B078C3">
        <w:rPr>
          <w:rFonts w:ascii="FontbitDavid" w:hAnsi="FontbitDavid"/>
          <w:sz w:val="24"/>
          <w:rtl/>
        </w:rPr>
        <w:t xml:space="preserve"> - </w:t>
      </w:r>
      <w:r w:rsidRPr="00B078C3">
        <w:rPr>
          <w:rFonts w:ascii="FontbitDavid" w:hAnsi="FontbitDavid"/>
          <w:sz w:val="24"/>
          <w:rtl/>
        </w:rPr>
        <w:t xml:space="preserve">לא</w:t>
      </w:r>
      <w:r w:rsidRPr="00B078C3">
        <w:rPr>
          <w:rFonts w:ascii="FontbitDavid" w:hAnsi="FontbitDavid"/>
          <w:sz w:val="24"/>
          <w:rtl/>
        </w:rPr>
        <w:t xml:space="preserve"> קבעה לה וסת.</w:t>
      </w:r>
    </w:p>
    <w:p w:rsidR="00E403F0" w:rsidRDefault="00E403F0" w:rsidP="00E403F0">
      <w:pPr>
        <w:rPr>
          <w:rFonts w:ascii="FontbitDavid" w:hAnsi="FontbitDavid"/>
          <w:sz w:val="24"/>
          <w:rtl/>
        </w:rPr>
      </w:pPr>
      <w:r w:rsidRPr="00B078C3">
        <w:rPr>
          <w:rFonts w:ascii="FontbitDavid" w:hAnsi="FontbitDavid"/>
          <w:sz w:val="24"/>
          <w:rtl/>
        </w:rPr>
        <w:t xml:space="preserve">תיובתא </w:t>
      </w:r>
      <w:r w:rsidRPr="00B078C3">
        <w:rPr>
          <w:rStyle w:val="2fb"/>
          <w:rFonts w:ascii="FontbitDavid" w:hAnsi="FontbitDavid"/>
          <w:sz w:val="24"/>
          <w:rtl/>
        </w:rPr>
        <w:t xml:space="preserve">דשמואל</w:t>
      </w:r>
      <w:r w:rsidRPr="00B078C3">
        <w:rPr>
          <w:rFonts w:ascii="FontbitDavid" w:hAnsi="FontbitDavid"/>
          <w:sz w:val="24"/>
          <w:rtl/>
        </w:rPr>
        <w:t xml:space="preserve">! </w:t>
      </w:r>
    </w:p>
    <w:p>
      <w:pPr>
        <w:pStyle w:val="38"/>
        <w:rPr>
          <w:ins w:id="101249" w:author="מנוע מכני" w:date="2026-10-11T12:04:39Z"/>
        </w:rPr>
      </w:pPr>
      <w:r w:rsidRPr="00B078C3">
        <w:t xml:space="preserve">אמר</w:t>
      </w:r>
      <w:r w:rsidRPr="00B078C3">
        <w:t xml:space="preserve"> לך שמואל:</w:t>
      </w:r>
    </w:p>
    <w:p w:rsidR="00E403F0" w:rsidRPr="00B078C3" w:rsidRDefault="00E403F0" w:rsidP="00E403F0">
      <w:pPr>
        <w:rPr>
          <w:rFonts w:ascii="FontbitDavid" w:hAnsi="FontbitDavid"/>
          <w:sz w:val="24"/>
          <w:rtl/>
        </w:rPr>
      </w:pPr>
      <w:del w:id="1012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w:t>
      </w:r>
      <w:ins w:id="92561" w:author="מנוע מכני" w:date="2026-10-11T12:04:39Z">
        <w:r>
          <w:rPr>
            <w:rFonts w:ascii="FontbitDavid" w:hAnsi="FontbitDavid" w:hint="cs"/>
            <w:sz w:val="24"/>
            <w:rtl/>
          </w:rPr>
          <w:t xml:space="preserve">ב"ע</w:t>
        </w:r>
      </w:ins>
      <w:del w:id="92562" w:author="מנוע מכני" w:date="2026-10-11T12:04:39Z">
        <w:r>
          <w:rPr>
            <w:rFonts w:ascii="FontbitDavid" w:hAnsi="FontbitDavid" w:hint="cs"/>
            <w:sz w:val="24"/>
            <w:rtl/>
          </w:rPr>
          <w:delText xml:space="preserve">ב''ע</w:delText>
        </w:r>
      </w:del>
      <w:r w:rsidRPr="00B078C3">
        <w:rPr>
          <w:rFonts w:ascii="FontbitDavid" w:hAnsi="FontbitDavid"/>
          <w:sz w:val="24"/>
          <w:rtl/>
        </w:rPr>
        <w:t xml:space="preserve"> - כגון דרגילה למחזי ביום עשרים, ושינתה ליום עשרים ואחד.</w:t>
      </w:r>
    </w:p>
    <w:p w:rsidR="00E403F0" w:rsidRPr="00B078C3" w:rsidRDefault="00E403F0" w:rsidP="00E403F0">
      <w:pPr>
        <w:rPr>
          <w:rFonts w:ascii="FontbitDavid" w:hAnsi="FontbitDavid"/>
          <w:sz w:val="24"/>
          <w:rtl/>
        </w:rPr>
      </w:pPr>
      <w:r w:rsidRPr="00B078C3">
        <w:rPr>
          <w:rFonts w:ascii="FontbitDavid" w:hAnsi="FontbitDavid"/>
          <w:sz w:val="24"/>
          <w:rtl/>
        </w:rPr>
        <w:t xml:space="preserve">דיקא </w:t>
      </w:r>
      <w:ins w:id="94595" w:author="מנוע מכני" w:date="2026-10-11T12:04:39Z">
        <w:r>
          <w:rPr>
            <w:rFonts w:ascii="FontbitDavid" w:hAnsi="FontbitDavid"/>
            <w:sz w:val="24"/>
            <w:rtl/>
          </w:rPr>
          <w:t xml:space="preserve">גם</w:t>
        </w:r>
      </w:ins>
      <w:del w:id="9459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0287" w:author="Claude - סמנטי" w:date="2026-10-11T12:19:29Z">
        <w:r>
          <w:rPr>
            <w:rFonts w:ascii="FontbitDavid" w:hAnsi="FontbitDavid"/>
            <w:sz w:val="24"/>
            <w:rtl/>
          </w:rPr>
          <w:t xml:space="preserve">שעוזבים</w:t>
        </w:r>
      </w:ins>
      <w:del w:id="90288" w:author="Claude - סמנטי" w:date="2026-10-11T12:19:29Z">
        <w:r w:rsidRPr="00B078C3">
          <w:rPr>
            <w:rFonts w:ascii="FontbitDavid" w:hAnsi="FontbitDavid"/>
            <w:sz w:val="24"/>
            <w:rtl/>
          </w:rPr>
          <w:delText xml:space="preserve">דשבקינן</w:delText>
        </w:r>
      </w:del>
      <w:r w:rsidRPr="00B078C3">
        <w:rPr>
          <w:rFonts w:ascii="FontbitDavid" w:hAnsi="FontbitDavid"/>
          <w:sz w:val="24"/>
          <w:rtl/>
        </w:rPr>
        <w:t xml:space="preserve"> ליום עשרים, ונקט ליום עשרים ואחד - </w:t>
      </w:r>
      <w:r w:rsidRPr="00B078C3">
        <w:rPr>
          <w:rFonts w:ascii="FontbitDavid" w:hAnsi="FontbitDavid"/>
          <w:sz w:val="24"/>
          <w:rtl/>
        </w:rPr>
        <w:t xml:space="preserve">ש"מ</w:t>
      </w:r>
      <w:r w:rsidRPr="00B078C3">
        <w:rPr>
          <w:rFonts w:ascii="FontbitDavid" w:hAnsi="FontbitDavid"/>
          <w:sz w:val="24"/>
          <w:rtl/>
        </w:rPr>
        <w:t xml:space="preserve">.</w:t>
      </w:r>
    </w:p>
    <w:p w:rsidR="00E403F0" w:rsidRPr="00B078C3" w:rsidRDefault="00E403F0" w:rsidP="00E403F0">
      <w:pPr>
        <w:jc w:val="center"/>
        <w:rPr>
          <w:del w:id="90188" w:author="מנוע עיצוב" w:date="2026-10-11T12:09:26Z"/>
          <w:rFonts w:ascii="FontbitDavid" w:hAnsi="FontbitDavid"/>
          <w:sz w:val="24"/>
          <w:rtl/>
        </w:rPr>
      </w:pPr>
      <w:del w:id="9018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51" w:author="קלוד" w:date="2026-10-11T09:07:21Z">
          <w:pPr>
            <w:pStyle w:val="affff1"/>
            <w:rPr>
              <w:rtl/>
            </w:rPr>
          </w:pPr>
        </w:pPrChange>
      </w:pPr>
      <w:ins w:id="9891" w:author="מספור קטעי משנה" w:date="2026-10-11T09:25:19Z">
        <w:r>
          <w:rPr>
            <w:rStyle w:val="MisparKeta"/>
          </w:rPr>
          <w:t xml:space="preserve">ב. </w:t>
        </w:r>
      </w:ins>
      <w:r w:rsidRPr="00B078C3">
        <w:rPr>
          <w:rtl/>
        </w:rPr>
        <w:t>שאין האשה קובעת לה וסת עד שתקבענה וכו'.</w:t>
      </w:r>
    </w:p>
    <w:p>
      <w:pPr>
        <w:pStyle w:val="38"/>
        <w:rPr>
          <w:ins w:id="101251" w:author="מנוע מכני" w:date="2026-10-11T12:04:39Z"/>
        </w:rPr>
      </w:pPr>
      <w:r>
        <w:t xml:space="preserve">א</w:t>
      </w:r>
      <w:ins w:id="92563" w:author="מנוע מכני" w:date="2026-10-11T12:04:39Z">
        <w:r>
          <w:t xml:space="preserve">ר"פ</w:t>
        </w:r>
      </w:ins>
      <w:del w:id="92564" w:author="מנוע מכני" w:date="2026-10-11T12:04:39Z">
        <w:r>
          <w:delText xml:space="preserve">ר''פ</w:delText>
        </w:r>
      </w:del>
      <w:r w:rsidRPr="00B078C3">
        <w:t xml:space="preserve">:</w:t>
      </w:r>
    </w:p>
    <w:p w:rsidR="00E403F0" w:rsidRPr="00B078C3" w:rsidRDefault="00E403F0" w:rsidP="00E403F0">
      <w:pPr>
        <w:rPr>
          <w:rFonts w:ascii="FontbitDavid" w:hAnsi="FontbitDavid"/>
          <w:sz w:val="24"/>
          <w:rtl/>
        </w:rPr>
      </w:pPr>
      <w:del w:id="10125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אמרן - אלא למקבעה, אבל </w:t>
      </w:r>
      <w:ins w:id="90289" w:author="Claude - סמנטי" w:date="2026-10-11T12:19:29Z">
        <w:r>
          <w:rPr>
            <w:rFonts w:ascii="FontbitDavid" w:hAnsi="FontbitDavid"/>
            <w:sz w:val="24"/>
            <w:rtl/>
          </w:rPr>
          <w:t xml:space="preserve">לחשוש</w:t>
        </w:r>
      </w:ins>
      <w:del w:id="90290" w:author="Claude - סמנטי" w:date="2026-10-11T12:19:29Z">
        <w:r w:rsidRPr="00B078C3">
          <w:rPr>
            <w:rFonts w:ascii="FontbitDavid" w:hAnsi="FontbitDavid"/>
            <w:sz w:val="24"/>
            <w:rtl/>
          </w:rPr>
          <w:delText xml:space="preserve">למיחש</w:delText>
        </w:r>
      </w:del>
      <w:r w:rsidRPr="00B078C3">
        <w:rPr>
          <w:rFonts w:ascii="FontbitDavid" w:hAnsi="FontbitDavid"/>
          <w:sz w:val="24"/>
          <w:rtl/>
        </w:rPr>
        <w:t xml:space="preserve"> לה - </w:t>
      </w:r>
      <w:ins w:id="98089" w:author="מנוע מכני" w:date="2026-10-11T12:04:39Z">
        <w:r>
          <w:rPr>
            <w:rFonts w:ascii="FontbitDavid" w:hAnsi="FontbitDavid"/>
            <w:sz w:val="24"/>
            <w:rtl/>
          </w:rPr>
          <w:t xml:space="preserve">באחת</w:t>
        </w:r>
      </w:ins>
      <w:del w:id="98090" w:author="מנוע מכני" w:date="2026-10-11T12:04:39Z">
        <w:r w:rsidRPr="00B078C3">
          <w:rPr>
            <w:rFonts w:ascii="FontbitDavid" w:hAnsi="FontbitDavid"/>
            <w:sz w:val="24"/>
            <w:rtl/>
          </w:rPr>
          <w:delText xml:space="preserve">בחדא</w:delText>
        </w:r>
      </w:del>
      <w:r w:rsidRPr="00B078C3">
        <w:rPr>
          <w:rFonts w:ascii="FontbitDavid" w:hAnsi="FontbitDavid"/>
          <w:sz w:val="24"/>
          <w:rtl/>
        </w:rPr>
        <w:t xml:space="preserve"> </w:t>
      </w:r>
      <w:ins w:id="97247" w:author="מנוע מכני" w:date="2026-10-11T12:04:39Z">
        <w:r>
          <w:rPr>
            <w:rFonts w:ascii="FontbitDavid" w:hAnsi="FontbitDavid"/>
            <w:sz w:val="24"/>
            <w:rtl/>
          </w:rPr>
          <w:t xml:space="preserve">פעם</w:t>
        </w:r>
      </w:ins>
      <w:del w:id="97248" w:author="מנוע מכני" w:date="2026-10-11T12:04:39Z">
        <w:r w:rsidRPr="00B078C3">
          <w:rPr>
            <w:rFonts w:ascii="FontbitDavid" w:hAnsi="FontbitDavid"/>
            <w:sz w:val="24"/>
            <w:rtl/>
          </w:rPr>
          <w:delText xml:space="preserve">זימנא</w:delText>
        </w:r>
      </w:del>
      <w:r w:rsidRPr="00B078C3">
        <w:rPr>
          <w:rFonts w:ascii="FontbitDavid" w:hAnsi="FontbitDavid"/>
          <w:sz w:val="24"/>
          <w:rtl/>
        </w:rPr>
        <w:t xml:space="preserve"> חיישא.</w:t>
      </w:r>
    </w:p>
    <w:p>
      <w:pPr>
        <w:pStyle w:val="38"/>
        <w:rPr>
          <w:ins w:id="101253" w:author="מנוע מכני" w:date="2026-10-11T12:04:39Z"/>
        </w:rPr>
      </w:pPr>
      <w:r w:rsidRPr="002B4E05">
        <w:t>ו</w:t>
      </w:r>
      <w:r w:rsidRPr="002B4E05">
        <w:t xml:space="preserve">קמ"ל</w:t>
      </w:r>
      <w:r w:rsidRPr="002B4E05">
        <w:t xml:space="preserve">? תנינא:</w:t>
      </w:r>
    </w:p>
    <w:p w:rsidR="00E403F0" w:rsidRPr="002B4E05" w:rsidRDefault="00E403F0" w:rsidP="00E403F0">
      <w:pPr>
        <w:rPr>
          <w:rFonts w:ascii="FontbitDavid" w:hAnsi="FontbitDavid"/>
          <w:spacing w:val="-2"/>
          <w:sz w:val="24"/>
          <w:rtl/>
        </w:rPr>
      </w:pPr>
      <w:del w:id="101254" w:author="מנוע מכני" w:date="2026-10-11T12:04:39Z">
        <w:r w:rsidRPr="002B4E05">
          <w:rPr>
            <w:rFonts w:ascii="FontbitDavid" w:hAnsi="FontbitDavid"/>
            <w:spacing w:val="-2"/>
            <w:sz w:val="24"/>
            <w:rtl/>
          </w:rPr>
          <w:delText xml:space="preserve"> </w:delText>
        </w:r>
      </w:del>
      <w:r w:rsidRPr="002B4E05">
        <w:rPr>
          <w:rFonts w:ascii="FontbitDavid" w:hAnsi="FontbitDavid"/>
          <w:spacing w:val="-2"/>
          <w:sz w:val="24"/>
          <w:rtl/>
        </w:rPr>
        <w:t xml:space="preserve">היתה למודה להיות רואה יום חמשה עשר ושינתה ליום עשרים - זה וזה אסורין! </w:t>
      </w:r>
    </w:p>
    <w:p w:rsidR="00E403F0" w:rsidRPr="00B078C3" w:rsidRDefault="00E403F0" w:rsidP="00E403F0">
      <w:pPr>
        <w:pStyle w:val="a3"/>
        <w:rPr>
          <w:rtl/>
        </w:rPr>
      </w:pPr>
      <w:ins w:id="97595" w:author="מנוע מכני" w:date="2026-10-11T12:04:39Z">
        <w:r>
          <w:rPr>
            <w:rtl/>
          </w:rPr>
          <w:t xml:space="preserve">אם </w:t>
        </w:r>
      </w:ins>
      <w:del w:id="97596" w:author="מנוע מכני" w:date="2026-10-11T12:04:39Z">
        <w:r>
          <w:rPr>
            <w:rtl/>
          </w:rPr>
          <w:delText xml:space="preserve">אי </w:delText>
        </w:r>
      </w:del>
      <w:ins w:id="94601" w:author="מנוע מכני" w:date="2026-10-11T12:04:39Z">
        <w:r>
          <w:rPr>
            <w:rtl/>
          </w:rPr>
          <w:t xml:space="preserve">משם</w:t>
        </w:r>
      </w:ins>
      <w:del w:id="94602" w:author="מנוע מכני" w:date="2026-10-11T12:04:39Z">
        <w:r>
          <w:rPr>
            <w:rtl/>
          </w:rPr>
          <w:delText xml:space="preserve">מהתם</w:delText>
        </w:r>
      </w:del>
      <w:r>
        <w:rPr>
          <w:rtl/>
        </w:rPr>
        <w:t xml:space="preserve"> ה"א: </w:t>
      </w:r>
      <w:r>
        <w:rPr>
          <w:rtl/>
        </w:rPr>
        <w:t xml:space="preserve">ה"מ</w:t>
      </w:r>
      <w:r w:rsidRPr="00B078C3">
        <w:rPr>
          <w:rtl/>
        </w:rPr>
        <w:t xml:space="preserve"> </w:t>
      </w:r>
      <w:ins w:id="94597" w:author="מנוע מכני" w:date="2026-10-11T12:04:39Z">
        <w:r>
          <w:rPr>
            <w:rtl/>
          </w:rPr>
          <w:t xml:space="preserve">מקום</w:t>
        </w:r>
      </w:ins>
      <w:del w:id="94598" w:author="מנוע מכני" w:date="2026-10-11T12:04:39Z">
        <w:r w:rsidRPr="00B078C3">
          <w:rPr>
            <w:rtl/>
          </w:rPr>
          <w:delText xml:space="preserve">היכא</w:delText>
        </w:r>
      </w:del>
      <w:r w:rsidRPr="00B078C3">
        <w:rPr>
          <w:rtl/>
        </w:rPr>
        <w:t xml:space="preserve"> </w:t>
      </w:r>
      <w:ins w:id="98553" w:author="מנוע מכני" w:date="2026-10-11T12:04:39Z">
        <w:r>
          <w:rPr>
            <w:rtl/>
          </w:rPr>
          <w:t xml:space="preserve">דעומדת</w:t>
        </w:r>
      </w:ins>
      <w:del w:id="98554" w:author="מנוע מכני" w:date="2026-10-11T12:04:39Z">
        <w:r w:rsidRPr="00B078C3">
          <w:rPr>
            <w:rtl/>
          </w:rPr>
          <w:delText xml:space="preserve">דקיימא</w:delText>
        </w:r>
      </w:del>
      <w:r w:rsidRPr="00B078C3">
        <w:rPr>
          <w:rtl/>
        </w:rPr>
        <w:t xml:space="preserve"> בתוך ימי נדתה, אבל</w:t>
      </w:r>
      <w:r>
        <w:rPr>
          <w:rtl/>
        </w:rPr>
        <w:t xml:space="preserve"> </w:t>
      </w:r>
      <w:ins w:id="94599" w:author="מנוע מכני" w:date="2026-10-11T12:04:39Z">
        <w:r>
          <w:rPr>
            <w:rtl/>
          </w:rPr>
          <w:t xml:space="preserve">מקום</w:t>
        </w:r>
      </w:ins>
      <w:del w:id="94600" w:author="מנוע מכני" w:date="2026-10-11T12:04:39Z">
        <w:r>
          <w:rPr>
            <w:rtl/>
          </w:rPr>
          <w:delText xml:space="preserve">היכא</w:delText>
        </w:r>
      </w:del>
      <w:r>
        <w:rPr>
          <w:rtl/>
        </w:rPr>
        <w:t xml:space="preserve"> דלא </w:t>
      </w:r>
      <w:ins w:id="98555" w:author="מנוע מכני" w:date="2026-10-11T12:04:39Z">
        <w:r>
          <w:rPr>
            <w:rtl/>
          </w:rPr>
          <w:t xml:space="preserve">עומדת</w:t>
        </w:r>
      </w:ins>
      <w:del w:id="98556" w:author="מנוע מכני" w:date="2026-10-11T12:04:39Z">
        <w:r>
          <w:rPr>
            <w:rtl/>
          </w:rPr>
          <w:delText xml:space="preserve">קיימא</w:delText>
        </w:r>
      </w:del>
      <w:r>
        <w:rPr>
          <w:rtl/>
        </w:rPr>
        <w:t xml:space="preserve"> בתוך ימי נדתה </w:t>
      </w:r>
      <w:r w:rsidRPr="00B078C3">
        <w:rPr>
          <w:rtl/>
        </w:rPr>
        <w:t xml:space="preserve">אימא </w:t>
      </w:r>
      <w:r w:rsidRPr="00B078C3">
        <w:rPr>
          <w:rtl/>
        </w:rPr>
        <w:t xml:space="preserve">לא</w:t>
      </w:r>
      <w:r w:rsidRPr="00B078C3">
        <w:rPr>
          <w:rtl/>
        </w:rPr>
        <w:t xml:space="preserve">, </w:t>
      </w:r>
      <w:r w:rsidRPr="00B078C3">
        <w:rPr>
          <w:rtl/>
        </w:rPr>
        <w:t xml:space="preserve">קמ"ל</w:t>
      </w:r>
      <w:r w:rsidRPr="00B078C3">
        <w:rPr>
          <w:rtl/>
        </w:rPr>
        <w:t xml:space="preserve">.</w:t>
      </w:r>
    </w:p>
    <w:p w:rsidR="00E403F0" w:rsidRPr="00B078C3" w:rsidRDefault="00E403F0" w:rsidP="00E403F0">
      <w:pPr>
        <w:pStyle w:val="affff1"/>
        <w:ind w:end="0"/>
        <w:rPr>
          <w:rtl/>
        </w:rPr>
        <w:pPrChange w:id="20152" w:author="קלוד" w:date="2026-10-11T09:07:21Z">
          <w:pPr>
            <w:pStyle w:val="affff1"/>
            <w:rPr>
              <w:rtl/>
            </w:rPr>
          </w:pPr>
        </w:pPrChange>
      </w:pPr>
      <w:ins w:id="9892" w:author="מספור קטעי משנה" w:date="2026-10-11T09:25:19Z">
        <w:r>
          <w:rPr>
            <w:rStyle w:val="MisparKeta"/>
          </w:rPr>
          <w:t xml:space="preserve">ג. </w:t>
        </w:r>
      </w:ins>
      <w:r w:rsidRPr="00B078C3">
        <w:rPr>
          <w:rtl/>
        </w:rPr>
        <w:t>ואינה מטהרת מן הוסת וכו'.</w:t>
      </w:r>
    </w:p>
    <w:p>
      <w:pPr>
        <w:pStyle w:val="38"/>
        <w:rPr>
          <w:ins w:id="101255" w:author="מנוע מכני" w:date="2026-10-11T12:04:39Z"/>
        </w:rPr>
      </w:pPr>
      <w:r w:rsidRPr="00017C1D">
        <w:t xml:space="preserve">א</w:t>
      </w:r>
      <w:ins w:id="92565" w:author="מנוע מכני" w:date="2026-10-11T12:04:39Z">
        <w:r>
          <w:t xml:space="preserve">ר"פ</w:t>
        </w:r>
      </w:ins>
      <w:del w:id="92566" w:author="מנוע מכני" w:date="2026-10-11T12:04:39Z">
        <w:r w:rsidRPr="00017C1D">
          <w:delText xml:space="preserve">ר''פ</w:delText>
        </w:r>
      </w:del>
      <w:r w:rsidRPr="00017C1D">
        <w:t xml:space="preserve">:</w:t>
      </w:r>
    </w:p>
    <w:p w:rsidR="00E403F0" w:rsidRPr="00017C1D" w:rsidRDefault="00E403F0" w:rsidP="00E403F0">
      <w:pPr>
        <w:rPr>
          <w:rFonts w:ascii="FontbitDavid" w:hAnsi="FontbitDavid"/>
          <w:spacing w:val="-2"/>
          <w:sz w:val="24"/>
          <w:rtl/>
        </w:rPr>
      </w:pPr>
      <w:del w:id="101256"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לא</w:t>
      </w:r>
      <w:r w:rsidRPr="00017C1D">
        <w:rPr>
          <w:rFonts w:ascii="FontbitDavid" w:hAnsi="FontbitDavid"/>
          <w:spacing w:val="-2"/>
          <w:sz w:val="24"/>
          <w:rtl/>
        </w:rPr>
        <w:t xml:space="preserve"> אמרן, אלא </w:t>
      </w:r>
      <w:r w:rsidRPr="00017C1D">
        <w:rPr>
          <w:rFonts w:ascii="FontbitDavid" w:hAnsi="FontbitDavid" w:hint="cs"/>
          <w:spacing w:val="-2"/>
          <w:sz w:val="24"/>
          <w:rtl/>
        </w:rPr>
        <w:t xml:space="preserve">ג' פעמים דצריכה ג' פעמים לעקור אבל לב' פעמים סגי בפעם אחת לעקור </w:t>
      </w:r>
    </w:p>
    <w:p w:rsidR="00E403F0" w:rsidRDefault="00E403F0" w:rsidP="00E403F0">
      <w:pPr>
        <w:rPr>
          <w:rFonts w:ascii="FontbitDavid" w:hAnsi="FontbitDavid"/>
          <w:sz w:val="24"/>
          <w:rtl/>
        </w:rPr>
      </w:pPr>
      <w:r>
        <w:rPr>
          <w:rFonts w:ascii="FontbitDavid" w:hAnsi="FontbitDavid" w:hint="cs"/>
          <w:sz w:val="24"/>
          <w:rtl/>
        </w:rPr>
        <w:t xml:space="preserve">וק</w:t>
      </w:r>
      <w:ins w:id="92567" w:author="מנוע מכני" w:date="2026-10-11T12:04:39Z">
        <w:r>
          <w:rPr>
            <w:rFonts w:ascii="FontbitDavid" w:hAnsi="FontbitDavid" w:hint="cs"/>
            <w:sz w:val="24"/>
            <w:rtl/>
          </w:rPr>
          <w:t xml:space="preserve">מ"ל</w:t>
        </w:r>
      </w:ins>
      <w:del w:id="92568"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דרק אם קבעה ג' צריכה ג'פ כדי לעקור </w:t>
      </w:r>
    </w:p>
    <w:p>
      <w:pPr>
        <w:pStyle w:val="38"/>
        <w:rPr>
          <w:ins w:id="101257" w:author="מנוע מכני" w:date="2026-10-11T12:04:39Z"/>
        </w:rPr>
      </w:pPr>
      <w:ins w:id="92569" w:author="מנוע מכני" w:date="2026-10-11T12:04:39Z">
        <w:r>
          <w:t xml:space="preserve">ת"כ</w:t>
        </w:r>
      </w:ins>
      <w:del w:id="92570" w:author="מנוע מכני" w:date="2026-10-11T12:04:39Z">
        <w:r>
          <w:delText xml:space="preserve">ת''כ</w:delText>
        </w:r>
      </w:del>
      <w:r>
        <w:t xml:space="preserve"> ד</w:t>
      </w:r>
      <w:ins w:id="92571" w:author="מנוע מכני" w:date="2026-10-11T12:04:39Z">
        <w:r>
          <w:t xml:space="preserve">ר"פ</w:t>
        </w:r>
      </w:ins>
      <w:del w:id="92572" w:author="מנוע מכני" w:date="2026-10-11T12:04:39Z">
        <w:r>
          <w:delText xml:space="preserve">ר''פ</w:delText>
        </w:r>
      </w:del>
      <w:r w:rsidRPr="00B078C3">
        <w:t xml:space="preserve">:</w:t>
      </w:r>
    </w:p>
    <w:p w:rsidR="00E403F0" w:rsidRPr="00B078C3" w:rsidRDefault="00E403F0" w:rsidP="00E403F0">
      <w:pPr>
        <w:rPr>
          <w:rFonts w:ascii="FontbitDavid" w:hAnsi="FontbitDavid"/>
          <w:sz w:val="24"/>
          <w:rtl/>
        </w:rPr>
      </w:pPr>
      <w:del w:id="1012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היתה למודה להיות רואה יום עשרים ושינתה ליום שלשים - זה וזה אסורין, הגיע יום עשרים ולא ראתה - מותרת לשמש עד יום שלשים, וחוששת ליום שלשים.</w:t>
      </w:r>
    </w:p>
    <w:p w:rsidR="00E403F0" w:rsidRPr="00B078C3" w:rsidRDefault="00E403F0" w:rsidP="00E403F0">
      <w:pPr>
        <w:rPr>
          <w:rFonts w:ascii="FontbitDavid" w:hAnsi="FontbitDavid"/>
          <w:sz w:val="24"/>
          <w:rtl/>
        </w:rPr>
      </w:pPr>
      <w:r w:rsidRPr="00B078C3">
        <w:rPr>
          <w:rFonts w:ascii="FontbitDavid" w:hAnsi="FontbitDavid"/>
          <w:sz w:val="24"/>
          <w:rtl/>
        </w:rPr>
        <w:t>הגיע יום שלשים וראתה, הגיע יום עשרים ולא ראתה, והגיע יום שלשים ולא ראתה, והגיע יום עשרים וראתה - הותר יום שלשים ונאסר יום עשרים, מפני שאורח בזמנו בא.</w:t>
      </w:r>
    </w:p>
    <w:p w:rsidR="00E403F0"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B078C3" w:rsidRDefault="00E403F0" w:rsidP="00E403F0">
      <w:pPr>
        <w:pStyle w:val="afff3"/>
        <w:framePr w:wrap="around"/>
        <w:rPr>
          <w:rtl/>
        </w:rPr>
      </w:pPr>
      <w:r>
        <w:rPr>
          <w:rFonts w:hint="cs"/>
          <w:rtl/>
        </w:rPr>
        <w:t>סד:</w:t>
      </w:r>
    </w:p>
    <w:p>
      <w:pPr>
        <w:pStyle w:val="MishnaBatzad"/>
        <w:rPr>
          <w:ins w:id="20397" w:author="קלוד" w:date="2026-10-11T09:07:21Z"/>
        </w:rPr>
      </w:pPr>
      <w:ins w:id="20396" w:author="קלוד" w:date="2026-10-11T09:07:21Z">
        <w:r>
          <w:t xml:space="preserve">משנה יא</w:t>
        </w:r>
      </w:ins>
    </w:p>
    <w:p w:rsidR="00E403F0" w:rsidRPr="00D65BEC" w:rsidRDefault="00E403F0" w:rsidP="00E403F0">
      <w:pPr>
        <w:pStyle w:val="afff9"/>
        <w:rPr>
          <w:del w:id="20269" w:author="קלוד" w:date="2026-10-11T09:07:21Z"/>
          <w:rtl/>
        </w:rPr>
      </w:pPr>
      <w:del w:id="20268" w:author="קלוד" w:date="2026-10-11T09:07:21Z">
        <w:r w:rsidRPr="00D65BEC">
          <w:rPr>
            <w:rtl/>
          </w:rPr>
          <w:delText xml:space="preserve">מתני'.</w:delText>
        </w:r>
      </w:del>
    </w:p>
    <w:p w:rsidR="00E403F0" w:rsidRPr="00D65BEC" w:rsidRDefault="00E403F0" w:rsidP="00E403F0">
      <w:pPr>
        <w:pStyle w:val="afff9"/>
        <w:spacing w:before="120"/>
        <w:rPr>
          <w:rtl/>
        </w:rPr>
        <w:pPrChange w:id="90056" w:author="קלוד" w:date="2026-10-11T12:09:42Z">
          <w:pPr>
            <w:pStyle w:val="afff9"/>
          </w:pPr>
        </w:pPrChange>
      </w:pPr>
      <w:r w:rsidRPr="00D65BEC">
        <w:rPr>
          <w:rtl/>
        </w:rPr>
        <w:t>נשים בבתוליהם כגפנים;</w:t>
      </w:r>
    </w:p>
    <w:p w:rsidR="00E403F0" w:rsidRPr="00D64BA8" w:rsidRDefault="00E403F0" w:rsidP="00E403F0">
      <w:pPr>
        <w:pStyle w:val="afff9"/>
        <w:rPr>
          <w:spacing w:val="8"/>
          <w:rtl/>
        </w:rPr>
      </w:pPr>
      <w:r w:rsidRPr="00D64BA8">
        <w:rPr>
          <w:spacing w:val="8"/>
          <w:rtl/>
        </w:rPr>
        <w:t>יש גפן שיינה אדום, ויש גפן שיינה שחור, ויש גפן שיינה מרובה, ויש גפן שיינה מועט.</w:t>
      </w:r>
    </w:p>
    <w:p w:rsidR="00E403F0" w:rsidRPr="00D65BEC" w:rsidRDefault="00E403F0" w:rsidP="00E403F0">
      <w:pPr>
        <w:pStyle w:val="afff9"/>
        <w:rPr>
          <w:rtl/>
        </w:rPr>
      </w:pPr>
      <w:r>
        <w:rPr>
          <w:rStyle w:val="TanaimMishna"/>
          <w:rtl/>
          <w:rPrChange w:id="102935" w:author="Claude" w:date="2026-10-11T09:07:54Z">
            <w:rPr>
              <w:rtl/>
            </w:rPr>
          </w:rPrChange>
        </w:rPr>
        <w:t xml:space="preserve">ר' יהודה</w:t>
      </w:r>
      <w:r>
        <w:rPr>
          <w:rtl/>
        </w:rPr>
        <w:t xml:space="preserve"> אומר</w:t>
      </w:r>
      <w:r>
        <w:rPr>
          <w:rStyle w:val="TanaimMishna"/>
          <w:rtl/>
          <w:rPrChange w:id="102936" w:author="Claude" w:date="2026-10-11T09:07:54Z">
            <w:rPr>
              <w:rtl/>
            </w:rPr>
          </w:rPrChange>
        </w:rPr>
        <w:t xml:space="preserve">:</w:t>
      </w:r>
      <w:r>
        <w:rPr>
          <w:rtl/>
        </w:rPr>
        <w:t xml:space="preserve"> כל גפן יש בה יין, ושאין בה יין - ה"ז דורקטי.</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Pr="00B078C3" w:rsidRDefault="00E403F0" w:rsidP="00E403F0">
      <w:pPr>
        <w:rPr>
          <w:rFonts w:ascii="FontbitDavid" w:hAnsi="FontbitDavid"/>
          <w:sz w:val="24"/>
          <w:rtl/>
        </w:rPr>
      </w:pPr>
      <w:r w:rsidRPr="00B078C3">
        <w:rPr>
          <w:rFonts w:ascii="FontbitDavid" w:hAnsi="FontbitDavid"/>
          <w:sz w:val="24"/>
          <w:rtl/>
        </w:rPr>
        <w:t>תנא: דור קטוע.</w:t>
      </w:r>
    </w:p>
    <w:p>
      <w:pPr>
        <w:pStyle w:val="afffff8"/>
        <w:rPr>
          <w:ins w:id="90097" w:author="קלוד" w:date="2026-10-11T12:23:38Z"/>
        </w:rPr>
      </w:pPr>
      <w:ins w:id="90098" w:author="קלוד" w:date="2026-10-11T12:23:38Z">
        <w:r>
          <w:rPr>
            <w:color w:val="7B3F00"/>
          </w:rPr>
          <w:t xml:space="preserve">דמים יפין לאשה - כשם שהשאור יפה לעיסה</w:t>
        </w:r>
      </w:ins>
    </w:p>
    <w:p>
      <w:pPr>
        <w:pStyle w:val="38"/>
        <w:rPr>
          <w:ins w:id="101259" w:author="מנוע מכני" w:date="2026-10-11T12:04:39Z"/>
        </w:rPr>
      </w:pPr>
      <w:r w:rsidRPr="00B078C3">
        <w:t xml:space="preserve">תני רבי חייא:</w:t>
      </w:r>
    </w:p>
    <w:p w:rsidR="00E403F0" w:rsidRPr="00B078C3" w:rsidRDefault="00E403F0" w:rsidP="00E403F0">
      <w:pPr>
        <w:rPr>
          <w:rFonts w:ascii="FontbitDavid" w:hAnsi="FontbitDavid"/>
          <w:sz w:val="24"/>
          <w:rtl/>
        </w:rPr>
      </w:pPr>
      <w:del w:id="10126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כשם שהשאור יפה לעיסה - כך דמים יפין לאשה.</w:t>
      </w:r>
    </w:p>
    <w:p>
      <w:pPr>
        <w:pStyle w:val="38"/>
        <w:rPr>
          <w:ins w:id="101261" w:author="מנוע מכני" w:date="2026-10-11T12:04:39Z"/>
        </w:rPr>
      </w:pPr>
      <w:r w:rsidRPr="00B078C3">
        <w:t xml:space="preserve">תנא משום ר"מ:</w:t>
      </w:r>
    </w:p>
    <w:p w:rsidR="00E403F0" w:rsidRPr="00B078C3" w:rsidRDefault="00E403F0" w:rsidP="00E403F0">
      <w:pPr>
        <w:rPr>
          <w:rFonts w:ascii="FontbitDavid" w:hAnsi="FontbitDavid"/>
          <w:sz w:val="24"/>
          <w:rtl/>
        </w:rPr>
      </w:pPr>
      <w:del w:id="10126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אשה </w:t>
      </w:r>
      <w:ins w:id="98091" w:author="מנוע מכני" w:date="2026-10-11T12:04:39Z">
        <w:r>
          <w:rPr>
            <w:rFonts w:ascii="FontbitDavid" w:hAnsi="FontbitDavid"/>
            <w:sz w:val="24"/>
            <w:rtl/>
          </w:rPr>
          <w:t xml:space="preserve">שושנה</w:t>
        </w:r>
      </w:ins>
      <w:del w:id="98092" w:author="מנוע מכני" w:date="2026-10-11T12:04:39Z">
        <w:r w:rsidRPr="00B078C3">
          <w:rPr>
            <w:rFonts w:ascii="FontbitDavid" w:hAnsi="FontbitDavid"/>
            <w:sz w:val="24"/>
            <w:rtl/>
          </w:rPr>
          <w:delText xml:space="preserve">שדמיה</w:delText>
        </w:r>
      </w:del>
      <w:r w:rsidRPr="00B078C3">
        <w:rPr>
          <w:rFonts w:ascii="FontbitDavid" w:hAnsi="FontbitDavid"/>
          <w:sz w:val="24"/>
          <w:rtl/>
        </w:rPr>
        <w:t xml:space="preserve"> מרובין - בניה מרובין.</w:t>
      </w:r>
    </w:p>
    <w:p w:rsidR="00E403F0" w:rsidRPr="00B078C3" w:rsidRDefault="00E403F0" w:rsidP="00D07C84">
      <w:pPr>
        <w:pStyle w:val="Hadran"/>
        <w:rPr>
          <w:rFonts w:ascii="FontbitDavid" w:hAnsi="FontbitDavid"/>
          <w:sz w:val="24"/>
          <w:rtl/>
        </w:rPr>
        <w:pPrChange w:id="104026" w:author="Claude" w:date="2026-10-11T09:08:16Z">
          <w:pPr>
            <w:pStyle w:val="affff"/>
            <w:rPr>
              <w:rFonts w:ascii="FontbitDavid" w:hAnsi="FontbitDavid"/>
              <w:sz w:val="24"/>
              <w:rtl/>
            </w:rPr>
          </w:pPr>
        </w:pPrChange>
      </w:pPr>
      <w:r w:rsidRPr="00B078C3">
        <w:rPr>
          <w:rtl/>
        </w:rPr>
        <w:t>הדרן עלך האשה.</w:t>
      </w:r>
    </w:p>
    <w:p w:rsidR="00E403F0" w:rsidRPr="00B078C3" w:rsidRDefault="00E403F0" w:rsidP="00E403F0">
      <w:pPr>
        <w:pStyle w:val="afff6"/>
        <w:framePr w:wrap="around"/>
        <w:rPr>
          <w:del w:id="103015" w:author="Claude" w:date="2026-10-11T09:07:54Z"/>
          <w:rtl/>
        </w:rPr>
      </w:pPr>
      <w:del w:id="103012" w:author="Claude" w:date="2026-10-11T09:07:54Z">
        <w:r>
          <w:rPr>
            <w:rtl/>
          </w:rPr>
          <w:lastRenderedPageBreak/>
          <w:delText xml:space="preserve">פרק </w:delText>
        </w:r>
      </w:del>
      <w:del w:id="103013" w:author="Claude" w:date="2026-10-11T09:07:54Z">
        <w:r>
          <w:rPr>
            <w:rFonts w:hint="cs"/>
            <w:rtl/>
          </w:rPr>
          <w:delText xml:space="preserve">עשירי </w:delText>
        </w:r>
      </w:del>
      <w:del w:id="103014" w:author="Claude" w:date="2026-10-11T09:07:54Z">
        <w:r w:rsidRPr="00B078C3">
          <w:rPr>
            <w:rtl/>
          </w:rPr>
          <w:delText xml:space="preserve"> </w:delText>
        </w:r>
      </w:del>
    </w:p>
    <w:p w:rsidR="00E403F0" w:rsidRDefault="00E403F0" w:rsidP="00E403F0">
      <w:pPr>
        <w:pStyle w:val="afff7"/>
        <w:framePr w:wrap="around"/>
        <w:rPr>
          <w:del w:id="103017" w:author="Claude" w:date="2026-10-11T09:07:54Z"/>
          <w:rtl/>
        </w:rPr>
      </w:pPr>
      <w:del w:id="103016" w:author="Claude" w:date="2026-10-11T09:07:54Z">
        <w:r w:rsidRPr="00B078C3">
          <w:rPr>
            <w:rtl/>
          </w:rPr>
          <w:delText xml:space="preserve">תינוקת </w:delText>
        </w:r>
      </w:del>
    </w:p>
    <w:p w:rsidR="00E403F0" w:rsidRPr="00B078C3" w:rsidRDefault="00E403F0" w:rsidP="00E403F0">
      <w:pPr>
        <w:rPr>
          <w:rFonts w:ascii="FontbitDavid" w:hAnsi="FontbitDavid"/>
          <w:sz w:val="24"/>
          <w:rtl/>
        </w:rPr>
      </w:pPr>
      <w:r w:rsidRPr="00625445">
        <w:rPr>
          <w:rStyle w:val="afffa"/>
          <w:rtl/>
        </w:rPr>
        <w:t>/מתני'/</w:t>
      </w:r>
      <w:r w:rsidRPr="00B078C3">
        <w:rPr>
          <w:rFonts w:ascii="FontbitDavid" w:hAnsi="FontbitDavid"/>
          <w:sz w:val="24"/>
          <w:rtl/>
        </w:rPr>
        <w:t>.</w:t>
      </w:r>
    </w:p>
    <w:p>
      <w:pPr>
        <w:pStyle w:val="PetichatPerek"/>
        <w:rPr>
          <w:ins w:id="103011" w:author="Claude" w:date="2026-10-11T09:07:54Z"/>
        </w:rPr>
      </w:pPr>
      <w:ins w:id="103010" w:author="Claude" w:date="2026-10-11T09:07:54Z">
        <w:r>
          <w:rPr>
            <w:rtl/>
          </w:rPr>
          <w:t xml:space="preserve">פרק עשירי</w:t>
        </w:r>
        <w:r>
          <w:rPr>
            <w:rtl/>
          </w:rPr>
          <w:t xml:space="preserve"> - </w:t>
        </w:r>
        <w:r>
          <w:rPr>
            <w:rtl/>
          </w:rPr>
          <w:t xml:space="preserve">תינוקת</w:t>
        </w:r>
      </w:ins>
    </w:p>
    <w:p>
      <w:pPr>
        <w:pStyle w:val="MishnaBatzad"/>
        <w:rPr>
          <w:ins w:id="20399" w:author="קלוד" w:date="2026-10-11T09:07:21Z"/>
        </w:rPr>
      </w:pPr>
      <w:ins w:id="20398" w:author="קלוד" w:date="2026-10-11T09:07:21Z">
        <w:r>
          <w:t xml:space="preserve">משנה א</w:t>
        </w:r>
      </w:ins>
    </w:p>
    <w:p w:rsidR="00E403F0" w:rsidRPr="00D65BEC" w:rsidRDefault="00E403F0" w:rsidP="00E403F0">
      <w:pPr>
        <w:pStyle w:val="afff9"/>
        <w:spacing w:before="120"/>
        <w:rPr>
          <w:rtl/>
        </w:rPr>
        <w:pPrChange w:id="90057" w:author="קלוד" w:date="2026-10-11T12:09:42Z">
          <w:pPr>
            <w:pStyle w:val="afff9"/>
          </w:pPr>
        </w:pPrChange>
      </w:pPr>
      <w:r w:rsidRPr="00D65BEC">
        <w:rPr>
          <w:rtl/>
        </w:rPr>
        <w:t xml:space="preserve">תינוקת שלא הגיע זמנה לראות, וניסת, </w:t>
      </w:r>
    </w:p>
    <w:p w:rsidR="00E403F0" w:rsidRPr="00D65BEC" w:rsidRDefault="00E403F0" w:rsidP="00E403F0">
      <w:pPr>
        <w:pStyle w:val="afff9"/>
        <w:rPr>
          <w:rtl/>
        </w:rPr>
      </w:pPr>
      <w:r w:rsidRPr="00D65BEC">
        <w:rPr>
          <w:rtl/>
        </w:rPr>
        <w:t>ב"ש אומרים: נותנין לה ארבע לילות, וב"ה אומרים: עד שתחיה המכה.</w:t>
      </w:r>
    </w:p>
    <w:p w:rsidR="00E403F0" w:rsidRPr="00D65BEC" w:rsidRDefault="00E403F0" w:rsidP="00E403F0">
      <w:pPr>
        <w:pStyle w:val="afff9"/>
        <w:rPr>
          <w:rtl/>
        </w:rPr>
      </w:pPr>
      <w:r w:rsidRPr="00D65BEC">
        <w:rPr>
          <w:rtl/>
        </w:rPr>
        <w:t xml:space="preserve">הגיע זמנה לראות וניסת, </w:t>
      </w:r>
    </w:p>
    <w:p w:rsidR="00E403F0" w:rsidRPr="00C20F97" w:rsidRDefault="00E403F0" w:rsidP="00E403F0">
      <w:pPr>
        <w:pStyle w:val="afff9"/>
        <w:rPr>
          <w:spacing w:val="8"/>
          <w:rtl/>
        </w:rPr>
      </w:pPr>
      <w:r w:rsidRPr="00C20F97">
        <w:rPr>
          <w:spacing w:val="8"/>
          <w:rtl/>
        </w:rPr>
        <w:t>ב"ש אומרים: נותנין לה לילה הראשון, וב"ה אומרים: עד מוצאי שבת, ארבע לילות.</w:t>
      </w:r>
    </w:p>
    <w:p w:rsidR="00E403F0" w:rsidRPr="00D65BEC" w:rsidRDefault="00E403F0" w:rsidP="00E403F0">
      <w:pPr>
        <w:pStyle w:val="afff9"/>
        <w:rPr>
          <w:rtl/>
        </w:rPr>
      </w:pPr>
      <w:r w:rsidRPr="00D65BEC">
        <w:rPr>
          <w:rtl/>
        </w:rPr>
        <w:t xml:space="preserve">ראתה ועודה בבית אביה, </w:t>
      </w:r>
    </w:p>
    <w:p w:rsidR="00E403F0" w:rsidRPr="00D65BEC" w:rsidRDefault="00E403F0" w:rsidP="00E403F0">
      <w:pPr>
        <w:pStyle w:val="afff9"/>
        <w:rPr>
          <w:rtl/>
        </w:rPr>
      </w:pPr>
      <w:r w:rsidRPr="00D65BEC">
        <w:rPr>
          <w:rtl/>
        </w:rPr>
        <w:t>ב"ש אומרים: נותנין לה בעילת מצוה, וב"ה אומרים: כל הלילה כולה.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095" w:author="קלוד" w:date="2026-10-11T12:23:38Z"/>
        </w:rPr>
      </w:pPr>
      <w:ins w:id="90096" w:author="קלוד" w:date="2026-10-11T12:23:38Z">
        <w:r>
          <w:rPr>
            <w:color w:val="7B3F00"/>
          </w:rPr>
          <w:t xml:space="preserve">תינוקת שלא הגיע זמנה - ב"ה: עד שתחיה המכה, אף ראתה</w:t>
        </w:r>
      </w:ins>
    </w:p>
    <w:p>
      <w:pPr>
        <w:pStyle w:val="38"/>
        <w:rPr>
          <w:ins w:id="101263" w:author="מנוע מכני" w:date="2026-10-11T12:04:39Z"/>
        </w:rPr>
      </w:pPr>
      <w:ins w:id="92573" w:author="מנוע מכני" w:date="2026-10-11T12:04:39Z">
        <w:r>
          <w:t xml:space="preserve">א"ר</w:t>
        </w:r>
      </w:ins>
      <w:del w:id="92574" w:author="מנוע מכני" w:date="2026-10-11T12:04:39Z">
        <w:r w:rsidRPr="00B078C3">
          <w:delText xml:space="preserve">א''ר</w:delText>
        </w:r>
      </w:del>
      <w:r w:rsidRPr="00B078C3">
        <w:t xml:space="preserve"> נחמן בר יצחק:</w:t>
      </w:r>
    </w:p>
    <w:p w:rsidR="00E403F0" w:rsidRPr="00B078C3" w:rsidRDefault="00E403F0" w:rsidP="00E403F0">
      <w:pPr>
        <w:rPr>
          <w:rFonts w:ascii="FontbitDavid" w:hAnsi="FontbitDavid"/>
          <w:sz w:val="24"/>
          <w:rtl/>
        </w:rPr>
      </w:pPr>
      <w:del w:id="101264" w:author="מנוע מכני" w:date="2026-10-11T12:04:39Z">
        <w:r w:rsidRPr="00B078C3">
          <w:rPr>
            <w:rFonts w:ascii="FontbitDavid" w:hAnsi="FontbitDavid"/>
            <w:sz w:val="24"/>
            <w:rtl/>
          </w:rPr>
          <w:delText xml:space="preserve"> </w:delText>
        </w:r>
      </w:del>
      <w:ins w:id="93309" w:author="מנוע מכני" w:date="2026-10-11T12:04:39Z">
        <w:r>
          <w:rPr>
            <w:rFonts w:ascii="FontbitDavid" w:hAnsi="FontbitDavid"/>
            <w:sz w:val="24"/>
            <w:rtl/>
          </w:rPr>
          <w:t xml:space="preserve">ואפי'</w:t>
        </w:r>
      </w:ins>
      <w:del w:id="93310"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ראתה.</w:t>
      </w:r>
    </w:p>
    <w:p w:rsidR="00E403F0" w:rsidRPr="00B078C3" w:rsidRDefault="00E403F0" w:rsidP="00E403F0">
      <w:pPr>
        <w:rPr>
          <w:rFonts w:ascii="FontbitDavid" w:hAnsi="FontbitDavid"/>
          <w:sz w:val="24"/>
          <w:rtl/>
        </w:rPr>
      </w:pPr>
      <w:ins w:id="96229" w:author="מנוע מכני" w:date="2026-10-11T12:04:39Z">
        <w:r>
          <w:rPr>
            <w:rFonts w:ascii="FontbitDavid" w:hAnsi="FontbitDavid"/>
            <w:sz w:val="24"/>
            <w:rtl/>
          </w:rPr>
          <w:t xml:space="preserve">ממה</w:t>
        </w:r>
      </w:ins>
      <w:del w:id="96230" w:author="מנוע מכני" w:date="2026-10-11T12:04:39Z">
        <w:r w:rsidRPr="00B078C3">
          <w:rPr>
            <w:rFonts w:ascii="FontbitDavid" w:hAnsi="FontbitDavid"/>
            <w:sz w:val="24"/>
            <w:rtl/>
          </w:rPr>
          <w:delText xml:space="preserve">ממאי</w:delText>
        </w:r>
      </w:del>
      <w:r w:rsidRPr="00B078C3">
        <w:rPr>
          <w:rFonts w:ascii="FontbitDavid" w:hAnsi="FontbitDavid"/>
          <w:sz w:val="24"/>
          <w:rtl/>
        </w:rPr>
        <w:t xml:space="preserve"> - מדקא מפליג בסיפא בין ראתה בין בשלא ראתה, מכלל דרישא - </w:t>
      </w:r>
      <w:r w:rsidRPr="00B078C3">
        <w:rPr>
          <w:rFonts w:ascii="FontbitDavid" w:hAnsi="FontbitDavid"/>
          <w:sz w:val="24"/>
          <w:rtl/>
        </w:rPr>
        <w:t xml:space="preserve">לא</w:t>
      </w:r>
      <w:r w:rsidRPr="00B078C3">
        <w:rPr>
          <w:rFonts w:ascii="FontbitDavid" w:hAnsi="FontbitDavid"/>
          <w:sz w:val="24"/>
          <w:rtl/>
        </w:rPr>
        <w:t xml:space="preserve"> שנא </w:t>
      </w:r>
      <w:ins w:id="96231" w:author="מנוע מכני" w:date="2026-10-11T12:04:39Z">
        <w:r>
          <w:rPr>
            <w:rFonts w:ascii="FontbitDavid" w:hAnsi="FontbitDavid"/>
            <w:sz w:val="24"/>
            <w:rtl/>
          </w:rPr>
          <w:t xml:space="preserve">כך</w:t>
        </w:r>
      </w:ins>
      <w:del w:id="96232"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ולא שנא </w:t>
      </w:r>
      <w:ins w:id="96233" w:author="מנוע מכני" w:date="2026-10-11T12:04:39Z">
        <w:r>
          <w:rPr>
            <w:rFonts w:ascii="FontbitDavid" w:hAnsi="FontbitDavid"/>
            <w:sz w:val="24"/>
            <w:rtl/>
          </w:rPr>
          <w:t xml:space="preserve">כך</w:t>
        </w:r>
      </w:ins>
      <w:del w:id="96234"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ת</w:t>
      </w:r>
      <w:ins w:id="92575" w:author="מנוע מכני" w:date="2026-10-11T12:04:39Z">
        <w:r>
          <w:rPr>
            <w:rFonts w:ascii="FontbitDavid" w:hAnsi="FontbitDavid"/>
            <w:sz w:val="24"/>
            <w:rtl/>
          </w:rPr>
          <w:t xml:space="preserve">נ"ה</w:t>
        </w:r>
      </w:ins>
      <w:del w:id="92576" w:author="מנוע מכני" w:date="2026-10-11T12:04:39Z">
        <w:r w:rsidRPr="00B078C3">
          <w:rPr>
            <w:rFonts w:ascii="FontbitDavid" w:hAnsi="FontbitDavid"/>
            <w:sz w:val="24"/>
            <w:rtl/>
          </w:rPr>
          <w:delText xml:space="preserve">נ''ה</w:delText>
        </w:r>
      </w:del>
      <w:r w:rsidRPr="00B078C3">
        <w:rPr>
          <w:rFonts w:ascii="FontbitDavid" w:hAnsi="FontbitDavid"/>
          <w:sz w:val="24"/>
          <w:rtl/>
        </w:rPr>
        <w:t xml:space="preserve">, </w:t>
      </w:r>
      <w:r w:rsidRPr="00B078C3">
        <w:rPr>
          <w:rFonts w:ascii="FontbitDavid" w:hAnsi="FontbitDavid"/>
          <w:sz w:val="24"/>
          <w:rtl/>
        </w:rPr>
        <w:t xml:space="preserve">ב"ה</w:t>
      </w:r>
      <w:r w:rsidRPr="00B078C3">
        <w:rPr>
          <w:rFonts w:ascii="FontbitDavid" w:hAnsi="FontbitDavid"/>
          <w:sz w:val="24"/>
          <w:rtl/>
        </w:rPr>
        <w:t xml:space="preserve"> אומרים: עד שתחיה המכה, בין ראתה בין </w:t>
      </w:r>
      <w:r w:rsidRPr="00B078C3">
        <w:rPr>
          <w:rFonts w:ascii="FontbitDavid" w:hAnsi="FontbitDavid"/>
          <w:sz w:val="24"/>
          <w:rtl/>
        </w:rPr>
        <w:t xml:space="preserve">לא</w:t>
      </w:r>
      <w:r w:rsidRPr="00B078C3">
        <w:rPr>
          <w:rFonts w:ascii="FontbitDavid" w:hAnsi="FontbitDavid"/>
          <w:sz w:val="24"/>
          <w:rtl/>
        </w:rPr>
        <w:t xml:space="preserve"> ראתה.</w:t>
      </w:r>
    </w:p>
    <w:p w:rsidR="00E403F0" w:rsidRPr="00B078C3" w:rsidRDefault="00E403F0" w:rsidP="00E403F0">
      <w:pPr>
        <w:jc w:val="center"/>
        <w:rPr>
          <w:del w:id="90190" w:author="מנוע עיצוב" w:date="2026-10-11T12:09:26Z"/>
          <w:rFonts w:ascii="FontbitDavid" w:hAnsi="FontbitDavid"/>
          <w:sz w:val="24"/>
          <w:rtl/>
        </w:rPr>
      </w:pPr>
      <w:del w:id="90189"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53" w:author="קלוד" w:date="2026-10-11T09:07:21Z">
          <w:pPr>
            <w:pStyle w:val="affff1"/>
            <w:rPr>
              <w:rtl/>
            </w:rPr>
          </w:pPr>
        </w:pPrChange>
      </w:pPr>
      <w:ins w:id="9893" w:author="מספור קטעי משנה" w:date="2026-10-11T09:25:19Z">
        <w:r>
          <w:rPr>
            <w:rStyle w:val="MisparKeta"/>
          </w:rPr>
          <w:t xml:space="preserve">ג. </w:t>
        </w:r>
      </w:ins>
      <w:r w:rsidRPr="00B078C3">
        <w:rPr>
          <w:rtl/>
        </w:rPr>
        <w:t>עד שתחיה המכה.</w:t>
      </w:r>
    </w:p>
    <w:p>
      <w:pPr>
        <w:pStyle w:val="38"/>
        <w:rPr>
          <w:ins w:id="101265" w:author="מנוע מכני" w:date="2026-10-11T12:04:39Z"/>
        </w:rPr>
      </w:pPr>
      <w:r w:rsidRPr="00B078C3">
        <w:t xml:space="preserve">עד כמה? ארי</w:t>
      </w:r>
      <w:ins w:id="92577" w:author="מנוע מכני" w:date="2026-10-11T12:04:39Z">
        <w:r>
          <w:t xml:space="preserve">א"ר</w:t>
        </w:r>
      </w:ins>
      <w:del w:id="92578" w:author="מנוע מכני" w:date="2026-10-11T12:04:39Z">
        <w:r w:rsidRPr="00B078C3">
          <w:delText xml:space="preserve">א''ר</w:delText>
        </w:r>
      </w:del>
      <w:r w:rsidRPr="00B078C3">
        <w:t xml:space="preserve">:</w:t>
      </w:r>
    </w:p>
    <w:p w:rsidR="00E403F0" w:rsidRPr="00B078C3" w:rsidRDefault="00E403F0" w:rsidP="00E403F0">
      <w:pPr>
        <w:rPr>
          <w:rFonts w:ascii="FontbitDavid" w:hAnsi="FontbitDavid"/>
          <w:sz w:val="24"/>
          <w:rtl/>
        </w:rPr>
      </w:pPr>
      <w:del w:id="10126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זמן שנוחרת.</w:t>
      </w:r>
    </w:p>
    <w:p>
      <w:pPr>
        <w:pStyle w:val="afffff8"/>
        <w:rPr>
          <w:ins w:id="90093" w:author="קלוד" w:date="2026-10-11T12:23:38Z"/>
        </w:rPr>
      </w:pPr>
      <w:ins w:id="90094" w:author="קלוד" w:date="2026-10-11T12:23:38Z">
        <w:r>
          <w:rPr>
            <w:color w:val="7B3F00"/>
          </w:rPr>
          <w:t xml:space="preserve">מהי 'נחירה' - רוק מצוי מחמת תשמיש</w:t>
        </w:r>
      </w:ins>
    </w:p>
    <w:p>
      <w:pPr>
        <w:pStyle w:val="38"/>
        <w:rPr>
          <w:ins w:id="101267" w:author="מנוע מכני" w:date="2026-10-11T12:04:39Z"/>
        </w:rPr>
      </w:pPr>
      <w:r w:rsidRPr="00B078C3">
        <w:t>כ</w:t>
      </w:r>
      <w:r>
        <w:t xml:space="preserve">שאמר לפני שמואל </w:t>
      </w:r>
      <w:r>
        <w:t xml:space="preserve">אמר</w:t>
      </w:r>
      <w:r>
        <w:t xml:space="preserve"> לו</w:t>
      </w:r>
      <w:r w:rsidRPr="00B078C3">
        <w:t xml:space="preserve">:</w:t>
      </w:r>
    </w:p>
    <w:p w:rsidR="00E403F0" w:rsidRPr="00B078C3" w:rsidRDefault="00E403F0" w:rsidP="00E403F0">
      <w:pPr>
        <w:rPr>
          <w:rFonts w:ascii="FontbitDavid" w:hAnsi="FontbitDavid"/>
          <w:sz w:val="24"/>
          <w:rtl/>
        </w:rPr>
      </w:pPr>
      <w:del w:id="1012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נחירה זו </w:t>
      </w:r>
      <w:r>
        <w:rPr>
          <w:rFonts w:ascii="FontbitDavid" w:hAnsi="FontbitDavid"/>
          <w:sz w:val="24"/>
          <w:rtl/>
        </w:rPr>
        <w:t xml:space="preserve">איני יודע מה היא, אלא </w:t>
      </w:r>
      <w:r w:rsidRPr="00B078C3">
        <w:rPr>
          <w:rFonts w:ascii="FontbitDavid" w:hAnsi="FontbitDavid"/>
          <w:sz w:val="24"/>
          <w:rtl/>
        </w:rPr>
        <w:t>כל זמן שהרוק מצוי בתוך הפה מחמת תשמיש.</w:t>
      </w:r>
    </w:p>
    <w:p w:rsidR="00E403F0" w:rsidRPr="00B078C3" w:rsidRDefault="00E403F0" w:rsidP="00E403F0">
      <w:pPr>
        <w:rPr>
          <w:rFonts w:ascii="FontbitDavid" w:hAnsi="FontbitDavid"/>
          <w:sz w:val="24"/>
          <w:rtl/>
        </w:rPr>
      </w:pPr>
      <w:r w:rsidRPr="00B078C3">
        <w:rPr>
          <w:rFonts w:ascii="FontbitDavid" w:hAnsi="FontbitDavid"/>
          <w:sz w:val="24"/>
          <w:rtl/>
        </w:rPr>
        <w:t>נחירה</w:t>
      </w:r>
      <w:r>
        <w:rPr>
          <w:rFonts w:ascii="FontbitDavid" w:hAnsi="FontbitDavid" w:hint="cs"/>
          <w:sz w:val="24"/>
          <w:rtl/>
        </w:rPr>
        <w:t>:</w:t>
      </w:r>
      <w:r w:rsidRPr="00B078C3">
        <w:rPr>
          <w:rFonts w:ascii="FontbitDavid" w:hAnsi="FontbitDavid"/>
          <w:sz w:val="24"/>
          <w:rtl/>
        </w:rPr>
        <w:t xml:space="preserve"> </w:t>
      </w:r>
      <w:r>
        <w:rPr>
          <w:rStyle w:val="2fb"/>
          <w:rFonts w:ascii="FontbitDavid" w:hAnsi="FontbitDavid" w:hint="cs"/>
          <w:sz w:val="24"/>
          <w:rtl/>
        </w:rPr>
        <w:t xml:space="preserve">רש</w:t>
      </w:r>
      <w:ins w:id="92579" w:author="מנוע מכני" w:date="2026-10-11T12:04:39Z">
        <w:r>
          <w:rPr>
            <w:rStyle w:val="2fb"/>
            <w:rFonts w:ascii="FontbitDavid" w:hAnsi="FontbitDavid" w:hint="cs"/>
            <w:sz w:val="24"/>
            <w:rtl/>
          </w:rPr>
          <w:t xml:space="preserve">ב"י</w:t>
        </w:r>
      </w:ins>
      <w:del w:id="92580" w:author="מנוע מכני" w:date="2026-10-11T12:04:39Z">
        <w:r>
          <w:rPr>
            <w:rFonts w:ascii="FontbitDavid" w:hAnsi="FontbitDavid" w:hint="cs"/>
            <w:sz w:val="24"/>
            <w:rtl/>
          </w:rPr>
          <w:delText xml:space="preserve">ב''י</w:delText>
        </w:r>
      </w:del>
      <w:r>
        <w:rPr>
          <w:rFonts w:ascii="FontbitDavid" w:hAnsi="FontbitDavid" w:hint="cs"/>
          <w:sz w:val="24"/>
          <w:rtl/>
        </w:rPr>
        <w:t xml:space="preserve"> מ</w:t>
      </w:r>
      <w:r w:rsidRPr="00B078C3">
        <w:rPr>
          <w:rFonts w:ascii="FontbitDavid" w:hAnsi="FontbitDavid"/>
          <w:sz w:val="24"/>
          <w:rtl/>
        </w:rPr>
        <w:t>דרב: עומדת ורואה, יושבת ואינה רואה - בידוע שלא חיתה המכה.</w:t>
      </w:r>
    </w:p>
    <w:p w:rsidR="00E403F0" w:rsidRPr="00B078C3" w:rsidRDefault="00E403F0" w:rsidP="00E403F0">
      <w:pPr>
        <w:rPr>
          <w:rFonts w:ascii="FontbitDavid" w:hAnsi="FontbitDavid"/>
          <w:sz w:val="24"/>
          <w:rtl/>
        </w:rPr>
      </w:pPr>
      <w:r w:rsidRPr="00B078C3">
        <w:rPr>
          <w:rFonts w:ascii="FontbitDavid" w:hAnsi="FontbitDavid"/>
          <w:sz w:val="24"/>
          <w:rtl/>
        </w:rPr>
        <w:t>על גבי קרקע ורואה.</w:t>
      </w:r>
    </w:p>
    <w:p w:rsidR="00E403F0" w:rsidRPr="00B078C3" w:rsidRDefault="00E403F0" w:rsidP="00E403F0">
      <w:pPr>
        <w:rPr>
          <w:rFonts w:ascii="FontbitDavid" w:hAnsi="FontbitDavid"/>
          <w:sz w:val="24"/>
          <w:rtl/>
        </w:rPr>
      </w:pPr>
      <w:r w:rsidRPr="00B078C3">
        <w:rPr>
          <w:rFonts w:ascii="FontbitDavid" w:hAnsi="FontbitDavid"/>
          <w:sz w:val="24"/>
          <w:rtl/>
        </w:rPr>
        <w:t>על גבי כרים וכסתות ואינה רואה - בידוע שלא חיתה המכה.</w:t>
      </w:r>
    </w:p>
    <w:p w:rsidR="00E403F0" w:rsidRPr="00B078C3" w:rsidRDefault="00E403F0" w:rsidP="00E403F0">
      <w:pPr>
        <w:rPr>
          <w:rFonts w:ascii="FontbitDavid" w:hAnsi="FontbitDavid"/>
          <w:sz w:val="24"/>
          <w:rtl/>
        </w:rPr>
      </w:pPr>
      <w:r w:rsidRPr="00B078C3">
        <w:rPr>
          <w:rFonts w:ascii="FontbitDavid" w:hAnsi="FontbitDavid"/>
          <w:sz w:val="24"/>
          <w:rtl/>
        </w:rPr>
        <w:t xml:space="preserve">על גבי כולם ורואה, </w:t>
      </w:r>
      <w:r w:rsidRPr="00B078C3">
        <w:rPr>
          <w:rFonts w:ascii="FontbitDavid" w:hAnsi="FontbitDavid"/>
          <w:sz w:val="24"/>
          <w:rtl/>
        </w:rPr>
        <w:t xml:space="preserve">ע"ג</w:t>
      </w:r>
      <w:r w:rsidRPr="00B078C3">
        <w:rPr>
          <w:rFonts w:ascii="FontbitDavid" w:hAnsi="FontbitDavid"/>
          <w:sz w:val="24"/>
          <w:rtl/>
        </w:rPr>
        <w:t xml:space="preserve"> כולם ואינה רואה - בידוע שחיתה המכה.</w:t>
      </w:r>
    </w:p>
    <w:p w:rsidR="00E403F0" w:rsidRPr="00B078C3" w:rsidRDefault="00E403F0" w:rsidP="00E403F0">
      <w:pPr>
        <w:jc w:val="center"/>
        <w:rPr>
          <w:del w:id="90192" w:author="מנוע עיצוב" w:date="2026-10-11T12:09:26Z"/>
          <w:rFonts w:ascii="FontbitDavid" w:hAnsi="FontbitDavid"/>
          <w:sz w:val="24"/>
          <w:rtl/>
        </w:rPr>
      </w:pPr>
      <w:del w:id="9019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54" w:author="קלוד" w:date="2026-10-11T09:07:21Z">
          <w:pPr>
            <w:pStyle w:val="affff1"/>
            <w:rPr>
              <w:rtl/>
            </w:rPr>
          </w:pPr>
        </w:pPrChange>
      </w:pPr>
      <w:ins w:id="9894" w:author="מספור קטעי משנה" w:date="2026-10-11T09:25:19Z">
        <w:r>
          <w:rPr>
            <w:rStyle w:val="MisparKeta"/>
          </w:rPr>
          <w:t xml:space="preserve">ד. </w:t>
        </w:r>
      </w:ins>
      <w:r w:rsidRPr="00B078C3">
        <w:rPr>
          <w:rtl/>
        </w:rPr>
        <w:t>הגיע זמנה וכו'.</w:t>
      </w:r>
    </w:p>
    <w:p>
      <w:pPr>
        <w:pStyle w:val="38"/>
        <w:rPr>
          <w:ins w:id="101269" w:author="מנוע מכני" w:date="2026-10-11T12:04:39Z"/>
        </w:rPr>
      </w:pPr>
      <w:r w:rsidRPr="00B078C3">
        <w:t xml:space="preserve">איתמר שימשה בימים, רב</w:t>
      </w:r>
      <w:del w:id="101814"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27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הפסידה לילות, ולוי </w:t>
      </w:r>
      <w:r w:rsidRPr="00B078C3">
        <w:rPr>
          <w:rFonts w:ascii="FontbitDavid" w:hAnsi="FontbitDavid"/>
          <w:sz w:val="24"/>
          <w:rtl/>
        </w:rPr>
        <w:t xml:space="preserve">אמר</w:t>
      </w:r>
      <w:r w:rsidRPr="00B078C3">
        <w:rPr>
          <w:rFonts w:ascii="FontbitDavid" w:hAnsi="FontbitDavid"/>
          <w:sz w:val="24"/>
          <w:rtl/>
        </w:rPr>
        <w:t xml:space="preserve">: הפסידה לילות.</w:t>
      </w:r>
    </w:p>
    <w:p>
      <w:pPr>
        <w:pStyle w:val="afffff8"/>
        <w:rPr>
          <w:ins w:id="90091" w:author="קלוד" w:date="2026-10-11T12:23:38Z"/>
        </w:rPr>
      </w:pPr>
      <w:ins w:id="90092" w:author="קלוד" w:date="2026-10-11T12:23:38Z">
        <w:r>
          <w:rPr>
            <w:color w:val="7B3F00"/>
          </w:rPr>
          <w:t xml:space="preserve">שימשה בימים - האם הפסידה לילות</w:t>
        </w:r>
      </w:ins>
    </w:p>
    <w:p>
      <w:pPr>
        <w:pStyle w:val="38"/>
        <w:rPr>
          <w:ins w:id="101271" w:author="מנוע מכני" w:date="2026-10-11T12:04:39Z"/>
        </w:rPr>
      </w:pPr>
      <w:r w:rsidRPr="00B078C3">
        <w:t xml:space="preserve">רב</w:t>
      </w:r>
      <w:del w:id="101815"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27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הפסידה לילות, עד מוצאי שבת </w:t>
      </w:r>
      <w:r w:rsidRPr="00B078C3">
        <w:rPr>
          <w:rFonts w:ascii="FontbitDavid" w:hAnsi="FontbitDavid"/>
          <w:sz w:val="24"/>
          <w:rtl/>
        </w:rPr>
        <w:t xml:space="preserve">תנן</w:t>
      </w:r>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ולוי </w:t>
      </w:r>
      <w:r w:rsidRPr="00B078C3">
        <w:rPr>
          <w:rFonts w:ascii="FontbitDavid" w:hAnsi="FontbitDavid"/>
          <w:sz w:val="24"/>
          <w:rtl/>
        </w:rPr>
        <w:t xml:space="preserve">אמר</w:t>
      </w:r>
      <w:r w:rsidRPr="00B078C3">
        <w:rPr>
          <w:rFonts w:ascii="FontbitDavid" w:hAnsi="FontbitDavid"/>
          <w:sz w:val="24"/>
          <w:rtl/>
        </w:rPr>
        <w:t xml:space="preserve">: הפסידה לילות, </w:t>
      </w:r>
      <w:ins w:id="96235" w:author="מנוע מכני" w:date="2026-10-11T12:04:39Z">
        <w:r>
          <w:rPr>
            <w:rFonts w:ascii="FontbitDavid" w:hAnsi="FontbitDavid"/>
            <w:sz w:val="24"/>
            <w:rtl/>
          </w:rPr>
          <w:t xml:space="preserve">מה</w:t>
        </w:r>
      </w:ins>
      <w:del w:id="96236"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ארבע לילות דקתני - ארבעה עונות.</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ולרב</w:t>
      </w:r>
      <w:r w:rsidRPr="00B078C3">
        <w:rPr>
          <w:rFonts w:ascii="FontbitDavid" w:hAnsi="FontbitDavid"/>
          <w:sz w:val="24"/>
          <w:rtl/>
        </w:rPr>
        <w:t xml:space="preserve">, </w:t>
      </w:r>
      <w:ins w:id="92581" w:author="מנוע מכני" w:date="2026-10-11T12:04:39Z">
        <w:r>
          <w:rPr>
            <w:rFonts w:ascii="FontbitDavid" w:hAnsi="FontbitDavid"/>
            <w:sz w:val="24"/>
            <w:rtl/>
          </w:rPr>
          <w:t xml:space="preserve">ל"ל</w:t>
        </w:r>
      </w:ins>
      <w:del w:id="92582" w:author="מנוע מכני" w:date="2026-10-11T12:04:39Z">
        <w:r w:rsidRPr="00B078C3">
          <w:rPr>
            <w:rFonts w:ascii="FontbitDavid" w:hAnsi="FontbitDavid"/>
            <w:sz w:val="24"/>
            <w:rtl/>
          </w:rPr>
          <w:delText xml:space="preserve">ל</w:delText>
        </w:r>
        <w:r>
          <w:rPr>
            <w:rFonts w:ascii="FontbitDavid" w:hAnsi="FontbitDavid" w:hint="cs"/>
            <w:sz w:val="24"/>
            <w:rtl/>
          </w:rPr>
          <w:delText xml:space="preserve">''ל</w:delText>
        </w:r>
      </w:del>
      <w:r w:rsidRPr="00B078C3">
        <w:rPr>
          <w:rFonts w:ascii="FontbitDavid" w:hAnsi="FontbitDavid"/>
          <w:sz w:val="24"/>
          <w:rtl/>
        </w:rPr>
        <w:t xml:space="preserve"> </w:t>
      </w:r>
      <w:ins w:id="90291" w:author="Claude - סמנטי" w:date="2026-10-11T12:19:29Z">
        <w:r>
          <w:rPr>
            <w:rFonts w:ascii="FontbitDavid" w:hAnsi="FontbitDavid"/>
            <w:sz w:val="24"/>
            <w:rtl/>
          </w:rPr>
          <w:t xml:space="preserve">לשנות</w:t>
        </w:r>
      </w:ins>
      <w:del w:id="90292" w:author="Claude - סמנטי" w:date="2026-10-11T12:19:29Z">
        <w:r w:rsidRPr="00B078C3">
          <w:rPr>
            <w:rFonts w:ascii="FontbitDavid" w:hAnsi="FontbitDavid"/>
            <w:sz w:val="24"/>
            <w:rtl/>
          </w:rPr>
          <w:delText xml:space="preserve">למיתנא</w:delText>
        </w:r>
      </w:del>
      <w:r w:rsidRPr="00B078C3">
        <w:rPr>
          <w:rFonts w:ascii="FontbitDavid" w:hAnsi="FontbitDavid"/>
          <w:sz w:val="24"/>
          <w:rtl/>
        </w:rPr>
        <w:t xml:space="preserve"> ארבע לילות? אורח ארעא </w:t>
      </w:r>
      <w:r w:rsidRPr="00B078C3">
        <w:rPr>
          <w:rFonts w:ascii="FontbitDavid" w:hAnsi="FontbitDavid"/>
          <w:sz w:val="24"/>
          <w:rtl/>
        </w:rPr>
        <w:t xml:space="preserve">קמ"ל</w:t>
      </w:r>
      <w:r w:rsidRPr="00B078C3">
        <w:rPr>
          <w:rFonts w:ascii="FontbitDavid" w:hAnsi="FontbitDavid"/>
          <w:sz w:val="24"/>
          <w:rtl/>
        </w:rPr>
        <w:t xml:space="preserve">, דדרכה דביאה בלילות.</w:t>
      </w:r>
    </w:p>
    <w:p w:rsidR="00E403F0" w:rsidRPr="00B078C3" w:rsidRDefault="00E403F0" w:rsidP="00E403F0">
      <w:pPr>
        <w:rPr>
          <w:rFonts w:ascii="FontbitDavid" w:hAnsi="FontbitDavid"/>
          <w:sz w:val="24"/>
          <w:rtl/>
        </w:rPr>
      </w:pPr>
      <w:r w:rsidRPr="00B078C3">
        <w:rPr>
          <w:rFonts w:ascii="FontbitDavid" w:hAnsi="FontbitDavid"/>
          <w:sz w:val="24"/>
          <w:rtl/>
        </w:rPr>
        <w:t xml:space="preserve">וללוי, </w:t>
      </w:r>
      <w:ins w:id="98093" w:author="מנוע מכני" w:date="2026-10-11T12:04:39Z">
        <w:r>
          <w:rPr>
            <w:rFonts w:ascii="FontbitDavid" w:hAnsi="FontbitDavid"/>
            <w:sz w:val="24"/>
            <w:rtl/>
          </w:rPr>
          <w:t xml:space="preserve">ישנה</w:t>
        </w:r>
      </w:ins>
      <w:del w:id="98094" w:author="מנוע מכני" w:date="2026-10-11T12:04:39Z">
        <w:r w:rsidRPr="00B078C3">
          <w:rPr>
            <w:rFonts w:ascii="FontbitDavid" w:hAnsi="FontbitDavid"/>
            <w:sz w:val="24"/>
            <w:rtl/>
          </w:rPr>
          <w:delText xml:space="preserve">ליתני</w:delText>
        </w:r>
      </w:del>
      <w:r w:rsidRPr="00B078C3">
        <w:rPr>
          <w:rFonts w:ascii="FontbitDavid" w:hAnsi="FontbitDavid"/>
          <w:sz w:val="24"/>
          <w:rtl/>
        </w:rPr>
        <w:t xml:space="preserve"> ארבע לילות, עד מוצאי שבת </w:t>
      </w:r>
      <w:r>
        <w:rPr>
          <w:rFonts w:ascii="FontbitDavid" w:hAnsi="FontbitDavid" w:hint="cs"/>
          <w:sz w:val="24"/>
          <w:rtl/>
        </w:rPr>
        <w:t>-</w:t>
      </w:r>
      <w:r w:rsidRPr="00B078C3">
        <w:rPr>
          <w:rFonts w:ascii="FontbitDavid" w:hAnsi="FontbitDavid"/>
          <w:sz w:val="24"/>
          <w:rtl/>
        </w:rPr>
        <w:t xml:space="preserve"> הא </w:t>
      </w:r>
      <w:r w:rsidRPr="00B078C3">
        <w:rPr>
          <w:rFonts w:ascii="FontbitDavid" w:hAnsi="FontbitDavid"/>
          <w:sz w:val="24"/>
          <w:rtl/>
        </w:rPr>
        <w:t xml:space="preserve">קמ"ל</w:t>
      </w:r>
      <w:r w:rsidRPr="00B078C3">
        <w:rPr>
          <w:rFonts w:ascii="FontbitDavid" w:hAnsi="FontbitDavid"/>
          <w:sz w:val="24"/>
          <w:rtl/>
        </w:rPr>
        <w:t xml:space="preserve">: דשרי למבעל לכתחלה בשבת.</w:t>
      </w:r>
    </w:p>
    <w:p>
      <w:pPr>
        <w:pStyle w:val="38"/>
        <w:rPr>
          <w:ins w:id="101273" w:author="מנוע מכני" w:date="2026-10-11T12:04:39Z"/>
        </w:rPr>
      </w:pPr>
      <w:r w:rsidRPr="00B078C3">
        <w:t xml:space="preserve">כדשמואל, דאמר שמואל:</w:t>
      </w:r>
    </w:p>
    <w:p w:rsidR="00E403F0" w:rsidRPr="00B078C3" w:rsidRDefault="00E403F0" w:rsidP="00E403F0">
      <w:pPr>
        <w:rPr>
          <w:rFonts w:ascii="FontbitDavid" w:hAnsi="FontbitDavid"/>
          <w:sz w:val="24"/>
          <w:rtl/>
        </w:rPr>
      </w:pPr>
      <w:del w:id="10127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פרצה דחוקה - מותר ליכנס בה בשבת, וא</w:t>
      </w:r>
      <w:ins w:id="92583" w:author="מנוע מכני" w:date="2026-10-11T12:04:39Z">
        <w:r>
          <w:rPr>
            <w:rFonts w:ascii="FontbitDavid" w:hAnsi="FontbitDavid" w:hint="cs"/>
            <w:sz w:val="24"/>
            <w:rtl/>
          </w:rPr>
          <w:t xml:space="preserve">ע"פ</w:t>
        </w:r>
      </w:ins>
      <w:del w:id="92584" w:author="מנוע מכני" w:date="2026-10-11T12:04:39Z">
        <w:r>
          <w:rPr>
            <w:rFonts w:ascii="FontbitDavid" w:hAnsi="FontbitDavid" w:hint="cs"/>
            <w:sz w:val="24"/>
            <w:rtl/>
          </w:rPr>
          <w:delText xml:space="preserve">ע''פ</w:delText>
        </w:r>
      </w:del>
      <w:r w:rsidRPr="00B078C3">
        <w:rPr>
          <w:rFonts w:ascii="FontbitDavid" w:hAnsi="FontbitDavid"/>
          <w:sz w:val="24"/>
          <w:rtl/>
        </w:rPr>
        <w:t xml:space="preserve"> שמשיר צרורות.</w:t>
      </w:r>
    </w:p>
    <w:p>
      <w:pPr>
        <w:pStyle w:val="afffff8"/>
        <w:rPr>
          <w:ins w:id="90089" w:author="קלוד" w:date="2026-10-11T12:23:38Z"/>
        </w:rPr>
      </w:pPr>
      <w:ins w:id="90090" w:author="קלוד" w:date="2026-10-11T12:23:38Z">
        <w:r>
          <w:rPr>
            <w:color w:val="7B3F00"/>
          </w:rPr>
          <w:t xml:space="preserve">בעל ולא מצא דם וחזר ובעל ומצא - טמאה או טהורה</w:t>
        </w:r>
      </w:ins>
    </w:p>
    <w:p w:rsidR="00E403F0" w:rsidRPr="00B078C3" w:rsidRDefault="00E403F0" w:rsidP="00E403F0">
      <w:pPr>
        <w:rPr>
          <w:rFonts w:ascii="FontbitDavid" w:hAnsi="FontbitDavid"/>
          <w:sz w:val="24"/>
          <w:rtl/>
        </w:rPr>
      </w:pPr>
      <w:r w:rsidRPr="00B078C3">
        <w:rPr>
          <w:rFonts w:ascii="FontbitDavid" w:hAnsi="FontbitDavid"/>
          <w:sz w:val="24"/>
          <w:rtl/>
        </w:rPr>
        <w:t>איתמר, בעל ולא מצא דם, וחזר ובעל ומצא דם:</w:t>
      </w:r>
    </w:p>
    <w:p>
      <w:pPr>
        <w:pStyle w:val="38"/>
        <w:rPr>
          <w:ins w:id="101275" w:author="מנוע מכני" w:date="2026-10-11T12:04:39Z"/>
        </w:rPr>
      </w:pPr>
      <w:r>
        <w:tab/>
      </w:r>
      <w:r w:rsidRPr="00B078C3">
        <w:t xml:space="preserve">ר' חנינא</w:t>
      </w:r>
      <w:del w:id="101816"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27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טמאה, דאם </w:t>
      </w:r>
      <w:ins w:id="98559" w:author="מנוע מכני" w:date="2026-10-11T12:04:39Z">
        <w:r>
          <w:rPr>
            <w:rFonts w:ascii="FontbitDavid" w:hAnsi="FontbitDavid"/>
            <w:sz w:val="24"/>
            <w:rtl/>
          </w:rPr>
          <w:t xml:space="preserve">ישנו</w:t>
        </w:r>
      </w:ins>
      <w:del w:id="98560" w:author="מנוע מכני" w:date="2026-10-11T12:04:39Z">
        <w:r w:rsidRPr="00B078C3">
          <w:rPr>
            <w:rFonts w:ascii="FontbitDavid" w:hAnsi="FontbitDavid"/>
            <w:sz w:val="24"/>
            <w:rtl/>
          </w:rPr>
          <w:delText xml:space="preserve">איתא</w:delText>
        </w:r>
      </w:del>
      <w:r w:rsidRPr="00B078C3">
        <w:rPr>
          <w:rFonts w:ascii="FontbitDavid" w:hAnsi="FontbitDavid"/>
          <w:sz w:val="24"/>
          <w:rtl/>
        </w:rPr>
        <w:t xml:space="preserve"> </w:t>
      </w:r>
      <w:ins w:id="97791" w:author="מנוע מכני" w:date="2026-10-11T12:04:39Z">
        <w:r>
          <w:rPr>
            <w:rFonts w:ascii="FontbitDavid" w:hAnsi="FontbitDavid"/>
            <w:sz w:val="24"/>
            <w:rtl/>
          </w:rPr>
          <w:t xml:space="preserve">דהיה</w:t>
        </w:r>
      </w:ins>
      <w:del w:id="97792" w:author="מנוע מכני" w:date="2026-10-11T12:04:39Z">
        <w:r w:rsidRPr="00B078C3">
          <w:rPr>
            <w:rFonts w:ascii="FontbitDavid" w:hAnsi="FontbitDavid"/>
            <w:sz w:val="24"/>
            <w:rtl/>
          </w:rPr>
          <w:delText xml:space="preserve">דהוה</w:delText>
        </w:r>
      </w:del>
      <w:r w:rsidRPr="00B078C3">
        <w:rPr>
          <w:rFonts w:ascii="FontbitDavid" w:hAnsi="FontbitDavid"/>
          <w:sz w:val="24"/>
          <w:rtl/>
        </w:rPr>
        <w:t xml:space="preserve"> דם בתולים - </w:t>
      </w:r>
      <w:ins w:id="98557" w:author="מנוע מכני" w:date="2026-10-11T12:04:39Z">
        <w:r>
          <w:rPr>
            <w:rFonts w:ascii="FontbitDavid" w:hAnsi="FontbitDavid"/>
            <w:sz w:val="24"/>
            <w:rtl/>
          </w:rPr>
          <w:t xml:space="preserve">מתחילה</w:t>
        </w:r>
      </w:ins>
      <w:del w:id="98558" w:author="מנוע מכני" w:date="2026-10-11T12:04:39Z">
        <w:r w:rsidRPr="00B078C3">
          <w:rPr>
            <w:rFonts w:ascii="FontbitDavid" w:hAnsi="FontbitDavid"/>
            <w:sz w:val="24"/>
            <w:rtl/>
          </w:rPr>
          <w:delText xml:space="preserve">מעיקרא</w:delText>
        </w:r>
      </w:del>
      <w:r w:rsidRPr="00B078C3">
        <w:rPr>
          <w:rFonts w:ascii="FontbitDavid" w:hAnsi="FontbitDavid"/>
          <w:sz w:val="24"/>
          <w:rtl/>
        </w:rPr>
        <w:t xml:space="preserve"> הוי אתי.</w:t>
      </w:r>
    </w:p>
    <w:p>
      <w:pPr>
        <w:pStyle w:val="38"/>
        <w:rPr>
          <w:ins w:id="101277" w:author="מנוע מכני" w:date="2026-10-11T12:04:39Z"/>
        </w:rPr>
      </w:pPr>
      <w:r>
        <w:tab/>
      </w:r>
      <w:r w:rsidRPr="00B078C3">
        <w:t xml:space="preserve">ורבי אסי</w:t>
      </w:r>
      <w:del w:id="101817"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27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טהורה, </w:t>
      </w:r>
      <w:ins w:id="96237" w:author="מנוע מכני" w:date="2026-10-11T12:04:39Z">
        <w:r>
          <w:rPr>
            <w:rFonts w:ascii="FontbitDavid" w:hAnsi="FontbitDavid"/>
            <w:sz w:val="24"/>
            <w:rtl/>
          </w:rPr>
          <w:t xml:space="preserve">שמא</w:t>
        </w:r>
      </w:ins>
      <w:del w:id="96238" w:author="מנוע מכני" w:date="2026-10-11T12:04:39Z">
        <w:r w:rsidRPr="00B078C3">
          <w:rPr>
            <w:rFonts w:ascii="FontbitDavid" w:hAnsi="FontbitDavid"/>
            <w:sz w:val="24"/>
            <w:rtl/>
          </w:rPr>
          <w:delText xml:space="preserve">דילמא</w:delText>
        </w:r>
      </w:del>
      <w:r w:rsidRPr="00B078C3">
        <w:rPr>
          <w:rFonts w:ascii="FontbitDavid" w:hAnsi="FontbitDavid"/>
          <w:sz w:val="24"/>
          <w:rtl/>
        </w:rPr>
        <w:t xml:space="preserve"> אתרמי </w:t>
      </w:r>
      <w:ins w:id="96239" w:author="מנוע מכני" w:date="2026-10-11T12:04:39Z">
        <w:r>
          <w:rPr>
            <w:rFonts w:ascii="FontbitDavid" w:hAnsi="FontbitDavid"/>
            <w:sz w:val="24"/>
            <w:rtl/>
          </w:rPr>
          <w:t xml:space="preserve">לו</w:t>
        </w:r>
      </w:ins>
      <w:del w:id="9624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r w:rsidRPr="00B078C3">
        <w:rPr>
          <w:rStyle w:val="2fb"/>
          <w:rFonts w:ascii="FontbitDavid" w:hAnsi="FontbitDavid"/>
          <w:sz w:val="24"/>
          <w:rtl/>
        </w:rPr>
        <w:t xml:space="preserve">כדשמואל</w:t>
      </w:r>
      <w:r>
        <w:rPr>
          <w:rFonts w:ascii="FontbitDavid" w:hAnsi="FontbitDavid" w:hint="cs"/>
          <w:sz w:val="24"/>
          <w:rtl/>
        </w:rPr>
        <w:t xml:space="preserve"> שאמר יכולני </w:t>
      </w:r>
      <w:r w:rsidRPr="00B078C3">
        <w:rPr>
          <w:rFonts w:ascii="FontbitDavid" w:hAnsi="FontbitDavid"/>
          <w:sz w:val="24"/>
          <w:rtl/>
        </w:rPr>
        <w:t>לבעול כמה בעילות בלא דם.</w:t>
      </w:r>
    </w:p>
    <w:p>
      <w:pPr>
        <w:pStyle w:val="38"/>
        <w:rPr>
          <w:ins w:id="101279" w:author="מנוע מכני" w:date="2026-10-11T12:04:39Z"/>
        </w:rPr>
      </w:pPr>
      <w:r w:rsidRPr="00B078C3">
        <w:t xml:space="preserve">ואידך</w:t>
      </w:r>
    </w:p>
    <w:p w:rsidR="00E403F0" w:rsidRPr="00B078C3" w:rsidRDefault="00E403F0" w:rsidP="00E403F0">
      <w:pPr>
        <w:rPr>
          <w:rFonts w:ascii="FontbitDavid" w:hAnsi="FontbitDavid"/>
          <w:sz w:val="24"/>
          <w:rtl/>
        </w:rPr>
      </w:pPr>
      <w:del w:id="10128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 שאני </w:t>
      </w:r>
      <w:r w:rsidRPr="00B078C3">
        <w:rPr>
          <w:rStyle w:val="2fb"/>
          <w:rFonts w:ascii="FontbitDavid" w:hAnsi="FontbitDavid"/>
          <w:sz w:val="24"/>
          <w:rtl/>
        </w:rPr>
        <w:t xml:space="preserve">שמואל</w:t>
      </w:r>
      <w:r w:rsidRPr="00B078C3">
        <w:rPr>
          <w:rFonts w:ascii="FontbitDavid" w:hAnsi="FontbitDavid"/>
          <w:sz w:val="24"/>
          <w:rtl/>
        </w:rPr>
        <w:t xml:space="preserve"> </w:t>
      </w:r>
      <w:r w:rsidRPr="00B078C3">
        <w:rPr>
          <w:rStyle w:val="2fb"/>
          <w:rFonts w:ascii="FontbitDavid" w:hAnsi="FontbitDavid"/>
          <w:sz w:val="24"/>
          <w:rtl/>
        </w:rPr>
        <w:t xml:space="preserve">דרב</w:t>
      </w:r>
      <w:r w:rsidRPr="00B078C3">
        <w:rPr>
          <w:rFonts w:ascii="FontbitDavid" w:hAnsi="FontbitDavid"/>
          <w:sz w:val="24"/>
          <w:rtl/>
        </w:rPr>
        <w:t xml:space="preserve"> גובריה.</w:t>
      </w:r>
    </w:p>
    <w:p>
      <w:pPr>
        <w:pStyle w:val="afffff8"/>
        <w:rPr>
          <w:ins w:id="90087" w:author="קלוד" w:date="2026-10-11T12:23:38Z"/>
        </w:rPr>
      </w:pPr>
      <w:ins w:id="90088" w:author="קלוד" w:date="2026-10-11T12:23:38Z">
        <w:r>
          <w:rPr>
            <w:color w:val="7B3F00"/>
          </w:rPr>
          <w:t xml:space="preserve">בוגרת - נותנין לה לילה ראשון ולא יותר</w:t>
        </w:r>
      </w:ins>
    </w:p>
    <w:p>
      <w:pPr>
        <w:pStyle w:val="38"/>
        <w:rPr>
          <w:ins w:id="101281" w:author="מנוע מכני" w:date="2026-10-11T12:04:39Z"/>
        </w:rPr>
      </w:pPr>
      <w:r>
        <w:t>רב</w:t>
      </w:r>
      <w:r w:rsidRPr="00B078C3">
        <w:t xml:space="preserve">:</w:t>
      </w:r>
    </w:p>
    <w:p w:rsidR="00E403F0" w:rsidRPr="00B078C3" w:rsidRDefault="00E403F0" w:rsidP="00E403F0">
      <w:pPr>
        <w:pStyle w:val="a3"/>
        <w:rPr>
          <w:rtl/>
        </w:rPr>
      </w:pPr>
      <w:del w:id="101282" w:author="מנוע מכני" w:date="2026-10-11T12:04:39Z">
        <w:r w:rsidRPr="00B078C3">
          <w:rPr>
            <w:rtl/>
          </w:rPr>
          <w:delText xml:space="preserve"> </w:delText>
        </w:r>
      </w:del>
      <w:r w:rsidRPr="00B078C3">
        <w:rPr>
          <w:rtl/>
        </w:rPr>
        <w:t xml:space="preserve">בוגרת נותנין לה לילה הראש</w:t>
      </w:r>
      <w:r>
        <w:rPr>
          <w:rtl/>
        </w:rPr>
        <w:t xml:space="preserve">ון, </w:t>
      </w:r>
      <w:r>
        <w:rPr>
          <w:rtl/>
        </w:rPr>
        <w:t xml:space="preserve">וה"מ</w:t>
      </w:r>
      <w:r>
        <w:rPr>
          <w:rtl/>
        </w:rPr>
        <w:t xml:space="preserve"> שלא ראתה, אבל ראתה </w:t>
      </w:r>
      <w:r w:rsidRPr="00B078C3">
        <w:rPr>
          <w:rtl/>
        </w:rPr>
        <w:t xml:space="preserve">אין לה אלא בעילת מצוה, ותו </w:t>
      </w:r>
      <w:r w:rsidRPr="00B078C3">
        <w:rPr>
          <w:rtl/>
        </w:rPr>
        <w:t xml:space="preserve">לא</w:t>
      </w:r>
      <w:r w:rsidRPr="00B078C3">
        <w:rPr>
          <w:rtl/>
        </w:rPr>
        <w:t xml:space="preserve">.</w:t>
      </w:r>
    </w:p>
    <w:p>
      <w:pPr>
        <w:pStyle w:val="38"/>
        <w:rPr>
          <w:ins w:id="101283" w:author="מנוע מכני" w:date="2026-10-11T12:04:39Z"/>
        </w:rPr>
      </w:pPr>
      <w:r w:rsidRPr="00B078C3">
        <w:t xml:space="preserve">מיתיבי:</w:t>
      </w:r>
    </w:p>
    <w:p w:rsidR="00E403F0" w:rsidRPr="00B078C3" w:rsidRDefault="00E403F0" w:rsidP="00E403F0">
      <w:pPr>
        <w:rPr>
          <w:rFonts w:ascii="FontbitDavid" w:hAnsi="FontbitDavid"/>
          <w:sz w:val="24"/>
          <w:rtl/>
        </w:rPr>
      </w:pPr>
      <w:del w:id="1012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ונתן לה </w:t>
      </w:r>
      <w:r w:rsidRPr="00B078C3">
        <w:rPr>
          <w:rStyle w:val="2fb"/>
          <w:rFonts w:ascii="FontbitDavid" w:hAnsi="FontbitDavid"/>
          <w:sz w:val="24"/>
          <w:rtl/>
        </w:rPr>
        <w:t xml:space="preserve">רבי</w:t>
      </w:r>
      <w:r w:rsidRPr="00B078C3">
        <w:rPr>
          <w:rFonts w:ascii="FontbitDavid" w:hAnsi="FontbitDavid"/>
          <w:sz w:val="24"/>
          <w:rtl/>
        </w:rPr>
        <w:t xml:space="preserve"> ארבע לילות מתוך י"ב חדש.</w:t>
      </w:r>
    </w:p>
    <w:p w:rsidR="00E403F0" w:rsidRDefault="00E403F0" w:rsidP="00E403F0">
      <w:pPr>
        <w:pStyle w:val="afff3"/>
        <w:framePr w:wrap="around"/>
        <w:rPr>
          <w:rtl/>
        </w:rPr>
      </w:pPr>
      <w:r>
        <w:rPr>
          <w:rFonts w:hint="cs"/>
          <w:rtl/>
        </w:rPr>
        <w:t>סה.</w:t>
      </w:r>
    </w:p>
    <w:p w:rsidR="00E403F0" w:rsidRPr="00B078C3" w:rsidRDefault="00E403F0" w:rsidP="00E403F0">
      <w:pPr>
        <w:rPr>
          <w:rFonts w:ascii="FontbitDavid" w:hAnsi="FontbitDavid"/>
          <w:sz w:val="24"/>
          <w:rtl/>
        </w:rPr>
      </w:pPr>
      <w:ins w:id="92585" w:author="מנוע מכני" w:date="2026-10-11T12:04:39Z">
        <w:r>
          <w:rPr>
            <w:rFonts w:ascii="FontbitDavid" w:hAnsi="FontbitDavid" w:hint="cs"/>
            <w:sz w:val="24"/>
            <w:rtl/>
          </w:rPr>
          <w:t xml:space="preserve">א"א</w:t>
        </w:r>
      </w:ins>
      <w:del w:id="92586" w:author="מנוע מכני" w:date="2026-10-11T12:04:39Z">
        <w:r>
          <w:rPr>
            <w:rFonts w:ascii="FontbitDavid" w:hAnsi="FontbitDavid" w:hint="cs"/>
            <w:sz w:val="24"/>
            <w:rtl/>
          </w:rPr>
          <w:delText xml:space="preserve">א''א</w:delText>
        </w:r>
      </w:del>
      <w:r>
        <w:rPr>
          <w:rFonts w:ascii="FontbitDavid" w:hAnsi="FontbitDavid" w:hint="cs"/>
          <w:sz w:val="24"/>
          <w:rtl/>
        </w:rPr>
        <w:t xml:space="preserve"> שנתן לה הכל בימי קטנות </w:t>
      </w:r>
      <w:ins w:id="94603" w:author="מנוע מכני" w:date="2026-10-11T12:04:39Z">
        <w:r>
          <w:rPr>
            <w:rFonts w:ascii="FontbitDavid" w:hAnsi="FontbitDavid" w:hint="cs"/>
            <w:sz w:val="24"/>
            <w:rtl/>
          </w:rPr>
          <w:t xml:space="preserve">שהרי</w:t>
        </w:r>
      </w:ins>
      <w:del w:id="94604"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w:t>
      </w:r>
      <w:r>
        <w:rPr>
          <w:rFonts w:ascii="FontbitDavid" w:hAnsi="FontbitDavid" w:hint="cs"/>
          <w:sz w:val="24"/>
          <w:rtl/>
        </w:rPr>
        <w:t xml:space="preserve">תנן</w:t>
      </w:r>
      <w:r>
        <w:rPr>
          <w:rFonts w:ascii="FontbitDavid" w:hAnsi="FontbitDavid" w:hint="cs"/>
          <w:sz w:val="24"/>
          <w:rtl/>
        </w:rPr>
        <w:t xml:space="preserve"> עד</w:t>
      </w:r>
      <w:r w:rsidRPr="00B078C3">
        <w:rPr>
          <w:rFonts w:ascii="FontbitDavid" w:hAnsi="FontbitDavid"/>
          <w:sz w:val="24"/>
          <w:rtl/>
        </w:rPr>
        <w:t xml:space="preserve"> שתחיה המכה </w:t>
      </w:r>
      <w:r w:rsidRPr="00B078C3">
        <w:rPr>
          <w:rFonts w:ascii="FontbitDavid" w:hAnsi="FontbitDavid"/>
          <w:sz w:val="24"/>
          <w:rtl/>
        </w:rPr>
        <w:t xml:space="preserve">תנן</w:t>
      </w:r>
      <w:r w:rsidRPr="00B078C3">
        <w:rPr>
          <w:rFonts w:ascii="FontbitDavid" w:hAnsi="FontbitDavid"/>
          <w:sz w:val="24"/>
          <w:rtl/>
        </w:rPr>
        <w:t xml:space="preserve">.</w:t>
      </w:r>
    </w:p>
    <w:p>
      <w:pPr>
        <w:pStyle w:val="38"/>
        <w:rPr>
          <w:ins w:id="101285" w:author="מנוע מכני" w:date="2026-10-11T12:04:39Z"/>
        </w:rPr>
      </w:pPr>
      <w:r>
        <w:t xml:space="preserve">ו</w:t>
      </w:r>
      <w:ins w:id="92587" w:author="מנוע מכני" w:date="2026-10-11T12:04:39Z">
        <w:r>
          <w:t xml:space="preserve">א"א</w:t>
        </w:r>
      </w:ins>
    </w:p>
    <w:p w:rsidR="00E403F0" w:rsidRDefault="00E403F0" w:rsidP="00E403F0">
      <w:pPr>
        <w:rPr>
          <w:rFonts w:ascii="FontbitDavid" w:hAnsi="FontbitDavid"/>
          <w:sz w:val="24"/>
          <w:rtl/>
        </w:rPr>
      </w:pPr>
      <w:del w:id="92588" w:author="מנוע מכני" w:date="2026-10-11T12:04:39Z">
        <w:r>
          <w:rPr>
            <w:rFonts w:ascii="FontbitDavid" w:hAnsi="FontbitDavid" w:hint="cs"/>
            <w:sz w:val="24"/>
            <w:rtl/>
          </w:rPr>
          <w:delText xml:space="preserve">א''א</w:delText>
        </w:r>
      </w:del>
      <w:del w:id="101286" w:author="מנוע מכני" w:date="2026-10-11T12:04:39Z">
        <w:r>
          <w:rPr>
            <w:rFonts w:ascii="FontbitDavid" w:hAnsi="FontbitDavid" w:hint="cs"/>
            <w:sz w:val="24"/>
            <w:rtl/>
          </w:rPr>
          <w:delText xml:space="preserve"> </w:delText>
        </w:r>
      </w:del>
      <w:r>
        <w:rPr>
          <w:rFonts w:ascii="FontbitDavid" w:hAnsi="FontbitDavid" w:hint="cs"/>
          <w:sz w:val="24"/>
          <w:rtl/>
        </w:rPr>
        <w:t xml:space="preserve">שנתן </w:t>
      </w:r>
      <w:ins w:id="94605" w:author="מנוע מכני" w:date="2026-10-11T12:04:39Z">
        <w:r>
          <w:rPr>
            <w:rFonts w:ascii="FontbitDavid" w:hAnsi="FontbitDavid" w:hint="cs"/>
            <w:sz w:val="24"/>
            <w:rtl/>
          </w:rPr>
          <w:t xml:space="preserve">כולם</w:t>
        </w:r>
      </w:ins>
      <w:del w:id="94606" w:author="מנוע מכני" w:date="2026-10-11T12:04:39Z">
        <w:r>
          <w:rPr>
            <w:rFonts w:ascii="FontbitDavid" w:hAnsi="FontbitDavid" w:hint="cs"/>
            <w:sz w:val="24"/>
            <w:rtl/>
          </w:rPr>
          <w:delText xml:space="preserve">כולהו</w:delText>
        </w:r>
      </w:del>
      <w:r>
        <w:rPr>
          <w:rFonts w:ascii="FontbitDavid" w:hAnsi="FontbitDavid" w:hint="cs"/>
          <w:sz w:val="24"/>
          <w:rtl/>
        </w:rPr>
        <w:t xml:space="preserve"> בימי נערות </w:t>
      </w:r>
      <w:ins w:id="94607" w:author="מנוע מכני" w:date="2026-10-11T12:04:39Z">
        <w:r>
          <w:rPr>
            <w:rFonts w:ascii="FontbitDavid" w:hAnsi="FontbitDavid" w:hint="cs"/>
            <w:sz w:val="24"/>
            <w:rtl/>
          </w:rPr>
          <w:t xml:space="preserve">שהרי</w:t>
        </w:r>
      </w:ins>
      <w:del w:id="94608"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אין</w:t>
      </w:r>
      <w:r w:rsidRPr="00B078C3">
        <w:rPr>
          <w:rFonts w:ascii="FontbitDavid" w:hAnsi="FontbitDavid"/>
          <w:sz w:val="24"/>
          <w:rtl/>
        </w:rPr>
        <w:t xml:space="preserve"> בין נערות לבגרות אלא ו' חדשים </w:t>
      </w:r>
      <w:r w:rsidRPr="00522ED8">
        <w:rPr>
          <w:rFonts w:ascii="FontbitDavid" w:hAnsi="FontbitDavid"/>
          <w:b/>
          <w:bCs/>
          <w:sz w:val="24"/>
          <w:rtl/>
        </w:rPr>
        <w:t>בלבד</w:t>
      </w:r>
      <w:r>
        <w:rPr>
          <w:rFonts w:ascii="FontbitDavid" w:hAnsi="FontbitDavid" w:hint="cs"/>
          <w:sz w:val="24"/>
          <w:rtl/>
        </w:rPr>
        <w:t xml:space="preserve"> ולא יותר</w:t>
      </w:r>
      <w:ins w:id="96965" w:author="מנוע מכני" w:date="2026-10-11T12:04:39Z">
        <w:r>
          <w:rPr>
            <w:rFonts w:ascii="FontbitDavid" w:hAnsi="FontbitDavid" w:hint="cs"/>
            <w:sz w:val="24"/>
            <w:rtl/>
          </w:rPr>
          <w:t xml:space="preserve"> </w:t>
        </w:r>
      </w:ins>
      <w:del w:id="96966" w:author="מנוע מכני" w:date="2026-10-11T12:04:39Z">
        <w:r>
          <w:rPr>
            <w:rFonts w:ascii="FontbitDavid" w:hAnsi="FontbitDavid" w:hint="cs"/>
            <w:sz w:val="24"/>
            <w:rtl/>
          </w:rPr>
          <w:delText xml:space="preserve"> </w:delText>
        </w:r>
        <w:r w:rsidRPr="00B078C3">
          <w:rPr>
            <w:rFonts w:ascii="FontbitDavid" w:hAnsi="FontbitDavid"/>
            <w:sz w:val="24"/>
            <w:rtl/>
          </w:rPr>
          <w:delText xml:space="preserve"> </w:delText>
        </w:r>
      </w:del>
    </w:p>
    <w:p>
      <w:pPr>
        <w:pStyle w:val="38"/>
        <w:rPr>
          <w:ins w:id="101287" w:author="מנוע מכני" w:date="2026-10-11T12:04:39Z"/>
        </w:rPr>
      </w:pPr>
      <w:r>
        <w:t xml:space="preserve">ו</w:t>
      </w:r>
      <w:ins w:id="92589" w:author="מנוע מכני" w:date="2026-10-11T12:04:39Z">
        <w:r>
          <w:t xml:space="preserve">א"א</w:t>
        </w:r>
      </w:ins>
    </w:p>
    <w:p w:rsidR="00E403F0" w:rsidRDefault="00E403F0" w:rsidP="00E403F0">
      <w:pPr>
        <w:rPr>
          <w:rFonts w:ascii="FontbitDavid" w:hAnsi="FontbitDavid"/>
          <w:sz w:val="24"/>
          <w:rtl/>
        </w:rPr>
      </w:pPr>
      <w:del w:id="92590" w:author="מנוע מכני" w:date="2026-10-11T12:04:39Z">
        <w:r>
          <w:rPr>
            <w:rFonts w:ascii="FontbitDavid" w:hAnsi="FontbitDavid" w:hint="cs"/>
            <w:sz w:val="24"/>
            <w:rtl/>
          </w:rPr>
          <w:delText xml:space="preserve">א''א</w:delText>
        </w:r>
      </w:del>
      <w:del w:id="101288" w:author="מנוע מכני" w:date="2026-10-11T12:04:39Z">
        <w:r>
          <w:rPr>
            <w:rFonts w:ascii="FontbitDavid" w:hAnsi="FontbitDavid" w:hint="cs"/>
            <w:sz w:val="24"/>
            <w:rtl/>
          </w:rPr>
          <w:delText xml:space="preserve"> </w:delText>
        </w:r>
      </w:del>
      <w:r>
        <w:rPr>
          <w:rFonts w:ascii="FontbitDavid" w:hAnsi="FontbitDavid" w:hint="cs"/>
          <w:sz w:val="24"/>
          <w:rtl/>
        </w:rPr>
        <w:t xml:space="preserve">שנתן</w:t>
      </w:r>
      <w:r w:rsidRPr="00B078C3">
        <w:rPr>
          <w:rFonts w:ascii="FontbitDavid" w:hAnsi="FontbitDavid"/>
          <w:sz w:val="24"/>
          <w:rtl/>
        </w:rPr>
        <w:t xml:space="preserve"> לה שתים בימי קטנות ושתים בימי נערות </w:t>
      </w:r>
    </w:p>
    <w:p w:rsidR="00E403F0" w:rsidRDefault="00E403F0" w:rsidP="00E403F0">
      <w:pPr>
        <w:rPr>
          <w:rFonts w:ascii="FontbitDavid" w:hAnsi="FontbitDavid"/>
          <w:sz w:val="24"/>
          <w:rtl/>
        </w:rPr>
      </w:pPr>
    </w:p>
    <w:p>
      <w:pPr>
        <w:pStyle w:val="38"/>
        <w:rPr>
          <w:ins w:id="101289" w:author="מנוע מכני" w:date="2026-10-11T12:04:39Z"/>
        </w:rPr>
      </w:pPr>
      <w:r w:rsidRPr="00B078C3">
        <w:t xml:space="preserve">- הא בעא </w:t>
      </w:r>
      <w:r>
        <w:t xml:space="preserve">רח</w:t>
      </w:r>
      <w:ins w:id="92591" w:author="מנוע מכני" w:date="2026-10-11T12:04:39Z">
        <w:r>
          <w:t xml:space="preserve">ב"ש</w:t>
        </w:r>
      </w:ins>
      <w:del w:id="92592" w:author="מנוע מכני" w:date="2026-10-11T12:04:39Z">
        <w:r>
          <w:delText xml:space="preserve">ב''ש</w:delText>
        </w:r>
      </w:del>
      <w:r>
        <w:t xml:space="preserve"> מרב</w:t>
      </w:r>
      <w:r w:rsidRPr="00B078C3">
        <w:t xml:space="preserve">:</w:t>
      </w:r>
    </w:p>
    <w:p w:rsidR="00E403F0" w:rsidRDefault="00E403F0" w:rsidP="00E403F0">
      <w:pPr>
        <w:rPr>
          <w:rFonts w:ascii="FontbitDavid" w:hAnsi="FontbitDavid"/>
          <w:sz w:val="24"/>
          <w:rtl/>
        </w:rPr>
      </w:pPr>
      <w:del w:id="1012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הגיע זמנה לראות תחת בעלה מהו? </w:t>
      </w:r>
    </w:p>
    <w:p>
      <w:pPr>
        <w:pStyle w:val="38"/>
        <w:rPr>
          <w:ins w:id="101291" w:author="מנוע מכני" w:date="2026-10-11T12:04:39Z"/>
        </w:rPr>
      </w:pPr>
      <w:ins w:id="92593" w:author="מנוע מכני" w:date="2026-10-11T12:04:39Z">
        <w:r>
          <w:t xml:space="preserve">א"ל</w:t>
        </w:r>
      </w:ins>
      <w:del w:id="92594" w:author="מנוע מכני" w:date="2026-10-11T12:04:39Z">
        <w:r w:rsidRPr="00B078C3">
          <w:delText xml:space="preserve">א</w:delText>
        </w:r>
        <w:r>
          <w:delText xml:space="preserve">''ל</w:delText>
        </w:r>
      </w:del>
      <w:r w:rsidRPr="00B078C3">
        <w:t xml:space="preserve">:</w:t>
      </w:r>
    </w:p>
    <w:p w:rsidR="00E403F0" w:rsidRDefault="00E403F0" w:rsidP="00E403F0">
      <w:pPr>
        <w:rPr>
          <w:rFonts w:ascii="FontbitDavid" w:hAnsi="FontbitDavid"/>
          <w:sz w:val="24"/>
          <w:rtl/>
        </w:rPr>
      </w:pPr>
      <w:del w:id="1012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בעילות שאתה בועל - אינן אלא אחת, והשאר משלימין לד' לילות: </w:t>
      </w:r>
    </w:p>
    <w:p>
      <w:pPr>
        <w:pStyle w:val="38"/>
        <w:rPr>
          <w:ins w:id="101293" w:author="מנוע מכני" w:date="2026-10-11T12:04:39Z"/>
        </w:rPr>
      </w:pPr>
      <w:r w:rsidRPr="00B078C3">
        <w:lastRenderedPageBreak/>
        <w:t xml:space="preserve">אלא:</w:t>
      </w:r>
    </w:p>
    <w:p w:rsidR="00E403F0" w:rsidRPr="00B078C3" w:rsidRDefault="00E403F0" w:rsidP="00E403F0">
      <w:pPr>
        <w:rPr>
          <w:rFonts w:ascii="FontbitDavid" w:hAnsi="FontbitDavid"/>
          <w:sz w:val="24"/>
          <w:rtl/>
        </w:rPr>
      </w:pPr>
      <w:del w:id="101294"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דיהיב לה אחת בימי קטנות, ושתים בימי נערות, ואחת בימי בגרות.</w:t>
      </w:r>
    </w:p>
    <w:p w:rsidR="00E403F0" w:rsidRPr="002860DA" w:rsidRDefault="00E403F0" w:rsidP="00E403F0">
      <w:pPr>
        <w:pStyle w:val="a3"/>
        <w:rPr>
          <w:rtl/>
        </w:rPr>
      </w:pPr>
      <w:ins w:id="97597" w:author="מנוע מכני" w:date="2026-10-11T12:04:39Z">
        <w:r>
          <w:rPr>
            <w:rtl/>
          </w:rPr>
          <w:t xml:space="preserve">אם </w:t>
        </w:r>
      </w:ins>
      <w:del w:id="97598" w:author="מנוע מכני" w:date="2026-10-11T12:04:39Z">
        <w:r w:rsidRPr="002860DA">
          <w:rPr>
            <w:rtl/>
          </w:rPr>
          <w:delText xml:space="preserve">א</w:delText>
        </w:r>
        <w:r w:rsidRPr="002860DA">
          <w:rPr>
            <w:rFonts w:hint="cs"/>
            <w:rtl/>
          </w:rPr>
          <w:delText xml:space="preserve">י </w:delText>
        </w:r>
      </w:del>
      <w:r w:rsidRPr="002860DA">
        <w:rPr>
          <w:rtl/>
        </w:rPr>
        <w:t xml:space="preserve">בוגרת </w:t>
      </w:r>
      <w:ins w:id="96241" w:author="מנוע מכני" w:date="2026-10-11T12:04:39Z">
        <w:r>
          <w:rPr>
            <w:rtl/>
          </w:rPr>
          <w:t xml:space="preserve">סתם</w:t>
        </w:r>
      </w:ins>
      <w:del w:id="96242" w:author="מנוע מכני" w:date="2026-10-11T12:04:39Z">
        <w:r w:rsidRPr="002860DA">
          <w:rPr>
            <w:rtl/>
          </w:rPr>
          <w:delText xml:space="preserve">בעלמא</w:delText>
        </w:r>
      </w:del>
      <w:r w:rsidRPr="002860DA">
        <w:rPr>
          <w:rtl/>
        </w:rPr>
        <w:t xml:space="preserve"> </w:t>
      </w:r>
      <w:ins w:id="90293" w:author="Claude - סמנטי" w:date="2026-10-11T12:19:29Z">
        <w:r>
          <w:rPr>
            <w:rtl/>
          </w:rPr>
          <w:t xml:space="preserve">נותנים</w:t>
        </w:r>
      </w:ins>
      <w:del w:id="90294" w:author="Claude - סמנטי" w:date="2026-10-11T12:19:29Z">
        <w:r w:rsidRPr="002860DA">
          <w:rPr>
            <w:rtl/>
          </w:rPr>
          <w:delText xml:space="preserve">יהבינן</w:delText>
        </w:r>
      </w:del>
      <w:r w:rsidRPr="002860DA">
        <w:rPr>
          <w:rtl/>
        </w:rPr>
        <w:t xml:space="preserve"> לה </w:t>
      </w:r>
      <w:ins w:id="98563" w:author="מנוע מכני" w:date="2026-10-11T12:04:39Z">
        <w:r>
          <w:rPr>
            <w:rtl/>
          </w:rPr>
          <w:t xml:space="preserve">יותר</w:t>
        </w:r>
      </w:ins>
      <w:del w:id="98564" w:author="מנוע מכני" w:date="2026-10-11T12:04:39Z">
        <w:r w:rsidRPr="002860DA">
          <w:rPr>
            <w:rtl/>
          </w:rPr>
          <w:delText xml:space="preserve">טפי</w:delText>
        </w:r>
      </w:del>
      <w:r w:rsidRPr="002860DA">
        <w:rPr>
          <w:rtl/>
        </w:rPr>
        <w:t xml:space="preserve"> כי </w:t>
      </w:r>
      <w:ins w:id="98561" w:author="מנוע מכני" w:date="2026-10-11T12:04:39Z">
        <w:r>
          <w:rPr>
            <w:rtl/>
          </w:rPr>
          <w:t xml:space="preserve">איך</w:t>
        </w:r>
      </w:ins>
      <w:del w:id="98562" w:author="מנוע מכני" w:date="2026-10-11T12:04:39Z">
        <w:r w:rsidRPr="002860DA">
          <w:rPr>
            <w:rtl/>
          </w:rPr>
          <w:delText xml:space="preserve">היכי</w:delText>
        </w:r>
      </w:del>
      <w:r w:rsidRPr="002860DA">
        <w:rPr>
          <w:rtl/>
        </w:rPr>
        <w:t xml:space="preserve"> ד</w:t>
      </w:r>
      <w:r w:rsidRPr="002860DA">
        <w:rPr>
          <w:rFonts w:hint="cs"/>
          <w:rtl/>
        </w:rPr>
        <w:t xml:space="preserve">מועיל קטנות בימי נערות לילה אחד </w:t>
      </w:r>
      <w:ins w:id="92595" w:author="מנוע מכני" w:date="2026-10-11T12:04:39Z">
        <w:r>
          <w:rPr>
            <w:rFonts w:hint="cs"/>
            <w:rtl/>
          </w:rPr>
          <w:t xml:space="preserve">ה"נ</w:t>
        </w:r>
      </w:ins>
      <w:del w:id="92596" w:author="מנוע מכני" w:date="2026-10-11T12:04:39Z">
        <w:r w:rsidRPr="002860DA">
          <w:rPr>
            <w:rFonts w:hint="cs"/>
            <w:rtl/>
          </w:rPr>
          <w:delText xml:space="preserve">ה''נ</w:delText>
        </w:r>
      </w:del>
      <w:r w:rsidRPr="002860DA">
        <w:rPr>
          <w:rFonts w:hint="cs"/>
          <w:rtl/>
        </w:rPr>
        <w:t xml:space="preserve"> מנערות לבגרות לילה אחד </w:t>
      </w:r>
    </w:p>
    <w:p>
      <w:pPr>
        <w:pStyle w:val="38"/>
        <w:rPr>
          <w:ins w:id="101295" w:author="מנוע מכני" w:date="2026-10-11T12:04:39Z"/>
        </w:rPr>
      </w:pPr>
      <w:r>
        <w:t xml:space="preserve">אלא</w:t>
      </w:r>
    </w:p>
    <w:p w:rsidR="00E403F0" w:rsidRDefault="00E403F0" w:rsidP="00E403F0">
      <w:pPr>
        <w:rPr>
          <w:rFonts w:ascii="FontbitDavid" w:hAnsi="FontbitDavid"/>
          <w:sz w:val="24"/>
          <w:rtl/>
        </w:rPr>
      </w:pPr>
      <w:del w:id="101296" w:author="מנוע מכני" w:date="2026-10-11T12:04:39Z">
        <w:r>
          <w:rPr>
            <w:rFonts w:ascii="FontbitDavid" w:hAnsi="FontbitDavid" w:hint="cs"/>
            <w:sz w:val="24"/>
            <w:rtl/>
          </w:rPr>
          <w:delText xml:space="preserve"> </w:delText>
        </w:r>
      </w:del>
      <w:ins w:id="97599" w:author="מנוע מכני" w:date="2026-10-11T12:04:39Z">
        <w:r>
          <w:rPr>
            <w:rFonts w:ascii="FontbitDavid" w:hAnsi="FontbitDavid" w:hint="cs"/>
            <w:sz w:val="24"/>
            <w:rtl/>
          </w:rPr>
          <w:t xml:space="preserve">אם </w:t>
        </w:r>
      </w:ins>
      <w:del w:id="97600"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ב</w:t>
      </w:r>
      <w:r w:rsidRPr="00B078C3">
        <w:rPr>
          <w:rFonts w:ascii="FontbitDavid" w:hAnsi="FontbitDavid"/>
          <w:sz w:val="24"/>
          <w:rtl/>
        </w:rPr>
        <w:t xml:space="preserve">וגרת </w:t>
      </w:r>
      <w:ins w:id="97249" w:author="מנוע מכני" w:date="2026-10-11T12:04:39Z">
        <w:r>
          <w:rPr>
            <w:rFonts w:ascii="FontbitDavid" w:hAnsi="FontbitDavid"/>
            <w:sz w:val="24"/>
            <w:rtl/>
          </w:rPr>
          <w:t xml:space="preserve">דעולם</w:t>
        </w:r>
      </w:ins>
      <w:del w:id="97250" w:author="מנוע מכני" w:date="2026-10-11T12:04:39Z">
        <w:r w:rsidRPr="00B078C3">
          <w:rPr>
            <w:rFonts w:ascii="FontbitDavid" w:hAnsi="FontbitDavid"/>
            <w:sz w:val="24"/>
            <w:rtl/>
          </w:rPr>
          <w:delText xml:space="preserve">דעלמא</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w:t>
      </w:r>
      <w:ins w:id="90295" w:author="Claude - סמנטי" w:date="2026-10-11T12:19:29Z">
        <w:r>
          <w:rPr>
            <w:rFonts w:ascii="FontbitDavid" w:hAnsi="FontbitDavid"/>
            <w:sz w:val="24"/>
            <w:rtl/>
          </w:rPr>
          <w:t xml:space="preserve">נותנים</w:t>
        </w:r>
      </w:ins>
      <w:del w:id="90296" w:author="Claude - סמנטי" w:date="2026-10-11T12:19:29Z">
        <w:r w:rsidRPr="00B078C3">
          <w:rPr>
            <w:rFonts w:ascii="FontbitDavid" w:hAnsi="FontbitDavid"/>
            <w:sz w:val="24"/>
            <w:rtl/>
          </w:rPr>
          <w:delText xml:space="preserve">יהבינן</w:delText>
        </w:r>
      </w:del>
      <w:r w:rsidRPr="00B078C3">
        <w:rPr>
          <w:rFonts w:ascii="FontbitDavid" w:hAnsi="FontbitDavid"/>
          <w:sz w:val="24"/>
          <w:rtl/>
        </w:rPr>
        <w:t xml:space="preserve"> לה </w:t>
      </w:r>
      <w:ins w:id="98565" w:author="מנוע מכני" w:date="2026-10-11T12:04:39Z">
        <w:r>
          <w:rPr>
            <w:rFonts w:ascii="FontbitDavid" w:hAnsi="FontbitDavid"/>
            <w:sz w:val="24"/>
            <w:rtl/>
          </w:rPr>
          <w:t xml:space="preserve">יותר</w:t>
        </w:r>
      </w:ins>
      <w:del w:id="98566" w:author="מנוע מכני" w:date="2026-10-11T12:04:39Z">
        <w:r w:rsidRPr="00B078C3">
          <w:rPr>
            <w:rFonts w:ascii="FontbitDavid" w:hAnsi="FontbitDavid"/>
            <w:sz w:val="24"/>
            <w:rtl/>
          </w:rPr>
          <w:delText xml:space="preserve">טפי</w:delText>
        </w:r>
      </w:del>
      <w:r w:rsidRPr="00B078C3">
        <w:rPr>
          <w:rFonts w:ascii="FontbitDavid" w:hAnsi="FontbitDavid"/>
          <w:sz w:val="24"/>
          <w:rtl/>
        </w:rPr>
        <w:t xml:space="preserve">.</w:t>
      </w:r>
      <w:r>
        <w:rPr>
          <w:rFonts w:ascii="FontbitDavid" w:hAnsi="FontbitDavid" w:hint="cs"/>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ליתב לה</w:t>
      </w:r>
      <w:r>
        <w:rPr>
          <w:rFonts w:ascii="FontbitDavid" w:hAnsi="FontbitDavid"/>
          <w:sz w:val="24"/>
          <w:rtl/>
        </w:rPr>
        <w:t xml:space="preserve"> אלא בעילת מצוה תו </w:t>
      </w:r>
      <w:r>
        <w:rPr>
          <w:rFonts w:ascii="FontbitDavid" w:hAnsi="FontbitDavid"/>
          <w:sz w:val="24"/>
          <w:rtl/>
        </w:rPr>
        <w:t xml:space="preserve">לא</w:t>
      </w:r>
      <w:r>
        <w:rPr>
          <w:rFonts w:ascii="FontbitDavid" w:hAnsi="FontbitDavid"/>
          <w:sz w:val="24"/>
          <w:rtl/>
        </w:rPr>
        <w:t xml:space="preserve"> </w:t>
      </w:r>
    </w:p>
    <w:p>
      <w:pPr>
        <w:pStyle w:val="38"/>
        <w:rPr>
          <w:ins w:id="101297" w:author="מנוע מכני" w:date="2026-10-11T12:04:39Z"/>
        </w:rPr>
      </w:pPr>
      <w:r>
        <w:t xml:space="preserve">ו</w:t>
      </w:r>
      <w:ins w:id="92597" w:author="מנוע מכני" w:date="2026-10-11T12:04:39Z">
        <w:r>
          <w:t xml:space="preserve">א"א</w:t>
        </w:r>
      </w:ins>
    </w:p>
    <w:p w:rsidR="00E403F0" w:rsidRDefault="00E403F0" w:rsidP="00E403F0">
      <w:pPr>
        <w:rPr>
          <w:rFonts w:ascii="FontbitDavid" w:hAnsi="FontbitDavid"/>
          <w:sz w:val="24"/>
          <w:rtl/>
        </w:rPr>
      </w:pPr>
      <w:del w:id="92598" w:author="מנוע מכני" w:date="2026-10-11T12:04:39Z">
        <w:r>
          <w:rPr>
            <w:rFonts w:ascii="FontbitDavid" w:hAnsi="FontbitDavid" w:hint="cs"/>
            <w:sz w:val="24"/>
            <w:rtl/>
          </w:rPr>
          <w:delText xml:space="preserve">א''א</w:delText>
        </w:r>
      </w:del>
      <w:del w:id="101298" w:author="מנוע מכני" w:date="2026-10-11T12:04:39Z">
        <w:r>
          <w:rPr>
            <w:rFonts w:ascii="FontbitDavid" w:hAnsi="FontbitDavid" w:hint="cs"/>
            <w:sz w:val="24"/>
            <w:rtl/>
          </w:rPr>
          <w:delText xml:space="preserve"> </w:delText>
        </w:r>
      </w:del>
      <w:r w:rsidRPr="00B078C3">
        <w:rPr>
          <w:rFonts w:ascii="FontbitDavid" w:hAnsi="FontbitDavid"/>
          <w:sz w:val="24"/>
          <w:rtl/>
        </w:rPr>
        <w:t>דיהיב לה אחת בימי קטנות וג' בי</w:t>
      </w:r>
      <w:r>
        <w:rPr>
          <w:rFonts w:ascii="FontbitDavid" w:hAnsi="FontbitDavid"/>
          <w:sz w:val="24"/>
          <w:rtl/>
        </w:rPr>
        <w:t xml:space="preserve">מי נערות, </w:t>
      </w:r>
      <w:ins w:id="94609" w:author="מנוע מכני" w:date="2026-10-11T12:04:39Z">
        <w:r>
          <w:rPr>
            <w:rFonts w:ascii="FontbitDavid" w:hAnsi="FontbitDavid" w:hint="cs"/>
            <w:sz w:val="24"/>
            <w:rtl/>
          </w:rPr>
          <w:t xml:space="preserve">שהרי</w:t>
        </w:r>
      </w:ins>
      <w:del w:id="94610"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כל חודשיים הוי עונה אחת </w:t>
      </w:r>
    </w:p>
    <w:p w:rsidR="00E403F0" w:rsidRDefault="00E403F0" w:rsidP="00E403F0">
      <w:pPr>
        <w:rPr>
          <w:rFonts w:ascii="FontbitDavid" w:hAnsi="FontbitDavid"/>
          <w:sz w:val="24"/>
          <w:rtl/>
        </w:rPr>
      </w:pPr>
    </w:p>
    <w:p w:rsidR="00E403F0" w:rsidRPr="00027215" w:rsidRDefault="00E403F0" w:rsidP="00E403F0">
      <w:pPr>
        <w:rPr>
          <w:rFonts w:ascii="FontbitDavid" w:hAnsi="FontbitDavid"/>
          <w:spacing w:val="-4"/>
          <w:sz w:val="24"/>
          <w:rtl/>
        </w:rPr>
      </w:pPr>
      <w:r w:rsidRPr="00027215">
        <w:rPr>
          <w:rFonts w:ascii="FontbitDavid" w:hAnsi="FontbitDavid"/>
          <w:spacing w:val="-4"/>
          <w:sz w:val="24"/>
          <w:rtl/>
        </w:rPr>
        <w:t xml:space="preserve">מנימין סקסנאה </w:t>
      </w:r>
      <w:ins w:id="97793" w:author="מנוע מכני" w:date="2026-10-11T12:04:39Z">
        <w:r>
          <w:rPr>
            <w:rFonts w:ascii="FontbitDavid" w:hAnsi="FontbitDavid"/>
            <w:spacing w:val="-4"/>
            <w:sz w:val="24"/>
            <w:rtl/>
          </w:rPr>
          <w:t xml:space="preserve">היה</w:t>
        </w:r>
      </w:ins>
      <w:del w:id="97794" w:author="מנוע מכני" w:date="2026-10-11T12:04:39Z">
        <w:r w:rsidRPr="00027215">
          <w:rPr>
            <w:rFonts w:ascii="FontbitDavid" w:hAnsi="FontbitDavid"/>
            <w:spacing w:val="-4"/>
            <w:sz w:val="24"/>
            <w:rtl/>
          </w:rPr>
          <w:delText xml:space="preserve">הוה</w:delText>
        </w:r>
      </w:del>
      <w:r w:rsidRPr="00027215">
        <w:rPr>
          <w:rFonts w:ascii="FontbitDavid" w:hAnsi="FontbitDavid"/>
          <w:spacing w:val="-4"/>
          <w:sz w:val="24"/>
          <w:rtl/>
        </w:rPr>
        <w:t xml:space="preserve"> שקיל ואזיל לאתריה </w:t>
      </w:r>
      <w:r w:rsidRPr="00027215">
        <w:rPr>
          <w:rStyle w:val="2fb"/>
          <w:rFonts w:ascii="FontbitDavid" w:hAnsi="FontbitDavid"/>
          <w:spacing w:val="-4"/>
          <w:sz w:val="24"/>
          <w:rtl/>
        </w:rPr>
        <w:t xml:space="preserve">דשמואל</w:t>
      </w:r>
      <w:r w:rsidRPr="00027215">
        <w:rPr>
          <w:rFonts w:ascii="FontbitDavid" w:hAnsi="FontbitDavid"/>
          <w:spacing w:val="-4"/>
          <w:sz w:val="24"/>
          <w:rtl/>
        </w:rPr>
        <w:t xml:space="preserve">, סבר למעבד עובדא </w:t>
      </w:r>
      <w:ins w:id="96243" w:author="מנוע מכני" w:date="2026-10-11T12:04:39Z">
        <w:r>
          <w:rPr>
            <w:rFonts w:ascii="FontbitDavid" w:hAnsi="FontbitDavid"/>
            <w:spacing w:val="-4"/>
            <w:sz w:val="24"/>
            <w:rtl/>
          </w:rPr>
          <w:t xml:space="preserve">כמותו</w:t>
        </w:r>
      </w:ins>
      <w:del w:id="96244" w:author="מנוע מכני" w:date="2026-10-11T12:04:39Z">
        <w:r w:rsidRPr="00027215">
          <w:rPr>
            <w:rFonts w:ascii="FontbitDavid" w:hAnsi="FontbitDavid"/>
            <w:spacing w:val="-4"/>
            <w:sz w:val="24"/>
            <w:rtl/>
          </w:rPr>
          <w:delText xml:space="preserve">כוותיה</w:delText>
        </w:r>
      </w:del>
      <w:r w:rsidRPr="00027215">
        <w:rPr>
          <w:rFonts w:ascii="FontbitDavid" w:hAnsi="FontbitDavid"/>
          <w:spacing w:val="-4"/>
          <w:sz w:val="24"/>
          <w:rtl/>
        </w:rPr>
        <w:t xml:space="preserve"> </w:t>
      </w:r>
      <w:r w:rsidRPr="00027215">
        <w:rPr>
          <w:rStyle w:val="2fb"/>
          <w:rFonts w:ascii="FontbitDavid" w:hAnsi="FontbitDavid"/>
          <w:spacing w:val="-4"/>
          <w:sz w:val="24"/>
          <w:rtl/>
        </w:rPr>
        <w:t xml:space="preserve">דרב</w:t>
      </w:r>
      <w:r w:rsidRPr="00027215">
        <w:rPr>
          <w:rFonts w:ascii="FontbitDavid" w:hAnsi="FontbitDavid"/>
          <w:spacing w:val="-4"/>
          <w:sz w:val="24"/>
          <w:rtl/>
        </w:rPr>
        <w:t xml:space="preserve"> </w:t>
      </w:r>
      <w:ins w:id="93311" w:author="מנוע מכני" w:date="2026-10-11T12:04:39Z">
        <w:r>
          <w:rPr>
            <w:rFonts w:ascii="FontbitDavid" w:hAnsi="FontbitDavid"/>
            <w:spacing w:val="-4"/>
            <w:sz w:val="24"/>
            <w:rtl/>
          </w:rPr>
          <w:t xml:space="preserve">אפי'</w:t>
        </w:r>
      </w:ins>
      <w:del w:id="93312" w:author="מנוע מכני" w:date="2026-10-11T12:04:39Z">
        <w:r w:rsidRPr="00027215">
          <w:rPr>
            <w:rFonts w:ascii="FontbitDavid" w:hAnsi="FontbitDavid"/>
            <w:spacing w:val="-4"/>
            <w:sz w:val="24"/>
            <w:rtl/>
          </w:rPr>
          <w:delText xml:space="preserve">אפילו</w:delText>
        </w:r>
      </w:del>
      <w:r w:rsidRPr="00027215">
        <w:rPr>
          <w:rFonts w:ascii="FontbitDavid" w:hAnsi="FontbitDavid"/>
          <w:spacing w:val="-4"/>
          <w:sz w:val="24"/>
          <w:rtl/>
        </w:rPr>
        <w:t xml:space="preserve"> ראתה.</w:t>
      </w:r>
    </w:p>
    <w:p>
      <w:pPr>
        <w:pStyle w:val="38"/>
        <w:rPr>
          <w:ins w:id="101299" w:author="מנוע מכני" w:date="2026-10-11T12:04:39Z"/>
        </w:rPr>
      </w:pPr>
      <w:r w:rsidRPr="00B078C3">
        <w:t xml:space="preserve">אמר</w:t>
      </w:r>
      <w:r w:rsidRPr="00B078C3">
        <w:t xml:space="preserve">:</w:t>
      </w:r>
    </w:p>
    <w:p w:rsidR="00E403F0" w:rsidRPr="00B078C3" w:rsidRDefault="00E403F0" w:rsidP="00E403F0">
      <w:pPr>
        <w:rPr>
          <w:rFonts w:ascii="FontbitDavid" w:hAnsi="FontbitDavid"/>
          <w:sz w:val="24"/>
          <w:rtl/>
        </w:rPr>
      </w:pPr>
      <w:del w:id="1013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sidRPr="00B078C3">
        <w:rPr>
          <w:rFonts w:ascii="FontbitDavid" w:hAnsi="FontbitDavid"/>
          <w:sz w:val="24"/>
          <w:rtl/>
        </w:rPr>
        <w:t xml:space="preserve"> פליג </w:t>
      </w:r>
      <w:r w:rsidRPr="00B078C3">
        <w:rPr>
          <w:rStyle w:val="2fb"/>
          <w:rFonts w:ascii="FontbitDavid" w:hAnsi="FontbitDavid"/>
          <w:sz w:val="24"/>
          <w:rtl/>
        </w:rPr>
        <w:t xml:space="preserve">רב</w:t>
      </w:r>
      <w:r w:rsidRPr="00B078C3">
        <w:rPr>
          <w:rFonts w:ascii="FontbitDavid" w:hAnsi="FontbitDavid"/>
          <w:sz w:val="24"/>
          <w:rtl/>
        </w:rPr>
        <w:t xml:space="preserve"> בין ראתה בין </w:t>
      </w:r>
      <w:r w:rsidRPr="00B078C3">
        <w:rPr>
          <w:rFonts w:ascii="FontbitDavid" w:hAnsi="FontbitDavid"/>
          <w:sz w:val="24"/>
          <w:rtl/>
        </w:rPr>
        <w:t xml:space="preserve">לא</w:t>
      </w:r>
      <w:r w:rsidRPr="00B078C3">
        <w:rPr>
          <w:rFonts w:ascii="FontbitDavid" w:hAnsi="FontbitDavid"/>
          <w:sz w:val="24"/>
          <w:rtl/>
        </w:rPr>
        <w:t xml:space="preserve"> ראתה.</w:t>
      </w:r>
    </w:p>
    <w:p w:rsidR="00E403F0" w:rsidRPr="00B078C3" w:rsidRDefault="00E403F0" w:rsidP="00E403F0">
      <w:pPr>
        <w:rPr>
          <w:rFonts w:ascii="FontbitDavid" w:hAnsi="FontbitDavid"/>
          <w:sz w:val="24"/>
          <w:rtl/>
        </w:rPr>
      </w:pPr>
      <w:r w:rsidRPr="00B078C3">
        <w:rPr>
          <w:rFonts w:ascii="FontbitDavid" w:hAnsi="FontbitDavid"/>
          <w:sz w:val="24"/>
          <w:rtl/>
        </w:rPr>
        <w:t>קדים שכיב באורחא.</w:t>
      </w:r>
    </w:p>
    <w:p>
      <w:pPr>
        <w:pStyle w:val="38"/>
        <w:rPr>
          <w:ins w:id="101301" w:author="מנוע מכני" w:date="2026-10-11T12:04:39Z"/>
        </w:rPr>
      </w:pPr>
      <w:r w:rsidRPr="00B078C3">
        <w:t xml:space="preserve">קרי שמואל </w:t>
      </w:r>
      <w:ins w:id="96245" w:author="מנוע מכני" w:date="2026-10-11T12:04:39Z">
        <w:r>
          <w:t xml:space="preserve">עליו</w:t>
        </w:r>
      </w:ins>
      <w:del w:id="96246" w:author="מנוע מכני" w:date="2026-10-11T12:04:39Z">
        <w:r w:rsidRPr="00B078C3">
          <w:delText xml:space="preserve">עליה</w:delText>
        </w:r>
      </w:del>
      <w:r w:rsidRPr="00B078C3">
        <w:t xml:space="preserve"> דרב:</w:t>
      </w:r>
    </w:p>
    <w:p w:rsidR="00E403F0" w:rsidRPr="00B078C3" w:rsidRDefault="00E403F0" w:rsidP="00E403F0">
      <w:pPr>
        <w:rPr>
          <w:rFonts w:ascii="FontbitDavid" w:hAnsi="FontbitDavid"/>
          <w:sz w:val="24"/>
          <w:rtl/>
        </w:rPr>
      </w:pPr>
      <w:del w:id="101302"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627" w:author="Claude - סמנטי" w:date="2026-10-11T12:19:29Z">
        <w:r>
          <w:rPr>
            <w:rStyle w:val="afffff0"/>
            <w:rFonts w:ascii="FontbitDavid" w:hAnsi="FontbitDavid"/>
            <w:sz w:val="24"/>
            <w:rtl/>
          </w:rPr>
          <w:t xml:space="preserve">לֹא יְאוּנֶּה לַצַּדִּיק כָּל אָוֶן</w:t>
        </w:r>
      </w:ins>
      <w:del w:id="90628" w:author="Claude - סמנטי" w:date="2026-10-11T12:19:29Z">
        <w:r w:rsidRPr="00B078C3">
          <w:rPr>
            <w:rFonts w:ascii="FontbitDavid" w:hAnsi="FontbitDavid"/>
            <w:sz w:val="24"/>
            <w:rtl/>
          </w:rPr>
          <w:delText xml:space="preserve">לא יאונה לצדיק כל און</w:delText>
        </w:r>
      </w:del>
      <w:r>
        <w:rPr>
          <w:rFonts w:ascii="FontbitDavid" w:hAnsi="FontbitDavid" w:hint="cs"/>
          <w:sz w:val="24"/>
          <w:rtl/>
        </w:rPr>
        <w:t>'</w:t>
      </w:r>
      <w:r w:rsidRPr="00B078C3">
        <w:rPr>
          <w:rFonts w:ascii="FontbitDavid" w:hAnsi="FontbitDavid"/>
          <w:sz w:val="24"/>
          <w:rtl/>
        </w:rPr>
        <w:t>.</w:t>
      </w:r>
    </w:p>
    <w:p>
      <w:pPr>
        <w:pStyle w:val="38"/>
        <w:rPr>
          <w:ins w:id="101303" w:author="מנוע מכני" w:date="2026-10-11T12:04:39Z"/>
        </w:rPr>
      </w:pPr>
      <w:r>
        <w:t xml:space="preserve">רח</w:t>
      </w:r>
      <w:ins w:id="92599" w:author="מנוע מכני" w:date="2026-10-11T12:04:39Z">
        <w:r>
          <w:t xml:space="preserve">ב"ש</w:t>
        </w:r>
      </w:ins>
      <w:del w:id="92600" w:author="מנוע מכני" w:date="2026-10-11T12:04:39Z">
        <w:r>
          <w:delText xml:space="preserve">ב''ש</w:delText>
        </w:r>
      </w:del>
      <w:r>
        <w:t xml:space="preserve"> מרב:</w:t>
      </w:r>
    </w:p>
    <w:p w:rsidR="00E403F0" w:rsidRPr="00B078C3" w:rsidRDefault="00E403F0" w:rsidP="00E403F0">
      <w:pPr>
        <w:rPr>
          <w:rFonts w:ascii="FontbitDavid" w:hAnsi="FontbitDavid"/>
          <w:sz w:val="24"/>
          <w:rtl/>
        </w:rPr>
      </w:pPr>
      <w:del w:id="101304" w:author="מנוע מכני" w:date="2026-10-11T12:04:39Z">
        <w:r>
          <w:rPr>
            <w:rFonts w:ascii="FontbitDavid" w:hAnsi="FontbitDavid"/>
            <w:sz w:val="24"/>
            <w:rtl/>
          </w:rPr>
          <w:delText xml:space="preserve"> </w:delText>
        </w:r>
      </w:del>
      <w:r>
        <w:rPr>
          <w:rFonts w:ascii="FontbitDavid" w:hAnsi="FontbitDavid"/>
          <w:sz w:val="24"/>
          <w:rtl/>
        </w:rPr>
        <w:t xml:space="preserve">כיון שנתקו שניו של אדם</w:t>
      </w:r>
      <w:r w:rsidRPr="00B078C3">
        <w:rPr>
          <w:rFonts w:ascii="FontbitDavid" w:hAnsi="FontbitDavid"/>
          <w:sz w:val="24"/>
          <w:rtl/>
        </w:rPr>
        <w:t xml:space="preserve"> נתמעטו מזונותיו, </w:t>
      </w:r>
      <w:r>
        <w:rPr>
          <w:rFonts w:ascii="FontbitDavid" w:hAnsi="FontbitDavid" w:hint="cs"/>
          <w:sz w:val="24"/>
          <w:rtl/>
        </w:rPr>
        <w:t>'</w:t>
      </w:r>
      <w:ins w:id="90629" w:author="Claude - סמנטי" w:date="2026-10-11T12:19:29Z">
        <w:r>
          <w:rPr>
            <w:rStyle w:val="afffff0"/>
            <w:rFonts w:ascii="FontbitDavid" w:hAnsi="FontbitDavid"/>
            <w:sz w:val="24"/>
            <w:rtl/>
          </w:rPr>
          <w:t xml:space="preserve">גַּם אֲנִי נָתַתִּי לָכֶם נִקְיוֹן שִׁנַּיִם בְּכֹל עָרֵיכֶם וְחוֹסֶר לֶחֶם בְּכֹל מְקוֹמוֹתֵיכֶם</w:t>
        </w:r>
      </w:ins>
      <w:del w:id="90630" w:author="Claude - סמנטי" w:date="2026-10-11T12:19:29Z">
        <w:r w:rsidRPr="00B078C3">
          <w:rPr>
            <w:rFonts w:ascii="FontbitDavid" w:hAnsi="FontbitDavid"/>
            <w:sz w:val="24"/>
            <w:rtl/>
          </w:rPr>
          <w:delText xml:space="preserve">גם אני נתתי לכם נקיון שנים בכל עריכם וחוסר לחם בכל מקומותיכם</w:delText>
        </w:r>
      </w:del>
      <w:r>
        <w:rPr>
          <w:rFonts w:ascii="FontbitDavid" w:hAnsi="FontbitDavid" w:hint="cs"/>
          <w:sz w:val="24"/>
          <w:rtl/>
        </w:rPr>
        <w:t>'</w:t>
      </w:r>
      <w:r w:rsidRPr="00B078C3">
        <w:rPr>
          <w:rFonts w:ascii="FontbitDavid" w:hAnsi="FontbitDavid"/>
          <w:sz w:val="24"/>
          <w:rtl/>
        </w:rPr>
        <w:t>.</w:t>
      </w:r>
    </w:p>
    <w:p w:rsidR="00E403F0" w:rsidRPr="00B078C3" w:rsidRDefault="00E403F0" w:rsidP="00E403F0">
      <w:pPr>
        <w:jc w:val="center"/>
        <w:rPr>
          <w:del w:id="90194" w:author="מנוע עיצוב" w:date="2026-10-11T12:09:26Z"/>
          <w:rFonts w:ascii="FontbitDavid" w:hAnsi="FontbitDavid"/>
          <w:sz w:val="24"/>
          <w:rtl/>
        </w:rPr>
      </w:pPr>
      <w:del w:id="90193"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55" w:author="קלוד" w:date="2026-10-11T09:07:21Z">
          <w:pPr>
            <w:pStyle w:val="affff1"/>
            <w:rPr>
              <w:rtl/>
            </w:rPr>
          </w:pPr>
        </w:pPrChange>
      </w:pPr>
      <w:ins w:id="9895" w:author="מספור קטעי משנה" w:date="2026-10-11T09:25:19Z">
        <w:r>
          <w:rPr>
            <w:rStyle w:val="MisparKeta"/>
          </w:rPr>
          <w:t xml:space="preserve">א. </w:t>
        </w:r>
      </w:ins>
      <w:r w:rsidRPr="00B078C3">
        <w:rPr>
          <w:rtl/>
        </w:rPr>
        <w:t>ראתה ועודה.</w:t>
      </w:r>
    </w:p>
    <w:p w:rsidR="00E403F0" w:rsidRPr="00B078C3" w:rsidRDefault="00E403F0" w:rsidP="00E403F0">
      <w:pPr>
        <w:rPr>
          <w:rFonts w:ascii="FontbitDavid" w:hAnsi="FontbitDavid"/>
          <w:sz w:val="24"/>
          <w:rtl/>
        </w:rPr>
      </w:pPr>
      <w:ins w:id="92601" w:author="מנוע מכני" w:date="2026-10-11T12:04:39Z">
        <w:r>
          <w:rPr>
            <w:rFonts w:ascii="FontbitDavid" w:hAnsi="FontbitDavid" w:hint="cs"/>
            <w:sz w:val="24"/>
            <w:rtl/>
          </w:rPr>
          <w:t xml:space="preserve">ת"ר</w:t>
        </w:r>
      </w:ins>
      <w:del w:id="92602" w:author="מנוע מכני" w:date="2026-10-11T12:04:39Z">
        <w:r>
          <w:rPr>
            <w:rFonts w:ascii="FontbitDavid" w:hAnsi="FontbitDavid" w:hint="cs"/>
            <w:sz w:val="24"/>
            <w:rtl/>
          </w:rPr>
          <w:delText xml:space="preserve">ת''ר</w:delText>
        </w:r>
      </w:del>
      <w:r w:rsidRPr="00B078C3">
        <w:rPr>
          <w:rFonts w:ascii="FontbitDavid" w:hAnsi="FontbitDavid"/>
          <w:sz w:val="24"/>
          <w:rtl/>
        </w:rPr>
        <w:t xml:space="preserve"> ראתה ועודה בבית אביה, </w:t>
      </w:r>
      <w:ins w:id="92603" w:author="מנוע מכני" w:date="2026-10-11T12:04:39Z">
        <w:r>
          <w:rPr>
            <w:rFonts w:ascii="FontbitDavid" w:hAnsi="FontbitDavid"/>
            <w:sz w:val="24"/>
            <w:rtl/>
          </w:rPr>
          <w:t xml:space="preserve">ב"ה</w:t>
        </w:r>
      </w:ins>
      <w:del w:id="92604" w:author="מנוע מכני" w:date="2026-10-11T12:04:39Z">
        <w:r w:rsidRPr="00B078C3">
          <w:rPr>
            <w:rFonts w:ascii="FontbitDavid" w:hAnsi="FontbitDavid"/>
            <w:sz w:val="24"/>
            <w:rtl/>
          </w:rPr>
          <w:delText xml:space="preserve">ב</w:delText>
        </w:r>
        <w:r>
          <w:rPr>
            <w:rFonts w:ascii="FontbitDavid" w:hAnsi="FontbitDavid" w:hint="cs"/>
            <w:sz w:val="24"/>
            <w:rtl/>
          </w:rPr>
          <w:delText xml:space="preserve">''ה</w:delText>
        </w:r>
      </w:del>
      <w:r w:rsidRPr="00B078C3">
        <w:rPr>
          <w:rFonts w:ascii="FontbitDavid" w:hAnsi="FontbitDavid"/>
          <w:sz w:val="24"/>
          <w:rtl/>
        </w:rPr>
        <w:t>: כל הלילה שלה, ונותנין לה עונה שלמה.</w:t>
      </w:r>
      <w:r>
        <w:rPr>
          <w:rFonts w:ascii="FontbitDavid" w:hAnsi="FontbitDavid" w:hint="cs"/>
          <w:sz w:val="24"/>
          <w:rtl/>
        </w:rPr>
        <w:t xml:space="preserve"> </w:t>
      </w:r>
      <w:r w:rsidRPr="00B078C3">
        <w:rPr>
          <w:rFonts w:ascii="FontbitDavid" w:hAnsi="FontbitDavid"/>
          <w:sz w:val="24"/>
          <w:rtl/>
        </w:rPr>
        <w:t xml:space="preserve">פירש </w:t>
      </w:r>
      <w:r w:rsidRPr="00B078C3">
        <w:rPr>
          <w:rStyle w:val="2fb"/>
          <w:rFonts w:ascii="FontbitDavid" w:hAnsi="FontbitDavid"/>
          <w:sz w:val="24"/>
          <w:rtl/>
        </w:rPr>
        <w:t xml:space="preserve">ר</w:t>
      </w:r>
      <w:r>
        <w:rPr>
          <w:rStyle w:val="2fb"/>
          <w:rFonts w:ascii="FontbitDavid" w:hAnsi="FontbitDavid" w:hint="cs"/>
          <w:sz w:val="24"/>
          <w:rtl/>
        </w:rPr>
        <w:t xml:space="preserve">ש</w:t>
      </w:r>
      <w:ins w:id="92605" w:author="מנוע מכני" w:date="2026-10-11T12:04:39Z">
        <w:r>
          <w:rPr>
            <w:rStyle w:val="2fb"/>
            <w:rFonts w:ascii="FontbitDavid" w:hAnsi="FontbitDavid" w:hint="cs"/>
            <w:sz w:val="24"/>
            <w:rtl/>
          </w:rPr>
          <w:t xml:space="preserve">ב"ג</w:t>
        </w:r>
      </w:ins>
      <w:del w:id="92606" w:author="מנוע מכני" w:date="2026-10-11T12:04:39Z">
        <w:r>
          <w:rPr>
            <w:rFonts w:ascii="FontbitDavid" w:hAnsi="FontbitDavid" w:hint="cs"/>
            <w:sz w:val="24"/>
            <w:rtl/>
          </w:rPr>
          <w:delText xml:space="preserve">ב''ג</w:delText>
        </w:r>
      </w:del>
      <w:r w:rsidRPr="00B078C3">
        <w:rPr>
          <w:rFonts w:ascii="FontbitDavid" w:hAnsi="FontbitDavid"/>
          <w:sz w:val="24"/>
          <w:rtl/>
        </w:rPr>
        <w:t>: לילה וחצי יום.</w:t>
      </w:r>
    </w:p>
    <w:p>
      <w:pPr>
        <w:pStyle w:val="38"/>
        <w:rPr>
          <w:ins w:id="101305" w:author="מנוע מכני" w:date="2026-10-11T12:04:39Z"/>
        </w:rPr>
      </w:pPr>
      <w:r>
        <w:t xml:space="preserve">והך</w:t>
      </w:r>
    </w:p>
    <w:p>
      <w:pPr>
        <w:pStyle w:val="afffff8"/>
        <w:rPr>
          <w:ins w:id="90085" w:author="קלוד" w:date="2026-10-11T12:23:38Z"/>
        </w:rPr>
      </w:pPr>
      <w:ins w:id="90086" w:author="קלוד" w:date="2026-10-11T12:23:38Z">
        <w:r>
          <w:rPr>
            <w:color w:val="7B3F00"/>
          </w:rPr>
          <w:t xml:space="preserve">טיהור גת ובית בדים - י"ב חדש ועונה</w:t>
        </w:r>
      </w:ins>
    </w:p>
    <w:p w:rsidR="00E403F0" w:rsidRDefault="00E403F0" w:rsidP="00E403F0">
      <w:pPr>
        <w:rPr>
          <w:rFonts w:ascii="FontbitDavid" w:hAnsi="FontbitDavid"/>
          <w:sz w:val="24"/>
          <w:rtl/>
        </w:rPr>
      </w:pPr>
      <w:del w:id="101306"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B078C3">
        <w:rPr>
          <w:rFonts w:ascii="FontbitDavid" w:hAnsi="FontbitDavid"/>
          <w:sz w:val="24"/>
          <w:rtl/>
        </w:rPr>
        <w:t>הרי שהיו גתיו ובית בדיו טמאות, ובקש לעשותן בטהרה, כיצד הוא עושה, הדפין</w:t>
      </w:r>
      <w:r>
        <w:rPr>
          <w:rFonts w:ascii="FontbitDavid" w:hAnsi="FontbitDavid" w:hint="cs"/>
          <w:sz w:val="24"/>
          <w:rtl/>
        </w:rPr>
        <w:t>[דלת שעל הענבים]</w:t>
      </w:r>
      <w:r w:rsidRPr="00B078C3">
        <w:rPr>
          <w:rFonts w:ascii="FontbitDavid" w:hAnsi="FontbitDavid"/>
          <w:sz w:val="24"/>
          <w:rtl/>
        </w:rPr>
        <w:t xml:space="preserve"> והלולבין</w:t>
      </w:r>
      <w:r>
        <w:rPr>
          <w:rFonts w:ascii="FontbitDavid" w:hAnsi="FontbitDavid" w:hint="cs"/>
          <w:sz w:val="24"/>
          <w:rtl/>
        </w:rPr>
        <w:t>[מה שמנקים בזה את הגת]</w:t>
      </w:r>
      <w:r w:rsidRPr="00B078C3">
        <w:rPr>
          <w:rFonts w:ascii="FontbitDavid" w:hAnsi="FontbitDavid"/>
          <w:sz w:val="24"/>
          <w:rtl/>
        </w:rPr>
        <w:t xml:space="preserve"> והעדשין </w:t>
      </w:r>
      <w:r>
        <w:rPr>
          <w:rFonts w:ascii="FontbitDavid" w:hAnsi="FontbitDavid" w:hint="cs"/>
          <w:sz w:val="24"/>
          <w:rtl/>
        </w:rPr>
        <w:t>[גת עצמה]</w:t>
      </w:r>
      <w:r w:rsidRPr="00B078C3">
        <w:rPr>
          <w:rFonts w:ascii="FontbitDavid" w:hAnsi="FontbitDavid"/>
          <w:sz w:val="24"/>
          <w:rtl/>
        </w:rPr>
        <w:t xml:space="preserve">- מדיחן, </w:t>
      </w:r>
    </w:p>
    <w:p w:rsidR="00E403F0" w:rsidRPr="002B4E05" w:rsidRDefault="00E403F0" w:rsidP="00E403F0">
      <w:pPr>
        <w:rPr>
          <w:rFonts w:ascii="FontbitDavid" w:hAnsi="FontbitDavid"/>
          <w:spacing w:val="-2"/>
          <w:sz w:val="24"/>
          <w:rtl/>
        </w:rPr>
      </w:pPr>
      <w:r w:rsidRPr="002B4E05">
        <w:rPr>
          <w:rFonts w:ascii="FontbitDavid" w:hAnsi="FontbitDavid"/>
          <w:spacing w:val="-2"/>
          <w:sz w:val="24"/>
          <w:rtl/>
        </w:rPr>
        <w:t>העקלים של נצרים ושל בצבוץ – מנגבן</w:t>
      </w:r>
      <w:r w:rsidRPr="002B4E05">
        <w:rPr>
          <w:rFonts w:ascii="FontbitDavid" w:hAnsi="FontbitDavid" w:hint="cs"/>
          <w:spacing w:val="-2"/>
          <w:sz w:val="24"/>
          <w:rtl/>
        </w:rPr>
        <w:t>[שאינם בולעים]</w:t>
      </w:r>
      <w:r w:rsidRPr="002B4E05">
        <w:rPr>
          <w:rFonts w:ascii="FontbitDavid" w:hAnsi="FontbitDavid"/>
          <w:spacing w:val="-2"/>
          <w:sz w:val="24"/>
          <w:rtl/>
        </w:rPr>
        <w:t>, של שיפא ושל גמי מיישנן, י"ב חדש.</w:t>
      </w:r>
    </w:p>
    <w:p w:rsidR="00E403F0" w:rsidRDefault="00E403F0" w:rsidP="00E403F0">
      <w:pPr>
        <w:pStyle w:val="afff3"/>
        <w:framePr w:wrap="around"/>
        <w:rPr>
          <w:rtl/>
        </w:rPr>
      </w:pPr>
      <w:r>
        <w:rPr>
          <w:rFonts w:hint="cs"/>
          <w:rtl/>
        </w:rPr>
        <w:t>סה:</w:t>
      </w:r>
    </w:p>
    <w:p>
      <w:pPr>
        <w:pStyle w:val="38"/>
        <w:rPr>
          <w:ins w:id="101307" w:author="מנוע מכני" w:date="2026-10-11T12:04:39Z"/>
        </w:rPr>
      </w:pPr>
      <w:r w:rsidRPr="00B078C3">
        <w:t xml:space="preserve">רשב"ג</w:t>
      </w:r>
      <w:del w:id="101818"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3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מניחן מגת לגת ומבד לבד.</w:t>
      </w:r>
    </w:p>
    <w:p w:rsidR="00E403F0" w:rsidRPr="002B4E05" w:rsidRDefault="00E403F0" w:rsidP="00E403F0">
      <w:pPr>
        <w:rPr>
          <w:rFonts w:ascii="FontbitDavid" w:hAnsi="FontbitDavid"/>
          <w:spacing w:val="-2"/>
          <w:sz w:val="24"/>
          <w:rtl/>
        </w:rPr>
      </w:pPr>
      <w:r w:rsidRPr="002B4E05">
        <w:rPr>
          <w:rFonts w:ascii="FontbitDavid" w:hAnsi="FontbitDavid"/>
          <w:spacing w:val="-2"/>
          <w:sz w:val="24"/>
          <w:rtl/>
        </w:rPr>
        <w:t xml:space="preserve">היינו </w:t>
      </w:r>
      <w:r w:rsidRPr="002B4E05">
        <w:rPr>
          <w:rStyle w:val="2fb"/>
          <w:rFonts w:ascii="FontbitDavid" w:hAnsi="FontbitDavid"/>
          <w:spacing w:val="-2"/>
          <w:sz w:val="24"/>
          <w:rtl/>
        </w:rPr>
        <w:t xml:space="preserve">ת"ק</w:t>
      </w:r>
      <w:r w:rsidRPr="002B4E05">
        <w:rPr>
          <w:rFonts w:ascii="FontbitDavid" w:hAnsi="FontbitDavid"/>
          <w:spacing w:val="-2"/>
          <w:sz w:val="24"/>
          <w:rtl/>
        </w:rPr>
        <w:t xml:space="preserve">! </w:t>
      </w:r>
      <w:ins w:id="94611" w:author="מנוע מכני" w:date="2026-10-11T12:04:39Z">
        <w:r>
          <w:rPr>
            <w:rFonts w:ascii="FontbitDavid" w:hAnsi="FontbitDavid"/>
            <w:spacing w:val="-2"/>
            <w:sz w:val="24"/>
            <w:rtl/>
          </w:rPr>
          <w:t xml:space="preserve">יש</w:t>
        </w:r>
      </w:ins>
      <w:del w:id="94612" w:author="מנוע מכני" w:date="2026-10-11T12:04:39Z">
        <w:r w:rsidRPr="002B4E05">
          <w:rPr>
            <w:rFonts w:ascii="FontbitDavid" w:hAnsi="FontbitDavid"/>
            <w:spacing w:val="-2"/>
            <w:sz w:val="24"/>
            <w:rtl/>
          </w:rPr>
          <w:delText xml:space="preserve">איכא</w:delText>
        </w:r>
      </w:del>
      <w:r w:rsidRPr="002B4E05">
        <w:rPr>
          <w:rFonts w:ascii="FontbitDavid" w:hAnsi="FontbitDavid"/>
          <w:spacing w:val="-2"/>
          <w:sz w:val="24"/>
          <w:rtl/>
        </w:rPr>
        <w:t xml:space="preserve"> </w:t>
      </w:r>
      <w:ins w:id="90297" w:author="Claude - סמנטי" w:date="2026-10-11T12:19:29Z">
        <w:r>
          <w:rPr>
            <w:rFonts w:ascii="FontbitDavid" w:hAnsi="FontbitDavid"/>
            <w:spacing w:val="-2"/>
            <w:sz w:val="24"/>
            <w:rtl/>
          </w:rPr>
          <w:t xml:space="preserve">ביניהם</w:t>
        </w:r>
      </w:ins>
      <w:del w:id="90298" w:author="Claude - סמנטי" w:date="2026-10-11T12:19:29Z">
        <w:r w:rsidRPr="002B4E05">
          <w:rPr>
            <w:rFonts w:ascii="FontbitDavid" w:hAnsi="FontbitDavid"/>
            <w:spacing w:val="-2"/>
            <w:sz w:val="24"/>
            <w:rtl/>
          </w:rPr>
          <w:delText xml:space="preserve">בינייהו</w:delText>
        </w:r>
      </w:del>
      <w:r w:rsidRPr="002B4E05">
        <w:rPr>
          <w:rFonts w:ascii="FontbitDavid" w:hAnsi="FontbitDavid"/>
          <w:spacing w:val="-2"/>
          <w:sz w:val="24"/>
          <w:rtl/>
        </w:rPr>
        <w:t xml:space="preserve"> - חרפי ואפלי.</w:t>
      </w:r>
      <w:r w:rsidRPr="002B4E05">
        <w:rPr>
          <w:rFonts w:ascii="FontbitDavid" w:hAnsi="FontbitDavid" w:hint="cs"/>
          <w:spacing w:val="-2"/>
          <w:sz w:val="24"/>
          <w:rtl/>
        </w:rPr>
        <w:t xml:space="preserve"> [</w:t>
      </w:r>
      <w:r w:rsidRPr="002B4E05">
        <w:rPr>
          <w:rStyle w:val="2fb"/>
          <w:rFonts w:ascii="FontbitDavid" w:hAnsi="FontbitDavid" w:hint="cs"/>
          <w:spacing w:val="-2"/>
          <w:sz w:val="24"/>
          <w:rtl/>
        </w:rPr>
        <w:t xml:space="preserve">דל</w:t>
      </w:r>
      <w:ins w:id="92607" w:author="מנוע מכני" w:date="2026-10-11T12:04:39Z">
        <w:r>
          <w:rPr>
            <w:rStyle w:val="2fb"/>
            <w:rFonts w:ascii="FontbitDavid" w:hAnsi="FontbitDavid" w:hint="cs"/>
            <w:spacing w:val="-2"/>
            <w:sz w:val="24"/>
            <w:rtl/>
          </w:rPr>
          <w:t xml:space="preserve">ר"ש</w:t>
        </w:r>
      </w:ins>
      <w:del w:id="92608" w:author="מנוע מכני" w:date="2026-10-11T12:04:39Z">
        <w:r w:rsidRPr="002B4E05">
          <w:rPr>
            <w:rFonts w:ascii="FontbitDavid" w:hAnsi="FontbitDavid" w:hint="cs"/>
            <w:spacing w:val="-2"/>
            <w:sz w:val="24"/>
            <w:rtl/>
          </w:rPr>
          <w:delText xml:space="preserve">ר''ש</w:delText>
        </w:r>
      </w:del>
      <w:r w:rsidRPr="002B4E05">
        <w:rPr>
          <w:rFonts w:ascii="FontbitDavid" w:hAnsi="FontbitDavid" w:hint="cs"/>
          <w:spacing w:val="-2"/>
          <w:sz w:val="24"/>
          <w:rtl/>
        </w:rPr>
        <w:t xml:space="preserve"> פעמים שהם יותר ופעמים פחות מ</w:t>
      </w:r>
      <w:ins w:id="92609" w:author="מנוע מכני" w:date="2026-10-11T12:04:39Z">
        <w:r>
          <w:rPr>
            <w:rFonts w:ascii="FontbitDavid" w:hAnsi="FontbitDavid" w:hint="cs"/>
            <w:spacing w:val="-2"/>
            <w:sz w:val="24"/>
            <w:rtl/>
          </w:rPr>
          <w:t xml:space="preserve">י"ב</w:t>
        </w:r>
      </w:ins>
      <w:del w:id="92610" w:author="מנוע מכני" w:date="2026-10-11T12:04:39Z">
        <w:r w:rsidRPr="002B4E05">
          <w:rPr>
            <w:rFonts w:ascii="FontbitDavid" w:hAnsi="FontbitDavid" w:hint="cs"/>
            <w:spacing w:val="-2"/>
            <w:sz w:val="24"/>
            <w:rtl/>
          </w:rPr>
          <w:delText xml:space="preserve">י''ב</w:delText>
        </w:r>
      </w:del>
      <w:r w:rsidRPr="002B4E05">
        <w:rPr>
          <w:rFonts w:ascii="FontbitDavid" w:hAnsi="FontbitDavid" w:hint="cs"/>
          <w:spacing w:val="-2"/>
          <w:sz w:val="24"/>
          <w:rtl/>
        </w:rPr>
        <w:t xml:space="preserve"> חודש]</w:t>
      </w:r>
    </w:p>
    <w:p>
      <w:pPr>
        <w:pStyle w:val="38"/>
        <w:rPr>
          <w:ins w:id="101309" w:author="מנוע מכני" w:date="2026-10-11T12:04:39Z"/>
        </w:rPr>
      </w:pPr>
      <w:r w:rsidRPr="00B078C3">
        <w:t xml:space="preserve">רבי יוסי</w:t>
      </w:r>
      <w:del w:id="101819" w:author="מנוע מכני" w:date="2026-10-11T12:04:39Z">
        <w:r w:rsidRPr="00B078C3">
          <w:delText xml:space="preserve"> אומר</w:delText>
        </w:r>
      </w:del>
      <w:r w:rsidRPr="00B078C3">
        <w:t xml:space="preserve">:</w:t>
      </w:r>
    </w:p>
    <w:p w:rsidR="00E403F0" w:rsidRDefault="00E403F0" w:rsidP="00E403F0">
      <w:pPr>
        <w:rPr>
          <w:rFonts w:ascii="FontbitDavid" w:hAnsi="FontbitDavid"/>
          <w:sz w:val="24"/>
          <w:rtl/>
        </w:rPr>
      </w:pPr>
      <w:del w:id="1013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הרוצה לטהר מיד - מגעילן ברותחין, או חולטן במי זיתים, </w:t>
      </w:r>
    </w:p>
    <w:p>
      <w:pPr>
        <w:pStyle w:val="38"/>
        <w:rPr>
          <w:ins w:id="101311" w:author="מנוע מכני" w:date="2026-10-11T12:04:39Z"/>
        </w:rPr>
      </w:pPr>
      <w:r w:rsidRPr="00017C1D">
        <w:t xml:space="preserve">רשב"ג אומר משום ר' יוסי:</w:t>
      </w:r>
    </w:p>
    <w:p w:rsidR="00E403F0" w:rsidRPr="00017C1D" w:rsidRDefault="00E403F0" w:rsidP="00E403F0">
      <w:pPr>
        <w:rPr>
          <w:rFonts w:ascii="FontbitDavid" w:hAnsi="FontbitDavid"/>
          <w:spacing w:val="-4"/>
          <w:sz w:val="24"/>
          <w:rtl/>
        </w:rPr>
      </w:pPr>
      <w:del w:id="101312"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מניחן תחת הצינור שמימיו מקלחין, או במעיין שמימיו רודפין, </w:t>
      </w:r>
      <w:r w:rsidRPr="00017C1D">
        <w:rPr>
          <w:rFonts w:ascii="FontbitDavid" w:hAnsi="FontbitDavid" w:hint="cs"/>
          <w:spacing w:val="-4"/>
          <w:sz w:val="24"/>
          <w:rtl/>
        </w:rPr>
        <w:t>-</w:t>
      </w:r>
      <w:r w:rsidRPr="00017C1D">
        <w:rPr>
          <w:rFonts w:ascii="FontbitDavid" w:hAnsi="FontbitDavid"/>
          <w:spacing w:val="-4"/>
          <w:sz w:val="24"/>
          <w:rtl/>
        </w:rPr>
        <w:t>עונה.</w:t>
      </w:r>
    </w:p>
    <w:p w:rsidR="00E403F0" w:rsidRPr="00B078C3" w:rsidRDefault="00E403F0" w:rsidP="00E403F0">
      <w:pPr>
        <w:rPr>
          <w:rFonts w:ascii="FontbitDavid" w:hAnsi="FontbitDavid"/>
          <w:sz w:val="24"/>
          <w:rtl/>
        </w:rPr>
      </w:pPr>
      <w:r w:rsidRPr="00B078C3">
        <w:rPr>
          <w:rFonts w:ascii="FontbitDavid" w:hAnsi="FontbitDavid"/>
          <w:sz w:val="24"/>
          <w:rtl/>
        </w:rPr>
        <w:t>כדרך שאמרו ביין נסך כך אמרו בטהרות.</w:t>
      </w:r>
    </w:p>
    <w:p w:rsidR="00E403F0" w:rsidRPr="00B078C3" w:rsidRDefault="00E403F0" w:rsidP="00E403F0">
      <w:pPr>
        <w:rPr>
          <w:rFonts w:ascii="FontbitDavid" w:hAnsi="FontbitDavid"/>
          <w:sz w:val="24"/>
          <w:rtl/>
        </w:rPr>
      </w:pPr>
      <w:r w:rsidRPr="00B078C3">
        <w:rPr>
          <w:rFonts w:ascii="FontbitDavid" w:hAnsi="FontbitDavid"/>
          <w:sz w:val="24"/>
          <w:rtl/>
        </w:rPr>
        <w:t xml:space="preserve">כלפי לייא? בטהרות </w:t>
      </w:r>
      <w:ins w:id="90299" w:author="Claude - סמנטי" w:date="2026-10-11T12:19:29Z">
        <w:r>
          <w:rPr>
            <w:rFonts w:ascii="FontbitDavid" w:hAnsi="FontbitDavid"/>
            <w:sz w:val="24"/>
            <w:rtl/>
          </w:rPr>
          <w:t xml:space="preserve">עומדים</w:t>
        </w:r>
      </w:ins>
      <w:del w:id="90300" w:author="Claude - סמנטי" w:date="2026-10-11T12:19:29Z">
        <w:r w:rsidRPr="00B078C3">
          <w:rPr>
            <w:rFonts w:ascii="FontbitDavid" w:hAnsi="FontbitDavid"/>
            <w:sz w:val="24"/>
            <w:rtl/>
          </w:rPr>
          <w:delText xml:space="preserve">קיימינן</w:delText>
        </w:r>
      </w:del>
      <w:r w:rsidRPr="00B078C3">
        <w:rPr>
          <w:rFonts w:ascii="FontbitDavid" w:hAnsi="FontbitDavid"/>
          <w:sz w:val="24"/>
          <w:rtl/>
        </w:rPr>
        <w:t xml:space="preserve">! אלא: כדרך שאמרו בטהרות כך אמרו ביין נסך.</w:t>
      </w:r>
    </w:p>
    <w:p w:rsidR="00E403F0" w:rsidRDefault="00E403F0" w:rsidP="00E403F0">
      <w:pPr>
        <w:rPr>
          <w:rFonts w:ascii="FontbitDavid" w:hAnsi="FontbitDavid"/>
          <w:sz w:val="24"/>
          <w:rtl/>
        </w:rPr>
      </w:pPr>
    </w:p>
    <w:p>
      <w:pPr>
        <w:pStyle w:val="afffff8"/>
        <w:rPr>
          <w:ins w:id="90083" w:author="קלוד" w:date="2026-10-11T12:23:38Z"/>
        </w:rPr>
      </w:pPr>
      <w:ins w:id="90084" w:author="קלוד" w:date="2026-10-11T12:23:38Z">
        <w:r>
          <w:rPr>
            <w:color w:val="7B3F00"/>
          </w:rPr>
          <w:t xml:space="preserve">עונה - יום או לילה, או חצי יום וחצי לילה</w:t>
        </w:r>
      </w:ins>
    </w:p>
    <w:p w:rsidR="00E403F0" w:rsidRPr="00B078C3" w:rsidRDefault="00E403F0" w:rsidP="00E403F0">
      <w:pPr>
        <w:rPr>
          <w:rFonts w:ascii="FontbitDavid" w:hAnsi="FontbitDavid"/>
          <w:sz w:val="24"/>
          <w:rtl/>
        </w:rPr>
      </w:pPr>
      <w:r>
        <w:rPr>
          <w:rFonts w:ascii="FontbitDavid" w:hAnsi="FontbitDavid" w:hint="cs"/>
          <w:sz w:val="24"/>
          <w:rtl/>
        </w:rPr>
        <w:t xml:space="preserve">עונה </w:t>
      </w:r>
      <w:r w:rsidRPr="00B078C3">
        <w:rPr>
          <w:rFonts w:ascii="FontbitDavid" w:hAnsi="FontbitDavid"/>
          <w:sz w:val="24"/>
          <w:rtl/>
        </w:rPr>
        <w:t>א"ר יוחנן: או יום או לילה.</w:t>
      </w:r>
    </w:p>
    <w:p w:rsidR="00E403F0" w:rsidRPr="00B078C3" w:rsidRDefault="00E403F0" w:rsidP="00E403F0">
      <w:pPr>
        <w:rPr>
          <w:rFonts w:ascii="FontbitDavid" w:hAnsi="FontbitDavid"/>
          <w:sz w:val="24"/>
          <w:rtl/>
        </w:rPr>
      </w:pPr>
      <w:ins w:id="92611" w:author="מנוע מכני" w:date="2026-10-11T12:04:39Z">
        <w:r>
          <w:rPr>
            <w:rStyle w:val="2fb"/>
            <w:rFonts w:ascii="FontbitDavid" w:hAnsi="FontbitDavid"/>
            <w:sz w:val="24"/>
            <w:rtl/>
          </w:rPr>
          <w:t xml:space="preserve">ר"ח</w:t>
        </w:r>
      </w:ins>
      <w:del w:id="92612"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''ח</w:delText>
        </w:r>
      </w:del>
      <w:r w:rsidRPr="00B078C3">
        <w:rPr>
          <w:rFonts w:ascii="FontbitDavid" w:hAnsi="FontbitDavid"/>
          <w:sz w:val="24"/>
          <w:rtl/>
        </w:rPr>
        <w:t xml:space="preserve"> </w:t>
      </w:r>
      <w:r>
        <w:rPr>
          <w:rFonts w:ascii="FontbitDavid" w:hAnsi="FontbitDavid" w:hint="cs"/>
          <w:sz w:val="24"/>
          <w:rtl/>
        </w:rPr>
        <w:t xml:space="preserve">[בר] </w:t>
      </w:r>
      <w:r w:rsidRPr="00B078C3">
        <w:rPr>
          <w:rFonts w:ascii="FontbitDavid" w:hAnsi="FontbitDavid"/>
          <w:sz w:val="24"/>
          <w:rtl/>
        </w:rPr>
        <w:t xml:space="preserve">שאונ</w:t>
      </w:r>
      <w:ins w:id="92837" w:author="מנוע מכני" w:date="2026-10-11T12:04:39Z">
        <w:r>
          <w:rPr>
            <w:rFonts w:ascii="FontbitDavid" w:hAnsi="FontbitDavid"/>
            <w:sz w:val="24"/>
            <w:rtl/>
          </w:rPr>
          <w:t xml:space="preserve">א, </w:t>
        </w:r>
        <w:r>
          <w:rPr>
            <w:rStyle w:val="2fb"/>
            <w:rFonts w:ascii="FontbitDavid" w:hAnsi="FontbitDavid"/>
            <w:sz w:val="24"/>
            <w:rtl/>
          </w:rPr>
          <w:t xml:space="preserve">מ</w:t>
        </w:r>
      </w:ins>
      <w:del w:id="92838" w:author="מנוע מכני" w:date="2026-10-11T12:04:39Z">
        <w:r w:rsidRPr="00B078C3">
          <w:rPr>
            <w:rFonts w:ascii="FontbitDavid" w:hAnsi="FontbitDavid"/>
            <w:sz w:val="24"/>
            <w:rtl/>
          </w:rPr>
          <w:delText xml:space="preserve">א,</w:delText>
        </w:r>
        <w:r>
          <w:rPr>
            <w:rFonts w:ascii="FontbitDavid" w:hAnsi="FontbitDavid" w:hint="cs"/>
            <w:sz w:val="24"/>
            <w:rtl/>
          </w:rPr>
          <w:delText xml:space="preserve">מ</w:delText>
        </w:r>
      </w:del>
      <w:r>
        <w:rPr>
          <w:rStyle w:val="2fb"/>
          <w:rFonts w:ascii="FontbitDavid" w:hAnsi="FontbitDavid" w:hint="cs"/>
          <w:sz w:val="24"/>
          <w:rtl/>
        </w:rPr>
        <w:t xml:space="preserve">רב</w:t>
      </w:r>
      <w:ins w:id="92613" w:author="מנוע מכני" w:date="2026-10-11T12:04:39Z">
        <w:r>
          <w:rPr>
            <w:rStyle w:val="2fb"/>
            <w:rFonts w:ascii="FontbitDavid" w:hAnsi="FontbitDavid" w:hint="cs"/>
            <w:sz w:val="24"/>
            <w:rtl/>
          </w:rPr>
          <w:t xml:space="preserve">ב"ח</w:t>
        </w:r>
      </w:ins>
      <w:del w:id="92614" w:author="מנוע מכני" w:date="2026-10-11T12:04:39Z">
        <w:r>
          <w:rPr>
            <w:rFonts w:ascii="FontbitDavid" w:hAnsi="FontbitDavid" w:hint="cs"/>
            <w:sz w:val="24"/>
            <w:rtl/>
          </w:rPr>
          <w:delText xml:space="preserve">ב''ח</w:delText>
        </w:r>
      </w:del>
      <w:r>
        <w:rPr>
          <w:rFonts w:ascii="FontbitDavid" w:hAnsi="FontbitDavid" w:hint="cs"/>
          <w:sz w:val="24"/>
          <w:rtl/>
        </w:rPr>
        <w:t xml:space="preserve"> </w:t>
      </w:r>
      <w:r>
        <w:rPr>
          <w:rStyle w:val="2fb"/>
          <w:rFonts w:ascii="FontbitDavid" w:hAnsi="FontbitDavid" w:hint="cs"/>
          <w:sz w:val="24"/>
          <w:rtl/>
        </w:rPr>
        <w:t xml:space="preserve">מר</w:t>
      </w:r>
      <w:ins w:id="92615" w:author="מנוע מכני" w:date="2026-10-11T12:04:39Z">
        <w:r>
          <w:rPr>
            <w:rStyle w:val="2fb"/>
            <w:rFonts w:ascii="FontbitDavid" w:hAnsi="FontbitDavid" w:hint="cs"/>
            <w:sz w:val="24"/>
            <w:rtl/>
          </w:rPr>
          <w:t xml:space="preserve">י"ו</w:t>
        </w:r>
      </w:ins>
      <w:del w:id="92616" w:author="מנוע מכני" w:date="2026-10-11T12:04:39Z">
        <w:r>
          <w:rPr>
            <w:rFonts w:ascii="FontbitDavid" w:hAnsi="FontbitDavid" w:hint="cs"/>
            <w:sz w:val="24"/>
            <w:rtl/>
          </w:rPr>
          <w:delText xml:space="preserve">י''ו</w:delText>
        </w:r>
      </w:del>
      <w:r w:rsidRPr="00B078C3">
        <w:rPr>
          <w:rFonts w:ascii="FontbitDavid" w:hAnsi="FontbitDavid"/>
          <w:sz w:val="24"/>
          <w:rtl/>
        </w:rPr>
        <w:t>: חצי יום וחצי לילה.</w:t>
      </w:r>
    </w:p>
    <w:p>
      <w:pPr>
        <w:pStyle w:val="38"/>
        <w:rPr>
          <w:ins w:id="101313" w:author="מנוע מכני" w:date="2026-10-11T12:04:39Z"/>
        </w:rPr>
      </w:pPr>
      <w:r w:rsidRPr="00B078C3">
        <w:t>וא</w:t>
      </w:r>
      <w:r>
        <w:t xml:space="preserve">רשב</w:t>
      </w:r>
      <w:ins w:id="92617" w:author="מנוע מכני" w:date="2026-10-11T12:04:39Z">
        <w:r>
          <w:t xml:space="preserve">ר"י</w:t>
        </w:r>
      </w:ins>
      <w:del w:id="92618" w:author="מנוע מכני" w:date="2026-10-11T12:04:39Z">
        <w:r>
          <w:delText xml:space="preserve">ר''י</w:delText>
        </w:r>
      </w:del>
      <w:r w:rsidRPr="00B078C3">
        <w:t xml:space="preserve">:</w:t>
      </w:r>
    </w:p>
    <w:p w:rsidR="00E403F0" w:rsidRPr="00B078C3" w:rsidRDefault="00E403F0" w:rsidP="00E403F0">
      <w:pPr>
        <w:rPr>
          <w:rFonts w:ascii="FontbitDavid" w:hAnsi="FontbitDavid"/>
          <w:sz w:val="24"/>
          <w:rtl/>
        </w:rPr>
      </w:pPr>
      <w:del w:id="1013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ולא </w:t>
      </w:r>
      <w:ins w:id="94613" w:author="מנוע מכני" w:date="2026-10-11T12:04:39Z">
        <w:r>
          <w:rPr>
            <w:rFonts w:ascii="FontbitDavid" w:hAnsi="FontbitDavid"/>
            <w:sz w:val="24"/>
            <w:rtl/>
          </w:rPr>
          <w:t xml:space="preserve">חלקו</w:t>
        </w:r>
      </w:ins>
      <w:del w:id="94614" w:author="מנוע מכני" w:date="2026-10-11T12:04:39Z">
        <w:r w:rsidRPr="00B078C3">
          <w:rPr>
            <w:rFonts w:ascii="FontbitDavid" w:hAnsi="FontbitDavid"/>
            <w:sz w:val="24"/>
            <w:rtl/>
          </w:rPr>
          <w:delText xml:space="preserve">פליגי</w:delText>
        </w:r>
      </w:del>
      <w:r w:rsidRPr="00B078C3">
        <w:rPr>
          <w:rFonts w:ascii="FontbitDavid" w:hAnsi="FontbitDavid"/>
          <w:sz w:val="24"/>
          <w:rtl/>
        </w:rPr>
        <w:t xml:space="preserve">, הא - בתקופ' ניסן ותשרי, הא - בתקופת תמוז וטבת.</w:t>
      </w:r>
    </w:p>
    <w:p w:rsidR="00E403F0" w:rsidRDefault="00E403F0" w:rsidP="00E403F0">
      <w:pPr>
        <w:rPr>
          <w:rFonts w:ascii="FontbitDavid" w:hAnsi="FontbitDavid"/>
          <w:sz w:val="24"/>
          <w:rtl/>
        </w:rPr>
      </w:pPr>
      <w:ins w:id="92619" w:author="מנוע מכני" w:date="2026-10-11T12:04:39Z">
        <w:r>
          <w:rPr>
            <w:rFonts w:ascii="FontbitDavid" w:hAnsi="FontbitDavid"/>
            <w:sz w:val="24"/>
            <w:rtl/>
          </w:rPr>
          <w:t xml:space="preserve">ה"נ</w:t>
        </w:r>
      </w:ins>
      <w:del w:id="92620"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''נ</w:delText>
        </w:r>
      </w:del>
      <w:r>
        <w:rPr>
          <w:rFonts w:ascii="FontbitDavid" w:hAnsi="FontbitDavid" w:hint="cs"/>
          <w:sz w:val="24"/>
          <w:rtl/>
        </w:rPr>
        <w:t xml:space="preserve"> </w:t>
      </w:r>
      <w:r w:rsidRPr="00B078C3">
        <w:rPr>
          <w:rFonts w:ascii="FontbitDavid" w:hAnsi="FontbitDavid"/>
          <w:sz w:val="24"/>
          <w:rtl/>
        </w:rPr>
        <w:t xml:space="preserve">אימא גבי נדה: חצי יום וחצי לילה! והא לילה וחצי יום </w:t>
      </w:r>
      <w:ins w:id="96247" w:author="מנוע מכני" w:date="2026-10-11T12:04:39Z">
        <w:r>
          <w:rPr>
            <w:rFonts w:ascii="FontbitDavid" w:hAnsi="FontbitDavid"/>
            <w:sz w:val="24"/>
            <w:rtl/>
          </w:rPr>
          <w:t xml:space="preserve">אומר</w:t>
        </w:r>
      </w:ins>
      <w:del w:id="96248" w:author="מנוע מכני" w:date="2026-10-11T12:04:39Z">
        <w:r w:rsidRPr="00B078C3">
          <w:rPr>
            <w:rFonts w:ascii="FontbitDavid" w:hAnsi="FontbitDavid"/>
            <w:sz w:val="24"/>
            <w:rtl/>
          </w:rPr>
          <w:delText xml:space="preserve">קאמר</w:delText>
        </w:r>
      </w:del>
      <w:r w:rsidRPr="00B078C3">
        <w:rPr>
          <w:rFonts w:ascii="FontbitDavid" w:hAnsi="FontbitDavid"/>
          <w:sz w:val="24"/>
          <w:rtl/>
        </w:rPr>
        <w:t xml:space="preserve">! </w:t>
      </w:r>
    </w:p>
    <w:p>
      <w:pPr>
        <w:pStyle w:val="38"/>
        <w:rPr>
          <w:ins w:id="101315" w:author="מנוע מכני" w:date="2026-10-11T12:04:39Z"/>
        </w:rPr>
      </w:pPr>
      <w:r w:rsidRPr="00B078C3">
        <w:t xml:space="preserve">אלא:</w:t>
      </w:r>
    </w:p>
    <w:p w:rsidR="00E403F0" w:rsidRPr="00B078C3" w:rsidRDefault="00E403F0" w:rsidP="00E403F0">
      <w:pPr>
        <w:rPr>
          <w:rFonts w:ascii="FontbitDavid" w:hAnsi="FontbitDavid"/>
          <w:sz w:val="24"/>
          <w:rtl/>
        </w:rPr>
      </w:pPr>
      <w:del w:id="101316" w:author="מנוע מכני" w:date="2026-10-11T12:04:39Z">
        <w:r w:rsidRPr="00B078C3">
          <w:rPr>
            <w:rFonts w:ascii="FontbitDavid" w:hAnsi="FontbitDavid"/>
            <w:sz w:val="24"/>
            <w:rtl/>
          </w:rPr>
          <w:delText xml:space="preserve"> </w:delText>
        </w:r>
      </w:del>
      <w:ins w:id="97601" w:author="מנוע מכני" w:date="2026-10-11T12:04:39Z">
        <w:r>
          <w:rPr>
            <w:rFonts w:ascii="FontbitDavid" w:hAnsi="FontbitDavid"/>
            <w:sz w:val="24"/>
            <w:rtl/>
          </w:rPr>
          <w:t xml:space="preserve">אם </w:t>
        </w:r>
      </w:ins>
      <w:del w:id="97602"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לילה דניסן ותשרי, </w:t>
      </w:r>
      <w:ins w:id="97603" w:author="מנוע מכני" w:date="2026-10-11T12:04:39Z">
        <w:r>
          <w:rPr>
            <w:rFonts w:ascii="FontbitDavid" w:hAnsi="FontbitDavid"/>
            <w:sz w:val="24"/>
            <w:rtl/>
          </w:rPr>
          <w:t xml:space="preserve">אם </w:t>
        </w:r>
      </w:ins>
      <w:del w:id="9760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חצי יום וחצי לילה דטבת ותמוז.</w:t>
      </w:r>
    </w:p>
    <w:p>
      <w:pPr>
        <w:pStyle w:val="38"/>
        <w:rPr>
          <w:ins w:id="101317" w:author="מנוע מכני" w:date="2026-10-11T12:04:39Z"/>
        </w:rPr>
      </w:pPr>
      <w:r w:rsidRPr="00B078C3">
        <w:t xml:space="preserve">ואב"א:</w:t>
      </w:r>
    </w:p>
    <w:p w:rsidR="00E403F0" w:rsidRPr="00B078C3" w:rsidRDefault="00E403F0" w:rsidP="00E403F0">
      <w:pPr>
        <w:rPr>
          <w:rFonts w:ascii="FontbitDavid" w:hAnsi="FontbitDavid"/>
          <w:sz w:val="24"/>
          <w:rtl/>
        </w:rPr>
      </w:pPr>
      <w:del w:id="10131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שאני כתובה.</w:t>
      </w:r>
      <w:r>
        <w:rPr>
          <w:rFonts w:ascii="FontbitDavid" w:hAnsi="FontbitDavid" w:hint="cs"/>
          <w:sz w:val="24"/>
          <w:rtl/>
        </w:rPr>
        <w:t xml:space="preserve"> </w:t>
      </w:r>
      <w:r w:rsidRPr="00B078C3">
        <w:rPr>
          <w:rFonts w:ascii="FontbitDavid" w:hAnsi="FontbitDavid"/>
          <w:sz w:val="24"/>
          <w:rtl/>
        </w:rPr>
        <w:t xml:space="preserve">דמגבי בה </w:t>
      </w:r>
      <w:ins w:id="98567" w:author="מנוע מכני" w:date="2026-10-11T12:04:39Z">
        <w:r>
          <w:rPr>
            <w:rFonts w:ascii="FontbitDavid" w:hAnsi="FontbitDavid"/>
            <w:sz w:val="24"/>
            <w:rtl/>
          </w:rPr>
          <w:t xml:space="preserve">יותר</w:t>
        </w:r>
      </w:ins>
      <w:del w:id="98568" w:author="מנוע מכני" w:date="2026-10-11T12:04:39Z">
        <w:r w:rsidRPr="00B078C3">
          <w:rPr>
            <w:rFonts w:ascii="FontbitDavid" w:hAnsi="FontbitDavid"/>
            <w:sz w:val="24"/>
            <w:rtl/>
          </w:rPr>
          <w:delText xml:space="preserve">טפי</w:delText>
        </w:r>
      </w:del>
      <w:r w:rsidRPr="00B078C3">
        <w:rPr>
          <w:rFonts w:ascii="FontbitDavid" w:hAnsi="FontbitDavid"/>
          <w:sz w:val="24"/>
          <w:rtl/>
        </w:rPr>
        <w:t xml:space="preserve"> עד דחתמי.</w:t>
      </w:r>
    </w:p>
    <w:p>
      <w:pPr>
        <w:pStyle w:val="afffff8"/>
        <w:rPr>
          <w:ins w:id="90081" w:author="קלוד" w:date="2026-10-11T12:23:38Z"/>
        </w:rPr>
      </w:pPr>
      <w:ins w:id="90082" w:author="קלוד" w:date="2026-10-11T12:23:38Z">
        <w:r>
          <w:rPr>
            <w:color w:val="7B3F00"/>
          </w:rPr>
          <w:t xml:space="preserve">הלכה - בועל בעילת מצוה ופורש</w:t>
        </w:r>
      </w:ins>
    </w:p>
    <w:p>
      <w:pPr>
        <w:pStyle w:val="38"/>
        <w:rPr>
          <w:ins w:id="101319" w:author="מנוע מכני" w:date="2026-10-11T12:04:39Z"/>
        </w:rPr>
      </w:pPr>
      <w:r w:rsidRPr="00B078C3">
        <w:t xml:space="preserve">רב ושמואל </w:t>
      </w:r>
      <w:ins w:id="94617" w:author="מנוע מכני" w:date="2026-10-11T12:04:39Z">
        <w:r>
          <w:t xml:space="preserve">דאמרו</w:t>
        </w:r>
      </w:ins>
      <w:del w:id="94618" w:author="מנוע מכני" w:date="2026-10-11T12:04:39Z">
        <w:r w:rsidRPr="00B078C3">
          <w:delText xml:space="preserve">דאמרי</w:delText>
        </w:r>
      </w:del>
      <w:r w:rsidRPr="00B078C3">
        <w:t xml:space="preserve"> </w:t>
      </w:r>
      <w:ins w:id="94615" w:author="מנוע מכני" w:date="2026-10-11T12:04:39Z">
        <w:r>
          <w:t xml:space="preserve">שניהם</w:t>
        </w:r>
      </w:ins>
      <w:del w:id="94616" w:author="מנוע מכני" w:date="2026-10-11T12:04:39Z">
        <w:r w:rsidRPr="00B078C3">
          <w:delText xml:space="preserve">תרוייהו</w:delText>
        </w:r>
      </w:del>
      <w:r w:rsidRPr="00B078C3">
        <w:t xml:space="preserve">:</w:t>
      </w:r>
    </w:p>
    <w:p w:rsidR="00E403F0" w:rsidRPr="00B078C3" w:rsidRDefault="00E403F0" w:rsidP="00E403F0">
      <w:pPr>
        <w:rPr>
          <w:rFonts w:ascii="FontbitDavid" w:hAnsi="FontbitDavid"/>
          <w:sz w:val="24"/>
          <w:rtl/>
        </w:rPr>
      </w:pPr>
      <w:del w:id="10132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 בועל בעילת מצוה ופורש.</w:t>
      </w:r>
    </w:p>
    <w:p w:rsidR="00E403F0" w:rsidRDefault="00E403F0" w:rsidP="00E403F0">
      <w:pPr>
        <w:rPr>
          <w:rFonts w:ascii="FontbitDavid" w:hAnsi="FontbitDavid"/>
          <w:sz w:val="24"/>
          <w:rtl/>
        </w:rPr>
      </w:pPr>
    </w:p>
    <w:p>
      <w:pPr>
        <w:pStyle w:val="38"/>
        <w:rPr>
          <w:ins w:id="101321" w:author="מנוע מכני" w:date="2026-10-11T12:04:39Z"/>
        </w:rPr>
      </w:pPr>
      <w:r w:rsidRPr="00B078C3">
        <w:t xml:space="preserve">מתיב רב חסדא:</w:t>
      </w:r>
    </w:p>
    <w:p w:rsidR="00E403F0" w:rsidRDefault="00E403F0" w:rsidP="00E403F0">
      <w:pPr>
        <w:rPr>
          <w:rFonts w:ascii="FontbitDavid" w:hAnsi="FontbitDavid"/>
          <w:sz w:val="24"/>
          <w:rtl/>
        </w:rPr>
      </w:pPr>
      <w:del w:id="10132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ונתן לה </w:t>
      </w:r>
      <w:r w:rsidRPr="00B078C3">
        <w:rPr>
          <w:rStyle w:val="2fb"/>
          <w:rFonts w:ascii="FontbitDavid" w:hAnsi="FontbitDavid"/>
          <w:sz w:val="24"/>
          <w:rtl/>
        </w:rPr>
        <w:t xml:space="preserve">רבי</w:t>
      </w:r>
      <w:r w:rsidRPr="00B078C3">
        <w:rPr>
          <w:rFonts w:ascii="FontbitDavid" w:hAnsi="FontbitDavid"/>
          <w:sz w:val="24"/>
          <w:rtl/>
        </w:rPr>
        <w:t xml:space="preserve"> ד' לילות מתוך י"ב חדש! </w:t>
      </w:r>
    </w:p>
    <w:p>
      <w:pPr>
        <w:pStyle w:val="38"/>
        <w:rPr>
          <w:ins w:id="101323" w:author="מנוע מכני" w:date="2026-10-11T12:04:39Z"/>
        </w:rPr>
      </w:pPr>
      <w:r w:rsidRPr="00017C1D">
        <w:t xml:space="preserve">א"ל</w:t>
      </w:r>
      <w:r w:rsidRPr="00017C1D">
        <w:t xml:space="preserve"> רבא:</w:t>
      </w:r>
    </w:p>
    <w:p w:rsidR="00E403F0" w:rsidRPr="00017C1D" w:rsidRDefault="00E403F0" w:rsidP="00E403F0">
      <w:pPr>
        <w:rPr>
          <w:rFonts w:ascii="FontbitDavid" w:hAnsi="FontbitDavid"/>
          <w:spacing w:val="-4"/>
          <w:sz w:val="24"/>
          <w:rtl/>
        </w:rPr>
      </w:pPr>
      <w:del w:id="101324"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הדורי אפירכא למה לי? אותיב ממתני'! הוא סבר - מעשה </w:t>
      </w:r>
      <w:r w:rsidRPr="00017C1D">
        <w:rPr>
          <w:rStyle w:val="2fb"/>
          <w:rFonts w:ascii="FontbitDavid" w:hAnsi="FontbitDavid"/>
          <w:spacing w:val="-4"/>
          <w:sz w:val="24"/>
          <w:rtl/>
        </w:rPr>
        <w:t xml:space="preserve">רב</w:t>
      </w:r>
      <w:r w:rsidRPr="00017C1D">
        <w:rPr>
          <w:rFonts w:ascii="FontbitDavid" w:hAnsi="FontbitDavid"/>
          <w:spacing w:val="-4"/>
          <w:sz w:val="24"/>
          <w:rtl/>
        </w:rPr>
        <w:t xml:space="preserve">.</w:t>
      </w:r>
      <w:r w:rsidRPr="00017C1D">
        <w:rPr>
          <w:rFonts w:ascii="FontbitDavid" w:hAnsi="FontbitDavid" w:hint="cs"/>
          <w:spacing w:val="-4"/>
          <w:sz w:val="24"/>
          <w:rtl/>
        </w:rPr>
        <w:t xml:space="preserve"> </w:t>
      </w:r>
      <w:r w:rsidRPr="00017C1D">
        <w:rPr>
          <w:rFonts w:ascii="FontbitDavid" w:hAnsi="FontbitDavid"/>
          <w:spacing w:val="-4"/>
          <w:sz w:val="24"/>
          <w:rtl/>
        </w:rPr>
        <w:t xml:space="preserve">מ"מ </w:t>
      </w:r>
      <w:r w:rsidRPr="00017C1D">
        <w:rPr>
          <w:rStyle w:val="2fb"/>
          <w:rFonts w:ascii="FontbitDavid" w:hAnsi="FontbitDavid"/>
          <w:spacing w:val="-4"/>
          <w:sz w:val="24"/>
          <w:rtl/>
        </w:rPr>
        <w:t xml:space="preserve">לרב</w:t>
      </w:r>
      <w:r w:rsidRPr="00017C1D">
        <w:rPr>
          <w:rFonts w:ascii="FontbitDavid" w:hAnsi="FontbitDavid"/>
          <w:spacing w:val="-4"/>
          <w:sz w:val="24"/>
          <w:rtl/>
        </w:rPr>
        <w:t xml:space="preserve"> </w:t>
      </w:r>
      <w:r w:rsidRPr="00017C1D">
        <w:rPr>
          <w:rStyle w:val="2fb"/>
          <w:rFonts w:ascii="FontbitDavid" w:hAnsi="FontbitDavid"/>
          <w:spacing w:val="-4"/>
          <w:sz w:val="24"/>
          <w:rtl/>
        </w:rPr>
        <w:t xml:space="preserve">ושמואל</w:t>
      </w:r>
      <w:r w:rsidRPr="00017C1D">
        <w:rPr>
          <w:rFonts w:ascii="FontbitDavid" w:hAnsi="FontbitDavid"/>
          <w:spacing w:val="-4"/>
          <w:sz w:val="24"/>
          <w:rtl/>
        </w:rPr>
        <w:t xml:space="preserve"> </w:t>
      </w:r>
      <w:ins w:id="97251" w:author="מנוע מכני" w:date="2026-10-11T12:04:39Z">
        <w:r>
          <w:rPr>
            <w:rFonts w:ascii="FontbitDavid" w:hAnsi="FontbitDavid"/>
            <w:b/>
            <w:bCs/>
            <w:spacing w:val="-4"/>
            <w:sz w:val="24"/>
            <w:rtl/>
          </w:rPr>
          <w:t xml:space="preserve">קשה</w:t>
        </w:r>
      </w:ins>
      <w:del w:id="97252" w:author="מנוע מכני" w:date="2026-10-11T12:04:39Z">
        <w:r w:rsidRPr="00017C1D">
          <w:rPr>
            <w:rFonts w:ascii="FontbitDavid" w:hAnsi="FontbitDavid"/>
            <w:b/>
            <w:bCs/>
            <w:spacing w:val="-4"/>
            <w:sz w:val="24"/>
            <w:rtl/>
          </w:rPr>
          <w:delText xml:space="preserve">קשיא</w:delText>
        </w:r>
      </w:del>
      <w:r w:rsidRPr="00017C1D">
        <w:rPr>
          <w:rFonts w:ascii="FontbitDavid" w:hAnsi="FontbitDavid"/>
          <w:spacing w:val="-4"/>
          <w:sz w:val="24"/>
          <w:rtl/>
        </w:rPr>
        <w:t>.</w:t>
      </w:r>
    </w:p>
    <w:p w:rsidR="00E403F0" w:rsidRPr="00B078C3" w:rsidRDefault="00E403F0" w:rsidP="00E403F0">
      <w:pPr>
        <w:rPr>
          <w:rFonts w:ascii="FontbitDavid" w:hAnsi="FontbitDavid"/>
          <w:sz w:val="24"/>
          <w:rtl/>
        </w:rPr>
      </w:pPr>
      <w:ins w:id="98569" w:author="מנוע מכני" w:date="2026-10-11T12:04:39Z">
        <w:r>
          <w:rPr>
            <w:rFonts w:ascii="FontbitDavid" w:hAnsi="FontbitDavid"/>
            <w:sz w:val="24"/>
            <w:rtl/>
          </w:rPr>
          <w:t xml:space="preserve">הם</w:t>
        </w:r>
      </w:ins>
      <w:del w:id="98570" w:author="מנוע מכני" w:date="2026-10-11T12:04:39Z">
        <w:r>
          <w:rPr>
            <w:rFonts w:ascii="FontbitDavid" w:hAnsi="FontbitDavid"/>
            <w:sz w:val="24"/>
            <w:rtl/>
          </w:rPr>
          <w:delText xml:space="preserve">אינהו</w:delText>
        </w:r>
      </w:del>
      <w:r>
        <w:rPr>
          <w:rFonts w:ascii="FontbitDavid" w:hAnsi="FontbitDavid"/>
          <w:sz w:val="24"/>
          <w:rtl/>
        </w:rPr>
        <w:t xml:space="preserve"> דעבדו</w:t>
      </w:r>
      <w:r w:rsidRPr="00B078C3">
        <w:rPr>
          <w:rFonts w:ascii="FontbitDavid" w:hAnsi="FontbitDavid"/>
          <w:sz w:val="24"/>
          <w:rtl/>
        </w:rPr>
        <w:t xml:space="preserve"> כרבותינו, </w:t>
      </w:r>
      <w:r w:rsidRPr="00B078C3">
        <w:rPr>
          <w:rFonts w:ascii="FontbitDavid" w:hAnsi="FontbitDavid"/>
          <w:sz w:val="24"/>
          <w:rtl/>
        </w:rPr>
        <w:t xml:space="preserve">דתניא</w:t>
      </w:r>
      <w:r w:rsidRPr="00B078C3">
        <w:rPr>
          <w:rFonts w:ascii="FontbitDavid" w:hAnsi="FontbitDavid"/>
          <w:sz w:val="24"/>
          <w:rtl/>
        </w:rPr>
        <w:t xml:space="preserve"> רבותינו חזרו ונמנו: בועל בעילת מצוה ופורש.</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עולא</w:t>
      </w:r>
      <w:r w:rsidRPr="00B078C3">
        <w:rPr>
          <w:rFonts w:ascii="FontbitDavid" w:hAnsi="FontbitDavid"/>
          <w:sz w:val="24"/>
          <w:rtl/>
        </w:rPr>
        <w:t xml:space="preserve">, </w:t>
      </w:r>
      <w:ins w:id="97673" w:author="מנוע מכני" w:date="2026-10-11T12:04:39Z">
        <w:r>
          <w:rPr>
            <w:rFonts w:ascii="FontbitDavid" w:hAnsi="FontbitDavid"/>
            <w:sz w:val="24"/>
            <w:rtl/>
          </w:rPr>
          <w:t xml:space="preserve">כשהיו</w:t>
        </w:r>
      </w:ins>
      <w:del w:id="97674" w:author="מנוע מכני" w:date="2026-10-11T12:04:39Z">
        <w:r w:rsidRPr="00B078C3">
          <w:rPr>
            <w:rFonts w:ascii="FontbitDavid" w:hAnsi="FontbitDavid"/>
            <w:sz w:val="24"/>
            <w:rtl/>
          </w:rPr>
          <w:delText xml:space="preserve">כי הוו</w:delText>
        </w:r>
      </w:del>
      <w:r w:rsidRPr="00B078C3">
        <w:rPr>
          <w:rFonts w:ascii="FontbitDavid" w:hAnsi="FontbitDavid"/>
          <w:sz w:val="24"/>
          <w:rtl/>
        </w:rPr>
        <w:t xml:space="preserve"> בה </w:t>
      </w:r>
      <w:r w:rsidRPr="00B078C3">
        <w:rPr>
          <w:rStyle w:val="2fb"/>
          <w:rFonts w:ascii="FontbitDavid" w:hAnsi="FontbitDavid"/>
          <w:sz w:val="24"/>
          <w:rtl/>
        </w:rPr>
        <w:t xml:space="preserve">ר</w:t>
      </w:r>
      <w:ins w:id="92621" w:author="מנוע מכני" w:date="2026-10-11T12:04:39Z">
        <w:r>
          <w:rPr>
            <w:rStyle w:val="2fb"/>
            <w:rFonts w:ascii="FontbitDavid" w:hAnsi="FontbitDavid" w:hint="cs"/>
            <w:sz w:val="24"/>
            <w:rtl/>
          </w:rPr>
          <w:t xml:space="preserve">י"ו</w:t>
        </w:r>
      </w:ins>
      <w:del w:id="92622"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r w:rsidRPr="00B078C3">
        <w:rPr>
          <w:rStyle w:val="2fb"/>
          <w:rFonts w:ascii="FontbitDavid" w:hAnsi="FontbitDavid"/>
          <w:sz w:val="24"/>
          <w:rtl/>
        </w:rPr>
        <w:t xml:space="preserve">ור"ל</w:t>
      </w:r>
      <w:r w:rsidRPr="00B078C3">
        <w:rPr>
          <w:rFonts w:ascii="FontbitDavid" w:hAnsi="FontbitDavid"/>
          <w:sz w:val="24"/>
          <w:rtl/>
        </w:rPr>
        <w:t xml:space="preserve"> בתינוקת </w:t>
      </w:r>
      <w:r w:rsidRPr="00B078C3">
        <w:rPr>
          <w:rFonts w:ascii="FontbitDavid" w:hAnsi="FontbitDavid"/>
          <w:sz w:val="24"/>
          <w:rtl/>
        </w:rPr>
        <w:t xml:space="preserve">לא</w:t>
      </w:r>
      <w:r w:rsidRPr="00B078C3">
        <w:rPr>
          <w:rFonts w:ascii="FontbitDavid" w:hAnsi="FontbitDavid"/>
          <w:sz w:val="24"/>
          <w:rtl/>
        </w:rPr>
        <w:t xml:space="preserve"> </w:t>
      </w:r>
      <w:ins w:id="97795" w:author="מנוע מכני" w:date="2026-10-11T12:04:39Z">
        <w:r>
          <w:rPr>
            <w:rFonts w:ascii="FontbitDavid" w:hAnsi="FontbitDavid"/>
            <w:sz w:val="24"/>
            <w:rtl/>
          </w:rPr>
          <w:t xml:space="preserve">היו</w:t>
        </w:r>
      </w:ins>
      <w:del w:id="97796" w:author="מנוע מכני" w:date="2026-10-11T12:04:39Z">
        <w:r w:rsidRPr="00B078C3">
          <w:rPr>
            <w:rFonts w:ascii="FontbitDavid" w:hAnsi="FontbitDavid"/>
            <w:sz w:val="24"/>
            <w:rtl/>
          </w:rPr>
          <w:delText xml:space="preserve">הוו</w:delText>
        </w:r>
      </w:del>
      <w:r w:rsidRPr="00B078C3">
        <w:rPr>
          <w:rFonts w:ascii="FontbitDavid" w:hAnsi="FontbitDavid"/>
          <w:sz w:val="24"/>
          <w:rtl/>
        </w:rPr>
        <w:t xml:space="preserve"> מסקי מינה אלא כדמסיק תעלא מבי </w:t>
      </w:r>
      <w:r w:rsidRPr="00B078C3">
        <w:rPr>
          <w:rStyle w:val="2fb"/>
          <w:rFonts w:ascii="FontbitDavid" w:hAnsi="FontbitDavid"/>
          <w:sz w:val="24"/>
          <w:rtl/>
        </w:rPr>
        <w:t xml:space="preserve">כרבא</w:t>
      </w:r>
      <w:r w:rsidRPr="00B078C3">
        <w:rPr>
          <w:rFonts w:ascii="FontbitDavid" w:hAnsi="FontbitDavid"/>
          <w:sz w:val="24"/>
          <w:rtl/>
        </w:rPr>
        <w:t xml:space="preserve">, ומסיימי בה </w:t>
      </w:r>
      <w:ins w:id="96249" w:author="מנוע מכני" w:date="2026-10-11T12:04:39Z">
        <w:r>
          <w:rPr>
            <w:rFonts w:ascii="FontbitDavid" w:hAnsi="FontbitDavid"/>
            <w:sz w:val="24"/>
            <w:rtl/>
          </w:rPr>
          <w:t xml:space="preserve">כך</w:t>
        </w:r>
      </w:ins>
      <w:del w:id="96250"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בועל בעילת מצוה ופורש.</w:t>
      </w:r>
    </w:p>
    <w:p>
      <w:pPr>
        <w:pStyle w:val="38"/>
        <w:rPr>
          <w:ins w:id="101325" w:author="מנוע מכני" w:date="2026-10-11T12:04:39Z"/>
        </w:rPr>
      </w:pPr>
      <w:r w:rsidRPr="00017C1D">
        <w:t xml:space="preserve">א"ל</w:t>
      </w:r>
      <w:r w:rsidRPr="00017C1D">
        <w:t xml:space="preserve"> ר' אבא לרב אשי:</w:t>
      </w:r>
    </w:p>
    <w:p w:rsidR="00E403F0" w:rsidRPr="00017C1D" w:rsidRDefault="00E403F0" w:rsidP="00E403F0">
      <w:pPr>
        <w:rPr>
          <w:rFonts w:ascii="FontbitDavid" w:hAnsi="FontbitDavid"/>
          <w:spacing w:val="-2"/>
          <w:sz w:val="24"/>
          <w:rtl/>
        </w:rPr>
      </w:pPr>
      <w:del w:id="101326"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אלא מעתה - בעל נפש </w:t>
      </w:r>
      <w:r w:rsidRPr="00017C1D">
        <w:rPr>
          <w:rFonts w:ascii="FontbitDavid" w:hAnsi="FontbitDavid"/>
          <w:spacing w:val="-2"/>
          <w:sz w:val="24"/>
          <w:rtl/>
        </w:rPr>
        <w:t xml:space="preserve">לא</w:t>
      </w:r>
      <w:r w:rsidRPr="00017C1D">
        <w:rPr>
          <w:rFonts w:ascii="FontbitDavid" w:hAnsi="FontbitDavid"/>
          <w:spacing w:val="-2"/>
          <w:sz w:val="24"/>
          <w:rtl/>
        </w:rPr>
        <w:t xml:space="preserve"> יגמור ביאתו! </w:t>
      </w:r>
      <w:r w:rsidRPr="00017C1D">
        <w:rPr>
          <w:rFonts w:ascii="FontbitDavid" w:hAnsi="FontbitDavid"/>
          <w:spacing w:val="-2"/>
          <w:sz w:val="24"/>
          <w:rtl/>
        </w:rPr>
        <w:t xml:space="preserve">א"ל</w:t>
      </w:r>
      <w:r w:rsidRPr="00017C1D">
        <w:rPr>
          <w:rFonts w:ascii="FontbitDavid" w:hAnsi="FontbitDavid"/>
          <w:spacing w:val="-2"/>
          <w:sz w:val="24"/>
          <w:rtl/>
        </w:rPr>
        <w:t xml:space="preserve">: </w:t>
      </w:r>
      <w:r w:rsidRPr="00017C1D">
        <w:rPr>
          <w:rFonts w:ascii="FontbitDavid" w:hAnsi="FontbitDavid"/>
          <w:spacing w:val="-2"/>
          <w:sz w:val="24"/>
          <w:rtl/>
        </w:rPr>
        <w:t xml:space="preserve">א"כ</w:t>
      </w:r>
      <w:r w:rsidRPr="00017C1D">
        <w:rPr>
          <w:rFonts w:ascii="FontbitDavid" w:hAnsi="FontbitDavid"/>
          <w:spacing w:val="-2"/>
          <w:sz w:val="24"/>
          <w:rtl/>
        </w:rPr>
        <w:t xml:space="preserve"> - לבו נוקפו ופורש.</w:t>
      </w:r>
    </w:p>
    <w:p w:rsidR="00E403F0" w:rsidRDefault="00E403F0" w:rsidP="00E403F0">
      <w:pPr>
        <w:rPr>
          <w:rFonts w:ascii="FontbitDavid" w:hAnsi="FontbitDavid"/>
          <w:sz w:val="24"/>
          <w:rtl/>
        </w:rPr>
      </w:pPr>
    </w:p>
    <w:p>
      <w:pPr>
        <w:pStyle w:val="afffff8"/>
        <w:rPr>
          <w:ins w:id="90079" w:author="קלוד" w:date="2026-10-11T12:23:38Z"/>
        </w:rPr>
      </w:pPr>
      <w:ins w:id="90080" w:author="קלוד" w:date="2026-10-11T12:23:38Z">
        <w:r>
          <w:rPr>
            <w:color w:val="7B3F00"/>
          </w:rPr>
          <w:t xml:space="preserve">דם בתולים ודם נדה - סימנים לר"מ</w:t>
        </w:r>
      </w:ins>
    </w:p>
    <w:p w:rsidR="00E403F0" w:rsidRPr="00017C1D" w:rsidRDefault="00E403F0" w:rsidP="00E403F0">
      <w:pPr>
        <w:rPr>
          <w:rFonts w:ascii="FontbitDavid" w:hAnsi="FontbitDavid"/>
          <w:spacing w:val="-2"/>
          <w:sz w:val="24"/>
          <w:rtl/>
        </w:rPr>
      </w:pPr>
      <w:r w:rsidRPr="00017C1D">
        <w:rPr>
          <w:rFonts w:ascii="FontbitDavid" w:hAnsi="FontbitDavid"/>
          <w:b/>
          <w:bCs/>
          <w:spacing w:val="-2"/>
          <w:sz w:val="24"/>
          <w:rtl/>
        </w:rPr>
        <w:t>ת"ר</w:t>
      </w:r>
      <w:r w:rsidRPr="00017C1D">
        <w:rPr>
          <w:rFonts w:ascii="FontbitDavid" w:hAnsi="FontbitDavid" w:hint="cs"/>
          <w:spacing w:val="-2"/>
          <w:sz w:val="24"/>
          <w:rtl/>
        </w:rPr>
        <w:t xml:space="preserve"> </w:t>
      </w:r>
      <w:r w:rsidRPr="00017C1D">
        <w:rPr>
          <w:rFonts w:ascii="FontbitDavid" w:hAnsi="FontbitDavid"/>
          <w:spacing w:val="-2"/>
          <w:sz w:val="24"/>
          <w:rtl/>
        </w:rPr>
        <w:t>וכולן שהיו שופעות דם ובאות מתוך ד' לילות לאחר ד' לילות, מתוך הלילה לאחר הלילה</w:t>
      </w:r>
      <w:r w:rsidRPr="00017C1D">
        <w:rPr>
          <w:rFonts w:ascii="FontbitDavid" w:hAnsi="FontbitDavid" w:hint="cs"/>
          <w:spacing w:val="-2"/>
          <w:sz w:val="24"/>
          <w:rtl/>
        </w:rPr>
        <w:t>,</w:t>
      </w:r>
    </w:p>
    <w:p w:rsidR="00E403F0" w:rsidRPr="00B078C3" w:rsidRDefault="00E403F0" w:rsidP="00E403F0">
      <w:pPr>
        <w:rPr>
          <w:rFonts w:ascii="FontbitDavid" w:hAnsi="FontbitDavid"/>
          <w:sz w:val="24"/>
          <w:rtl/>
        </w:rPr>
      </w:pPr>
      <w:r w:rsidRPr="00B078C3">
        <w:rPr>
          <w:rFonts w:ascii="FontbitDavid" w:hAnsi="FontbitDavid"/>
          <w:sz w:val="24"/>
          <w:rtl/>
        </w:rPr>
        <w:lastRenderedPageBreak/>
        <w:t xml:space="preserve">-</w:t>
      </w:r>
      <w:ins w:id="96967" w:author="מנוע מכני" w:date="2026-10-11T12:04:39Z">
        <w:r>
          <w:rPr>
            <w:rFonts w:ascii="FontbitDavid" w:hAnsi="FontbitDavid"/>
            <w:sz w:val="24"/>
            <w:rtl/>
          </w:rPr>
          <w:t xml:space="preserve"> </w:t>
        </w:r>
      </w:ins>
      <w:del w:id="96968" w:author="מנוע מכני" w:date="2026-10-11T12:04:39Z">
        <w:r w:rsidRPr="00B078C3">
          <w:rPr>
            <w:rFonts w:ascii="FontbitDavid" w:hAnsi="FontbitDavid"/>
            <w:sz w:val="24"/>
            <w:rtl/>
          </w:rPr>
          <w:lastRenderedPageBreak/>
          <w:delText xml:space="preserve"> </w:delText>
        </w:r>
        <w:r>
          <w:rPr>
            <w:rFonts w:ascii="FontbitDavid" w:hAnsi="FontbitDavid" w:hint="cs"/>
            <w:sz w:val="24"/>
            <w:rtl/>
          </w:rPr>
          <w:delText xml:space="preserve"> </w:delText>
        </w:r>
      </w:del>
      <w:r w:rsidRPr="00B078C3">
        <w:rPr>
          <w:rFonts w:ascii="FontbitDavid" w:hAnsi="FontbitDavid"/>
          <w:sz w:val="24"/>
          <w:rtl/>
        </w:rPr>
        <w:t xml:space="preserve">כולן צריכות לבדוק את עצמן, ובכולן </w:t>
      </w:r>
      <w:r w:rsidRPr="00B078C3">
        <w:rPr>
          <w:rStyle w:val="2fb"/>
          <w:rFonts w:ascii="FontbitDavid" w:hAnsi="FontbitDavid"/>
          <w:sz w:val="24"/>
          <w:rtl/>
        </w:rPr>
        <w:t xml:space="preserve">ר"מ</w:t>
      </w:r>
      <w:r w:rsidRPr="00B078C3">
        <w:rPr>
          <w:rFonts w:ascii="FontbitDavid" w:hAnsi="FontbitDavid"/>
          <w:sz w:val="24"/>
          <w:rtl/>
        </w:rPr>
        <w:t xml:space="preserve"> מחמיר כדברי </w:t>
      </w:r>
      <w:r w:rsidRPr="00B078C3">
        <w:rPr>
          <w:rFonts w:ascii="FontbitDavid" w:hAnsi="FontbitDavid"/>
          <w:sz w:val="24"/>
          <w:rtl/>
        </w:rPr>
        <w:t xml:space="preserve">ב"ש</w:t>
      </w:r>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ושאר ראיות שבין </w:t>
      </w:r>
      <w:r w:rsidRPr="00B078C3">
        <w:rPr>
          <w:rFonts w:ascii="FontbitDavid" w:hAnsi="FontbitDavid"/>
          <w:sz w:val="24"/>
          <w:rtl/>
        </w:rPr>
        <w:t xml:space="preserve">ב"ש</w:t>
      </w:r>
      <w:r w:rsidRPr="00B078C3">
        <w:rPr>
          <w:rFonts w:ascii="FontbitDavid" w:hAnsi="FontbitDavid"/>
          <w:sz w:val="24"/>
          <w:rtl/>
        </w:rPr>
        <w:t xml:space="preserve"> </w:t>
      </w:r>
      <w:r w:rsidRPr="00B078C3">
        <w:rPr>
          <w:rFonts w:ascii="FontbitDavid" w:hAnsi="FontbitDavid"/>
          <w:sz w:val="24"/>
          <w:rtl/>
        </w:rPr>
        <w:t xml:space="preserve">וב"ה</w:t>
      </w:r>
      <w:r w:rsidRPr="00B078C3">
        <w:rPr>
          <w:rFonts w:ascii="FontbitDavid" w:hAnsi="FontbitDavid"/>
          <w:sz w:val="24"/>
          <w:rtl/>
        </w:rPr>
        <w:t xml:space="preserve"> - הלך אחר מראה דמים, שהיה </w:t>
      </w:r>
      <w:r w:rsidRPr="00B078C3">
        <w:rPr>
          <w:rStyle w:val="2fb"/>
          <w:rFonts w:ascii="FontbitDavid" w:hAnsi="FontbitDavid"/>
          <w:sz w:val="24"/>
          <w:rtl/>
        </w:rPr>
        <w:t xml:space="preserve">ר"מ</w:t>
      </w:r>
      <w:r w:rsidRPr="00B078C3">
        <w:rPr>
          <w:rFonts w:ascii="FontbitDavid" w:hAnsi="FontbitDavid"/>
          <w:sz w:val="24"/>
          <w:rtl/>
        </w:rPr>
        <w:t xml:space="preserve"> אומר: מראה דמים משונים הן זה מזה</w:t>
      </w:r>
      <w:ins w:id="96969" w:author="מנוע מכני" w:date="2026-10-11T12:04:39Z">
        <w:r>
          <w:rPr>
            <w:rFonts w:ascii="FontbitDavid" w:hAnsi="FontbitDavid"/>
            <w:sz w:val="24"/>
            <w:rtl/>
          </w:rPr>
          <w:t xml:space="preserve">,</w:t>
        </w:r>
      </w:ins>
      <w:del w:id="96970" w:author="מנוע מכני" w:date="2026-10-11T12:04:39Z">
        <w:r w:rsidRPr="00B078C3">
          <w:rPr>
            <w:rFonts w:ascii="FontbitDavid" w:hAnsi="FontbitDavid"/>
            <w:sz w:val="24"/>
            <w:rtl/>
          </w:rPr>
          <w:delText xml:space="preserve">;</w:delText>
        </w:r>
      </w:del>
    </w:p>
    <w:p w:rsidR="00E403F0" w:rsidRPr="00B078C3" w:rsidRDefault="00E403F0" w:rsidP="00E403F0">
      <w:pPr>
        <w:rPr>
          <w:rFonts w:ascii="FontbitDavid" w:hAnsi="FontbitDavid"/>
          <w:sz w:val="24"/>
          <w:rtl/>
        </w:rPr>
      </w:pPr>
      <w:r w:rsidRPr="00B078C3">
        <w:rPr>
          <w:rFonts w:ascii="FontbitDavid" w:hAnsi="FontbitDavid"/>
          <w:sz w:val="24"/>
          <w:rtl/>
        </w:rPr>
        <w:t>כיצד: דם נדה - אדום, דם בתולים - אינו אדום.</w:t>
      </w:r>
    </w:p>
    <w:p w:rsidR="00E403F0" w:rsidRDefault="00E403F0" w:rsidP="00E403F0">
      <w:pPr>
        <w:rPr>
          <w:rFonts w:ascii="FontbitDavid" w:hAnsi="FontbitDavid"/>
          <w:sz w:val="24"/>
          <w:rtl/>
        </w:rPr>
      </w:pPr>
      <w:r w:rsidRPr="00B078C3">
        <w:rPr>
          <w:rFonts w:ascii="FontbitDavid" w:hAnsi="FontbitDavid"/>
          <w:sz w:val="24"/>
          <w:rtl/>
        </w:rPr>
        <w:t>דם נדה - זיהום, דם בתולים - אינו זיהום,</w:t>
      </w:r>
    </w:p>
    <w:p w:rsidR="00E403F0" w:rsidRPr="00B078C3" w:rsidRDefault="00E403F0" w:rsidP="00E403F0">
      <w:pPr>
        <w:rPr>
          <w:rFonts w:ascii="FontbitDavid" w:hAnsi="FontbitDavid"/>
          <w:sz w:val="24"/>
          <w:rtl/>
        </w:rPr>
      </w:pPr>
      <w:r w:rsidRPr="00B078C3">
        <w:rPr>
          <w:rFonts w:ascii="FontbitDavid" w:hAnsi="FontbitDavid"/>
          <w:sz w:val="24"/>
          <w:rtl/>
        </w:rPr>
        <w:t>דם נדה - בא מן המקור, דם בתולים - בא מן הצדדין.</w:t>
      </w:r>
    </w:p>
    <w:p>
      <w:pPr>
        <w:pStyle w:val="38"/>
        <w:rPr>
          <w:ins w:id="101327" w:author="מנוע מכני" w:date="2026-10-11T12:04:39Z"/>
        </w:rPr>
      </w:pPr>
      <w:r>
        <w:t xml:space="preserve">ארי</w:t>
      </w:r>
      <w:ins w:id="92623" w:author="מנוע מכני" w:date="2026-10-11T12:04:39Z">
        <w:r>
          <w:t xml:space="preserve">ב"י</w:t>
        </w:r>
      </w:ins>
      <w:del w:id="92624" w:author="מנוע מכני" w:date="2026-10-11T12:04:39Z">
        <w:r>
          <w:delText xml:space="preserve">ב''י</w:delText>
        </w:r>
      </w:del>
      <w:r w:rsidRPr="00B078C3">
        <w:t xml:space="preserve"> </w:t>
      </w:r>
      <w:r>
        <w:t>ארי"ו</w:t>
      </w:r>
      <w:r w:rsidRPr="00B078C3">
        <w:t xml:space="preserve">:</w:t>
      </w:r>
    </w:p>
    <w:p w:rsidR="00E403F0" w:rsidRPr="00B078C3" w:rsidRDefault="00E403F0" w:rsidP="00E403F0">
      <w:pPr>
        <w:rPr>
          <w:rFonts w:ascii="FontbitDavid" w:hAnsi="FontbitDavid"/>
          <w:sz w:val="24"/>
          <w:rtl/>
        </w:rPr>
      </w:pPr>
      <w:del w:id="1013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זו דברי ר' מאיר, אבל חכמים אומרים כל מראה דמים - אחת הן.</w:t>
      </w:r>
    </w:p>
    <w:p>
      <w:pPr>
        <w:pStyle w:val="afffff8"/>
        <w:rPr>
          <w:ins w:id="90077" w:author="קלוד" w:date="2026-10-11T12:23:38Z"/>
        </w:rPr>
      </w:pPr>
      <w:ins w:id="90078" w:author="קלוד" w:date="2026-10-11T12:23:38Z">
        <w:r>
          <w:rPr>
            <w:color w:val="7B3F00"/>
          </w:rPr>
          <w:t xml:space="preserve">הרואה דם מחמת תשמיש - בדיקה בשפופרת</w:t>
        </w:r>
      </w:ins>
    </w:p>
    <w:p>
      <w:pPr>
        <w:pStyle w:val="38"/>
        <w:rPr>
          <w:ins w:id="101329" w:author="מנוע מכני" w:date="2026-10-11T12:04:39Z"/>
        </w:rPr>
      </w:pPr>
      <w:ins w:id="92625" w:author="מנוע מכני" w:date="2026-10-11T12:04:39Z">
        <w:r>
          <w:t xml:space="preserve">ת"ר</w:t>
        </w:r>
      </w:ins>
      <w:del w:id="92626" w:author="מנוע מכני" w:date="2026-10-11T12:04:39Z">
        <w:r>
          <w:delText xml:space="preserve">ת''ר</w:delText>
        </w:r>
      </w:del>
      <w:r w:rsidRPr="00B078C3">
        <w:t xml:space="preserve">:</w:t>
      </w:r>
    </w:p>
    <w:p w:rsidR="00E403F0" w:rsidRDefault="00E403F0" w:rsidP="00E403F0">
      <w:pPr>
        <w:rPr>
          <w:rFonts w:ascii="FontbitDavid" w:hAnsi="FontbitDavid"/>
          <w:sz w:val="24"/>
          <w:rtl/>
        </w:rPr>
      </w:pPr>
      <w:del w:id="10133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הרואה דם מחמת תשמיש - משמשת פעם ראשונה ושניה ושלישית, </w:t>
      </w:r>
    </w:p>
    <w:p>
      <w:pPr>
        <w:pStyle w:val="38"/>
        <w:rPr>
          <w:ins w:id="101631" w:author="מנוע מכני" w:date="2026-10-11T12:04:39Z"/>
        </w:rPr>
      </w:pPr>
      <w:r>
        <w:tab/>
      </w:r>
      <w:r>
        <w:tab/>
      </w:r>
      <w:r>
        <w:tab/>
      </w:r>
      <w:r>
        <w:tab/>
      </w:r>
      <w:r w:rsidRPr="00B078C3">
        <w:t xml:space="preserve">מכאן ואילך - </w:t>
      </w:r>
      <w:r w:rsidRPr="00B078C3">
        <w:t xml:space="preserve">לא</w:t>
      </w:r>
      <w:r w:rsidRPr="00B078C3">
        <w:t xml:space="preserve"> תשמש,</w:t>
      </w:r>
    </w:p>
    <w:p w:rsidR="00E403F0" w:rsidRPr="00B078C3" w:rsidRDefault="00E403F0" w:rsidP="00C20FF0">
      <w:pPr>
        <w:rPr>
          <w:rFonts w:ascii="FontbitDavid" w:hAnsi="FontbitDavid"/>
          <w:sz w:val="24"/>
          <w:rtl/>
        </w:rPr>
      </w:pPr>
      <w:del w:id="1016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שתתגרש</w:t>
      </w:r>
      <w:ins w:id="96971" w:author="מנוע מכני" w:date="2026-10-11T12:04:39Z">
        <w:r>
          <w:rPr>
            <w:rFonts w:ascii="FontbitDavid" w:hAnsi="FontbitDavid"/>
            <w:sz w:val="24"/>
            <w:rtl/>
          </w:rPr>
          <w:t xml:space="preserve"> </w:t>
        </w:r>
      </w:ins>
      <w:del w:id="9697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ותנשא לאחר.</w:t>
      </w:r>
    </w:p>
    <w:p w:rsidR="00E403F0" w:rsidRDefault="00E403F0" w:rsidP="00E403F0">
      <w:pPr>
        <w:pStyle w:val="afff3"/>
        <w:framePr w:wrap="around"/>
        <w:rPr>
          <w:rtl/>
        </w:rPr>
      </w:pPr>
      <w:r>
        <w:rPr>
          <w:rFonts w:hint="cs"/>
          <w:rtl/>
        </w:rPr>
        <w:t>סו.</w:t>
      </w:r>
    </w:p>
    <w:p w:rsidR="00E403F0" w:rsidRDefault="00E403F0" w:rsidP="00E403F0">
      <w:pPr>
        <w:rPr>
          <w:rFonts w:ascii="FontbitDavid" w:hAnsi="FontbitDavid"/>
          <w:sz w:val="24"/>
          <w:rtl/>
        </w:rPr>
      </w:pPr>
      <w:r>
        <w:rPr>
          <w:rFonts w:ascii="FontbitDavid" w:hAnsi="FontbitDavid"/>
          <w:sz w:val="24"/>
          <w:rtl/>
        </w:rPr>
        <w:t xml:space="preserve">ניסת לאחר וראתה דם מחמת תשמיש </w:t>
      </w:r>
      <w:r w:rsidRPr="00B078C3">
        <w:rPr>
          <w:rFonts w:ascii="FontbitDavid" w:hAnsi="FontbitDavid"/>
          <w:sz w:val="24"/>
          <w:rtl/>
        </w:rPr>
        <w:t xml:space="preserve">משמשת פעם ראשונה ושניה ושלישית, </w:t>
      </w:r>
    </w:p>
    <w:p>
      <w:pPr>
        <w:pStyle w:val="38"/>
        <w:rPr>
          <w:ins w:id="101633" w:author="מנוע מכני" w:date="2026-10-11T12:04:39Z"/>
        </w:rPr>
      </w:pPr>
      <w:r>
        <w:tab/>
      </w:r>
      <w:r>
        <w:tab/>
      </w:r>
      <w:r>
        <w:tab/>
      </w:r>
      <w:r>
        <w:tab/>
      </w:r>
      <w:r w:rsidRPr="00B078C3">
        <w:t xml:space="preserve">מכאן ואילך - </w:t>
      </w:r>
      <w:r w:rsidRPr="00B078C3">
        <w:t xml:space="preserve">לא</w:t>
      </w:r>
      <w:r w:rsidRPr="00B078C3">
        <w:t xml:space="preserve"> תשמש,</w:t>
      </w:r>
    </w:p>
    <w:p w:rsidR="00E403F0" w:rsidRPr="00B078C3" w:rsidRDefault="00E403F0" w:rsidP="00C20FF0">
      <w:pPr>
        <w:rPr>
          <w:rFonts w:ascii="FontbitDavid" w:hAnsi="FontbitDavid"/>
          <w:sz w:val="24"/>
          <w:rtl/>
        </w:rPr>
      </w:pPr>
      <w:del w:id="1016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עד שתתגרש ותנשא לאחר.</w:t>
      </w:r>
    </w:p>
    <w:p w:rsidR="00E403F0" w:rsidRDefault="00E403F0" w:rsidP="00E403F0">
      <w:pPr>
        <w:rPr>
          <w:rFonts w:ascii="FontbitDavid" w:hAnsi="FontbitDavid"/>
          <w:sz w:val="24"/>
          <w:rtl/>
        </w:rPr>
      </w:pPr>
      <w:r w:rsidRPr="00B078C3">
        <w:rPr>
          <w:rFonts w:ascii="FontbitDavid" w:hAnsi="FontbitDavid"/>
          <w:sz w:val="24"/>
          <w:rtl/>
        </w:rPr>
        <w:t xml:space="preserve">ניסת לאחר וראתה דם מחמת תשמיש - משמשת פעם ראשונה ושניה ושלישית, </w:t>
      </w:r>
    </w:p>
    <w:p w:rsidR="00E403F0" w:rsidRPr="00B078C3" w:rsidRDefault="00E403F0" w:rsidP="00C20F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מכאן ואילך </w:t>
      </w:r>
      <w:r w:rsidRPr="00B078C3">
        <w:rPr>
          <w:rFonts w:ascii="FontbitDavid" w:hAnsi="FontbitDavid"/>
          <w:sz w:val="24"/>
          <w:rtl/>
        </w:rPr>
        <w:t xml:space="preserve">לא</w:t>
      </w:r>
      <w:r w:rsidRPr="00B078C3">
        <w:rPr>
          <w:rFonts w:ascii="FontbitDavid" w:hAnsi="FontbitDavid"/>
          <w:sz w:val="24"/>
          <w:rtl/>
        </w:rPr>
        <w:t xml:space="preserve"> תשמש עד שתבדוק עצמה.</w:t>
      </w:r>
    </w:p>
    <w:p w:rsidR="00E403F0" w:rsidRDefault="00E403F0" w:rsidP="00E403F0">
      <w:pPr>
        <w:rPr>
          <w:rFonts w:ascii="FontbitDavid" w:hAnsi="FontbitDavid"/>
          <w:sz w:val="24"/>
          <w:rtl/>
        </w:rPr>
      </w:pPr>
      <w:r w:rsidRPr="00B078C3">
        <w:rPr>
          <w:rFonts w:ascii="FontbitDavid" w:hAnsi="FontbitDavid"/>
          <w:sz w:val="24"/>
          <w:rtl/>
        </w:rPr>
        <w:t xml:space="preserve">כיצד בודקת את עצמה - מביאה שפופרת ובתוכה מכחול, ומוך מונח על ראשו, </w:t>
      </w:r>
    </w:p>
    <w:p w:rsidR="00E403F0"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אם נמצא דם על ראש המוך - בידוע שמן המקור הוא בא, </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sidRPr="00B078C3">
        <w:rPr>
          <w:rFonts w:ascii="FontbitDavid" w:hAnsi="FontbitDavid"/>
          <w:sz w:val="24"/>
          <w:rtl/>
        </w:rPr>
        <w:t xml:space="preserve">לא</w:t>
      </w:r>
      <w:r w:rsidRPr="00B078C3">
        <w:rPr>
          <w:rFonts w:ascii="FontbitDavid" w:hAnsi="FontbitDavid"/>
          <w:sz w:val="24"/>
          <w:rtl/>
        </w:rPr>
        <w:t xml:space="preserve"> נמצא דם על ראשו - בידוע שמן הצדדין הוא בא.</w:t>
      </w:r>
    </w:p>
    <w:p w:rsidR="00E403F0" w:rsidRPr="00B078C3" w:rsidRDefault="00E403F0" w:rsidP="00E403F0">
      <w:pPr>
        <w:rPr>
          <w:rFonts w:ascii="FontbitDavid" w:hAnsi="FontbitDavid"/>
          <w:sz w:val="24"/>
          <w:rtl/>
        </w:rPr>
      </w:pPr>
      <w:r w:rsidRPr="00B078C3">
        <w:rPr>
          <w:rFonts w:ascii="FontbitDavid" w:hAnsi="FontbitDavid"/>
          <w:sz w:val="24"/>
          <w:rtl/>
        </w:rPr>
        <w:t>ואם יש לה מכה באותו מקום - תולה במכתה, ואם יש לה וסת - תולה בוסתה.</w:t>
      </w:r>
    </w:p>
    <w:p w:rsidR="00E403F0" w:rsidRPr="00B078C3" w:rsidRDefault="00E403F0" w:rsidP="00E403F0">
      <w:pPr>
        <w:rPr>
          <w:rFonts w:ascii="FontbitDavid" w:hAnsi="FontbitDavid"/>
          <w:sz w:val="24"/>
          <w:rtl/>
        </w:rPr>
      </w:pPr>
      <w:r w:rsidRPr="00B078C3">
        <w:rPr>
          <w:rFonts w:ascii="FontbitDavid" w:hAnsi="FontbitDavid"/>
          <w:sz w:val="24"/>
          <w:rtl/>
        </w:rPr>
        <w:t>ואם היה דם מכתה משונה מדם ראייתה - אינה תולה.</w:t>
      </w:r>
    </w:p>
    <w:p>
      <w:pPr>
        <w:pStyle w:val="38"/>
        <w:rPr>
          <w:ins w:id="101331" w:author="מנוע מכני" w:date="2026-10-11T12:04:39Z"/>
        </w:rPr>
      </w:pPr>
      <w:r>
        <w:t xml:space="preserve">ולרבי:</w:t>
      </w:r>
    </w:p>
    <w:p w:rsidR="00E403F0" w:rsidRDefault="00E403F0" w:rsidP="00E403F0">
      <w:pPr>
        <w:rPr>
          <w:rFonts w:ascii="FontbitDavid" w:hAnsi="FontbitDavid"/>
          <w:sz w:val="24"/>
          <w:rtl/>
        </w:rPr>
      </w:pPr>
      <w:del w:id="101332" w:author="מנוע מכני" w:date="2026-10-11T12:04:39Z">
        <w:r>
          <w:rPr>
            <w:rFonts w:ascii="FontbitDavid" w:hAnsi="FontbitDavid" w:hint="cs"/>
            <w:sz w:val="24"/>
            <w:rtl/>
          </w:rPr>
          <w:delText xml:space="preserve"> </w:delText>
        </w:r>
      </w:del>
      <w:r w:rsidRPr="00B078C3">
        <w:rPr>
          <w:rFonts w:ascii="FontbitDavid" w:hAnsi="FontbitDavid"/>
          <w:sz w:val="24"/>
          <w:rtl/>
        </w:rPr>
        <w:t>ונאמנת אשה לומר מכה יש לי במקור שממנה דם יוצא</w:t>
      </w:r>
    </w:p>
    <w:p>
      <w:pPr>
        <w:pStyle w:val="afffff8"/>
        <w:rPr>
          <w:ins w:id="90075" w:author="קלוד" w:date="2026-10-11T12:23:38Z"/>
        </w:rPr>
      </w:pPr>
      <w:ins w:id="90076" w:author="קלוד" w:date="2026-10-11T12:23:38Z">
        <w:r>
          <w:rPr>
            <w:color w:val="7B3F00"/>
          </w:rPr>
          <w:t xml:space="preserve">דם מכה הבא מן המקור - רשב"ג ורבותינו</w:t>
        </w:r>
      </w:ins>
    </w:p>
    <w:p>
      <w:pPr>
        <w:pStyle w:val="38"/>
        <w:rPr>
          <w:ins w:id="101333" w:author="מנוע מכני" w:date="2026-10-11T12:04:39Z"/>
        </w:rPr>
      </w:pPr>
      <w:r w:rsidRPr="00B078C3">
        <w:t xml:space="preserve">רשב"ג</w:t>
      </w:r>
      <w:del w:id="101820"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3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דם מכה הבא מן המקור - טמא.</w:t>
      </w:r>
    </w:p>
    <w:p w:rsidR="00E403F0" w:rsidRPr="00B078C3" w:rsidRDefault="00E403F0" w:rsidP="00E403F0">
      <w:pPr>
        <w:rPr>
          <w:rFonts w:ascii="FontbitDavid" w:hAnsi="FontbitDavid"/>
          <w:sz w:val="24"/>
          <w:rtl/>
        </w:rPr>
      </w:pPr>
      <w:r w:rsidRPr="00B078C3">
        <w:rPr>
          <w:rFonts w:ascii="FontbitDavid" w:hAnsi="FontbitDavid"/>
          <w:sz w:val="24"/>
          <w:rtl/>
        </w:rPr>
        <w:t>ורבותינו העידו על דם המכה הבא מן המקור שהוא טהור.</w:t>
      </w:r>
    </w:p>
    <w:p>
      <w:pPr>
        <w:pStyle w:val="38"/>
        <w:rPr>
          <w:ins w:id="101335" w:author="מנוע מכני" w:date="2026-10-11T12:04:39Z"/>
        </w:rPr>
      </w:pPr>
      <w:ins w:id="94619" w:author="מנוע מכני" w:date="2026-10-11T12:04:39Z">
        <w:r>
          <w:t xml:space="preserve">יש</w:t>
        </w:r>
      </w:ins>
      <w:del w:id="94620" w:author="מנוע מכני" w:date="2026-10-11T12:04:39Z">
        <w:r>
          <w:delText xml:space="preserve">איכא</w:delText>
        </w:r>
      </w:del>
      <w:r>
        <w:t xml:space="preserve"> </w:t>
      </w:r>
      <w:ins w:id="90301" w:author="Claude - סמנטי" w:date="2026-10-11T12:19:29Z">
        <w:r>
          <w:t xml:space="preserve">ביניהם</w:t>
        </w:r>
      </w:ins>
      <w:del w:id="90302" w:author="Claude - סמנטי" w:date="2026-10-11T12:19:29Z">
        <w:r>
          <w:delText xml:space="preserve">בנייהו</w:delText>
        </w:r>
      </w:del>
      <w:r w:rsidRPr="00B078C3">
        <w:t xml:space="preserve"> </w:t>
      </w:r>
      <w:r w:rsidRPr="000B7B6A">
        <w:t>עולא</w:t>
      </w:r>
      <w:r w:rsidRPr="00B078C3">
        <w:t xml:space="preserve">:</w:t>
      </w:r>
    </w:p>
    <w:p w:rsidR="00E403F0" w:rsidRPr="00B078C3" w:rsidRDefault="00E403F0" w:rsidP="00E403F0">
      <w:pPr>
        <w:rPr>
          <w:rFonts w:ascii="FontbitDavid" w:hAnsi="FontbitDavid"/>
          <w:sz w:val="24"/>
          <w:rtl/>
        </w:rPr>
      </w:pPr>
      <w:del w:id="1013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מקור מקומו טמא</w:t>
      </w:r>
      <w:r>
        <w:rPr>
          <w:rFonts w:ascii="FontbitDavid" w:hAnsi="FontbitDavid" w:hint="cs"/>
          <w:sz w:val="24"/>
          <w:rtl/>
        </w:rPr>
        <w:t>.</w:t>
      </w:r>
      <w:r w:rsidRPr="00B078C3">
        <w:rPr>
          <w:rFonts w:ascii="FontbitDavid" w:hAnsi="FontbitDavid"/>
          <w:sz w:val="24"/>
          <w:rtl/>
        </w:rPr>
        <w:t xml:space="preserve"> </w:t>
      </w:r>
    </w:p>
    <w:p w:rsidR="00E403F0" w:rsidRDefault="00E403F0" w:rsidP="00E403F0">
      <w:pPr>
        <w:rPr>
          <w:rFonts w:ascii="FontbitDavid" w:hAnsi="FontbitDavid"/>
          <w:sz w:val="24"/>
          <w:rtl/>
        </w:rPr>
      </w:pPr>
    </w:p>
    <w:p>
      <w:pPr>
        <w:pStyle w:val="38"/>
        <w:rPr>
          <w:ins w:id="101337" w:author="מנוע מכני" w:date="2026-10-11T12:04:39Z"/>
        </w:rPr>
      </w:pPr>
      <w:r w:rsidRPr="00B078C3">
        <w:t xml:space="preserve">שפופרת, </w:t>
      </w:r>
      <w:r>
        <w:t>-</w:t>
      </w:r>
      <w:r w:rsidRPr="00B078C3">
        <w:t xml:space="preserve"> שמואל:</w:t>
      </w:r>
    </w:p>
    <w:p w:rsidR="00E403F0" w:rsidRPr="00B078C3" w:rsidRDefault="00E403F0" w:rsidP="00E403F0">
      <w:pPr>
        <w:rPr>
          <w:rFonts w:ascii="FontbitDavid" w:hAnsi="FontbitDavid"/>
          <w:sz w:val="24"/>
          <w:rtl/>
        </w:rPr>
      </w:pPr>
      <w:del w:id="101338"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שלא ישרוט </w:t>
      </w:r>
      <w:r w:rsidRPr="00B078C3">
        <w:rPr>
          <w:rFonts w:ascii="FontbitDavid" w:hAnsi="FontbitDavid"/>
          <w:sz w:val="24"/>
          <w:rtl/>
        </w:rPr>
        <w:t>בשפופרת של אבר, ופיה רצוף לתוכה.</w:t>
      </w:r>
    </w:p>
    <w:p>
      <w:pPr>
        <w:pStyle w:val="afffff8"/>
        <w:rPr>
          <w:ins w:id="90073" w:author="קלוד" w:date="2026-10-11T12:23:38Z"/>
        </w:rPr>
      </w:pPr>
      <w:ins w:id="90074" w:author="קלוד" w:date="2026-10-11T12:23:38Z">
        <w:r>
          <w:rPr>
            <w:color w:val="7B3F00"/>
          </w:rPr>
          <w:t xml:space="preserve">בדיקה בשפופרת - למה לא בביאה שלישית של הראשון</w:t>
        </w:r>
      </w:ins>
    </w:p>
    <w:p>
      <w:pPr>
        <w:pStyle w:val="38"/>
        <w:rPr>
          <w:ins w:id="101339" w:author="מנוע מכני" w:date="2026-10-11T12:04:39Z"/>
        </w:rPr>
      </w:pPr>
      <w:ins w:id="92627" w:author="מנוע מכני" w:date="2026-10-11T12:04:39Z">
        <w:del w:id="101862" w:author="מנוע מכני" w:date="2026-10-11T12:04:39Z">
          <w:r>
            <w:delText xml:space="preserve">א"ל</w:delText>
          </w:r>
          <w:r>
            <w:delText xml:space="preserve"> </w:delText>
          </w:r>
        </w:del>
      </w:ins>
      <w:del w:id="92628" w:author="מנוע מכני" w:date="2026-10-11T12:04:39Z">
        <w:r>
          <w:delText xml:space="preserve">א''ל</w:delText>
        </w:r>
      </w:del>
      <w:ins w:id="92629" w:author="מנוע מכני" w:date="2026-10-11T12:04:39Z">
        <w:r>
          <w:t xml:space="preserve">ר"ל</w:t>
        </w:r>
      </w:ins>
      <w:del w:id="92630" w:author="מנוע מכני" w:date="2026-10-11T12:04:39Z">
        <w:r w:rsidRPr="00B078C3">
          <w:delText xml:space="preserve">ר''ל</w:delText>
        </w:r>
      </w:del>
      <w:r w:rsidRPr="00B078C3">
        <w:t xml:space="preserve"> לר</w:t>
      </w:r>
      <w:ins w:id="92631" w:author="מנוע מכני" w:date="2026-10-11T12:04:39Z">
        <w:r>
          <w:t xml:space="preserve">י"ו</w:t>
        </w:r>
      </w:ins>
      <w:del w:id="92632" w:author="מנוע מכני" w:date="2026-10-11T12:04:39Z">
        <w:r w:rsidRPr="00B078C3">
          <w:delText xml:space="preserve">י''ו</w:delText>
        </w:r>
      </w:del>
      <w:r w:rsidRPr="00B078C3">
        <w:t xml:space="preserve">:</w:t>
      </w:r>
    </w:p>
    <w:p w:rsidR="00E403F0" w:rsidRDefault="00E403F0" w:rsidP="00E403F0">
      <w:pPr>
        <w:rPr>
          <w:rFonts w:ascii="FontbitDavid" w:hAnsi="FontbitDavid"/>
          <w:sz w:val="24"/>
          <w:rtl/>
        </w:rPr>
      </w:pPr>
      <w:del w:id="1013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ותבדוק עצמ</w:t>
      </w:r>
      <w:r>
        <w:rPr>
          <w:rFonts w:ascii="FontbitDavid" w:hAnsi="FontbitDavid"/>
          <w:sz w:val="24"/>
          <w:rtl/>
        </w:rPr>
        <w:t xml:space="preserve">ה בביאה שלישית של בעל הראשון? </w:t>
      </w:r>
    </w:p>
    <w:p>
      <w:pPr>
        <w:pStyle w:val="38"/>
        <w:rPr>
          <w:ins w:id="101341" w:author="מנוע מכני" w:date="2026-10-11T12:04:39Z"/>
        </w:rPr>
      </w:pPr>
      <w:ins w:id="92633" w:author="מנוע מכני" w:date="2026-10-11T12:04:39Z">
        <w:r>
          <w:t xml:space="preserve">א"ל</w:t>
        </w:r>
      </w:ins>
      <w:del w:id="92634" w:author="מנוע מכני" w:date="2026-10-11T12:04:39Z">
        <w:r>
          <w:delText xml:space="preserve">א</w:delText>
        </w:r>
        <w:r>
          <w:delText xml:space="preserve">''ל</w:delText>
        </w:r>
      </w:del>
      <w:r w:rsidRPr="00B078C3">
        <w:t xml:space="preserve">:</w:t>
      </w:r>
    </w:p>
    <w:p w:rsidR="00E403F0" w:rsidRPr="00B078C3" w:rsidRDefault="00E403F0" w:rsidP="00E403F0">
      <w:pPr>
        <w:rPr>
          <w:rFonts w:ascii="FontbitDavid" w:hAnsi="FontbitDavid"/>
          <w:sz w:val="24"/>
          <w:rtl/>
        </w:rPr>
      </w:pPr>
      <w:del w:id="10134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לפי שאין כל האצבעות שוות.</w:t>
      </w:r>
    </w:p>
    <w:p>
      <w:pPr>
        <w:pStyle w:val="38"/>
        <w:rPr>
          <w:ins w:id="101343" w:author="מנוע מכני" w:date="2026-10-11T12:04:39Z"/>
        </w:rPr>
      </w:pPr>
      <w:r w:rsidRPr="00B078C3">
        <w:t xml:space="preserve">אמר</w:t>
      </w:r>
      <w:r w:rsidRPr="00B078C3">
        <w:t xml:space="preserve"> </w:t>
      </w:r>
      <w:ins w:id="96251" w:author="מנוע מכני" w:date="2026-10-11T12:04:39Z">
        <w:r>
          <w:t xml:space="preserve">לו</w:t>
        </w:r>
      </w:ins>
      <w:del w:id="96252"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1013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ותבדוק עצמה בביאה ראשונה של בעל שלישי? לפי שאין כל הכחות שוות.</w:t>
      </w:r>
    </w:p>
    <w:p w:rsidR="00E403F0" w:rsidRDefault="00E403F0" w:rsidP="00E403F0">
      <w:pPr>
        <w:rPr>
          <w:rFonts w:ascii="FontbitDavid" w:hAnsi="FontbitDavid"/>
          <w:sz w:val="24"/>
          <w:rtl/>
        </w:rPr>
      </w:pPr>
    </w:p>
    <w:p>
      <w:pPr>
        <w:pStyle w:val="afffff8"/>
        <w:rPr>
          <w:ins w:id="90071" w:author="קלוד" w:date="2026-10-11T12:23:38Z"/>
        </w:rPr>
      </w:pPr>
      <w:ins w:id="90072" w:author="קלוד" w:date="2026-10-11T12:23:38Z">
        <w:r>
          <w:rPr>
            <w:color w:val="7B3F00"/>
          </w:rPr>
          <w:t xml:space="preserve">אשה הרואה דם מחמת תשמיש - 'לך בעתה'</w:t>
        </w:r>
      </w:ins>
    </w:p>
    <w:p w:rsidR="00E403F0" w:rsidRPr="00B078C3" w:rsidRDefault="00E403F0" w:rsidP="00E403F0">
      <w:pPr>
        <w:rPr>
          <w:rFonts w:ascii="FontbitDavid" w:hAnsi="FontbitDavid"/>
          <w:sz w:val="24"/>
          <w:rtl/>
        </w:rPr>
      </w:pPr>
      <w:r>
        <w:rPr>
          <w:rFonts w:ascii="FontbitDavid" w:hAnsi="FontbitDavid" w:hint="cs"/>
          <w:sz w:val="24"/>
          <w:rtl/>
        </w:rPr>
        <w:t xml:space="preserve">אותה שבאה לפני </w:t>
      </w:r>
      <w:r>
        <w:rPr>
          <w:rStyle w:val="2fb"/>
          <w:rFonts w:ascii="FontbitDavid" w:hAnsi="FontbitDavid" w:hint="cs"/>
          <w:sz w:val="24"/>
          <w:rtl/>
        </w:rPr>
        <w:t xml:space="preserve">רבי</w:t>
      </w:r>
      <w:r>
        <w:rPr>
          <w:rFonts w:ascii="FontbitDavid" w:hAnsi="FontbitDavid" w:hint="cs"/>
          <w:sz w:val="24"/>
          <w:rtl/>
        </w:rPr>
        <w:t xml:space="preserve"> </w:t>
      </w:r>
      <w:ins w:id="92635" w:author="מנוע מכני" w:date="2026-10-11T12:04:39Z">
        <w:r>
          <w:rPr>
            <w:rFonts w:ascii="FontbitDavid" w:hAnsi="FontbitDavid" w:hint="cs"/>
            <w:sz w:val="24"/>
            <w:rtl/>
          </w:rPr>
          <w:t xml:space="preserve">א"ל</w:t>
        </w:r>
      </w:ins>
      <w:del w:id="92636" w:author="מנוע מכני" w:date="2026-10-11T12:04:39Z">
        <w:r>
          <w:rPr>
            <w:rFonts w:ascii="FontbitDavid" w:hAnsi="FontbitDavid" w:hint="cs"/>
            <w:sz w:val="24"/>
            <w:rtl/>
          </w:rPr>
          <w:delText xml:space="preserve">א''ל</w:delText>
        </w:r>
      </w:del>
      <w:r>
        <w:rPr>
          <w:rFonts w:ascii="FontbitDavid" w:hAnsi="FontbitDavid" w:hint="cs"/>
          <w:sz w:val="24"/>
          <w:rtl/>
        </w:rPr>
        <w:t xml:space="preserve"> </w:t>
      </w:r>
      <w:r w:rsidRPr="00B078C3">
        <w:rPr>
          <w:rFonts w:ascii="FontbitDavid" w:hAnsi="FontbitDavid"/>
          <w:sz w:val="24"/>
          <w:rtl/>
        </w:rPr>
        <w:t xml:space="preserve">לאבדן: </w:t>
      </w:r>
      <w:ins w:id="98095" w:author="מנוע מכני" w:date="2026-10-11T12:04:39Z">
        <w:r>
          <w:rPr>
            <w:rFonts w:ascii="FontbitDavid" w:hAnsi="FontbitDavid"/>
            <w:sz w:val="24"/>
            <w:rtl/>
          </w:rPr>
          <w:t xml:space="preserve">לך</w:t>
        </w:r>
      </w:ins>
      <w:del w:id="98096" w:author="מנוע מכני" w:date="2026-10-11T12:04:39Z">
        <w:r w:rsidRPr="00B078C3">
          <w:rPr>
            <w:rFonts w:ascii="FontbitDavid" w:hAnsi="FontbitDavid"/>
            <w:sz w:val="24"/>
            <w:rtl/>
          </w:rPr>
          <w:delText xml:space="preserve">זיל</w:delText>
        </w:r>
      </w:del>
      <w:r w:rsidRPr="00B078C3">
        <w:rPr>
          <w:rFonts w:ascii="FontbitDavid" w:hAnsi="FontbitDavid"/>
          <w:sz w:val="24"/>
          <w:rtl/>
        </w:rPr>
        <w:t xml:space="preserve"> בעתה אזל בעתה, ונפל ממנה חררת דם.</w:t>
      </w:r>
    </w:p>
    <w:p>
      <w:pPr>
        <w:pStyle w:val="38"/>
        <w:rPr>
          <w:ins w:id="101345" w:author="מנוע מכני" w:date="2026-10-11T12:04:39Z"/>
        </w:rPr>
      </w:pPr>
      <w:del w:id="101821" w:author="מנוע מכני" w:date="2026-10-11T12:04:39Z">
        <w:r>
          <w:delText xml:space="preserve">אמר </w:delText>
        </w:r>
      </w:del>
      <w:r>
        <w:t xml:space="preserve">רבי</w:t>
      </w:r>
      <w:r w:rsidRPr="00B078C3">
        <w:t xml:space="preserve">:</w:t>
      </w:r>
    </w:p>
    <w:p w:rsidR="00E403F0" w:rsidRPr="00B078C3" w:rsidRDefault="00E403F0" w:rsidP="00E403F0">
      <w:pPr>
        <w:rPr>
          <w:rFonts w:ascii="FontbitDavid" w:hAnsi="FontbitDavid"/>
          <w:sz w:val="24"/>
          <w:rtl/>
        </w:rPr>
      </w:pPr>
      <w:del w:id="1013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נתרפאה זאת.</w:t>
      </w:r>
    </w:p>
    <w:p w:rsidR="00E403F0" w:rsidRDefault="00E403F0" w:rsidP="00E403F0">
      <w:pPr>
        <w:rPr>
          <w:rFonts w:ascii="FontbitDavid" w:hAnsi="FontbitDavid"/>
          <w:sz w:val="24"/>
          <w:rtl/>
        </w:rPr>
      </w:pPr>
    </w:p>
    <w:p w:rsidR="00E403F0" w:rsidRPr="00017C1D" w:rsidRDefault="00E403F0" w:rsidP="00E403F0">
      <w:pPr>
        <w:rPr>
          <w:rFonts w:ascii="FontbitDavid" w:hAnsi="FontbitDavid"/>
          <w:spacing w:val="-2"/>
          <w:sz w:val="24"/>
          <w:rtl/>
        </w:rPr>
      </w:pPr>
      <w:r w:rsidRPr="00017C1D">
        <w:rPr>
          <w:rFonts w:ascii="FontbitDavid" w:hAnsi="FontbitDavid" w:hint="cs"/>
          <w:spacing w:val="-2"/>
          <w:sz w:val="24"/>
          <w:rtl/>
        </w:rPr>
        <w:t xml:space="preserve">אותה שבאה לפני מר </w:t>
      </w:r>
      <w:r w:rsidRPr="00017C1D">
        <w:rPr>
          <w:rStyle w:val="2fb"/>
          <w:rFonts w:ascii="FontbitDavid" w:hAnsi="FontbitDavid" w:hint="cs"/>
          <w:spacing w:val="-2"/>
          <w:sz w:val="24"/>
          <w:rtl/>
        </w:rPr>
        <w:t xml:space="preserve">שמואל</w:t>
      </w:r>
      <w:r w:rsidRPr="00017C1D">
        <w:rPr>
          <w:rFonts w:ascii="FontbitDavid" w:hAnsi="FontbitDavid" w:hint="cs"/>
          <w:spacing w:val="-2"/>
          <w:sz w:val="24"/>
          <w:rtl/>
        </w:rPr>
        <w:t xml:space="preserve">,</w:t>
      </w:r>
      <w:r w:rsidRPr="00017C1D">
        <w:rPr>
          <w:rFonts w:ascii="FontbitDavid" w:hAnsi="FontbitDavid"/>
          <w:spacing w:val="-2"/>
          <w:sz w:val="24"/>
          <w:rtl/>
        </w:rPr>
        <w:t xml:space="preserve"> </w:t>
      </w:r>
      <w:ins w:id="92637" w:author="מנוע מכני" w:date="2026-10-11T12:04:39Z">
        <w:r>
          <w:rPr>
            <w:rFonts w:ascii="FontbitDavid" w:hAnsi="FontbitDavid" w:hint="cs"/>
            <w:spacing w:val="-2"/>
            <w:sz w:val="24"/>
            <w:rtl/>
          </w:rPr>
          <w:t xml:space="preserve">א"ל</w:t>
        </w:r>
      </w:ins>
      <w:del w:id="92638" w:author="מנוע מכני" w:date="2026-10-11T12:04:39Z">
        <w:r w:rsidRPr="00017C1D">
          <w:rPr>
            <w:rFonts w:ascii="FontbitDavid" w:hAnsi="FontbitDavid" w:hint="cs"/>
            <w:spacing w:val="-2"/>
            <w:sz w:val="24"/>
            <w:rtl/>
          </w:rPr>
          <w:delText xml:space="preserve">א''ל</w:delText>
        </w:r>
      </w:del>
      <w:r w:rsidRPr="00017C1D">
        <w:rPr>
          <w:rFonts w:ascii="FontbitDavid" w:hAnsi="FontbitDavid" w:hint="cs"/>
          <w:spacing w:val="-2"/>
          <w:sz w:val="24"/>
          <w:rtl/>
        </w:rPr>
        <w:t xml:space="preserve"> </w:t>
      </w:r>
      <w:r w:rsidRPr="00017C1D">
        <w:rPr>
          <w:rStyle w:val="2fb"/>
          <w:rFonts w:ascii="FontbitDavid" w:hAnsi="FontbitDavid" w:hint="cs"/>
          <w:spacing w:val="-2"/>
          <w:sz w:val="24"/>
          <w:rtl/>
        </w:rPr>
        <w:t xml:space="preserve">ל</w:t>
      </w:r>
      <w:ins w:id="92639" w:author="מנוע מכני" w:date="2026-10-11T12:04:39Z">
        <w:r>
          <w:rPr>
            <w:rStyle w:val="2fb"/>
            <w:rFonts w:ascii="FontbitDavid" w:hAnsi="FontbitDavid" w:hint="cs"/>
            <w:spacing w:val="-2"/>
            <w:sz w:val="24"/>
            <w:rtl/>
          </w:rPr>
          <w:t xml:space="preserve">ר"ד</w:t>
        </w:r>
      </w:ins>
      <w:del w:id="92640" w:author="מנוע מכני" w:date="2026-10-11T12:04:39Z">
        <w:r w:rsidRPr="00017C1D">
          <w:rPr>
            <w:rFonts w:ascii="FontbitDavid" w:hAnsi="FontbitDavid" w:hint="cs"/>
            <w:spacing w:val="-2"/>
            <w:sz w:val="24"/>
            <w:rtl/>
          </w:rPr>
          <w:delText xml:space="preserve">ר''ד</w:delText>
        </w:r>
      </w:del>
      <w:r w:rsidRPr="00017C1D">
        <w:rPr>
          <w:rFonts w:ascii="FontbitDavid" w:hAnsi="FontbitDavid" w:hint="cs"/>
          <w:spacing w:val="-2"/>
          <w:sz w:val="24"/>
          <w:rtl/>
        </w:rPr>
        <w:t xml:space="preserve"> </w:t>
      </w:r>
      <w:ins w:id="92641" w:author="מנוע מכני" w:date="2026-10-11T12:04:39Z">
        <w:r>
          <w:rPr>
            <w:rFonts w:ascii="FontbitDavid" w:hAnsi="FontbitDavid" w:hint="cs"/>
            <w:spacing w:val="-2"/>
            <w:sz w:val="24"/>
            <w:rtl/>
          </w:rPr>
          <w:t xml:space="preserve">ב"י</w:t>
        </w:r>
      </w:ins>
      <w:del w:id="92642" w:author="מנוע מכני" w:date="2026-10-11T12:04:39Z">
        <w:r w:rsidRPr="00017C1D">
          <w:rPr>
            <w:rFonts w:ascii="FontbitDavid" w:hAnsi="FontbitDavid" w:hint="cs"/>
            <w:spacing w:val="-2"/>
            <w:sz w:val="24"/>
            <w:rtl/>
          </w:rPr>
          <w:delText xml:space="preserve">ב''י</w:delText>
        </w:r>
      </w:del>
      <w:r w:rsidRPr="00017C1D">
        <w:rPr>
          <w:rFonts w:ascii="FontbitDavid" w:hAnsi="FontbitDavid"/>
          <w:spacing w:val="-2"/>
          <w:sz w:val="24"/>
          <w:rtl/>
        </w:rPr>
        <w:t xml:space="preserve">: </w:t>
      </w:r>
      <w:ins w:id="98097" w:author="מנוע מכני" w:date="2026-10-11T12:04:39Z">
        <w:r>
          <w:rPr>
            <w:rFonts w:ascii="FontbitDavid" w:hAnsi="FontbitDavid"/>
            <w:spacing w:val="-2"/>
            <w:sz w:val="24"/>
            <w:rtl/>
          </w:rPr>
          <w:t xml:space="preserve">לך</w:t>
        </w:r>
      </w:ins>
      <w:del w:id="98098" w:author="מנוע מכני" w:date="2026-10-11T12:04:39Z">
        <w:r w:rsidRPr="00017C1D">
          <w:rPr>
            <w:rFonts w:ascii="FontbitDavid" w:hAnsi="FontbitDavid"/>
            <w:spacing w:val="-2"/>
            <w:sz w:val="24"/>
            <w:rtl/>
          </w:rPr>
          <w:delText xml:space="preserve">זיל</w:delText>
        </w:r>
      </w:del>
      <w:r w:rsidRPr="00017C1D">
        <w:rPr>
          <w:rFonts w:ascii="FontbitDavid" w:hAnsi="FontbitDavid"/>
          <w:spacing w:val="-2"/>
          <w:sz w:val="24"/>
          <w:rtl/>
        </w:rPr>
        <w:t xml:space="preserve"> בעתה! אזל בעתה, ולא נפל ממנה ולא </w:t>
      </w:r>
      <w:ins w:id="96253" w:author="מנוע מכני" w:date="2026-10-11T12:04:39Z">
        <w:r>
          <w:rPr>
            <w:rFonts w:ascii="FontbitDavid" w:hAnsi="FontbitDavid"/>
            <w:spacing w:val="-2"/>
            <w:sz w:val="24"/>
            <w:rtl/>
          </w:rPr>
          <w:t xml:space="preserve">כלום</w:t>
        </w:r>
      </w:ins>
      <w:del w:id="96254" w:author="מנוע מכני" w:date="2026-10-11T12:04:39Z">
        <w:r w:rsidRPr="00017C1D">
          <w:rPr>
            <w:rFonts w:ascii="FontbitDavid" w:hAnsi="FontbitDavid"/>
            <w:spacing w:val="-2"/>
            <w:sz w:val="24"/>
            <w:rtl/>
          </w:rPr>
          <w:delText xml:space="preserve">מידי</w:delText>
        </w:r>
      </w:del>
      <w:r w:rsidRPr="00017C1D">
        <w:rPr>
          <w:rFonts w:ascii="FontbitDavid" w:hAnsi="FontbitDavid"/>
          <w:spacing w:val="-2"/>
          <w:sz w:val="24"/>
          <w:rtl/>
        </w:rPr>
        <w:t xml:space="preserve">.</w:t>
      </w:r>
    </w:p>
    <w:p>
      <w:pPr>
        <w:pStyle w:val="38"/>
        <w:rPr>
          <w:ins w:id="101347" w:author="מנוע מכני" w:date="2026-10-11T12:04:39Z"/>
        </w:rPr>
      </w:pPr>
      <w:del w:id="101822" w:author="מנוע מכני" w:date="2026-10-11T12:04:39Z">
        <w:r w:rsidRPr="00B078C3">
          <w:delText xml:space="preserve">אמר </w:delText>
        </w:r>
      </w:del>
      <w:r w:rsidRPr="00B078C3">
        <w:t xml:space="preserve">שמואל:</w:t>
      </w:r>
    </w:p>
    <w:p w:rsidR="00E403F0" w:rsidRPr="00B078C3" w:rsidRDefault="00E403F0" w:rsidP="00E403F0">
      <w:pPr>
        <w:rPr>
          <w:rFonts w:ascii="FontbitDavid" w:hAnsi="FontbitDavid"/>
          <w:sz w:val="24"/>
          <w:rtl/>
        </w:rPr>
      </w:pPr>
      <w:del w:id="10134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זו - ממלאה ונופצת </w:t>
      </w:r>
      <w:r>
        <w:rPr>
          <w:rFonts w:ascii="FontbitDavid" w:hAnsi="FontbitDavid" w:hint="cs"/>
          <w:sz w:val="24"/>
          <w:rtl/>
        </w:rPr>
        <w:t xml:space="preserve">[בשעת תשמיש] </w:t>
      </w:r>
      <w:r w:rsidRPr="00B078C3">
        <w:rPr>
          <w:rFonts w:ascii="FontbitDavid" w:hAnsi="FontbitDavid"/>
          <w:sz w:val="24"/>
          <w:rtl/>
        </w:rPr>
        <w:t>היא, וכל הממלאה ונופצת - אין לה תקנה.</w:t>
      </w:r>
    </w:p>
    <w:p w:rsidR="00E403F0" w:rsidRDefault="00E403F0" w:rsidP="00E403F0">
      <w:pPr>
        <w:rPr>
          <w:rFonts w:ascii="FontbitDavid" w:hAnsi="FontbitDavid"/>
          <w:sz w:val="24"/>
          <w:rtl/>
        </w:rPr>
      </w:pPr>
    </w:p>
    <w:p>
      <w:pPr>
        <w:pStyle w:val="afffff8"/>
        <w:rPr>
          <w:ins w:id="90069" w:author="קלוד" w:date="2026-10-11T12:23:38Z"/>
        </w:rPr>
      </w:pPr>
      <w:ins w:id="90070" w:author="קלוד" w:date="2026-10-11T12:23:38Z">
        <w:r>
          <w:rPr>
            <w:color w:val="7B3F00"/>
          </w:rPr>
          <w:t xml:space="preserve">טובלת וראתה דם - 'שמא מקנאים בך'</w:t>
        </w:r>
      </w:ins>
    </w:p>
    <w:p w:rsidR="00E403F0" w:rsidRDefault="00E403F0" w:rsidP="00E403F0">
      <w:pPr>
        <w:rPr>
          <w:rFonts w:ascii="FontbitDavid" w:hAnsi="FontbitDavid"/>
          <w:sz w:val="24"/>
          <w:rtl/>
        </w:rPr>
      </w:pPr>
      <w:r>
        <w:rPr>
          <w:rFonts w:ascii="FontbitDavid" w:hAnsi="FontbitDavid" w:hint="cs"/>
          <w:sz w:val="24"/>
          <w:rtl/>
        </w:rPr>
        <w:t xml:space="preserve">אותה שבאה לפני </w:t>
      </w:r>
      <w:r>
        <w:rPr>
          <w:rStyle w:val="2fb"/>
          <w:rFonts w:ascii="FontbitDavid" w:hAnsi="FontbitDavid" w:hint="cs"/>
          <w:sz w:val="24"/>
          <w:rtl/>
        </w:rPr>
        <w:t xml:space="preserve">ר</w:t>
      </w:r>
      <w:ins w:id="92643" w:author="מנוע מכני" w:date="2026-10-11T12:04:39Z">
        <w:r>
          <w:rPr>
            <w:rStyle w:val="2fb"/>
            <w:rFonts w:ascii="FontbitDavid" w:hAnsi="FontbitDavid" w:hint="cs"/>
            <w:sz w:val="24"/>
            <w:rtl/>
          </w:rPr>
          <w:t xml:space="preserve">י"ו</w:t>
        </w:r>
      </w:ins>
      <w:del w:id="92644" w:author="מנוע מכני" w:date="2026-10-11T12:04:39Z">
        <w:r>
          <w:rPr>
            <w:rFonts w:ascii="FontbitDavid" w:hAnsi="FontbitDavid" w:hint="cs"/>
            <w:sz w:val="24"/>
            <w:rtl/>
          </w:rPr>
          <w:delText xml:space="preserve">י''ו</w:delText>
        </w:r>
      </w:del>
      <w:r w:rsidRPr="00B078C3">
        <w:rPr>
          <w:rFonts w:ascii="FontbitDavid" w:hAnsi="FontbitDavid"/>
          <w:sz w:val="24"/>
          <w:rtl/>
        </w:rPr>
        <w:t xml:space="preserve">, </w:t>
      </w:r>
      <w:r>
        <w:rPr>
          <w:rFonts w:ascii="FontbitDavid" w:hAnsi="FontbitDavid" w:hint="cs"/>
          <w:sz w:val="24"/>
          <w:rtl/>
        </w:rPr>
        <w:t xml:space="preserve">ובכל פעם דעלתה מטבילת מצווה ראתה דם </w:t>
      </w:r>
    </w:p>
    <w:p>
      <w:pPr>
        <w:pStyle w:val="38"/>
        <w:rPr>
          <w:ins w:id="101349" w:author="מנוע מכני" w:date="2026-10-11T12:04:39Z"/>
        </w:rPr>
      </w:pPr>
      <w:r w:rsidRPr="00B078C3">
        <w:t xml:space="preserve">א"ל</w:t>
      </w:r>
      <w:r w:rsidRPr="00B078C3">
        <w:t xml:space="preserve">:</w:t>
      </w:r>
    </w:p>
    <w:p w:rsidR="00E403F0" w:rsidRPr="00B078C3" w:rsidRDefault="00E403F0" w:rsidP="00E403F0">
      <w:pPr>
        <w:rPr>
          <w:rFonts w:ascii="FontbitDavid" w:hAnsi="FontbitDavid"/>
          <w:sz w:val="24"/>
          <w:rtl/>
        </w:rPr>
      </w:pPr>
      <w:del w:id="1013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שמא </w:t>
      </w:r>
      <w:r>
        <w:rPr>
          <w:rFonts w:ascii="FontbitDavid" w:hAnsi="FontbitDavid" w:hint="cs"/>
          <w:sz w:val="24"/>
          <w:rtl/>
        </w:rPr>
        <w:t>מקנאים בך</w:t>
      </w:r>
      <w:r w:rsidRPr="00B078C3">
        <w:rPr>
          <w:rFonts w:ascii="FontbitDavid" w:hAnsi="FontbitDavid"/>
          <w:sz w:val="24"/>
          <w:rtl/>
        </w:rPr>
        <w:t xml:space="preserve">, לכי והבעלי לו </w:t>
      </w:r>
      <w:r w:rsidRPr="00B078C3">
        <w:rPr>
          <w:rFonts w:ascii="FontbitDavid" w:hAnsi="FontbitDavid"/>
          <w:sz w:val="24"/>
          <w:rtl/>
        </w:rPr>
        <w:t xml:space="preserve">ע"ג</w:t>
      </w:r>
      <w:r w:rsidRPr="00B078C3">
        <w:rPr>
          <w:rFonts w:ascii="FontbitDavid" w:hAnsi="FontbitDavid"/>
          <w:sz w:val="24"/>
          <w:rtl/>
        </w:rPr>
        <w:t xml:space="preserve"> הנהר.</w:t>
      </w:r>
    </w:p>
    <w:p w:rsidR="00E403F0" w:rsidRPr="00B078C3" w:rsidRDefault="00E403F0" w:rsidP="00E403F0">
      <w:pPr>
        <w:rPr>
          <w:rFonts w:ascii="FontbitDavid" w:hAnsi="FontbitDavid"/>
          <w:sz w:val="24"/>
          <w:rtl/>
        </w:rPr>
      </w:pPr>
      <w:ins w:id="94621" w:author="מנוע מכני" w:date="2026-10-11T12:04:39Z">
        <w:r>
          <w:rPr>
            <w:rFonts w:ascii="FontbitDavid" w:hAnsi="FontbitDavid"/>
            <w:sz w:val="24"/>
            <w:rtl/>
          </w:rPr>
          <w:t xml:space="preserve">יש</w:t>
        </w:r>
      </w:ins>
      <w:del w:id="94622"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דאמר, </w:t>
      </w:r>
      <w:r w:rsidRPr="00B078C3">
        <w:rPr>
          <w:rFonts w:ascii="FontbitDavid" w:hAnsi="FontbitDavid"/>
          <w:sz w:val="24"/>
          <w:rtl/>
        </w:rPr>
        <w:t xml:space="preserve">אמר</w:t>
      </w:r>
      <w:r w:rsidRPr="00B078C3">
        <w:rPr>
          <w:rFonts w:ascii="FontbitDavid" w:hAnsi="FontbitDavid"/>
          <w:sz w:val="24"/>
          <w:rtl/>
        </w:rPr>
        <w:t xml:space="preserve"> לה: תגלי לחברותיך.</w:t>
      </w:r>
      <w:r>
        <w:rPr>
          <w:rFonts w:ascii="FontbitDavid" w:hAnsi="FontbitDavid" w:hint="cs"/>
          <w:sz w:val="24"/>
          <w:rtl/>
        </w:rPr>
        <w:t xml:space="preserve"> כדי שמאידך יאמרו ששנואה את..</w:t>
      </w:r>
    </w:p>
    <w:p w:rsidR="00E403F0" w:rsidRPr="00B078C3" w:rsidRDefault="00E403F0" w:rsidP="00E403F0">
      <w:pPr>
        <w:rPr>
          <w:rFonts w:ascii="FontbitDavid" w:hAnsi="FontbitDavid"/>
          <w:sz w:val="24"/>
          <w:rtl/>
        </w:rPr>
      </w:pPr>
      <w:ins w:id="94623" w:author="מנוע מכני" w:date="2026-10-11T12:04:39Z">
        <w:r>
          <w:rPr>
            <w:rFonts w:ascii="FontbitDavid" w:hAnsi="FontbitDavid"/>
            <w:sz w:val="24"/>
            <w:rtl/>
          </w:rPr>
          <w:t xml:space="preserve">ויש</w:t>
        </w:r>
      </w:ins>
      <w:del w:id="94624" w:author="מנוע מכני" w:date="2026-10-11T12:04:39Z">
        <w:r w:rsidRPr="00B078C3">
          <w:rPr>
            <w:rFonts w:ascii="FontbitDavid" w:hAnsi="FontbitDavid"/>
            <w:sz w:val="24"/>
            <w:rtl/>
          </w:rPr>
          <w:delText xml:space="preserve">ואיכא</w:delText>
        </w:r>
      </w:del>
      <w:r w:rsidRPr="00B078C3">
        <w:rPr>
          <w:rFonts w:ascii="FontbitDavid" w:hAnsi="FontbitDavid"/>
          <w:sz w:val="24"/>
          <w:rtl/>
        </w:rPr>
        <w:t xml:space="preserve"> דאמר, </w:t>
      </w:r>
      <w:r w:rsidRPr="00B078C3">
        <w:rPr>
          <w:rFonts w:ascii="FontbitDavid" w:hAnsi="FontbitDavid"/>
          <w:sz w:val="24"/>
          <w:rtl/>
        </w:rPr>
        <w:t xml:space="preserve">אמר</w:t>
      </w:r>
      <w:r w:rsidRPr="00B078C3">
        <w:rPr>
          <w:rFonts w:ascii="FontbitDavid" w:hAnsi="FontbitDavid"/>
          <w:sz w:val="24"/>
          <w:rtl/>
        </w:rPr>
        <w:t xml:space="preserve"> לה: גלי לחברותיך, </w:t>
      </w:r>
      <w:r>
        <w:rPr>
          <w:rFonts w:ascii="FontbitDavid" w:hAnsi="FontbitDavid" w:hint="cs"/>
          <w:sz w:val="24"/>
          <w:rtl/>
        </w:rPr>
        <w:t xml:space="preserve">שיבקשו </w:t>
      </w:r>
      <w:r w:rsidRPr="00B078C3">
        <w:rPr>
          <w:rFonts w:ascii="FontbitDavid" w:hAnsi="FontbitDavid"/>
          <w:sz w:val="24"/>
          <w:rtl/>
        </w:rPr>
        <w:t>עליך רחמים.</w:t>
      </w:r>
    </w:p>
    <w:p>
      <w:pPr>
        <w:pStyle w:val="38"/>
        <w:rPr>
          <w:ins w:id="101351" w:author="מנוע מכני" w:date="2026-10-11T12:04:39Z"/>
        </w:rPr>
      </w:pPr>
      <w:r w:rsidRPr="00B078C3">
        <w:t xml:space="preserve">דתניא</w:t>
      </w:r>
      <w:r w:rsidRPr="00B078C3">
        <w:t xml:space="preserve">:</w:t>
      </w:r>
    </w:p>
    <w:p w:rsidR="00E403F0" w:rsidRPr="00B078C3" w:rsidRDefault="00E403F0" w:rsidP="00E403F0">
      <w:pPr>
        <w:rPr>
          <w:rFonts w:ascii="FontbitDavid" w:hAnsi="FontbitDavid"/>
          <w:sz w:val="24"/>
          <w:rtl/>
        </w:rPr>
      </w:pPr>
      <w:del w:id="101352" w:author="מנוע מכני" w:date="2026-10-11T12:04:39Z">
        <w:r w:rsidRPr="00B078C3">
          <w:rPr>
            <w:rFonts w:ascii="FontbitDavid" w:hAnsi="FontbitDavid"/>
            <w:sz w:val="24"/>
            <w:rtl/>
          </w:rPr>
          <w:delText xml:space="preserve"> </w:delText>
        </w:r>
      </w:del>
      <w:r>
        <w:rPr>
          <w:rFonts w:ascii="FontbitDavid" w:hAnsi="FontbitDavid" w:hint="cs"/>
          <w:sz w:val="24"/>
          <w:rtl/>
        </w:rPr>
        <w:t>'</w:t>
      </w:r>
      <w:ins w:id="90631" w:author="Claude - סמנטי" w:date="2026-10-11T12:19:29Z">
        <w:r>
          <w:rPr>
            <w:rStyle w:val="afffff0"/>
            <w:rFonts w:ascii="FontbitDavid" w:hAnsi="FontbitDavid"/>
            <w:sz w:val="24"/>
            <w:rtl/>
          </w:rPr>
          <w:t xml:space="preserve">וְטָמֵא טָמֵא יִקְרָא</w:t>
        </w:r>
      </w:ins>
      <w:del w:id="90632" w:author="Claude - סמנטי" w:date="2026-10-11T12:19:29Z">
        <w:r w:rsidRPr="00B078C3">
          <w:rPr>
            <w:rFonts w:ascii="FontbitDavid" w:hAnsi="FontbitDavid"/>
            <w:sz w:val="24"/>
            <w:rtl/>
          </w:rPr>
          <w:delText xml:space="preserve">וטמא טמא יקרא</w:delText>
        </w:r>
      </w:del>
      <w:r>
        <w:rPr>
          <w:rFonts w:ascii="FontbitDavid" w:hAnsi="FontbitDavid" w:hint="cs"/>
          <w:sz w:val="24"/>
          <w:rtl/>
        </w:rPr>
        <w:t>'</w:t>
      </w:r>
      <w:r w:rsidRPr="00B078C3">
        <w:rPr>
          <w:rFonts w:ascii="FontbitDavid" w:hAnsi="FontbitDavid"/>
          <w:sz w:val="24"/>
          <w:rtl/>
        </w:rPr>
        <w:t xml:space="preserve"> - צריך להודיע צערו לרבים, ורבים מבקשים עליו רחמים.</w:t>
      </w:r>
    </w:p>
    <w:p>
      <w:pPr>
        <w:pStyle w:val="38"/>
        <w:rPr>
          <w:ins w:id="101353" w:author="מנוע מכני" w:date="2026-10-11T12:04:39Z"/>
        </w:rPr>
      </w:pPr>
      <w:ins w:id="92645" w:author="מנוע מכני" w:date="2026-10-11T12:04:39Z">
        <w:r>
          <w:t xml:space="preserve">א"ר</w:t>
        </w:r>
      </w:ins>
      <w:del w:id="92646" w:author="מנוע מכני" w:date="2026-10-11T12:04:39Z">
        <w:r w:rsidRPr="00B078C3">
          <w:delText xml:space="preserve">א''ר</w:delText>
        </w:r>
      </w:del>
      <w:r w:rsidRPr="00B078C3">
        <w:t xml:space="preserve"> יוסף:</w:t>
      </w:r>
    </w:p>
    <w:p w:rsidR="00E403F0" w:rsidRPr="00B078C3" w:rsidRDefault="00E403F0" w:rsidP="00E403F0">
      <w:pPr>
        <w:rPr>
          <w:rFonts w:ascii="FontbitDavid" w:hAnsi="FontbitDavid"/>
          <w:sz w:val="24"/>
          <w:rtl/>
        </w:rPr>
      </w:pPr>
      <w:del w:id="101354"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מעשה שהיה </w:t>
      </w:r>
      <w:r w:rsidRPr="00B078C3">
        <w:rPr>
          <w:rFonts w:ascii="FontbitDavid" w:hAnsi="FontbitDavid"/>
          <w:sz w:val="24"/>
          <w:rtl/>
        </w:rPr>
        <w:t>בפומבדיתא - ו</w:t>
      </w:r>
      <w:r>
        <w:rPr>
          <w:rFonts w:ascii="FontbitDavid" w:hAnsi="FontbitDavid" w:hint="cs"/>
          <w:sz w:val="24"/>
          <w:rtl/>
        </w:rPr>
        <w:t>נרפאה</w:t>
      </w:r>
      <w:r w:rsidRPr="00B078C3">
        <w:rPr>
          <w:rFonts w:ascii="FontbitDavid" w:hAnsi="FontbitDavid"/>
          <w:sz w:val="24"/>
          <w:rtl/>
        </w:rPr>
        <w:t>.</w:t>
      </w:r>
    </w:p>
    <w:p w:rsidR="00E403F0" w:rsidRPr="00B078C3" w:rsidRDefault="00E403F0" w:rsidP="00E403F0">
      <w:pPr>
        <w:rPr>
          <w:rFonts w:ascii="FontbitDavid" w:hAnsi="FontbitDavid"/>
          <w:sz w:val="24"/>
          <w:rtl/>
        </w:rPr>
      </w:pPr>
      <w:ins w:id="92647" w:author="מנוע מכני" w:date="2026-10-11T12:04:39Z">
        <w:r>
          <w:rPr>
            <w:rFonts w:ascii="FontbitDavid" w:hAnsi="FontbitDavid"/>
            <w:sz w:val="24"/>
            <w:rtl/>
          </w:rPr>
          <w:t xml:space="preserve">א"ר</w:t>
        </w:r>
      </w:ins>
      <w:del w:id="92648"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יוסף </w:t>
      </w:r>
      <w:r>
        <w:rPr>
          <w:rStyle w:val="2fb"/>
          <w:rFonts w:ascii="FontbitDavid" w:hAnsi="FontbitDavid" w:hint="cs"/>
          <w:sz w:val="24"/>
          <w:rtl/>
        </w:rPr>
        <w:t xml:space="preserve">מרי</w:t>
      </w:r>
      <w:ins w:id="92649" w:author="מנוע מכני" w:date="2026-10-11T12:04:39Z">
        <w:r>
          <w:rPr>
            <w:rStyle w:val="2fb"/>
            <w:rFonts w:ascii="FontbitDavid" w:hAnsi="FontbitDavid" w:hint="cs"/>
            <w:sz w:val="24"/>
            <w:rtl/>
          </w:rPr>
          <w:t xml:space="preserve">א"ר</w:t>
        </w:r>
      </w:ins>
      <w:del w:id="92650" w:author="מנוע מכני" w:date="2026-10-11T12:04:39Z">
        <w:r>
          <w:rPr>
            <w:rFonts w:ascii="FontbitDavid" w:hAnsi="FontbitDavid" w:hint="cs"/>
            <w:sz w:val="24"/>
            <w:rtl/>
          </w:rPr>
          <w:delText xml:space="preserve">א''</w:delText>
        </w:r>
        <w:r w:rsidRPr="00B078C3">
          <w:rPr>
            <w:rFonts w:ascii="FontbitDavid" w:hAnsi="FontbitDavid"/>
            <w:sz w:val="24"/>
            <w:rtl/>
          </w:rPr>
          <w:delText xml:space="preserve">ר</w:delText>
        </w:r>
      </w:del>
      <w:r w:rsidRPr="00B078C3">
        <w:rPr>
          <w:rFonts w:ascii="FontbitDavid" w:hAnsi="FontbitDavid"/>
          <w:sz w:val="24"/>
          <w:rtl/>
        </w:rPr>
        <w:t xml:space="preserve">, התקין </w:t>
      </w:r>
      <w:r w:rsidRPr="00B078C3">
        <w:rPr>
          <w:rStyle w:val="2fb"/>
          <w:rFonts w:ascii="FontbitDavid" w:hAnsi="FontbitDavid"/>
          <w:sz w:val="24"/>
          <w:rtl/>
        </w:rPr>
        <w:t xml:space="preserve">רבי</w:t>
      </w:r>
      <w:r w:rsidRPr="00B078C3">
        <w:rPr>
          <w:rFonts w:ascii="FontbitDavid" w:hAnsi="FontbitDavid"/>
          <w:sz w:val="24"/>
          <w:rtl/>
        </w:rPr>
        <w:t xml:space="preserve"> בשדות: ראתה יום אחד - תשב ששה והוא, שנים - תשב ששה והן, שלשה - תשב שבעה נקיים.</w:t>
      </w:r>
    </w:p>
    <w:p>
      <w:pPr>
        <w:pStyle w:val="38"/>
        <w:rPr>
          <w:ins w:id="101355" w:author="מנוע מכני" w:date="2026-10-11T12:04:39Z"/>
        </w:rPr>
      </w:pPr>
      <w:r w:rsidRPr="00017C1D">
        <w:lastRenderedPageBreak/>
        <w:t xml:space="preserve">א</w:t>
      </w:r>
      <w:ins w:id="92651" w:author="מנוע מכני" w:date="2026-10-11T12:04:39Z">
        <w:r>
          <w:t xml:space="preserve">ר"ז</w:t>
        </w:r>
      </w:ins>
      <w:del w:id="92652" w:author="מנוע מכני" w:date="2026-10-11T12:04:39Z">
        <w:r w:rsidRPr="00017C1D">
          <w:lastRenderedPageBreak/>
          <w:delText xml:space="preserve">ר''ז</w:delText>
        </w:r>
      </w:del>
      <w:r w:rsidRPr="00017C1D">
        <w:t xml:space="preserve">:</w:t>
      </w:r>
    </w:p>
    <w:p w:rsidR="00E403F0" w:rsidRPr="00017C1D" w:rsidRDefault="00E403F0" w:rsidP="00E403F0">
      <w:pPr>
        <w:rPr>
          <w:rFonts w:ascii="FontbitDavid" w:hAnsi="FontbitDavid"/>
          <w:spacing w:val="-4"/>
          <w:sz w:val="24"/>
          <w:rtl/>
        </w:rPr>
      </w:pPr>
      <w:del w:id="101356"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בנות ישראל החמירו על עצמן, </w:t>
      </w:r>
      <w:ins w:id="93313" w:author="מנוע מכני" w:date="2026-10-11T12:04:39Z">
        <w:r>
          <w:rPr>
            <w:rFonts w:ascii="FontbitDavid" w:hAnsi="FontbitDavid"/>
            <w:spacing w:val="-4"/>
            <w:sz w:val="24"/>
            <w:rtl/>
          </w:rPr>
          <w:t xml:space="preserve">שאפי'</w:t>
        </w:r>
      </w:ins>
      <w:del w:id="93314" w:author="מנוע מכני" w:date="2026-10-11T12:04:39Z">
        <w:r w:rsidRPr="00017C1D">
          <w:rPr>
            <w:rFonts w:ascii="FontbitDavid" w:hAnsi="FontbitDavid"/>
            <w:spacing w:val="-4"/>
            <w:sz w:val="24"/>
            <w:rtl/>
          </w:rPr>
          <w:delText xml:space="preserve">שאפילו</w:delText>
        </w:r>
      </w:del>
      <w:r w:rsidRPr="00017C1D">
        <w:rPr>
          <w:rFonts w:ascii="FontbitDavid" w:hAnsi="FontbitDavid"/>
          <w:spacing w:val="-4"/>
          <w:sz w:val="24"/>
          <w:rtl/>
        </w:rPr>
        <w:t xml:space="preserve"> רואות טפת דם כחרדל - יושבות </w:t>
      </w:r>
      <w:ins w:id="96255" w:author="מנוע מכני" w:date="2026-10-11T12:04:39Z">
        <w:r>
          <w:rPr>
            <w:rFonts w:ascii="FontbitDavid" w:hAnsi="FontbitDavid"/>
            <w:spacing w:val="-4"/>
            <w:sz w:val="24"/>
            <w:rtl/>
          </w:rPr>
          <w:t xml:space="preserve">עליו</w:t>
        </w:r>
      </w:ins>
      <w:del w:id="96256" w:author="מנוע מכני" w:date="2026-10-11T12:04:39Z">
        <w:r w:rsidRPr="00017C1D">
          <w:rPr>
            <w:rFonts w:ascii="FontbitDavid" w:hAnsi="FontbitDavid"/>
            <w:spacing w:val="-4"/>
            <w:sz w:val="24"/>
            <w:rtl/>
          </w:rPr>
          <w:delText xml:space="preserve">עליה</w:delText>
        </w:r>
      </w:del>
      <w:r w:rsidRPr="00017C1D">
        <w:rPr>
          <w:rFonts w:ascii="FontbitDavid" w:hAnsi="FontbitDavid"/>
          <w:spacing w:val="-4"/>
          <w:sz w:val="24"/>
          <w:rtl/>
        </w:rPr>
        <w:t xml:space="preserve"> שבעה נקיים.</w:t>
      </w:r>
    </w:p>
    <w:p>
      <w:pPr>
        <w:pStyle w:val="afffff8"/>
        <w:rPr>
          <w:ins w:id="90067" w:author="קלוד" w:date="2026-10-11T12:23:38Z"/>
        </w:rPr>
      </w:pPr>
      <w:ins w:id="90068" w:author="קלוד" w:date="2026-10-11T12:23:38Z">
        <w:r>
          <w:rPr>
            <w:color w:val="7B3F00"/>
          </w:rPr>
          <w:t xml:space="preserve">קשתה שני ימים ולשלישי הפילה - שבעה נקיים</w:t>
        </w:r>
      </w:ins>
    </w:p>
    <w:p>
      <w:pPr>
        <w:pStyle w:val="38"/>
        <w:rPr>
          <w:ins w:id="101357" w:author="מנוע מכני" w:date="2026-10-11T12:04:39Z"/>
        </w:rPr>
      </w:pPr>
      <w:r w:rsidRPr="00B078C3">
        <w:t xml:space="preserve">אדבריה רבא לרב שמואל ודרש:</w:t>
      </w:r>
    </w:p>
    <w:p w:rsidR="00E403F0" w:rsidRPr="00B078C3" w:rsidRDefault="00E403F0" w:rsidP="00E403F0">
      <w:pPr>
        <w:rPr>
          <w:rFonts w:ascii="FontbitDavid" w:hAnsi="FontbitDavid"/>
          <w:sz w:val="24"/>
          <w:rtl/>
        </w:rPr>
      </w:pPr>
      <w:del w:id="1013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קשתה שני ימים ולשלישי הפילה - תשב שבעה נקיים.</w:t>
      </w:r>
    </w:p>
    <w:p w:rsidR="00E403F0" w:rsidRPr="00B078C3" w:rsidRDefault="00E403F0" w:rsidP="00E403F0">
      <w:pPr>
        <w:rPr>
          <w:rFonts w:ascii="FontbitDavid" w:hAnsi="FontbitDavid"/>
          <w:sz w:val="24"/>
          <w:rtl/>
        </w:rPr>
      </w:pPr>
      <w:ins w:id="94625" w:author="מנוע מכני" w:date="2026-10-11T12:04:39Z">
        <w:r>
          <w:rPr>
            <w:rFonts w:ascii="FontbitDavid" w:hAnsi="FontbitDavid"/>
            <w:sz w:val="24"/>
            <w:rtl/>
          </w:rPr>
          <w:t xml:space="preserve">סבר</w:t>
        </w:r>
      </w:ins>
      <w:del w:id="94626" w:author="מנוע מכני" w:date="2026-10-11T12:04:39Z">
        <w:r w:rsidRPr="00B078C3">
          <w:rPr>
            <w:rFonts w:ascii="FontbitDavid" w:hAnsi="FontbitDavid"/>
            <w:sz w:val="24"/>
            <w:rtl/>
          </w:rPr>
          <w:delText xml:space="preserve">קסבר</w:delText>
        </w:r>
      </w:del>
      <w:r w:rsidRPr="00B078C3">
        <w:rPr>
          <w:rFonts w:ascii="FontbitDavid" w:hAnsi="FontbitDavid"/>
          <w:sz w:val="24"/>
          <w:rtl/>
        </w:rPr>
        <w:t xml:space="preserve">: אין קשוי לנפלים, ואי אפשר לפתיחת הקבר בלא דם.</w:t>
      </w:r>
    </w:p>
    <w:p>
      <w:pPr>
        <w:pStyle w:val="38"/>
        <w:rPr>
          <w:ins w:id="101359" w:author="מנוע מכני" w:date="2026-10-11T12:04:39Z"/>
        </w:rPr>
      </w:pPr>
      <w:del w:id="101863" w:author="מנוע מכני" w:date="2026-10-11T12:04:39Z">
        <w:r w:rsidRPr="00B078C3">
          <w:delText xml:space="preserve">א"ל </w:delText>
        </w:r>
      </w:del>
      <w:ins w:id="93315" w:author="מנוע מכני" w:date="2026-10-11T12:04:39Z">
        <w:r>
          <w:t xml:space="preserve">ר"פ</w:t>
        </w:r>
      </w:ins>
      <w:del w:id="93316" w:author="מנוע מכני" w:date="2026-10-11T12:04:39Z">
        <w:r w:rsidRPr="00B078C3">
          <w:delText xml:space="preserve">רב פפא</w:delText>
        </w:r>
      </w:del>
      <w:r w:rsidRPr="00B078C3">
        <w:t xml:space="preserve"> לרבא:</w:t>
      </w:r>
    </w:p>
    <w:p w:rsidR="00E403F0" w:rsidRDefault="00E403F0" w:rsidP="00E403F0">
      <w:pPr>
        <w:rPr>
          <w:rFonts w:ascii="FontbitDavid" w:hAnsi="FontbitDavid"/>
          <w:sz w:val="24"/>
          <w:rtl/>
        </w:rPr>
      </w:pPr>
      <w:del w:id="101360" w:author="מנוע מכני" w:date="2026-10-11T12:04:39Z">
        <w:r w:rsidRPr="00B078C3">
          <w:rPr>
            <w:rFonts w:ascii="FontbitDavid" w:hAnsi="FontbitDavid"/>
            <w:sz w:val="24"/>
            <w:rtl/>
          </w:rPr>
          <w:delText xml:space="preserve"> </w:delText>
        </w:r>
      </w:del>
      <w:ins w:id="96259" w:author="מנוע מכני" w:date="2026-10-11T12:04:39Z">
        <w:r>
          <w:rPr>
            <w:rFonts w:ascii="FontbitDavid" w:hAnsi="FontbitDavid"/>
            <w:sz w:val="24"/>
            <w:rtl/>
          </w:rPr>
          <w:t xml:space="preserve">מה</w:t>
        </w:r>
      </w:ins>
      <w:del w:id="9626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אריא, קשתה שני ימים - </w:t>
      </w:r>
      <w:ins w:id="93317" w:author="מנוע מכני" w:date="2026-10-11T12:04:39Z">
        <w:r>
          <w:rPr>
            <w:rFonts w:ascii="FontbitDavid" w:hAnsi="FontbitDavid"/>
            <w:sz w:val="24"/>
            <w:rtl/>
          </w:rPr>
          <w:t xml:space="preserve">אפי'</w:t>
        </w:r>
      </w:ins>
      <w:del w:id="93318"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משהו </w:t>
      </w:r>
      <w:ins w:id="96257" w:author="מנוע מכני" w:date="2026-10-11T12:04:39Z">
        <w:r>
          <w:rPr>
            <w:rFonts w:ascii="FontbitDavid" w:hAnsi="FontbitDavid"/>
            <w:sz w:val="24"/>
            <w:rtl/>
          </w:rPr>
          <w:t xml:space="preserve">סתם</w:t>
        </w:r>
      </w:ins>
      <w:del w:id="96258" w:author="מנוע מכני" w:date="2026-10-11T12:04:39Z">
        <w:r w:rsidRPr="00B078C3">
          <w:rPr>
            <w:rFonts w:ascii="FontbitDavid" w:hAnsi="FontbitDavid"/>
            <w:sz w:val="24"/>
            <w:rtl/>
          </w:rPr>
          <w:delText xml:space="preserve">בעלמא</w:delText>
        </w:r>
      </w:del>
      <w:r w:rsidRPr="00B078C3">
        <w:rPr>
          <w:rFonts w:ascii="FontbitDavid" w:hAnsi="FontbitDavid"/>
          <w:sz w:val="24"/>
          <w:rtl/>
        </w:rPr>
        <w:t xml:space="preserve">! </w:t>
      </w:r>
    </w:p>
    <w:p>
      <w:pPr>
        <w:pStyle w:val="38"/>
        <w:rPr>
          <w:ins w:id="101361" w:author="מנוע מכני" w:date="2026-10-11T12:04:39Z"/>
        </w:rPr>
      </w:pPr>
      <w:ins w:id="94627" w:author="מנוע מכני" w:date="2026-10-11T12:04:39Z">
        <w:r>
          <w:t xml:space="preserve">שהרי</w:t>
        </w:r>
      </w:ins>
      <w:del w:id="94628" w:author="מנוע מכני" w:date="2026-10-11T12:04:39Z">
        <w:r w:rsidRPr="00B078C3">
          <w:delText xml:space="preserve">דהא</w:delText>
        </w:r>
      </w:del>
      <w:r w:rsidRPr="00B078C3">
        <w:t xml:space="preserve"> א</w:t>
      </w:r>
      <w:ins w:id="92653" w:author="מנוע מכני" w:date="2026-10-11T12:04:39Z">
        <w:r>
          <w:t xml:space="preserve">ר"ז</w:t>
        </w:r>
      </w:ins>
      <w:del w:id="92654" w:author="מנוע מכני" w:date="2026-10-11T12:04:39Z">
        <w:r>
          <w:delText xml:space="preserve">ר''ז</w:delText>
        </w:r>
      </w:del>
      <w:r w:rsidRPr="00B078C3">
        <w:t xml:space="preserve">:</w:t>
      </w:r>
    </w:p>
    <w:p w:rsidR="00E403F0" w:rsidRDefault="00E403F0" w:rsidP="00E403F0">
      <w:pPr>
        <w:rPr>
          <w:rFonts w:ascii="FontbitDavid" w:hAnsi="FontbitDavid"/>
          <w:sz w:val="24"/>
          <w:rtl/>
        </w:rPr>
      </w:pPr>
      <w:del w:id="10136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בנות ישראל החמירו על עצ</w:t>
      </w:r>
      <w:r>
        <w:rPr>
          <w:rFonts w:ascii="FontbitDavid" w:hAnsi="FontbitDavid"/>
          <w:sz w:val="24"/>
          <w:rtl/>
        </w:rPr>
        <w:t xml:space="preserve">מן, </w:t>
      </w:r>
      <w:ins w:id="93319" w:author="מנוע מכני" w:date="2026-10-11T12:04:39Z">
        <w:r>
          <w:rPr>
            <w:rFonts w:ascii="FontbitDavid" w:hAnsi="FontbitDavid"/>
            <w:sz w:val="24"/>
            <w:rtl/>
          </w:rPr>
          <w:t xml:space="preserve">שאפי'</w:t>
        </w:r>
      </w:ins>
      <w:del w:id="93320" w:author="מנוע מכני" w:date="2026-10-11T12:04:39Z">
        <w:r>
          <w:rPr>
            <w:rFonts w:ascii="FontbitDavid" w:hAnsi="FontbitDavid"/>
            <w:sz w:val="24"/>
            <w:rtl/>
          </w:rPr>
          <w:delText xml:space="preserve">שאפילו</w:delText>
        </w:r>
      </w:del>
      <w:r>
        <w:rPr>
          <w:rFonts w:ascii="FontbitDavid" w:hAnsi="FontbitDavid"/>
          <w:sz w:val="24"/>
          <w:rtl/>
        </w:rPr>
        <w:t xml:space="preserve"> רואות טפת דם כחרדל </w:t>
      </w:r>
      <w:r w:rsidRPr="00B078C3">
        <w:rPr>
          <w:rFonts w:ascii="FontbitDavid" w:hAnsi="FontbitDavid"/>
          <w:sz w:val="24"/>
          <w:rtl/>
        </w:rPr>
        <w:t xml:space="preserve">יושבות </w:t>
      </w:r>
      <w:ins w:id="96261" w:author="מנוע מכני" w:date="2026-10-11T12:04:39Z">
        <w:r>
          <w:rPr>
            <w:rFonts w:ascii="FontbitDavid" w:hAnsi="FontbitDavid"/>
            <w:sz w:val="24"/>
            <w:rtl/>
          </w:rPr>
          <w:t xml:space="preserve">עליו</w:t>
        </w:r>
      </w:ins>
      <w:del w:id="96262"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שבעה נקיים! </w:t>
      </w:r>
    </w:p>
    <w:p>
      <w:pPr>
        <w:pStyle w:val="38"/>
        <w:rPr>
          <w:ins w:id="101363" w:author="מנוע מכני" w:date="2026-10-11T12:04:39Z"/>
        </w:rPr>
      </w:pPr>
      <w:r w:rsidRPr="00017C1D">
        <w:t xml:space="preserve">א"ל</w:t>
      </w:r>
      <w:r w:rsidRPr="00017C1D">
        <w:t xml:space="preserve">:</w:t>
      </w:r>
    </w:p>
    <w:p w:rsidR="00E403F0" w:rsidRPr="00017C1D" w:rsidRDefault="00E403F0" w:rsidP="00E403F0">
      <w:pPr>
        <w:rPr>
          <w:rFonts w:ascii="FontbitDavid" w:hAnsi="FontbitDavid"/>
          <w:spacing w:val="-4"/>
          <w:sz w:val="24"/>
          <w:rtl/>
        </w:rPr>
      </w:pPr>
      <w:del w:id="101364"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אמינא לך איסורא, ואת אמרת מנהגא? </w:t>
      </w:r>
      <w:ins w:id="94629" w:author="מנוע מכני" w:date="2026-10-11T12:04:39Z">
        <w:r>
          <w:rPr>
            <w:rFonts w:ascii="FontbitDavid" w:hAnsi="FontbitDavid"/>
            <w:spacing w:val="-4"/>
            <w:sz w:val="24"/>
            <w:rtl/>
          </w:rPr>
          <w:t xml:space="preserve">מקום</w:t>
        </w:r>
      </w:ins>
      <w:del w:id="94630" w:author="מנוע מכני" w:date="2026-10-11T12:04:39Z">
        <w:r w:rsidRPr="00017C1D">
          <w:rPr>
            <w:rFonts w:ascii="FontbitDavid" w:hAnsi="FontbitDavid"/>
            <w:spacing w:val="-4"/>
            <w:sz w:val="24"/>
            <w:rtl/>
          </w:rPr>
          <w:delText xml:space="preserve">היכא</w:delText>
        </w:r>
      </w:del>
      <w:r w:rsidRPr="00017C1D">
        <w:rPr>
          <w:rFonts w:ascii="FontbitDavid" w:hAnsi="FontbitDavid"/>
          <w:spacing w:val="-4"/>
          <w:sz w:val="24"/>
          <w:rtl/>
        </w:rPr>
        <w:t xml:space="preserve"> דאחמור אחמור, </w:t>
      </w:r>
      <w:ins w:id="94631" w:author="מנוע מכני" w:date="2026-10-11T12:04:39Z">
        <w:r>
          <w:rPr>
            <w:rFonts w:ascii="FontbitDavid" w:hAnsi="FontbitDavid"/>
            <w:spacing w:val="-4"/>
            <w:sz w:val="24"/>
            <w:rtl/>
          </w:rPr>
          <w:t xml:space="preserve">מקום</w:t>
        </w:r>
      </w:ins>
      <w:del w:id="94632" w:author="מנוע מכני" w:date="2026-10-11T12:04:39Z">
        <w:r w:rsidRPr="00017C1D">
          <w:rPr>
            <w:rFonts w:ascii="FontbitDavid" w:hAnsi="FontbitDavid"/>
            <w:spacing w:val="-4"/>
            <w:sz w:val="24"/>
            <w:rtl/>
          </w:rPr>
          <w:delText xml:space="preserve">היכא</w:delText>
        </w:r>
      </w:del>
      <w:r w:rsidRPr="00017C1D">
        <w:rPr>
          <w:rFonts w:ascii="FontbitDavid" w:hAnsi="FontbitDavid"/>
          <w:spacing w:val="-4"/>
          <w:sz w:val="24"/>
          <w:rtl/>
        </w:rPr>
        <w:t xml:space="preserve"> דלא אחמור - </w:t>
      </w:r>
      <w:r w:rsidRPr="00017C1D">
        <w:rPr>
          <w:rFonts w:ascii="FontbitDavid" w:hAnsi="FontbitDavid"/>
          <w:spacing w:val="-4"/>
          <w:sz w:val="24"/>
          <w:rtl/>
        </w:rPr>
        <w:t xml:space="preserve">לא</w:t>
      </w:r>
      <w:r w:rsidRPr="00017C1D">
        <w:rPr>
          <w:rFonts w:ascii="FontbitDavid" w:hAnsi="FontbitDavid"/>
          <w:spacing w:val="-4"/>
          <w:sz w:val="24"/>
          <w:rtl/>
        </w:rPr>
        <w:t xml:space="preserve"> אחמור.</w:t>
      </w:r>
    </w:p>
    <w:p w:rsidR="00E403F0" w:rsidRDefault="00E403F0" w:rsidP="00E403F0">
      <w:pPr>
        <w:rPr>
          <w:rFonts w:ascii="FontbitDavid" w:hAnsi="FontbitDavid"/>
          <w:sz w:val="24"/>
          <w:rtl/>
        </w:rPr>
      </w:pPr>
      <w:r w:rsidRPr="00B078C3">
        <w:rPr>
          <w:rFonts w:ascii="FontbitDavid" w:hAnsi="FontbitDavid"/>
          <w:sz w:val="24"/>
          <w:rtl/>
        </w:rPr>
        <w:t xml:space="preserve">(תבעוה, נתר, בחמין, לטבול, קמטים, </w:t>
      </w:r>
      <w:r w:rsidRPr="00B078C3">
        <w:rPr>
          <w:rFonts w:ascii="FontbitDavid" w:hAnsi="FontbitDavid"/>
          <w:sz w:val="24"/>
          <w:rtl/>
        </w:rPr>
        <w:t xml:space="preserve">ע"ג</w:t>
      </w:r>
      <w:r w:rsidRPr="00B078C3">
        <w:rPr>
          <w:rFonts w:ascii="FontbitDavid" w:hAnsi="FontbitDavid"/>
          <w:sz w:val="24"/>
          <w:rtl/>
        </w:rPr>
        <w:t xml:space="preserve">, נמל, סי') </w:t>
      </w:r>
    </w:p>
    <w:p w:rsidR="00E403F0" w:rsidRDefault="00E403F0" w:rsidP="00E403F0">
      <w:pPr>
        <w:rPr>
          <w:rFonts w:ascii="FontbitDavid" w:hAnsi="FontbitDavid"/>
          <w:sz w:val="24"/>
          <w:rtl/>
        </w:rPr>
      </w:pPr>
    </w:p>
    <w:p>
      <w:pPr>
        <w:pStyle w:val="afffff8"/>
        <w:rPr>
          <w:ins w:id="90065" w:author="קלוד" w:date="2026-10-11T12:23:38Z"/>
        </w:rPr>
      </w:pPr>
      <w:ins w:id="90066" w:author="קלוד" w:date="2026-10-11T12:23:38Z">
        <w:r>
          <w:rPr>
            <w:color w:val="7B3F00"/>
          </w:rPr>
          <w:t xml:space="preserve">תבעוה לינשא ונתפייסה - שבעה נקיים</w:t>
        </w:r>
      </w:ins>
    </w:p>
    <w:p>
      <w:pPr>
        <w:pStyle w:val="38"/>
        <w:rPr>
          <w:ins w:id="101365"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10136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תבעוה לינשא ונתפייסה - צריכה שתשב שבעה נקיים.</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רבינא</w:t>
      </w:r>
      <w:r w:rsidRPr="00B078C3">
        <w:rPr>
          <w:rFonts w:ascii="FontbitDavid" w:hAnsi="FontbitDavid"/>
          <w:sz w:val="24"/>
          <w:rtl/>
        </w:rPr>
        <w:t xml:space="preserve"> איעסק לבריה בי </w:t>
      </w:r>
      <w:ins w:id="92655" w:author="מנוע מכני" w:date="2026-10-11T12:04:39Z">
        <w:r>
          <w:rPr>
            <w:rStyle w:val="2fb"/>
            <w:rFonts w:ascii="FontbitDavid" w:hAnsi="FontbitDavid"/>
            <w:sz w:val="24"/>
            <w:rtl/>
          </w:rPr>
          <w:t xml:space="preserve">ר"ח</w:t>
        </w:r>
      </w:ins>
      <w:del w:id="92656"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''ח</w:delText>
        </w:r>
      </w:del>
      <w:r>
        <w:rPr>
          <w:rFonts w:ascii="FontbitDavid" w:hAnsi="FontbitDavid" w:hint="cs"/>
          <w:sz w:val="24"/>
          <w:rtl/>
        </w:rPr>
        <w:t xml:space="preserve"> </w:t>
      </w:r>
      <w:r w:rsidRPr="00B078C3">
        <w:rPr>
          <w:rFonts w:ascii="FontbitDavid" w:hAnsi="FontbitDavid"/>
          <w:sz w:val="24"/>
          <w:rtl/>
        </w:rPr>
        <w:t xml:space="preserve">א"ל</w:t>
      </w:r>
      <w:r w:rsidRPr="00B078C3">
        <w:rPr>
          <w:rFonts w:ascii="FontbitDavid" w:hAnsi="FontbitDavid"/>
          <w:sz w:val="24"/>
          <w:rtl/>
        </w:rPr>
        <w:t xml:space="preserve">: סבר </w:t>
      </w:r>
      <w:ins w:id="96263" w:author="מנוע מכני" w:date="2026-10-11T12:04:39Z">
        <w:r>
          <w:rPr>
            <w:rFonts w:ascii="FontbitDavid" w:hAnsi="FontbitDavid"/>
            <w:sz w:val="24"/>
            <w:rtl/>
          </w:rPr>
          <w:t xml:space="preserve">לו</w:t>
        </w:r>
      </w:ins>
      <w:del w:id="9626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מר למכתב כתובה לארבעה יום? </w:t>
      </w:r>
      <w:r w:rsidRPr="00B078C3">
        <w:rPr>
          <w:rFonts w:ascii="FontbitDavid" w:hAnsi="FontbitDavid"/>
          <w:sz w:val="24"/>
          <w:rtl/>
        </w:rPr>
        <w:t xml:space="preserve">א"ל</w:t>
      </w:r>
      <w:r w:rsidRPr="00B078C3">
        <w:rPr>
          <w:rFonts w:ascii="FontbitDavid" w:hAnsi="FontbitDavid"/>
          <w:sz w:val="24"/>
          <w:rtl/>
        </w:rPr>
        <w:t xml:space="preserve">: אין.</w:t>
      </w:r>
    </w:p>
    <w:p w:rsidR="00E403F0" w:rsidRDefault="00E403F0" w:rsidP="00E403F0">
      <w:pPr>
        <w:rPr>
          <w:rFonts w:ascii="FontbitDavid" w:hAnsi="FontbitDavid"/>
          <w:sz w:val="24"/>
          <w:rtl/>
        </w:rPr>
      </w:pPr>
      <w:r w:rsidRPr="00B078C3">
        <w:rPr>
          <w:rFonts w:ascii="FontbitDavid" w:hAnsi="FontbitDavid"/>
          <w:sz w:val="24"/>
          <w:rtl/>
        </w:rPr>
        <w:t>כ</w:t>
      </w:r>
      <w:r>
        <w:rPr>
          <w:rFonts w:ascii="FontbitDavid" w:hAnsi="FontbitDavid" w:hint="cs"/>
          <w:sz w:val="24"/>
          <w:rtl/>
        </w:rPr>
        <w:t xml:space="preserve">שהגיע ד' ימים שמר עוד ארבעה ימים ושוב נתעכב עוד שבעה ימים </w:t>
      </w:r>
    </w:p>
    <w:p>
      <w:pPr>
        <w:pStyle w:val="38"/>
        <w:rPr>
          <w:ins w:id="101367" w:author="מנוע מכני" w:date="2026-10-11T12:04:39Z"/>
        </w:rPr>
      </w:pPr>
      <w:r w:rsidRPr="00017C1D">
        <w:t xml:space="preserve">א"ל</w:t>
      </w:r>
      <w:r w:rsidRPr="00017C1D">
        <w:t xml:space="preserve">:</w:t>
      </w:r>
    </w:p>
    <w:p w:rsidR="00E403F0" w:rsidRPr="00017C1D" w:rsidRDefault="00E403F0" w:rsidP="00E403F0">
      <w:pPr>
        <w:rPr>
          <w:rFonts w:ascii="FontbitDavid" w:hAnsi="FontbitDavid"/>
          <w:spacing w:val="-6"/>
          <w:sz w:val="24"/>
          <w:rtl/>
        </w:rPr>
      </w:pPr>
      <w:del w:id="101368" w:author="מנוע מכני" w:date="2026-10-11T12:04:39Z">
        <w:r w:rsidRPr="00017C1D">
          <w:rPr>
            <w:rFonts w:ascii="FontbitDavid" w:hAnsi="FontbitDavid"/>
            <w:spacing w:val="-6"/>
            <w:sz w:val="24"/>
            <w:rtl/>
          </w:rPr>
          <w:delText xml:space="preserve"> </w:delText>
        </w:r>
      </w:del>
      <w:ins w:id="96265" w:author="מנוע מכני" w:date="2026-10-11T12:04:39Z">
        <w:r>
          <w:rPr>
            <w:rFonts w:ascii="FontbitDavid" w:hAnsi="FontbitDavid"/>
            <w:spacing w:val="-6"/>
            <w:sz w:val="24"/>
            <w:rtl/>
          </w:rPr>
          <w:t xml:space="preserve">מה</w:t>
        </w:r>
      </w:ins>
      <w:del w:id="96266" w:author="מנוע מכני" w:date="2026-10-11T12:04:39Z">
        <w:r w:rsidRPr="00017C1D">
          <w:rPr>
            <w:rFonts w:ascii="FontbitDavid" w:hAnsi="FontbitDavid"/>
            <w:spacing w:val="-6"/>
            <w:sz w:val="24"/>
            <w:rtl/>
          </w:rPr>
          <w:delText xml:space="preserve">מאי</w:delText>
        </w:r>
      </w:del>
      <w:r w:rsidRPr="00017C1D">
        <w:rPr>
          <w:rFonts w:ascii="FontbitDavid" w:hAnsi="FontbitDavid"/>
          <w:spacing w:val="-6"/>
          <w:sz w:val="24"/>
          <w:rtl/>
        </w:rPr>
        <w:t xml:space="preserve"> </w:t>
      </w:r>
      <w:ins w:id="96267" w:author="מנוע מכני" w:date="2026-10-11T12:04:39Z">
        <w:r>
          <w:rPr>
            <w:rFonts w:ascii="FontbitDavid" w:hAnsi="FontbitDavid"/>
            <w:spacing w:val="-6"/>
            <w:sz w:val="24"/>
            <w:rtl/>
          </w:rPr>
          <w:t xml:space="preserve">זה</w:t>
        </w:r>
      </w:ins>
      <w:del w:id="96268" w:author="מנוע מכני" w:date="2026-10-11T12:04:39Z">
        <w:r w:rsidRPr="00017C1D">
          <w:rPr>
            <w:rFonts w:ascii="FontbitDavid" w:hAnsi="FontbitDavid"/>
            <w:spacing w:val="-6"/>
            <w:sz w:val="24"/>
            <w:rtl/>
          </w:rPr>
          <w:delText xml:space="preserve">האי</w:delText>
        </w:r>
      </w:del>
      <w:r w:rsidRPr="00017C1D">
        <w:rPr>
          <w:rFonts w:ascii="FontbitDavid" w:hAnsi="FontbitDavid"/>
          <w:spacing w:val="-6"/>
          <w:sz w:val="24"/>
          <w:rtl/>
        </w:rPr>
        <w:t xml:space="preserve">? </w:t>
      </w:r>
      <w:r w:rsidRPr="00017C1D">
        <w:rPr>
          <w:rFonts w:ascii="FontbitDavid" w:hAnsi="FontbitDavid"/>
          <w:spacing w:val="-6"/>
          <w:sz w:val="24"/>
          <w:rtl/>
        </w:rPr>
        <w:t xml:space="preserve">א"ל</w:t>
      </w:r>
      <w:r w:rsidRPr="00017C1D">
        <w:rPr>
          <w:rFonts w:ascii="FontbitDavid" w:hAnsi="FontbitDavid"/>
          <w:spacing w:val="-6"/>
          <w:sz w:val="24"/>
          <w:rtl/>
        </w:rPr>
        <w:t xml:space="preserve">: </w:t>
      </w:r>
      <w:r w:rsidRPr="00017C1D">
        <w:rPr>
          <w:rFonts w:ascii="FontbitDavid" w:hAnsi="FontbitDavid"/>
          <w:spacing w:val="-6"/>
          <w:sz w:val="24"/>
          <w:rtl/>
        </w:rPr>
        <w:t xml:space="preserve">לא</w:t>
      </w:r>
      <w:r w:rsidRPr="00017C1D">
        <w:rPr>
          <w:rFonts w:ascii="FontbitDavid" w:hAnsi="FontbitDavid"/>
          <w:spacing w:val="-6"/>
          <w:sz w:val="24"/>
          <w:rtl/>
        </w:rPr>
        <w:t xml:space="preserve"> סבר לה מר להא </w:t>
      </w:r>
      <w:r w:rsidRPr="00017C1D">
        <w:rPr>
          <w:rStyle w:val="2fb"/>
          <w:rFonts w:ascii="FontbitDavid" w:hAnsi="FontbitDavid"/>
          <w:spacing w:val="-6"/>
          <w:sz w:val="24"/>
          <w:rtl/>
        </w:rPr>
        <w:t xml:space="preserve">דרבא</w:t>
      </w:r>
      <w:r w:rsidRPr="00017C1D">
        <w:rPr>
          <w:rFonts w:ascii="FontbitDavid" w:hAnsi="FontbitDavid"/>
          <w:spacing w:val="-6"/>
          <w:sz w:val="24"/>
          <w:rtl/>
        </w:rPr>
        <w:t xml:space="preserve">: תבעוה לינשא ונתפייסה צריכה לישב שבעה נקיים </w:t>
      </w:r>
    </w:p>
    <w:p>
      <w:pPr>
        <w:pStyle w:val="38"/>
        <w:rPr>
          <w:ins w:id="101369" w:author="מנוע מכני" w:date="2026-10-11T12:04:39Z"/>
        </w:rPr>
      </w:pPr>
      <w:r w:rsidRPr="00B078C3">
        <w:t xml:space="preserve">א"ל</w:t>
      </w:r>
      <w:r w:rsidRPr="00B078C3">
        <w:t xml:space="preserve">:</w:t>
      </w:r>
    </w:p>
    <w:p w:rsidR="00E403F0" w:rsidRDefault="00E403F0" w:rsidP="00E403F0">
      <w:pPr>
        <w:rPr>
          <w:rFonts w:ascii="FontbitDavid" w:hAnsi="FontbitDavid"/>
          <w:sz w:val="24"/>
          <w:rtl/>
        </w:rPr>
      </w:pPr>
      <w:del w:id="101370" w:author="מנוע מכני" w:date="2026-10-11T12:04:39Z">
        <w:r w:rsidRPr="00B078C3">
          <w:rPr>
            <w:rFonts w:ascii="FontbitDavid" w:hAnsi="FontbitDavid"/>
            <w:sz w:val="24"/>
            <w:rtl/>
          </w:rPr>
          <w:delText xml:space="preserve"> </w:delText>
        </w:r>
      </w:del>
      <w:ins w:id="98571" w:author="מנוע מכני" w:date="2026-10-11T12:04:39Z">
        <w:r>
          <w:rPr>
            <w:rFonts w:ascii="FontbitDavid" w:hAnsi="FontbitDavid"/>
            <w:sz w:val="24"/>
            <w:rtl/>
          </w:rPr>
          <w:t xml:space="preserve">אמור</w:t>
        </w:r>
      </w:ins>
      <w:del w:id="98572"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דא</w:t>
      </w:r>
      <w:r>
        <w:rPr>
          <w:rFonts w:ascii="FontbitDavid" w:hAnsi="FontbitDavid" w:hint="cs"/>
          <w:sz w:val="24"/>
          <w:rtl/>
        </w:rPr>
        <w:t xml:space="preserve">מר </w:t>
      </w:r>
      <w:r>
        <w:rPr>
          <w:rStyle w:val="2fb"/>
          <w:rFonts w:ascii="FontbitDavid" w:hAnsi="FontbitDavid" w:hint="cs"/>
          <w:sz w:val="24"/>
          <w:rtl/>
        </w:rPr>
        <w:t xml:space="preserve">רבא</w:t>
      </w:r>
      <w:r w:rsidRPr="00B078C3">
        <w:rPr>
          <w:rFonts w:ascii="FontbitDavid" w:hAnsi="FontbitDavid"/>
          <w:sz w:val="24"/>
          <w:rtl/>
        </w:rPr>
        <w:t xml:space="preserve"> - בגדולה ד</w:t>
      </w:r>
      <w:r>
        <w:rPr>
          <w:rFonts w:ascii="FontbitDavid" w:hAnsi="FontbitDavid" w:hint="cs"/>
          <w:sz w:val="24"/>
          <w:rtl/>
        </w:rPr>
        <w:t>רואה דם</w:t>
      </w:r>
      <w:r>
        <w:rPr>
          <w:rFonts w:ascii="FontbitDavid" w:hAnsi="FontbitDavid"/>
          <w:sz w:val="24"/>
          <w:rtl/>
        </w:rPr>
        <w:t xml:space="preserve">, אבל בקטנה דלא </w:t>
      </w:r>
      <w:r>
        <w:rPr>
          <w:rFonts w:ascii="FontbitDavid" w:hAnsi="FontbitDavid" w:hint="cs"/>
          <w:sz w:val="24"/>
          <w:rtl/>
        </w:rPr>
        <w:t>רואה</w:t>
      </w:r>
      <w:r w:rsidRPr="00B078C3">
        <w:rPr>
          <w:rFonts w:ascii="FontbitDavid" w:hAnsi="FontbitDavid"/>
          <w:sz w:val="24"/>
          <w:rtl/>
        </w:rPr>
        <w:t xml:space="preserve"> </w:t>
      </w:r>
      <w:r>
        <w:rPr>
          <w:rFonts w:ascii="FontbitDavid" w:hAnsi="FontbitDavid" w:hint="cs"/>
          <w:sz w:val="24"/>
          <w:rtl/>
        </w:rPr>
        <w:t xml:space="preserve">דם מי </w:t>
      </w:r>
      <w:r>
        <w:rPr>
          <w:rFonts w:ascii="FontbitDavid" w:hAnsi="FontbitDavid" w:hint="cs"/>
          <w:sz w:val="24"/>
          <w:rtl/>
        </w:rPr>
        <w:t xml:space="preserve">אמר</w:t>
      </w:r>
      <w:r>
        <w:rPr>
          <w:rFonts w:ascii="FontbitDavid" w:hAnsi="FontbitDavid" w:hint="cs"/>
          <w:sz w:val="24"/>
          <w:rtl/>
        </w:rPr>
        <w:t xml:space="preserve"> </w:t>
      </w:r>
    </w:p>
    <w:p>
      <w:pPr>
        <w:pStyle w:val="38"/>
        <w:rPr>
          <w:ins w:id="101371" w:author="מנוע מכני" w:date="2026-10-11T12:04:39Z"/>
        </w:rPr>
      </w:pPr>
      <w:r>
        <w:t xml:space="preserve">א"ל</w:t>
      </w:r>
      <w:r>
        <w:t xml:space="preserve">:</w:t>
      </w:r>
    </w:p>
    <w:p w:rsidR="00E403F0" w:rsidRDefault="00E403F0" w:rsidP="00E403F0">
      <w:pPr>
        <w:rPr>
          <w:rFonts w:ascii="FontbitDavid" w:hAnsi="FontbitDavid"/>
          <w:sz w:val="24"/>
          <w:rtl/>
        </w:rPr>
      </w:pPr>
      <w:del w:id="101372" w:author="מנוע מכני" w:date="2026-10-11T12:04:39Z">
        <w:r>
          <w:rPr>
            <w:rFonts w:ascii="FontbitDavid" w:hAnsi="FontbitDavid"/>
            <w:sz w:val="24"/>
            <w:rtl/>
          </w:rPr>
          <w:delText xml:space="preserve"> </w:delText>
        </w:r>
      </w:del>
      <w:r>
        <w:rPr>
          <w:rFonts w:ascii="FontbitDavid" w:hAnsi="FontbitDavid"/>
          <w:sz w:val="24"/>
          <w:rtl/>
        </w:rPr>
        <w:t xml:space="preserve">בפירוש </w:t>
      </w:r>
      <w:r>
        <w:rPr>
          <w:rFonts w:ascii="FontbitDavid" w:hAnsi="FontbitDavid"/>
          <w:sz w:val="24"/>
          <w:rtl/>
        </w:rPr>
        <w:t xml:space="preserve">א</w:t>
      </w:r>
      <w:r>
        <w:rPr>
          <w:rFonts w:ascii="FontbitDavid" w:hAnsi="FontbitDavid" w:hint="cs"/>
          <w:sz w:val="24"/>
          <w:rtl/>
        </w:rPr>
        <w:t xml:space="preserve">מר</w:t>
      </w:r>
      <w:r>
        <w:rPr>
          <w:rFonts w:ascii="FontbitDavid" w:hAnsi="FontbitDavid" w:hint="cs"/>
          <w:sz w:val="24"/>
          <w:rtl/>
        </w:rPr>
        <w:t xml:space="preserve"> </w:t>
      </w:r>
      <w:r>
        <w:rPr>
          <w:rStyle w:val="2fb"/>
          <w:rFonts w:ascii="FontbitDavid" w:hAnsi="FontbitDavid" w:hint="cs"/>
          <w:sz w:val="24"/>
          <w:rtl/>
        </w:rPr>
        <w:t xml:space="preserve">רב</w:t>
      </w:r>
      <w:r w:rsidRPr="00B078C3">
        <w:rPr>
          <w:rStyle w:val="2fb"/>
          <w:rFonts w:ascii="FontbitDavid" w:hAnsi="FontbitDavid"/>
          <w:sz w:val="24"/>
          <w:rtl/>
        </w:rPr>
        <w:t xml:space="preserve">א</w:t>
      </w:r>
      <w:r w:rsidRPr="00B078C3">
        <w:rPr>
          <w:rFonts w:ascii="FontbitDavid" w:hAnsi="FontbitDavid"/>
          <w:sz w:val="24"/>
          <w:rtl/>
        </w:rPr>
        <w:t xml:space="preserve"> </w:t>
      </w:r>
      <w:r w:rsidRPr="00B078C3">
        <w:rPr>
          <w:rFonts w:ascii="FontbitDavid" w:hAnsi="FontbitDavid"/>
          <w:sz w:val="24"/>
          <w:rtl/>
        </w:rPr>
        <w:t xml:space="preserve">ל"ש</w:t>
      </w:r>
      <w:r w:rsidRPr="00B078C3">
        <w:rPr>
          <w:rFonts w:ascii="FontbitDavid" w:hAnsi="FontbitDavid"/>
          <w:sz w:val="24"/>
          <w:rtl/>
        </w:rPr>
        <w:t xml:space="preserve"> גדולה </w:t>
      </w:r>
      <w:r w:rsidRPr="00B078C3">
        <w:rPr>
          <w:rFonts w:ascii="FontbitDavid" w:hAnsi="FontbitDavid"/>
          <w:sz w:val="24"/>
          <w:rtl/>
        </w:rPr>
        <w:t xml:space="preserve">לא</w:t>
      </w:r>
      <w:r w:rsidRPr="00B078C3">
        <w:rPr>
          <w:rFonts w:ascii="FontbitDavid" w:hAnsi="FontbitDavid"/>
          <w:sz w:val="24"/>
          <w:rtl/>
        </w:rPr>
        <w:t xml:space="preserve"> שנא קטנה.</w:t>
      </w:r>
      <w:r>
        <w:rPr>
          <w:rFonts w:ascii="FontbitDavid" w:hAnsi="FontbitDavid" w:hint="cs"/>
          <w:sz w:val="24"/>
          <w:rtl/>
        </w:rPr>
        <w:t xml:space="preserve"> </w:t>
      </w:r>
      <w:r w:rsidRPr="00B078C3">
        <w:rPr>
          <w:rFonts w:ascii="FontbitDavid" w:hAnsi="FontbitDavid"/>
          <w:sz w:val="24"/>
          <w:rtl/>
        </w:rPr>
        <w:t xml:space="preserve">גדולה משום דמחמדא, </w:t>
      </w:r>
      <w:r>
        <w:rPr>
          <w:rFonts w:ascii="FontbitDavid" w:hAnsi="FontbitDavid" w:hint="cs"/>
          <w:sz w:val="24"/>
          <w:rtl/>
        </w:rPr>
        <w:t xml:space="preserve">ו</w:t>
      </w:r>
      <w:ins w:id="92657" w:author="מנוע מכני" w:date="2026-10-11T12:04:39Z">
        <w:r>
          <w:rPr>
            <w:rFonts w:ascii="FontbitDavid" w:hAnsi="FontbitDavid" w:hint="cs"/>
            <w:sz w:val="24"/>
            <w:rtl/>
          </w:rPr>
          <w:t xml:space="preserve">ה"נ</w:t>
        </w:r>
      </w:ins>
      <w:del w:id="92658"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w:t>
      </w:r>
      <w:r w:rsidRPr="00B078C3">
        <w:rPr>
          <w:rFonts w:ascii="FontbitDavid" w:hAnsi="FontbitDavid"/>
          <w:sz w:val="24"/>
          <w:rtl/>
        </w:rPr>
        <w:t>קטנה</w:t>
      </w:r>
    </w:p>
    <w:p w:rsidR="00E403F0" w:rsidRDefault="00E403F0" w:rsidP="00E403F0">
      <w:pPr>
        <w:pStyle w:val="afff3"/>
        <w:framePr w:wrap="around"/>
        <w:rPr>
          <w:rtl/>
        </w:rPr>
      </w:pPr>
      <w:r>
        <w:rPr>
          <w:rFonts w:hint="cs"/>
          <w:rtl/>
        </w:rPr>
        <w:t>סו:</w:t>
      </w:r>
    </w:p>
    <w:p>
      <w:pPr>
        <w:pStyle w:val="afffff8"/>
        <w:rPr>
          <w:ins w:id="90063" w:author="קלוד" w:date="2026-10-11T12:23:38Z"/>
        </w:rPr>
      </w:pPr>
      <w:ins w:id="90064" w:author="קלוד" w:date="2026-10-11T12:23:38Z">
        <w:r>
          <w:rPr>
            <w:color w:val="7B3F00"/>
          </w:rPr>
          <w:t xml:space="preserve">חפיפה - לא בנתר ולא בחול אלא בחמין</w:t>
        </w:r>
      </w:ins>
    </w:p>
    <w:p>
      <w:pPr>
        <w:pStyle w:val="38"/>
        <w:rPr>
          <w:ins w:id="101373" w:author="מנוע מכני" w:date="2026-10-11T12:04:39Z"/>
        </w:rPr>
      </w:pPr>
      <w:r w:rsidRPr="00017C1D">
        <w:t>רבא:</w:t>
      </w:r>
    </w:p>
    <w:p w:rsidR="00E403F0" w:rsidRPr="00017C1D" w:rsidRDefault="00E403F0" w:rsidP="00E403F0">
      <w:pPr>
        <w:rPr>
          <w:rFonts w:ascii="FontbitDavid" w:hAnsi="FontbitDavid"/>
          <w:spacing w:val="-6"/>
          <w:sz w:val="24"/>
          <w:rtl/>
        </w:rPr>
      </w:pPr>
      <w:del w:id="101374"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לא</w:t>
      </w:r>
      <w:r w:rsidRPr="00017C1D">
        <w:rPr>
          <w:rFonts w:ascii="FontbitDavid" w:hAnsi="FontbitDavid"/>
          <w:spacing w:val="-6"/>
          <w:sz w:val="24"/>
          <w:rtl/>
        </w:rPr>
        <w:t xml:space="preserve"> תחוף </w:t>
      </w:r>
      <w:r w:rsidRPr="00017C1D">
        <w:rPr>
          <w:rFonts w:ascii="FontbitDavid" w:hAnsi="FontbitDavid"/>
          <w:spacing w:val="-6"/>
          <w:sz w:val="24"/>
          <w:rtl/>
        </w:rPr>
        <w:t xml:space="preserve">לא</w:t>
      </w:r>
      <w:r w:rsidRPr="00017C1D">
        <w:rPr>
          <w:rFonts w:ascii="FontbitDavid" w:hAnsi="FontbitDavid"/>
          <w:spacing w:val="-6"/>
          <w:sz w:val="24"/>
          <w:rtl/>
        </w:rPr>
        <w:t xml:space="preserve"> בנתר משום דמקטף</w:t>
      </w:r>
      <w:r w:rsidRPr="00017C1D">
        <w:rPr>
          <w:rFonts w:ascii="FontbitDavid" w:hAnsi="FontbitDavid" w:hint="cs"/>
          <w:spacing w:val="-6"/>
          <w:sz w:val="24"/>
          <w:rtl/>
        </w:rPr>
        <w:t>[חלק מהשער וחוצץ</w:t>
      </w:r>
      <w:r w:rsidRPr="00017C1D">
        <w:rPr>
          <w:rFonts w:ascii="FontbitDavid" w:hAnsi="FontbitDavid"/>
          <w:spacing w:val="-6"/>
          <w:sz w:val="24"/>
          <w:rtl/>
        </w:rPr>
        <w:t>, ו</w:t>
      </w:r>
      <w:r w:rsidRPr="00017C1D">
        <w:rPr>
          <w:rFonts w:ascii="FontbitDavid" w:hAnsi="FontbitDavid" w:hint="cs"/>
          <w:spacing w:val="-6"/>
          <w:sz w:val="24"/>
          <w:rtl/>
        </w:rPr>
        <w:t xml:space="preserve">לא </w:t>
      </w:r>
      <w:r w:rsidRPr="00017C1D">
        <w:rPr>
          <w:rFonts w:ascii="FontbitDavid" w:hAnsi="FontbitDavid"/>
          <w:spacing w:val="-6"/>
          <w:sz w:val="24"/>
          <w:rtl/>
        </w:rPr>
        <w:t>בחול משום דמסריך</w:t>
      </w:r>
      <w:r w:rsidRPr="00017C1D">
        <w:rPr>
          <w:rFonts w:ascii="FontbitDavid" w:hAnsi="FontbitDavid" w:hint="cs"/>
          <w:spacing w:val="-6"/>
          <w:sz w:val="24"/>
          <w:rtl/>
        </w:rPr>
        <w:t xml:space="preserve"> [מדביק וחוצץ]</w:t>
      </w:r>
      <w:r w:rsidRPr="00017C1D">
        <w:rPr>
          <w:rFonts w:ascii="FontbitDavid" w:hAnsi="FontbitDavid"/>
          <w:spacing w:val="-6"/>
          <w:sz w:val="24"/>
          <w:rtl/>
        </w:rPr>
        <w:t xml:space="preserve"> </w:t>
      </w:r>
    </w:p>
    <w:p>
      <w:pPr>
        <w:pStyle w:val="38"/>
        <w:rPr>
          <w:ins w:id="101375" w:author="מנוע מכני" w:date="2026-10-11T12:04:39Z"/>
        </w:rPr>
      </w:pPr>
      <w:r w:rsidRPr="00B078C3">
        <w:t xml:space="preserve">אמימר מדרבא:</w:t>
      </w:r>
    </w:p>
    <w:p w:rsidR="00E403F0" w:rsidRPr="00B078C3" w:rsidRDefault="00E403F0" w:rsidP="00E403F0">
      <w:pPr>
        <w:rPr>
          <w:rFonts w:ascii="FontbitDavid" w:hAnsi="FontbitDavid"/>
          <w:sz w:val="24"/>
          <w:rtl/>
        </w:rPr>
      </w:pPr>
      <w:del w:id="10137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w:t>
      </w:r>
      <w:r w:rsidRPr="00B078C3">
        <w:rPr>
          <w:rFonts w:ascii="FontbitDavid" w:hAnsi="FontbitDavid"/>
          <w:sz w:val="24"/>
          <w:rtl/>
        </w:rPr>
        <w:t xml:space="preserve">לא</w:t>
      </w:r>
      <w:r w:rsidRPr="00B078C3">
        <w:rPr>
          <w:rFonts w:ascii="FontbitDavid" w:hAnsi="FontbitDavid"/>
          <w:sz w:val="24"/>
          <w:rtl/>
        </w:rPr>
        <w:t xml:space="preserve"> תחוף אלא בחמין, </w:t>
      </w:r>
      <w:r>
        <w:rPr>
          <w:rFonts w:ascii="FontbitDavid" w:hAnsi="FontbitDavid" w:hint="cs"/>
          <w:sz w:val="24"/>
          <w:rtl/>
        </w:rPr>
        <w:t>ו</w:t>
      </w:r>
      <w:r w:rsidRPr="00B078C3">
        <w:rPr>
          <w:rFonts w:ascii="FontbitDavid" w:hAnsi="FontbitDavid"/>
          <w:sz w:val="24"/>
          <w:rtl/>
        </w:rPr>
        <w:t>לא בצונן</w:t>
      </w:r>
      <w:r>
        <w:rPr>
          <w:rFonts w:ascii="FontbitDavid" w:hAnsi="FontbitDavid" w:hint="cs"/>
          <w:sz w:val="24"/>
          <w:rtl/>
        </w:rPr>
        <w:t>[שמקשה השערות ואין הלכלוך עובר]</w:t>
      </w:r>
      <w:r w:rsidRPr="00B078C3">
        <w:rPr>
          <w:rFonts w:ascii="FontbitDavid" w:hAnsi="FontbitDavid"/>
          <w:sz w:val="24"/>
          <w:rtl/>
        </w:rPr>
        <w:t xml:space="preserve">, </w:t>
      </w:r>
      <w:ins w:id="93321" w:author="מנוע מכני" w:date="2026-10-11T12:04:39Z">
        <w:r>
          <w:rPr>
            <w:rFonts w:ascii="FontbitDavid" w:hAnsi="FontbitDavid"/>
            <w:sz w:val="24"/>
            <w:rtl/>
          </w:rPr>
          <w:t xml:space="preserve">ואפי'</w:t>
        </w:r>
      </w:ins>
      <w:del w:id="93322" w:author="מנוע מכני" w:date="2026-10-11T12:04:39Z">
        <w:r w:rsidRPr="00B078C3">
          <w:rPr>
            <w:rFonts w:ascii="FontbitDavid" w:hAnsi="FontbitDavid"/>
            <w:sz w:val="24"/>
            <w:rtl/>
          </w:rPr>
          <w:delText xml:space="preserve">ואפילו</w:delText>
        </w:r>
      </w:del>
      <w:r w:rsidRPr="00B078C3">
        <w:rPr>
          <w:rFonts w:ascii="FontbitDavid" w:hAnsi="FontbitDavid"/>
          <w:sz w:val="24"/>
          <w:rtl/>
        </w:rPr>
        <w:t xml:space="preserve"> בחמי חמה.</w:t>
      </w:r>
    </w:p>
    <w:p w:rsidR="00E403F0" w:rsidRPr="00B078C3" w:rsidRDefault="00E403F0" w:rsidP="00E403F0">
      <w:pPr>
        <w:rPr>
          <w:rFonts w:ascii="FontbitDavid" w:hAnsi="FontbitDavid"/>
          <w:sz w:val="24"/>
          <w:rtl/>
        </w:rPr>
      </w:pPr>
    </w:p>
    <w:p>
      <w:pPr>
        <w:pStyle w:val="38"/>
        <w:rPr>
          <w:ins w:id="101377" w:author="מנוע מכני" w:date="2026-10-11T12:04:39Z"/>
        </w:rPr>
      </w:pPr>
      <w:r>
        <w:t>רבא:</w:t>
      </w:r>
    </w:p>
    <w:p w:rsidR="00E403F0" w:rsidRPr="00B078C3" w:rsidRDefault="00E403F0" w:rsidP="00E403F0">
      <w:pPr>
        <w:rPr>
          <w:rFonts w:ascii="FontbitDavid" w:hAnsi="FontbitDavid"/>
          <w:sz w:val="24"/>
          <w:rtl/>
        </w:rPr>
      </w:pPr>
      <w:del w:id="10137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לעולם ילמד אדם בתוך ביתו שתהא אשה מדיחה בית קמטיה במים.</w:t>
      </w:r>
    </w:p>
    <w:p>
      <w:pPr>
        <w:pStyle w:val="38"/>
        <w:rPr>
          <w:ins w:id="101379" w:author="מנוע מכני" w:date="2026-10-11T12:04:39Z"/>
        </w:rPr>
      </w:pPr>
      <w:r w:rsidRPr="00B078C3">
        <w:t xml:space="preserve">מיתיבי:</w:t>
      </w:r>
    </w:p>
    <w:p w:rsidR="00E403F0" w:rsidRDefault="00E403F0" w:rsidP="00E403F0">
      <w:pPr>
        <w:rPr>
          <w:rFonts w:ascii="FontbitDavid" w:hAnsi="FontbitDavid"/>
          <w:sz w:val="24"/>
          <w:rtl/>
        </w:rPr>
      </w:pPr>
      <w:del w:id="10138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בית הקמטים ובית הסתרים אינן צריכין לביאת מים! </w:t>
      </w:r>
    </w:p>
    <w:p w:rsidR="00E403F0" w:rsidRDefault="00E403F0" w:rsidP="00E403F0">
      <w:pPr>
        <w:rPr>
          <w:rFonts w:ascii="FontbitDavid" w:hAnsi="FontbitDavid"/>
          <w:sz w:val="24"/>
          <w:rtl/>
        </w:rPr>
      </w:pPr>
      <w:r w:rsidRPr="00B078C3">
        <w:rPr>
          <w:rFonts w:ascii="FontbitDavid" w:hAnsi="FontbitDavid"/>
          <w:sz w:val="24"/>
          <w:rtl/>
        </w:rPr>
        <w:t xml:space="preserve">נהי דביאת מים - </w:t>
      </w:r>
      <w:r w:rsidRPr="00B078C3">
        <w:rPr>
          <w:rFonts w:ascii="FontbitDavid" w:hAnsi="FontbitDavid"/>
          <w:sz w:val="24"/>
          <w:rtl/>
        </w:rPr>
        <w:t xml:space="preserve">לא</w:t>
      </w:r>
      <w:r w:rsidRPr="00B078C3">
        <w:rPr>
          <w:rFonts w:ascii="FontbitDavid" w:hAnsi="FontbitDavid"/>
          <w:sz w:val="24"/>
          <w:rtl/>
        </w:rPr>
        <w:t xml:space="preserve"> </w:t>
      </w:r>
      <w:ins w:id="94633" w:author="מנוע מכני" w:date="2026-10-11T12:04:39Z">
        <w:r>
          <w:rPr>
            <w:rFonts w:ascii="FontbitDavid" w:hAnsi="FontbitDavid"/>
            <w:sz w:val="24"/>
            <w:rtl/>
          </w:rPr>
          <w:t xml:space="preserve">צריך</w:t>
        </w:r>
      </w:ins>
      <w:del w:id="94634"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מקום הראוי לביאת מים - </w:t>
      </w:r>
      <w:ins w:id="94635" w:author="מנוע מכני" w:date="2026-10-11T12:04:39Z">
        <w:r>
          <w:rPr>
            <w:rFonts w:ascii="FontbitDavid" w:hAnsi="FontbitDavid"/>
            <w:sz w:val="24"/>
            <w:rtl/>
          </w:rPr>
          <w:t xml:space="preserve">צריך</w:t>
        </w:r>
      </w:ins>
      <w:del w:id="94636"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w:t>
      </w:r>
    </w:p>
    <w:p>
      <w:pPr>
        <w:pStyle w:val="38"/>
        <w:rPr>
          <w:ins w:id="101381" w:author="מנוע מכני" w:date="2026-10-11T12:04:39Z"/>
        </w:rPr>
      </w:pPr>
      <w:r>
        <w:t xml:space="preserve">כד</w:t>
      </w:r>
      <w:ins w:id="92659" w:author="מנוע מכני" w:date="2026-10-11T12:04:39Z">
        <w:r>
          <w:t xml:space="preserve">ר"ז</w:t>
        </w:r>
      </w:ins>
      <w:del w:id="92660" w:author="מנוע מכני" w:date="2026-10-11T12:04:39Z">
        <w:r>
          <w:delText xml:space="preserve">ר''ז</w:delText>
        </w:r>
      </w:del>
      <w:r w:rsidRPr="00B078C3">
        <w:t xml:space="preserve">:</w:t>
      </w:r>
    </w:p>
    <w:p w:rsidR="00E403F0" w:rsidRPr="00B078C3" w:rsidRDefault="00E403F0" w:rsidP="00E403F0">
      <w:pPr>
        <w:rPr>
          <w:rFonts w:ascii="FontbitDavid" w:hAnsi="FontbitDavid"/>
          <w:sz w:val="24"/>
          <w:rtl/>
        </w:rPr>
      </w:pPr>
      <w:del w:id="10138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הראוי לבילה - אין בילה מעכבת בו, ושאין ראוי לבילה - בילה מעכבת בו.</w:t>
      </w:r>
    </w:p>
    <w:p w:rsidR="00E403F0" w:rsidRDefault="00E403F0" w:rsidP="00E403F0">
      <w:pPr>
        <w:rPr>
          <w:rFonts w:ascii="FontbitDavid" w:hAnsi="FontbitDavid"/>
          <w:sz w:val="24"/>
          <w:rtl/>
        </w:rPr>
      </w:pPr>
    </w:p>
    <w:p>
      <w:pPr>
        <w:pStyle w:val="afffff8"/>
        <w:rPr>
          <w:ins w:id="90061" w:author="קלוד" w:date="2026-10-11T12:23:38Z"/>
        </w:rPr>
      </w:pPr>
      <w:ins w:id="90062" w:author="קלוד" w:date="2026-10-11T12:23:38Z">
        <w:r>
          <w:rPr>
            <w:color w:val="7B3F00"/>
          </w:rPr>
          <w:t xml:space="preserve">חציצה בין השיניים - מעשה בשפחת רבי</w:t>
        </w:r>
      </w:ins>
    </w:p>
    <w:p>
      <w:pPr>
        <w:pStyle w:val="38"/>
        <w:rPr>
          <w:ins w:id="101383" w:author="מנוע מכני" w:date="2026-10-11T12:04:39Z"/>
        </w:rPr>
      </w:pPr>
      <w:r>
        <w:t xml:space="preserve">רבין </w:t>
      </w:r>
      <w:ins w:id="92661" w:author="מנוע מכני" w:date="2026-10-11T12:04:39Z">
        <w:r>
          <w:t xml:space="preserve">ב"א</w:t>
        </w:r>
      </w:ins>
      <w:del w:id="92662" w:author="מנוע מכני" w:date="2026-10-11T12:04:39Z">
        <w:r>
          <w:delText xml:space="preserve">ב''א</w:delText>
        </w:r>
      </w:del>
      <w:r>
        <w:t xml:space="preserve"> מר</w:t>
      </w:r>
      <w:ins w:id="92663" w:author="מנוע מכני" w:date="2026-10-11T12:04:39Z">
        <w:r>
          <w:t xml:space="preserve">י"צ</w:t>
        </w:r>
      </w:ins>
      <w:del w:id="92664" w:author="מנוע מכני" w:date="2026-10-11T12:04:39Z">
        <w:r>
          <w:delText xml:space="preserve">י''צ</w:delText>
        </w:r>
      </w:del>
      <w:r w:rsidRPr="00B078C3">
        <w:t xml:space="preserve">:</w:t>
      </w:r>
    </w:p>
    <w:p w:rsidR="00E403F0" w:rsidRPr="00B078C3" w:rsidRDefault="00E403F0" w:rsidP="00E403F0">
      <w:pPr>
        <w:rPr>
          <w:rFonts w:ascii="FontbitDavid" w:hAnsi="FontbitDavid"/>
          <w:sz w:val="24"/>
          <w:rtl/>
        </w:rPr>
      </w:pPr>
      <w:del w:id="10138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מעשה בשפחתו של </w:t>
      </w:r>
      <w:r w:rsidRPr="00B078C3">
        <w:rPr>
          <w:rStyle w:val="2fb"/>
          <w:rFonts w:ascii="FontbitDavid" w:hAnsi="FontbitDavid"/>
          <w:sz w:val="24"/>
          <w:rtl/>
        </w:rPr>
        <w:t xml:space="preserve">רבי</w:t>
      </w:r>
      <w:r w:rsidRPr="00B078C3">
        <w:rPr>
          <w:rFonts w:ascii="FontbitDavid" w:hAnsi="FontbitDavid"/>
          <w:sz w:val="24"/>
          <w:rtl/>
        </w:rPr>
        <w:t xml:space="preserve"> שטבלה ועלתה, ונמצא לה עצם חוצץ בין שיניה, והצריכה </w:t>
      </w:r>
      <w:r w:rsidRPr="00B078C3">
        <w:rPr>
          <w:rStyle w:val="2fb"/>
          <w:rFonts w:ascii="FontbitDavid" w:hAnsi="FontbitDavid"/>
          <w:sz w:val="24"/>
          <w:rtl/>
        </w:rPr>
        <w:t xml:space="preserve">רבי</w:t>
      </w:r>
      <w:r w:rsidRPr="00B078C3">
        <w:rPr>
          <w:rFonts w:ascii="FontbitDavid" w:hAnsi="FontbitDavid"/>
          <w:sz w:val="24"/>
          <w:rtl/>
        </w:rPr>
        <w:t xml:space="preserve"> טבילה אחרת.</w:t>
      </w:r>
    </w:p>
    <w:p>
      <w:pPr>
        <w:pStyle w:val="38"/>
        <w:rPr>
          <w:ins w:id="101385" w:author="מנוע מכני" w:date="2026-10-11T12:04:39Z"/>
        </w:rPr>
      </w:pPr>
      <w:r>
        <w:t>רבא</w:t>
      </w:r>
      <w:r w:rsidRPr="00B078C3">
        <w:t xml:space="preserve">:</w:t>
      </w:r>
    </w:p>
    <w:p w:rsidR="00E403F0" w:rsidRPr="00B078C3" w:rsidRDefault="00E403F0" w:rsidP="00E403F0">
      <w:pPr>
        <w:rPr>
          <w:rFonts w:ascii="FontbitDavid" w:hAnsi="FontbitDavid"/>
          <w:sz w:val="24"/>
          <w:rtl/>
        </w:rPr>
      </w:pPr>
      <w:del w:id="10138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טבלה ועלתה ונמצא </w:t>
      </w:r>
      <w:ins w:id="96269" w:author="מנוע מכני" w:date="2026-10-11T12:04:39Z">
        <w:r>
          <w:rPr>
            <w:rFonts w:ascii="FontbitDavid" w:hAnsi="FontbitDavid"/>
            <w:sz w:val="24"/>
            <w:rtl/>
          </w:rPr>
          <w:t xml:space="preserve">עליו</w:t>
        </w:r>
      </w:ins>
      <w:del w:id="96270"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w:t>
      </w:r>
      <w:r>
        <w:rPr>
          <w:rFonts w:ascii="FontbitDavid" w:hAnsi="FontbitDavid"/>
          <w:sz w:val="24"/>
          <w:rtl/>
        </w:rPr>
        <w:t xml:space="preserve">דבר חוצץ, אם סמוך לחפיפה טבלה </w:t>
      </w:r>
      <w:r w:rsidRPr="00B078C3">
        <w:rPr>
          <w:rFonts w:ascii="FontbitDavid" w:hAnsi="FontbitDavid"/>
          <w:sz w:val="24"/>
          <w:rtl/>
        </w:rPr>
        <w:t xml:space="preserve">אינה צריכה לחוף ולטבול, ואם </w:t>
      </w:r>
      <w:ins w:id="94637" w:author="מנוע מכני" w:date="2026-10-11T12:04:39Z">
        <w:r>
          <w:rPr>
            <w:rFonts w:ascii="FontbitDavid" w:hAnsi="FontbitDavid"/>
            <w:sz w:val="24"/>
            <w:rtl/>
          </w:rPr>
          <w:t xml:space="preserve">לא</w:t>
        </w:r>
      </w:ins>
      <w:del w:id="9463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צריכה לחוף ולטבול.</w:t>
      </w:r>
    </w:p>
    <w:p>
      <w:pPr>
        <w:pStyle w:val="38"/>
        <w:rPr>
          <w:ins w:id="101387" w:author="מנוע מכני" w:date="2026-10-11T12:04:39Z"/>
        </w:rPr>
      </w:pPr>
      <w:ins w:id="92665" w:author="מנוע מכני" w:date="2026-10-11T12:04:39Z">
        <w:r>
          <w:t xml:space="preserve">א"ד</w:t>
        </w:r>
      </w:ins>
      <w:del w:id="92666" w:author="מנוע מכני" w:date="2026-10-11T12:04:39Z">
        <w:r>
          <w:delText xml:space="preserve">א''ד</w:delText>
        </w:r>
      </w:del>
      <w:r w:rsidRPr="00B078C3">
        <w:t xml:space="preserve">:</w:t>
      </w:r>
    </w:p>
    <w:p w:rsidR="00E403F0" w:rsidRPr="00B078C3" w:rsidRDefault="00E403F0" w:rsidP="00E403F0">
      <w:pPr>
        <w:rPr>
          <w:rFonts w:ascii="FontbitDavid" w:hAnsi="FontbitDavid"/>
          <w:sz w:val="24"/>
          <w:rtl/>
        </w:rPr>
      </w:pPr>
      <w:del w:id="10138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באותו יום שחפ</w:t>
      </w:r>
      <w:r>
        <w:rPr>
          <w:rFonts w:ascii="FontbitDavid" w:hAnsi="FontbitDavid"/>
          <w:sz w:val="24"/>
          <w:rtl/>
        </w:rPr>
        <w:t xml:space="preserve">פה טבלה </w:t>
      </w:r>
      <w:r w:rsidRPr="00B078C3">
        <w:rPr>
          <w:rFonts w:ascii="FontbitDavid" w:hAnsi="FontbitDavid"/>
          <w:sz w:val="24"/>
          <w:rtl/>
        </w:rPr>
        <w:t>אי</w:t>
      </w:r>
      <w:r>
        <w:rPr>
          <w:rFonts w:ascii="FontbitDavid" w:hAnsi="FontbitDavid"/>
          <w:sz w:val="24"/>
          <w:rtl/>
        </w:rPr>
        <w:t xml:space="preserve">נה צריכה לחוף ולטבול, ואם </w:t>
      </w:r>
      <w:ins w:id="94639" w:author="מנוע מכני" w:date="2026-10-11T12:04:39Z">
        <w:r>
          <w:rPr>
            <w:rFonts w:ascii="FontbitDavid" w:hAnsi="FontbitDavid"/>
            <w:sz w:val="24"/>
            <w:rtl/>
          </w:rPr>
          <w:t xml:space="preserve">לא</w:t>
        </w:r>
      </w:ins>
      <w:del w:id="94640" w:author="מנוע מכני" w:date="2026-10-11T12:04:39Z">
        <w:r>
          <w:rPr>
            <w:rFonts w:ascii="FontbitDavid" w:hAnsi="FontbitDavid"/>
            <w:sz w:val="24"/>
            <w:rtl/>
          </w:rPr>
          <w:delText xml:space="preserve">לאו</w:delText>
        </w:r>
      </w:del>
      <w:r>
        <w:rPr>
          <w:rFonts w:ascii="FontbitDavid" w:hAnsi="FontbitDavid"/>
          <w:sz w:val="24"/>
          <w:rtl/>
        </w:rPr>
        <w:t xml:space="preserve"> </w:t>
      </w:r>
      <w:r w:rsidRPr="00B078C3">
        <w:rPr>
          <w:rFonts w:ascii="FontbitDavid" w:hAnsi="FontbitDavid"/>
          <w:sz w:val="24"/>
          <w:rtl/>
        </w:rPr>
        <w:t>צריכה לחוף ולטבול.</w:t>
      </w:r>
    </w:p>
    <w:p w:rsidR="00E403F0" w:rsidRPr="00B078C3" w:rsidRDefault="00E403F0" w:rsidP="00E403F0">
      <w:pPr>
        <w:rPr>
          <w:rFonts w:ascii="FontbitDavid" w:hAnsi="FontbitDavid"/>
          <w:sz w:val="24"/>
          <w:rtl/>
        </w:rPr>
      </w:pPr>
      <w:ins w:id="94641" w:author="מנוע מכני" w:date="2026-10-11T12:04:39Z">
        <w:r>
          <w:rPr>
            <w:rFonts w:ascii="FontbitDavid" w:hAnsi="FontbitDavid"/>
            <w:sz w:val="24"/>
            <w:rtl/>
          </w:rPr>
          <w:t xml:space="preserve">יש</w:t>
        </w:r>
      </w:ins>
      <w:del w:id="94642"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305" w:author="Claude - סמנטי" w:date="2026-10-11T12:19:29Z">
        <w:r>
          <w:rPr>
            <w:rFonts w:ascii="FontbitDavid" w:hAnsi="FontbitDavid"/>
            <w:sz w:val="24"/>
            <w:rtl/>
          </w:rPr>
          <w:t xml:space="preserve">ביניהם</w:t>
        </w:r>
      </w:ins>
      <w:del w:id="90306"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 למסמך לחפיפה טבילה, </w:t>
      </w:r>
      <w:ins w:id="90303" w:author="Claude - סמנטי" w:date="2026-10-11T12:19:29Z">
        <w:r>
          <w:rPr>
            <w:rFonts w:ascii="FontbitDavid" w:hAnsi="FontbitDavid"/>
            <w:sz w:val="24"/>
            <w:rtl/>
          </w:rPr>
          <w:t xml:space="preserve">לחפוף</w:t>
        </w:r>
      </w:ins>
      <w:del w:id="90304" w:author="Claude - סמנטי" w:date="2026-10-11T12:19:29Z">
        <w:r w:rsidRPr="00B078C3">
          <w:rPr>
            <w:rFonts w:ascii="FontbitDavid" w:hAnsi="FontbitDavid"/>
            <w:sz w:val="24"/>
            <w:rtl/>
          </w:rPr>
          <w:delText xml:space="preserve">למיחף</w:delText>
        </w:r>
      </w:del>
      <w:r w:rsidRPr="00B078C3">
        <w:rPr>
          <w:rFonts w:ascii="FontbitDavid" w:hAnsi="FontbitDavid"/>
          <w:sz w:val="24"/>
          <w:rtl/>
        </w:rPr>
        <w:t xml:space="preserve"> ביממא ולמטבל בליליא.</w:t>
      </w:r>
    </w:p>
    <w:p w:rsidR="00E403F0" w:rsidRDefault="00E403F0" w:rsidP="00E403F0">
      <w:pPr>
        <w:rPr>
          <w:rFonts w:ascii="FontbitDavid" w:hAnsi="FontbitDavid"/>
          <w:sz w:val="24"/>
          <w:rtl/>
        </w:rPr>
      </w:pPr>
    </w:p>
    <w:p>
      <w:pPr>
        <w:pStyle w:val="afffff8"/>
        <w:rPr>
          <w:ins w:id="90059" w:author="קלוד" w:date="2026-10-11T12:23:38Z"/>
        </w:rPr>
      </w:pPr>
      <w:ins w:id="90060" w:author="קלוד" w:date="2026-10-11T12:23:38Z">
        <w:r>
          <w:rPr>
            <w:color w:val="7B3F00"/>
          </w:rPr>
          <w:t xml:space="preserve">טבילה על גבי כלי חרס - גזירת מרחצאות או פחד</w:t>
        </w:r>
      </w:ins>
    </w:p>
    <w:p>
      <w:pPr>
        <w:pStyle w:val="38"/>
        <w:rPr>
          <w:ins w:id="101389" w:author="מנוע מכני" w:date="2026-10-11T12:04:39Z"/>
        </w:rPr>
      </w:pPr>
      <w:r>
        <w:t>·</w:t>
      </w:r>
      <w:r>
        <w:t>רבא</w:t>
      </w:r>
      <w:r w:rsidRPr="00B078C3">
        <w:t xml:space="preserve">:</w:t>
      </w:r>
    </w:p>
    <w:p w:rsidR="00E403F0" w:rsidRPr="00B078C3" w:rsidRDefault="00E403F0" w:rsidP="00E403F0">
      <w:pPr>
        <w:rPr>
          <w:rFonts w:ascii="FontbitDavid" w:hAnsi="FontbitDavid"/>
          <w:sz w:val="24"/>
          <w:rtl/>
        </w:rPr>
      </w:pPr>
      <w:del w:id="1013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w:t>
      </w:r>
      <w:r w:rsidRPr="00B078C3">
        <w:rPr>
          <w:rFonts w:ascii="FontbitDavid" w:hAnsi="FontbitDavid"/>
          <w:sz w:val="24"/>
          <w:rtl/>
        </w:rPr>
        <w:t xml:space="preserve">לא</w:t>
      </w:r>
      <w:r w:rsidRPr="00B078C3">
        <w:rPr>
          <w:rFonts w:ascii="FontbitDavid" w:hAnsi="FontbitDavid"/>
          <w:sz w:val="24"/>
          <w:rtl/>
        </w:rPr>
        <w:t xml:space="preserve"> תעמוד על גבי כלי חרס ותטבול.</w:t>
      </w:r>
    </w:p>
    <w:p>
      <w:pPr>
        <w:pStyle w:val="38"/>
        <w:rPr>
          <w:ins w:id="101391" w:author="מנוע מכני" w:date="2026-10-11T12:04:39Z"/>
        </w:rPr>
      </w:pPr>
      <w:r w:rsidRPr="00B078C3">
        <w:t xml:space="preserve">סבר </w:t>
      </w:r>
      <w:ins w:id="92667" w:author="מנוע מכני" w:date="2026-10-11T12:04:39Z">
        <w:r>
          <w:t xml:space="preserve">ר"כ</w:t>
        </w:r>
      </w:ins>
      <w:del w:id="92668" w:author="מנוע מכני" w:date="2026-10-11T12:04:39Z">
        <w:r w:rsidRPr="00B078C3">
          <w:delText xml:space="preserve">ר</w:delText>
        </w:r>
        <w:r>
          <w:delText xml:space="preserve">''כ</w:delText>
        </w:r>
      </w:del>
      <w:r w:rsidRPr="00B078C3">
        <w:t xml:space="preserve">:</w:t>
      </w:r>
    </w:p>
    <w:p w:rsidR="00E403F0" w:rsidRPr="00B078C3" w:rsidRDefault="00E403F0" w:rsidP="00E403F0">
      <w:pPr>
        <w:rPr>
          <w:rFonts w:ascii="FontbitDavid" w:hAnsi="FontbitDavid"/>
          <w:sz w:val="24"/>
          <w:rtl/>
        </w:rPr>
      </w:pPr>
      <w:del w:id="10139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טעמא </w:t>
      </w:r>
      <w:ins w:id="96271" w:author="מנוע מכני" w:date="2026-10-11T12:04:39Z">
        <w:r>
          <w:rPr>
            <w:rFonts w:ascii="FontbitDavid" w:hAnsi="FontbitDavid"/>
            <w:sz w:val="24"/>
            <w:rtl/>
          </w:rPr>
          <w:t xml:space="preserve">מה</w:t>
        </w:r>
      </w:ins>
      <w:del w:id="9627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 משום גזירת מרחצאות, הא על גבי סילתא - </w:t>
      </w:r>
      <w:ins w:id="98573" w:author="מנוע מכני" w:date="2026-10-11T12:04:39Z">
        <w:r>
          <w:rPr>
            <w:rFonts w:ascii="FontbitDavid" w:hAnsi="FontbitDavid"/>
            <w:sz w:val="24"/>
            <w:rtl/>
          </w:rPr>
          <w:t xml:space="preserve">יפה</w:t>
        </w:r>
      </w:ins>
      <w:del w:id="98574"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דמי.</w:t>
      </w:r>
    </w:p>
    <w:p>
      <w:pPr>
        <w:pStyle w:val="38"/>
        <w:rPr>
          <w:ins w:id="101393" w:author="מנוע מכני" w:date="2026-10-11T12:04:39Z"/>
        </w:rPr>
      </w:pPr>
      <w:r w:rsidRPr="00B078C3">
        <w:t xml:space="preserve">א"ל</w:t>
      </w:r>
      <w:r w:rsidRPr="00B078C3">
        <w:t xml:space="preserve"> </w:t>
      </w:r>
      <w:ins w:id="92669" w:author="מנוע מכני" w:date="2026-10-11T12:04:39Z">
        <w:r>
          <w:t xml:space="preserve">ר"ח</w:t>
        </w:r>
      </w:ins>
      <w:del w:id="92670" w:author="מנוע מכני" w:date="2026-10-11T12:04:39Z">
        <w:r w:rsidRPr="00B078C3">
          <w:delText xml:space="preserve">ר</w:delText>
        </w:r>
        <w:r>
          <w:delText xml:space="preserve">''ח</w:delText>
        </w:r>
      </w:del>
      <w:r>
        <w:t xml:space="preserve"> </w:t>
      </w:r>
      <w:r w:rsidRPr="00B078C3">
        <w:t xml:space="preserve">מנהרדעא:</w:t>
      </w:r>
    </w:p>
    <w:p w:rsidR="00E403F0" w:rsidRPr="00B078C3" w:rsidRDefault="00E403F0" w:rsidP="00E403F0">
      <w:pPr>
        <w:rPr>
          <w:rFonts w:ascii="FontbitDavid" w:hAnsi="FontbitDavid"/>
          <w:sz w:val="24"/>
          <w:rtl/>
        </w:rPr>
      </w:pPr>
      <w:del w:id="101394" w:author="מנוע מכני" w:date="2026-10-11T12:04:39Z">
        <w:r w:rsidRPr="00B078C3">
          <w:rPr>
            <w:rFonts w:ascii="FontbitDavid" w:hAnsi="FontbitDavid"/>
            <w:sz w:val="24"/>
            <w:rtl/>
          </w:rPr>
          <w:delText xml:space="preserve"> </w:delText>
        </w:r>
      </w:del>
      <w:ins w:id="94643" w:author="מנוע מכני" w:date="2026-10-11T12:04:39Z">
        <w:r>
          <w:rPr>
            <w:rFonts w:ascii="FontbitDavid" w:hAnsi="FontbitDavid"/>
            <w:sz w:val="24"/>
            <w:rtl/>
          </w:rPr>
          <w:t xml:space="preserve">שם</w:t>
        </w:r>
      </w:ins>
      <w:del w:id="94644"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טעמא </w:t>
      </w:r>
      <w:ins w:id="96273" w:author="מנוע מכני" w:date="2026-10-11T12:04:39Z">
        <w:r>
          <w:rPr>
            <w:rFonts w:ascii="FontbitDavid" w:hAnsi="FontbitDavid"/>
            <w:sz w:val="24"/>
            <w:rtl/>
          </w:rPr>
          <w:t xml:space="preserve">מה</w:t>
        </w:r>
      </w:ins>
      <w:del w:id="9627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 משום ד</w:t>
      </w:r>
      <w:r>
        <w:rPr>
          <w:rFonts w:ascii="FontbitDavid" w:hAnsi="FontbitDavid" w:hint="cs"/>
          <w:sz w:val="24"/>
          <w:rtl/>
        </w:rPr>
        <w:t>מפחדת</w:t>
      </w:r>
      <w:r w:rsidRPr="00B078C3">
        <w:rPr>
          <w:rFonts w:ascii="FontbitDavid" w:hAnsi="FontbitDavid"/>
          <w:sz w:val="24"/>
          <w:rtl/>
        </w:rPr>
        <w:t xml:space="preserve">, </w:t>
      </w:r>
      <w:r>
        <w:rPr>
          <w:rFonts w:ascii="FontbitDavid" w:hAnsi="FontbitDavid" w:hint="cs"/>
          <w:sz w:val="24"/>
          <w:rtl/>
        </w:rPr>
        <w:t>מקוץ גם מפחדת</w:t>
      </w:r>
      <w:r w:rsidRPr="00B078C3">
        <w:rPr>
          <w:rFonts w:ascii="FontbitDavid" w:hAnsi="FontbitDavid"/>
          <w:sz w:val="24"/>
          <w:rtl/>
        </w:rPr>
        <w:t>.</w:t>
      </w:r>
    </w:p>
    <w:p w:rsidR="00E403F0" w:rsidRDefault="00E403F0" w:rsidP="00E403F0">
      <w:pPr>
        <w:pStyle w:val="afff3"/>
        <w:framePr w:wrap="around"/>
        <w:rPr>
          <w:rtl/>
        </w:rPr>
      </w:pPr>
      <w:r>
        <w:rPr>
          <w:rFonts w:hint="cs"/>
          <w:rtl/>
        </w:rPr>
        <w:t>סז.</w:t>
      </w:r>
    </w:p>
    <w:p>
      <w:pPr>
        <w:pStyle w:val="38"/>
        <w:rPr>
          <w:ins w:id="101395" w:author="מנוע מכני" w:date="2026-10-11T12:04:39Z"/>
        </w:rPr>
      </w:pPr>
      <w:r w:rsidRPr="00B078C3">
        <w:t>א</w:t>
      </w:r>
      <w:r>
        <w:t xml:space="preserve">רש</w:t>
      </w:r>
      <w:ins w:id="92671" w:author="מנוע מכני" w:date="2026-10-11T12:04:39Z">
        <w:r>
          <w:t xml:space="preserve">ר"י</w:t>
        </w:r>
      </w:ins>
      <w:del w:id="92672" w:author="מנוע מכני" w:date="2026-10-11T12:04:39Z">
        <w:r>
          <w:delText xml:space="preserve">ר''י</w:delText>
        </w:r>
      </w:del>
      <w:r>
        <w:t xml:space="preserve">צ</w:t>
      </w:r>
      <w:r w:rsidRPr="00B078C3">
        <w:t xml:space="preserve">:</w:t>
      </w:r>
    </w:p>
    <w:p w:rsidR="00E403F0" w:rsidRPr="00B078C3" w:rsidRDefault="00E403F0" w:rsidP="00E403F0">
      <w:pPr>
        <w:rPr>
          <w:rFonts w:ascii="FontbitDavid" w:hAnsi="FontbitDavid"/>
          <w:sz w:val="24"/>
          <w:rtl/>
        </w:rPr>
      </w:pPr>
      <w:del w:id="1013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w:t>
      </w:r>
      <w:r w:rsidRPr="00B078C3">
        <w:rPr>
          <w:rFonts w:ascii="FontbitDavid" w:hAnsi="FontbitDavid"/>
          <w:sz w:val="24"/>
          <w:rtl/>
        </w:rPr>
        <w:t xml:space="preserve">לא</w:t>
      </w:r>
      <w:r w:rsidRPr="00B078C3">
        <w:rPr>
          <w:rFonts w:ascii="FontbitDavid" w:hAnsi="FontbitDavid"/>
          <w:sz w:val="24"/>
          <w:rtl/>
        </w:rPr>
        <w:t xml:space="preserve"> תטבול בנמל, </w:t>
      </w:r>
      <w:ins w:id="96421" w:author="מנוע מכני" w:date="2026-10-11T12:04:39Z">
        <w:r>
          <w:rPr>
            <w:rFonts w:ascii="FontbitDavid" w:hAnsi="FontbitDavid" w:hint="cs"/>
            <w:sz w:val="24"/>
            <w:rtl/>
          </w:rPr>
          <w:t xml:space="preserve">אף</w:t>
        </w:r>
      </w:ins>
      <w:del w:id="96422"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ע"ג</w:delText>
        </w:r>
      </w:del>
      <w:ins w:id="92673" w:author="מנוע מכני" w:date="2026-10-11T12:04:39Z"/>
      <w:del w:id="92674" w:author="מנוע מכני" w:date="2026-10-11T12:04:39Z">
        <w:r>
          <w:rPr>
            <w:rFonts w:ascii="FontbitDavid" w:hAnsi="FontbitDavid" w:hint="cs"/>
            <w:sz w:val="24"/>
            <w:rtl/>
          </w:rPr>
          <w:delText xml:space="preserve">ע''ג</w:delText>
        </w:r>
      </w:del>
      <w:r w:rsidRPr="00B078C3">
        <w:rPr>
          <w:rFonts w:ascii="FontbitDavid" w:hAnsi="FontbitDavid"/>
          <w:sz w:val="24"/>
          <w:rtl/>
        </w:rPr>
        <w:t xml:space="preserve"> </w:t>
      </w:r>
      <w:r>
        <w:rPr>
          <w:rFonts w:ascii="FontbitDavid" w:hAnsi="FontbitDavid" w:hint="cs"/>
          <w:sz w:val="24"/>
          <w:rtl/>
        </w:rPr>
        <w:t>דעכשיו אין טיט אפשר שבשטף המים נפל כשיצאה</w:t>
      </w:r>
      <w:r w:rsidRPr="00B078C3">
        <w:rPr>
          <w:rFonts w:ascii="FontbitDavid" w:hAnsi="FontbitDavid"/>
          <w:sz w:val="24"/>
          <w:rtl/>
        </w:rPr>
        <w:t>.</w:t>
      </w:r>
    </w:p>
    <w:p w:rsidR="00E403F0" w:rsidRPr="00B078C3" w:rsidRDefault="00E403F0" w:rsidP="00E403F0">
      <w:pPr>
        <w:rPr>
          <w:rFonts w:ascii="FontbitDavid" w:hAnsi="FontbitDavid"/>
          <w:sz w:val="24"/>
          <w:rtl/>
        </w:rPr>
      </w:pPr>
      <w:r w:rsidRPr="00B078C3">
        <w:rPr>
          <w:rFonts w:ascii="FontbitDavid" w:hAnsi="FontbitDavid"/>
          <w:sz w:val="24"/>
          <w:rtl/>
        </w:rPr>
        <w:t xml:space="preserve">אבוה </w:t>
      </w:r>
      <w:r w:rsidRPr="00B078C3">
        <w:rPr>
          <w:rStyle w:val="2fb"/>
          <w:rFonts w:ascii="FontbitDavid" w:hAnsi="FontbitDavid"/>
          <w:sz w:val="24"/>
          <w:rtl/>
        </w:rPr>
        <w:t xml:space="preserve">דשמואל</w:t>
      </w:r>
      <w:r w:rsidRPr="00B078C3">
        <w:rPr>
          <w:rFonts w:ascii="FontbitDavid" w:hAnsi="FontbitDavid"/>
          <w:sz w:val="24"/>
          <w:rtl/>
        </w:rPr>
        <w:t xml:space="preserve"> ע</w:t>
      </w:r>
      <w:r>
        <w:rPr>
          <w:rFonts w:ascii="FontbitDavid" w:hAnsi="FontbitDavid" w:hint="cs"/>
          <w:sz w:val="24"/>
          <w:rtl/>
        </w:rPr>
        <w:t xml:space="preserve">שה </w:t>
      </w:r>
      <w:r>
        <w:rPr>
          <w:rFonts w:ascii="FontbitDavid" w:hAnsi="FontbitDavid"/>
          <w:sz w:val="24"/>
          <w:rtl/>
        </w:rPr>
        <w:t>לבנ</w:t>
      </w:r>
      <w:r>
        <w:rPr>
          <w:rFonts w:ascii="FontbitDavid" w:hAnsi="FontbitDavid" w:hint="cs"/>
          <w:sz w:val="24"/>
          <w:rtl/>
        </w:rPr>
        <w:t>ותיו</w:t>
      </w:r>
      <w:r w:rsidRPr="00B078C3">
        <w:rPr>
          <w:rFonts w:ascii="FontbitDavid" w:hAnsi="FontbitDavid"/>
          <w:sz w:val="24"/>
          <w:rtl/>
        </w:rPr>
        <w:t xml:space="preserve"> מקוואות ביומי ניסן, ומפצי ביומי תשרי.</w:t>
      </w:r>
    </w:p>
    <w:p>
      <w:pPr>
        <w:pStyle w:val="38"/>
        <w:rPr>
          <w:ins w:id="101397" w:author="מנוע מכני" w:date="2026-10-11T12:04:39Z"/>
        </w:rPr>
      </w:pPr>
      <w:ins w:id="92675" w:author="מנוע מכני" w:date="2026-10-11T12:04:39Z">
        <w:r>
          <w:t xml:space="preserve">ר"ג</w:t>
        </w:r>
      </w:ins>
      <w:del w:id="92676" w:author="מנוע מכני" w:date="2026-10-11T12:04:39Z">
        <w:r>
          <w:delText xml:space="preserve">ר''ג</w:delText>
        </w:r>
      </w:del>
      <w:r>
        <w:t xml:space="preserve"> מרב</w:t>
      </w:r>
      <w:r w:rsidRPr="00B078C3">
        <w:t xml:space="preserve">:</w:t>
      </w:r>
    </w:p>
    <w:p w:rsidR="00E403F0" w:rsidRPr="00B078C3" w:rsidRDefault="00E403F0" w:rsidP="00E403F0">
      <w:pPr>
        <w:rPr>
          <w:rFonts w:ascii="FontbitDavid" w:hAnsi="FontbitDavid"/>
          <w:sz w:val="24"/>
          <w:rtl/>
        </w:rPr>
      </w:pPr>
      <w:del w:id="10139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נתנה תבשיל לבנה </w:t>
      </w:r>
      <w:r>
        <w:rPr>
          <w:rFonts w:ascii="FontbitDavid" w:hAnsi="FontbitDavid"/>
          <w:sz w:val="24"/>
          <w:rtl/>
        </w:rPr>
        <w:t xml:space="preserve">וטבלה ועלתה </w:t>
      </w:r>
      <w:r w:rsidRPr="00B078C3">
        <w:rPr>
          <w:rFonts w:ascii="FontbitDavid" w:hAnsi="FontbitDavid"/>
          <w:sz w:val="24"/>
          <w:rtl/>
        </w:rPr>
        <w:t xml:space="preserve">לא</w:t>
      </w:r>
      <w:r w:rsidRPr="00B078C3">
        <w:rPr>
          <w:rFonts w:ascii="FontbitDavid" w:hAnsi="FontbitDavid"/>
          <w:sz w:val="24"/>
          <w:rtl/>
        </w:rPr>
        <w:t xml:space="preserve"> עלתה לה טבילה, </w:t>
      </w:r>
      <w:ins w:id="96423" w:author="מנוע מכני" w:date="2026-10-11T12:04:39Z">
        <w:r>
          <w:rPr>
            <w:rFonts w:ascii="FontbitDavid" w:hAnsi="FontbitDavid" w:hint="cs"/>
            <w:sz w:val="24"/>
            <w:rtl/>
          </w:rPr>
          <w:t xml:space="preserve">אף</w:t>
        </w:r>
      </w:ins>
      <w:del w:id="96424"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ע"ג</w:delText>
        </w:r>
      </w:del>
      <w:ins w:id="92677" w:author="מנוע מכני" w:date="2026-10-11T12:04:39Z"/>
      <w:del w:id="92678" w:author="מנוע מכני" w:date="2026-10-11T12:04:39Z">
        <w:r>
          <w:rPr>
            <w:rFonts w:ascii="FontbitDavid" w:hAnsi="FontbitDavid" w:hint="cs"/>
            <w:sz w:val="24"/>
            <w:rtl/>
          </w:rPr>
          <w:delText xml:space="preserve">ע''ג</w:delText>
        </w:r>
      </w:del>
      <w:r w:rsidRPr="00B078C3">
        <w:rPr>
          <w:rFonts w:ascii="FontbitDavid" w:hAnsi="FontbitDavid"/>
          <w:sz w:val="24"/>
          <w:rtl/>
        </w:rPr>
        <w:t xml:space="preserve"> </w:t>
      </w:r>
      <w:ins w:id="96275" w:author="מנוע מכני" w:date="2026-10-11T12:04:39Z">
        <w:r>
          <w:rPr>
            <w:rFonts w:ascii="FontbitDavid" w:hAnsi="FontbitDavid"/>
            <w:sz w:val="24"/>
            <w:rtl/>
          </w:rPr>
          <w:t xml:space="preserve">דעכשיו</w:t>
        </w:r>
      </w:ins>
      <w:del w:id="96276" w:author="מנוע מכני" w:date="2026-10-11T12:04:39Z">
        <w:r w:rsidRPr="00B078C3">
          <w:rPr>
            <w:rFonts w:ascii="FontbitDavid" w:hAnsi="FontbitDavid"/>
            <w:sz w:val="24"/>
            <w:rtl/>
          </w:rPr>
          <w:delText xml:space="preserve">דהשתא</w:delText>
        </w:r>
      </w:del>
      <w:r w:rsidRPr="00B078C3">
        <w:rPr>
          <w:rFonts w:ascii="FontbitDavid" w:hAnsi="FontbitDavid"/>
          <w:sz w:val="24"/>
          <w:rtl/>
        </w:rPr>
        <w:t xml:space="preserve"> </w:t>
      </w:r>
      <w:ins w:id="94645" w:author="מנוע מכני" w:date="2026-10-11T12:04:39Z">
        <w:r>
          <w:rPr>
            <w:rFonts w:ascii="FontbitDavid" w:hAnsi="FontbitDavid"/>
            <w:sz w:val="24"/>
            <w:rtl/>
          </w:rPr>
          <w:t xml:space="preserve">אין</w:t>
        </w:r>
      </w:ins>
      <w:del w:id="94646"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 </w:t>
      </w:r>
      <w:r>
        <w:rPr>
          <w:rFonts w:ascii="FontbitDavid" w:hAnsi="FontbitDavid" w:hint="cs"/>
          <w:sz w:val="24"/>
          <w:rtl/>
        </w:rPr>
        <w:t>אשר שבשטף המים</w:t>
      </w:r>
      <w:r w:rsidRPr="00B078C3">
        <w:rPr>
          <w:rFonts w:ascii="FontbitDavid" w:hAnsi="FontbitDavid"/>
          <w:sz w:val="24"/>
          <w:rtl/>
        </w:rPr>
        <w:t xml:space="preserve"> נפל.</w:t>
      </w:r>
    </w:p>
    <w:p>
      <w:pPr>
        <w:pStyle w:val="afffff8"/>
        <w:rPr>
          <w:ins w:id="90057" w:author="קלוד" w:date="2026-10-11T12:23:38Z"/>
        </w:rPr>
      </w:pPr>
      <w:ins w:id="90058" w:author="קלוד" w:date="2026-10-11T12:23:38Z">
        <w:r>
          <w:rPr>
            <w:color w:val="7B3F00"/>
          </w:rPr>
          <w:t xml:space="preserve">חציצה בעין - לפלוף וכחול</w:t>
        </w:r>
      </w:ins>
    </w:p>
    <w:p>
      <w:pPr>
        <w:pStyle w:val="38"/>
        <w:rPr>
          <w:ins w:id="101399" w:author="מנוע מכני" w:date="2026-10-11T12:04:39Z"/>
        </w:rPr>
      </w:pPr>
      <w:r>
        <w:t xml:space="preserve">ר</w:t>
      </w:r>
      <w:ins w:id="92679" w:author="מנוע מכני" w:date="2026-10-11T12:04:39Z">
        <w:r>
          <w:t xml:space="preserve">ב"א</w:t>
        </w:r>
      </w:ins>
      <w:del w:id="92680" w:author="מנוע מכני" w:date="2026-10-11T12:04:39Z">
        <w:r>
          <w:delText xml:space="preserve">ב''א</w:delText>
        </w:r>
      </w:del>
      <w:r w:rsidRPr="00B078C3">
        <w:t xml:space="preserve">:</w:t>
      </w:r>
    </w:p>
    <w:p w:rsidR="00E403F0" w:rsidRPr="00B078C3" w:rsidRDefault="00E403F0" w:rsidP="00E403F0">
      <w:pPr>
        <w:rPr>
          <w:rFonts w:ascii="FontbitDavid" w:hAnsi="FontbitDavid"/>
          <w:sz w:val="24"/>
          <w:rtl/>
        </w:rPr>
      </w:pPr>
      <w:del w:id="101400" w:author="מנוע מכני" w:date="2026-10-11T12:04:39Z">
        <w:r w:rsidRPr="00B078C3">
          <w:rPr>
            <w:rFonts w:ascii="FontbitDavid" w:hAnsi="FontbitDavid"/>
            <w:sz w:val="24"/>
            <w:rtl/>
          </w:rPr>
          <w:delText xml:space="preserve"> </w:delText>
        </w:r>
      </w:del>
      <w:ins w:id="96279" w:author="מנוע מכני" w:date="2026-10-11T12:04:39Z">
        <w:r>
          <w:rPr>
            <w:rFonts w:ascii="FontbitDavid" w:hAnsi="FontbitDavid"/>
            <w:sz w:val="24"/>
            <w:rtl/>
          </w:rPr>
          <w:t xml:space="preserve">אלו</w:t>
        </w:r>
      </w:ins>
      <w:del w:id="96280"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רבדי דכוסילתא, עד </w:t>
      </w:r>
      <w:ins w:id="96277" w:author="מנוע מכני" w:date="2026-10-11T12:04:39Z">
        <w:r>
          <w:rPr>
            <w:rFonts w:ascii="FontbitDavid" w:hAnsi="FontbitDavid"/>
            <w:sz w:val="24"/>
            <w:rtl/>
          </w:rPr>
          <w:t xml:space="preserve">שלושה</w:t>
        </w:r>
      </w:ins>
      <w:del w:id="96278" w:author="מנוע מכני" w:date="2026-10-11T12:04:39Z">
        <w:r w:rsidRPr="00B078C3">
          <w:rPr>
            <w:rFonts w:ascii="FontbitDavid" w:hAnsi="FontbitDavid"/>
            <w:sz w:val="24"/>
            <w:rtl/>
          </w:rPr>
          <w:delText xml:space="preserve">תלתא</w:delText>
        </w:r>
      </w:del>
      <w:r w:rsidRPr="00B078C3">
        <w:rPr>
          <w:rFonts w:ascii="FontbitDavid" w:hAnsi="FontbitDavid"/>
          <w:sz w:val="24"/>
          <w:rtl/>
        </w:rPr>
        <w:t xml:space="preserve"> יומי - </w:t>
      </w:r>
      <w:r w:rsidRPr="00B078C3">
        <w:rPr>
          <w:rFonts w:ascii="FontbitDavid" w:hAnsi="FontbitDavid"/>
          <w:sz w:val="24"/>
          <w:rtl/>
        </w:rPr>
        <w:t xml:space="preserve">לא</w:t>
      </w:r>
      <w:r w:rsidRPr="00B078C3">
        <w:rPr>
          <w:rFonts w:ascii="FontbitDavid" w:hAnsi="FontbitDavid"/>
          <w:sz w:val="24"/>
          <w:rtl/>
        </w:rPr>
        <w:t xml:space="preserve"> חייצי, מכאן ואילך - חייצי.</w:t>
      </w:r>
    </w:p>
    <w:p w:rsidR="00E403F0" w:rsidRPr="00B078C3" w:rsidRDefault="00E403F0" w:rsidP="00E403F0">
      <w:pPr>
        <w:rPr>
          <w:rFonts w:ascii="FontbitDavid" w:hAnsi="FontbitDavid"/>
          <w:sz w:val="24"/>
          <w:rtl/>
        </w:rPr>
      </w:pPr>
      <w:ins w:id="92681" w:author="מנוע מכני" w:date="2026-10-11T12:04:39Z">
        <w:r>
          <w:rPr>
            <w:rFonts w:ascii="FontbitDavid" w:hAnsi="FontbitDavid" w:hint="cs"/>
            <w:sz w:val="24"/>
            <w:rtl/>
          </w:rPr>
          <w:t xml:space="preserve">מ"ע</w:t>
        </w:r>
      </w:ins>
      <w:del w:id="92682" w:author="מנוע מכני" w:date="2026-10-11T12:04:39Z">
        <w:r>
          <w:rPr>
            <w:rFonts w:ascii="FontbitDavid" w:hAnsi="FontbitDavid" w:hint="cs"/>
            <w:sz w:val="24"/>
            <w:rtl/>
          </w:rPr>
          <w:delText xml:space="preserve">מ''ע</w:delText>
        </w:r>
      </w:del>
      <w:r w:rsidRPr="00B078C3">
        <w:rPr>
          <w:rFonts w:ascii="FontbitDavid" w:hAnsi="FontbitDavid"/>
          <w:sz w:val="24"/>
          <w:rtl/>
        </w:rPr>
        <w:t>: לפלוף שבעין, לח - אינו חוצץ, יבש - חוצץ אימתי נקרא יבש - משעה שמתחיל לירק.</w:t>
      </w:r>
    </w:p>
    <w:p>
      <w:pPr>
        <w:pStyle w:val="38"/>
        <w:rPr>
          <w:ins w:id="101401" w:author="מנוע מכני" w:date="2026-10-11T12:04:39Z"/>
        </w:rPr>
      </w:pPr>
      <w:del w:id="101823" w:author="מנוע מכני" w:date="2026-10-11T12:04:39Z">
        <w:r w:rsidRPr="00B078C3">
          <w:delText xml:space="preserve">אמר </w:delText>
        </w:r>
      </w:del>
      <w:r w:rsidRPr="00B078C3">
        <w:t xml:space="preserve">שמואל:</w:t>
      </w:r>
    </w:p>
    <w:p w:rsidR="00E403F0" w:rsidRPr="00B078C3" w:rsidRDefault="00E403F0" w:rsidP="00E403F0">
      <w:pPr>
        <w:rPr>
          <w:rFonts w:ascii="FontbitDavid" w:hAnsi="FontbitDavid"/>
          <w:sz w:val="24"/>
          <w:rtl/>
        </w:rPr>
      </w:pPr>
      <w:del w:id="10140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כחול שבתוך העין - אינו חוצץ.</w:t>
      </w:r>
    </w:p>
    <w:p w:rsidR="00E403F0" w:rsidRPr="00B078C3" w:rsidRDefault="00E403F0" w:rsidP="00E403F0">
      <w:pPr>
        <w:rPr>
          <w:rFonts w:ascii="FontbitDavid" w:hAnsi="FontbitDavid"/>
          <w:sz w:val="24"/>
          <w:rtl/>
        </w:rPr>
      </w:pPr>
      <w:r w:rsidRPr="00B078C3">
        <w:rPr>
          <w:rFonts w:ascii="FontbitDavid" w:hAnsi="FontbitDavid"/>
          <w:sz w:val="24"/>
          <w:rtl/>
        </w:rPr>
        <w:t>ושעל גבי העין - חוצץ.</w:t>
      </w:r>
    </w:p>
    <w:p w:rsidR="00E403F0" w:rsidRPr="00B078C3" w:rsidRDefault="00E403F0" w:rsidP="00E403F0">
      <w:pPr>
        <w:rPr>
          <w:rFonts w:ascii="FontbitDavid" w:hAnsi="FontbitDavid"/>
          <w:sz w:val="24"/>
          <w:rtl/>
        </w:rPr>
      </w:pPr>
      <w:r w:rsidRPr="00B078C3">
        <w:rPr>
          <w:rFonts w:ascii="FontbitDavid" w:hAnsi="FontbitDavid"/>
          <w:sz w:val="24"/>
          <w:rtl/>
        </w:rPr>
        <w:lastRenderedPageBreak/>
        <w:t>אם היו עיניה פורחות - אפי' על גבי העין אינו חוצץ.</w:t>
      </w:r>
    </w:p>
    <w:p w:rsidR="00E403F0" w:rsidRDefault="00E403F0" w:rsidP="00E403F0">
      <w:pPr>
        <w:rPr>
          <w:rFonts w:ascii="FontbitDavid" w:hAnsi="FontbitDavid"/>
          <w:sz w:val="24"/>
          <w:rtl/>
        </w:rPr>
      </w:pPr>
    </w:p>
    <w:p>
      <w:pPr>
        <w:pStyle w:val="38"/>
        <w:rPr>
          <w:ins w:id="101403" w:author="מנוע מכני" w:date="2026-10-11T12:04:39Z"/>
        </w:rPr>
      </w:pPr>
      <w:r>
        <w:t xml:space="preserve">אר</w:t>
      </w:r>
      <w:ins w:id="92683" w:author="מנוע מכני" w:date="2026-10-11T12:04:39Z">
        <w:r>
          <w:t xml:space="preserve">י"ו</w:t>
        </w:r>
      </w:ins>
      <w:del w:id="92684" w:author="מנוע מכני" w:date="2026-10-11T12:04:39Z">
        <w:r>
          <w:delText xml:space="preserve">י''ו</w:delText>
        </w:r>
      </w:del>
      <w:r w:rsidRPr="00B078C3">
        <w:t xml:space="preserve">:</w:t>
      </w:r>
    </w:p>
    <w:p w:rsidR="00E403F0" w:rsidRPr="00B078C3" w:rsidRDefault="00E403F0" w:rsidP="00E403F0">
      <w:pPr>
        <w:rPr>
          <w:rFonts w:ascii="FontbitDavid" w:hAnsi="FontbitDavid"/>
          <w:sz w:val="24"/>
          <w:rtl/>
        </w:rPr>
      </w:pPr>
      <w:del w:id="1014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פתחה עיניה ביותר, או עצמה עיניה ביותר - </w:t>
      </w:r>
      <w:r w:rsidRPr="00B078C3">
        <w:rPr>
          <w:rFonts w:ascii="FontbitDavid" w:hAnsi="FontbitDavid"/>
          <w:sz w:val="24"/>
          <w:rtl/>
        </w:rPr>
        <w:t xml:space="preserve">לא</w:t>
      </w:r>
      <w:r w:rsidRPr="00B078C3">
        <w:rPr>
          <w:rFonts w:ascii="FontbitDavid" w:hAnsi="FontbitDavid"/>
          <w:sz w:val="24"/>
          <w:rtl/>
        </w:rPr>
        <w:t xml:space="preserve"> עלתה לה טבילה.</w:t>
      </w:r>
    </w:p>
    <w:p>
      <w:pPr>
        <w:pStyle w:val="38"/>
        <w:rPr>
          <w:ins w:id="101405" w:author="מנוע מכני" w:date="2026-10-11T12:04:39Z"/>
        </w:rPr>
      </w:pPr>
      <w:r w:rsidRPr="00B078C3">
        <w:t xml:space="preserve">א</w:t>
      </w:r>
      <w:ins w:id="92685" w:author="מנוע מכני" w:date="2026-10-11T12:04:39Z">
        <w:r>
          <w:t xml:space="preserve">ר"ל</w:t>
        </w:r>
      </w:ins>
      <w:del w:id="92686" w:author="מנוע מכני" w:date="2026-10-11T12:04:39Z">
        <w:r w:rsidRPr="00B078C3">
          <w:delText xml:space="preserve">ר''ל</w:delText>
        </w:r>
      </w:del>
      <w:r w:rsidRPr="00B078C3">
        <w:t xml:space="preserve">:</w:t>
      </w:r>
    </w:p>
    <w:p w:rsidR="00E403F0" w:rsidRPr="00B078C3" w:rsidRDefault="00E403F0" w:rsidP="00E403F0">
      <w:pPr>
        <w:rPr>
          <w:rFonts w:ascii="FontbitDavid" w:hAnsi="FontbitDavid"/>
          <w:sz w:val="24"/>
          <w:rtl/>
        </w:rPr>
      </w:pPr>
      <w:del w:id="10140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האשה </w:t>
      </w:r>
      <w:r w:rsidRPr="00B078C3">
        <w:rPr>
          <w:rFonts w:ascii="FontbitDavid" w:hAnsi="FontbitDavid"/>
          <w:sz w:val="24"/>
          <w:rtl/>
        </w:rPr>
        <w:t xml:space="preserve">לא</w:t>
      </w:r>
      <w:r w:rsidRPr="00B078C3">
        <w:rPr>
          <w:rFonts w:ascii="FontbitDavid" w:hAnsi="FontbitDavid"/>
          <w:sz w:val="24"/>
          <w:rtl/>
        </w:rPr>
        <w:t xml:space="preserve"> תטבול אלא דרך גדילתה.</w:t>
      </w:r>
    </w:p>
    <w:p>
      <w:pPr>
        <w:pStyle w:val="38"/>
        <w:rPr>
          <w:ins w:id="101407" w:author="מנוע מכני" w:date="2026-10-11T12:04:39Z"/>
        </w:rPr>
      </w:pPr>
      <w:r w:rsidRPr="00B078C3">
        <w:t xml:space="preserve">כדתנן:</w:t>
      </w:r>
    </w:p>
    <w:p w:rsidR="00E403F0" w:rsidRDefault="00E403F0" w:rsidP="00E403F0">
      <w:pPr>
        <w:rPr>
          <w:rFonts w:ascii="FontbitDavid" w:hAnsi="FontbitDavid"/>
          <w:sz w:val="24"/>
          <w:rtl/>
        </w:rPr>
      </w:pPr>
      <w:del w:id="1014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האיש נראה כעודר ומוסק זיתים, אשה נראת כאורגת וכמניקה את בנה.</w:t>
      </w:r>
    </w:p>
    <w:p w:rsidR="00E403F0" w:rsidRPr="00B078C3" w:rsidRDefault="00E403F0" w:rsidP="00E403F0">
      <w:pPr>
        <w:pStyle w:val="afff3"/>
        <w:framePr w:wrap="around"/>
        <w:rPr>
          <w:rtl/>
        </w:rPr>
      </w:pPr>
      <w:r>
        <w:rPr>
          <w:rFonts w:hint="cs"/>
          <w:rtl/>
        </w:rPr>
        <w:t>סז:</w:t>
      </w:r>
    </w:p>
    <w:p>
      <w:pPr>
        <w:pStyle w:val="38"/>
        <w:rPr>
          <w:ins w:id="101409" w:author="מנוע מכני" w:date="2026-10-11T12:04:39Z"/>
        </w:rPr>
      </w:pPr>
      <w:r>
        <w:t xml:space="preserve">רב</w:t>
      </w:r>
      <w:ins w:id="92687" w:author="מנוע מכני" w:date="2026-10-11T12:04:39Z">
        <w:r>
          <w:t xml:space="preserve">ר"ה</w:t>
        </w:r>
      </w:ins>
      <w:del w:id="92688"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1014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נימא אחת קשורה - חוצצת, שלש - אינן חוצצות, שתים - איני יודע.</w:t>
      </w:r>
    </w:p>
    <w:p>
      <w:pPr>
        <w:pStyle w:val="38"/>
        <w:rPr>
          <w:ins w:id="101411" w:author="מנוע מכני" w:date="2026-10-11T12:04:39Z"/>
        </w:rPr>
      </w:pPr>
      <w:r w:rsidRPr="00B078C3">
        <w:t xml:space="preserve">ור' יוחנן</w:t>
      </w:r>
      <w:del w:id="101824"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4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אנו אין לנו אלא אחת.</w:t>
      </w:r>
    </w:p>
    <w:p w:rsidR="00E403F0" w:rsidRDefault="00E403F0" w:rsidP="00E403F0">
      <w:pPr>
        <w:rPr>
          <w:rFonts w:ascii="FontbitDavid" w:hAnsi="FontbitDavid"/>
          <w:sz w:val="24"/>
          <w:rtl/>
        </w:rPr>
      </w:pPr>
    </w:p>
    <w:p>
      <w:pPr>
        <w:pStyle w:val="afffff8"/>
        <w:rPr>
          <w:ins w:id="90055" w:author="קלוד" w:date="2026-10-11T12:23:38Z"/>
        </w:rPr>
      </w:pPr>
      <w:ins w:id="90056" w:author="קלוד" w:date="2026-10-11T12:23:38Z">
        <w:r>
          <w:rPr>
            <w:color w:val="7B3F00"/>
          </w:rPr>
          <w:t xml:space="preserve">חציצה - רובו המקפיד ורובו שאינו מקפיד</w:t>
        </w:r>
      </w:ins>
    </w:p>
    <w:p>
      <w:pPr>
        <w:pStyle w:val="38"/>
        <w:rPr>
          <w:ins w:id="101413" w:author="מנוע מכני" w:date="2026-10-11T12:04:39Z"/>
        </w:rPr>
      </w:pPr>
      <w:r w:rsidRPr="00B078C3">
        <w:t>א</w:t>
      </w:r>
      <w:r>
        <w:t xml:space="preserve">ר</w:t>
      </w:r>
      <w:ins w:id="92689" w:author="מנוע מכני" w:date="2026-10-11T12:04:39Z">
        <w:r>
          <w:t xml:space="preserve">י"צ</w:t>
        </w:r>
      </w:ins>
      <w:del w:id="92690" w:author="מנוע מכני" w:date="2026-10-11T12:04:39Z">
        <w:r>
          <w:delText xml:space="preserve">י''צ</w:delText>
        </w:r>
      </w:del>
      <w:r w:rsidRPr="00B078C3">
        <w:t xml:space="preserve"> דבר תורה:</w:t>
      </w:r>
    </w:p>
    <w:p w:rsidR="00E403F0" w:rsidRPr="00B078C3" w:rsidRDefault="00E403F0" w:rsidP="00E403F0">
      <w:pPr>
        <w:rPr>
          <w:rFonts w:ascii="FontbitDavid" w:hAnsi="FontbitDavid"/>
          <w:sz w:val="24"/>
          <w:rtl/>
        </w:rPr>
      </w:pPr>
      <w:del w:id="1014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רובו המקפיד עליו - חוצץ, רובו ואינו מקפיד עליו - אינו חוצץ.</w:t>
      </w:r>
    </w:p>
    <w:p w:rsidR="00E403F0" w:rsidRPr="00017C1D" w:rsidRDefault="00E403F0" w:rsidP="00E403F0">
      <w:pPr>
        <w:rPr>
          <w:rFonts w:ascii="FontbitDavid" w:hAnsi="FontbitDavid"/>
          <w:spacing w:val="-4"/>
          <w:sz w:val="24"/>
          <w:rtl/>
        </w:rPr>
      </w:pPr>
      <w:r w:rsidRPr="00017C1D">
        <w:rPr>
          <w:rFonts w:ascii="FontbitDavid" w:hAnsi="FontbitDavid"/>
          <w:spacing w:val="-4"/>
          <w:sz w:val="24"/>
          <w:rtl/>
        </w:rPr>
        <w:t>וגזרו על רובו שאינו מקפיד - משום רובו המקפיד, וגזרו על מיעוטו המקפיד משום רובו המקפיד.</w:t>
      </w:r>
    </w:p>
    <w:p w:rsidR="00E403F0" w:rsidRDefault="00E403F0" w:rsidP="00E403F0">
      <w:pPr>
        <w:rPr>
          <w:rFonts w:ascii="FontbitDavid" w:hAnsi="FontbitDavid"/>
          <w:sz w:val="24"/>
          <w:rtl/>
        </w:rPr>
      </w:pPr>
      <w:r w:rsidRPr="00B078C3">
        <w:rPr>
          <w:rFonts w:ascii="FontbitDavid" w:hAnsi="FontbitDavid"/>
          <w:sz w:val="24"/>
          <w:rtl/>
        </w:rPr>
        <w:t xml:space="preserve">ולגזור </w:t>
      </w:r>
      <w:ins w:id="94647" w:author="מנוע מכני" w:date="2026-10-11T12:04:39Z">
        <w:r>
          <w:rPr>
            <w:rFonts w:ascii="FontbitDavid" w:hAnsi="FontbitDavid"/>
            <w:sz w:val="24"/>
            <w:rtl/>
          </w:rPr>
          <w:t xml:space="preserve">גם</w:t>
        </w:r>
      </w:ins>
      <w:del w:id="9464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על מיעוטו שאינו מקפיד משום מיעוטו המקפיד! היא גופה גזרה, ואנן ניקום ונגזור גזרה לגזרה? </w:t>
      </w:r>
    </w:p>
    <w:p>
      <w:pPr>
        <w:pStyle w:val="afffff8"/>
        <w:rPr>
          <w:ins w:id="90053" w:author="קלוד" w:date="2026-10-11T12:23:38Z"/>
        </w:rPr>
      </w:pPr>
      <w:ins w:id="90054" w:author="קלוד" w:date="2026-10-11T12:23:38Z">
        <w:r>
          <w:rPr>
            <w:color w:val="7B3F00"/>
          </w:rPr>
          <w:t xml:space="preserve">זמן טבילת נדה - בלילה בלבד, גם שלא בזמנה</w:t>
        </w:r>
      </w:ins>
    </w:p>
    <w:p>
      <w:pPr>
        <w:pStyle w:val="38"/>
        <w:rPr>
          <w:ins w:id="101415"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10141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נדה בזמנה - אינה טובלת אלא בלילה, ושלא בזמנה - טובלת בין ביום בין בלילה.</w:t>
      </w:r>
    </w:p>
    <w:p w:rsidR="00E403F0" w:rsidRDefault="00E403F0" w:rsidP="00E403F0">
      <w:pPr>
        <w:rPr>
          <w:rFonts w:ascii="FontbitDavid" w:hAnsi="FontbitDavid"/>
          <w:sz w:val="24"/>
          <w:rtl/>
        </w:rPr>
      </w:pPr>
    </w:p>
    <w:p>
      <w:pPr>
        <w:pStyle w:val="38"/>
        <w:rPr>
          <w:ins w:id="101417" w:author="מנוע מכני" w:date="2026-10-11T12:04:39Z"/>
        </w:rPr>
      </w:pPr>
      <w:r w:rsidRPr="00B078C3">
        <w:t xml:space="preserve">ר</w:t>
      </w:r>
      <w:ins w:id="92691" w:author="מנוע מכני" w:date="2026-10-11T12:04:39Z">
        <w:r>
          <w:t xml:space="preserve">י"ו</w:t>
        </w:r>
      </w:ins>
      <w:del w:id="92692" w:author="מנוע מכני" w:date="2026-10-11T12:04:39Z">
        <w:r w:rsidRPr="00B078C3">
          <w:delText xml:space="preserve">י''ו</w:delText>
        </w:r>
      </w:del>
      <w:del w:id="101825"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41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בין בזמנה בין שלא בזמנה - אינה טובלת אלא בלילה, משום סרך בתה.</w:t>
      </w:r>
    </w:p>
    <w:p>
      <w:pPr>
        <w:pStyle w:val="38"/>
        <w:rPr>
          <w:ins w:id="101419" w:author="מנוע מכני" w:date="2026-10-11T12:04:39Z"/>
        </w:rPr>
      </w:pPr>
      <w:r w:rsidRPr="00B078C3">
        <w:t xml:space="preserve">ואף רב </w:t>
      </w:r>
      <w:r>
        <w:t>חזר בו</w:t>
      </w:r>
      <w:r w:rsidRPr="00B078C3">
        <w:t xml:space="preserve"> דא</w:t>
      </w:r>
      <w:r>
        <w:t xml:space="preserve">רח</w:t>
      </w:r>
      <w:ins w:id="92693" w:author="מנוע מכני" w:date="2026-10-11T12:04:39Z">
        <w:r>
          <w:t xml:space="preserve">ב"א</w:t>
        </w:r>
      </w:ins>
      <w:del w:id="92694" w:author="מנוע מכני" w:date="2026-10-11T12:04:39Z">
        <w:r>
          <w:delText xml:space="preserve">ב''א</w:delText>
        </w:r>
      </w:del>
      <w:r>
        <w:t xml:space="preserve"> מרב</w:t>
      </w:r>
      <w:r w:rsidRPr="00B078C3">
        <w:t>:</w:t>
      </w:r>
    </w:p>
    <w:p w:rsidR="00E403F0" w:rsidRPr="00B078C3" w:rsidRDefault="00E403F0" w:rsidP="00E403F0">
      <w:pPr>
        <w:rPr>
          <w:rFonts w:ascii="FontbitDavid" w:hAnsi="FontbitDavid"/>
          <w:sz w:val="24"/>
          <w:rtl/>
        </w:rPr>
      </w:pPr>
      <w:del w:id="101420" w:author="מנוע מכני" w:date="2026-10-11T12:04:39Z">
        <w:r>
          <w:rPr>
            <w:rFonts w:ascii="FontbitDavid" w:hAnsi="FontbitDavid"/>
            <w:sz w:val="24"/>
            <w:rtl/>
          </w:rPr>
          <w:delText xml:space="preserve"> </w:delText>
        </w:r>
      </w:del>
      <w:r>
        <w:rPr>
          <w:rFonts w:ascii="FontbitDavid" w:hAnsi="FontbitDavid"/>
          <w:sz w:val="24"/>
          <w:rtl/>
        </w:rPr>
        <w:t xml:space="preserve">נדה, בין בזמנה בין שלא בזמנה </w:t>
      </w:r>
      <w:r w:rsidRPr="00B078C3">
        <w:rPr>
          <w:rFonts w:ascii="FontbitDavid" w:hAnsi="FontbitDavid"/>
          <w:sz w:val="24"/>
          <w:rtl/>
        </w:rPr>
        <w:t>אינה טובלת אלא בלילה, משום סרך בתה</w:t>
      </w:r>
      <w:r>
        <w:rPr>
          <w:rFonts w:ascii="FontbitDavid" w:hAnsi="FontbitDavid" w:hint="cs"/>
          <w:sz w:val="24"/>
          <w:rtl/>
        </w:rPr>
        <w:t xml:space="preserve"> שלא תדע שמה שטבלה אמה ביום היה בשמיני ותחשוב שבשביעי עולה לה ביום</w:t>
      </w:r>
      <w:r w:rsidRPr="00B078C3">
        <w:rPr>
          <w:rFonts w:ascii="FontbitDavid" w:hAnsi="FontbitDavid"/>
          <w:sz w:val="24"/>
          <w:rtl/>
        </w:rPr>
        <w:t>.</w:t>
      </w:r>
    </w:p>
    <w:p w:rsidR="00E403F0" w:rsidRDefault="00E403F0" w:rsidP="00E403F0">
      <w:pPr>
        <w:rPr>
          <w:rFonts w:ascii="FontbitDavid" w:hAnsi="FontbitDavid"/>
          <w:sz w:val="24"/>
          <w:rtl/>
        </w:rPr>
      </w:pPr>
      <w:r w:rsidRPr="00B078C3">
        <w:rPr>
          <w:rFonts w:ascii="FontbitDavid" w:hAnsi="FontbitDavid"/>
          <w:sz w:val="24"/>
          <w:rtl/>
        </w:rPr>
        <w:t xml:space="preserve">אתקין </w:t>
      </w:r>
      <w:r w:rsidRPr="00B078C3">
        <w:rPr>
          <w:rStyle w:val="2fb"/>
          <w:rFonts w:ascii="FontbitDavid" w:hAnsi="FontbitDavid"/>
          <w:sz w:val="24"/>
          <w:rtl/>
        </w:rPr>
        <w:t xml:space="preserve">רב</w:t>
      </w:r>
      <w:r w:rsidRPr="00B078C3">
        <w:rPr>
          <w:rFonts w:ascii="FontbitDavid" w:hAnsi="FontbitDavid"/>
          <w:sz w:val="24"/>
          <w:rtl/>
        </w:rPr>
        <w:t xml:space="preserve"> אידי בנרש למטבל ביומא דתמניא, משום אריות.</w:t>
      </w:r>
      <w:r>
        <w:rPr>
          <w:rFonts w:ascii="FontbitDavid" w:hAnsi="FontbitDavid" w:hint="cs"/>
          <w:sz w:val="24"/>
          <w:rtl/>
        </w:rPr>
        <w:t xml:space="preserve"> </w:t>
      </w:r>
    </w:p>
    <w:p w:rsidR="00E403F0" w:rsidRDefault="00E403F0" w:rsidP="00E403F0">
      <w:pPr>
        <w:rPr>
          <w:rFonts w:ascii="FontbitDavid" w:hAnsi="FontbitDavid"/>
          <w:sz w:val="24"/>
          <w:rtl/>
        </w:rPr>
      </w:pPr>
      <w:r>
        <w:rPr>
          <w:rStyle w:val="2fb"/>
          <w:rFonts w:ascii="FontbitDavid" w:hAnsi="FontbitDavid" w:hint="cs"/>
          <w:sz w:val="24"/>
          <w:rtl/>
        </w:rPr>
        <w:t xml:space="preserve">רא</w:t>
      </w:r>
      <w:ins w:id="92695" w:author="מנוע מכני" w:date="2026-10-11T12:04:39Z">
        <w:r>
          <w:rPr>
            <w:rStyle w:val="2fb"/>
            <w:rFonts w:ascii="FontbitDavid" w:hAnsi="FontbitDavid" w:hint="cs"/>
            <w:sz w:val="24"/>
            <w:rtl/>
          </w:rPr>
          <w:t xml:space="preserve">ב"י</w:t>
        </w:r>
      </w:ins>
      <w:del w:id="92696" w:author="מנוע מכני" w:date="2026-10-11T12:04:39Z">
        <w:r>
          <w:rPr>
            <w:rFonts w:ascii="FontbitDavid" w:hAnsi="FontbitDavid" w:hint="cs"/>
            <w:sz w:val="24"/>
            <w:rtl/>
          </w:rPr>
          <w:delText xml:space="preserve">ב''י</w:delText>
        </w:r>
      </w:del>
      <w:r>
        <w:rPr>
          <w:rFonts w:ascii="FontbitDavid" w:hAnsi="FontbitDavid" w:hint="cs"/>
          <w:sz w:val="24"/>
          <w:rtl/>
        </w:rPr>
        <w:t xml:space="preserve"> בפפוניא משום גנבים </w:t>
      </w:r>
    </w:p>
    <w:p w:rsidR="00E403F0" w:rsidRPr="00B078C3" w:rsidRDefault="00E403F0" w:rsidP="00E403F0">
      <w:pPr>
        <w:rPr>
          <w:rFonts w:ascii="FontbitDavid" w:hAnsi="FontbitDavid"/>
          <w:sz w:val="24"/>
          <w:rtl/>
        </w:rPr>
      </w:pPr>
      <w:ins w:id="92697" w:author="מנוע מכני" w:date="2026-10-11T12:04:39Z">
        <w:r>
          <w:rPr>
            <w:rStyle w:val="2fb"/>
            <w:rFonts w:ascii="FontbitDavid" w:hAnsi="FontbitDavid" w:hint="cs"/>
            <w:sz w:val="24"/>
            <w:rtl/>
          </w:rPr>
          <w:t xml:space="preserve">ר"י</w:t>
        </w:r>
      </w:ins>
      <w:del w:id="92698"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ב</w:t>
      </w:r>
      <w:r w:rsidRPr="00B078C3">
        <w:rPr>
          <w:rFonts w:ascii="FontbitDavid" w:hAnsi="FontbitDavid"/>
          <w:sz w:val="24"/>
          <w:rtl/>
        </w:rPr>
        <w:t>פומבדיתא משום צנה.</w:t>
      </w:r>
    </w:p>
    <w:p w:rsidR="00E403F0" w:rsidRPr="00B078C3" w:rsidRDefault="00E403F0" w:rsidP="00E403F0">
      <w:pPr>
        <w:rPr>
          <w:rFonts w:ascii="FontbitDavid" w:hAnsi="FontbitDavid"/>
          <w:sz w:val="24"/>
          <w:rtl/>
        </w:rPr>
      </w:pPr>
      <w:r>
        <w:rPr>
          <w:rStyle w:val="2fb"/>
          <w:rFonts w:ascii="FontbitDavid" w:hAnsi="FontbitDavid"/>
          <w:sz w:val="24"/>
          <w:rtl/>
        </w:rPr>
        <w:t xml:space="preserve">רבא</w:t>
      </w:r>
      <w:r>
        <w:rPr>
          <w:rFonts w:ascii="FontbitDavid" w:hAnsi="FontbitDavid"/>
          <w:sz w:val="24"/>
          <w:rtl/>
        </w:rPr>
        <w:t xml:space="preserve"> במחוזא משום אבולאי</w:t>
      </w:r>
      <w:r>
        <w:rPr>
          <w:rFonts w:ascii="FontbitDavid" w:hAnsi="FontbitDavid" w:hint="cs"/>
          <w:sz w:val="24"/>
          <w:rtl/>
        </w:rPr>
        <w:t xml:space="preserve"> [שסוגרין שערי העיר]</w:t>
      </w:r>
    </w:p>
    <w:p>
      <w:pPr>
        <w:pStyle w:val="38"/>
        <w:rPr>
          <w:ins w:id="101421" w:author="מנוע מכני" w:date="2026-10-11T12:04:39Z"/>
        </w:rPr>
      </w:pPr>
      <w:ins w:id="92699" w:author="מנוע מכני" w:date="2026-10-11T12:04:39Z">
        <w:del w:id="101864" w:author="מנוע מכני" w:date="2026-10-11T12:04:39Z">
          <w:r>
            <w:delText xml:space="preserve">א"ל</w:delText>
          </w:r>
          <w:r w:rsidRPr="00017C1D">
            <w:delText xml:space="preserve"> </w:delText>
          </w:r>
        </w:del>
      </w:ins>
      <w:del w:id="92700" w:author="מנוע מכני" w:date="2026-10-11T12:04:39Z">
        <w:r w:rsidRPr="00017C1D">
          <w:delText xml:space="preserve">א''ל</w:delText>
        </w:r>
      </w:del>
      <w:ins w:id="92701" w:author="מנוע מכני" w:date="2026-10-11T12:04:39Z">
        <w:r>
          <w:t xml:space="preserve">ר"פ</w:t>
        </w:r>
      </w:ins>
      <w:del w:id="92702" w:author="מנוע מכני" w:date="2026-10-11T12:04:39Z">
        <w:r w:rsidRPr="00017C1D">
          <w:delText xml:space="preserve">ר''פ</w:delText>
        </w:r>
      </w:del>
      <w:r w:rsidRPr="00017C1D">
        <w:t xml:space="preserve"> לרבא </w:t>
      </w:r>
      <w:r w:rsidRPr="00017C1D">
        <w:t xml:space="preserve">ולאביי:</w:t>
      </w:r>
    </w:p>
    <w:p w:rsidR="00E403F0" w:rsidRPr="00017C1D" w:rsidRDefault="00E403F0" w:rsidP="00E403F0">
      <w:pPr>
        <w:rPr>
          <w:rFonts w:ascii="FontbitDavid" w:hAnsi="FontbitDavid"/>
          <w:spacing w:val="-6"/>
          <w:sz w:val="24"/>
          <w:rtl/>
        </w:rPr>
      </w:pPr>
      <w:del w:id="101422" w:author="מנוע מכני" w:date="2026-10-11T12:04:39Z">
        <w:r w:rsidRPr="00017C1D">
          <w:rPr>
            <w:rFonts w:ascii="FontbitDavid" w:hAnsi="FontbitDavid"/>
            <w:spacing w:val="-6"/>
            <w:sz w:val="24"/>
            <w:rtl/>
          </w:rPr>
          <w:delText xml:space="preserve"> </w:delText>
        </w:r>
      </w:del>
      <w:r w:rsidRPr="00017C1D">
        <w:rPr>
          <w:rFonts w:ascii="FontbitDavid" w:hAnsi="FontbitDavid"/>
          <w:spacing w:val="-6"/>
          <w:sz w:val="24"/>
          <w:rtl/>
        </w:rPr>
        <w:t xml:space="preserve">מכדי האידנא </w:t>
      </w:r>
      <w:ins w:id="94649" w:author="מנוע מכני" w:date="2026-10-11T12:04:39Z">
        <w:r>
          <w:rPr>
            <w:rFonts w:ascii="FontbitDavid" w:hAnsi="FontbitDavid"/>
            <w:spacing w:val="-6"/>
            <w:sz w:val="24"/>
            <w:rtl/>
          </w:rPr>
          <w:t xml:space="preserve">כולם</w:t>
        </w:r>
      </w:ins>
      <w:del w:id="94650" w:author="מנוע מכני" w:date="2026-10-11T12:04:39Z">
        <w:r w:rsidRPr="00017C1D">
          <w:rPr>
            <w:rFonts w:ascii="FontbitDavid" w:hAnsi="FontbitDavid"/>
            <w:spacing w:val="-6"/>
            <w:sz w:val="24"/>
            <w:rtl/>
          </w:rPr>
          <w:delText xml:space="preserve">כולהו</w:delText>
        </w:r>
      </w:del>
      <w:r w:rsidRPr="00017C1D">
        <w:rPr>
          <w:rFonts w:ascii="FontbitDavid" w:hAnsi="FontbitDavid"/>
          <w:spacing w:val="-6"/>
          <w:sz w:val="24"/>
          <w:rtl/>
        </w:rPr>
        <w:t xml:space="preserve"> ספק זבות שוינהו רבנן, </w:t>
      </w:r>
      <w:ins w:id="90307" w:author="Claude - סמנטי" w:date="2026-10-11T12:19:29Z">
        <w:r>
          <w:rPr>
            <w:rFonts w:ascii="FontbitDavid" w:hAnsi="FontbitDavid"/>
            <w:spacing w:val="-6"/>
            <w:sz w:val="24"/>
            <w:rtl/>
          </w:rPr>
          <w:t xml:space="preserve">שיטבילו אותם</w:t>
        </w:r>
      </w:ins>
      <w:del w:id="90308" w:author="Claude - סמנטי" w:date="2026-10-11T12:19:29Z">
        <w:r w:rsidRPr="00017C1D">
          <w:rPr>
            <w:rFonts w:ascii="FontbitDavid" w:hAnsi="FontbitDavid"/>
            <w:spacing w:val="-6"/>
            <w:sz w:val="24"/>
            <w:rtl/>
          </w:rPr>
          <w:delText xml:space="preserve">ליטבלינהו</w:delText>
        </w:r>
      </w:del>
      <w:r w:rsidRPr="00017C1D">
        <w:rPr>
          <w:rFonts w:ascii="FontbitDavid" w:hAnsi="FontbitDavid"/>
          <w:spacing w:val="-6"/>
          <w:sz w:val="24"/>
          <w:rtl/>
        </w:rPr>
        <w:t xml:space="preserve"> ביממא דשביעאה? </w:t>
      </w:r>
    </w:p>
    <w:p w:rsidR="00E403F0" w:rsidRPr="00B078C3" w:rsidRDefault="00E403F0" w:rsidP="00E403F0">
      <w:pPr>
        <w:rPr>
          <w:rFonts w:ascii="FontbitDavid" w:hAnsi="FontbitDavid"/>
          <w:sz w:val="24"/>
          <w:rtl/>
        </w:rPr>
      </w:pPr>
      <w:r>
        <w:rPr>
          <w:rFonts w:ascii="FontbitDavid" w:hAnsi="FontbitDavid" w:hint="cs"/>
          <w:sz w:val="24"/>
          <w:rtl/>
        </w:rPr>
        <w:t xml:space="preserve">- </w:t>
      </w:r>
      <w:r>
        <w:rPr>
          <w:rStyle w:val="2fb"/>
          <w:rFonts w:ascii="FontbitDavid" w:hAnsi="FontbitDavid" w:hint="cs"/>
          <w:sz w:val="24"/>
          <w:rtl/>
        </w:rPr>
        <w:t xml:space="preserve">מד</w:t>
      </w:r>
      <w:ins w:id="92703" w:author="מנוע מכני" w:date="2026-10-11T12:04:39Z">
        <w:r>
          <w:rPr>
            <w:rStyle w:val="2fb"/>
            <w:rFonts w:ascii="FontbitDavid" w:hAnsi="FontbitDavid" w:hint="cs"/>
            <w:sz w:val="24"/>
            <w:rtl/>
          </w:rPr>
          <w:t xml:space="preserve">ר"ש</w:t>
        </w:r>
      </w:ins>
      <w:del w:id="92704"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w:t>
      </w:r>
      <w:r w:rsidRPr="00B078C3">
        <w:rPr>
          <w:rFonts w:ascii="FontbitDavid" w:hAnsi="FontbitDavid"/>
          <w:sz w:val="24"/>
          <w:rtl/>
        </w:rPr>
        <w:t xml:space="preserve">דתניא</w:t>
      </w:r>
      <w:r w:rsidRPr="00B078C3">
        <w:rPr>
          <w:rFonts w:ascii="FontbitDavid" w:hAnsi="FontbitDavid"/>
          <w:sz w:val="24"/>
          <w:rtl/>
        </w:rPr>
        <w:t xml:space="preserve"> </w:t>
      </w:r>
      <w:r>
        <w:rPr>
          <w:rFonts w:ascii="FontbitDavid" w:hAnsi="FontbitDavid" w:hint="cs"/>
          <w:sz w:val="24"/>
          <w:rtl/>
        </w:rPr>
        <w:t>'</w:t>
      </w:r>
      <w:ins w:id="90633" w:author="Claude - סמנטי" w:date="2026-10-11T12:19:29Z">
        <w:r>
          <w:rPr>
            <w:rStyle w:val="afffff0"/>
            <w:rFonts w:ascii="FontbitDavid" w:hAnsi="FontbitDavid"/>
            <w:sz w:val="24"/>
            <w:rtl/>
          </w:rPr>
          <w:t xml:space="preserve">אַחַר תִּטְהָר</w:t>
        </w:r>
      </w:ins>
      <w:del w:id="90634" w:author="Claude - סמנטי" w:date="2026-10-11T12:19:29Z">
        <w:r w:rsidRPr="00B078C3">
          <w:rPr>
            <w:rFonts w:ascii="FontbitDavid" w:hAnsi="FontbitDavid"/>
            <w:sz w:val="24"/>
            <w:rtl/>
          </w:rPr>
          <w:delText xml:space="preserve">אחר תטהר</w:delText>
        </w:r>
      </w:del>
      <w:r>
        <w:rPr>
          <w:rFonts w:ascii="FontbitDavid" w:hAnsi="FontbitDavid" w:hint="cs"/>
          <w:sz w:val="24"/>
          <w:rtl/>
        </w:rPr>
        <w:t>'</w:t>
      </w:r>
      <w:r w:rsidRPr="00B078C3">
        <w:rPr>
          <w:rFonts w:ascii="FontbitDavid" w:hAnsi="FontbitDavid"/>
          <w:sz w:val="24"/>
          <w:rtl/>
        </w:rPr>
        <w:t xml:space="preserve"> - אחר אחר לכולן, שלא תהא טומאה מפסקת ביניהן.</w:t>
      </w:r>
    </w:p>
    <w:p>
      <w:pPr>
        <w:pStyle w:val="38"/>
        <w:rPr>
          <w:ins w:id="101423" w:author="מנוע מכני" w:date="2026-10-11T12:04:39Z"/>
        </w:rPr>
      </w:pPr>
      <w:r w:rsidRPr="00B078C3">
        <w:t xml:space="preserve">ר' שמעון</w:t>
      </w:r>
      <w:del w:id="101826"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42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אחר תטהר - אחר מעשה תטהר.</w:t>
      </w:r>
    </w:p>
    <w:p w:rsidR="00E403F0" w:rsidRDefault="00E403F0" w:rsidP="00E403F0">
      <w:pPr>
        <w:rPr>
          <w:rFonts w:ascii="FontbitDavid" w:hAnsi="FontbitDavid"/>
          <w:sz w:val="24"/>
          <w:rtl/>
        </w:rPr>
      </w:pPr>
      <w:r w:rsidRPr="00B078C3">
        <w:rPr>
          <w:rFonts w:ascii="FontbitDavid" w:hAnsi="FontbitDavid"/>
          <w:sz w:val="24"/>
          <w:rtl/>
        </w:rPr>
        <w:t xml:space="preserve">אבל אמרו חכמים: אסור לעשות כן, שמא תבא לידי ספק, </w:t>
      </w:r>
    </w:p>
    <w:p>
      <w:pPr>
        <w:pStyle w:val="afffff8"/>
        <w:rPr>
          <w:ins w:id="90051" w:author="קלוד" w:date="2026-10-11T12:23:38Z"/>
        </w:rPr>
      </w:pPr>
      <w:ins w:id="90052" w:author="קלוד" w:date="2026-10-11T12:23:38Z">
        <w:r>
          <w:rPr>
            <w:color w:val="7B3F00"/>
          </w:rPr>
          <w:t xml:space="preserve">זמן בין חפיפה לטבילה - 'שכן' בשבת וביום טוב</w:t>
        </w:r>
      </w:ins>
    </w:p>
    <w:p>
      <w:pPr>
        <w:pStyle w:val="38"/>
        <w:rPr>
          <w:ins w:id="101425" w:author="מנוע מכני" w:date="2026-10-11T12:04:39Z"/>
        </w:rPr>
      </w:pPr>
      <w:r>
        <w:t xml:space="preserve">א</w:t>
      </w:r>
      <w:ins w:id="92705" w:author="מנוע מכני" w:date="2026-10-11T12:04:39Z">
        <w:r>
          <w:t xml:space="preserve">ר"ה</w:t>
        </w:r>
      </w:ins>
      <w:del w:id="92706"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10142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חופפ</w:t>
      </w:r>
      <w:r>
        <w:rPr>
          <w:rFonts w:ascii="FontbitDavid" w:hAnsi="FontbitDavid"/>
          <w:sz w:val="24"/>
          <w:rtl/>
        </w:rPr>
        <w:t>ת באחד בשבת וטובלת בשלישי בשבת</w:t>
      </w:r>
      <w:r w:rsidRPr="00B078C3">
        <w:rPr>
          <w:rFonts w:ascii="FontbitDavid" w:hAnsi="FontbitDavid"/>
          <w:sz w:val="24"/>
          <w:rtl/>
        </w:rPr>
        <w:t xml:space="preserve"> שכן אשה חופפת בערב שבת וטובלת במו</w:t>
      </w:r>
      <w:ins w:id="92707" w:author="מנוע מכני" w:date="2026-10-11T12:04:39Z">
        <w:r>
          <w:rPr>
            <w:rFonts w:ascii="FontbitDavid" w:hAnsi="FontbitDavid"/>
            <w:sz w:val="24"/>
            <w:rtl/>
          </w:rPr>
          <w:t xml:space="preserve">צ"ש</w:t>
        </w:r>
      </w:ins>
      <w:del w:id="92708" w:author="מנוע מכני" w:date="2026-10-11T12:04:39Z">
        <w:r w:rsidRPr="00B078C3">
          <w:rPr>
            <w:rFonts w:ascii="FontbitDavid" w:hAnsi="FontbitDavid"/>
            <w:sz w:val="24"/>
            <w:rtl/>
          </w:rPr>
          <w:delText xml:space="preserve">צ</w:delText>
        </w:r>
        <w:r>
          <w:rPr>
            <w:rFonts w:ascii="FontbitDavid" w:hAnsi="FontbitDavid" w:hint="cs"/>
            <w:sz w:val="24"/>
            <w:rtl/>
          </w:rPr>
          <w:delText xml:space="preserve">''ש</w:delText>
        </w:r>
      </w:del>
      <w:r w:rsidRPr="00B078C3">
        <w:rPr>
          <w:rFonts w:ascii="FontbitDavid" w:hAnsi="FontbitDavid"/>
          <w:sz w:val="24"/>
          <w:rtl/>
        </w:rPr>
        <w:t>.</w:t>
      </w:r>
    </w:p>
    <w:p w:rsidR="00E403F0" w:rsidRPr="00B078C3" w:rsidRDefault="00E403F0" w:rsidP="00E403F0">
      <w:pPr>
        <w:rPr>
          <w:rFonts w:ascii="FontbitDavid" w:hAnsi="FontbitDavid"/>
          <w:sz w:val="24"/>
          <w:rtl/>
        </w:rPr>
      </w:pPr>
      <w:r w:rsidRPr="00B078C3">
        <w:rPr>
          <w:rFonts w:ascii="FontbitDavid" w:hAnsi="FontbitDavid"/>
          <w:sz w:val="24"/>
          <w:rtl/>
        </w:rPr>
        <w:t>אשה חופפת באחד בשבת וטובלת ברביעי בשבת - שכן אשה חופפת בערב שבת וטובלת במוצאי יום טוב שחל להיות אחר השבת.</w:t>
      </w:r>
    </w:p>
    <w:p w:rsidR="00E403F0" w:rsidRPr="00B078C3" w:rsidRDefault="00E403F0" w:rsidP="00E403F0">
      <w:pPr>
        <w:rPr>
          <w:rFonts w:ascii="FontbitDavid" w:hAnsi="FontbitDavid"/>
          <w:sz w:val="24"/>
          <w:rtl/>
        </w:rPr>
      </w:pPr>
      <w:r w:rsidRPr="00B078C3">
        <w:rPr>
          <w:rFonts w:ascii="FontbitDavid" w:hAnsi="FontbitDavid"/>
          <w:sz w:val="24"/>
          <w:rtl/>
        </w:rPr>
        <w:t>אשה חופפת באחד בשבת וטובלת בחמישי בשבת - שכן אשה חופפת בערב שבת וטובלת במוצאי שני ימים טובים של ראש השנה שחל להיות אחר השבת.</w:t>
      </w:r>
    </w:p>
    <w:p>
      <w:pPr>
        <w:pStyle w:val="38"/>
        <w:rPr>
          <w:ins w:id="101427" w:author="מנוע מכני" w:date="2026-10-11T12:04:39Z"/>
        </w:rPr>
      </w:pPr>
      <w:r w:rsidRPr="00B078C3">
        <w:t xml:space="preserve">ו</w:t>
      </w:r>
      <w:ins w:id="92709" w:author="מנוע מכני" w:date="2026-10-11T12:04:39Z">
        <w:r>
          <w:t xml:space="preserve">ר"ח</w:t>
        </w:r>
      </w:ins>
      <w:del w:id="92710" w:author="מנוע מכני" w:date="2026-10-11T12:04:39Z">
        <w:r w:rsidRPr="00B078C3">
          <w:delText xml:space="preserve">ר</w:delText>
        </w:r>
        <w:r>
          <w:delText xml:space="preserve">''ח</w:delText>
        </w:r>
      </w:del>
      <w:del w:id="101827" w:author="מנוע מכני" w:date="2026-10-11T12:04:39Z">
        <w:r>
          <w:delText xml:space="preserve"> </w:delText>
        </w:r>
        <w:r>
          <w:delText xml:space="preserve">אמר</w:delText>
        </w:r>
      </w:del>
      <w:r>
        <w:t xml:space="preserve">:</w:t>
      </w:r>
    </w:p>
    <w:p w:rsidR="00E403F0" w:rsidRPr="00B078C3" w:rsidRDefault="00E403F0" w:rsidP="00E403F0">
      <w:pPr>
        <w:rPr>
          <w:rFonts w:ascii="FontbitDavid" w:hAnsi="FontbitDavid"/>
          <w:sz w:val="24"/>
          <w:rtl/>
        </w:rPr>
      </w:pPr>
      <w:del w:id="101428" w:author="מנוע מכני" w:date="2026-10-11T12:04:39Z">
        <w:r>
          <w:rPr>
            <w:rFonts w:ascii="FontbitDavid" w:hAnsi="FontbitDavid"/>
            <w:sz w:val="24"/>
            <w:rtl/>
          </w:rPr>
          <w:delText xml:space="preserve"> </w:delText>
        </w:r>
      </w:del>
      <w:ins w:id="94655" w:author="מנוע מכני" w:date="2026-10-11T12:04:39Z">
        <w:r>
          <w:rPr>
            <w:rFonts w:ascii="FontbitDavid" w:hAnsi="FontbitDavid"/>
            <w:sz w:val="24"/>
            <w:rtl/>
          </w:rPr>
          <w:t xml:space="preserve">כולם</w:t>
        </w:r>
      </w:ins>
      <w:del w:id="94656" w:author="מנוע מכני" w:date="2026-10-11T12:04:39Z">
        <w:r>
          <w:rPr>
            <w:rFonts w:ascii="FontbitDavid" w:hAnsi="FontbitDavid"/>
            <w:sz w:val="24"/>
            <w:rtl/>
          </w:rPr>
          <w:delText xml:space="preserve">כולהו</w:delText>
        </w:r>
      </w:del>
      <w:r>
        <w:rPr>
          <w:rFonts w:ascii="FontbitDavid" w:hAnsi="FontbitDavid" w:hint="cs"/>
          <w:sz w:val="24"/>
          <w:rtl/>
        </w:rPr>
        <w:t xml:space="preserve"> </w:t>
      </w:r>
      <w:ins w:id="94651" w:author="מנוע מכני" w:date="2026-10-11T12:04:39Z">
        <w:r>
          <w:rPr>
            <w:rFonts w:ascii="FontbitDavid" w:hAnsi="FontbitDavid"/>
            <w:sz w:val="24"/>
            <w:rtl/>
          </w:rPr>
          <w:t xml:space="preserve">אומרים</w:t>
        </w:r>
      </w:ins>
      <w:del w:id="94652" w:author="מנוע מכני" w:date="2026-10-11T12:04:39Z">
        <w:r>
          <w:rPr>
            <w:rFonts w:ascii="FontbitDavid" w:hAnsi="FontbitDavid"/>
            <w:sz w:val="24"/>
            <w:rtl/>
          </w:rPr>
          <w:delText xml:space="preserve">אמרינן</w:delText>
        </w:r>
      </w:del>
      <w:r>
        <w:rPr>
          <w:rFonts w:ascii="FontbitDavid" w:hAnsi="FontbitDavid"/>
          <w:sz w:val="24"/>
          <w:rtl/>
        </w:rPr>
        <w:t xml:space="preserve">, שכן </w:t>
      </w:r>
      <w:r>
        <w:rPr>
          <w:rFonts w:ascii="FontbitDavid" w:hAnsi="FontbitDavid"/>
          <w:sz w:val="24"/>
          <w:rtl/>
        </w:rPr>
        <w:t xml:space="preserve">לא</w:t>
      </w:r>
      <w:r>
        <w:rPr>
          <w:rFonts w:ascii="FontbitDavid" w:hAnsi="FontbitDavid"/>
          <w:sz w:val="24"/>
          <w:rtl/>
        </w:rPr>
        <w:t xml:space="preserve"> </w:t>
      </w:r>
      <w:ins w:id="94653" w:author="מנוע מכני" w:date="2026-10-11T12:04:39Z">
        <w:r>
          <w:rPr>
            <w:rFonts w:ascii="FontbitDavid" w:hAnsi="FontbitDavid"/>
            <w:sz w:val="24"/>
            <w:rtl/>
          </w:rPr>
          <w:t xml:space="preserve">אומרים</w:t>
        </w:r>
      </w:ins>
      <w:del w:id="94654" w:author="מנוע מכני" w:date="2026-10-11T12:04:39Z">
        <w:r>
          <w:rPr>
            <w:rFonts w:ascii="FontbitDavid" w:hAnsi="FontbitDavid"/>
            <w:sz w:val="24"/>
            <w:rtl/>
          </w:rPr>
          <w:delText xml:space="preserve">אמרינן</w:delText>
        </w:r>
      </w:del>
      <w:r>
        <w:rPr>
          <w:rFonts w:ascii="FontbitDavid" w:hAnsi="FontbitDavid"/>
          <w:sz w:val="24"/>
          <w:rtl/>
        </w:rPr>
        <w:t xml:space="preserve">, </w:t>
      </w:r>
      <w:ins w:id="94657" w:author="מנוע מכני" w:date="2026-10-11T12:04:39Z">
        <w:r>
          <w:rPr>
            <w:rFonts w:ascii="FontbitDavid" w:hAnsi="FontbitDavid"/>
            <w:sz w:val="24"/>
            <w:rtl/>
          </w:rPr>
          <w:t xml:space="preserve">מקום</w:t>
        </w:r>
      </w:ins>
      <w:del w:id="94658" w:author="מנוע מכני" w:date="2026-10-11T12:04:39Z">
        <w:r>
          <w:rPr>
            <w:rFonts w:ascii="FontbitDavid" w:hAnsi="FontbitDavid"/>
            <w:sz w:val="24"/>
            <w:rtl/>
          </w:rPr>
          <w:delText xml:space="preserve">היכא</w:delText>
        </w:r>
      </w:del>
      <w:r>
        <w:rPr>
          <w:rFonts w:ascii="FontbitDavid" w:hAnsi="FontbitDavid"/>
          <w:sz w:val="24"/>
          <w:rtl/>
        </w:rPr>
        <w:t xml:space="preserve"> דאפשר</w:t>
      </w:r>
      <w:r>
        <w:rPr>
          <w:rFonts w:ascii="FontbitDavid" w:hAnsi="FontbitDavid" w:hint="cs"/>
          <w:sz w:val="24"/>
          <w:rtl/>
        </w:rPr>
        <w:t xml:space="preserve"> </w:t>
      </w:r>
      <w:r>
        <w:rPr>
          <w:rFonts w:ascii="FontbitDavid" w:hAnsi="FontbitDavid"/>
          <w:sz w:val="24"/>
          <w:rtl/>
        </w:rPr>
        <w:t xml:space="preserve">אפשר, </w:t>
      </w:r>
      <w:ins w:id="94659" w:author="מנוע מכני" w:date="2026-10-11T12:04:39Z">
        <w:r>
          <w:rPr>
            <w:rFonts w:ascii="FontbitDavid" w:hAnsi="FontbitDavid"/>
            <w:sz w:val="24"/>
            <w:rtl/>
          </w:rPr>
          <w:t xml:space="preserve">מקום</w:t>
        </w:r>
      </w:ins>
      <w:del w:id="94660" w:author="מנוע מכני" w:date="2026-10-11T12:04:39Z">
        <w:r>
          <w:rPr>
            <w:rFonts w:ascii="FontbitDavid" w:hAnsi="FontbitDavid"/>
            <w:sz w:val="24"/>
            <w:rtl/>
          </w:rPr>
          <w:delText xml:space="preserve">היכא</w:delText>
        </w:r>
      </w:del>
      <w:r>
        <w:rPr>
          <w:rFonts w:ascii="FontbitDavid" w:hAnsi="FontbitDavid"/>
          <w:sz w:val="24"/>
          <w:rtl/>
        </w:rPr>
        <w:t xml:space="preserve"> דלא אפשר</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אפשר.</w:t>
      </w:r>
    </w:p>
    <w:p>
      <w:pPr>
        <w:pStyle w:val="38"/>
        <w:rPr>
          <w:ins w:id="101429" w:author="מנוע מכני" w:date="2026-10-11T12:04:39Z"/>
        </w:rPr>
      </w:pPr>
      <w:r w:rsidRPr="00B078C3">
        <w:t xml:space="preserve">ורב יימר</w:t>
      </w:r>
      <w:del w:id="101828"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430" w:author="מנוע מכני" w:date="2026-10-11T12:04:39Z">
        <w:r w:rsidRPr="00B078C3">
          <w:rPr>
            <w:rFonts w:ascii="FontbitDavid" w:hAnsi="FontbitDavid"/>
            <w:sz w:val="24"/>
            <w:rtl/>
          </w:rPr>
          <w:delText xml:space="preserve"> </w:delText>
        </w:r>
      </w:del>
      <w:ins w:id="93323" w:author="מנוע מכני" w:date="2026-10-11T12:04:39Z">
        <w:r>
          <w:rPr>
            <w:rFonts w:ascii="FontbitDavid" w:hAnsi="FontbitDavid"/>
            <w:sz w:val="24"/>
            <w:rtl/>
          </w:rPr>
          <w:t xml:space="preserve">אפי'</w:t>
        </w:r>
      </w:ins>
      <w:del w:id="93324" w:author="מנוע מכני" w:date="2026-10-11T12:04:39Z">
        <w:r w:rsidRPr="00B078C3">
          <w:rPr>
            <w:rFonts w:ascii="FontbitDavid" w:hAnsi="FontbitDavid"/>
            <w:sz w:val="24"/>
            <w:rtl/>
          </w:rPr>
          <w:delText xml:space="preserve">אפילו</w:delText>
        </w:r>
      </w:del>
      <w:r w:rsidRPr="00B078C3">
        <w:rPr>
          <w:rFonts w:ascii="FontbitDavid" w:hAnsi="FontbitDavid"/>
          <w:sz w:val="24"/>
          <w:rtl/>
        </w:rPr>
        <w:t xml:space="preserve"> שכן - </w:t>
      </w:r>
      <w:ins w:id="94665" w:author="מנוע מכני" w:date="2026-10-11T12:04:39Z">
        <w:r>
          <w:rPr>
            <w:rFonts w:ascii="FontbitDavid" w:hAnsi="FontbitDavid"/>
            <w:sz w:val="24"/>
            <w:rtl/>
          </w:rPr>
          <w:t xml:space="preserve">גם</w:t>
        </w:r>
      </w:ins>
      <w:del w:id="94666"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ins w:id="94661" w:author="מנוע מכני" w:date="2026-10-11T12:04:39Z">
        <w:r>
          <w:rPr>
            <w:rFonts w:ascii="FontbitDavid" w:hAnsi="FontbitDavid"/>
            <w:sz w:val="24"/>
            <w:rtl/>
          </w:rPr>
          <w:t xml:space="preserve">אומרים</w:t>
        </w:r>
      </w:ins>
      <w:del w:id="94662" w:author="מנוע מכני" w:date="2026-10-11T12:04:39Z">
        <w:r w:rsidRPr="00B078C3">
          <w:rPr>
            <w:rFonts w:ascii="FontbitDavid" w:hAnsi="FontbitDavid"/>
            <w:sz w:val="24"/>
            <w:rtl/>
          </w:rPr>
          <w:delText xml:space="preserve">אמרינן</w:delText>
        </w:r>
      </w:del>
      <w:r w:rsidRPr="00B078C3">
        <w:rPr>
          <w:rFonts w:ascii="FontbitDavid" w:hAnsi="FontbitDavid"/>
          <w:sz w:val="24"/>
          <w:rtl/>
        </w:rPr>
        <w:t xml:space="preserve">, </w:t>
      </w:r>
      <w:ins w:id="97319" w:author="מנוע מכני" w:date="2026-10-11T12:04:39Z">
        <w:r>
          <w:rPr>
            <w:rFonts w:ascii="FontbitDavid" w:hAnsi="FontbitDavid"/>
            <w:sz w:val="24"/>
            <w:rtl/>
          </w:rPr>
          <w:t xml:space="preserve">חוץ מ</w:t>
        </w:r>
      </w:ins>
      <w:del w:id="97320" w:author="מנוע מכני" w:date="2026-10-11T12:04:39Z">
        <w:r w:rsidRPr="00B078C3">
          <w:rPr>
            <w:rFonts w:ascii="FontbitDavid" w:hAnsi="FontbitDavid"/>
            <w:sz w:val="24"/>
            <w:rtl/>
          </w:rPr>
          <w:delText xml:space="preserve">לבר מ</w:delText>
        </w:r>
      </w:del>
      <w:r w:rsidRPr="00B078C3">
        <w:rPr>
          <w:rFonts w:ascii="FontbitDavid" w:hAnsi="FontbitDavid"/>
          <w:sz w:val="24"/>
          <w:rtl/>
        </w:rPr>
        <w:t xml:space="preserve">אשה חופפת באחד בשבת וטובלת בחמישי בשבת, דלמוצאי שני ימים טובים של ראש השנה שלאחר השבת </w:t>
      </w:r>
      <w:ins w:id="94663" w:author="מנוע מכני" w:date="2026-10-11T12:04:39Z">
        <w:r>
          <w:rPr>
            <w:rFonts w:ascii="FontbitDavid" w:hAnsi="FontbitDavid"/>
            <w:sz w:val="24"/>
            <w:rtl/>
          </w:rPr>
          <w:t xml:space="preserve">אין</w:t>
        </w:r>
      </w:ins>
      <w:del w:id="94664" w:author="מנוע מכני" w:date="2026-10-11T12:04:39Z">
        <w:r w:rsidRPr="00B078C3">
          <w:rPr>
            <w:rFonts w:ascii="FontbitDavid" w:hAnsi="FontbitDavid"/>
            <w:sz w:val="24"/>
            <w:rtl/>
          </w:rPr>
          <w:delText xml:space="preserve">ליתא</w:delText>
        </w:r>
      </w:del>
      <w:r w:rsidRPr="00B078C3">
        <w:rPr>
          <w:rFonts w:ascii="FontbitDavid" w:hAnsi="FontbitDavid"/>
          <w:sz w:val="24"/>
          <w:rtl/>
        </w:rPr>
        <w:t xml:space="preserve">, דאפשר דחופפת בלילה וטובלת בלילה.</w:t>
      </w:r>
    </w:p>
    <w:p>
      <w:pPr>
        <w:pStyle w:val="38"/>
        <w:rPr>
          <w:ins w:id="101431" w:author="מנוע מכני" w:date="2026-10-11T12:04:39Z"/>
        </w:rPr>
      </w:pPr>
      <w:r w:rsidRPr="00B078C3">
        <w:t xml:space="preserve">דרש מרימר:</w:t>
      </w:r>
    </w:p>
    <w:p w:rsidR="00E403F0" w:rsidRDefault="00E403F0" w:rsidP="00E403F0">
      <w:pPr>
        <w:rPr>
          <w:rFonts w:ascii="FontbitDavid" w:hAnsi="FontbitDavid"/>
          <w:sz w:val="24"/>
          <w:rtl/>
        </w:rPr>
      </w:pPr>
      <w:del w:id="1014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הלכתא </w:t>
      </w:r>
      <w:r w:rsidRPr="00B078C3">
        <w:rPr>
          <w:rStyle w:val="2fb"/>
          <w:rFonts w:ascii="FontbitDavid" w:hAnsi="FontbitDavid"/>
          <w:sz w:val="24"/>
          <w:rtl/>
        </w:rPr>
        <w:t xml:space="preserve">כ</w:t>
      </w:r>
      <w:ins w:id="92711" w:author="מנוע מכני" w:date="2026-10-11T12:04:39Z">
        <w:r>
          <w:rPr>
            <w:rStyle w:val="2fb"/>
            <w:rFonts w:ascii="FontbitDavid" w:hAnsi="FontbitDavid"/>
            <w:sz w:val="24"/>
            <w:rtl/>
          </w:rPr>
          <w:t xml:space="preserve">ר"ח</w:t>
        </w:r>
      </w:ins>
      <w:del w:id="92712"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''ח</w:delText>
        </w:r>
      </w:del>
      <w:r w:rsidRPr="00B078C3">
        <w:rPr>
          <w:rFonts w:ascii="FontbitDavid" w:hAnsi="FontbitDavid"/>
          <w:sz w:val="24"/>
          <w:rtl/>
        </w:rPr>
        <w:t xml:space="preserve">, וכדמתרץ </w:t>
      </w:r>
      <w:r w:rsidRPr="00B078C3">
        <w:rPr>
          <w:rStyle w:val="2fb"/>
          <w:rFonts w:ascii="FontbitDavid" w:hAnsi="FontbitDavid"/>
          <w:sz w:val="24"/>
          <w:rtl/>
        </w:rPr>
        <w:t xml:space="preserve">רב יימר</w:t>
      </w:r>
      <w:r w:rsidRPr="00B078C3">
        <w:rPr>
          <w:rFonts w:ascii="FontbitDavid" w:hAnsi="FontbitDavid"/>
          <w:sz w:val="24"/>
          <w:rtl/>
        </w:rPr>
        <w:t xml:space="preserve">, </w:t>
      </w:r>
    </w:p>
    <w:p w:rsidR="00E403F0" w:rsidRDefault="00E403F0" w:rsidP="00E403F0">
      <w:pPr>
        <w:rPr>
          <w:rFonts w:ascii="FontbitDavid" w:hAnsi="FontbitDavid"/>
          <w:b/>
          <w:bCs/>
          <w:sz w:val="24"/>
          <w:rtl/>
        </w:rPr>
      </w:pPr>
    </w:p>
    <w:p>
      <w:pPr>
        <w:pStyle w:val="afffff8"/>
        <w:rPr>
          <w:ins w:id="90049" w:author="קלוד" w:date="2026-10-11T12:23:38Z"/>
        </w:rPr>
      </w:pPr>
      <w:ins w:id="90050" w:author="קלוד" w:date="2026-10-11T12:23:38Z">
        <w:r>
          <w:rPr>
            <w:color w:val="7B3F00"/>
          </w:rPr>
          <w:t xml:space="preserve">האם אשה חופפת בלילה וטובלת בלילה?</w:t>
        </w:r>
      </w:ins>
    </w:p>
    <w:p>
      <w:pPr>
        <w:pStyle w:val="38"/>
        <w:rPr>
          <w:ins w:id="101433" w:author="מנוע מכני" w:date="2026-10-11T12:04:39Z"/>
        </w:rPr>
      </w:pPr>
      <w:r w:rsidRPr="00111789">
        <w:t>איבעיא</w:t>
      </w:r>
      <w:r w:rsidRPr="00B078C3">
        <w:t xml:space="preserve"> להו:</w:t>
      </w:r>
    </w:p>
    <w:p w:rsidR="00E403F0" w:rsidRPr="00B078C3" w:rsidRDefault="00E403F0" w:rsidP="00E403F0">
      <w:pPr>
        <w:rPr>
          <w:rFonts w:ascii="FontbitDavid" w:hAnsi="FontbitDavid"/>
          <w:sz w:val="24"/>
          <w:rtl/>
        </w:rPr>
      </w:pPr>
      <w:del w:id="1014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מהו שתחוף בלילה ותטבול בלילה? </w:t>
      </w:r>
      <w:ins w:id="92713" w:author="מנוע מכני" w:date="2026-10-11T12:04:39Z">
        <w:r>
          <w:rPr>
            <w:rStyle w:val="2fb"/>
            <w:rFonts w:ascii="FontbitDavid" w:hAnsi="FontbitDavid"/>
            <w:sz w:val="24"/>
            <w:rtl/>
          </w:rPr>
          <w:t xml:space="preserve">מ"ז</w:t>
        </w:r>
      </w:ins>
      <w:del w:id="92714" w:author="מנוע מכני" w:date="2026-10-11T12:04:39Z">
        <w:r w:rsidRPr="00B078C3">
          <w:rPr>
            <w:rFonts w:ascii="FontbitDavid" w:hAnsi="FontbitDavid"/>
            <w:sz w:val="24"/>
            <w:rtl/>
          </w:rPr>
          <w:delText xml:space="preserve">מ</w:delText>
        </w:r>
        <w:r>
          <w:rPr>
            <w:rFonts w:ascii="FontbitDavid" w:hAnsi="FontbitDavid" w:hint="cs"/>
            <w:sz w:val="24"/>
            <w:rtl/>
          </w:rPr>
          <w:delText xml:space="preserve">''ז</w:delText>
        </w:r>
      </w:del>
      <w:r w:rsidRPr="00B078C3">
        <w:rPr>
          <w:rFonts w:ascii="FontbitDavid" w:hAnsi="FontbitDavid"/>
          <w:sz w:val="24"/>
          <w:rtl/>
        </w:rPr>
        <w:t xml:space="preserve"> אוסר </w:t>
      </w:r>
      <w:r w:rsidRPr="00B078C3">
        <w:rPr>
          <w:rStyle w:val="2fb"/>
          <w:rFonts w:ascii="FontbitDavid" w:hAnsi="FontbitDavid"/>
          <w:sz w:val="24"/>
          <w:rtl/>
        </w:rPr>
        <w:t xml:space="preserve">ורב</w:t>
      </w:r>
      <w:r w:rsidRPr="00B078C3">
        <w:rPr>
          <w:rFonts w:ascii="FontbitDavid" w:hAnsi="FontbitDavid"/>
          <w:sz w:val="24"/>
          <w:rtl/>
        </w:rPr>
        <w:t xml:space="preserve"> חיננא מסורא - שרי.</w:t>
      </w:r>
    </w:p>
    <w:p>
      <w:pPr>
        <w:pStyle w:val="38"/>
        <w:rPr>
          <w:ins w:id="101435" w:author="מנוע מכני" w:date="2026-10-11T12:04:39Z"/>
        </w:rPr>
      </w:pPr>
      <w:del w:id="101865" w:author="מנוע מכני" w:date="2026-10-11T12:04:39Z">
        <w:r w:rsidRPr="00B078C3">
          <w:delText xml:space="preserve">א"ל </w:delText>
        </w:r>
      </w:del>
      <w:ins w:id="92715" w:author="מנוע מכני" w:date="2026-10-11T12:04:39Z">
        <w:r>
          <w:t xml:space="preserve">ר"א</w:t>
        </w:r>
      </w:ins>
      <w:del w:id="92716" w:author="מנוע מכני" w:date="2026-10-11T12:04:39Z">
        <w:r w:rsidRPr="00B078C3">
          <w:delText xml:space="preserve">ר</w:delText>
        </w:r>
        <w:r>
          <w:delText xml:space="preserve">''א</w:delText>
        </w:r>
      </w:del>
      <w:r>
        <w:t xml:space="preserve"> ל</w:t>
      </w:r>
      <w:ins w:id="92717" w:author="מנוע מכני" w:date="2026-10-11T12:04:39Z">
        <w:r>
          <w:t xml:space="preserve">ר"ח</w:t>
        </w:r>
      </w:ins>
      <w:del w:id="92718" w:author="מנוע מכני" w:date="2026-10-11T12:04:39Z">
        <w:r>
          <w:delText xml:space="preserve">ר''ח</w:delText>
        </w:r>
      </w:del>
      <w:r>
        <w:t xml:space="preserve"> מסורא</w:t>
      </w:r>
      <w:r w:rsidRPr="00B078C3">
        <w:t xml:space="preserve">:</w:t>
      </w:r>
    </w:p>
    <w:p w:rsidR="00E403F0" w:rsidRDefault="00E403F0" w:rsidP="00E403F0">
      <w:pPr>
        <w:rPr>
          <w:rFonts w:ascii="FontbitDavid" w:hAnsi="FontbitDavid"/>
          <w:sz w:val="24"/>
          <w:rtl/>
        </w:rPr>
      </w:pPr>
      <w:del w:id="1014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לא</w:t>
      </w:r>
      <w:r>
        <w:rPr>
          <w:rFonts w:ascii="FontbitDavid" w:hAnsi="FontbitDavid" w:hint="cs"/>
          <w:sz w:val="24"/>
          <w:rtl/>
        </w:rPr>
        <w:t xml:space="preserve"> כך היה מעשה באשת אבא מרי ריש </w:t>
      </w:r>
      <w:ins w:id="98575" w:author="מנוע מכני" w:date="2026-10-11T12:04:39Z">
        <w:r>
          <w:rPr>
            <w:rFonts w:ascii="FontbitDavid" w:hAnsi="FontbitDavid" w:hint="cs"/>
            <w:sz w:val="24"/>
            <w:rtl/>
          </w:rPr>
          <w:t xml:space="preserve">גלות</w:t>
        </w:r>
      </w:ins>
      <w:del w:id="98576" w:author="מנוע מכני" w:date="2026-10-11T12:04:39Z">
        <w:r>
          <w:rPr>
            <w:rFonts w:ascii="FontbitDavid" w:hAnsi="FontbitDavid" w:hint="cs"/>
            <w:sz w:val="24"/>
            <w:rtl/>
          </w:rPr>
          <w:delText xml:space="preserve">גלותא</w:delText>
        </w:r>
      </w:del>
      <w:r>
        <w:rPr>
          <w:rFonts w:ascii="FontbitDavid" w:hAnsi="FontbitDavid" w:hint="cs"/>
          <w:sz w:val="24"/>
          <w:rtl/>
        </w:rPr>
        <w:t xml:space="preserve"> שנתקוטטו והלך </w:t>
      </w:r>
      <w:r>
        <w:rPr>
          <w:rStyle w:val="2fb"/>
          <w:rFonts w:ascii="FontbitDavid" w:hAnsi="FontbitDavid" w:hint="cs"/>
          <w:sz w:val="24"/>
          <w:rtl/>
        </w:rPr>
        <w:t xml:space="preserve">רנ</w:t>
      </w:r>
      <w:ins w:id="92719" w:author="מנוע מכני" w:date="2026-10-11T12:04:39Z">
        <w:r>
          <w:rPr>
            <w:rStyle w:val="2fb"/>
            <w:rFonts w:ascii="FontbitDavid" w:hAnsi="FontbitDavid" w:hint="cs"/>
            <w:sz w:val="24"/>
            <w:rtl/>
          </w:rPr>
          <w:t xml:space="preserve">ב"י</w:t>
        </w:r>
      </w:ins>
      <w:del w:id="92720" w:author="מנוע מכני" w:date="2026-10-11T12:04:39Z">
        <w:r>
          <w:rPr>
            <w:rFonts w:ascii="FontbitDavid" w:hAnsi="FontbitDavid" w:hint="cs"/>
            <w:sz w:val="24"/>
            <w:rtl/>
          </w:rPr>
          <w:delText xml:space="preserve">ב''י</w:delText>
        </w:r>
      </w:del>
      <w:r>
        <w:rPr>
          <w:rFonts w:ascii="FontbitDavid" w:hAnsi="FontbitDavid" w:hint="cs"/>
          <w:sz w:val="24"/>
          <w:rtl/>
        </w:rPr>
        <w:t xml:space="preserve"> לפייסה, ואמרה לו מדוע הגעת עכשיו תגיע למחר וידע מה אומרת לו </w:t>
      </w:r>
    </w:p>
    <w:p w:rsidR="00E403F0" w:rsidRPr="00B078C3" w:rsidRDefault="00E403F0" w:rsidP="00E403F0">
      <w:pPr>
        <w:pStyle w:val="afff3"/>
        <w:framePr w:wrap="around"/>
        <w:rPr>
          <w:rtl/>
        </w:rPr>
      </w:pPr>
      <w:r>
        <w:rPr>
          <w:rFonts w:hint="cs"/>
          <w:rtl/>
        </w:rPr>
        <w:lastRenderedPageBreak/>
        <w:t>סח</w:t>
      </w:r>
      <w:r w:rsidRPr="00B078C3">
        <w:rPr>
          <w:rtl/>
        </w:rPr>
        <w:t>.</w:t>
      </w:r>
    </w:p>
    <w:p w:rsidR="00E403F0" w:rsidRPr="00B078C3" w:rsidRDefault="00E403F0" w:rsidP="00E403F0">
      <w:pPr>
        <w:rPr>
          <w:rFonts w:ascii="FontbitDavid" w:hAnsi="FontbitDavid"/>
          <w:sz w:val="24"/>
          <w:rtl/>
        </w:rPr>
      </w:pPr>
      <w:r w:rsidRPr="00B078C3">
        <w:rPr>
          <w:rFonts w:ascii="FontbitDavid" w:hAnsi="FontbitDavid"/>
          <w:sz w:val="24"/>
          <w:rtl/>
        </w:rPr>
        <w:t>ו</w:t>
      </w:r>
      <w:r>
        <w:rPr>
          <w:rFonts w:ascii="FontbitDavid" w:hAnsi="FontbitDavid" w:hint="cs"/>
          <w:sz w:val="24"/>
          <w:rtl/>
        </w:rPr>
        <w:t>אמר לה דוד חסרת ערבות מים חסרת או עבדים חסרת?..</w:t>
      </w:r>
    </w:p>
    <w:p w:rsidR="00E403F0" w:rsidRDefault="00E403F0" w:rsidP="00E403F0">
      <w:pPr>
        <w:rPr>
          <w:rFonts w:ascii="FontbitDavid" w:hAnsi="FontbitDavid"/>
          <w:sz w:val="24"/>
          <w:rtl/>
        </w:rPr>
      </w:pPr>
    </w:p>
    <w:p>
      <w:pPr>
        <w:pStyle w:val="afffff8"/>
        <w:rPr>
          <w:ins w:id="90047" w:author="קלוד" w:date="2026-10-11T12:23:38Z"/>
        </w:rPr>
      </w:pPr>
      <w:ins w:id="90048" w:author="קלוד" w:date="2026-10-11T12:23:38Z">
        <w:r>
          <w:rPr>
            <w:color w:val="7B3F00"/>
          </w:rPr>
          <w:t xml:space="preserve">חפיפה בערב שבת וטבילה במוצאי שבת</w:t>
        </w:r>
      </w:ins>
    </w:p>
    <w:p>
      <w:pPr>
        <w:pStyle w:val="38"/>
        <w:rPr>
          <w:ins w:id="101437" w:author="מנוע מכני" w:date="2026-10-11T12:04:39Z"/>
        </w:rPr>
      </w:pPr>
      <w:r w:rsidRPr="00B078C3">
        <w:t xml:space="preserve">דרש רבא:</w:t>
      </w:r>
    </w:p>
    <w:p w:rsidR="00E403F0" w:rsidRPr="00B078C3" w:rsidRDefault="00E403F0" w:rsidP="00E403F0">
      <w:pPr>
        <w:rPr>
          <w:rFonts w:ascii="FontbitDavid" w:hAnsi="FontbitDavid"/>
          <w:sz w:val="24"/>
          <w:rtl/>
        </w:rPr>
      </w:pPr>
      <w:del w:id="1014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אשה חופפת בערב שבת וטובלת במוצאי שבת.</w:t>
      </w:r>
    </w:p>
    <w:p>
      <w:pPr>
        <w:pStyle w:val="38"/>
        <w:rPr>
          <w:ins w:id="101439" w:author="מנוע מכני" w:date="2026-10-11T12:04:39Z"/>
        </w:rPr>
      </w:pPr>
      <w:ins w:id="92721" w:author="מנוע מכני" w:date="2026-10-11T12:04:39Z">
        <w:del w:id="101866" w:author="מנוע מכני" w:date="2026-10-11T12:04:39Z">
          <w:r>
            <w:delText xml:space="preserve">א"ל</w:delText>
          </w:r>
          <w:r>
            <w:delText xml:space="preserve"> </w:delText>
          </w:r>
        </w:del>
      </w:ins>
      <w:del w:id="92722" w:author="מנוע מכני" w:date="2026-10-11T12:04:39Z">
        <w:r>
          <w:delText xml:space="preserve">א''ל</w:delText>
        </w:r>
      </w:del>
      <w:ins w:id="92723" w:author="מנוע מכני" w:date="2026-10-11T12:04:39Z">
        <w:r>
          <w:t xml:space="preserve">ר"פ</w:t>
        </w:r>
      </w:ins>
      <w:del w:id="92724" w:author="מנוע מכני" w:date="2026-10-11T12:04:39Z">
        <w:r>
          <w:delText xml:space="preserve">ר''פ</w:delText>
        </w:r>
      </w:del>
      <w:r>
        <w:t xml:space="preserve"> לרבא</w:t>
      </w:r>
      <w:r w:rsidRPr="00B078C3">
        <w:t xml:space="preserve">:</w:t>
      </w:r>
    </w:p>
    <w:p w:rsidR="00E403F0" w:rsidRPr="00B078C3" w:rsidRDefault="00E403F0" w:rsidP="00E403F0">
      <w:pPr>
        <w:rPr>
          <w:rFonts w:ascii="FontbitDavid" w:hAnsi="FontbitDavid"/>
          <w:sz w:val="24"/>
          <w:rtl/>
        </w:rPr>
      </w:pPr>
      <w:del w:id="1014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והא שלח </w:t>
      </w:r>
      <w:r w:rsidRPr="00B078C3">
        <w:rPr>
          <w:rStyle w:val="2fb"/>
          <w:rFonts w:ascii="FontbitDavid" w:hAnsi="FontbitDavid"/>
          <w:sz w:val="24"/>
          <w:rtl/>
        </w:rPr>
        <w:t xml:space="preserve">רבין</w:t>
      </w:r>
      <w:r w:rsidRPr="00B078C3">
        <w:rPr>
          <w:rFonts w:ascii="FontbitDavid" w:hAnsi="FontbitDavid"/>
          <w:sz w:val="24"/>
          <w:rtl/>
        </w:rPr>
        <w:t xml:space="preserve"> באגרתיה אשה </w:t>
      </w:r>
      <w:r w:rsidRPr="00B078C3">
        <w:rPr>
          <w:rFonts w:ascii="FontbitDavid" w:hAnsi="FontbitDavid"/>
          <w:sz w:val="24"/>
          <w:rtl/>
        </w:rPr>
        <w:t xml:space="preserve">לא</w:t>
      </w:r>
      <w:r w:rsidRPr="00B078C3">
        <w:rPr>
          <w:rFonts w:ascii="FontbitDavid" w:hAnsi="FontbitDavid"/>
          <w:sz w:val="24"/>
          <w:rtl/>
        </w:rPr>
        <w:t xml:space="preserve"> תחוף בערב שבת ותטבול במוצאי שבת.</w:t>
      </w:r>
    </w:p>
    <w:p w:rsidR="00E403F0" w:rsidRDefault="00E403F0" w:rsidP="00E403F0">
      <w:pPr>
        <w:rPr>
          <w:rFonts w:ascii="FontbitDavid" w:hAnsi="FontbitDavid"/>
          <w:sz w:val="24"/>
          <w:rtl/>
        </w:rPr>
      </w:pPr>
      <w:r w:rsidRPr="00B078C3">
        <w:rPr>
          <w:rFonts w:ascii="FontbitDavid" w:hAnsi="FontbitDavid"/>
          <w:sz w:val="24"/>
          <w:rtl/>
        </w:rPr>
        <w:t xml:space="preserve">ותמה על עצמך היאך חופפת ביום וטובלת בלילה - הא </w:t>
      </w:r>
      <w:ins w:id="94667" w:author="מנוע מכני" w:date="2026-10-11T12:04:39Z">
        <w:r>
          <w:rPr>
            <w:rFonts w:ascii="FontbitDavid" w:hAnsi="FontbitDavid"/>
            <w:sz w:val="24"/>
            <w:rtl/>
          </w:rPr>
          <w:t xml:space="preserve">צריך</w:t>
        </w:r>
      </w:ins>
      <w:del w:id="94668"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תכף לחפיפה טבילה, </w:t>
      </w:r>
      <w:ins w:id="94669" w:author="מנוע מכני" w:date="2026-10-11T12:04:39Z">
        <w:r>
          <w:rPr>
            <w:rFonts w:ascii="FontbitDavid" w:hAnsi="FontbitDavid"/>
            <w:sz w:val="24"/>
            <w:rtl/>
          </w:rPr>
          <w:t xml:space="preserve">ואין</w:t>
        </w:r>
      </w:ins>
      <w:del w:id="94670" w:author="מנוע מכני" w:date="2026-10-11T12:04:39Z">
        <w:r w:rsidRPr="00B078C3">
          <w:rPr>
            <w:rFonts w:ascii="FontbitDavid" w:hAnsi="FontbitDavid"/>
            <w:sz w:val="24"/>
            <w:rtl/>
          </w:rPr>
          <w:delText xml:space="preserve">וליכא</w:delText>
        </w:r>
      </w:del>
      <w:r w:rsidRPr="00B078C3">
        <w:rPr>
          <w:rFonts w:ascii="FontbitDavid" w:hAnsi="FontbitDavid"/>
          <w:sz w:val="24"/>
          <w:rtl/>
        </w:rPr>
        <w:t xml:space="preserve">! </w:t>
      </w:r>
    </w:p>
    <w:p w:rsidR="00E403F0" w:rsidRDefault="00E403F0" w:rsidP="00E403F0">
      <w:pPr>
        <w:rPr>
          <w:rFonts w:ascii="FontbitDavid" w:hAnsi="FontbitDavid"/>
          <w:sz w:val="24"/>
          <w:rtl/>
        </w:rPr>
      </w:pPr>
      <w:r w:rsidRPr="00B078C3">
        <w:rPr>
          <w:rFonts w:ascii="FontbitDavid" w:hAnsi="FontbitDavid"/>
          <w:sz w:val="24"/>
          <w:rtl/>
        </w:rPr>
        <w:t xml:space="preserve">הדר </w:t>
      </w:r>
      <w:ins w:id="97253" w:author="מנוע מכני" w:date="2026-10-11T12:04:39Z">
        <w:r>
          <w:rPr>
            <w:rFonts w:ascii="FontbitDavid" w:hAnsi="FontbitDavid"/>
            <w:sz w:val="24"/>
            <w:rtl/>
          </w:rPr>
          <w:t xml:space="preserve">העמד</w:t>
        </w:r>
      </w:ins>
      <w:del w:id="97254" w:author="מנוע מכני" w:date="2026-10-11T12:04:39Z">
        <w:r w:rsidRPr="00B078C3">
          <w:rPr>
            <w:rFonts w:ascii="FontbitDavid" w:hAnsi="FontbitDavid"/>
            <w:sz w:val="24"/>
            <w:rtl/>
          </w:rPr>
          <w:delText xml:space="preserve">אוקי</w:delText>
        </w:r>
      </w:del>
      <w:r w:rsidRPr="00B078C3">
        <w:rPr>
          <w:rFonts w:ascii="FontbitDavid" w:hAnsi="FontbitDavid"/>
          <w:sz w:val="24"/>
          <w:rtl/>
        </w:rPr>
        <w:t xml:space="preserve"> </w:t>
      </w:r>
      <w:r w:rsidRPr="00B078C3">
        <w:rPr>
          <w:rStyle w:val="2fb"/>
          <w:rFonts w:ascii="FontbitDavid" w:hAnsi="FontbitDavid"/>
          <w:sz w:val="24"/>
          <w:rtl/>
        </w:rPr>
        <w:t xml:space="preserve">רבא</w:t>
      </w:r>
      <w:r w:rsidRPr="00B078C3">
        <w:rPr>
          <w:rFonts w:ascii="FontbitDavid" w:hAnsi="FontbitDavid"/>
          <w:sz w:val="24"/>
          <w:rtl/>
        </w:rPr>
        <w:t xml:space="preserve"> אמורא </w:t>
      </w:r>
      <w:ins w:id="96283" w:author="מנוע מכני" w:date="2026-10-11T12:04:39Z">
        <w:r>
          <w:rPr>
            <w:rFonts w:ascii="FontbitDavid" w:hAnsi="FontbitDavid"/>
            <w:sz w:val="24"/>
            <w:rtl/>
          </w:rPr>
          <w:t xml:space="preserve">עליו</w:t>
        </w:r>
      </w:ins>
      <w:del w:id="96284" w:author="מנוע מכני" w:date="2026-10-11T12:04:39Z">
        <w:r w:rsidRPr="00B078C3">
          <w:rPr>
            <w:rFonts w:ascii="FontbitDavid" w:hAnsi="FontbitDavid"/>
            <w:sz w:val="24"/>
            <w:rtl/>
          </w:rPr>
          <w:delText xml:space="preserve">עליה</w:delText>
        </w:r>
      </w:del>
      <w:r w:rsidRPr="00B078C3">
        <w:rPr>
          <w:rFonts w:ascii="FontbitDavid" w:hAnsi="FontbitDavid"/>
          <w:sz w:val="24"/>
          <w:rtl/>
        </w:rPr>
        <w:t xml:space="preserve"> ודרש: דברים שאמרתי לפניכם טעות הן בידי, ברם כך אמרו </w:t>
      </w:r>
      <w:ins w:id="96281" w:author="מנוע מכני" w:date="2026-10-11T12:04:39Z">
        <w:r>
          <w:rPr>
            <w:rFonts w:ascii="FontbitDavid" w:hAnsi="FontbitDavid"/>
            <w:sz w:val="24"/>
            <w:rtl/>
          </w:rPr>
          <w:t xml:space="preserve">משמו</w:t>
        </w:r>
      </w:ins>
      <w:del w:id="96282" w:author="מנוע מכני" w:date="2026-10-11T12:04:39Z">
        <w:r w:rsidRPr="00B078C3">
          <w:rPr>
            <w:rFonts w:ascii="FontbitDavid" w:hAnsi="FontbitDavid"/>
            <w:sz w:val="24"/>
            <w:rtl/>
          </w:rPr>
          <w:delText xml:space="preserve">משמיה</w:delText>
        </w:r>
      </w:del>
      <w:r w:rsidRPr="00B078C3">
        <w:rPr>
          <w:rFonts w:ascii="FontbitDavid" w:hAnsi="FontbitDavid"/>
          <w:sz w:val="24"/>
          <w:rtl/>
        </w:rPr>
        <w:t xml:space="preserve"> </w:t>
      </w:r>
      <w:r w:rsidRPr="00B078C3">
        <w:rPr>
          <w:rStyle w:val="2fb"/>
          <w:rFonts w:ascii="FontbitDavid" w:hAnsi="FontbitDavid"/>
          <w:sz w:val="24"/>
          <w:rtl/>
        </w:rPr>
        <w:t xml:space="preserve">דר</w:t>
      </w:r>
      <w:ins w:id="92725" w:author="מנוע מכני" w:date="2026-10-11T12:04:39Z">
        <w:r>
          <w:rPr>
            <w:rStyle w:val="2fb"/>
            <w:rFonts w:ascii="FontbitDavid" w:hAnsi="FontbitDavid"/>
            <w:sz w:val="24"/>
            <w:rtl/>
          </w:rPr>
          <w:t xml:space="preserve">י"ו</w:t>
        </w:r>
      </w:ins>
      <w:del w:id="92726" w:author="מנוע מכני" w:date="2026-10-11T12:04:39Z">
        <w:r w:rsidRPr="00B078C3">
          <w:rPr>
            <w:rFonts w:ascii="FontbitDavid" w:hAnsi="FontbitDavid"/>
            <w:sz w:val="24"/>
            <w:rtl/>
          </w:rPr>
          <w:delText xml:space="preserve">י''ו</w:delText>
        </w:r>
      </w:del>
      <w:r w:rsidRPr="00B078C3">
        <w:rPr>
          <w:rFonts w:ascii="FontbitDavid" w:hAnsi="FontbitDavid"/>
          <w:sz w:val="24"/>
          <w:rtl/>
        </w:rPr>
        <w:t xml:space="preserve"> אשה </w:t>
      </w:r>
      <w:r w:rsidRPr="00B078C3">
        <w:rPr>
          <w:rFonts w:ascii="FontbitDavid" w:hAnsi="FontbitDavid"/>
          <w:sz w:val="24"/>
          <w:rtl/>
        </w:rPr>
        <w:t xml:space="preserve">לא</w:t>
      </w:r>
      <w:r w:rsidRPr="00B078C3">
        <w:rPr>
          <w:rFonts w:ascii="FontbitDavid" w:hAnsi="FontbitDavid"/>
          <w:sz w:val="24"/>
          <w:rtl/>
        </w:rPr>
        <w:t xml:space="preserve"> תחוף בערב שבת ותטבול במוצאי שבת, ותמה על עצמך היאך חופפת ביום וטובלת בלילה - הא </w:t>
      </w:r>
      <w:ins w:id="94671" w:author="מנוע מכני" w:date="2026-10-11T12:04:39Z">
        <w:r>
          <w:rPr>
            <w:rFonts w:ascii="FontbitDavid" w:hAnsi="FontbitDavid"/>
            <w:sz w:val="24"/>
            <w:rtl/>
          </w:rPr>
          <w:t xml:space="preserve">צריך</w:t>
        </w:r>
      </w:ins>
      <w:del w:id="94672"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סמוך לחפיפה טבילה </w:t>
      </w:r>
      <w:ins w:id="94673" w:author="מנוע מכני" w:date="2026-10-11T12:04:39Z">
        <w:r>
          <w:rPr>
            <w:rFonts w:ascii="FontbitDavid" w:hAnsi="FontbitDavid"/>
            <w:sz w:val="24"/>
            <w:rtl/>
          </w:rPr>
          <w:t xml:space="preserve">ואין</w:t>
        </w:r>
      </w:ins>
      <w:del w:id="94674" w:author="מנוע מכני" w:date="2026-10-11T12:04:39Z">
        <w:r w:rsidRPr="00B078C3">
          <w:rPr>
            <w:rFonts w:ascii="FontbitDavid" w:hAnsi="FontbitDavid"/>
            <w:sz w:val="24"/>
            <w:rtl/>
          </w:rPr>
          <w:delText xml:space="preserve">וליכא</w:delText>
        </w:r>
      </w:del>
      <w:r w:rsidRPr="00B078C3">
        <w:rPr>
          <w:rFonts w:ascii="FontbitDavid" w:hAnsi="FontbitDavid"/>
          <w:sz w:val="24"/>
          <w:rtl/>
        </w:rPr>
        <w:t xml:space="preserve">! </w:t>
      </w:r>
    </w:p>
    <w:p>
      <w:pPr>
        <w:pStyle w:val="38"/>
        <w:rPr>
          <w:ins w:id="101441" w:author="מנוע מכני" w:date="2026-10-11T12:04:39Z"/>
        </w:rPr>
      </w:pPr>
      <w:r w:rsidRPr="001300C0">
        <w:t xml:space="preserve">והלכתא:</w:t>
      </w:r>
    </w:p>
    <w:p w:rsidR="00E403F0" w:rsidRPr="001300C0" w:rsidRDefault="00E403F0" w:rsidP="00E403F0">
      <w:pPr>
        <w:rPr>
          <w:rFonts w:ascii="FontbitDavid" w:hAnsi="FontbitDavid"/>
          <w:b/>
          <w:bCs/>
          <w:sz w:val="24"/>
          <w:rtl/>
        </w:rPr>
      </w:pPr>
      <w:del w:id="101442" w:author="מנוע מכני" w:date="2026-10-11T12:04:39Z">
        <w:r w:rsidRPr="001300C0">
          <w:rPr>
            <w:rFonts w:ascii="FontbitDavid" w:hAnsi="FontbitDavid"/>
            <w:b/>
            <w:bCs/>
            <w:sz w:val="24"/>
            <w:rtl/>
          </w:rPr>
          <w:delText xml:space="preserve"> </w:delText>
        </w:r>
      </w:del>
      <w:ins w:id="94675" w:author="מנוע מכני" w:date="2026-10-11T12:04:39Z">
        <w:r>
          <w:rPr>
            <w:rFonts w:ascii="FontbitDavid" w:hAnsi="FontbitDavid" w:hint="cs"/>
            <w:b/>
            <w:bCs/>
            <w:sz w:val="24"/>
            <w:rtl/>
          </w:rPr>
          <w:t xml:space="preserve">מקום</w:t>
        </w:r>
      </w:ins>
      <w:del w:id="94676" w:author="מנוע מכני" w:date="2026-10-11T12:04:39Z">
        <w:r>
          <w:rPr>
            <w:rFonts w:ascii="FontbitDavid" w:hAnsi="FontbitDavid" w:hint="cs"/>
            <w:b/>
            <w:bCs/>
            <w:sz w:val="24"/>
            <w:rtl/>
          </w:rPr>
          <w:delText xml:space="preserve">היכא</w:delText>
        </w:r>
      </w:del>
      <w:r>
        <w:rPr>
          <w:rFonts w:ascii="FontbitDavid" w:hAnsi="FontbitDavid" w:hint="cs"/>
          <w:b/>
          <w:bCs/>
          <w:sz w:val="24"/>
          <w:rtl/>
        </w:rPr>
        <w:t xml:space="preserve"> ד</w:t>
      </w:r>
      <w:ins w:id="92727" w:author="מנוע מכני" w:date="2026-10-11T12:04:39Z">
        <w:r>
          <w:rPr>
            <w:rFonts w:ascii="FontbitDavid" w:hAnsi="FontbitDavid" w:hint="cs"/>
            <w:b/>
            <w:bCs/>
            <w:sz w:val="24"/>
            <w:rtl/>
          </w:rPr>
          <w:t xml:space="preserve">א"א</w:t>
        </w:r>
      </w:ins>
      <w:del w:id="92728" w:author="מנוע מכני" w:date="2026-10-11T12:04:39Z">
        <w:r>
          <w:rPr>
            <w:rFonts w:ascii="FontbitDavid" w:hAnsi="FontbitDavid" w:hint="cs"/>
            <w:b/>
            <w:bCs/>
            <w:sz w:val="24"/>
            <w:rtl/>
          </w:rPr>
          <w:delText xml:space="preserve">א''א</w:delText>
        </w:r>
      </w:del>
      <w:r>
        <w:rPr>
          <w:rFonts w:ascii="FontbitDavid" w:hAnsi="FontbitDavid" w:hint="cs"/>
          <w:b/>
          <w:bCs/>
          <w:sz w:val="24"/>
          <w:rtl/>
        </w:rPr>
        <w:t xml:space="preserve"> </w:t>
      </w:r>
      <w:r w:rsidRPr="001300C0">
        <w:rPr>
          <w:rFonts w:ascii="FontbitDavid" w:hAnsi="FontbitDavid"/>
          <w:b/>
          <w:bCs/>
          <w:sz w:val="24"/>
          <w:rtl/>
        </w:rPr>
        <w:t>אשה חופפת ביום וטובלת בלילה.</w:t>
      </w:r>
    </w:p>
    <w:p w:rsidR="00E403F0" w:rsidRPr="00B078C3" w:rsidRDefault="00E403F0" w:rsidP="00E403F0">
      <w:pPr>
        <w:rPr>
          <w:rFonts w:ascii="FontbitDavid" w:hAnsi="FontbitDavid"/>
          <w:sz w:val="24"/>
          <w:rtl/>
        </w:rPr>
      </w:pPr>
      <w:r>
        <w:rPr>
          <w:rFonts w:ascii="FontbitDavid" w:hAnsi="FontbitDavid" w:hint="cs"/>
          <w:sz w:val="24"/>
          <w:rtl/>
        </w:rPr>
        <w:t xml:space="preserve">והלכתא </w:t>
      </w:r>
      <w:ins w:id="94677" w:author="מנוע מכני" w:date="2026-10-11T12:04:39Z">
        <w:r>
          <w:rPr>
            <w:rFonts w:ascii="FontbitDavid" w:hAnsi="FontbitDavid" w:hint="cs"/>
            <w:sz w:val="24"/>
            <w:rtl/>
          </w:rPr>
          <w:t xml:space="preserve">מקום</w:t>
        </w:r>
      </w:ins>
      <w:del w:id="94678" w:author="מנוע מכני" w:date="2026-10-11T12:04:39Z">
        <w:r>
          <w:rPr>
            <w:rFonts w:ascii="FontbitDavid" w:hAnsi="FontbitDavid" w:hint="cs"/>
            <w:sz w:val="24"/>
            <w:rtl/>
          </w:rPr>
          <w:delText xml:space="preserve">היכא</w:delText>
        </w:r>
      </w:del>
      <w:r>
        <w:rPr>
          <w:rFonts w:ascii="FontbitDavid" w:hAnsi="FontbitDavid" w:hint="cs"/>
          <w:sz w:val="24"/>
          <w:rtl/>
        </w:rPr>
        <w:t xml:space="preserve"> דאפשר</w:t>
      </w:r>
      <w:r w:rsidRPr="00B078C3">
        <w:rPr>
          <w:rFonts w:ascii="FontbitDavid" w:hAnsi="FontbitDavid"/>
          <w:sz w:val="24"/>
          <w:rtl/>
        </w:rPr>
        <w:t xml:space="preserve"> אשה </w:t>
      </w:r>
      <w:r w:rsidRPr="00B078C3">
        <w:rPr>
          <w:rFonts w:ascii="FontbitDavid" w:hAnsi="FontbitDavid"/>
          <w:sz w:val="24"/>
          <w:rtl/>
        </w:rPr>
        <w:t xml:space="preserve">לא</w:t>
      </w:r>
      <w:r w:rsidRPr="00B078C3">
        <w:rPr>
          <w:rFonts w:ascii="FontbitDavid" w:hAnsi="FontbitDavid"/>
          <w:sz w:val="24"/>
          <w:rtl/>
        </w:rPr>
        <w:t xml:space="preserve"> תחוף אלא בלילה.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401" w:author="קלוד" w:date="2026-10-11T09:07:21Z"/>
        </w:rPr>
      </w:pPr>
      <w:ins w:id="20400" w:author="קלוד" w:date="2026-10-11T09:07:21Z">
        <w:r>
          <w:t xml:space="preserve">משנה ב</w:t>
        </w:r>
      </w:ins>
    </w:p>
    <w:p w:rsidR="00E403F0" w:rsidRPr="00D65BEC" w:rsidRDefault="00E403F0" w:rsidP="00E403F0">
      <w:pPr>
        <w:pStyle w:val="afff9"/>
        <w:rPr>
          <w:del w:id="20271" w:author="קלוד" w:date="2026-10-11T09:07:21Z"/>
          <w:rtl/>
        </w:rPr>
      </w:pPr>
      <w:del w:id="20270" w:author="קלוד" w:date="2026-10-11T09:07:21Z">
        <w:r w:rsidRPr="00D65BEC">
          <w:rPr>
            <w:rtl/>
          </w:rPr>
          <w:delText xml:space="preserve">מתני'.</w:delText>
        </w:r>
      </w:del>
    </w:p>
    <w:p w:rsidR="00E403F0" w:rsidRPr="00D65BEC" w:rsidRDefault="00E403F0" w:rsidP="00E403F0">
      <w:pPr>
        <w:pStyle w:val="afff9"/>
        <w:spacing w:before="120"/>
        <w:rPr>
          <w:rtl/>
        </w:rPr>
        <w:pPrChange w:id="90058" w:author="קלוד" w:date="2026-10-11T12:09:42Z">
          <w:pPr>
            <w:pStyle w:val="afff9"/>
          </w:pPr>
        </w:pPrChange>
      </w:pPr>
      <w:r w:rsidRPr="00D65BEC">
        <w:rPr>
          <w:rtl/>
        </w:rPr>
        <w:t>נדה שבדקה עצמה יום שביעי שחרית ומצאה טהורה, ובין השמשות לא הפרישה, ולאחר ימים בדקה ומצאה טמאה - הרי היא בחזקת טהורה.</w:t>
      </w:r>
    </w:p>
    <w:p w:rsidR="00E403F0" w:rsidRPr="00D65BEC" w:rsidRDefault="00E403F0" w:rsidP="00E403F0">
      <w:pPr>
        <w:pStyle w:val="afff9"/>
        <w:rPr>
          <w:rtl/>
        </w:rPr>
      </w:pPr>
      <w:r w:rsidRPr="00D65BEC">
        <w:rPr>
          <w:rtl/>
        </w:rPr>
        <w:t xml:space="preserve">בדקה עצמה ביום שביעי שחרית ומצאה טמאה, ובין השמשות לא הפרישה, ולאחר </w:t>
      </w:r>
      <w:r w:rsidRPr="00D64BA8">
        <w:rPr>
          <w:spacing w:val="8"/>
          <w:rtl/>
        </w:rPr>
        <w:t>זמן בדקה ומצאה טהורה - הרי זו בחזקת טמאה, ומטמאה מעת לעת ומפקידה לפקידה.</w:t>
      </w:r>
    </w:p>
    <w:p w:rsidR="00E403F0" w:rsidRPr="00D65BEC" w:rsidRDefault="00E403F0" w:rsidP="00E403F0">
      <w:pPr>
        <w:pStyle w:val="afff9"/>
        <w:rPr>
          <w:rtl/>
        </w:rPr>
      </w:pPr>
      <w:r w:rsidRPr="00D65BEC">
        <w:rPr>
          <w:rtl/>
        </w:rPr>
        <w:t>ואם יש לה וסת - דיה שעתה.</w:t>
      </w:r>
    </w:p>
    <w:p w:rsidR="00E403F0" w:rsidRPr="00C20F97" w:rsidRDefault="00E403F0" w:rsidP="00E403F0">
      <w:pPr>
        <w:pStyle w:val="afff9"/>
        <w:rPr>
          <w:spacing w:val="8"/>
          <w:rtl/>
        </w:rPr>
      </w:pPr>
      <w:r>
        <w:rPr>
          <w:spacing w:val="8"/>
          <w:rtl/>
        </w:rPr>
        <w:t xml:space="preserve">ו</w:t>
      </w:r>
      <w:r>
        <w:rPr>
          <w:rStyle w:val="TanaimMishna"/>
          <w:spacing w:val="8"/>
          <w:rtl/>
          <w:rPrChange w:id="102937" w:author="Claude" w:date="2026-10-11T09:07:54Z">
            <w:rPr>
              <w:spacing w:val="8"/>
              <w:rtl/>
            </w:rPr>
          </w:rPrChange>
        </w:rPr>
        <w:t xml:space="preserve">ר' יהודה</w:t>
      </w:r>
      <w:r>
        <w:rPr>
          <w:spacing w:val="8"/>
          <w:rtl/>
        </w:rPr>
        <w:t xml:space="preserve"> אומר</w:t>
      </w:r>
      <w:r>
        <w:rPr>
          <w:rStyle w:val="TanaimMishna"/>
          <w:spacing w:val="8"/>
          <w:rtl/>
          <w:rPrChange w:id="102938" w:author="Claude" w:date="2026-10-11T09:07:54Z">
            <w:rPr>
              <w:spacing w:val="8"/>
              <w:rtl/>
            </w:rPr>
          </w:rPrChange>
        </w:rPr>
        <w:t xml:space="preserve">:</w:t>
      </w:r>
      <w:r>
        <w:rPr>
          <w:spacing w:val="8"/>
          <w:rtl/>
        </w:rPr>
        <w:t xml:space="preserve"> כל שלא הפרישה בטהרה מן המנחה ולמעלה הרי זו בחזקת טמאה.</w:t>
      </w:r>
    </w:p>
    <w:p w:rsidR="00E403F0" w:rsidRPr="00D65BEC" w:rsidRDefault="00E403F0" w:rsidP="00E403F0">
      <w:pPr>
        <w:pStyle w:val="afff9"/>
        <w:rPr>
          <w:rtl/>
        </w:rPr>
      </w:pPr>
      <w:r>
        <w:rPr>
          <w:rtl/>
        </w:rPr>
        <w:t xml:space="preserve">ו</w:t>
      </w:r>
      <w:r>
        <w:rPr>
          <w:rStyle w:val="TanaimMishna"/>
          <w:rtl/>
          <w:rPrChange w:id="20047" w:author="קלוד" w:date="2026-10-11T09:07:21Z">
            <w:rPr>
              <w:rtl/>
            </w:rPr>
          </w:rPrChange>
        </w:rPr>
        <w:t xml:space="preserve">חכמים</w:t>
      </w:r>
      <w:r>
        <w:rPr>
          <w:rtl/>
        </w:rPr>
        <w:t xml:space="preserve"> אומרים</w:t>
      </w:r>
      <w:r>
        <w:rPr>
          <w:rStyle w:val="TanaimMishna"/>
          <w:rtl/>
          <w:rPrChange w:id="102939" w:author="Claude" w:date="2026-10-11T09:07:54Z">
            <w:rPr>
              <w:rtl/>
            </w:rPr>
          </w:rPrChange>
        </w:rPr>
        <w:t xml:space="preserve">:</w:t>
      </w:r>
      <w:r>
        <w:rPr>
          <w:rtl/>
        </w:rPr>
        <w:t xml:space="preserve"> אפילו בשנים לנדתה בדקה ומצאה טהורה, ובין השמשות לא הפרישה, ולאחר זמן בדקה ומצאה טמאה - הרי זו בחזקת טהורה.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045" w:author="קלוד" w:date="2026-10-11T12:23:38Z"/>
        </w:rPr>
      </w:pPr>
      <w:ins w:id="90046" w:author="קלוד" w:date="2026-10-11T12:23:38Z">
        <w:r>
          <w:rPr>
            <w:color w:val="7B3F00"/>
          </w:rPr>
          <w:t xml:space="preserve">נדה שבדקה בשביעי ונמצאה טמאה - זבה ודאי או ספק</w:t>
        </w:r>
      </w:ins>
    </w:p>
    <w:p>
      <w:pPr>
        <w:pStyle w:val="38"/>
        <w:rPr>
          <w:ins w:id="101443" w:author="מנוע מכני" w:date="2026-10-11T12:04:39Z"/>
        </w:rPr>
      </w:pPr>
      <w:r w:rsidRPr="00B078C3">
        <w:t xml:space="preserve">איתמר, רב</w:t>
      </w:r>
      <w:del w:id="101829"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4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זבה ודאי, ולוי </w:t>
      </w:r>
      <w:r w:rsidRPr="00B078C3">
        <w:rPr>
          <w:rFonts w:ascii="FontbitDavid" w:hAnsi="FontbitDavid"/>
          <w:sz w:val="24"/>
          <w:rtl/>
        </w:rPr>
        <w:t xml:space="preserve">אמר</w:t>
      </w:r>
      <w:r w:rsidRPr="00B078C3">
        <w:rPr>
          <w:rFonts w:ascii="FontbitDavid" w:hAnsi="FontbitDavid"/>
          <w:sz w:val="24"/>
          <w:rtl/>
        </w:rPr>
        <w:t xml:space="preserve">: זבה ספק.</w:t>
      </w:r>
    </w:p>
    <w:p w:rsidR="00E403F0" w:rsidRPr="00B078C3" w:rsidRDefault="00E403F0" w:rsidP="00E403F0">
      <w:pPr>
        <w:rPr>
          <w:rFonts w:ascii="FontbitDavid" w:hAnsi="FontbitDavid"/>
          <w:sz w:val="24"/>
          <w:rtl/>
        </w:rPr>
      </w:pPr>
      <w:r w:rsidRPr="00B078C3">
        <w:rPr>
          <w:rFonts w:ascii="FontbitDavid" w:hAnsi="FontbitDavid"/>
          <w:sz w:val="24"/>
          <w:rtl/>
        </w:rPr>
        <w:t>אהייא? אילימא ארישא - הרי זו בחזקת טהורה קתני, אלא אסיפא.</w:t>
      </w:r>
    </w:p>
    <w:p w:rsidR="00E403F0" w:rsidRDefault="00E403F0" w:rsidP="00E403F0">
      <w:pPr>
        <w:rPr>
          <w:rFonts w:ascii="FontbitDavid" w:hAnsi="FontbitDavid"/>
          <w:sz w:val="24"/>
          <w:rtl/>
        </w:rPr>
      </w:pPr>
      <w:r w:rsidRPr="00B078C3">
        <w:rPr>
          <w:rFonts w:ascii="FontbitDavid" w:hAnsi="FontbitDavid"/>
          <w:sz w:val="24"/>
          <w:rtl/>
        </w:rPr>
        <w:t xml:space="preserve">בשלמא ספק זבה - </w:t>
      </w:r>
      <w:ins w:id="94679" w:author="מנוע מכני" w:date="2026-10-11T12:04:39Z">
        <w:r>
          <w:rPr>
            <w:rFonts w:ascii="FontbitDavid" w:hAnsi="FontbitDavid"/>
            <w:sz w:val="24"/>
            <w:rtl/>
          </w:rPr>
          <w:t xml:space="preserve">אומרים</w:t>
        </w:r>
      </w:ins>
      <w:del w:id="94680" w:author="מנוע מכני" w:date="2026-10-11T12:04:39Z">
        <w:r w:rsidRPr="00B078C3">
          <w:rPr>
            <w:rFonts w:ascii="FontbitDavid" w:hAnsi="FontbitDavid"/>
            <w:sz w:val="24"/>
            <w:rtl/>
          </w:rPr>
          <w:delText xml:space="preserve">אמרינן</w:delText>
        </w:r>
      </w:del>
      <w:r w:rsidRPr="00B078C3">
        <w:rPr>
          <w:rFonts w:ascii="FontbitDavid" w:hAnsi="FontbitDavid"/>
          <w:sz w:val="24"/>
          <w:rtl/>
        </w:rPr>
        <w:t xml:space="preserve">, אלא זבה ודאי </w:t>
      </w:r>
      <w:ins w:id="94681" w:author="מנוע מכני" w:date="2026-10-11T12:04:39Z">
        <w:r>
          <w:rPr>
            <w:rFonts w:ascii="FontbitDavid" w:hAnsi="FontbitDavid"/>
            <w:sz w:val="24"/>
            <w:rtl/>
          </w:rPr>
          <w:t xml:space="preserve">גם</w:t>
        </w:r>
      </w:ins>
      <w:del w:id="9468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הרי בדקה ומצאה טהורה! </w:t>
      </w:r>
    </w:p>
    <w:p>
      <w:pPr>
        <w:pStyle w:val="38"/>
        <w:rPr>
          <w:ins w:id="101445" w:author="מנוע מכני" w:date="2026-10-11T12:04:39Z"/>
        </w:rPr>
      </w:pPr>
      <w:r w:rsidRPr="00B078C3">
        <w:t xml:space="preserve">אלא</w:t>
      </w:r>
    </w:p>
    <w:p w:rsidR="00E403F0" w:rsidRDefault="00E403F0" w:rsidP="00E403F0">
      <w:pPr>
        <w:rPr>
          <w:rFonts w:ascii="FontbitDavid" w:hAnsi="FontbitDavid"/>
          <w:sz w:val="24"/>
          <w:rtl/>
        </w:rPr>
      </w:pPr>
      <w:del w:id="1014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כי איתמר </w:t>
      </w:r>
      <w:r w:rsidRPr="00B078C3">
        <w:rPr>
          <w:rStyle w:val="2fb"/>
          <w:rFonts w:ascii="FontbitDavid" w:hAnsi="FontbitDavid"/>
          <w:sz w:val="24"/>
          <w:rtl/>
        </w:rPr>
        <w:t xml:space="preserve">דרב</w:t>
      </w:r>
      <w:r w:rsidRPr="00B078C3">
        <w:rPr>
          <w:rFonts w:ascii="FontbitDavid" w:hAnsi="FontbitDavid"/>
          <w:sz w:val="24"/>
          <w:rtl/>
        </w:rPr>
        <w:t xml:space="preserve"> ולוי - </w:t>
      </w:r>
      <w:ins w:id="97255" w:author="מנוע מכני" w:date="2026-10-11T12:04:39Z">
        <w:r>
          <w:rPr>
            <w:rFonts w:ascii="FontbitDavid" w:hAnsi="FontbitDavid"/>
            <w:sz w:val="24"/>
            <w:rtl/>
          </w:rPr>
          <w:t xml:space="preserve">שמועה</w:t>
        </w:r>
      </w:ins>
      <w:del w:id="97256" w:author="מנוע מכני" w:date="2026-10-11T12:04:39Z">
        <w:r w:rsidRPr="00B078C3">
          <w:rPr>
            <w:rFonts w:ascii="FontbitDavid" w:hAnsi="FontbitDavid"/>
            <w:sz w:val="24"/>
            <w:rtl/>
          </w:rPr>
          <w:delText xml:space="preserve">שמעתא</w:delText>
        </w:r>
      </w:del>
      <w:r w:rsidRPr="00B078C3">
        <w:rPr>
          <w:rFonts w:ascii="FontbitDavid" w:hAnsi="FontbitDavid"/>
          <w:sz w:val="24"/>
          <w:rtl/>
        </w:rPr>
        <w:t xml:space="preserve"> באפי נפשה איתמר: נדה שבדקה עצמה ביום השביעי שחרית ומצאה טמא</w:t>
      </w:r>
      <w:bookmarkStart w:id="0" w:name="_GoBack"/>
      <w:bookmarkEnd w:id="0"/>
      <w:r w:rsidRPr="00B078C3">
        <w:rPr>
          <w:rFonts w:ascii="FontbitDavid" w:hAnsi="FontbitDavid"/>
          <w:sz w:val="24"/>
          <w:rtl/>
        </w:rPr>
        <w:t xml:space="preserve">ה, ובין השמשות </w:t>
      </w:r>
      <w:r w:rsidRPr="00B078C3">
        <w:rPr>
          <w:rFonts w:ascii="FontbitDavid" w:hAnsi="FontbitDavid"/>
          <w:sz w:val="24"/>
          <w:rtl/>
        </w:rPr>
        <w:t xml:space="preserve">לא</w:t>
      </w:r>
      <w:r w:rsidRPr="00B078C3">
        <w:rPr>
          <w:rFonts w:ascii="FontbitDavid" w:hAnsi="FontbitDavid"/>
          <w:sz w:val="24"/>
          <w:rtl/>
        </w:rPr>
        <w:t xml:space="preserve"> הפרישה, ולאחר ימים בדקה ומצאה טמאה, </w:t>
      </w:r>
    </w:p>
    <w:p w:rsidR="00E403F0" w:rsidRPr="00B078C3" w:rsidRDefault="00E403F0" w:rsidP="00E403F0">
      <w:pPr>
        <w:rPr>
          <w:rFonts w:ascii="FontbitDavid" w:hAnsi="FontbitDavid"/>
          <w:sz w:val="24"/>
          <w:rtl/>
        </w:rPr>
      </w:pPr>
      <w:r w:rsidRPr="00B078C3">
        <w:rPr>
          <w:rStyle w:val="2fb"/>
          <w:rFonts w:ascii="FontbitDavid" w:hAnsi="FontbitDavid"/>
          <w:sz w:val="24"/>
          <w:rtl/>
        </w:rPr>
        <w:t xml:space="preserve">רב</w:t>
      </w:r>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 זבה ודאי, ולוי </w:t>
      </w:r>
      <w:r w:rsidRPr="00B078C3">
        <w:rPr>
          <w:rFonts w:ascii="FontbitDavid" w:hAnsi="FontbitDavid"/>
          <w:sz w:val="24"/>
          <w:rtl/>
        </w:rPr>
        <w:t xml:space="preserve">אמר</w:t>
      </w:r>
      <w:r w:rsidRPr="00B078C3">
        <w:rPr>
          <w:rFonts w:ascii="FontbitDavid" w:hAnsi="FontbitDavid"/>
          <w:sz w:val="24"/>
          <w:rtl/>
        </w:rPr>
        <w:t xml:space="preserve"> - זבה ספק.</w:t>
      </w:r>
    </w:p>
    <w:p>
      <w:pPr>
        <w:pStyle w:val="38"/>
        <w:rPr>
          <w:ins w:id="101447" w:author="מנוע מכני" w:date="2026-10-11T12:04:39Z"/>
        </w:rPr>
      </w:pPr>
      <w:r w:rsidRPr="00B078C3">
        <w:t xml:space="preserve">רב</w:t>
      </w:r>
      <w:del w:id="101830"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44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זבה ודאי, כיון </w:t>
      </w:r>
      <w:ins w:id="98577" w:author="מנוע מכני" w:date="2026-10-11T12:04:39Z">
        <w:r>
          <w:rPr>
            <w:rFonts w:ascii="FontbitDavid" w:hAnsi="FontbitDavid"/>
            <w:sz w:val="24"/>
            <w:rtl/>
          </w:rPr>
          <w:t xml:space="preserve">דמתחילה</w:t>
        </w:r>
      </w:ins>
      <w:del w:id="98578" w:author="מנוע מכני" w:date="2026-10-11T12:04:39Z">
        <w:r w:rsidRPr="00B078C3">
          <w:rPr>
            <w:rFonts w:ascii="FontbitDavid" w:hAnsi="FontbitDavid"/>
            <w:sz w:val="24"/>
            <w:rtl/>
          </w:rPr>
          <w:delText xml:space="preserve">דמעיקרא</w:delText>
        </w:r>
      </w:del>
      <w:r w:rsidRPr="00B078C3">
        <w:rPr>
          <w:rFonts w:ascii="FontbitDavid" w:hAnsi="FontbitDavid"/>
          <w:sz w:val="24"/>
          <w:rtl/>
        </w:rPr>
        <w:t xml:space="preserve"> נמצאת טמאה, ועכשיו נמצאת טמאה - טמאה ודאי.</w:t>
      </w:r>
    </w:p>
    <w:p w:rsidR="00E403F0" w:rsidRPr="00B078C3" w:rsidRDefault="00E403F0" w:rsidP="00E403F0">
      <w:pPr>
        <w:rPr>
          <w:rFonts w:ascii="FontbitDavid" w:hAnsi="FontbitDavid"/>
          <w:sz w:val="24"/>
          <w:rtl/>
        </w:rPr>
      </w:pPr>
      <w:r w:rsidRPr="00B078C3">
        <w:rPr>
          <w:rFonts w:ascii="FontbitDavid" w:hAnsi="FontbitDavid"/>
          <w:sz w:val="24"/>
          <w:rtl/>
        </w:rPr>
        <w:t xml:space="preserve">ולוי </w:t>
      </w:r>
      <w:r w:rsidRPr="00B078C3">
        <w:rPr>
          <w:rFonts w:ascii="FontbitDavid" w:hAnsi="FontbitDavid"/>
          <w:sz w:val="24"/>
          <w:rtl/>
        </w:rPr>
        <w:t xml:space="preserve">אמר</w:t>
      </w:r>
      <w:r w:rsidRPr="00B078C3">
        <w:rPr>
          <w:rFonts w:ascii="FontbitDavid" w:hAnsi="FontbitDavid"/>
          <w:sz w:val="24"/>
          <w:rtl/>
        </w:rPr>
        <w:t xml:space="preserve">: ספק זבה, </w:t>
      </w:r>
      <w:ins w:id="98579" w:author="מנוע מכני" w:date="2026-10-11T12:04:39Z">
        <w:r>
          <w:rPr>
            <w:rFonts w:ascii="FontbitDavid" w:hAnsi="FontbitDavid"/>
            <w:sz w:val="24"/>
            <w:rtl/>
          </w:rPr>
          <w:t xml:space="preserve">אמור</w:t>
        </w:r>
      </w:ins>
      <w:del w:id="98580"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פסקה ביני וביני.</w:t>
      </w:r>
    </w:p>
    <w:p w:rsidR="00E403F0" w:rsidRDefault="00E403F0" w:rsidP="00E403F0">
      <w:pPr>
        <w:pStyle w:val="afff3"/>
        <w:framePr w:wrap="around"/>
        <w:rPr>
          <w:rtl/>
        </w:rPr>
      </w:pPr>
      <w:r>
        <w:rPr>
          <w:rFonts w:hint="cs"/>
          <w:rtl/>
        </w:rPr>
        <w:t>סח:</w:t>
      </w:r>
    </w:p>
    <w:p w:rsidR="00E403F0" w:rsidRPr="00017C1D" w:rsidRDefault="00E403F0" w:rsidP="00E403F0">
      <w:pPr>
        <w:pStyle w:val="a3"/>
        <w:rPr>
          <w:spacing w:val="0"/>
          <w:rtl/>
        </w:rPr>
      </w:pPr>
      <w:r w:rsidRPr="00017C1D">
        <w:rPr>
          <w:spacing w:val="0"/>
          <w:rtl/>
        </w:rPr>
        <w:t>וכן תנא לוי במתניתא: אחר הימים, בין בדקה ומצאה טהורה, בין בדקה ומצאה טמאה הרי זו ספק זבה.</w:t>
      </w:r>
    </w:p>
    <w:p w:rsidR="00E403F0" w:rsidRPr="00B078C3" w:rsidRDefault="00E403F0" w:rsidP="00E403F0">
      <w:pPr>
        <w:jc w:val="center"/>
        <w:rPr>
          <w:del w:id="90196" w:author="מנוע עיצוב" w:date="2026-10-11T12:09:26Z"/>
          <w:rFonts w:ascii="FontbitDavid" w:hAnsi="FontbitDavid"/>
          <w:sz w:val="24"/>
          <w:rtl/>
        </w:rPr>
      </w:pPr>
      <w:del w:id="9019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56" w:author="קלוד" w:date="2026-10-11T09:07:21Z">
          <w:pPr>
            <w:pStyle w:val="affff1"/>
            <w:rPr>
              <w:rtl/>
            </w:rPr>
          </w:pPr>
        </w:pPrChange>
      </w:pPr>
      <w:ins w:id="9896" w:author="מספור קטעי משנה" w:date="2026-10-11T09:25:19Z">
        <w:r>
          <w:rPr>
            <w:rStyle w:val="MisparKeta"/>
          </w:rPr>
          <w:t xml:space="preserve">א. </w:t>
        </w:r>
      </w:ins>
      <w:r w:rsidRPr="00B078C3">
        <w:rPr>
          <w:rtl/>
        </w:rPr>
        <w:t>ומטמאה מעת לעת.</w:t>
      </w:r>
    </w:p>
    <w:p w:rsidR="00E403F0" w:rsidRPr="002B4E05" w:rsidRDefault="00E403F0" w:rsidP="00E403F0">
      <w:pPr>
        <w:rPr>
          <w:rFonts w:ascii="FontbitDavid" w:hAnsi="FontbitDavid"/>
          <w:spacing w:val="-2"/>
          <w:sz w:val="24"/>
          <w:rtl/>
        </w:rPr>
      </w:pPr>
      <w:r w:rsidRPr="002B4E05">
        <w:rPr>
          <w:rFonts w:ascii="FontbitDavid" w:hAnsi="FontbitDavid"/>
          <w:spacing w:val="-2"/>
          <w:sz w:val="24"/>
          <w:rtl/>
        </w:rPr>
        <w:t xml:space="preserve">לימא תהוי תיובתא </w:t>
      </w:r>
      <w:r w:rsidRPr="002B4E05">
        <w:rPr>
          <w:rStyle w:val="2fb"/>
          <w:rFonts w:ascii="FontbitDavid" w:hAnsi="FontbitDavid"/>
          <w:spacing w:val="-2"/>
          <w:sz w:val="24"/>
          <w:rtl/>
        </w:rPr>
        <w:t xml:space="preserve">דרבא</w:t>
      </w:r>
      <w:r w:rsidRPr="002B4E05">
        <w:rPr>
          <w:rFonts w:ascii="FontbitDavid" w:hAnsi="FontbitDavid" w:hint="cs"/>
          <w:spacing w:val="-2"/>
          <w:sz w:val="24"/>
          <w:rtl/>
        </w:rPr>
        <w:t xml:space="preserve"> </w:t>
      </w:r>
      <w:ins w:id="94683" w:author="מנוע מכני" w:date="2026-10-11T12:04:39Z">
        <w:r>
          <w:rPr>
            <w:rFonts w:ascii="FontbitDavid" w:hAnsi="FontbitDavid" w:hint="cs"/>
            <w:spacing w:val="-2"/>
            <w:sz w:val="24"/>
            <w:rtl/>
          </w:rPr>
          <w:t xml:space="preserve">גם</w:t>
        </w:r>
      </w:ins>
      <w:del w:id="94684" w:author="מנוע מכני" w:date="2026-10-11T12:04:39Z">
        <w:r w:rsidRPr="002B4E05">
          <w:rPr>
            <w:rFonts w:ascii="FontbitDavid" w:hAnsi="FontbitDavid" w:hint="cs"/>
            <w:spacing w:val="-2"/>
            <w:sz w:val="24"/>
            <w:rtl/>
          </w:rPr>
          <w:delText xml:space="preserve">נמי</w:delText>
        </w:r>
      </w:del>
      <w:r w:rsidRPr="002B4E05">
        <w:rPr>
          <w:rFonts w:ascii="FontbitDavid" w:hAnsi="FontbitDavid" w:hint="cs"/>
          <w:spacing w:val="-2"/>
          <w:sz w:val="24"/>
          <w:rtl/>
        </w:rPr>
        <w:t xml:space="preserve"> מהא</w:t>
      </w:r>
      <w:r w:rsidRPr="002B4E05">
        <w:rPr>
          <w:rFonts w:ascii="FontbitDavid" w:hAnsi="FontbitDavid"/>
          <w:spacing w:val="-2"/>
          <w:sz w:val="24"/>
          <w:rtl/>
        </w:rPr>
        <w:t xml:space="preserve"> </w:t>
      </w:r>
      <w:r w:rsidRPr="002B4E05">
        <w:rPr>
          <w:rFonts w:ascii="FontbitDavid" w:hAnsi="FontbitDavid" w:hint="cs"/>
          <w:spacing w:val="-2"/>
          <w:sz w:val="24"/>
          <w:rtl/>
        </w:rPr>
        <w:t>דאמר</w:t>
      </w:r>
      <w:r w:rsidRPr="002B4E05">
        <w:rPr>
          <w:rFonts w:ascii="FontbitDavid" w:hAnsi="FontbitDavid"/>
          <w:spacing w:val="-2"/>
          <w:sz w:val="24"/>
          <w:rtl/>
        </w:rPr>
        <w:t xml:space="preserve"> לומר שאין האשה מטמאה מעת לעת בתוך ימי זיבתה! </w:t>
      </w:r>
    </w:p>
    <w:p>
      <w:pPr>
        <w:pStyle w:val="38"/>
        <w:rPr>
          <w:ins w:id="101449" w:author="מנוע מכני" w:date="2026-10-11T12:04:39Z"/>
        </w:rPr>
      </w:pPr>
      <w:r w:rsidRPr="008E5258">
        <w:t xml:space="preserve">אמר</w:t>
      </w:r>
      <w:r w:rsidRPr="008E5258">
        <w:t xml:space="preserve"> ל</w:t>
      </w:r>
      <w:r>
        <w:t xml:space="preserve">ך רבא:</w:t>
      </w:r>
    </w:p>
    <w:p w:rsidR="00E403F0" w:rsidRPr="008E5258" w:rsidRDefault="00E403F0" w:rsidP="00E403F0">
      <w:pPr>
        <w:pStyle w:val="a2"/>
        <w:numPr>
          <w:ilvl w:val="0"/>
          <w:numId w:val="2"/>
        </w:numPr>
        <w:rPr>
          <w:rtl/>
        </w:rPr>
      </w:pPr>
      <w:del w:id="101450" w:author="מנוע מכני" w:date="2026-10-11T12:04:39Z">
        <w:r>
          <w:rPr>
            <w:rtl/>
          </w:rPr>
          <w:delText xml:space="preserve"> </w:delText>
        </w:r>
      </w:del>
      <w:r>
        <w:rPr>
          <w:rtl/>
        </w:rPr>
        <w:t xml:space="preserve">כי קתני מטמאה מעת לעת </w:t>
      </w:r>
      <w:r>
        <w:rPr>
          <w:rFonts w:hint="cs"/>
          <w:rtl/>
        </w:rPr>
        <w:t>א</w:t>
      </w:r>
      <w:r w:rsidRPr="008E5258">
        <w:rPr>
          <w:rtl/>
        </w:rPr>
        <w:t xml:space="preserve">ריש פרקין </w:t>
      </w:r>
      <w:ins w:id="98581" w:author="מנוע מכני" w:date="2026-10-11T12:04:39Z">
        <w:r>
          <w:rPr>
            <w:rtl/>
          </w:rPr>
          <w:t xml:space="preserve">עומד</w:t>
        </w:r>
      </w:ins>
      <w:del w:id="98582" w:author="מנוע מכני" w:date="2026-10-11T12:04:39Z">
        <w:r w:rsidRPr="008E5258">
          <w:rPr>
            <w:rtl/>
          </w:rPr>
          <w:delText xml:space="preserve">קאי</w:delText>
        </w:r>
      </w:del>
      <w:r w:rsidRPr="008E5258">
        <w:rPr>
          <w:rtl/>
        </w:rPr>
        <w:t xml:space="preserve">, אראתה ועודה בבית אביה.</w:t>
      </w:r>
    </w:p>
    <w:p w:rsidR="00E403F0" w:rsidRPr="00B078C3" w:rsidRDefault="00E403F0" w:rsidP="00E403F0">
      <w:pPr>
        <w:rPr>
          <w:rFonts w:ascii="FontbitDavid" w:hAnsi="FontbitDavid"/>
          <w:sz w:val="24"/>
          <w:rtl/>
        </w:rPr>
      </w:pPr>
      <w:r w:rsidRPr="00B078C3">
        <w:rPr>
          <w:rFonts w:ascii="FontbitDavid" w:hAnsi="FontbitDavid"/>
          <w:sz w:val="24"/>
          <w:rtl/>
        </w:rPr>
        <w:t xml:space="preserve">סד"א</w:t>
      </w:r>
      <w:r w:rsidRPr="00B078C3">
        <w:rPr>
          <w:rFonts w:ascii="FontbitDavid" w:hAnsi="FontbitDavid"/>
          <w:sz w:val="24"/>
          <w:rtl/>
        </w:rPr>
        <w:t xml:space="preserve"> - כיון דמפסקי </w:t>
      </w:r>
      <w:ins w:id="97061" w:author="מנוע מכני" w:date="2026-10-11T12:04:39Z">
        <w:r>
          <w:rPr>
            <w:rFonts w:ascii="FontbitDavid" w:hAnsi="FontbitDavid"/>
            <w:sz w:val="24"/>
            <w:rtl/>
          </w:rPr>
          <w:t xml:space="preserve">להם</w:t>
        </w:r>
      </w:ins>
      <w:del w:id="97062"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ימים טהורין - כתחלת נדתה דמיא ולא תטמא מעת לעת - </w:t>
      </w:r>
      <w:r w:rsidRPr="00B078C3">
        <w:rPr>
          <w:rFonts w:ascii="FontbitDavid" w:hAnsi="FontbitDavid"/>
          <w:sz w:val="24"/>
          <w:rtl/>
        </w:rPr>
        <w:t xml:space="preserve">קמ"ל</w:t>
      </w:r>
      <w:r w:rsidRPr="00B078C3">
        <w:rPr>
          <w:rFonts w:ascii="FontbitDavid" w:hAnsi="FontbitDavid"/>
          <w:sz w:val="24"/>
          <w:rtl/>
        </w:rPr>
        <w:t xml:space="preserve">.</w:t>
      </w:r>
    </w:p>
    <w:p w:rsidR="00E403F0" w:rsidRPr="00B078C3" w:rsidRDefault="00E403F0" w:rsidP="00E403F0">
      <w:pPr>
        <w:jc w:val="center"/>
        <w:rPr>
          <w:del w:id="90198" w:author="מנוע עיצוב" w:date="2026-10-11T12:09:26Z"/>
          <w:rFonts w:ascii="FontbitDavid" w:hAnsi="FontbitDavid"/>
          <w:sz w:val="24"/>
          <w:rtl/>
        </w:rPr>
      </w:pPr>
      <w:del w:id="90197"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57" w:author="קלוד" w:date="2026-10-11T09:07:21Z">
          <w:pPr>
            <w:pStyle w:val="affff1"/>
            <w:rPr>
              <w:rtl/>
            </w:rPr>
          </w:pPr>
        </w:pPrChange>
      </w:pPr>
      <w:ins w:id="9897" w:author="מספור קטעי משנה" w:date="2026-10-11T09:25:19Z">
        <w:r>
          <w:rPr>
            <w:rStyle w:val="MisparKeta"/>
          </w:rPr>
          <w:t xml:space="preserve">ב. </w:t>
        </w:r>
      </w:ins>
      <w:r w:rsidRPr="00B078C3">
        <w:rPr>
          <w:rtl/>
        </w:rPr>
        <w:t>אם יש לה וסת.</w:t>
      </w:r>
    </w:p>
    <w:p w:rsidR="00E403F0" w:rsidRPr="00B078C3" w:rsidRDefault="00E403F0" w:rsidP="00E403F0">
      <w:pPr>
        <w:rPr>
          <w:rFonts w:ascii="FontbitDavid" w:hAnsi="FontbitDavid"/>
          <w:sz w:val="24"/>
          <w:rtl/>
        </w:rPr>
      </w:pPr>
      <w:r w:rsidRPr="00B078C3">
        <w:rPr>
          <w:rFonts w:ascii="FontbitDavid" w:hAnsi="FontbitDavid"/>
          <w:sz w:val="24"/>
          <w:rtl/>
        </w:rPr>
        <w:t xml:space="preserve">נימא תהוי תיובתא </w:t>
      </w:r>
      <w:r w:rsidRPr="00B078C3">
        <w:rPr>
          <w:rStyle w:val="2fb"/>
          <w:rFonts w:ascii="FontbitDavid" w:hAnsi="FontbitDavid"/>
          <w:sz w:val="24"/>
          <w:rtl/>
        </w:rPr>
        <w:t xml:space="preserve">דר</w:t>
      </w:r>
      <w:r>
        <w:rPr>
          <w:rStyle w:val="2fb"/>
          <w:rFonts w:ascii="FontbitDavid" w:hAnsi="FontbitDavid" w:hint="cs"/>
          <w:sz w:val="24"/>
          <w:rtl/>
        </w:rPr>
        <w:t xml:space="preserve">ה</w:t>
      </w:r>
      <w:ins w:id="92729" w:author="מנוע מכני" w:date="2026-10-11T12:04:39Z">
        <w:r>
          <w:rPr>
            <w:rStyle w:val="2fb"/>
            <w:rFonts w:ascii="FontbitDavid" w:hAnsi="FontbitDavid" w:hint="cs"/>
            <w:sz w:val="24"/>
            <w:rtl/>
          </w:rPr>
          <w:t xml:space="preserve">ב"ח</w:t>
        </w:r>
      </w:ins>
      <w:del w:id="92730" w:author="מנוע מכני" w:date="2026-10-11T12:04:39Z">
        <w:r>
          <w:rPr>
            <w:rFonts w:ascii="FontbitDavid" w:hAnsi="FontbitDavid" w:hint="cs"/>
            <w:sz w:val="24"/>
            <w:rtl/>
          </w:rPr>
          <w:delText xml:space="preserve">ב''ח</w:delText>
        </w:r>
      </w:del>
      <w:r>
        <w:rPr>
          <w:rFonts w:ascii="FontbitDavid" w:hAnsi="FontbitDavid" w:hint="cs"/>
          <w:sz w:val="24"/>
          <w:rtl/>
        </w:rPr>
        <w:t xml:space="preserve"> </w:t>
      </w:r>
      <w:r>
        <w:rPr>
          <w:rStyle w:val="2fb"/>
          <w:rFonts w:ascii="FontbitDavid" w:hAnsi="FontbitDavid" w:hint="cs"/>
          <w:sz w:val="24"/>
          <w:rtl/>
        </w:rPr>
        <w:t xml:space="preserve">משמואל</w:t>
      </w:r>
      <w:r w:rsidRPr="00B078C3">
        <w:rPr>
          <w:rFonts w:ascii="FontbitDavid" w:hAnsi="FontbitDavid"/>
          <w:sz w:val="24"/>
          <w:rtl/>
        </w:rPr>
        <w:t>: לומר שאין האשה קובעת לה וסת בימי זיבתה.</w:t>
      </w:r>
    </w:p>
    <w:p>
      <w:pPr>
        <w:pStyle w:val="38"/>
        <w:rPr>
          <w:ins w:id="101451" w:author="מנוע מכני" w:date="2026-10-11T12:04:39Z"/>
        </w:rPr>
      </w:pPr>
      <w:ins w:id="92731" w:author="מנוע מכני" w:date="2026-10-11T12:04:39Z">
        <w:r>
          <w:t xml:space="preserve">א"ל</w:t>
        </w:r>
      </w:ins>
      <w:del w:id="92732" w:author="מנוע מכני" w:date="2026-10-11T12:04:39Z">
        <w:r w:rsidRPr="00017C1D">
          <w:delText xml:space="preserve">א''ל</w:delText>
        </w:r>
      </w:del>
      <w:r w:rsidRPr="00017C1D">
        <w:t xml:space="preserve"> רה</w:t>
      </w:r>
      <w:ins w:id="92733" w:author="מנוע מכני" w:date="2026-10-11T12:04:39Z">
        <w:r>
          <w:t xml:space="preserve">ב"ח</w:t>
        </w:r>
      </w:ins>
      <w:del w:id="92734" w:author="מנוע מכני" w:date="2026-10-11T12:04:39Z">
        <w:r w:rsidRPr="00017C1D">
          <w:delText xml:space="preserve">ב''ח</w:delText>
        </w:r>
      </w:del>
      <w:r w:rsidRPr="00017C1D">
        <w:t xml:space="preserve">:</w:t>
      </w:r>
    </w:p>
    <w:p w:rsidR="00E403F0" w:rsidRPr="00017C1D" w:rsidRDefault="00E403F0" w:rsidP="00E403F0">
      <w:pPr>
        <w:rPr>
          <w:rFonts w:ascii="FontbitDavid" w:hAnsi="FontbitDavid"/>
          <w:spacing w:val="-2"/>
          <w:sz w:val="24"/>
          <w:rtl/>
        </w:rPr>
      </w:pPr>
      <w:del w:id="101452"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כי </w:t>
      </w:r>
      <w:ins w:id="94685" w:author="מנוע מכני" w:date="2026-10-11T12:04:39Z">
        <w:r>
          <w:rPr>
            <w:rFonts w:ascii="FontbitDavid" w:hAnsi="FontbitDavid"/>
            <w:spacing w:val="-2"/>
            <w:sz w:val="24"/>
            <w:rtl/>
          </w:rPr>
          <w:t xml:space="preserve">אומרים</w:t>
        </w:r>
      </w:ins>
      <w:del w:id="94686" w:author="מנוע מכני" w:date="2026-10-11T12:04:39Z">
        <w:r w:rsidRPr="00017C1D">
          <w:rPr>
            <w:rFonts w:ascii="FontbitDavid" w:hAnsi="FontbitDavid"/>
            <w:spacing w:val="-2"/>
            <w:sz w:val="24"/>
            <w:rtl/>
          </w:rPr>
          <w:delText xml:space="preserve">אמרינן</w:delText>
        </w:r>
      </w:del>
      <w:r w:rsidRPr="00017C1D">
        <w:rPr>
          <w:rFonts w:ascii="FontbitDavid" w:hAnsi="FontbitDavid"/>
          <w:spacing w:val="-2"/>
          <w:sz w:val="24"/>
          <w:rtl/>
        </w:rPr>
        <w:t xml:space="preserve"> אין אשה קובעת לה וסת בימי זיבתה - דלא בעיא </w:t>
      </w:r>
      <w:ins w:id="96285" w:author="מנוע מכני" w:date="2026-10-11T12:04:39Z">
        <w:r>
          <w:rPr>
            <w:rFonts w:ascii="FontbitDavid" w:hAnsi="FontbitDavid"/>
            <w:spacing w:val="-2"/>
            <w:sz w:val="24"/>
            <w:rtl/>
          </w:rPr>
          <w:t xml:space="preserve">שלושה</w:t>
        </w:r>
      </w:ins>
      <w:del w:id="96286" w:author="מנוע מכני" w:date="2026-10-11T12:04:39Z">
        <w:r w:rsidRPr="00017C1D">
          <w:rPr>
            <w:rFonts w:ascii="FontbitDavid" w:hAnsi="FontbitDavid"/>
            <w:spacing w:val="-2"/>
            <w:sz w:val="24"/>
            <w:rtl/>
          </w:rPr>
          <w:delText xml:space="preserve">תלתא</w:delText>
        </w:r>
      </w:del>
      <w:r w:rsidRPr="00017C1D">
        <w:rPr>
          <w:rFonts w:ascii="FontbitDavid" w:hAnsi="FontbitDavid"/>
          <w:spacing w:val="-2"/>
          <w:sz w:val="24"/>
          <w:rtl/>
        </w:rPr>
        <w:t xml:space="preserve"> זימני </w:t>
      </w:r>
      <w:ins w:id="90309" w:author="Claude - סמנטי" w:date="2026-10-11T12:19:29Z">
        <w:r>
          <w:rPr>
            <w:rFonts w:ascii="FontbitDavid" w:hAnsi="FontbitDavid"/>
            <w:spacing w:val="-2"/>
            <w:sz w:val="24"/>
            <w:rtl/>
          </w:rPr>
          <w:t xml:space="preserve">לעקור</w:t>
        </w:r>
      </w:ins>
      <w:del w:id="90310" w:author="Claude - סמנטי" w:date="2026-10-11T12:19:29Z">
        <w:r w:rsidRPr="00017C1D">
          <w:rPr>
            <w:rFonts w:ascii="FontbitDavid" w:hAnsi="FontbitDavid"/>
            <w:spacing w:val="-2"/>
            <w:sz w:val="24"/>
            <w:rtl/>
          </w:rPr>
          <w:delText xml:space="preserve">למיעקר</w:delText>
        </w:r>
      </w:del>
      <w:r w:rsidRPr="00017C1D">
        <w:rPr>
          <w:rFonts w:ascii="FontbitDavid" w:hAnsi="FontbitDavid"/>
          <w:spacing w:val="-2"/>
          <w:sz w:val="24"/>
          <w:rtl/>
        </w:rPr>
        <w:t xml:space="preserve">.</w:t>
      </w:r>
    </w:p>
    <w:p w:rsidR="00E403F0" w:rsidRPr="00B078C3" w:rsidRDefault="00E403F0" w:rsidP="00E403F0">
      <w:pPr>
        <w:rPr>
          <w:rFonts w:ascii="FontbitDavid" w:hAnsi="FontbitDavid"/>
          <w:sz w:val="24"/>
          <w:rtl/>
        </w:rPr>
      </w:pPr>
      <w:ins w:id="94687" w:author="מנוע מכני" w:date="2026-10-11T12:04:39Z">
        <w:r>
          <w:rPr>
            <w:rFonts w:ascii="FontbitDavid" w:hAnsi="FontbitDavid"/>
            <w:sz w:val="24"/>
            <w:rtl/>
          </w:rPr>
          <w:t xml:space="preserve">דאומרים</w:t>
        </w:r>
      </w:ins>
      <w:del w:id="94688" w:author="מנוע מכני" w:date="2026-10-11T12:04:39Z">
        <w:r w:rsidRPr="00B078C3">
          <w:rPr>
            <w:rFonts w:ascii="FontbitDavid" w:hAnsi="FontbitDavid"/>
            <w:sz w:val="24"/>
            <w:rtl/>
          </w:rPr>
          <w:delText xml:space="preserve">דאמרינן</w:delText>
        </w:r>
      </w:del>
      <w:r w:rsidRPr="00B078C3">
        <w:rPr>
          <w:rFonts w:ascii="FontbitDavid" w:hAnsi="FontbitDavid"/>
          <w:sz w:val="24"/>
          <w:rtl/>
        </w:rPr>
        <w:t xml:space="preserve"> </w:t>
      </w:r>
      <w:ins w:id="98099" w:author="מנוע מכני" w:date="2026-10-11T12:04:39Z">
        <w:r>
          <w:rPr>
            <w:rFonts w:ascii="FontbitDavid" w:hAnsi="FontbitDavid"/>
            <w:sz w:val="24"/>
            <w:rtl/>
          </w:rPr>
          <w:t xml:space="preserve">ושנה</w:t>
        </w:r>
      </w:ins>
      <w:del w:id="98100" w:author="מנוע מכני" w:date="2026-10-11T12:04:39Z">
        <w:r w:rsidRPr="00B078C3">
          <w:rPr>
            <w:rFonts w:ascii="FontbitDavid" w:hAnsi="FontbitDavid"/>
            <w:sz w:val="24"/>
            <w:rtl/>
          </w:rPr>
          <w:delText xml:space="preserve">דמיה</w:delText>
        </w:r>
      </w:del>
      <w:r w:rsidRPr="00B078C3">
        <w:rPr>
          <w:rFonts w:ascii="FontbitDavid" w:hAnsi="FontbitDavid"/>
          <w:sz w:val="24"/>
          <w:rtl/>
        </w:rPr>
        <w:t xml:space="preserve"> מסולקין, וכיון </w:t>
      </w:r>
      <w:ins w:id="98101" w:author="מנוע מכני" w:date="2026-10-11T12:04:39Z">
        <w:r>
          <w:rPr>
            <w:rFonts w:ascii="FontbitDavid" w:hAnsi="FontbitDavid"/>
            <w:sz w:val="24"/>
            <w:rtl/>
          </w:rPr>
          <w:t xml:space="preserve">דושנה</w:t>
        </w:r>
      </w:ins>
      <w:del w:id="98102" w:author="מנוע מכני" w:date="2026-10-11T12:04:39Z">
        <w:r w:rsidRPr="00B078C3">
          <w:rPr>
            <w:rFonts w:ascii="FontbitDavid" w:hAnsi="FontbitDavid"/>
            <w:sz w:val="24"/>
            <w:rtl/>
          </w:rPr>
          <w:delText xml:space="preserve">דדמיה</w:delText>
        </w:r>
      </w:del>
      <w:r w:rsidRPr="00B078C3">
        <w:rPr>
          <w:rFonts w:ascii="FontbitDavid" w:hAnsi="FontbitDavid"/>
          <w:sz w:val="24"/>
          <w:rtl/>
        </w:rPr>
        <w:t xml:space="preserve"> מסולקין - דיה שעתה.</w:t>
      </w:r>
    </w:p>
    <w:p w:rsidR="00E403F0" w:rsidRPr="00B078C3" w:rsidRDefault="00E403F0" w:rsidP="00E403F0">
      <w:pPr>
        <w:jc w:val="center"/>
        <w:rPr>
          <w:del w:id="90200" w:author="מנוע עיצוב" w:date="2026-10-11T12:09:26Z"/>
          <w:rFonts w:ascii="FontbitDavid" w:hAnsi="FontbitDavid"/>
          <w:sz w:val="24"/>
          <w:rtl/>
        </w:rPr>
      </w:pPr>
      <w:del w:id="90199" w:author="מנוע עיצוב" w:date="2026-10-11T12:09:26Z">
        <w:r w:rsidRPr="00452155">
          <w:rPr>
            <w:rFonts w:ascii="FontbitDavid" w:hAnsi="FontbitDavid"/>
            <w:color w:val="808080" w:themeColor="background1" w:themeShade="80"/>
            <w:sz w:val="24"/>
            <w:rtl/>
          </w:rPr>
          <w:lastRenderedPageBreak/>
          <w:delText xml:space="preserve">• • •</w:delText>
        </w:r>
      </w:del>
    </w:p>
    <w:p w:rsidR="00E403F0" w:rsidRPr="00B078C3" w:rsidRDefault="00E403F0" w:rsidP="00E403F0">
      <w:pPr>
        <w:pStyle w:val="affff1"/>
        <w:ind w:end="0"/>
        <w:rPr>
          <w:rtl/>
        </w:rPr>
        <w:pPrChange w:id="20158" w:author="קלוד" w:date="2026-10-11T09:07:21Z">
          <w:pPr>
            <w:pStyle w:val="affff1"/>
            <w:rPr>
              <w:rtl/>
            </w:rPr>
          </w:pPr>
        </w:pPrChange>
      </w:pPr>
      <w:ins w:id="9898" w:author="מספור קטעי משנה" w:date="2026-10-11T09:25:19Z">
        <w:r>
          <w:rPr>
            <w:rStyle w:val="MisparKeta"/>
          </w:rPr>
          <w:t xml:space="preserve">ג. </w:t>
        </w:r>
      </w:ins>
      <w:r w:rsidRPr="00B078C3">
        <w:rPr>
          <w:rtl/>
        </w:rPr>
        <w:t>רבי יהודה אומר.</w:t>
      </w:r>
    </w:p>
    <w:p>
      <w:pPr>
        <w:pStyle w:val="38"/>
        <w:rPr>
          <w:ins w:id="101453" w:author="מנוע מכני" w:date="2026-10-11T12:04:39Z"/>
        </w:rPr>
      </w:pPr>
      <w:r w:rsidRPr="00B078C3">
        <w:t xml:space="preserve">תניא</w:t>
      </w:r>
      <w:r w:rsidRPr="00B078C3">
        <w:t xml:space="preserve">, אמרו לו לר' יהודה:</w:t>
      </w:r>
    </w:p>
    <w:p w:rsidR="00E403F0" w:rsidRPr="00B078C3" w:rsidRDefault="00E403F0" w:rsidP="00E403F0">
      <w:pPr>
        <w:rPr>
          <w:rFonts w:ascii="FontbitDavid" w:hAnsi="FontbitDavid"/>
          <w:sz w:val="24"/>
          <w:rtl/>
        </w:rPr>
      </w:pPr>
      <w:del w:id="10145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אלמלי ידיה מונחות בעיניה כל בין השמשות - יפה אתה אומר, עכשיו - </w:t>
      </w:r>
      <w:ins w:id="98583" w:author="מנוע מכני" w:date="2026-10-11T12:04:39Z">
        <w:r>
          <w:rPr>
            <w:rFonts w:ascii="FontbitDavid" w:hAnsi="FontbitDavid"/>
            <w:sz w:val="24"/>
            <w:rtl/>
          </w:rPr>
          <w:t xml:space="preserve">אמור</w:t>
        </w:r>
      </w:ins>
      <w:del w:id="98584" w:author="מנוע מכני" w:date="2026-10-11T12:04:39Z">
        <w:r w:rsidRPr="00B078C3">
          <w:rPr>
            <w:rFonts w:ascii="FontbitDavid" w:hAnsi="FontbitDavid"/>
            <w:sz w:val="24"/>
            <w:rtl/>
          </w:rPr>
          <w:delText xml:space="preserve">אימר</w:delText>
        </w:r>
      </w:del>
      <w:r w:rsidRPr="00B078C3">
        <w:rPr>
          <w:rFonts w:ascii="FontbitDavid" w:hAnsi="FontbitDavid"/>
          <w:sz w:val="24"/>
          <w:rtl/>
        </w:rPr>
        <w:t xml:space="preserve"> עם סלוק ידיה ראתה, מה לי הפר</w:t>
      </w:r>
      <w:r>
        <w:rPr>
          <w:rFonts w:ascii="FontbitDavid" w:hAnsi="FontbitDavid"/>
          <w:sz w:val="24"/>
          <w:rtl/>
        </w:rPr>
        <w:t xml:space="preserve">ישה בטהרה בז' מן המנחה ולמעלה </w:t>
      </w:r>
      <w:r w:rsidRPr="00B078C3">
        <w:rPr>
          <w:rFonts w:ascii="FontbitDavid" w:hAnsi="FontbitDavid"/>
          <w:sz w:val="24"/>
          <w:rtl/>
        </w:rPr>
        <w:t>מה לי הפרישה בטהרה בראשון.</w:t>
      </w:r>
    </w:p>
    <w:p w:rsidR="00E403F0" w:rsidRDefault="00E403F0" w:rsidP="00E403F0">
      <w:pPr>
        <w:rPr>
          <w:rFonts w:ascii="FontbitDavid" w:hAnsi="FontbitDavid"/>
          <w:sz w:val="24"/>
          <w:rtl/>
        </w:rPr>
      </w:pPr>
      <w:r w:rsidRPr="00B078C3">
        <w:rPr>
          <w:rFonts w:ascii="FontbitDavid" w:hAnsi="FontbitDavid"/>
          <w:sz w:val="24"/>
          <w:rtl/>
        </w:rPr>
        <w:t xml:space="preserve">בראשון - מי </w:t>
      </w:r>
      <w:ins w:id="94689" w:author="מנוע מכני" w:date="2026-10-11T12:04:39Z">
        <w:r>
          <w:rPr>
            <w:rFonts w:ascii="FontbitDavid" w:hAnsi="FontbitDavid"/>
            <w:sz w:val="24"/>
            <w:rtl/>
          </w:rPr>
          <w:t xml:space="preserve">יש</w:t>
        </w:r>
      </w:ins>
      <w:del w:id="94690"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למאן דאמר? אין, </w:t>
      </w:r>
    </w:p>
    <w:p>
      <w:pPr>
        <w:pStyle w:val="38"/>
        <w:rPr>
          <w:ins w:id="101455" w:author="מנוע מכני" w:date="2026-10-11T12:04:39Z"/>
        </w:rPr>
      </w:pPr>
      <w:r w:rsidRPr="00B078C3">
        <w:t xml:space="preserve">והתניא </w:t>
      </w:r>
      <w:r>
        <w:t xml:space="preserve">אמר</w:t>
      </w:r>
      <w:r>
        <w:t xml:space="preserve"> רבי</w:t>
      </w:r>
      <w:r w:rsidRPr="00B078C3">
        <w:t xml:space="preserve">:</w:t>
      </w:r>
    </w:p>
    <w:p w:rsidR="00E403F0" w:rsidRPr="00B078C3" w:rsidRDefault="00E403F0" w:rsidP="00E403F0">
      <w:pPr>
        <w:rPr>
          <w:rFonts w:ascii="FontbitDavid" w:hAnsi="FontbitDavid"/>
          <w:sz w:val="24"/>
          <w:rtl/>
        </w:rPr>
      </w:pPr>
      <w:del w:id="10145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שאלתי את </w:t>
      </w:r>
      <w:r w:rsidRPr="00B078C3">
        <w:rPr>
          <w:rStyle w:val="2fb"/>
          <w:rFonts w:ascii="FontbitDavid" w:hAnsi="FontbitDavid"/>
          <w:sz w:val="24"/>
          <w:rtl/>
        </w:rPr>
        <w:t xml:space="preserve">רבי יוסי</w:t>
      </w:r>
      <w:r w:rsidRPr="00B078C3">
        <w:rPr>
          <w:rFonts w:ascii="FontbitDavid" w:hAnsi="FontbitDavid"/>
          <w:sz w:val="24"/>
          <w:rtl/>
        </w:rPr>
        <w:t xml:space="preserve"> </w:t>
      </w:r>
      <w:r w:rsidRPr="00B078C3">
        <w:rPr>
          <w:rStyle w:val="2fb"/>
          <w:rFonts w:ascii="FontbitDavid" w:hAnsi="FontbitDavid"/>
          <w:sz w:val="24"/>
          <w:rtl/>
        </w:rPr>
        <w:t xml:space="preserve">ור' שמעון</w:t>
      </w:r>
      <w:r w:rsidRPr="00B078C3">
        <w:rPr>
          <w:rFonts w:ascii="FontbitDavid" w:hAnsi="FontbitDavid"/>
          <w:sz w:val="24"/>
          <w:rtl/>
        </w:rPr>
        <w:t xml:space="preserve"> כשהיו מהלכים בדרך נדה שבדקה עצמה יום ז' שחרית ומצאה טהורה, ובין השמשות </w:t>
      </w:r>
      <w:r w:rsidRPr="00B078C3">
        <w:rPr>
          <w:rFonts w:ascii="FontbitDavid" w:hAnsi="FontbitDavid"/>
          <w:sz w:val="24"/>
          <w:rtl/>
        </w:rPr>
        <w:t xml:space="preserve">לא</w:t>
      </w:r>
      <w:r w:rsidRPr="00B078C3">
        <w:rPr>
          <w:rFonts w:ascii="FontbitDavid" w:hAnsi="FontbitDavid"/>
          <w:sz w:val="24"/>
          <w:rtl/>
        </w:rPr>
        <w:t xml:space="preserve"> הפרישה, ולאחר הימים בדקה ומצאה טמאה, מהו? אמרו לו הרי זו בחזקת טהרה.</w:t>
      </w:r>
    </w:p>
    <w:p w:rsidR="00E403F0" w:rsidRPr="00B078C3" w:rsidRDefault="00E403F0" w:rsidP="00E403F0">
      <w:pPr>
        <w:rPr>
          <w:rFonts w:ascii="FontbitDavid" w:hAnsi="FontbitDavid"/>
          <w:sz w:val="24"/>
          <w:rtl/>
        </w:rPr>
      </w:pPr>
      <w:r w:rsidRPr="00B078C3">
        <w:rPr>
          <w:rFonts w:ascii="FontbitDavid" w:hAnsi="FontbitDavid"/>
          <w:sz w:val="24"/>
          <w:rtl/>
        </w:rPr>
        <w:t xml:space="preserve">ששי, חמישי, רביעי, שלישי, שני, </w:t>
      </w:r>
      <w:ins w:id="96287" w:author="מנוע מכני" w:date="2026-10-11T12:04:39Z">
        <w:r>
          <w:rPr>
            <w:rFonts w:ascii="FontbitDavid" w:hAnsi="FontbitDavid"/>
            <w:sz w:val="24"/>
            <w:rtl/>
          </w:rPr>
          <w:t xml:space="preserve">מה</w:t>
        </w:r>
      </w:ins>
      <w:del w:id="9628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r w:rsidRPr="00B078C3">
        <w:rPr>
          <w:rFonts w:ascii="FontbitDavid" w:hAnsi="FontbitDavid"/>
          <w:sz w:val="24"/>
          <w:rtl/>
        </w:rPr>
        <w:t xml:space="preserve">א"ל</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שנא.</w:t>
      </w:r>
    </w:p>
    <w:p w:rsidR="00E403F0" w:rsidRPr="00B078C3" w:rsidRDefault="00E403F0" w:rsidP="00E403F0">
      <w:pPr>
        <w:rPr>
          <w:rFonts w:ascii="FontbitDavid" w:hAnsi="FontbitDavid"/>
          <w:sz w:val="24"/>
          <w:rtl/>
        </w:rPr>
      </w:pPr>
      <w:r w:rsidRPr="00B078C3">
        <w:rPr>
          <w:rFonts w:ascii="FontbitDavid" w:hAnsi="FontbitDavid"/>
          <w:sz w:val="24"/>
          <w:rtl/>
        </w:rPr>
        <w:t xml:space="preserve">בראשון </w:t>
      </w:r>
      <w:r w:rsidRPr="00B078C3">
        <w:rPr>
          <w:rFonts w:ascii="FontbitDavid" w:hAnsi="FontbitDavid"/>
          <w:sz w:val="24"/>
          <w:rtl/>
        </w:rPr>
        <w:t xml:space="preserve">לא</w:t>
      </w:r>
      <w:r w:rsidRPr="00B078C3">
        <w:rPr>
          <w:rFonts w:ascii="FontbitDavid" w:hAnsi="FontbitDavid"/>
          <w:sz w:val="24"/>
          <w:rtl/>
        </w:rPr>
        <w:t xml:space="preserve"> שאלתי, וטעיתי שלא שאלתי.</w:t>
      </w:r>
    </w:p>
    <w:p w:rsidR="00E403F0" w:rsidRPr="00B078C3" w:rsidRDefault="00E403F0" w:rsidP="00E403F0">
      <w:pPr>
        <w:rPr>
          <w:rFonts w:ascii="FontbitDavid" w:hAnsi="FontbitDavid"/>
          <w:sz w:val="24"/>
          <w:rtl/>
        </w:rPr>
      </w:pPr>
      <w:r w:rsidRPr="00B078C3">
        <w:rPr>
          <w:rFonts w:ascii="FontbitDavid" w:hAnsi="FontbitDavid"/>
          <w:sz w:val="24"/>
          <w:rtl/>
        </w:rPr>
        <w:t xml:space="preserve">אטו </w:t>
      </w:r>
      <w:ins w:id="94691" w:author="מנוע מכני" w:date="2026-10-11T12:04:39Z">
        <w:r>
          <w:rPr>
            <w:rFonts w:ascii="FontbitDavid" w:hAnsi="FontbitDavid"/>
            <w:sz w:val="24"/>
            <w:rtl/>
          </w:rPr>
          <w:t xml:space="preserve">כולם</w:t>
        </w:r>
      </w:ins>
      <w:del w:id="94692" w:author="מנוע מכני" w:date="2026-10-11T12:04:39Z">
        <w:r w:rsidRPr="00B078C3">
          <w:rPr>
            <w:rFonts w:ascii="FontbitDavid" w:hAnsi="FontbitDavid"/>
            <w:sz w:val="24"/>
            <w:rtl/>
          </w:rPr>
          <w:delText xml:space="preserve">כולהו</w:delText>
        </w:r>
      </w:del>
      <w:r w:rsidRPr="00B078C3">
        <w:rPr>
          <w:rFonts w:ascii="FontbitDavid" w:hAnsi="FontbitDavid"/>
          <w:sz w:val="24"/>
          <w:rtl/>
        </w:rPr>
        <w:t xml:space="preserve"> </w:t>
      </w:r>
      <w:ins w:id="94695" w:author="מנוע מכני" w:date="2026-10-11T12:04:39Z">
        <w:r>
          <w:rPr>
            <w:rFonts w:ascii="FontbitDavid" w:hAnsi="FontbitDavid"/>
            <w:sz w:val="24"/>
            <w:rtl/>
          </w:rPr>
          <w:t xml:space="preserve">לא</w:t>
        </w:r>
      </w:ins>
      <w:del w:id="9469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בחזקת טומאה קיימי? וכיון דפסק - פסק, ראשון </w:t>
      </w:r>
      <w:ins w:id="94693" w:author="מנוע מכני" w:date="2026-10-11T12:04:39Z">
        <w:r>
          <w:rPr>
            <w:rFonts w:ascii="FontbitDavid" w:hAnsi="FontbitDavid"/>
            <w:sz w:val="24"/>
            <w:rtl/>
          </w:rPr>
          <w:t xml:space="preserve">גם</w:t>
        </w:r>
      </w:ins>
      <w:del w:id="9469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כיון דפסק - פסק.</w:t>
      </w:r>
    </w:p>
    <w:p w:rsidR="00E403F0" w:rsidRPr="00B078C3" w:rsidRDefault="00E403F0" w:rsidP="00E403F0">
      <w:pPr>
        <w:rPr>
          <w:rFonts w:ascii="FontbitDavid" w:hAnsi="FontbitDavid"/>
          <w:sz w:val="24"/>
          <w:rtl/>
        </w:rPr>
      </w:pPr>
      <w:ins w:id="98585" w:author="מנוע מכני" w:date="2026-10-11T12:04:39Z">
        <w:r>
          <w:rPr>
            <w:rFonts w:ascii="FontbitDavid" w:hAnsi="FontbitDavid"/>
            <w:sz w:val="24"/>
            <w:rtl/>
          </w:rPr>
          <w:t xml:space="preserve">ומתחילה</w:t>
        </w:r>
      </w:ins>
      <w:del w:id="98586" w:author="מנוע מכני" w:date="2026-10-11T12:04:39Z">
        <w:r>
          <w:rPr>
            <w:rFonts w:ascii="FontbitDavid" w:hAnsi="FontbitDavid"/>
            <w:sz w:val="24"/>
            <w:rtl/>
          </w:rPr>
          <w:delText xml:space="preserve">ומעיקרא</w:delText>
        </w:r>
      </w:del>
      <w:r>
        <w:rPr>
          <w:rFonts w:ascii="FontbitDavid" w:hAnsi="FontbitDavid"/>
          <w:sz w:val="24"/>
          <w:rtl/>
        </w:rPr>
        <w:t xml:space="preserve"> סבר</w:t>
      </w:r>
      <w:r w:rsidRPr="00B078C3">
        <w:rPr>
          <w:rFonts w:ascii="FontbitDavid" w:hAnsi="FontbitDavid"/>
          <w:sz w:val="24"/>
          <w:rtl/>
        </w:rPr>
        <w:t xml:space="preserve"> הואיל והוחזק מעין פתוח.</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403" w:author="קלוד" w:date="2026-10-11T09:07:21Z"/>
        </w:rPr>
      </w:pPr>
      <w:ins w:id="20402" w:author="קלוד" w:date="2026-10-11T09:07:21Z">
        <w:r>
          <w:t xml:space="preserve">משנה ג</w:t>
        </w:r>
      </w:ins>
    </w:p>
    <w:p w:rsidR="00E403F0" w:rsidRPr="00D65BEC" w:rsidRDefault="00E403F0" w:rsidP="00E403F0">
      <w:pPr>
        <w:pStyle w:val="afff9"/>
        <w:rPr>
          <w:del w:id="20273" w:author="קלוד" w:date="2026-10-11T09:07:21Z"/>
          <w:rtl/>
        </w:rPr>
      </w:pPr>
      <w:del w:id="20272" w:author="קלוד" w:date="2026-10-11T09:07:21Z">
        <w:r w:rsidRPr="00D65BEC">
          <w:rPr>
            <w:rtl/>
          </w:rPr>
          <w:delText xml:space="preserve">מתני'.</w:delText>
        </w:r>
      </w:del>
    </w:p>
    <w:p w:rsidR="00E403F0" w:rsidRPr="00D65BEC" w:rsidRDefault="00E403F0" w:rsidP="00E403F0">
      <w:pPr>
        <w:pStyle w:val="afff9"/>
        <w:spacing w:before="120"/>
        <w:rPr>
          <w:rtl/>
        </w:rPr>
        <w:pPrChange w:id="90059" w:author="קלוד" w:date="2026-10-11T12:09:42Z">
          <w:pPr>
            <w:pStyle w:val="afff9"/>
          </w:pPr>
        </w:pPrChange>
      </w:pPr>
      <w:r w:rsidRPr="00D65BEC">
        <w:rPr>
          <w:rtl/>
        </w:rPr>
        <w:t xml:space="preserve">הזב והזבה שבדקו עצמן ביום ראשון ומצאו טהור, וביום השביעי ומצאו טהור, ושאר ימים שבינתיים לא בדקו: </w:t>
      </w:r>
    </w:p>
    <w:p w:rsidR="00E403F0" w:rsidRPr="00D65BEC" w:rsidRDefault="00E403F0" w:rsidP="00E403F0">
      <w:pPr>
        <w:pStyle w:val="afff9"/>
        <w:rPr>
          <w:rtl/>
        </w:rPr>
      </w:pPr>
      <w:r>
        <w:rPr>
          <w:rStyle w:val="TanaimMishna"/>
          <w:rtl/>
          <w:rPrChange w:id="20048" w:author="קלוד" w:date="2026-10-11T09:07:21Z">
            <w:rPr>
              <w:rtl/>
            </w:rPr>
          </w:rPrChange>
        </w:rPr>
        <w:t xml:space="preserve">רבי אליעזר</w:t>
      </w:r>
      <w:r>
        <w:rPr>
          <w:rtl/>
        </w:rPr>
        <w:t xml:space="preserve"> אומר</w:t>
      </w:r>
      <w:r>
        <w:rPr>
          <w:rStyle w:val="TanaimMishna"/>
          <w:rtl/>
          <w:rPrChange w:id="102940" w:author="Claude" w:date="2026-10-11T09:07:54Z">
            <w:rPr>
              <w:rtl/>
            </w:rPr>
          </w:rPrChange>
        </w:rPr>
        <w:t xml:space="preserve">:</w:t>
      </w:r>
      <w:r>
        <w:rPr>
          <w:rtl/>
        </w:rPr>
        <w:t xml:space="preserve"> הרי הן בחזקת טהרה, </w:t>
      </w:r>
    </w:p>
    <w:p w:rsidR="00E403F0" w:rsidRPr="00D65BEC" w:rsidRDefault="00E403F0" w:rsidP="00E403F0">
      <w:pPr>
        <w:pStyle w:val="afff9"/>
        <w:rPr>
          <w:rtl/>
        </w:rPr>
      </w:pPr>
      <w:r>
        <w:rPr>
          <w:rStyle w:val="TanaimMishna"/>
          <w:rtl/>
          <w:rPrChange w:id="102941" w:author="Claude" w:date="2026-10-11T09:07:54Z">
            <w:rPr>
              <w:rtl/>
            </w:rPr>
          </w:rPrChange>
        </w:rPr>
        <w:t xml:space="preserve">ר' יהושע</w:t>
      </w:r>
      <w:r>
        <w:rPr>
          <w:rtl/>
        </w:rPr>
        <w:t xml:space="preserve"> אומר</w:t>
      </w:r>
      <w:r>
        <w:rPr>
          <w:rStyle w:val="TanaimMishna"/>
          <w:rtl/>
          <w:rPrChange w:id="102942" w:author="Claude" w:date="2026-10-11T09:07:54Z">
            <w:rPr>
              <w:rtl/>
            </w:rPr>
          </w:rPrChange>
        </w:rPr>
        <w:t xml:space="preserve">:</w:t>
      </w:r>
      <w:r>
        <w:rPr>
          <w:rtl/>
        </w:rPr>
        <w:t xml:space="preserve"> אין להם אלא יום ראשון ויום שביעי בלבד, </w:t>
      </w:r>
    </w:p>
    <w:p w:rsidR="00E403F0" w:rsidRPr="00D65BEC" w:rsidRDefault="00E403F0" w:rsidP="00E403F0">
      <w:pPr>
        <w:pStyle w:val="afff9"/>
        <w:rPr>
          <w:rtl/>
        </w:rPr>
      </w:pPr>
      <w:r>
        <w:rPr>
          <w:rStyle w:val="TanaimMishna"/>
          <w:rtl/>
          <w:rPrChange w:id="102943" w:author="Claude" w:date="2026-10-11T09:07:54Z">
            <w:rPr>
              <w:rtl/>
            </w:rPr>
          </w:rPrChange>
        </w:rPr>
        <w:t xml:space="preserve">ר' עקיבא</w:t>
      </w:r>
      <w:r>
        <w:rPr>
          <w:rtl/>
        </w:rPr>
        <w:t xml:space="preserve"> אומר</w:t>
      </w:r>
      <w:r>
        <w:rPr>
          <w:rStyle w:val="TanaimMishna"/>
          <w:rtl/>
          <w:rPrChange w:id="102944" w:author="Claude" w:date="2026-10-11T09:07:54Z">
            <w:rPr>
              <w:rtl/>
            </w:rPr>
          </w:rPrChange>
        </w:rPr>
        <w:t xml:space="preserve">:</w:t>
      </w:r>
      <w:r>
        <w:rPr>
          <w:rtl/>
        </w:rPr>
        <w:t xml:space="preserve"> אין להם אלא יום ז' בלבד.</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043" w:author="קלוד" w:date="2026-10-11T12:23:38Z"/>
        </w:rPr>
      </w:pPr>
      <w:ins w:id="90044" w:author="קלוד" w:date="2026-10-11T12:23:38Z">
        <w:r>
          <w:rPr>
            <w:color w:val="7B3F00"/>
          </w:rPr>
          <w:t xml:space="preserve">ר"א ור' יהושע - מונה בסירוגין ו'אחר תטהר'</w:t>
        </w:r>
      </w:ins>
    </w:p>
    <w:p>
      <w:pPr>
        <w:pStyle w:val="38"/>
        <w:rPr>
          <w:ins w:id="101457" w:author="מנוע מכני" w:date="2026-10-11T12:04:39Z"/>
        </w:rPr>
      </w:pPr>
      <w:r w:rsidRPr="00B078C3">
        <w:t xml:space="preserve">תניא</w:t>
      </w:r>
      <w:r w:rsidRPr="00B078C3">
        <w:t xml:space="preserve"> </w:t>
      </w:r>
      <w:ins w:id="92735" w:author="מנוע מכני" w:date="2026-10-11T12:04:39Z">
        <w:r>
          <w:t xml:space="preserve">א"ל</w:t>
        </w:r>
      </w:ins>
      <w:del w:id="92736" w:author="מנוע מכני" w:date="2026-10-11T12:04:39Z">
        <w:r w:rsidRPr="00B078C3">
          <w:delText xml:space="preserve">א</w:delText>
        </w:r>
        <w:r>
          <w:delText xml:space="preserve">''ל</w:delText>
        </w:r>
      </w:del>
      <w:r>
        <w:t xml:space="preserve"> </w:t>
      </w:r>
      <w:ins w:id="92737" w:author="מנוע מכני" w:date="2026-10-11T12:04:39Z">
        <w:r>
          <w:t xml:space="preserve">ר"א</w:t>
        </w:r>
      </w:ins>
      <w:del w:id="92738" w:author="מנוע מכני" w:date="2026-10-11T12:04:39Z">
        <w:r>
          <w:delText xml:space="preserve">ר''א</w:delText>
        </w:r>
      </w:del>
      <w:r>
        <w:t xml:space="preserve"> </w:t>
      </w:r>
      <w:r w:rsidRPr="00B078C3">
        <w:t xml:space="preserve">לר' יהושע:</w:t>
      </w:r>
    </w:p>
    <w:p w:rsidR="00E403F0" w:rsidRDefault="00E403F0" w:rsidP="00E403F0">
      <w:pPr>
        <w:rPr>
          <w:rFonts w:ascii="FontbitDavid" w:hAnsi="FontbitDavid"/>
          <w:sz w:val="24"/>
          <w:rtl/>
        </w:rPr>
      </w:pPr>
      <w:del w:id="1014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לדבריך אתה מונה </w:t>
      </w:r>
      <w:r>
        <w:rPr>
          <w:rFonts w:ascii="FontbitDavid" w:hAnsi="FontbitDavid"/>
          <w:sz w:val="24"/>
          <w:rtl/>
        </w:rPr>
        <w:t>בסירוגין, והתורה אמרה אחר תטהר</w:t>
      </w:r>
      <w:r w:rsidRPr="00B078C3">
        <w:rPr>
          <w:rFonts w:ascii="FontbitDavid" w:hAnsi="FontbitDavid"/>
          <w:sz w:val="24"/>
          <w:rtl/>
        </w:rPr>
        <w:t xml:space="preserve"> אחר אחר לכולן, שלא תהא טומאה מפסקת ביניהן! </w:t>
      </w:r>
    </w:p>
    <w:p>
      <w:pPr>
        <w:pStyle w:val="38"/>
        <w:rPr>
          <w:ins w:id="101459" w:author="מנוע מכני" w:date="2026-10-11T12:04:39Z"/>
        </w:rPr>
      </w:pPr>
      <w:ins w:id="92739" w:author="מנוע מכני" w:date="2026-10-11T12:04:39Z">
        <w:r>
          <w:t xml:space="preserve">א"ל</w:t>
        </w:r>
      </w:ins>
      <w:del w:id="92740" w:author="מנוע מכני" w:date="2026-10-11T12:04:39Z">
        <w:r>
          <w:delText xml:space="preserve">א''ל</w:delText>
        </w:r>
      </w:del>
      <w:r>
        <w:t xml:space="preserve"> ר</w:t>
      </w:r>
      <w:ins w:id="92741" w:author="מנוע מכני" w:date="2026-10-11T12:04:39Z">
        <w:r>
          <w:t xml:space="preserve">י"ה</w:t>
        </w:r>
      </w:ins>
      <w:del w:id="92742" w:author="מנוע מכני" w:date="2026-10-11T12:04:39Z">
        <w:r>
          <w:delText xml:space="preserve">י''ה</w:delText>
        </w:r>
      </w:del>
      <w:r>
        <w:t xml:space="preserve">:</w:t>
      </w:r>
    </w:p>
    <w:p w:rsidR="00E403F0" w:rsidRPr="00B078C3" w:rsidRDefault="00E403F0" w:rsidP="00E403F0">
      <w:pPr>
        <w:rPr>
          <w:rFonts w:ascii="FontbitDavid" w:hAnsi="FontbitDavid"/>
          <w:sz w:val="24"/>
          <w:rtl/>
        </w:rPr>
      </w:pPr>
      <w:del w:id="10146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ואתה אי אתה מודה בזב שראה קרי, ובנזיר שהילך סככות ופרעות, שמונה בסירוגין? והתורה אמרה </w:t>
      </w:r>
      <w:r>
        <w:rPr>
          <w:rFonts w:ascii="FontbitDavid" w:hAnsi="FontbitDavid" w:hint="cs"/>
          <w:sz w:val="24"/>
          <w:rtl/>
        </w:rPr>
        <w:t>'</w:t>
      </w:r>
      <w:r>
        <w:rPr>
          <w:rStyle w:val="afffff0"/>
          <w:rFonts w:ascii="FontbitDavid" w:hAnsi="FontbitDavid"/>
          <w:sz w:val="24"/>
          <w:rtl/>
          <w:rPrChange w:id="9051" w:author="מנוע פסוקים" w:date="2026-10-11T09:23:42Z">
            <w:rPr>
              <w:rFonts w:ascii="FontbitDavid" w:hAnsi="FontbitDavid"/>
              <w:sz w:val="24"/>
              <w:rtl/>
            </w:rPr>
          </w:rPrChange>
        </w:rPr>
        <w:t xml:space="preserve">והימים הראשונים יפלו</w:t>
      </w:r>
      <w:r>
        <w:rPr>
          <w:rFonts w:ascii="FontbitDavid" w:hAnsi="FontbitDavid" w:hint="cs"/>
          <w:sz w:val="24"/>
          <w:rtl/>
        </w:rPr>
        <w:t>'</w:t>
      </w:r>
      <w:r w:rsidRPr="00B078C3">
        <w:rPr>
          <w:rFonts w:ascii="FontbitDavid" w:hAnsi="FontbitDavid"/>
          <w:sz w:val="24"/>
          <w:rtl/>
        </w:rPr>
        <w:t>.</w:t>
      </w:r>
    </w:p>
    <w:p w:rsidR="00E403F0" w:rsidRPr="00017C1D" w:rsidRDefault="00E403F0" w:rsidP="00E403F0">
      <w:pPr>
        <w:pStyle w:val="a3"/>
        <w:rPr>
          <w:spacing w:val="-8"/>
          <w:rtl/>
        </w:rPr>
      </w:pPr>
      <w:r w:rsidRPr="00017C1D">
        <w:rPr>
          <w:rStyle w:val="2fb"/>
          <w:spacing w:val="-8"/>
          <w:rtl/>
        </w:rPr>
        <w:t xml:space="preserve">ו</w:t>
      </w:r>
      <w:ins w:id="92743" w:author="מנוע מכני" w:date="2026-10-11T12:04:39Z">
        <w:r>
          <w:rPr>
            <w:rStyle w:val="2fb"/>
            <w:spacing w:val="-8"/>
            <w:rtl/>
          </w:rPr>
          <w:t xml:space="preserve">ר"א</w:t>
        </w:r>
      </w:ins>
      <w:del w:id="92744" w:author="מנוע מכני" w:date="2026-10-11T12:04:39Z">
        <w:r w:rsidRPr="00017C1D">
          <w:rPr>
            <w:spacing w:val="-8"/>
            <w:rtl/>
          </w:rPr>
          <w:delText xml:space="preserve">ר</w:delText>
        </w:r>
        <w:r w:rsidRPr="00017C1D">
          <w:rPr>
            <w:rFonts w:hint="cs"/>
            <w:spacing w:val="-8"/>
            <w:rtl/>
          </w:rPr>
          <w:delText xml:space="preserve">''א</w:delText>
        </w:r>
      </w:del>
      <w:r w:rsidRPr="00017C1D">
        <w:rPr>
          <w:rFonts w:hint="cs"/>
          <w:spacing w:val="-8"/>
          <w:rtl/>
        </w:rPr>
        <w:t xml:space="preserve"> </w:t>
      </w:r>
      <w:r w:rsidRPr="00017C1D">
        <w:rPr>
          <w:spacing w:val="-8"/>
          <w:rtl/>
        </w:rPr>
        <w:t xml:space="preserve">בשלמא </w:t>
      </w:r>
      <w:ins w:id="94697" w:author="מנוע מכני" w:date="2026-10-11T12:04:39Z">
        <w:r>
          <w:rPr>
            <w:spacing w:val="-8"/>
            <w:rtl/>
          </w:rPr>
          <w:t xml:space="preserve">שם</w:t>
        </w:r>
      </w:ins>
      <w:del w:id="94698" w:author="מנוע מכני" w:date="2026-10-11T12:04:39Z">
        <w:r w:rsidRPr="00017C1D">
          <w:rPr>
            <w:spacing w:val="-8"/>
            <w:rtl/>
          </w:rPr>
          <w:delText xml:space="preserve">התם</w:delText>
        </w:r>
      </w:del>
      <w:r w:rsidRPr="00017C1D">
        <w:rPr>
          <w:spacing w:val="-8"/>
          <w:rtl/>
        </w:rPr>
        <w:t xml:space="preserve"> לטמאה בה, שאינה סותרת אלא יומה, </w:t>
      </w:r>
      <w:ins w:id="97605" w:author="מנוע מכני" w:date="2026-10-11T12:04:39Z">
        <w:r>
          <w:rPr>
            <w:spacing w:val="-8"/>
            <w:rtl/>
          </w:rPr>
          <w:t xml:space="preserve">ואם </w:t>
        </w:r>
      </w:ins>
      <w:del w:id="97606" w:author="מנוע מכני" w:date="2026-10-11T12:04:39Z">
        <w:r w:rsidRPr="00017C1D">
          <w:rPr>
            <w:spacing w:val="-8"/>
            <w:rtl/>
          </w:rPr>
          <w:delText xml:space="preserve">ואי </w:delText>
        </w:r>
      </w:del>
      <w:r w:rsidRPr="00017C1D">
        <w:rPr>
          <w:spacing w:val="-8"/>
          <w:rtl/>
        </w:rPr>
        <w:t xml:space="preserve">משום איחלופי</w:t>
      </w:r>
      <w:r w:rsidRPr="00017C1D">
        <w:rPr>
          <w:rFonts w:hint="cs"/>
          <w:spacing w:val="-8"/>
          <w:rtl/>
        </w:rPr>
        <w:t xml:space="preserve"> </w:t>
      </w:r>
      <w:r w:rsidRPr="00017C1D">
        <w:rPr>
          <w:spacing w:val="-8"/>
          <w:rtl/>
        </w:rPr>
        <w:t xml:space="preserve">זב בבעל קרי </w:t>
      </w:r>
      <w:r w:rsidRPr="00017C1D">
        <w:rPr>
          <w:spacing w:val="-8"/>
          <w:rtl/>
        </w:rPr>
        <w:t xml:space="preserve">לא</w:t>
      </w:r>
      <w:r w:rsidRPr="00017C1D">
        <w:rPr>
          <w:spacing w:val="-8"/>
          <w:rtl/>
        </w:rPr>
        <w:t xml:space="preserve"> </w:t>
      </w:r>
      <w:ins w:id="90311" w:author="Claude - סמנטי" w:date="2026-10-11T12:19:29Z">
        <w:r>
          <w:rPr>
            <w:spacing w:val="-8"/>
            <w:rtl/>
          </w:rPr>
          <w:t xml:space="preserve">להתחלף</w:t>
        </w:r>
      </w:ins>
      <w:del w:id="90312" w:author="Claude - סמנטי" w:date="2026-10-11T12:19:29Z">
        <w:r w:rsidRPr="00017C1D">
          <w:rPr>
            <w:spacing w:val="-8"/>
            <w:rtl/>
          </w:rPr>
          <w:delText xml:space="preserve">מיחלף</w:delText>
        </w:r>
      </w:del>
      <w:r w:rsidRPr="00017C1D">
        <w:rPr>
          <w:spacing w:val="-8"/>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נזיר שהילך על גבי סככות ופרעות </w:t>
      </w:r>
      <w:ins w:id="94701" w:author="מנוע מכני" w:date="2026-10-11T12:04:39Z">
        <w:r>
          <w:rPr>
            <w:rFonts w:ascii="FontbitDavid" w:hAnsi="FontbitDavid"/>
            <w:sz w:val="24"/>
            <w:rtl/>
          </w:rPr>
          <w:t xml:space="preserve">גם</w:t>
        </w:r>
      </w:ins>
      <w:del w:id="9470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מדאורייתא אהל </w:t>
      </w:r>
      <w:ins w:id="98103" w:author="מנוע מכני" w:date="2026-10-11T12:04:39Z">
        <w:r>
          <w:rPr>
            <w:rFonts w:ascii="FontbitDavid" w:hAnsi="FontbitDavid"/>
            <w:sz w:val="24"/>
            <w:rtl/>
          </w:rPr>
          <w:t xml:space="preserve">גמור</w:t>
        </w:r>
      </w:ins>
      <w:del w:id="98104" w:author="מנוע מכני" w:date="2026-10-11T12:04:39Z">
        <w:r w:rsidRPr="00B078C3">
          <w:rPr>
            <w:rFonts w:ascii="FontbitDavid" w:hAnsi="FontbitDavid"/>
            <w:sz w:val="24"/>
            <w:rtl/>
          </w:rPr>
          <w:delText xml:space="preserve">מעליא</w:delText>
        </w:r>
      </w:del>
      <w:r w:rsidRPr="00B078C3">
        <w:rPr>
          <w:rFonts w:ascii="FontbitDavid" w:hAnsi="FontbitDavid"/>
          <w:sz w:val="24"/>
          <w:rtl/>
        </w:rPr>
        <w:t xml:space="preserve"> </w:t>
      </w:r>
      <w:ins w:id="94699" w:author="מנוע מכני" w:date="2026-10-11T12:04:39Z">
        <w:r>
          <w:rPr>
            <w:rFonts w:ascii="FontbitDavid" w:hAnsi="FontbitDavid"/>
            <w:sz w:val="24"/>
            <w:rtl/>
          </w:rPr>
          <w:t xml:space="preserve">צריך</w:t>
        </w:r>
      </w:ins>
      <w:del w:id="94700"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ורבנן הוא דגזור ורבנן בדאורייתא </w:t>
      </w:r>
      <w:r w:rsidRPr="00B078C3">
        <w:rPr>
          <w:rFonts w:ascii="FontbitDavid" w:hAnsi="FontbitDavid"/>
          <w:sz w:val="24"/>
          <w:rtl/>
        </w:rPr>
        <w:t xml:space="preserve">לא</w:t>
      </w:r>
      <w:r w:rsidRPr="00B078C3">
        <w:rPr>
          <w:rFonts w:ascii="FontbitDavid" w:hAnsi="FontbitDavid"/>
          <w:sz w:val="24"/>
          <w:rtl/>
        </w:rPr>
        <w:t xml:space="preserve"> </w:t>
      </w:r>
      <w:ins w:id="90313" w:author="Claude - סמנטי" w:date="2026-10-11T12:19:29Z">
        <w:r>
          <w:rPr>
            <w:rFonts w:ascii="FontbitDavid" w:hAnsi="FontbitDavid"/>
            <w:sz w:val="24"/>
            <w:rtl/>
          </w:rPr>
          <w:t xml:space="preserve">להתחלף</w:t>
        </w:r>
      </w:ins>
      <w:del w:id="90314" w:author="Claude - סמנטי" w:date="2026-10-11T12:19:29Z">
        <w:r w:rsidRPr="00B078C3">
          <w:rPr>
            <w:rFonts w:ascii="FontbitDavid" w:hAnsi="FontbitDavid"/>
            <w:sz w:val="24"/>
            <w:rtl/>
          </w:rPr>
          <w:delText xml:space="preserve">מיחלף</w:delText>
        </w:r>
      </w:del>
      <w:r w:rsidRPr="00B078C3">
        <w:rPr>
          <w:rFonts w:ascii="FontbitDavid" w:hAnsi="FontbitDavid"/>
          <w:sz w:val="24"/>
          <w:rtl/>
        </w:rPr>
        <w:t xml:space="preserve">.</w:t>
      </w:r>
    </w:p>
    <w:p w:rsidR="00E403F0" w:rsidRPr="00B078C3" w:rsidRDefault="00E403F0" w:rsidP="00E403F0">
      <w:pPr>
        <w:rPr>
          <w:rFonts w:ascii="FontbitDavid" w:hAnsi="FontbitDavid"/>
          <w:sz w:val="24"/>
          <w:rtl/>
        </w:rPr>
      </w:pPr>
      <w:r w:rsidRPr="00B078C3">
        <w:rPr>
          <w:rFonts w:ascii="FontbitDavid" w:hAnsi="FontbitDavid"/>
          <w:sz w:val="24"/>
          <w:rtl/>
        </w:rPr>
        <w:t xml:space="preserve">אבל </w:t>
      </w:r>
      <w:ins w:id="94703" w:author="מנוע מכני" w:date="2026-10-11T12:04:39Z">
        <w:r>
          <w:rPr>
            <w:rFonts w:ascii="FontbitDavid" w:hAnsi="FontbitDavid"/>
            <w:sz w:val="24"/>
            <w:rtl/>
          </w:rPr>
          <w:t xml:space="preserve">כאן</w:t>
        </w:r>
      </w:ins>
      <w:del w:id="94704"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ins w:id="97607" w:author="מנוע מכני" w:date="2026-10-11T12:04:39Z">
        <w:r>
          <w:rPr>
            <w:rFonts w:ascii="FontbitDavid" w:hAnsi="FontbitDavid"/>
            <w:sz w:val="24"/>
            <w:rtl/>
          </w:rPr>
          <w:t xml:space="preserve">אם </w:t>
        </w:r>
      </w:ins>
      <w:del w:id="97608" w:author="מנוע מכני" w:date="2026-10-11T12:04:39Z">
        <w:r w:rsidRPr="00B078C3">
          <w:rPr>
            <w:rFonts w:ascii="FontbitDavid" w:hAnsi="FontbitDavid"/>
            <w:sz w:val="24"/>
            <w:rtl/>
          </w:rPr>
          <w:delText xml:space="preserve">אי </w:delText>
        </w:r>
      </w:del>
      <w:ins w:id="96289" w:author="מנוע מכני" w:date="2026-10-11T12:04:39Z">
        <w:r>
          <w:rPr>
            <w:rFonts w:ascii="FontbitDavid" w:hAnsi="FontbitDavid"/>
            <w:sz w:val="24"/>
            <w:rtl/>
          </w:rPr>
          <w:t xml:space="preserve">חוששים</w:t>
        </w:r>
      </w:ins>
      <w:del w:id="96290" w:author="מנוע מכני" w:date="2026-10-11T12:04:39Z">
        <w:r w:rsidRPr="00B078C3">
          <w:rPr>
            <w:rFonts w:ascii="FontbitDavid" w:hAnsi="FontbitDavid"/>
            <w:sz w:val="24"/>
            <w:rtl/>
          </w:rPr>
          <w:delText xml:space="preserve">חיישינן</w:delText>
        </w:r>
      </w:del>
      <w:r w:rsidRPr="00B078C3">
        <w:rPr>
          <w:rFonts w:ascii="FontbitDavid" w:hAnsi="FontbitDavid"/>
          <w:sz w:val="24"/>
          <w:rtl/>
        </w:rPr>
        <w:t xml:space="preserve"> </w:t>
      </w:r>
      <w:ins w:id="96291" w:author="מנוע מכני" w:date="2026-10-11T12:04:39Z">
        <w:r>
          <w:rPr>
            <w:rFonts w:ascii="FontbitDavid" w:hAnsi="FontbitDavid"/>
            <w:sz w:val="24"/>
            <w:rtl/>
          </w:rPr>
          <w:t xml:space="preserve">שמא</w:t>
        </w:r>
      </w:ins>
      <w:del w:id="96292" w:author="מנוע מכני" w:date="2026-10-11T12:04:39Z">
        <w:r w:rsidRPr="00B078C3">
          <w:rPr>
            <w:rFonts w:ascii="FontbitDavid" w:hAnsi="FontbitDavid"/>
            <w:sz w:val="24"/>
            <w:rtl/>
          </w:rPr>
          <w:delText xml:space="preserve">דלמא</w:delText>
        </w:r>
      </w:del>
      <w:r w:rsidRPr="00B078C3">
        <w:rPr>
          <w:rFonts w:ascii="FontbitDavid" w:hAnsi="FontbitDavid"/>
          <w:sz w:val="24"/>
          <w:rtl/>
        </w:rPr>
        <w:t xml:space="preserve"> חזאי בספק, אתי לאיחלופי בודאי.</w:t>
      </w:r>
    </w:p>
    <w:p w:rsidR="00E403F0" w:rsidRDefault="00E403F0" w:rsidP="00E403F0">
      <w:pPr>
        <w:rPr>
          <w:rFonts w:ascii="FontbitDavid" w:hAnsi="FontbitDavid"/>
          <w:sz w:val="24"/>
          <w:rtl/>
        </w:rPr>
      </w:pPr>
      <w:r w:rsidRPr="00B078C3">
        <w:rPr>
          <w:rFonts w:ascii="FontbitDavid" w:hAnsi="FontbitDavid"/>
          <w:sz w:val="24"/>
          <w:rtl/>
        </w:rPr>
        <w:t xml:space="preserve">תני, </w:t>
      </w:r>
      <w:r w:rsidRPr="00B078C3">
        <w:rPr>
          <w:rStyle w:val="2fb"/>
          <w:rFonts w:ascii="FontbitDavid" w:hAnsi="FontbitDavid"/>
          <w:sz w:val="24"/>
          <w:rtl/>
        </w:rPr>
        <w:t xml:space="preserve">ר' יוסי</w:t>
      </w:r>
      <w:r w:rsidRPr="00B078C3">
        <w:rPr>
          <w:rFonts w:ascii="FontbitDavid" w:hAnsi="FontbitDavid"/>
          <w:sz w:val="24"/>
          <w:rtl/>
        </w:rPr>
        <w:t xml:space="preserve"> </w:t>
      </w:r>
      <w:r w:rsidRPr="00B078C3">
        <w:rPr>
          <w:rStyle w:val="2fb"/>
          <w:rFonts w:ascii="FontbitDavid" w:hAnsi="FontbitDavid"/>
          <w:sz w:val="24"/>
          <w:rtl/>
        </w:rPr>
        <w:t xml:space="preserve">ור' שמעון</w:t>
      </w:r>
      <w:r w:rsidRPr="00B078C3">
        <w:rPr>
          <w:rFonts w:ascii="FontbitDavid" w:hAnsi="FontbitDavid"/>
          <w:sz w:val="24"/>
          <w:rtl/>
        </w:rPr>
        <w:t xml:space="preserve"> </w:t>
      </w:r>
      <w:ins w:id="94705" w:author="מנוע מכני" w:date="2026-10-11T12:04:39Z">
        <w:r>
          <w:rPr>
            <w:rFonts w:ascii="FontbitDavid" w:hAnsi="FontbitDavid"/>
            <w:sz w:val="24"/>
            <w:rtl/>
          </w:rPr>
          <w:t xml:space="preserve">אמרו</w:t>
        </w:r>
      </w:ins>
      <w:del w:id="94706" w:author="מנוע מכני" w:date="2026-10-11T12:04:39Z">
        <w:r w:rsidRPr="00B078C3">
          <w:rPr>
            <w:rFonts w:ascii="FontbitDavid" w:hAnsi="FontbitDavid"/>
            <w:sz w:val="24"/>
            <w:rtl/>
          </w:rPr>
          <w:delText xml:space="preserve">אמרי</w:delText>
        </w:r>
      </w:del>
      <w:r w:rsidRPr="00B078C3">
        <w:rPr>
          <w:rFonts w:ascii="FontbitDavid" w:hAnsi="FontbitDavid"/>
          <w:sz w:val="24"/>
          <w:rtl/>
        </w:rPr>
        <w:t xml:space="preserve">: נראין דברי </w:t>
      </w:r>
      <w:ins w:id="93325" w:author="מנוע מכני" w:date="2026-10-11T12:04:39Z">
        <w:r>
          <w:rPr>
            <w:rStyle w:val="2fb"/>
            <w:rFonts w:ascii="FontbitDavid" w:hAnsi="FontbitDavid"/>
            <w:sz w:val="24"/>
            <w:rtl/>
          </w:rPr>
          <w:t xml:space="preserve">ר"א</w:t>
        </w:r>
      </w:ins>
      <w:del w:id="93326" w:author="מנוע מכני" w:date="2026-10-11T12:04:39Z">
        <w:r w:rsidRPr="00B078C3">
          <w:rPr>
            <w:rFonts w:ascii="FontbitDavid" w:hAnsi="FontbitDavid"/>
            <w:sz w:val="24"/>
            <w:rtl/>
          </w:rPr>
          <w:delText xml:space="preserve">רבי אליעזר</w:delText>
        </w:r>
      </w:del>
      <w:r w:rsidRPr="00B078C3">
        <w:rPr>
          <w:rFonts w:ascii="FontbitDavid" w:hAnsi="FontbitDavid"/>
          <w:sz w:val="24"/>
          <w:rtl/>
        </w:rPr>
        <w:t xml:space="preserve"> מדברי </w:t>
      </w:r>
      <w:r w:rsidRPr="00B078C3">
        <w:rPr>
          <w:rStyle w:val="2fb"/>
          <w:rFonts w:ascii="FontbitDavid" w:hAnsi="FontbitDavid"/>
          <w:sz w:val="24"/>
          <w:rtl/>
        </w:rPr>
        <w:t xml:space="preserve">רבי</w:t>
      </w:r>
      <w:r w:rsidRPr="00B078C3">
        <w:rPr>
          <w:rFonts w:ascii="FontbitDavid" w:hAnsi="FontbitDavid"/>
          <w:sz w:val="24"/>
          <w:rtl/>
        </w:rPr>
        <w:t xml:space="preserve"> יהושע, </w:t>
      </w:r>
    </w:p>
    <w:p w:rsidR="00E403F0" w:rsidRPr="00B078C3" w:rsidRDefault="00E403F0" w:rsidP="00E403F0">
      <w:pPr>
        <w:rPr>
          <w:rFonts w:ascii="FontbitDavid" w:hAnsi="FontbitDavid"/>
          <w:sz w:val="24"/>
          <w:rtl/>
        </w:rPr>
      </w:pPr>
      <w:r w:rsidRPr="00B078C3">
        <w:rPr>
          <w:rFonts w:ascii="FontbitDavid" w:hAnsi="FontbitDavid"/>
          <w:sz w:val="24"/>
          <w:rtl/>
        </w:rPr>
        <w:t xml:space="preserve">ודברי </w:t>
      </w:r>
      <w:ins w:id="93329" w:author="מנוע מכני" w:date="2026-10-11T12:04:39Z">
        <w:r>
          <w:rPr>
            <w:rStyle w:val="2fb"/>
            <w:rFonts w:ascii="FontbitDavid" w:hAnsi="FontbitDavid"/>
            <w:sz w:val="24"/>
            <w:rtl/>
          </w:rPr>
          <w:t xml:space="preserve">ר"ע</w:t>
        </w:r>
      </w:ins>
      <w:del w:id="93330" w:author="מנוע מכני" w:date="2026-10-11T12:04:39Z">
        <w:r w:rsidRPr="00B078C3">
          <w:rPr>
            <w:rFonts w:ascii="FontbitDavid" w:hAnsi="FontbitDavid"/>
            <w:sz w:val="24"/>
            <w:rtl/>
          </w:rPr>
          <w:delText xml:space="preserve">רבי עקיבא</w:delText>
        </w:r>
      </w:del>
      <w:r w:rsidRPr="00B078C3">
        <w:rPr>
          <w:rFonts w:ascii="FontbitDavid" w:hAnsi="FontbitDavid"/>
          <w:sz w:val="24"/>
          <w:rtl/>
        </w:rPr>
        <w:t xml:space="preserve"> מדברי כולן, אבל הלכה </w:t>
      </w:r>
      <w:ins w:id="93327" w:author="מנוע מכני" w:date="2026-10-11T12:04:39Z">
        <w:r>
          <w:rPr>
            <w:rStyle w:val="2fb"/>
            <w:rFonts w:ascii="FontbitDavid" w:hAnsi="FontbitDavid"/>
            <w:sz w:val="24"/>
            <w:rtl/>
          </w:rPr>
          <w:t xml:space="preserve">כר"א</w:t>
        </w:r>
      </w:ins>
      <w:del w:id="93328" w:author="מנוע מכני" w:date="2026-10-11T12:04:39Z">
        <w:r w:rsidRPr="00B078C3">
          <w:rPr>
            <w:rFonts w:ascii="FontbitDavid" w:hAnsi="FontbitDavid"/>
            <w:sz w:val="24"/>
            <w:rtl/>
          </w:rPr>
          <w:delText xml:space="preserve">כרבי אליעזר</w:delText>
        </w:r>
      </w:del>
      <w:r w:rsidRPr="00B078C3">
        <w:rPr>
          <w:rFonts w:ascii="FontbitDavid" w:hAnsi="FontbitDavid"/>
          <w:sz w:val="24"/>
          <w:rtl/>
        </w:rPr>
        <w:t xml:space="preserve">.</w:t>
      </w:r>
    </w:p>
    <w:p w:rsidR="00E403F0" w:rsidRDefault="00E403F0" w:rsidP="00E403F0">
      <w:pPr>
        <w:rPr>
          <w:rFonts w:ascii="FontbitDavid" w:hAnsi="FontbitDavid"/>
          <w:b/>
          <w:bCs/>
          <w:sz w:val="24"/>
          <w:rtl/>
        </w:rPr>
      </w:pPr>
    </w:p>
    <w:p>
      <w:pPr>
        <w:pStyle w:val="afffff8"/>
        <w:rPr>
          <w:ins w:id="90041" w:author="קלוד" w:date="2026-10-11T12:23:38Z"/>
        </w:rPr>
      </w:pPr>
      <w:ins w:id="90042" w:author="קלוד" w:date="2026-10-11T12:23:38Z">
        <w:r>
          <w:rPr>
            <w:color w:val="7B3F00"/>
          </w:rPr>
          <w:t xml:space="preserve">האם בדקו ראשון ושמיני - תחלתן אף שאין סופן?</w:t>
        </w:r>
      </w:ins>
    </w:p>
    <w:p>
      <w:pPr>
        <w:pStyle w:val="38"/>
        <w:rPr>
          <w:ins w:id="101461" w:author="מנוע מכני" w:date="2026-10-11T12:04:39Z"/>
        </w:rPr>
      </w:pPr>
      <w:r w:rsidRPr="00027215">
        <w:t>איבעיא</w:t>
      </w:r>
      <w:r w:rsidRPr="00027215">
        <w:t xml:space="preserve"> להו:</w:t>
      </w:r>
    </w:p>
    <w:p w:rsidR="00E403F0" w:rsidRPr="00027215" w:rsidRDefault="00E403F0" w:rsidP="00E403F0">
      <w:pPr>
        <w:rPr>
          <w:rFonts w:ascii="FontbitDavid" w:hAnsi="FontbitDavid"/>
          <w:spacing w:val="-4"/>
          <w:sz w:val="24"/>
          <w:rtl/>
        </w:rPr>
      </w:pPr>
      <w:del w:id="101462" w:author="מנוע מכני" w:date="2026-10-11T12:04:39Z">
        <w:r w:rsidRPr="00027215">
          <w:rPr>
            <w:rFonts w:ascii="FontbitDavid" w:hAnsi="FontbitDavid"/>
            <w:spacing w:val="-4"/>
            <w:sz w:val="24"/>
            <w:rtl/>
          </w:rPr>
          <w:delText xml:space="preserve"> </w:delText>
        </w:r>
      </w:del>
      <w:r w:rsidRPr="00027215">
        <w:rPr>
          <w:rFonts w:ascii="FontbitDavid" w:hAnsi="FontbitDavid"/>
          <w:spacing w:val="-4"/>
          <w:sz w:val="24"/>
          <w:rtl/>
        </w:rPr>
        <w:t xml:space="preserve">הזב והזבה שבדקו עצמן יום ראשון ויום שמיני ומצאו טהור, ושאר הימים </w:t>
      </w:r>
      <w:r w:rsidRPr="00027215">
        <w:rPr>
          <w:rFonts w:ascii="FontbitDavid" w:hAnsi="FontbitDavid"/>
          <w:spacing w:val="-4"/>
          <w:sz w:val="24"/>
          <w:rtl/>
        </w:rPr>
        <w:t xml:space="preserve">לא</w:t>
      </w:r>
      <w:r w:rsidRPr="00027215">
        <w:rPr>
          <w:rFonts w:ascii="FontbitDavid" w:hAnsi="FontbitDavid"/>
          <w:spacing w:val="-4"/>
          <w:sz w:val="24"/>
          <w:rtl/>
        </w:rPr>
        <w:t xml:space="preserve"> בדקו, </w:t>
      </w:r>
    </w:p>
    <w:p w:rsidR="00E403F0" w:rsidRDefault="00E403F0" w:rsidP="00E403F0">
      <w:pPr>
        <w:pStyle w:val="afff3"/>
        <w:framePr w:wrap="around"/>
        <w:rPr>
          <w:rtl/>
        </w:rPr>
      </w:pPr>
      <w:r>
        <w:rPr>
          <w:rFonts w:hint="cs"/>
          <w:rtl/>
        </w:rPr>
        <w:t>סט</w:t>
      </w:r>
    </w:p>
    <w:p>
      <w:pPr>
        <w:pStyle w:val="38"/>
        <w:rPr>
          <w:ins w:id="101463" w:author="מנוע מכני" w:date="2026-10-11T12:04:39Z"/>
        </w:rPr>
      </w:pPr>
      <w:ins w:id="93331" w:author="מנוע מכני" w:date="2026-10-11T12:04:39Z">
        <w:r>
          <w:t xml:space="preserve">לר"א</w:t>
        </w:r>
      </w:ins>
      <w:del w:id="93332" w:author="מנוע מכני" w:date="2026-10-11T12:04:39Z">
        <w:r w:rsidRPr="00B078C3">
          <w:delText xml:space="preserve">לרבי אליעזר</w:delText>
        </w:r>
      </w:del>
      <w:r w:rsidRPr="00B078C3">
        <w:t xml:space="preserve"> מהו?</w:t>
      </w:r>
    </w:p>
    <w:p w:rsidR="00E403F0" w:rsidRPr="00B078C3" w:rsidRDefault="00E403F0" w:rsidP="00E403F0">
      <w:pPr>
        <w:rPr>
          <w:rFonts w:ascii="FontbitDavid" w:hAnsi="FontbitDavid"/>
          <w:sz w:val="24"/>
          <w:rtl/>
        </w:rPr>
      </w:pPr>
      <w:del w:id="1014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תחלתן וסופן </w:t>
      </w:r>
      <w:ins w:id="94707" w:author="מנוע מכני" w:date="2026-10-11T12:04:39Z">
        <w:r>
          <w:rPr>
            <w:rFonts w:ascii="FontbitDavid" w:hAnsi="FontbitDavid"/>
            <w:sz w:val="24"/>
            <w:rtl/>
          </w:rPr>
          <w:t xml:space="preserve">צריך</w:t>
        </w:r>
      </w:ins>
      <w:del w:id="94708"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w:t>
      </w:r>
      <w:ins w:id="94713" w:author="מנוע מכני" w:date="2026-10-11T12:04:39Z">
        <w:r>
          <w:rPr>
            <w:rFonts w:ascii="FontbitDavid" w:hAnsi="FontbitDavid"/>
            <w:sz w:val="24"/>
            <w:rtl/>
          </w:rPr>
          <w:t xml:space="preserve">וכאן</w:t>
        </w:r>
      </w:ins>
      <w:del w:id="94714" w:author="מנוע מכני" w:date="2026-10-11T12:04:39Z">
        <w:r w:rsidRPr="00B078C3">
          <w:rPr>
            <w:rFonts w:ascii="FontbitDavid" w:hAnsi="FontbitDavid"/>
            <w:sz w:val="24"/>
            <w:rtl/>
          </w:rPr>
          <w:delText xml:space="preserve">והכא</w:delText>
        </w:r>
      </w:del>
      <w:r w:rsidRPr="00B078C3">
        <w:rPr>
          <w:rFonts w:ascii="FontbitDavid" w:hAnsi="FontbitDavid"/>
          <w:sz w:val="24"/>
          <w:rtl/>
        </w:rPr>
        <w:t xml:space="preserve"> - תחלתן </w:t>
      </w:r>
      <w:ins w:id="94709" w:author="מנוע מכני" w:date="2026-10-11T12:04:39Z">
        <w:r>
          <w:rPr>
            <w:rFonts w:ascii="FontbitDavid" w:hAnsi="FontbitDavid"/>
            <w:sz w:val="24"/>
            <w:rtl/>
          </w:rPr>
          <w:t xml:space="preserve">יש</w:t>
        </w:r>
      </w:ins>
      <w:del w:id="94710"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סופן </w:t>
      </w:r>
      <w:ins w:id="94711" w:author="מנוע מכני" w:date="2026-10-11T12:04:39Z">
        <w:r>
          <w:rPr>
            <w:rFonts w:ascii="FontbitDavid" w:hAnsi="FontbitDavid"/>
            <w:sz w:val="24"/>
            <w:rtl/>
          </w:rPr>
          <w:t xml:space="preserve">אין</w:t>
        </w:r>
      </w:ins>
      <w:del w:id="94712"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w:t>
      </w:r>
    </w:p>
    <w:p w:rsidR="00E403F0" w:rsidRDefault="00E403F0" w:rsidP="00E403F0">
      <w:pPr>
        <w:rPr>
          <w:rFonts w:ascii="FontbitDavid" w:hAnsi="FontbitDavid"/>
          <w:sz w:val="24"/>
          <w:rtl/>
        </w:rPr>
      </w:pPr>
      <w:r w:rsidRPr="0048073C">
        <w:rPr>
          <w:rFonts w:ascii="FontbitDavid" w:hAnsi="FontbitDavid"/>
          <w:b/>
          <w:bCs/>
          <w:sz w:val="24"/>
          <w:rtl/>
        </w:rPr>
        <w:t>או"ד</w:t>
      </w:r>
      <w:r w:rsidRPr="00B078C3">
        <w:rPr>
          <w:rFonts w:ascii="FontbitDavid" w:hAnsi="FontbitDavid"/>
          <w:sz w:val="24"/>
          <w:rtl/>
        </w:rPr>
        <w:t xml:space="preserve"> - תחלתן אף על גב שאין סופן? </w:t>
      </w:r>
    </w:p>
    <w:p>
      <w:pPr>
        <w:pStyle w:val="38"/>
        <w:rPr>
          <w:ins w:id="101465" w:author="מנוע מכני" w:date="2026-10-11T12:04:39Z"/>
        </w:rPr>
      </w:pPr>
      <w:r>
        <w:t>רב</w:t>
      </w:r>
      <w:r w:rsidRPr="00B078C3">
        <w:t xml:space="preserve">:</w:t>
      </w:r>
    </w:p>
    <w:p w:rsidR="00E403F0" w:rsidRPr="00B078C3" w:rsidRDefault="00E403F0" w:rsidP="00E403F0">
      <w:pPr>
        <w:rPr>
          <w:rFonts w:ascii="FontbitDavid" w:hAnsi="FontbitDavid"/>
          <w:sz w:val="24"/>
          <w:rtl/>
        </w:rPr>
      </w:pPr>
      <w:del w:id="10146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היא היא, תחלתן </w:t>
      </w:r>
      <w:ins w:id="96425" w:author="מנוע מכני" w:date="2026-10-11T12:04:39Z">
        <w:r>
          <w:rPr>
            <w:rFonts w:ascii="FontbitDavid" w:hAnsi="FontbitDavid"/>
            <w:sz w:val="24"/>
            <w:rtl/>
          </w:rPr>
          <w:t xml:space="preserve">אף</w:t>
        </w:r>
      </w:ins>
      <w:del w:id="96426"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שאין סופן.</w:t>
      </w:r>
    </w:p>
    <w:p>
      <w:pPr>
        <w:pStyle w:val="38"/>
        <w:rPr>
          <w:ins w:id="101467" w:author="מנוע מכני" w:date="2026-10-11T12:04:39Z"/>
        </w:rPr>
      </w:pPr>
      <w:r>
        <w:t>ורב חנינא</w:t>
      </w:r>
      <w:r w:rsidRPr="00B078C3">
        <w:t xml:space="preserve">:</w:t>
      </w:r>
    </w:p>
    <w:p w:rsidR="00E403F0" w:rsidRPr="00B078C3" w:rsidRDefault="00E403F0" w:rsidP="00E403F0">
      <w:pPr>
        <w:rPr>
          <w:rFonts w:ascii="FontbitDavid" w:hAnsi="FontbitDavid"/>
          <w:sz w:val="24"/>
          <w:rtl/>
        </w:rPr>
      </w:pPr>
      <w:del w:id="1014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תחלתן וסופן </w:t>
      </w:r>
      <w:ins w:id="94715" w:author="מנוע מכני" w:date="2026-10-11T12:04:39Z">
        <w:r>
          <w:rPr>
            <w:rFonts w:ascii="FontbitDavid" w:hAnsi="FontbitDavid"/>
            <w:sz w:val="24"/>
            <w:rtl/>
          </w:rPr>
          <w:t xml:space="preserve">צריך</w:t>
        </w:r>
      </w:ins>
      <w:del w:id="94716"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w:t>
      </w:r>
      <w:ins w:id="94721" w:author="מנוע מכני" w:date="2026-10-11T12:04:39Z">
        <w:r>
          <w:rPr>
            <w:rFonts w:ascii="FontbitDavid" w:hAnsi="FontbitDavid"/>
            <w:sz w:val="24"/>
            <w:rtl/>
          </w:rPr>
          <w:t xml:space="preserve">כאן</w:t>
        </w:r>
      </w:ins>
      <w:del w:id="94722"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 תחלתן </w:t>
      </w:r>
      <w:ins w:id="94717" w:author="מנוע מכני" w:date="2026-10-11T12:04:39Z">
        <w:r>
          <w:rPr>
            <w:rFonts w:ascii="FontbitDavid" w:hAnsi="FontbitDavid"/>
            <w:sz w:val="24"/>
            <w:rtl/>
          </w:rPr>
          <w:t xml:space="preserve">יש</w:t>
        </w:r>
      </w:ins>
      <w:del w:id="94718"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סופן </w:t>
      </w:r>
      <w:ins w:id="94719" w:author="מנוע מכני" w:date="2026-10-11T12:04:39Z">
        <w:r>
          <w:rPr>
            <w:rFonts w:ascii="FontbitDavid" w:hAnsi="FontbitDavid"/>
            <w:sz w:val="24"/>
            <w:rtl/>
          </w:rPr>
          <w:t xml:space="preserve">אין</w:t>
        </w:r>
      </w:ins>
      <w:del w:id="94720" w:author="מנוע מכני" w:date="2026-10-11T12:04:39Z">
        <w:r w:rsidRPr="00B078C3">
          <w:rPr>
            <w:rFonts w:ascii="FontbitDavid" w:hAnsi="FontbitDavid"/>
            <w:sz w:val="24"/>
            <w:rtl/>
          </w:rPr>
          <w:delText xml:space="preserve">ליכא</w:delText>
        </w:r>
      </w:del>
      <w:r w:rsidRPr="00B078C3">
        <w:rPr>
          <w:rFonts w:ascii="FontbitDavid" w:hAnsi="FontbitDavid"/>
          <w:sz w:val="24"/>
          <w:rtl/>
        </w:rPr>
        <w:t xml:space="preserve">.</w:t>
      </w:r>
    </w:p>
    <w:p>
      <w:pPr>
        <w:pStyle w:val="38"/>
        <w:rPr>
          <w:ins w:id="101469" w:author="מנוע מכני" w:date="2026-10-11T12:04:39Z"/>
        </w:rPr>
      </w:pPr>
      <w:r w:rsidRPr="00017C1D">
        <w:t xml:space="preserve">מיתיבי:</w:t>
      </w:r>
    </w:p>
    <w:p w:rsidR="00E403F0" w:rsidRPr="00017C1D" w:rsidRDefault="00E403F0" w:rsidP="00E403F0">
      <w:pPr>
        <w:pStyle w:val="a3"/>
        <w:rPr>
          <w:spacing w:val="0"/>
          <w:rtl/>
        </w:rPr>
      </w:pPr>
      <w:del w:id="101470" w:author="מנוע מכני" w:date="2026-10-11T12:04:39Z">
        <w:r w:rsidRPr="00017C1D">
          <w:rPr>
            <w:spacing w:val="0"/>
            <w:rtl/>
          </w:rPr>
          <w:delText xml:space="preserve"> </w:delText>
        </w:r>
      </w:del>
      <w:r w:rsidRPr="00017C1D">
        <w:rPr>
          <w:spacing w:val="0"/>
          <w:rtl/>
        </w:rPr>
        <w:t xml:space="preserve">ושוין בזב ובזבה שבדקו עצמן יום ראשון ויום שמיני ומצאו טהור - שאין להם אלא שמיני בלבד.</w:t>
      </w:r>
    </w:p>
    <w:p w:rsidR="00E403F0" w:rsidRPr="00B078C3" w:rsidRDefault="00E403F0" w:rsidP="00E403F0">
      <w:pPr>
        <w:rPr>
          <w:rFonts w:ascii="FontbitDavid" w:hAnsi="FontbitDavid"/>
          <w:sz w:val="24"/>
          <w:rtl/>
        </w:rPr>
      </w:pPr>
      <w:r w:rsidRPr="00B078C3">
        <w:rPr>
          <w:rFonts w:ascii="FontbitDavid" w:hAnsi="FontbitDavid"/>
          <w:sz w:val="24"/>
          <w:rtl/>
        </w:rPr>
        <w:t xml:space="preserve">מאן שוין? </w:t>
      </w:r>
      <w:ins w:id="94723" w:author="מנוע מכני" w:date="2026-10-11T12:04:39Z">
        <w:r>
          <w:rPr>
            <w:rFonts w:ascii="FontbitDavid" w:hAnsi="FontbitDavid"/>
            <w:sz w:val="24"/>
            <w:rtl/>
          </w:rPr>
          <w:t xml:space="preserve">לא</w:t>
        </w:r>
      </w:ins>
      <w:del w:id="9472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3333" w:author="מנוע מכני" w:date="2026-10-11T12:04:39Z">
        <w:r>
          <w:rPr>
            <w:rStyle w:val="2fb"/>
            <w:rFonts w:ascii="FontbitDavid" w:hAnsi="FontbitDavid"/>
            <w:sz w:val="24"/>
            <w:rtl/>
          </w:rPr>
          <w:t xml:space="preserve">ר"א</w:t>
        </w:r>
      </w:ins>
      <w:del w:id="93334" w:author="מנוע מכני" w:date="2026-10-11T12:04:39Z">
        <w:r w:rsidRPr="00B078C3">
          <w:rPr>
            <w:rFonts w:ascii="FontbitDavid" w:hAnsi="FontbitDavid"/>
            <w:sz w:val="24"/>
            <w:rtl/>
          </w:rPr>
          <w:delText xml:space="preserve">רבי אליעזר</w:delText>
        </w:r>
      </w:del>
      <w:r w:rsidRPr="00B078C3">
        <w:rPr>
          <w:rFonts w:ascii="FontbitDavid" w:hAnsi="FontbitDavid"/>
          <w:sz w:val="24"/>
          <w:rtl/>
        </w:rPr>
        <w:t xml:space="preserve"> </w:t>
      </w:r>
      <w:r w:rsidRPr="00B078C3">
        <w:rPr>
          <w:rStyle w:val="2fb"/>
          <w:rFonts w:ascii="FontbitDavid" w:hAnsi="FontbitDavid"/>
          <w:sz w:val="24"/>
          <w:rtl/>
        </w:rPr>
        <w:t xml:space="preserve">ורבי</w:t>
      </w:r>
      <w:r w:rsidRPr="00B078C3">
        <w:rPr>
          <w:rFonts w:ascii="FontbitDavid" w:hAnsi="FontbitDavid"/>
          <w:sz w:val="24"/>
          <w:rtl/>
        </w:rPr>
        <w:t xml:space="preserve"> יהושע? </w:t>
      </w:r>
      <w:r w:rsidRPr="00B078C3">
        <w:rPr>
          <w:rFonts w:ascii="FontbitDavid" w:hAnsi="FontbitDavid"/>
          <w:sz w:val="24"/>
          <w:rtl/>
        </w:rPr>
        <w:t xml:space="preserve">לא</w:t>
      </w:r>
      <w:r w:rsidRPr="00B078C3">
        <w:rPr>
          <w:rFonts w:ascii="FontbitDavid" w:hAnsi="FontbitDavid"/>
          <w:sz w:val="24"/>
          <w:rtl/>
        </w:rPr>
        <w:t xml:space="preserve">, </w:t>
      </w:r>
      <w:r w:rsidRPr="00B078C3">
        <w:rPr>
          <w:rStyle w:val="2fb"/>
          <w:rFonts w:ascii="FontbitDavid" w:hAnsi="FontbitDavid"/>
          <w:sz w:val="24"/>
          <w:rtl/>
        </w:rPr>
        <w:t xml:space="preserve">ר' יהושע</w:t>
      </w:r>
      <w:r w:rsidRPr="00B078C3">
        <w:rPr>
          <w:rFonts w:ascii="FontbitDavid" w:hAnsi="FontbitDavid"/>
          <w:sz w:val="24"/>
          <w:rtl/>
        </w:rPr>
        <w:t xml:space="preserve"> ור' עקיבא.</w:t>
      </w:r>
    </w:p>
    <w:p w:rsidR="00E403F0" w:rsidRDefault="00E403F0" w:rsidP="00E403F0">
      <w:pPr>
        <w:rPr>
          <w:rFonts w:ascii="FontbitDavid" w:hAnsi="FontbitDavid"/>
          <w:sz w:val="24"/>
          <w:rtl/>
        </w:rPr>
      </w:pPr>
    </w:p>
    <w:p>
      <w:pPr>
        <w:pStyle w:val="afffff8"/>
        <w:rPr>
          <w:ins w:id="90039" w:author="קלוד" w:date="2026-10-11T12:23:38Z"/>
        </w:rPr>
      </w:pPr>
      <w:ins w:id="90040" w:author="קלוד" w:date="2026-10-11T12:23:38Z">
        <w:r>
          <w:rPr>
            <w:color w:val="7B3F00"/>
          </w:rPr>
          <w:t xml:space="preserve">זבה שהפרישה בשלישי - האם סופרתו למנין שבעה</w:t>
        </w:r>
      </w:ins>
    </w:p>
    <w:p>
      <w:pPr>
        <w:pStyle w:val="38"/>
        <w:rPr>
          <w:ins w:id="101471" w:author="מנוע מכני" w:date="2026-10-11T12:04:39Z"/>
        </w:rPr>
      </w:pPr>
      <w:r>
        <w:t xml:space="preserve">א</w:t>
      </w:r>
      <w:ins w:id="92745" w:author="מנוע מכני" w:date="2026-10-11T12:04:39Z">
        <w:r>
          <w:t xml:space="preserve">ר"ש</w:t>
        </w:r>
      </w:ins>
      <w:del w:id="92746" w:author="מנוע מכני" w:date="2026-10-11T12:04:39Z">
        <w:r>
          <w:delText xml:space="preserve">ר''ש</w:delText>
        </w:r>
      </w:del>
      <w:r>
        <w:t xml:space="preserve"> מרי</w:t>
      </w:r>
      <w:ins w:id="92747" w:author="מנוע מכני" w:date="2026-10-11T12:04:39Z">
        <w:r>
          <w:t xml:space="preserve">ב"א</w:t>
        </w:r>
      </w:ins>
      <w:del w:id="92748" w:author="מנוע מכני" w:date="2026-10-11T12:04:39Z">
        <w:r>
          <w:delText xml:space="preserve">ב''א</w:delText>
        </w:r>
      </w:del>
      <w:r>
        <w:t xml:space="preserve"> מרב</w:t>
      </w:r>
      <w:r w:rsidRPr="00B078C3">
        <w:t xml:space="preserve">:</w:t>
      </w:r>
    </w:p>
    <w:p w:rsidR="00E403F0" w:rsidRPr="00B078C3" w:rsidRDefault="00E403F0" w:rsidP="00E403F0">
      <w:pPr>
        <w:rPr>
          <w:rFonts w:ascii="FontbitDavid" w:hAnsi="FontbitDavid"/>
          <w:sz w:val="24"/>
          <w:rtl/>
        </w:rPr>
      </w:pPr>
      <w:del w:id="101472" w:author="מנוע מכני" w:date="2026-10-11T12:04:39Z">
        <w:r w:rsidRPr="00B078C3">
          <w:rPr>
            <w:rFonts w:ascii="FontbitDavid" w:hAnsi="FontbitDavid"/>
            <w:sz w:val="24"/>
            <w:rtl/>
          </w:rPr>
          <w:delText xml:space="preserve"> </w:delText>
        </w:r>
      </w:del>
      <w:r>
        <w:rPr>
          <w:rFonts w:ascii="FontbitDavid" w:hAnsi="FontbitDavid" w:hint="cs"/>
          <w:sz w:val="24"/>
          <w:rtl/>
        </w:rPr>
        <w:t xml:space="preserve">זבה </w:t>
      </w:r>
      <w:r w:rsidRPr="00B078C3">
        <w:rPr>
          <w:rFonts w:ascii="FontbitDavid" w:hAnsi="FontbitDavid"/>
          <w:sz w:val="24"/>
          <w:rtl/>
        </w:rPr>
        <w:t>שהפרישה בטהרה בשלישי שלה - סופרתו למנין שבעה נקיים.</w:t>
      </w:r>
    </w:p>
    <w:p>
      <w:pPr>
        <w:pStyle w:val="38"/>
        <w:rPr>
          <w:ins w:id="101473" w:author="מנוע מכני" w:date="2026-10-11T12:04:39Z"/>
        </w:rPr>
      </w:pPr>
      <w:ins w:id="92749" w:author="מנוע מכני" w:date="2026-10-11T12:04:39Z">
        <w:del w:id="101867" w:author="מנוע מכני" w:date="2026-10-11T12:04:39Z">
          <w:r>
            <w:delText xml:space="preserve">א"ל</w:delText>
          </w:r>
          <w:r>
            <w:lastRenderedPageBreak/>
            <w:delText xml:space="preserve"> </w:delText>
          </w:r>
        </w:del>
      </w:ins>
      <w:del w:id="92750" w:author="מנוע מכני" w:date="2026-10-11T12:04:39Z">
        <w:r>
          <w:lastRenderedPageBreak/>
          <w:delText xml:space="preserve">א''ל</w:delText>
        </w:r>
      </w:del>
      <w:ins w:id="92751" w:author="מנוע מכני" w:date="2026-10-11T12:04:39Z">
        <w:r>
          <w:t xml:space="preserve">ר"ש</w:t>
        </w:r>
      </w:ins>
      <w:del w:id="92752" w:author="מנוע מכני" w:date="2026-10-11T12:04:39Z">
        <w:r>
          <w:lastRenderedPageBreak/>
          <w:delText xml:space="preserve">ר''ש</w:delText>
        </w:r>
      </w:del>
      <w:r>
        <w:lastRenderedPageBreak/>
        <w:t xml:space="preserve"> </w:t>
      </w:r>
      <w:r w:rsidRPr="00B078C3">
        <w:t xml:space="preserve">לרי</w:t>
      </w:r>
      <w:ins w:id="92753" w:author="מנוע מכני" w:date="2026-10-11T12:04:39Z">
        <w:r>
          <w:t xml:space="preserve">ב"א</w:t>
        </w:r>
      </w:ins>
      <w:del w:id="92754" w:author="מנוע מכני" w:date="2026-10-11T12:04:39Z">
        <w:r w:rsidRPr="00B078C3">
          <w:delText xml:space="preserve">ב''א</w:delText>
        </w:r>
      </w:del>
      <w:r w:rsidRPr="00B078C3">
        <w:t xml:space="preserve">:</w:t>
      </w:r>
    </w:p>
    <w:p w:rsidR="00E403F0" w:rsidRDefault="00E403F0" w:rsidP="00E403F0">
      <w:pPr>
        <w:rPr>
          <w:rFonts w:ascii="FontbitDavid" w:hAnsi="FontbitDavid"/>
          <w:sz w:val="24"/>
          <w:rtl/>
        </w:rPr>
      </w:pPr>
      <w:del w:id="101474" w:author="מנוע מכני" w:date="2026-10-11T12:04:39Z">
        <w:r w:rsidRPr="00B078C3">
          <w:rPr>
            <w:rFonts w:ascii="FontbitDavid" w:hAnsi="FontbitDavid"/>
            <w:sz w:val="24"/>
            <w:rtl/>
          </w:rPr>
          <w:delText xml:space="preserve"> </w:delText>
        </w:r>
      </w:del>
      <w:r w:rsidRPr="00B078C3">
        <w:rPr>
          <w:rStyle w:val="2fb"/>
          <w:rFonts w:ascii="FontbitDavid" w:hAnsi="FontbitDavid"/>
          <w:sz w:val="24"/>
          <w:rtl/>
        </w:rPr>
        <w:t xml:space="preserve">רב</w:t>
      </w:r>
      <w:r w:rsidRPr="00B078C3">
        <w:rPr>
          <w:rFonts w:ascii="FontbitDavid" w:hAnsi="FontbitDavid"/>
          <w:sz w:val="24"/>
          <w:rtl/>
        </w:rPr>
        <w:t xml:space="preserve"> ככותאי אמרה לשמעתיה, </w:t>
      </w:r>
      <w:ins w:id="94725" w:author="מנוע מכני" w:date="2026-10-11T12:04:39Z">
        <w:r>
          <w:rPr>
            <w:rFonts w:ascii="FontbitDavid" w:hAnsi="FontbitDavid"/>
            <w:sz w:val="24"/>
            <w:rtl/>
          </w:rPr>
          <w:t xml:space="preserve">דאמרו</w:t>
        </w:r>
      </w:ins>
      <w:del w:id="94726"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יום שפוסקת בו סופרתו למנין ז'! </w:t>
      </w:r>
    </w:p>
    <w:p w:rsidR="00E403F0" w:rsidRPr="00B078C3" w:rsidRDefault="00E403F0" w:rsidP="00E403F0">
      <w:pPr>
        <w:rPr>
          <w:rFonts w:ascii="FontbitDavid" w:hAnsi="FontbitDavid"/>
          <w:sz w:val="24"/>
          <w:rtl/>
        </w:rPr>
      </w:pPr>
      <w:r w:rsidRPr="00B078C3">
        <w:rPr>
          <w:rFonts w:ascii="FontbitDavid" w:hAnsi="FontbitDavid"/>
          <w:sz w:val="24"/>
          <w:rtl/>
        </w:rPr>
        <w:t xml:space="preserve">כי ק</w:t>
      </w:r>
      <w:ins w:id="92755" w:author="מנוע מכני" w:date="2026-10-11T12:04:39Z">
        <w:r>
          <w:rPr>
            <w:rFonts w:ascii="FontbitDavid" w:hAnsi="FontbitDavid"/>
            <w:sz w:val="24"/>
            <w:rtl/>
          </w:rPr>
          <w:t xml:space="preserve">א"ר</w:t>
        </w:r>
      </w:ins>
      <w:del w:id="92756"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 </w:t>
      </w:r>
      <w:ins w:id="97321" w:author="מנוע מכני" w:date="2026-10-11T12:04:39Z">
        <w:r>
          <w:rPr>
            <w:rFonts w:ascii="FontbitDavid" w:hAnsi="FontbitDavid"/>
            <w:sz w:val="24"/>
            <w:rtl/>
          </w:rPr>
          <w:t xml:space="preserve">חוץ מ</w:t>
        </w:r>
      </w:ins>
      <w:del w:id="97322" w:author="מנוע מכני" w:date="2026-10-11T12:04:39Z">
        <w:r w:rsidRPr="00B078C3">
          <w:rPr>
            <w:rFonts w:ascii="FontbitDavid" w:hAnsi="FontbitDavid"/>
            <w:sz w:val="24"/>
            <w:rtl/>
          </w:rPr>
          <w:delText xml:space="preserve">לבר מ</w:delText>
        </w:r>
      </w:del>
      <w:r w:rsidRPr="00B078C3">
        <w:rPr>
          <w:rFonts w:ascii="FontbitDavid" w:hAnsi="FontbitDavid"/>
          <w:sz w:val="24"/>
          <w:rtl/>
        </w:rPr>
        <w:t xml:space="preserve">שלישי</w:t>
      </w:r>
      <w:r>
        <w:rPr>
          <w:rFonts w:ascii="FontbitDavid" w:hAnsi="FontbitDavid" w:hint="cs"/>
          <w:sz w:val="24"/>
          <w:rtl/>
        </w:rPr>
        <w:t xml:space="preserve"> ו</w:t>
      </w:r>
      <w:r w:rsidRPr="00B078C3">
        <w:rPr>
          <w:rFonts w:ascii="FontbitDavid" w:hAnsi="FontbitDavid"/>
          <w:sz w:val="24"/>
          <w:rtl/>
        </w:rPr>
        <w:t xml:space="preserve">כגון דלא בדקה עד שביעי, </w:t>
      </w:r>
      <w:ins w:id="90315" w:author="Claude - סמנטי" w:date="2026-10-11T12:19:29Z">
        <w:r>
          <w:rPr>
            <w:rFonts w:ascii="FontbitDavid" w:hAnsi="FontbitDavid"/>
            <w:sz w:val="24"/>
            <w:rtl/>
          </w:rPr>
          <w:t xml:space="preserve">ומשמיע לנו</w:t>
        </w:r>
      </w:ins>
      <w:del w:id="90316" w:author="Claude - סמנטי" w:date="2026-10-11T12:19:29Z">
        <w:r w:rsidRPr="00B078C3">
          <w:rPr>
            <w:rFonts w:ascii="FontbitDavid" w:hAnsi="FontbitDavid"/>
            <w:sz w:val="24"/>
            <w:rtl/>
          </w:rPr>
          <w:delText xml:space="preserve">ואשמועינן</w:delText>
        </w:r>
      </w:del>
      <w:r w:rsidRPr="00B078C3">
        <w:rPr>
          <w:rFonts w:ascii="FontbitDavid" w:hAnsi="FontbitDavid"/>
          <w:sz w:val="24"/>
          <w:rtl/>
        </w:rPr>
        <w:t xml:space="preserve"> </w:t>
      </w:r>
      <w:ins w:id="94727" w:author="מנוע מכני" w:date="2026-10-11T12:04:39Z">
        <w:r>
          <w:rPr>
            <w:rFonts w:ascii="FontbitDavid" w:hAnsi="FontbitDavid"/>
            <w:sz w:val="24"/>
            <w:rtl/>
          </w:rPr>
          <w:t xml:space="preserve">שם</w:t>
        </w:r>
      </w:ins>
      <w:del w:id="94728" w:author="מנוע מכני" w:date="2026-10-11T12:04:39Z">
        <w:r w:rsidRPr="00B078C3">
          <w:rPr>
            <w:rFonts w:ascii="FontbitDavid" w:hAnsi="FontbitDavid"/>
            <w:sz w:val="24"/>
            <w:rtl/>
          </w:rPr>
          <w:delText xml:space="preserve">התם</w:delText>
        </w:r>
      </w:del>
      <w:r w:rsidRPr="00B078C3">
        <w:rPr>
          <w:rFonts w:ascii="FontbitDavid" w:hAnsi="FontbitDavid"/>
          <w:sz w:val="24"/>
          <w:rtl/>
        </w:rPr>
        <w:t xml:space="preserve"> - תחלתן </w:t>
      </w:r>
      <w:ins w:id="96427" w:author="מנוע מכני" w:date="2026-10-11T12:04:39Z">
        <w:r>
          <w:rPr>
            <w:rFonts w:ascii="FontbitDavid" w:hAnsi="FontbitDavid"/>
            <w:sz w:val="24"/>
            <w:rtl/>
          </w:rPr>
          <w:t xml:space="preserve">אף</w:t>
        </w:r>
      </w:ins>
      <w:del w:id="96428"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שאין סופן, </w:t>
      </w:r>
      <w:ins w:id="94729" w:author="מנוע מכני" w:date="2026-10-11T12:04:39Z">
        <w:r>
          <w:rPr>
            <w:rFonts w:ascii="FontbitDavid" w:hAnsi="FontbitDavid"/>
            <w:sz w:val="24"/>
            <w:rtl/>
          </w:rPr>
          <w:t xml:space="preserve">וכאן</w:t>
        </w:r>
      </w:ins>
      <w:del w:id="94730" w:author="מנוע מכני" w:date="2026-10-11T12:04:39Z">
        <w:r w:rsidRPr="00B078C3">
          <w:rPr>
            <w:rFonts w:ascii="FontbitDavid" w:hAnsi="FontbitDavid"/>
            <w:sz w:val="24"/>
            <w:rtl/>
          </w:rPr>
          <w:delText xml:space="preserve">והכא</w:delText>
        </w:r>
      </w:del>
      <w:r w:rsidRPr="00B078C3">
        <w:rPr>
          <w:rFonts w:ascii="FontbitDavid" w:hAnsi="FontbitDavid"/>
          <w:sz w:val="24"/>
          <w:rtl/>
        </w:rPr>
        <w:t xml:space="preserve"> </w:t>
      </w:r>
      <w:r w:rsidRPr="00B078C3">
        <w:rPr>
          <w:rFonts w:ascii="FontbitDavid" w:hAnsi="FontbitDavid"/>
          <w:sz w:val="24"/>
          <w:rtl/>
        </w:rPr>
        <w:t xml:space="preserve">קמ"ל</w:t>
      </w:r>
      <w:r w:rsidRPr="00B078C3">
        <w:rPr>
          <w:rFonts w:ascii="FontbitDavid" w:hAnsi="FontbitDavid"/>
          <w:sz w:val="24"/>
          <w:rtl/>
        </w:rPr>
        <w:t xml:space="preserve"> - סופן </w:t>
      </w:r>
      <w:ins w:id="96429" w:author="מנוע מכני" w:date="2026-10-11T12:04:39Z">
        <w:r>
          <w:rPr>
            <w:rFonts w:ascii="FontbitDavid" w:hAnsi="FontbitDavid"/>
            <w:sz w:val="24"/>
            <w:rtl/>
          </w:rPr>
          <w:t xml:space="preserve">אף</w:t>
        </w:r>
      </w:ins>
      <w:del w:id="96430"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שאין תחלתן.</w:t>
      </w:r>
    </w:p>
    <w:p w:rsidR="00E403F0" w:rsidRPr="00B078C3" w:rsidRDefault="00E403F0" w:rsidP="00E403F0">
      <w:pPr>
        <w:rPr>
          <w:rFonts w:ascii="FontbitDavid" w:hAnsi="FontbitDavid"/>
          <w:sz w:val="24"/>
          <w:rtl/>
        </w:rPr>
      </w:pPr>
      <w:r w:rsidRPr="00B078C3">
        <w:rPr>
          <w:rFonts w:ascii="FontbitDavid" w:hAnsi="FontbitDavid"/>
          <w:sz w:val="24"/>
          <w:rtl/>
        </w:rPr>
        <w:t xml:space="preserve">דמהו </w:t>
      </w:r>
      <w:ins w:id="98105" w:author="מנוע מכני" w:date="2026-10-11T12:04:39Z">
        <w:r>
          <w:rPr>
            <w:rFonts w:ascii="FontbitDavid" w:hAnsi="FontbitDavid"/>
            <w:sz w:val="24"/>
            <w:rtl/>
          </w:rPr>
          <w:t xml:space="preserve">דתאמר</w:t>
        </w:r>
      </w:ins>
      <w:del w:id="98106" w:author="מנוע מכני" w:date="2026-10-11T12:04:39Z">
        <w:r w:rsidRPr="00B078C3">
          <w:rPr>
            <w:rFonts w:ascii="FontbitDavid" w:hAnsi="FontbitDavid"/>
            <w:sz w:val="24"/>
            <w:rtl/>
          </w:rPr>
          <w:delText xml:space="preserve">דתימא</w:delText>
        </w:r>
      </w:del>
      <w:r w:rsidRPr="00B078C3">
        <w:rPr>
          <w:rFonts w:ascii="FontbitDavid" w:hAnsi="FontbitDavid"/>
          <w:sz w:val="24"/>
          <w:rtl/>
        </w:rPr>
        <w:t xml:space="preserve">: תחלתן </w:t>
      </w:r>
      <w:ins w:id="96431" w:author="מנוע מכני" w:date="2026-10-11T12:04:39Z">
        <w:r>
          <w:rPr>
            <w:rFonts w:ascii="FontbitDavid" w:hAnsi="FontbitDavid"/>
            <w:sz w:val="24"/>
            <w:rtl/>
          </w:rPr>
          <w:t xml:space="preserve">אף</w:t>
        </w:r>
      </w:ins>
      <w:del w:id="96432"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שאין סופן הוא </w:t>
      </w:r>
      <w:ins w:id="94731" w:author="מנוע מכני" w:date="2026-10-11T12:04:39Z">
        <w:r>
          <w:rPr>
            <w:rFonts w:ascii="FontbitDavid" w:hAnsi="FontbitDavid"/>
            <w:sz w:val="24"/>
            <w:rtl/>
          </w:rPr>
          <w:t xml:space="preserve">דאומרים</w:t>
        </w:r>
      </w:ins>
      <w:del w:id="94732" w:author="מנוע מכני" w:date="2026-10-11T12:04:39Z">
        <w:r w:rsidRPr="00B078C3">
          <w:rPr>
            <w:rFonts w:ascii="FontbitDavid" w:hAnsi="FontbitDavid"/>
            <w:sz w:val="24"/>
            <w:rtl/>
          </w:rPr>
          <w:delText xml:space="preserve">דאמרינן</w:delText>
        </w:r>
      </w:del>
      <w:r w:rsidRPr="00B078C3">
        <w:rPr>
          <w:rFonts w:ascii="FontbitDavid" w:hAnsi="FontbitDavid"/>
          <w:sz w:val="24"/>
          <w:rtl/>
        </w:rPr>
        <w:t xml:space="preserve">, דאוקמינהו </w:t>
      </w:r>
      <w:ins w:id="90317" w:author="Claude - סמנטי" w:date="2026-10-11T12:19:29Z">
        <w:r>
          <w:rPr>
            <w:rFonts w:ascii="FontbitDavid" w:hAnsi="FontbitDavid"/>
            <w:sz w:val="24"/>
            <w:rtl/>
          </w:rPr>
          <w:t xml:space="preserve">בחזקתם</w:t>
        </w:r>
      </w:ins>
      <w:del w:id="90318" w:author="Claude - סמנטי" w:date="2026-10-11T12:19:29Z">
        <w:r w:rsidRPr="00B078C3">
          <w:rPr>
            <w:rFonts w:ascii="FontbitDavid" w:hAnsi="FontbitDavid"/>
            <w:sz w:val="24"/>
            <w:rtl/>
          </w:rPr>
          <w:delText xml:space="preserve">אחזקייהו</w:delText>
        </w:r>
      </w:del>
      <w:r w:rsidRPr="00B078C3">
        <w:rPr>
          <w:rFonts w:ascii="FontbitDavid" w:hAnsi="FontbitDavid"/>
          <w:sz w:val="24"/>
          <w:rtl/>
        </w:rPr>
        <w:t xml:space="preserve">, אבל סופן </w:t>
      </w:r>
      <w:ins w:id="96433" w:author="מנוע מכני" w:date="2026-10-11T12:04:39Z">
        <w:r>
          <w:rPr>
            <w:rFonts w:ascii="FontbitDavid" w:hAnsi="FontbitDavid"/>
            <w:sz w:val="24"/>
            <w:rtl/>
          </w:rPr>
          <w:t xml:space="preserve">אף</w:t>
        </w:r>
      </w:ins>
      <w:del w:id="96434"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שאין תחלתן - </w:t>
      </w:r>
      <w:r w:rsidRPr="00B078C3">
        <w:rPr>
          <w:rFonts w:ascii="FontbitDavid" w:hAnsi="FontbitDavid"/>
          <w:sz w:val="24"/>
          <w:rtl/>
        </w:rPr>
        <w:t xml:space="preserve">לא</w:t>
      </w:r>
      <w:r w:rsidRPr="00B078C3">
        <w:rPr>
          <w:rFonts w:ascii="FontbitDavid" w:hAnsi="FontbitDavid"/>
          <w:sz w:val="24"/>
          <w:rtl/>
        </w:rPr>
        <w:t xml:space="preserve">, </w:t>
      </w:r>
      <w:r w:rsidRPr="00B078C3">
        <w:rPr>
          <w:rFonts w:ascii="FontbitDavid" w:hAnsi="FontbitDavid"/>
          <w:sz w:val="24"/>
          <w:rtl/>
        </w:rPr>
        <w:t xml:space="preserve">קמ"ל</w:t>
      </w:r>
      <w:r w:rsidRPr="00B078C3">
        <w:rPr>
          <w:rFonts w:ascii="FontbitDavid" w:hAnsi="FontbitDavid"/>
          <w:sz w:val="24"/>
          <w:rtl/>
        </w:rPr>
        <w:t xml:space="preserve">.</w:t>
      </w:r>
    </w:p>
    <w:p>
      <w:pPr>
        <w:pStyle w:val="afffff8"/>
        <w:rPr>
          <w:ins w:id="90037" w:author="קלוד" w:date="2026-10-11T12:23:38Z"/>
        </w:rPr>
      </w:pPr>
      <w:ins w:id="90038" w:author="קלוד" w:date="2026-10-11T12:23:38Z">
        <w:r>
          <w:rPr>
            <w:color w:val="7B3F00"/>
          </w:rPr>
          <w:t xml:space="preserve">טועה - האם צריך ספורין לפנינו</w:t>
        </w:r>
      </w:ins>
    </w:p>
    <w:p>
      <w:pPr>
        <w:pStyle w:val="38"/>
        <w:rPr>
          <w:ins w:id="101475" w:author="מנוע מכני" w:date="2026-10-11T12:04:39Z"/>
        </w:rPr>
      </w:pPr>
      <w:r w:rsidRPr="00B078C3">
        <w:t xml:space="preserve">איני, והא </w:t>
      </w:r>
      <w:ins w:id="97675" w:author="מנוע מכני" w:date="2026-10-11T12:04:39Z">
        <w:r>
          <w:t xml:space="preserve">כשבא</w:t>
        </w:r>
      </w:ins>
      <w:del w:id="97676" w:author="מנוע מכני" w:date="2026-10-11T12:04:39Z">
        <w:r w:rsidRPr="00B078C3">
          <w:delText xml:space="preserve">כי </w:delText>
        </w:r>
        <w:r>
          <w:delText xml:space="preserve">בא</w:delText>
        </w:r>
      </w:del>
      <w:ins w:id="96295" w:author="מנוע מכני" w:date="2026-10-11T12:04:39Z"/>
      <w:del w:id="96296" w:author="מנוע מכני" w:date="2026-10-11T12:04:39Z">
        <w:r w:rsidRPr="00B078C3">
          <w:delText xml:space="preserve">אתא</w:delText>
        </w:r>
      </w:del>
      <w:r w:rsidRPr="00B078C3">
        <w:t xml:space="preserve"> רבין</w:t>
      </w:r>
      <w:del w:id="101831"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47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מתיב </w:t>
      </w:r>
      <w:r w:rsidRPr="00B078C3">
        <w:rPr>
          <w:rStyle w:val="2fb"/>
          <w:rFonts w:ascii="FontbitDavid" w:hAnsi="FontbitDavid"/>
          <w:sz w:val="24"/>
          <w:rtl/>
        </w:rPr>
        <w:t xml:space="preserve">ר' יוסי</w:t>
      </w:r>
      <w:r w:rsidRPr="00B078C3">
        <w:rPr>
          <w:rFonts w:ascii="FontbitDavid" w:hAnsi="FontbitDavid"/>
          <w:sz w:val="24"/>
          <w:rtl/>
        </w:rPr>
        <w:t xml:space="preserve"> ברבי חנינא טועה, ולא ידענא </w:t>
      </w:r>
      <w:ins w:id="96293" w:author="מנוע מכני" w:date="2026-10-11T12:04:39Z">
        <w:r>
          <w:rPr>
            <w:rFonts w:ascii="FontbitDavid" w:hAnsi="FontbitDavid"/>
            <w:sz w:val="24"/>
            <w:rtl/>
          </w:rPr>
          <w:t xml:space="preserve">מה</w:t>
        </w:r>
      </w:ins>
      <w:del w:id="9629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תיובתיה.</w:t>
      </w:r>
    </w:p>
    <w:p w:rsidR="00E403F0" w:rsidRDefault="00E403F0" w:rsidP="00E403F0">
      <w:pPr>
        <w:rPr>
          <w:rFonts w:ascii="FontbitDavid" w:hAnsi="FontbitDavid"/>
          <w:sz w:val="24"/>
          <w:rtl/>
        </w:rPr>
      </w:pPr>
      <w:r w:rsidRPr="00B078C3">
        <w:rPr>
          <w:rFonts w:ascii="FontbitDavid" w:hAnsi="FontbitDavid"/>
          <w:sz w:val="24"/>
          <w:rtl/>
        </w:rPr>
        <w:t xml:space="preserve">דקי"ל, שבוע </w:t>
      </w:r>
      <w:r>
        <w:rPr>
          <w:rFonts w:ascii="FontbitDavid" w:hAnsi="FontbitDavid" w:hint="cs"/>
          <w:sz w:val="24"/>
          <w:rtl/>
        </w:rPr>
        <w:t>ראשון שבאת לפנינו,</w:t>
      </w:r>
      <w:r w:rsidRPr="00B078C3">
        <w:rPr>
          <w:rFonts w:ascii="FontbitDavid" w:hAnsi="FontbitDavid"/>
          <w:sz w:val="24"/>
          <w:rtl/>
        </w:rPr>
        <w:t xml:space="preserve"> </w:t>
      </w:r>
      <w:r>
        <w:rPr>
          <w:rFonts w:ascii="FontbitDavid" w:hAnsi="FontbitDavid" w:hint="cs"/>
          <w:sz w:val="24"/>
          <w:rtl/>
        </w:rPr>
        <w:t xml:space="preserve">בלילה מטבילים ולא ביום </w:t>
      </w:r>
    </w:p>
    <w:p w:rsidR="00E403F0" w:rsidRDefault="00E403F0" w:rsidP="00E403F0">
      <w:pPr>
        <w:rPr>
          <w:rFonts w:ascii="FontbitDavid" w:hAnsi="FontbitDavid"/>
          <w:sz w:val="24"/>
          <w:rtl/>
        </w:rPr>
      </w:pPr>
      <w:ins w:id="97609" w:author="מנוע מכני" w:date="2026-10-11T12:04:39Z">
        <w:r>
          <w:rPr>
            <w:rFonts w:ascii="FontbitDavid" w:hAnsi="FontbitDavid"/>
            <w:sz w:val="24"/>
            <w:rtl/>
          </w:rPr>
          <w:t xml:space="preserve">ואם </w:t>
        </w:r>
      </w:ins>
      <w:del w:id="97610"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ס"ד</w:t>
      </w:r>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w:t>
      </w:r>
      <w:ins w:id="94733" w:author="מנוע מכני" w:date="2026-10-11T12:04:39Z">
        <w:r>
          <w:rPr>
            <w:rFonts w:ascii="FontbitDavid" w:hAnsi="FontbitDavid"/>
            <w:sz w:val="24"/>
            <w:rtl/>
          </w:rPr>
          <w:t xml:space="preserve">צריך</w:t>
        </w:r>
      </w:ins>
      <w:del w:id="94734"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ספורין לפנינו ביממא </w:t>
      </w:r>
      <w:ins w:id="94737" w:author="מנוע מכני" w:date="2026-10-11T12:04:39Z">
        <w:r>
          <w:rPr>
            <w:rFonts w:ascii="FontbitDavid" w:hAnsi="FontbitDavid"/>
            <w:sz w:val="24"/>
            <w:rtl/>
          </w:rPr>
          <w:t xml:space="preserve">גם</w:t>
        </w:r>
      </w:ins>
      <w:del w:id="94738"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נטבלינה, </w:t>
      </w:r>
      <w:ins w:id="96297" w:author="מנוע מכני" w:date="2026-10-11T12:04:39Z">
        <w:r>
          <w:rPr>
            <w:rFonts w:ascii="FontbitDavid" w:hAnsi="FontbitDavid"/>
            <w:sz w:val="24"/>
            <w:rtl/>
          </w:rPr>
          <w:t xml:space="preserve">שמא</w:t>
        </w:r>
      </w:ins>
      <w:del w:id="96298" w:author="מנוע מכני" w:date="2026-10-11T12:04:39Z">
        <w:r w:rsidRPr="00B078C3">
          <w:rPr>
            <w:rFonts w:ascii="FontbitDavid" w:hAnsi="FontbitDavid"/>
            <w:sz w:val="24"/>
            <w:rtl/>
          </w:rPr>
          <w:delText xml:space="preserve">דילמא</w:delText>
        </w:r>
      </w:del>
      <w:r w:rsidRPr="00B078C3">
        <w:rPr>
          <w:rFonts w:ascii="FontbitDavid" w:hAnsi="FontbitDavid"/>
          <w:sz w:val="24"/>
          <w:rtl/>
        </w:rPr>
        <w:t xml:space="preserve"> יולדת זכר בזוב היא, ועבדה לה ספורין! אלא </w:t>
      </w:r>
      <w:ins w:id="94739" w:author="מנוע מכני" w:date="2026-10-11T12:04:39Z">
        <w:r>
          <w:rPr>
            <w:rFonts w:ascii="FontbitDavid" w:hAnsi="FontbitDavid"/>
            <w:sz w:val="24"/>
            <w:rtl/>
          </w:rPr>
          <w:t xml:space="preserve">לא</w:t>
        </w:r>
      </w:ins>
      <w:del w:id="94740"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3335" w:author="מנוע מכני" w:date="2026-10-11T12:04:39Z">
        <w:r>
          <w:rPr>
            <w:rFonts w:ascii="FontbitDavid" w:hAnsi="FontbitDavid"/>
            <w:sz w:val="24"/>
            <w:rtl/>
          </w:rPr>
          <w:t xml:space="preserve">ש"מ</w:t>
        </w:r>
      </w:ins>
      <w:del w:id="93336" w:author="מנוע מכני" w:date="2026-10-11T12:04:39Z">
        <w:r w:rsidRPr="00B078C3">
          <w:rPr>
            <w:rFonts w:ascii="FontbitDavid" w:hAnsi="FontbitDavid"/>
            <w:sz w:val="24"/>
            <w:rtl/>
          </w:rPr>
          <w:delText xml:space="preserve">שמע מינה</w:delText>
        </w:r>
      </w:del>
      <w:r w:rsidRPr="00B078C3">
        <w:rPr>
          <w:rFonts w:ascii="FontbitDavid" w:hAnsi="FontbitDavid"/>
          <w:sz w:val="24"/>
          <w:rtl/>
        </w:rPr>
        <w:t xml:space="preserve"> - </w:t>
      </w:r>
      <w:ins w:id="94735" w:author="מנוע מכני" w:date="2026-10-11T12:04:39Z">
        <w:r>
          <w:rPr>
            <w:rFonts w:ascii="FontbitDavid" w:hAnsi="FontbitDavid"/>
            <w:sz w:val="24"/>
            <w:rtl/>
          </w:rPr>
          <w:t xml:space="preserve">צריך</w:t>
        </w:r>
      </w:ins>
      <w:del w:id="94736"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ספורין בפנינו! </w:t>
      </w:r>
    </w:p>
    <w:p w:rsidR="00E403F0" w:rsidRPr="00B078C3" w:rsidRDefault="00E403F0" w:rsidP="00E403F0">
      <w:pPr>
        <w:rPr>
          <w:rFonts w:ascii="FontbitDavid" w:hAnsi="FontbitDavid"/>
          <w:sz w:val="24"/>
          <w:rtl/>
        </w:rPr>
      </w:pPr>
      <w:ins w:id="94745" w:author="מנוע מכני" w:date="2026-10-11T12:04:39Z">
        <w:r>
          <w:rPr>
            <w:rFonts w:ascii="FontbitDavid" w:hAnsi="FontbitDavid"/>
            <w:sz w:val="24"/>
            <w:rtl/>
          </w:rPr>
          <w:t xml:space="preserve">ולא</w:t>
        </w:r>
      </w:ins>
      <w:del w:id="94746" w:author="מנוע מכני" w:date="2026-10-11T12:04:39Z">
        <w:r w:rsidRPr="00B078C3">
          <w:rPr>
            <w:rFonts w:ascii="FontbitDavid" w:hAnsi="FontbitDavid"/>
            <w:sz w:val="24"/>
            <w:rtl/>
          </w:rPr>
          <w:delText xml:space="preserve">ולאו</w:delText>
        </w:r>
      </w:del>
      <w:r w:rsidRPr="00B078C3">
        <w:rPr>
          <w:rFonts w:ascii="FontbitDavid" w:hAnsi="FontbitDavid"/>
          <w:sz w:val="24"/>
          <w:rtl/>
        </w:rPr>
        <w:t xml:space="preserve"> מי אוקימנא </w:t>
      </w:r>
      <w:r w:rsidRPr="00B078C3">
        <w:rPr>
          <w:rStyle w:val="2fb"/>
          <w:rFonts w:ascii="FontbitDavid" w:hAnsi="FontbitDavid"/>
          <w:sz w:val="24"/>
          <w:rtl/>
        </w:rPr>
        <w:t xml:space="preserve">כר"ע</w:t>
      </w:r>
      <w:r w:rsidRPr="00B078C3">
        <w:rPr>
          <w:rFonts w:ascii="FontbitDavid" w:hAnsi="FontbitDavid"/>
          <w:sz w:val="24"/>
          <w:rtl/>
        </w:rPr>
        <w:t xml:space="preserve"> דאמר </w:t>
      </w:r>
      <w:ins w:id="94741" w:author="מנוע מכני" w:date="2026-10-11T12:04:39Z">
        <w:r>
          <w:rPr>
            <w:rFonts w:ascii="FontbitDavid" w:hAnsi="FontbitDavid"/>
            <w:sz w:val="24"/>
            <w:rtl/>
          </w:rPr>
          <w:t xml:space="preserve">צריך</w:t>
        </w:r>
      </w:ins>
      <w:del w:id="94742"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ספורין לפנינו? </w:t>
      </w:r>
      <w:ins w:id="97257" w:author="מנוע מכני" w:date="2026-10-11T12:04:39Z">
        <w:r>
          <w:rPr>
            <w:rFonts w:ascii="FontbitDavid" w:hAnsi="FontbitDavid"/>
            <w:sz w:val="24"/>
            <w:rtl/>
          </w:rPr>
          <w:t xml:space="preserve">ומנין</w:t>
        </w:r>
      </w:ins>
      <w:del w:id="97258" w:author="מנוע מכני" w:date="2026-10-11T12:04:39Z">
        <w:r w:rsidRPr="00B078C3">
          <w:rPr>
            <w:rFonts w:ascii="FontbitDavid" w:hAnsi="FontbitDavid"/>
            <w:sz w:val="24"/>
            <w:rtl/>
          </w:rPr>
          <w:delText xml:space="preserve">ומנא</w:delText>
        </w:r>
      </w:del>
      <w:r w:rsidRPr="00B078C3">
        <w:rPr>
          <w:rFonts w:ascii="FontbitDavid" w:hAnsi="FontbitDavid"/>
          <w:sz w:val="24"/>
          <w:rtl/>
        </w:rPr>
        <w:t xml:space="preserve"> תימרא דלרבנן </w:t>
      </w:r>
      <w:r w:rsidRPr="00B078C3">
        <w:rPr>
          <w:rFonts w:ascii="FontbitDavid" w:hAnsi="FontbitDavid"/>
          <w:sz w:val="24"/>
          <w:rtl/>
        </w:rPr>
        <w:t xml:space="preserve">לא</w:t>
      </w:r>
      <w:r w:rsidRPr="00B078C3">
        <w:rPr>
          <w:rFonts w:ascii="FontbitDavid" w:hAnsi="FontbitDavid"/>
          <w:sz w:val="24"/>
          <w:rtl/>
        </w:rPr>
        <w:t xml:space="preserve"> </w:t>
      </w:r>
      <w:ins w:id="94743" w:author="מנוע מכני" w:date="2026-10-11T12:04:39Z">
        <w:r>
          <w:rPr>
            <w:rFonts w:ascii="FontbitDavid" w:hAnsi="FontbitDavid"/>
            <w:sz w:val="24"/>
            <w:rtl/>
          </w:rPr>
          <w:t xml:space="preserve">צריך</w:t>
        </w:r>
      </w:ins>
      <w:del w:id="94744"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ספורין לפנינו - </w:t>
      </w:r>
      <w:r w:rsidRPr="00B078C3">
        <w:rPr>
          <w:rFonts w:ascii="FontbitDavid" w:hAnsi="FontbitDavid"/>
          <w:sz w:val="24"/>
          <w:rtl/>
        </w:rPr>
        <w:t xml:space="preserve">דתנן</w:t>
      </w:r>
      <w:r w:rsidRPr="00B078C3">
        <w:rPr>
          <w:rFonts w:ascii="FontbitDavid" w:hAnsi="FontbitDavid"/>
          <w:sz w:val="24"/>
          <w:rtl/>
        </w:rPr>
        <w:t xml:space="preserve">:</w:t>
      </w:r>
      <w:r>
        <w:rPr>
          <w:rFonts w:ascii="FontbitDavid" w:hAnsi="FontbitDavid"/>
          <w:sz w:val="24"/>
          <w:rtl/>
        </w:rPr>
        <w:t xml:space="preserve"> טועה שאמרה יום אחד טמא ראיתי </w:t>
      </w:r>
      <w:r w:rsidRPr="00B078C3">
        <w:rPr>
          <w:rFonts w:ascii="FontbitDavid" w:hAnsi="FontbitDavid"/>
          <w:sz w:val="24"/>
          <w:rtl/>
        </w:rPr>
        <w:t xml:space="preserve">מטבילין אותה ט' טבילות, ז' לנדה </w:t>
      </w:r>
      <w:ins w:id="96299" w:author="מנוע מכני" w:date="2026-10-11T12:04:39Z">
        <w:r>
          <w:rPr>
            <w:rFonts w:ascii="FontbitDavid" w:hAnsi="FontbitDavid"/>
            <w:sz w:val="24"/>
            <w:rtl/>
          </w:rPr>
          <w:t xml:space="preserve">ושני</w:t>
        </w:r>
      </w:ins>
      <w:del w:id="96300" w:author="מנוע מכני" w:date="2026-10-11T12:04:39Z">
        <w:r w:rsidRPr="00B078C3">
          <w:rPr>
            <w:rFonts w:ascii="FontbitDavid" w:hAnsi="FontbitDavid"/>
            <w:sz w:val="24"/>
            <w:rtl/>
          </w:rPr>
          <w:delText xml:space="preserve">ותרי</w:delText>
        </w:r>
      </w:del>
      <w:r w:rsidRPr="00B078C3">
        <w:rPr>
          <w:rFonts w:ascii="FontbitDavid" w:hAnsi="FontbitDavid"/>
          <w:sz w:val="24"/>
          <w:rtl/>
        </w:rPr>
        <w:t xml:space="preserve"> לזיבה.</w:t>
      </w:r>
    </w:p>
    <w:p w:rsidR="00E403F0" w:rsidRPr="00B078C3" w:rsidRDefault="00E403F0" w:rsidP="00E403F0">
      <w:pPr>
        <w:rPr>
          <w:rFonts w:ascii="FontbitDavid" w:hAnsi="FontbitDavid"/>
          <w:sz w:val="24"/>
          <w:rtl/>
        </w:rPr>
      </w:pPr>
      <w:r w:rsidRPr="00B078C3">
        <w:rPr>
          <w:rFonts w:ascii="FontbitDavid" w:hAnsi="FontbitDavid"/>
          <w:sz w:val="24"/>
          <w:rtl/>
        </w:rPr>
        <w:t>בין השמשות טמא ראיתי - מטבילין אותה י"א טבילות.</w:t>
      </w:r>
    </w:p>
    <w:p w:rsidR="00E403F0" w:rsidRPr="00B078C3" w:rsidRDefault="00E403F0" w:rsidP="00E403F0">
      <w:pPr>
        <w:rPr>
          <w:rFonts w:ascii="FontbitDavid" w:hAnsi="FontbitDavid"/>
          <w:sz w:val="24"/>
          <w:rtl/>
        </w:rPr>
      </w:pPr>
      <w:r w:rsidRPr="00B078C3">
        <w:rPr>
          <w:rFonts w:ascii="FontbitDavid" w:hAnsi="FontbitDavid"/>
          <w:sz w:val="24"/>
          <w:rtl/>
        </w:rPr>
        <w:t xml:space="preserve">י"א </w:t>
      </w:r>
      <w:r>
        <w:rPr>
          <w:rFonts w:ascii="FontbitDavid" w:hAnsi="FontbitDavid" w:hint="cs"/>
          <w:sz w:val="24"/>
          <w:rtl/>
        </w:rPr>
        <w:t>-</w:t>
      </w:r>
      <w:r w:rsidRPr="00B078C3">
        <w:rPr>
          <w:rFonts w:ascii="FontbitDavid" w:hAnsi="FontbitDavid"/>
          <w:sz w:val="24"/>
          <w:rtl/>
        </w:rPr>
        <w:t xml:space="preserve"> </w:t>
      </w:r>
      <w:ins w:id="92757" w:author="מנוע מכני" w:date="2026-10-11T12:04:39Z">
        <w:r>
          <w:rPr>
            <w:rFonts w:ascii="FontbitDavid" w:hAnsi="FontbitDavid"/>
            <w:sz w:val="24"/>
            <w:rtl/>
          </w:rPr>
          <w:t xml:space="preserve">א"ר</w:t>
        </w:r>
      </w:ins>
      <w:del w:id="92758"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ירמיה מדפתי: כגון שבאת לפנינו בין השמשות, והויין תמני לנדה ותלת לזיבה.</w:t>
      </w:r>
    </w:p>
    <w:p w:rsidR="00E403F0" w:rsidRPr="00B078C3" w:rsidRDefault="00E403F0" w:rsidP="00E403F0">
      <w:pPr>
        <w:rPr>
          <w:rFonts w:ascii="FontbitDavid" w:hAnsi="FontbitDavid"/>
          <w:sz w:val="24"/>
          <w:rtl/>
        </w:rPr>
      </w:pPr>
      <w:r w:rsidRPr="00B078C3">
        <w:rPr>
          <w:rFonts w:ascii="FontbitDavid" w:hAnsi="FontbitDavid"/>
          <w:sz w:val="24"/>
          <w:rtl/>
        </w:rPr>
        <w:t xml:space="preserve">לא</w:t>
      </w:r>
      <w:r w:rsidRPr="00B078C3">
        <w:rPr>
          <w:rFonts w:ascii="FontbitDavid" w:hAnsi="FontbitDavid"/>
          <w:sz w:val="24"/>
          <w:rtl/>
        </w:rPr>
        <w:t xml:space="preserve"> ראיתי כל עיקר - מטבילין אותה ט"ו טבילות.</w:t>
      </w:r>
    </w:p>
    <w:p>
      <w:pPr>
        <w:pStyle w:val="38"/>
        <w:rPr>
          <w:ins w:id="101477" w:author="מנוע מכני" w:date="2026-10-11T12:04:39Z"/>
        </w:rPr>
      </w:pPr>
      <w:r w:rsidRPr="00017C1D">
        <w:t>רב</w:t>
      </w:r>
      <w:r w:rsidRPr="00017C1D">
        <w:t xml:space="preserve">א:</w:t>
      </w:r>
    </w:p>
    <w:p w:rsidR="00E403F0" w:rsidRPr="00017C1D" w:rsidRDefault="00E403F0" w:rsidP="00E403F0">
      <w:pPr>
        <w:pStyle w:val="a3"/>
        <w:rPr>
          <w:spacing w:val="-8"/>
          <w:rtl/>
        </w:rPr>
      </w:pPr>
      <w:del w:id="101478" w:author="מנוע מכני" w:date="2026-10-11T12:04:39Z">
        <w:r w:rsidRPr="00017C1D">
          <w:rPr>
            <w:spacing w:val="-8"/>
            <w:rtl/>
          </w:rPr>
          <w:delText xml:space="preserve"> </w:delText>
        </w:r>
      </w:del>
      <w:r w:rsidRPr="00017C1D">
        <w:rPr>
          <w:rFonts w:hint="cs"/>
          <w:spacing w:val="-8"/>
          <w:rtl/>
        </w:rPr>
        <w:t>כאותו דין הוא שאינו דין דנו שם, שאמרו מי שיש לו שור ירעה יום אחד שאין לו ירעה שני ימים</w:t>
      </w:r>
      <w:r w:rsidRPr="00017C1D">
        <w:rPr>
          <w:spacing w:val="-8"/>
          <w:rtl/>
        </w:rPr>
        <w:t>.</w:t>
      </w:r>
    </w:p>
    <w:p w:rsidR="00E403F0" w:rsidRPr="00B078C3" w:rsidRDefault="00E403F0" w:rsidP="00E403F0">
      <w:pPr>
        <w:rPr>
          <w:rFonts w:ascii="FontbitDavid" w:hAnsi="FontbitDavid"/>
          <w:sz w:val="24"/>
          <w:rtl/>
        </w:rPr>
      </w:pPr>
      <w:r>
        <w:rPr>
          <w:rFonts w:ascii="FontbitDavid" w:hAnsi="FontbitDavid" w:hint="cs"/>
          <w:sz w:val="24"/>
          <w:rtl/>
        </w:rPr>
        <w:t>נזדמן להם יתום בן אלמנה נתנו לו שור הלך ושחטו</w:t>
      </w:r>
      <w:r w:rsidRPr="00B078C3">
        <w:rPr>
          <w:rFonts w:ascii="FontbitDavid" w:hAnsi="FontbitDavid"/>
          <w:sz w:val="24"/>
          <w:rtl/>
        </w:rPr>
        <w:t xml:space="preserve">, </w:t>
      </w:r>
      <w:r>
        <w:rPr>
          <w:rFonts w:ascii="FontbitDavid" w:hAnsi="FontbitDavid" w:hint="cs"/>
          <w:sz w:val="24"/>
          <w:rtl/>
        </w:rPr>
        <w:t xml:space="preserve">א"ל</w:t>
      </w:r>
      <w:r>
        <w:rPr>
          <w:rFonts w:ascii="FontbitDavid" w:hAnsi="FontbitDavid" w:hint="cs"/>
          <w:sz w:val="24"/>
          <w:rtl/>
        </w:rPr>
        <w:t xml:space="preserve"> דיש לו שור יקח חד </w:t>
      </w:r>
      <w:r w:rsidRPr="00B078C3">
        <w:rPr>
          <w:rFonts w:ascii="FontbitDavid" w:hAnsi="FontbitDavid"/>
          <w:sz w:val="24"/>
          <w:rtl/>
        </w:rPr>
        <w:t xml:space="preserve">משכא, </w:t>
      </w:r>
      <w:ins w:id="96303" w:author="מנוע מכני" w:date="2026-10-11T12:04:39Z">
        <w:r>
          <w:rPr>
            <w:rFonts w:ascii="FontbitDavid" w:hAnsi="FontbitDavid"/>
            <w:sz w:val="24"/>
            <w:rtl/>
          </w:rPr>
          <w:t xml:space="preserve">דאין</w:t>
        </w:r>
      </w:ins>
      <w:del w:id="96304" w:author="מנוע מכני" w:date="2026-10-11T12:04:39Z">
        <w:r w:rsidRPr="00B078C3">
          <w:rPr>
            <w:rFonts w:ascii="FontbitDavid" w:hAnsi="FontbitDavid"/>
            <w:sz w:val="24"/>
            <w:rtl/>
          </w:rPr>
          <w:delText xml:space="preserve">דלית</w:delText>
        </w:r>
      </w:del>
      <w:r w:rsidRPr="00B078C3">
        <w:rPr>
          <w:rFonts w:ascii="FontbitDavid" w:hAnsi="FontbitDavid"/>
          <w:sz w:val="24"/>
          <w:rtl/>
        </w:rPr>
        <w:t xml:space="preserve"> </w:t>
      </w:r>
      <w:ins w:id="96301" w:author="מנוע מכני" w:date="2026-10-11T12:04:39Z">
        <w:r>
          <w:rPr>
            <w:rFonts w:ascii="FontbitDavid" w:hAnsi="FontbitDavid"/>
            <w:sz w:val="24"/>
            <w:rtl/>
          </w:rPr>
          <w:t xml:space="preserve">לו</w:t>
        </w:r>
      </w:ins>
      <w:del w:id="96302"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תורא - לשקול </w:t>
      </w:r>
      <w:ins w:id="96305" w:author="מנוע מכני" w:date="2026-10-11T12:04:39Z">
        <w:r>
          <w:rPr>
            <w:rFonts w:ascii="FontbitDavid" w:hAnsi="FontbitDavid"/>
            <w:sz w:val="24"/>
            <w:rtl/>
          </w:rPr>
          <w:t xml:space="preserve">שני</w:t>
        </w:r>
      </w:ins>
      <w:del w:id="96306" w:author="מנוע מכני" w:date="2026-10-11T12:04:39Z">
        <w:r w:rsidRPr="00B078C3">
          <w:rPr>
            <w:rFonts w:ascii="FontbitDavid" w:hAnsi="FontbitDavid"/>
            <w:sz w:val="24"/>
            <w:rtl/>
          </w:rPr>
          <w:delText xml:space="preserve">תרי</w:delText>
        </w:r>
      </w:del>
      <w:r w:rsidRPr="00B078C3">
        <w:rPr>
          <w:rFonts w:ascii="FontbitDavid" w:hAnsi="FontbitDavid"/>
          <w:sz w:val="24"/>
          <w:rtl/>
        </w:rPr>
        <w:t xml:space="preserve"> משכי.</w:t>
      </w:r>
    </w:p>
    <w:p>
      <w:pPr>
        <w:pStyle w:val="38"/>
        <w:rPr>
          <w:ins w:id="101479" w:author="מנוע מכני" w:date="2026-10-11T12:04:39Z"/>
        </w:rPr>
      </w:pPr>
      <w:ins w:id="94747" w:author="מנוע מכני" w:date="2026-10-11T12:04:39Z">
        <w:r>
          <w:t xml:space="preserve">אמרו</w:t>
        </w:r>
      </w:ins>
      <w:del w:id="94748" w:author="מנוע מכני" w:date="2026-10-11T12:04:39Z">
        <w:r w:rsidRPr="00B078C3">
          <w:delText xml:space="preserve">אמרי</w:delText>
        </w:r>
      </w:del>
      <w:r w:rsidRPr="00B078C3">
        <w:t xml:space="preserve"> </w:t>
      </w:r>
      <w:ins w:id="96307" w:author="מנוע מכני" w:date="2026-10-11T12:04:39Z">
        <w:r>
          <w:t xml:space="preserve">לו</w:t>
        </w:r>
      </w:ins>
      <w:del w:id="96308" w:author="מנוע מכני" w:date="2026-10-11T12:04:39Z">
        <w:r w:rsidRPr="00B078C3">
          <w:delText xml:space="preserve">ליה</w:delText>
        </w:r>
      </w:del>
      <w:r w:rsidRPr="00B078C3">
        <w:t xml:space="preserve">:</w:t>
      </w:r>
    </w:p>
    <w:p w:rsidR="00E403F0" w:rsidRPr="00B078C3" w:rsidRDefault="00E403F0" w:rsidP="00E403F0">
      <w:pPr>
        <w:rPr>
          <w:rFonts w:ascii="FontbitDavid" w:hAnsi="FontbitDavid"/>
          <w:sz w:val="24"/>
          <w:rtl/>
        </w:rPr>
      </w:pPr>
      <w:del w:id="101480" w:author="מנוע מכני" w:date="2026-10-11T12:04:39Z">
        <w:r w:rsidRPr="00B078C3">
          <w:rPr>
            <w:rFonts w:ascii="FontbitDavid" w:hAnsi="FontbitDavid"/>
            <w:sz w:val="24"/>
            <w:rtl/>
          </w:rPr>
          <w:delText xml:space="preserve"> </w:delText>
        </w:r>
      </w:del>
      <w:ins w:id="96309" w:author="מנוע מכני" w:date="2026-10-11T12:04:39Z">
        <w:r>
          <w:rPr>
            <w:rFonts w:ascii="FontbitDavid" w:hAnsi="FontbitDavid"/>
            <w:sz w:val="24"/>
            <w:rtl/>
          </w:rPr>
          <w:t xml:space="preserve">מה</w:t>
        </w:r>
      </w:ins>
      <w:del w:id="96310"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6311" w:author="מנוע מכני" w:date="2026-10-11T12:04:39Z">
        <w:r>
          <w:rPr>
            <w:rFonts w:ascii="FontbitDavid" w:hAnsi="FontbitDavid"/>
            <w:sz w:val="24"/>
            <w:rtl/>
          </w:rPr>
          <w:t xml:space="preserve">זה</w:t>
        </w:r>
      </w:ins>
      <w:del w:id="96312"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w:t>
      </w:r>
      <w:ins w:id="97259" w:author="מנוע מכני" w:date="2026-10-11T12:04:39Z">
        <w:r>
          <w:rPr>
            <w:rFonts w:ascii="FontbitDavid" w:hAnsi="FontbitDavid"/>
            <w:sz w:val="24"/>
            <w:rtl/>
          </w:rPr>
          <w:t xml:space="preserve">דאתה אומר</w:t>
        </w:r>
      </w:ins>
      <w:del w:id="97260" w:author="מנוע מכני" w:date="2026-10-11T12:04:39Z">
        <w:r w:rsidRPr="00B078C3">
          <w:rPr>
            <w:rFonts w:ascii="FontbitDavid" w:hAnsi="FontbitDavid"/>
            <w:sz w:val="24"/>
            <w:rtl/>
          </w:rPr>
          <w:delText xml:space="preserve">דקאמרת</w:delText>
        </w:r>
      </w:del>
      <w:r w:rsidRPr="00B078C3">
        <w:rPr>
          <w:rFonts w:ascii="FontbitDavid" w:hAnsi="FontbitDavid"/>
          <w:sz w:val="24"/>
          <w:rtl/>
        </w:rPr>
        <w:t xml:space="preserve">? </w:t>
      </w:r>
      <w:r w:rsidRPr="00B078C3">
        <w:rPr>
          <w:rFonts w:ascii="FontbitDavid" w:hAnsi="FontbitDavid"/>
          <w:sz w:val="24"/>
          <w:rtl/>
        </w:rPr>
        <w:t xml:space="preserve">אמר</w:t>
      </w:r>
      <w:r w:rsidRPr="00B078C3">
        <w:rPr>
          <w:rFonts w:ascii="FontbitDavid" w:hAnsi="FontbitDavid"/>
          <w:sz w:val="24"/>
          <w:rtl/>
        </w:rPr>
        <w:t xml:space="preserve"> </w:t>
      </w:r>
      <w:ins w:id="97063" w:author="מנוע מכני" w:date="2026-10-11T12:04:39Z">
        <w:r>
          <w:rPr>
            <w:rFonts w:ascii="FontbitDavid" w:hAnsi="FontbitDavid"/>
            <w:sz w:val="24"/>
            <w:rtl/>
          </w:rPr>
          <w:t xml:space="preserve">להם</w:t>
        </w:r>
      </w:ins>
      <w:del w:id="97064" w:author="מנוע מכני" w:date="2026-10-11T12:04:39Z">
        <w:r w:rsidRPr="00B078C3">
          <w:rPr>
            <w:rFonts w:ascii="FontbitDavid" w:hAnsi="FontbitDavid"/>
            <w:sz w:val="24"/>
            <w:rtl/>
          </w:rPr>
          <w:delText xml:space="preserve">להו</w:delText>
        </w:r>
      </w:del>
      <w:r w:rsidRPr="00B078C3">
        <w:rPr>
          <w:rFonts w:ascii="FontbitDavid" w:hAnsi="FontbitDavid"/>
          <w:sz w:val="24"/>
          <w:rtl/>
        </w:rPr>
        <w:t xml:space="preserve">: סוף דינא כתחלת דינא</w:t>
      </w:r>
      <w:ins w:id="96973" w:author="מנוע מכני" w:date="2026-10-11T12:04:39Z">
        <w:r>
          <w:rPr>
            <w:rFonts w:ascii="FontbitDavid" w:hAnsi="FontbitDavid"/>
            <w:sz w:val="24"/>
            <w:rtl/>
          </w:rPr>
          <w:t xml:space="preserve">,</w:t>
        </w:r>
      </w:ins>
      <w:del w:id="96974" w:author="מנוע מכני" w:date="2026-10-11T12:04:39Z">
        <w:r w:rsidRPr="00B078C3">
          <w:rPr>
            <w:rFonts w:ascii="FontbitDavid" w:hAnsi="FontbitDavid"/>
            <w:sz w:val="24"/>
            <w:rtl/>
          </w:rPr>
          <w:delText xml:space="preserve">;</w:delText>
        </w:r>
      </w:del>
    </w:p>
    <w:p w:rsidR="00E403F0" w:rsidRDefault="00E403F0" w:rsidP="00E403F0">
      <w:pPr>
        <w:rPr>
          <w:rFonts w:ascii="FontbitDavid" w:hAnsi="FontbitDavid"/>
          <w:sz w:val="24"/>
          <w:rtl/>
        </w:rPr>
      </w:pPr>
      <w:r w:rsidRPr="00B078C3">
        <w:rPr>
          <w:rFonts w:ascii="FontbitDavid" w:hAnsi="FontbitDavid"/>
          <w:sz w:val="24"/>
          <w:rtl/>
        </w:rPr>
        <w:t xml:space="preserve">תחלת דינא </w:t>
      </w:r>
      <w:r>
        <w:rPr>
          <w:rFonts w:ascii="FontbitDavid" w:hAnsi="FontbitDavid" w:hint="cs"/>
          <w:sz w:val="24"/>
          <w:rtl/>
        </w:rPr>
        <w:t>מי שאין לו עדיף</w:t>
      </w:r>
      <w:r w:rsidRPr="00B078C3">
        <w:rPr>
          <w:rFonts w:ascii="FontbitDavid" w:hAnsi="FontbitDavid"/>
          <w:sz w:val="24"/>
          <w:rtl/>
        </w:rPr>
        <w:t xml:space="preserve">? סוף דינא </w:t>
      </w:r>
      <w:ins w:id="94751" w:author="מנוע מכני" w:date="2026-10-11T12:04:39Z">
        <w:r>
          <w:rPr>
            <w:rFonts w:ascii="FontbitDavid" w:hAnsi="FontbitDavid"/>
            <w:sz w:val="24"/>
            <w:rtl/>
          </w:rPr>
          <w:t xml:space="preserve">גם</w:t>
        </w:r>
      </w:ins>
      <w:del w:id="9475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 מאן </w:t>
      </w:r>
      <w:ins w:id="96315" w:author="מנוע מכני" w:date="2026-10-11T12:04:39Z">
        <w:r>
          <w:rPr>
            <w:rFonts w:ascii="FontbitDavid" w:hAnsi="FontbitDavid"/>
            <w:sz w:val="24"/>
            <w:rtl/>
          </w:rPr>
          <w:t xml:space="preserve">דאין</w:t>
        </w:r>
      </w:ins>
      <w:del w:id="96316" w:author="מנוע מכני" w:date="2026-10-11T12:04:39Z">
        <w:r w:rsidRPr="00B078C3">
          <w:rPr>
            <w:rFonts w:ascii="FontbitDavid" w:hAnsi="FontbitDavid"/>
            <w:sz w:val="24"/>
            <w:rtl/>
          </w:rPr>
          <w:delText xml:space="preserve">דלית</w:delText>
        </w:r>
      </w:del>
      <w:r w:rsidRPr="00B078C3">
        <w:rPr>
          <w:rFonts w:ascii="FontbitDavid" w:hAnsi="FontbitDavid"/>
          <w:sz w:val="24"/>
          <w:rtl/>
        </w:rPr>
        <w:t xml:space="preserve"> </w:t>
      </w:r>
      <w:ins w:id="96313" w:author="מנוע מכני" w:date="2026-10-11T12:04:39Z">
        <w:r>
          <w:rPr>
            <w:rFonts w:ascii="FontbitDavid" w:hAnsi="FontbitDavid"/>
            <w:sz w:val="24"/>
            <w:rtl/>
          </w:rPr>
          <w:t xml:space="preserve">לו</w:t>
        </w:r>
      </w:ins>
      <w:del w:id="96314"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עדיף! </w:t>
      </w:r>
      <w:ins w:id="94749" w:author="מנוע מכני" w:date="2026-10-11T12:04:39Z">
        <w:r>
          <w:rPr>
            <w:rFonts w:ascii="FontbitDavid" w:hAnsi="FontbitDavid"/>
            <w:sz w:val="24"/>
            <w:rtl/>
          </w:rPr>
          <w:t xml:space="preserve">כאן</w:t>
        </w:r>
      </w:ins>
      <w:del w:id="94750" w:author="מנוע מכני" w:date="2026-10-11T12:04:39Z">
        <w:r w:rsidRPr="00B078C3">
          <w:rPr>
            <w:rFonts w:ascii="FontbitDavid" w:hAnsi="FontbitDavid"/>
            <w:sz w:val="24"/>
            <w:rtl/>
          </w:rPr>
          <w:delText xml:space="preserve">הכא</w:delText>
        </w:r>
      </w:del>
      <w:r w:rsidRPr="00B078C3">
        <w:rPr>
          <w:rFonts w:ascii="FontbitDavid" w:hAnsi="FontbitDavid"/>
          <w:sz w:val="24"/>
          <w:rtl/>
        </w:rPr>
        <w:t xml:space="preserve"> </w:t>
      </w:r>
      <w:ins w:id="94753" w:author="מנוע מכני" w:date="2026-10-11T12:04:39Z">
        <w:r>
          <w:rPr>
            <w:rFonts w:ascii="FontbitDavid" w:hAnsi="FontbitDavid"/>
            <w:sz w:val="24"/>
            <w:rtl/>
          </w:rPr>
          <w:t xml:space="preserve">גם</w:t>
        </w:r>
      </w:ins>
      <w:del w:id="94754"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w:t>
      </w:r>
    </w:p>
    <w:p w:rsidR="00E403F0" w:rsidRDefault="00E403F0" w:rsidP="00E403F0">
      <w:pPr>
        <w:rPr>
          <w:rFonts w:ascii="FontbitDavid" w:hAnsi="FontbitDavid"/>
          <w:sz w:val="24"/>
          <w:rtl/>
        </w:rPr>
      </w:pPr>
      <w:r w:rsidRPr="00B078C3">
        <w:rPr>
          <w:rFonts w:ascii="FontbitDavid" w:hAnsi="FontbitDavid"/>
          <w:sz w:val="24"/>
          <w:rtl/>
        </w:rPr>
        <w:t xml:space="preserve">ומה </w:t>
      </w:r>
      <w:ins w:id="94755" w:author="מנוע מכני" w:date="2026-10-11T12:04:39Z">
        <w:r>
          <w:rPr>
            <w:rFonts w:ascii="FontbitDavid" w:hAnsi="FontbitDavid"/>
            <w:sz w:val="24"/>
            <w:rtl/>
          </w:rPr>
          <w:t xml:space="preserve">מקום</w:t>
        </w:r>
      </w:ins>
      <w:del w:id="94756"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דאמרה ראיתי - סגי לה </w:t>
      </w:r>
      <w:ins w:id="97611" w:author="מנוע מכני" w:date="2026-10-11T12:04:39Z">
        <w:r>
          <w:rPr>
            <w:rFonts w:ascii="FontbitDavid" w:hAnsi="FontbitDavid"/>
            <w:sz w:val="24"/>
            <w:rtl/>
          </w:rPr>
          <w:t xml:space="preserve">אם </w:t>
        </w:r>
      </w:ins>
      <w:del w:id="97612"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בתשע טבילות </w:t>
      </w:r>
      <w:ins w:id="97613" w:author="מנוע מכני" w:date="2026-10-11T12:04:39Z">
        <w:r>
          <w:rPr>
            <w:rFonts w:ascii="FontbitDavid" w:hAnsi="FontbitDavid"/>
            <w:sz w:val="24"/>
            <w:rtl/>
          </w:rPr>
          <w:t xml:space="preserve">אם </w:t>
        </w:r>
      </w:ins>
      <w:del w:id="97614"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בי"א טבילות, </w:t>
      </w:r>
      <w:ins w:id="94757" w:author="מנוע מכני" w:date="2026-10-11T12:04:39Z">
        <w:r>
          <w:rPr>
            <w:rFonts w:ascii="FontbitDavid" w:hAnsi="FontbitDavid"/>
            <w:sz w:val="24"/>
            <w:rtl/>
          </w:rPr>
          <w:t xml:space="preserve">מקום</w:t>
        </w:r>
      </w:ins>
      <w:del w:id="94758"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דקאמרה </w:t>
      </w:r>
      <w:ins w:id="98587" w:author="מנוע מכני" w:date="2026-10-11T12:04:39Z">
        <w:r>
          <w:rPr>
            <w:rFonts w:ascii="FontbitDavid" w:hAnsi="FontbitDavid"/>
            <w:sz w:val="24"/>
            <w:rtl/>
          </w:rPr>
          <w:t xml:space="preserve">היא</w:t>
        </w:r>
      </w:ins>
      <w:del w:id="98588" w:author="מנוע מכני" w:date="2026-10-11T12:04:39Z">
        <w:r w:rsidRPr="00B078C3">
          <w:rPr>
            <w:rFonts w:ascii="FontbitDavid" w:hAnsi="FontbitDavid"/>
            <w:sz w:val="24"/>
            <w:rtl/>
          </w:rPr>
          <w:delText xml:space="preserve">איהי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ראיתי בעיא חמש עשרה טבילות? </w:t>
      </w:r>
    </w:p>
    <w:p>
      <w:pPr>
        <w:pStyle w:val="38"/>
        <w:rPr>
          <w:ins w:id="101481" w:author="מנוע מכני" w:date="2026-10-11T12:04:39Z"/>
        </w:rPr>
      </w:pPr>
      <w:r w:rsidRPr="00B078C3">
        <w:t xml:space="preserve">אלא אימא </w:t>
      </w:r>
      <w:ins w:id="96317" w:author="מנוע מכני" w:date="2026-10-11T12:04:39Z">
        <w:r>
          <w:t xml:space="preserve">כך</w:t>
        </w:r>
      </w:ins>
      <w:del w:id="96318" w:author="מנוע מכני" w:date="2026-10-11T12:04:39Z">
        <w:r w:rsidRPr="00B078C3">
          <w:delText xml:space="preserve">הכי</w:delText>
        </w:r>
      </w:del>
      <w:r w:rsidRPr="00B078C3">
        <w:t xml:space="preserve">:</w:t>
      </w:r>
    </w:p>
    <w:p w:rsidR="00E403F0" w:rsidRPr="00B078C3" w:rsidRDefault="00E403F0" w:rsidP="00E403F0">
      <w:pPr>
        <w:rPr>
          <w:rFonts w:ascii="FontbitDavid" w:hAnsi="FontbitDavid"/>
          <w:sz w:val="24"/>
          <w:rtl/>
        </w:rPr>
      </w:pPr>
      <w:del w:id="101482" w:author="מנוע מכני" w:date="2026-10-11T12:04:39Z">
        <w:r w:rsidRPr="00B078C3">
          <w:rPr>
            <w:rFonts w:ascii="FontbitDavid" w:hAnsi="FontbitDavid"/>
            <w:sz w:val="24"/>
            <w:rtl/>
          </w:rPr>
          <w:delText xml:space="preserve"> </w:delText>
        </w:r>
      </w:del>
      <w:r w:rsidRPr="0069497F">
        <w:rPr>
          <w:rFonts w:ascii="FontbitDavid" w:hAnsi="FontbitDavid"/>
          <w:b/>
          <w:bCs/>
          <w:sz w:val="24"/>
          <w:rtl/>
        </w:rPr>
        <w:t>ראיתי ואיני יודע כמה ראיתי,</w:t>
      </w:r>
      <w:r w:rsidRPr="00B078C3">
        <w:rPr>
          <w:rFonts w:ascii="FontbitDavid" w:hAnsi="FontbitDavid"/>
          <w:sz w:val="24"/>
          <w:rtl/>
        </w:rPr>
        <w:t xml:space="preserve"> </w:t>
      </w:r>
      <w:ins w:id="97615" w:author="מנוע מכני" w:date="2026-10-11T12:04:39Z">
        <w:r>
          <w:rPr>
            <w:rFonts w:ascii="FontbitDavid" w:hAnsi="FontbitDavid"/>
            <w:sz w:val="24"/>
            <w:rtl/>
          </w:rPr>
          <w:t xml:space="preserve">אם </w:t>
        </w:r>
      </w:ins>
      <w:del w:id="97616" w:author="מנוע מכני" w:date="2026-10-11T12:04:39Z">
        <w:r w:rsidRPr="00B078C3">
          <w:rPr>
            <w:rFonts w:ascii="FontbitDavid" w:hAnsi="FontbitDavid"/>
            <w:sz w:val="24"/>
            <w:rtl/>
          </w:rPr>
          <w:delText xml:space="preserve">אי </w:delText>
        </w:r>
      </w:del>
      <w:r w:rsidRPr="00B078C3">
        <w:rPr>
          <w:rFonts w:ascii="FontbitDavid" w:hAnsi="FontbitDavid"/>
          <w:sz w:val="24"/>
          <w:rtl/>
        </w:rPr>
        <w:t xml:space="preserve">בימי נדה ראיתי או בימי זיבה ראיתי - מטבילין אותה ט"ו טבילות.</w:t>
      </w:r>
    </w:p>
    <w:p w:rsidR="00E403F0" w:rsidRDefault="00E403F0" w:rsidP="00E403F0">
      <w:pPr>
        <w:pStyle w:val="afff3"/>
        <w:framePr w:wrap="around"/>
        <w:rPr>
          <w:rtl/>
        </w:rPr>
      </w:pPr>
      <w:r>
        <w:rPr>
          <w:rFonts w:hint="cs"/>
          <w:rtl/>
        </w:rPr>
        <w:t>סט:</w:t>
      </w:r>
    </w:p>
    <w:p w:rsidR="00E403F0" w:rsidRPr="00017C1D" w:rsidRDefault="00E403F0" w:rsidP="00E403F0">
      <w:pPr>
        <w:rPr>
          <w:rFonts w:ascii="FontbitDavid" w:hAnsi="FontbitDavid"/>
          <w:spacing w:val="-4"/>
          <w:sz w:val="24"/>
          <w:rtl/>
        </w:rPr>
      </w:pPr>
      <w:r w:rsidRPr="00017C1D">
        <w:rPr>
          <w:rFonts w:ascii="FontbitDavid" w:hAnsi="FontbitDavid" w:hint="cs"/>
          <w:spacing w:val="-4"/>
          <w:sz w:val="24"/>
          <w:rtl/>
        </w:rPr>
        <w:t xml:space="preserve">בא לפנינו ביום </w:t>
      </w:r>
      <w:ins w:id="90319" w:author="Claude - סמנטי" w:date="2026-10-11T12:19:29Z">
        <w:r>
          <w:rPr>
            <w:rFonts w:ascii="FontbitDavid" w:hAnsi="FontbitDavid"/>
            <w:spacing w:val="-4"/>
            <w:sz w:val="24"/>
            <w:rtl/>
          </w:rPr>
          <w:t xml:space="preserve">נותנים</w:t>
        </w:r>
      </w:ins>
      <w:del w:id="90320" w:author="Claude - סמנטי" w:date="2026-10-11T12:19:29Z">
        <w:r w:rsidRPr="00017C1D">
          <w:rPr>
            <w:rFonts w:ascii="FontbitDavid" w:hAnsi="FontbitDavid"/>
            <w:spacing w:val="-4"/>
            <w:sz w:val="24"/>
            <w:rtl/>
          </w:rPr>
          <w:delText xml:space="preserve">יהבינן</w:delText>
        </w:r>
      </w:del>
      <w:r w:rsidRPr="00017C1D">
        <w:rPr>
          <w:rFonts w:ascii="FontbitDavid" w:hAnsi="FontbitDavid"/>
          <w:spacing w:val="-4"/>
          <w:sz w:val="24"/>
          <w:rtl/>
        </w:rPr>
        <w:t xml:space="preserve"> לה שב</w:t>
      </w:r>
      <w:r w:rsidRPr="00017C1D">
        <w:rPr>
          <w:rFonts w:ascii="FontbitDavid" w:hAnsi="FontbitDavid" w:hint="cs"/>
          <w:spacing w:val="-4"/>
          <w:sz w:val="24"/>
          <w:rtl/>
        </w:rPr>
        <w:t>ע</w:t>
      </w:r>
      <w:r w:rsidRPr="00017C1D">
        <w:rPr>
          <w:rFonts w:ascii="FontbitDavid" w:hAnsi="FontbitDavid"/>
          <w:spacing w:val="-4"/>
          <w:sz w:val="24"/>
          <w:rtl/>
        </w:rPr>
        <w:t xml:space="preserve"> לנדה ותמני לזיבה, </w:t>
      </w:r>
      <w:r w:rsidRPr="00017C1D">
        <w:rPr>
          <w:rFonts w:ascii="FontbitDavid" w:hAnsi="FontbitDavid" w:hint="cs"/>
          <w:spacing w:val="-4"/>
          <w:sz w:val="24"/>
          <w:rtl/>
        </w:rPr>
        <w:t>באה לפנינו בלילה נותנים לה ז'</w:t>
      </w:r>
      <w:r w:rsidRPr="00017C1D">
        <w:rPr>
          <w:rFonts w:ascii="FontbitDavid" w:hAnsi="FontbitDavid"/>
          <w:spacing w:val="-4"/>
          <w:sz w:val="24"/>
          <w:rtl/>
        </w:rPr>
        <w:t xml:space="preserve"> לנדה ו</w:t>
      </w:r>
      <w:r w:rsidRPr="00017C1D">
        <w:rPr>
          <w:rFonts w:ascii="FontbitDavid" w:hAnsi="FontbitDavid" w:hint="cs"/>
          <w:spacing w:val="-4"/>
          <w:sz w:val="24"/>
          <w:rtl/>
        </w:rPr>
        <w:t xml:space="preserve">ח' </w:t>
      </w:r>
      <w:r w:rsidRPr="00017C1D">
        <w:rPr>
          <w:rFonts w:ascii="FontbitDavid" w:hAnsi="FontbitDavid"/>
          <w:spacing w:val="-4"/>
          <w:sz w:val="24"/>
          <w:rtl/>
        </w:rPr>
        <w:t>לזיבה.</w:t>
      </w:r>
    </w:p>
    <w:p w:rsidR="00E403F0" w:rsidRPr="00B078C3" w:rsidRDefault="00E403F0" w:rsidP="00E403F0">
      <w:pPr>
        <w:rPr>
          <w:rFonts w:ascii="FontbitDavid" w:hAnsi="FontbitDavid"/>
          <w:sz w:val="24"/>
          <w:rtl/>
        </w:rPr>
      </w:pPr>
      <w:ins w:id="90321" w:author="Claude - סמנטי" w:date="2026-10-11T12:19:29Z">
        <w:r>
          <w:rPr>
            <w:rFonts w:ascii="FontbitDavid" w:hAnsi="FontbitDavid"/>
            <w:sz w:val="24"/>
            <w:rtl/>
          </w:rPr>
          <w:t xml:space="preserve">בלילות</w:t>
        </w:r>
      </w:ins>
      <w:del w:id="90322" w:author="Claude - סמנטי" w:date="2026-10-11T12:19:29Z">
        <w:r w:rsidRPr="00B078C3">
          <w:rPr>
            <w:rFonts w:ascii="FontbitDavid" w:hAnsi="FontbitDavid"/>
            <w:sz w:val="24"/>
            <w:rtl/>
          </w:rPr>
          <w:delText xml:space="preserve">בלילותא</w:delText>
        </w:r>
      </w:del>
      <w:r w:rsidRPr="00B078C3">
        <w:rPr>
          <w:rFonts w:ascii="FontbitDavid" w:hAnsi="FontbitDavid"/>
          <w:sz w:val="24"/>
          <w:rtl/>
        </w:rPr>
        <w:t xml:space="preserve">, תמני לנדה בעי! זיבה דפסיקא </w:t>
      </w:r>
      <w:ins w:id="96319" w:author="מנוע מכני" w:date="2026-10-11T12:04:39Z">
        <w:r>
          <w:rPr>
            <w:rFonts w:ascii="FontbitDavid" w:hAnsi="FontbitDavid"/>
            <w:sz w:val="24"/>
            <w:rtl/>
          </w:rPr>
          <w:t xml:space="preserve">לו</w:t>
        </w:r>
      </w:ins>
      <w:del w:id="96320"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w:t>
      </w:r>
      <w:ins w:id="92759" w:author="מנוע מכני" w:date="2026-10-11T12:04:39Z">
        <w:r>
          <w:rPr>
            <w:rFonts w:ascii="FontbitDavid" w:hAnsi="FontbitDavid" w:hint="cs"/>
            <w:sz w:val="24"/>
            <w:rtl/>
          </w:rPr>
          <w:t xml:space="preserve">ל"ש</w:t>
        </w:r>
      </w:ins>
      <w:del w:id="92760" w:author="מנוע מכני" w:date="2026-10-11T12:04:39Z">
        <w:r>
          <w:rPr>
            <w:rFonts w:ascii="FontbitDavid" w:hAnsi="FontbitDavid" w:hint="cs"/>
            <w:sz w:val="24"/>
            <w:rtl/>
          </w:rPr>
          <w:delText xml:space="preserve">ל''ש</w:delText>
        </w:r>
      </w:del>
      <w:r>
        <w:rPr>
          <w:rFonts w:ascii="FontbitDavid" w:hAnsi="FontbitDavid" w:hint="cs"/>
          <w:sz w:val="24"/>
          <w:rtl/>
        </w:rPr>
        <w:t xml:space="preserve"> </w:t>
      </w:r>
      <w:ins w:id="97617" w:author="מנוע מכני" w:date="2026-10-11T12:04:39Z">
        <w:r>
          <w:rPr>
            <w:rFonts w:ascii="FontbitDavid" w:hAnsi="FontbitDavid" w:hint="cs"/>
            <w:sz w:val="24"/>
            <w:rtl/>
          </w:rPr>
          <w:t xml:space="preserve">אם </w:t>
        </w:r>
      </w:ins>
      <w:del w:id="97618" w:author="מנוע מכני" w:date="2026-10-11T12:04:39Z">
        <w:r>
          <w:rPr>
            <w:rFonts w:ascii="FontbitDavid" w:hAnsi="FontbitDavid" w:hint="cs"/>
            <w:sz w:val="24"/>
            <w:rtl/>
          </w:rPr>
          <w:delText xml:space="preserve">אי </w:delText>
        </w:r>
      </w:del>
      <w:r>
        <w:rPr>
          <w:rFonts w:ascii="FontbitDavid" w:hAnsi="FontbitDavid" w:hint="cs"/>
          <w:sz w:val="24"/>
          <w:rtl/>
        </w:rPr>
        <w:t xml:space="preserve">מגיעה ביום או בלילה חשיב לה </w:t>
      </w:r>
    </w:p>
    <w:p w:rsidR="00E403F0" w:rsidRDefault="00E403F0" w:rsidP="00E403F0">
      <w:pPr>
        <w:rPr>
          <w:rFonts w:ascii="FontbitDavid" w:hAnsi="FontbitDavid"/>
          <w:sz w:val="24"/>
          <w:rtl/>
        </w:rPr>
      </w:pPr>
      <w:r w:rsidRPr="00B078C3">
        <w:rPr>
          <w:rFonts w:ascii="FontbitDavid" w:hAnsi="FontbitDavid"/>
          <w:sz w:val="24"/>
          <w:rtl/>
        </w:rPr>
        <w:t>נדה דלא פ</w:t>
      </w:r>
      <w:r>
        <w:rPr>
          <w:rFonts w:ascii="FontbitDavid" w:hAnsi="FontbitDavid"/>
          <w:sz w:val="24"/>
          <w:rtl/>
        </w:rPr>
        <w:t xml:space="preserve">סיקא </w:t>
      </w:r>
      <w:ins w:id="96321" w:author="מנוע מכני" w:date="2026-10-11T12:04:39Z">
        <w:r>
          <w:rPr>
            <w:rFonts w:ascii="FontbitDavid" w:hAnsi="FontbitDavid"/>
            <w:sz w:val="24"/>
            <w:rtl/>
          </w:rPr>
          <w:t xml:space="preserve">לו</w:t>
        </w:r>
      </w:ins>
      <w:del w:id="96322" w:author="מנוע מכני" w:date="2026-10-11T12:04:39Z">
        <w:r>
          <w:rPr>
            <w:rFonts w:ascii="FontbitDavid" w:hAnsi="FontbitDavid"/>
            <w:sz w:val="24"/>
            <w:rtl/>
          </w:rPr>
          <w:delText xml:space="preserve">ליה</w:delText>
        </w:r>
      </w:del>
      <w:r>
        <w:rPr>
          <w:rFonts w:ascii="FontbitDavid" w:hAnsi="FontbitDavid"/>
          <w:sz w:val="24"/>
          <w:rtl/>
        </w:rPr>
        <w:t xml:space="preserve">, </w:t>
      </w:r>
      <w:r>
        <w:rPr>
          <w:rFonts w:ascii="FontbitDavid" w:hAnsi="FontbitDavid" w:hint="cs"/>
          <w:sz w:val="24"/>
          <w:rtl/>
        </w:rPr>
        <w:t xml:space="preserve">כשבאה בלילה בעי ח' ביום </w:t>
      </w:r>
      <w:r>
        <w:rPr>
          <w:rFonts w:ascii="FontbitDavid" w:hAnsi="FontbitDavid" w:hint="cs"/>
          <w:sz w:val="24"/>
          <w:rtl/>
        </w:rPr>
        <w:t xml:space="preserve">לא</w:t>
      </w:r>
      <w:r>
        <w:rPr>
          <w:rFonts w:ascii="FontbitDavid" w:hAnsi="FontbitDavid" w:hint="cs"/>
          <w:sz w:val="24"/>
          <w:rtl/>
        </w:rPr>
        <w:t xml:space="preserve"> קבעי ח' </w:t>
      </w:r>
      <w:r>
        <w:rPr>
          <w:rFonts w:ascii="FontbitDavid" w:hAnsi="FontbitDavid" w:hint="cs"/>
          <w:sz w:val="24"/>
          <w:rtl/>
        </w:rPr>
        <w:t xml:space="preserve">לא</w:t>
      </w:r>
      <w:r>
        <w:rPr>
          <w:rFonts w:ascii="FontbitDavid" w:hAnsi="FontbitDavid" w:hint="cs"/>
          <w:sz w:val="24"/>
          <w:rtl/>
        </w:rPr>
        <w:t xml:space="preserve"> חשיב לה </w:t>
      </w:r>
    </w:p>
    <w:p w:rsidR="00E403F0" w:rsidRDefault="00E403F0" w:rsidP="00E403F0">
      <w:pPr>
        <w:rPr>
          <w:rFonts w:ascii="FontbitDavid" w:hAnsi="FontbitDavid"/>
          <w:sz w:val="24"/>
          <w:rtl/>
        </w:rPr>
      </w:pPr>
      <w:ins w:id="97619" w:author="מנוע מכני" w:date="2026-10-11T12:04:39Z">
        <w:r>
          <w:rPr>
            <w:rFonts w:ascii="FontbitDavid" w:hAnsi="FontbitDavid"/>
            <w:sz w:val="24"/>
            <w:rtl/>
          </w:rPr>
          <w:t xml:space="preserve">ואם </w:t>
        </w:r>
      </w:ins>
      <w:del w:id="97620" w:author="מנוע מכני" w:date="2026-10-11T12:04:39Z">
        <w:r w:rsidRPr="00B078C3">
          <w:rPr>
            <w:rFonts w:ascii="FontbitDavid" w:hAnsi="FontbitDavid"/>
            <w:sz w:val="24"/>
            <w:rtl/>
          </w:rPr>
          <w:delText xml:space="preserve">ואי </w:delText>
        </w:r>
      </w:del>
      <w:r w:rsidRPr="00B078C3">
        <w:rPr>
          <w:rFonts w:ascii="FontbitDavid" w:hAnsi="FontbitDavid"/>
          <w:sz w:val="24"/>
          <w:rtl/>
        </w:rPr>
        <w:t xml:space="preserve">ס"ד</w:t>
      </w:r>
      <w:r w:rsidRPr="00B078C3">
        <w:rPr>
          <w:rFonts w:ascii="FontbitDavid" w:hAnsi="FontbitDavid"/>
          <w:sz w:val="24"/>
          <w:rtl/>
        </w:rPr>
        <w:t xml:space="preserve"> ספורין לפנינו </w:t>
      </w:r>
      <w:ins w:id="94759" w:author="מנוע מכני" w:date="2026-10-11T12:04:39Z">
        <w:r>
          <w:rPr>
            <w:rFonts w:ascii="FontbitDavid" w:hAnsi="FontbitDavid"/>
            <w:sz w:val="24"/>
            <w:rtl/>
          </w:rPr>
          <w:t xml:space="preserve">צריך</w:t>
        </w:r>
      </w:ins>
      <w:del w:id="94760"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 כל </w:t>
      </w:r>
      <w:ins w:id="96323" w:author="מנוע מכני" w:date="2026-10-11T12:04:39Z">
        <w:r>
          <w:rPr>
            <w:rFonts w:ascii="FontbitDavid" w:hAnsi="FontbitDavid"/>
            <w:sz w:val="24"/>
            <w:rtl/>
          </w:rPr>
          <w:t xml:space="preserve">אלו</w:t>
        </w:r>
      </w:ins>
      <w:del w:id="96324" w:author="מנוע מכני" w:date="2026-10-11T12:04:39Z">
        <w:r w:rsidRPr="00B078C3">
          <w:rPr>
            <w:rFonts w:ascii="FontbitDavid" w:hAnsi="FontbitDavid"/>
            <w:sz w:val="24"/>
            <w:rtl/>
          </w:rPr>
          <w:delText xml:space="preserve">הני</w:delText>
        </w:r>
      </w:del>
      <w:r w:rsidRPr="00B078C3">
        <w:rPr>
          <w:rFonts w:ascii="FontbitDavid" w:hAnsi="FontbitDavid"/>
          <w:sz w:val="24"/>
          <w:rtl/>
        </w:rPr>
        <w:t xml:space="preserve"> טבילות למה לי? תספור ז' </w:t>
      </w:r>
      <w:ins w:id="94761" w:author="מנוע מכני" w:date="2026-10-11T12:04:39Z">
        <w:r>
          <w:rPr>
            <w:rFonts w:ascii="FontbitDavid" w:hAnsi="FontbitDavid"/>
            <w:sz w:val="24"/>
            <w:rtl/>
          </w:rPr>
          <w:t xml:space="preserve">ואח"כ</w:t>
        </w:r>
      </w:ins>
      <w:del w:id="94762" w:author="מנוע מכני" w:date="2026-10-11T12:04:39Z">
        <w:r w:rsidRPr="00B078C3">
          <w:rPr>
            <w:rFonts w:ascii="FontbitDavid" w:hAnsi="FontbitDavid"/>
            <w:sz w:val="24"/>
            <w:rtl/>
          </w:rPr>
          <w:delText xml:space="preserve">והדר</w:delText>
        </w:r>
      </w:del>
      <w:r w:rsidRPr="00B078C3">
        <w:rPr>
          <w:rFonts w:ascii="FontbitDavid" w:hAnsi="FontbitDavid"/>
          <w:sz w:val="24"/>
          <w:rtl/>
        </w:rPr>
        <w:t xml:space="preserve"> תטבול! </w:t>
      </w:r>
    </w:p>
    <w:p>
      <w:pPr>
        <w:pStyle w:val="38"/>
        <w:rPr>
          <w:ins w:id="101483" w:author="מנוע מכני" w:date="2026-10-11T12:04:39Z"/>
        </w:rPr>
      </w:pPr>
      <w:r w:rsidRPr="00B078C3">
        <w:t xml:space="preserve">אלא</w:t>
      </w:r>
    </w:p>
    <w:p w:rsidR="00E403F0" w:rsidRPr="00B078C3" w:rsidRDefault="00E403F0" w:rsidP="00E403F0">
      <w:pPr>
        <w:rPr>
          <w:rFonts w:ascii="FontbitDavid" w:hAnsi="FontbitDavid"/>
          <w:sz w:val="24"/>
          <w:rtl/>
        </w:rPr>
      </w:pPr>
      <w:del w:id="101484" w:author="מנוע מכני" w:date="2026-10-11T12:04:39Z">
        <w:r w:rsidRPr="00B078C3">
          <w:rPr>
            <w:rFonts w:ascii="FontbitDavid" w:hAnsi="FontbitDavid"/>
            <w:sz w:val="24"/>
            <w:rtl/>
          </w:rPr>
          <w:delText xml:space="preserve"> </w:delText>
        </w:r>
      </w:del>
      <w:ins w:id="94767" w:author="מנוע מכני" w:date="2026-10-11T12:04:39Z">
        <w:r>
          <w:rPr>
            <w:rFonts w:ascii="FontbitDavid" w:hAnsi="FontbitDavid"/>
            <w:sz w:val="24"/>
            <w:rtl/>
          </w:rPr>
          <w:t xml:space="preserve">לא</w:t>
        </w:r>
      </w:ins>
      <w:del w:id="9476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w:t>
      </w:r>
      <w:ins w:id="93337" w:author="מנוע מכני" w:date="2026-10-11T12:04:39Z">
        <w:r>
          <w:rPr>
            <w:rFonts w:ascii="FontbitDavid" w:hAnsi="FontbitDavid"/>
            <w:sz w:val="24"/>
            <w:rtl/>
          </w:rPr>
          <w:t xml:space="preserve">ש"מ</w:t>
        </w:r>
      </w:ins>
      <w:del w:id="93338" w:author="מנוע מכני" w:date="2026-10-11T12:04:39Z">
        <w:r w:rsidRPr="00B078C3">
          <w:rPr>
            <w:rFonts w:ascii="FontbitDavid" w:hAnsi="FontbitDavid"/>
            <w:sz w:val="24"/>
            <w:rtl/>
          </w:rPr>
          <w:delText xml:space="preserve">שמע מינה</w:delText>
        </w:r>
      </w:del>
      <w:r w:rsidRPr="00B078C3">
        <w:rPr>
          <w:rFonts w:ascii="FontbitDavid" w:hAnsi="FontbitDavid"/>
          <w:sz w:val="24"/>
          <w:rtl/>
        </w:rPr>
        <w:t xml:space="preserve"> - רבנן היא, </w:t>
      </w:r>
      <w:ins w:id="94765" w:author="מנוע מכני" w:date="2026-10-11T12:04:39Z">
        <w:r>
          <w:rPr>
            <w:rFonts w:ascii="FontbitDavid" w:hAnsi="FontbitDavid"/>
            <w:sz w:val="24"/>
            <w:rtl/>
          </w:rPr>
          <w:t xml:space="preserve">דאמרו</w:t>
        </w:r>
      </w:ins>
      <w:del w:id="94766"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w:t>
      </w:r>
      <w:r w:rsidRPr="00B078C3">
        <w:rPr>
          <w:rFonts w:ascii="FontbitDavid" w:hAnsi="FontbitDavid"/>
          <w:sz w:val="24"/>
          <w:rtl/>
        </w:rPr>
        <w:t xml:space="preserve">לא</w:t>
      </w:r>
      <w:r w:rsidRPr="00B078C3">
        <w:rPr>
          <w:rFonts w:ascii="FontbitDavid" w:hAnsi="FontbitDavid"/>
          <w:sz w:val="24"/>
          <w:rtl/>
        </w:rPr>
        <w:t xml:space="preserve"> </w:t>
      </w:r>
      <w:ins w:id="94763" w:author="מנוע מכני" w:date="2026-10-11T12:04:39Z">
        <w:r>
          <w:rPr>
            <w:rFonts w:ascii="FontbitDavid" w:hAnsi="FontbitDavid"/>
            <w:sz w:val="24"/>
            <w:rtl/>
          </w:rPr>
          <w:t xml:space="preserve">צריך</w:t>
        </w:r>
      </w:ins>
      <w:del w:id="94764" w:author="מנוע מכני" w:date="2026-10-11T12:04:39Z">
        <w:r w:rsidRPr="00B078C3">
          <w:rPr>
            <w:rFonts w:ascii="FontbitDavid" w:hAnsi="FontbitDavid"/>
            <w:sz w:val="24"/>
            <w:rtl/>
          </w:rPr>
          <w:delText xml:space="preserve">בעינן</w:delText>
        </w:r>
      </w:del>
      <w:r w:rsidRPr="00B078C3">
        <w:rPr>
          <w:rFonts w:ascii="FontbitDavid" w:hAnsi="FontbitDavid"/>
          <w:sz w:val="24"/>
          <w:rtl/>
        </w:rPr>
        <w:t xml:space="preserve"> ספורין לפנינו.</w:t>
      </w:r>
    </w:p>
    <w:p>
      <w:pPr>
        <w:pStyle w:val="38"/>
        <w:rPr>
          <w:ins w:id="101485" w:author="מנוע מכני" w:date="2026-10-11T12:04:39Z"/>
        </w:rPr>
      </w:pPr>
      <w:ins w:id="92761" w:author="מנוע מכני" w:date="2026-10-11T12:04:39Z">
        <w:del w:id="101868" w:author="מנוע מכני" w:date="2026-10-11T12:04:39Z">
          <w:r>
            <w:delText xml:space="preserve">א"ל</w:delText>
          </w:r>
          <w:r>
            <w:delText xml:space="preserve"> </w:delText>
          </w:r>
        </w:del>
      </w:ins>
      <w:del w:id="92762" w:author="מנוע מכני" w:date="2026-10-11T12:04:39Z">
        <w:r>
          <w:delText xml:space="preserve">א''ל</w:delText>
        </w:r>
      </w:del>
      <w:r>
        <w:t xml:space="preserve">ראבד</w:t>
      </w:r>
      <w:ins w:id="92763" w:author="מנוע מכני" w:date="2026-10-11T12:04:39Z">
        <w:r>
          <w:t xml:space="preserve">ר"י</w:t>
        </w:r>
      </w:ins>
      <w:del w:id="92764" w:author="מנוע מכני" w:date="2026-10-11T12:04:39Z">
        <w:r>
          <w:delText xml:space="preserve">ר''י</w:delText>
        </w:r>
      </w:del>
      <w:r>
        <w:t xml:space="preserve"> ל</w:t>
      </w:r>
      <w:ins w:id="92765" w:author="מנוע מכני" w:date="2026-10-11T12:04:39Z">
        <w:r>
          <w:t xml:space="preserve">ר"א</w:t>
        </w:r>
      </w:ins>
      <w:del w:id="92766" w:author="מנוע מכני" w:date="2026-10-11T12:04:39Z">
        <w:r>
          <w:delText xml:space="preserve">ר''א</w:delText>
        </w:r>
      </w:del>
      <w:r w:rsidRPr="00B078C3">
        <w:t xml:space="preserve">:</w:t>
      </w:r>
    </w:p>
    <w:p w:rsidR="00E403F0" w:rsidRPr="00B078C3" w:rsidRDefault="00E403F0" w:rsidP="00E403F0">
      <w:pPr>
        <w:rPr>
          <w:rFonts w:ascii="FontbitDavid" w:hAnsi="FontbitDavid"/>
          <w:sz w:val="24"/>
          <w:rtl/>
        </w:rPr>
      </w:pPr>
      <w:del w:id="10148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תריץ ואימא </w:t>
      </w:r>
      <w:ins w:id="96325" w:author="מנוע מכני" w:date="2026-10-11T12:04:39Z">
        <w:r>
          <w:rPr>
            <w:rFonts w:ascii="FontbitDavid" w:hAnsi="FontbitDavid"/>
            <w:sz w:val="24"/>
            <w:rtl/>
          </w:rPr>
          <w:t xml:space="preserve">כך</w:t>
        </w:r>
      </w:ins>
      <w:del w:id="96326" w:author="מנוע מכני" w:date="2026-10-11T12:04:39Z">
        <w:r w:rsidRPr="00B078C3">
          <w:rPr>
            <w:rFonts w:ascii="FontbitDavid" w:hAnsi="FontbitDavid"/>
            <w:sz w:val="24"/>
            <w:rtl/>
          </w:rPr>
          <w:delText xml:space="preserve">הכי</w:delText>
        </w:r>
      </w:del>
      <w:r w:rsidRPr="00B078C3">
        <w:rPr>
          <w:rFonts w:ascii="FontbitDavid" w:hAnsi="FontbitDavid"/>
          <w:sz w:val="24"/>
          <w:rtl/>
        </w:rPr>
        <w:t xml:space="preserve"> - ספרתי ואיני יודעת כמה ספרתי, אם בימי נדה ספרתי ואם בימי זיבה ספרתי - מטבילין אותה ט"ו טבילות.</w:t>
      </w:r>
    </w:p>
    <w:p w:rsidR="00E403F0" w:rsidRDefault="00E403F0" w:rsidP="00E403F0">
      <w:pPr>
        <w:rPr>
          <w:rFonts w:ascii="FontbitDavid" w:hAnsi="FontbitDavid"/>
          <w:sz w:val="24"/>
          <w:rtl/>
        </w:rPr>
      </w:pPr>
      <w:r>
        <w:rPr>
          <w:rFonts w:ascii="FontbitDavid" w:hAnsi="FontbitDavid"/>
          <w:sz w:val="24"/>
          <w:rtl/>
        </w:rPr>
        <w:t xml:space="preserve">ספרתי ואיני יודעת כמה ספרתי </w:t>
      </w:r>
      <w:r w:rsidRPr="00B078C3">
        <w:rPr>
          <w:rFonts w:ascii="FontbitDavid" w:hAnsi="FontbitDavid"/>
          <w:sz w:val="24"/>
          <w:rtl/>
        </w:rPr>
        <w:t xml:space="preserve">חד יומא מיהא אי אפשר דלא ספרה, חסרה לה טבילה! </w:t>
      </w:r>
    </w:p>
    <w:p>
      <w:pPr>
        <w:pStyle w:val="38"/>
        <w:rPr>
          <w:ins w:id="101487" w:author="מנוע מכני" w:date="2026-10-11T12:04:39Z"/>
        </w:rPr>
      </w:pPr>
      <w:r w:rsidRPr="000247EC">
        <w:t xml:space="preserve">אלא אימא:</w:t>
      </w:r>
    </w:p>
    <w:p w:rsidR="00E403F0" w:rsidRPr="000247EC" w:rsidRDefault="00E403F0" w:rsidP="00E403F0">
      <w:pPr>
        <w:pStyle w:val="a2"/>
        <w:numPr>
          <w:ilvl w:val="0"/>
          <w:numId w:val="2"/>
        </w:numPr>
        <w:rPr>
          <w:rtl/>
        </w:rPr>
      </w:pPr>
      <w:del w:id="101488" w:author="מנוע מכני" w:date="2026-10-11T12:04:39Z">
        <w:r w:rsidRPr="000247EC">
          <w:rPr>
            <w:rtl/>
          </w:rPr>
          <w:delText xml:space="preserve"> </w:delText>
        </w:r>
      </w:del>
      <w:r w:rsidRPr="000247EC">
        <w:rPr>
          <w:rtl/>
        </w:rPr>
        <w:t xml:space="preserve">איני יודעת אם ספרתי אם </w:t>
      </w:r>
      <w:r w:rsidRPr="000247EC">
        <w:rPr>
          <w:rtl/>
        </w:rPr>
        <w:t xml:space="preserve">לא</w:t>
      </w:r>
      <w:r w:rsidRPr="000247EC">
        <w:rPr>
          <w:rtl/>
        </w:rPr>
        <w:t xml:space="preserve"> ספרתי.</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405" w:author="קלוד" w:date="2026-10-11T09:07:21Z"/>
        </w:rPr>
      </w:pPr>
      <w:ins w:id="20404" w:author="קלוד" w:date="2026-10-11T09:07:21Z">
        <w:r>
          <w:t xml:space="preserve">משנה ד</w:t>
        </w:r>
      </w:ins>
    </w:p>
    <w:p w:rsidR="00E403F0" w:rsidRPr="00D65BEC" w:rsidRDefault="00E403F0" w:rsidP="00E403F0">
      <w:pPr>
        <w:pStyle w:val="afff9"/>
        <w:rPr>
          <w:del w:id="20275" w:author="קלוד" w:date="2026-10-11T09:07:21Z"/>
          <w:rtl/>
        </w:rPr>
      </w:pPr>
      <w:del w:id="20274" w:author="קלוד" w:date="2026-10-11T09:07:21Z">
        <w:r w:rsidRPr="00D65BEC">
          <w:rPr>
            <w:rtl/>
          </w:rPr>
          <w:delText xml:space="preserve">מתני'.</w:delText>
        </w:r>
      </w:del>
    </w:p>
    <w:p w:rsidR="00E403F0" w:rsidRPr="00D65BEC" w:rsidRDefault="00E403F0" w:rsidP="00E403F0">
      <w:pPr>
        <w:pStyle w:val="afff9"/>
        <w:spacing w:before="120"/>
        <w:rPr>
          <w:rtl/>
        </w:rPr>
        <w:pPrChange w:id="90060" w:author="קלוד" w:date="2026-10-11T12:09:42Z">
          <w:pPr>
            <w:pStyle w:val="afff9"/>
          </w:pPr>
        </w:pPrChange>
      </w:pPr>
      <w:r w:rsidRPr="00D65BEC">
        <w:rPr>
          <w:rtl/>
        </w:rPr>
        <w:t>הזב, והזבה, והנדה, והיולדת, והמצורע שמתו מטמאין במשא, עד שימוק הבשר.</w:t>
      </w:r>
    </w:p>
    <w:p w:rsidR="00E403F0" w:rsidRPr="00D65BEC" w:rsidRDefault="00E403F0" w:rsidP="00E403F0">
      <w:pPr>
        <w:pStyle w:val="afff9"/>
        <w:rPr>
          <w:rtl/>
        </w:rPr>
      </w:pPr>
      <w:r w:rsidRPr="00D65BEC">
        <w:rPr>
          <w:rtl/>
        </w:rPr>
        <w:t>עובד כוכבים שמת - טהור מלטמא.</w:t>
      </w:r>
    </w:p>
    <w:p w:rsidR="00E403F0" w:rsidRPr="00D65BEC" w:rsidRDefault="00E403F0" w:rsidP="00E403F0">
      <w:pPr>
        <w:pStyle w:val="afff9"/>
        <w:rPr>
          <w:rtl/>
        </w:rPr>
      </w:pPr>
      <w:r>
        <w:rPr>
          <w:rStyle w:val="TanaimMishna"/>
          <w:rtl/>
          <w:rPrChange w:id="20049" w:author="קלוד" w:date="2026-10-11T09:07:21Z">
            <w:rPr>
              <w:rtl/>
            </w:rPr>
          </w:rPrChange>
        </w:rPr>
        <w:t xml:space="preserve">בית שמאי</w:t>
      </w:r>
      <w:r>
        <w:rPr>
          <w:rtl/>
        </w:rPr>
        <w:t xml:space="preserve"> אומרים</w:t>
      </w:r>
      <w:r>
        <w:rPr>
          <w:rStyle w:val="TanaimMishna"/>
          <w:rtl/>
          <w:rPrChange w:id="102945" w:author="Claude" w:date="2026-10-11T09:07:54Z">
            <w:rPr>
              <w:rtl/>
            </w:rPr>
          </w:rPrChange>
        </w:rPr>
        <w:t xml:space="preserve">:</w:t>
      </w:r>
      <w:r>
        <w:rPr>
          <w:rtl/>
        </w:rPr>
        <w:t xml:space="preserve"> כל הנשים מתות נדות.</w:t>
      </w:r>
    </w:p>
    <w:p w:rsidR="00E403F0" w:rsidRPr="00D65BEC" w:rsidRDefault="00E403F0" w:rsidP="00E403F0">
      <w:pPr>
        <w:pStyle w:val="afff9"/>
        <w:rPr>
          <w:rtl/>
        </w:rPr>
      </w:pPr>
      <w:r w:rsidRPr="00D65BEC">
        <w:rPr>
          <w:rtl/>
        </w:rPr>
        <w:t>וב"ה אומרים: אין נדה אלא שמתה נדה.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035" w:author="קלוד" w:date="2026-10-11T12:23:38Z"/>
        </w:rPr>
      </w:pPr>
      <w:ins w:id="90036" w:author="קלוד" w:date="2026-10-11T12:23:38Z">
        <w:r>
          <w:rPr>
            <w:color w:val="7B3F00"/>
          </w:rPr>
          <w:t xml:space="preserve">מטמאין במשא - עד שימוק הבשר</w:t>
        </w:r>
      </w:ins>
    </w:p>
    <w:p w:rsidR="00E403F0" w:rsidRPr="00B078C3" w:rsidRDefault="00E403F0" w:rsidP="00E403F0">
      <w:pPr>
        <w:rPr>
          <w:rFonts w:ascii="FontbitDavid" w:hAnsi="FontbitDavid"/>
          <w:sz w:val="24"/>
          <w:rtl/>
        </w:rPr>
      </w:pPr>
      <w:r>
        <w:rPr>
          <w:rFonts w:ascii="FontbitDavid" w:hAnsi="FontbitDavid"/>
          <w:sz w:val="24"/>
          <w:rtl/>
        </w:rPr>
        <w:t>במשא</w:t>
      </w:r>
      <w:r>
        <w:rPr>
          <w:rFonts w:ascii="FontbitDavid" w:hAnsi="FontbitDavid" w:hint="cs"/>
          <w:sz w:val="24"/>
          <w:rtl/>
        </w:rPr>
        <w:t>-</w:t>
      </w:r>
      <w:r w:rsidRPr="00B078C3">
        <w:rPr>
          <w:rFonts w:ascii="FontbitDavid" w:hAnsi="FontbitDavid"/>
          <w:sz w:val="24"/>
          <w:rtl/>
        </w:rPr>
        <w:t xml:space="preserve"> </w:t>
      </w:r>
      <w:r>
        <w:rPr>
          <w:rFonts w:ascii="FontbitDavid" w:hAnsi="FontbitDavid" w:hint="cs"/>
          <w:sz w:val="24"/>
          <w:rtl/>
        </w:rPr>
        <w:t>היינו מאבן מסמא ד'</w:t>
      </w:r>
      <w:r w:rsidRPr="00B078C3">
        <w:rPr>
          <w:rFonts w:ascii="FontbitDavid" w:hAnsi="FontbitDavid"/>
          <w:sz w:val="24"/>
          <w:rtl/>
        </w:rPr>
        <w:t xml:space="preserve">והיתית אבן </w:t>
      </w:r>
      <w:ins w:id="96327" w:author="מנוע מכני" w:date="2026-10-11T12:04:39Z">
        <w:r>
          <w:rPr>
            <w:rFonts w:ascii="FontbitDavid" w:hAnsi="FontbitDavid"/>
            <w:sz w:val="24"/>
            <w:rtl/>
          </w:rPr>
          <w:t xml:space="preserve">אחת</w:t>
        </w:r>
      </w:ins>
      <w:del w:id="96328" w:author="מנוע מכני" w:date="2026-10-11T12:04:39Z">
        <w:r w:rsidRPr="00B078C3">
          <w:rPr>
            <w:rFonts w:ascii="FontbitDavid" w:hAnsi="FontbitDavid"/>
            <w:sz w:val="24"/>
            <w:rtl/>
          </w:rPr>
          <w:delText xml:space="preserve">חדא</w:delText>
        </w:r>
      </w:del>
      <w:r w:rsidRPr="00B078C3">
        <w:rPr>
          <w:rFonts w:ascii="FontbitDavid" w:hAnsi="FontbitDavid"/>
          <w:sz w:val="24"/>
          <w:rtl/>
        </w:rPr>
        <w:t xml:space="preserve"> ושומת על פום גובא</w:t>
      </w:r>
      <w:r>
        <w:rPr>
          <w:rFonts w:ascii="FontbitDavid" w:hAnsi="FontbitDavid" w:hint="cs"/>
          <w:sz w:val="24"/>
          <w:rtl/>
        </w:rPr>
        <w:t>'[דלא גרע מכל מת</w:t>
      </w:r>
      <w:r w:rsidRPr="00B078C3">
        <w:rPr>
          <w:rFonts w:ascii="FontbitDavid" w:hAnsi="FontbitDavid"/>
          <w:sz w:val="24"/>
          <w:rtl/>
        </w:rPr>
        <w:t>.</w:t>
      </w:r>
    </w:p>
    <w:p>
      <w:pPr>
        <w:pStyle w:val="38"/>
        <w:rPr>
          <w:ins w:id="101489" w:author="מנוע מכני" w:date="2026-10-11T12:04:39Z"/>
        </w:rPr>
      </w:pPr>
      <w:r>
        <w:t xml:space="preserve">וטעמא </w:t>
      </w:r>
      <w:r>
        <w:t xml:space="preserve">אמר</w:t>
      </w:r>
      <w:r>
        <w:t xml:space="preserve"> רב</w:t>
      </w:r>
      <w:r w:rsidRPr="00B078C3">
        <w:t xml:space="preserve">:</w:t>
      </w:r>
    </w:p>
    <w:p w:rsidR="00E403F0" w:rsidRPr="00B078C3" w:rsidRDefault="00E403F0" w:rsidP="00E403F0">
      <w:pPr>
        <w:rPr>
          <w:rFonts w:ascii="FontbitDavid" w:hAnsi="FontbitDavid"/>
          <w:sz w:val="24"/>
          <w:rtl/>
        </w:rPr>
      </w:pPr>
      <w:del w:id="10149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גזרה שמא יתעלפה.</w:t>
      </w:r>
    </w:p>
    <w:p>
      <w:pPr>
        <w:pStyle w:val="38"/>
        <w:rPr>
          <w:ins w:id="101491" w:author="מנוע מכני" w:date="2026-10-11T12:04:39Z"/>
        </w:rPr>
      </w:pPr>
      <w:r w:rsidRPr="00B078C3">
        <w:lastRenderedPageBreak/>
        <w:t xml:space="preserve">תנא, משום ר' אליעזר</w:t>
      </w:r>
      <w:del w:id="101832" w:author="מנוע מכני" w:date="2026-10-11T12:04:39Z">
        <w:r w:rsidRPr="00B078C3">
          <w:lastRenderedPageBreak/>
          <w:delText xml:space="preserve"> אמרו</w:delText>
        </w:r>
      </w:del>
      <w:r w:rsidRPr="00B078C3">
        <w:lastRenderedPageBreak/>
        <w:t xml:space="preserve">:</w:t>
      </w:r>
    </w:p>
    <w:p w:rsidR="00E403F0" w:rsidRPr="00B078C3" w:rsidRDefault="00E403F0" w:rsidP="00E403F0">
      <w:pPr>
        <w:rPr>
          <w:rFonts w:ascii="FontbitDavid" w:hAnsi="FontbitDavid"/>
          <w:sz w:val="24"/>
          <w:rtl/>
        </w:rPr>
      </w:pPr>
      <w:del w:id="101492" w:author="מנוע מכני" w:date="2026-10-11T12:04:39Z">
        <w:r w:rsidRPr="00B078C3">
          <w:rPr>
            <w:rFonts w:ascii="FontbitDavid" w:hAnsi="FontbitDavid"/>
            <w:sz w:val="24"/>
            <w:rtl/>
          </w:rPr>
          <w:lastRenderedPageBreak/>
          <w:delText xml:space="preserve"> </w:delText>
        </w:r>
      </w:del>
      <w:r w:rsidRPr="00B078C3">
        <w:rPr>
          <w:rFonts w:ascii="FontbitDavid" w:hAnsi="FontbitDavid"/>
          <w:sz w:val="24"/>
          <w:rtl/>
        </w:rPr>
        <w:lastRenderedPageBreak/>
        <w:t xml:space="preserve">עד שיבקע כריסו.</w:t>
      </w:r>
    </w:p>
    <w:p w:rsidR="00E403F0" w:rsidRPr="00B078C3" w:rsidRDefault="00E403F0" w:rsidP="00E403F0">
      <w:pPr>
        <w:jc w:val="center"/>
        <w:rPr>
          <w:del w:id="90202" w:author="מנוע עיצוב" w:date="2026-10-11T12:09:26Z"/>
          <w:rFonts w:ascii="FontbitDavid" w:hAnsi="FontbitDavid"/>
          <w:sz w:val="24"/>
          <w:rtl/>
        </w:rPr>
      </w:pPr>
      <w:del w:id="90201"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59" w:author="קלוד" w:date="2026-10-11T09:07:21Z">
          <w:pPr>
            <w:pStyle w:val="affff1"/>
            <w:rPr>
              <w:rtl/>
            </w:rPr>
          </w:pPr>
        </w:pPrChange>
      </w:pPr>
      <w:ins w:id="9899" w:author="מספור קטעי משנה" w:date="2026-10-11T09:25:19Z">
        <w:r>
          <w:rPr>
            <w:rStyle w:val="MisparKeta"/>
          </w:rPr>
          <w:t xml:space="preserve">ג. </w:t>
        </w:r>
      </w:ins>
      <w:r w:rsidRPr="00B078C3">
        <w:rPr>
          <w:rtl/>
        </w:rPr>
        <w:t>עובד כוכבים שמת [כו'].</w:t>
      </w:r>
    </w:p>
    <w:p>
      <w:pPr>
        <w:pStyle w:val="38"/>
        <w:rPr>
          <w:ins w:id="101493" w:author="מנוע מכני" w:date="2026-10-11T12:04:39Z"/>
        </w:rPr>
      </w:pPr>
      <w:r w:rsidRPr="00B078C3">
        <w:t xml:space="preserve">תניא</w:t>
      </w:r>
      <w:r w:rsidRPr="00B078C3">
        <w:t xml:space="preserve">, </w:t>
      </w:r>
      <w:r>
        <w:t xml:space="preserve">אמר</w:t>
      </w:r>
      <w:r>
        <w:t xml:space="preserve"> רבי</w:t>
      </w:r>
      <w:r w:rsidRPr="00B078C3">
        <w:t xml:space="preserve">:</w:t>
      </w:r>
    </w:p>
    <w:p w:rsidR="00E403F0" w:rsidRPr="00B078C3" w:rsidRDefault="00E403F0" w:rsidP="00E403F0">
      <w:pPr>
        <w:rPr>
          <w:rFonts w:ascii="FontbitDavid" w:hAnsi="FontbitDavid"/>
          <w:sz w:val="24"/>
          <w:rtl/>
        </w:rPr>
      </w:pPr>
      <w:del w:id="10149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מפני מה אמרו עובד כוכבים שמת - טהור מלטמא במשא - לפי שאין טומאתו מחיים מדברי תורה, אלא מדברי סופרים.</w:t>
      </w:r>
    </w:p>
    <w:p>
      <w:pPr>
        <w:pStyle w:val="afffff8"/>
        <w:rPr>
          <w:ins w:id="90033" w:author="קלוד" w:date="2026-10-11T12:23:38Z"/>
        </w:rPr>
      </w:pPr>
      <w:ins w:id="90034" w:author="קלוד" w:date="2026-10-11T12:23:38Z">
        <w:r>
          <w:rPr>
            <w:color w:val="7B3F00"/>
          </w:rPr>
          <w:t xml:space="preserve">שנים עשר דברים שאלו אנשי אלכסנדריא - ר' יהושע בן חנניא</w:t>
        </w:r>
      </w:ins>
    </w:p>
    <w:p>
      <w:pPr>
        <w:pStyle w:val="38"/>
        <w:rPr>
          <w:ins w:id="101495" w:author="מנוע מכני" w:date="2026-10-11T12:04:39Z"/>
        </w:rPr>
      </w:pPr>
      <w:r w:rsidRPr="0038037E">
        <w:t>ת"ר</w:t>
      </w:r>
      <w:r w:rsidRPr="00B078C3">
        <w:t xml:space="preserve">:</w:t>
      </w:r>
    </w:p>
    <w:p w:rsidR="00E403F0" w:rsidRDefault="00E403F0" w:rsidP="00E403F0">
      <w:pPr>
        <w:rPr>
          <w:rFonts w:ascii="FontbitDavid" w:hAnsi="FontbitDavid"/>
          <w:sz w:val="24"/>
          <w:rtl/>
        </w:rPr>
      </w:pPr>
      <w:del w:id="10149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שנים עשר דברים שאלו אנשי אלכסנדריא את </w:t>
      </w:r>
      <w:r w:rsidRPr="00B078C3">
        <w:rPr>
          <w:rStyle w:val="2fb"/>
          <w:rFonts w:ascii="FontbitDavid" w:hAnsi="FontbitDavid"/>
          <w:sz w:val="24"/>
          <w:rtl/>
        </w:rPr>
        <w:t xml:space="preserve">רבי</w:t>
      </w:r>
      <w:r w:rsidRPr="00B078C3">
        <w:rPr>
          <w:rFonts w:ascii="FontbitDavid" w:hAnsi="FontbitDavid"/>
          <w:sz w:val="24"/>
          <w:rtl/>
        </w:rPr>
        <w:t xml:space="preserve"> יהושע בן חיננא: </w:t>
      </w:r>
    </w:p>
    <w:p w:rsidR="00E403F0" w:rsidRPr="00B078C3" w:rsidRDefault="00E403F0" w:rsidP="00E403F0">
      <w:pPr>
        <w:rPr>
          <w:rFonts w:ascii="FontbitDavid" w:hAnsi="FontbitDavid"/>
          <w:sz w:val="24"/>
          <w:rtl/>
        </w:rPr>
      </w:pPr>
      <w:r w:rsidRPr="00B078C3">
        <w:rPr>
          <w:rFonts w:ascii="FontbitDavid" w:hAnsi="FontbitDavid"/>
          <w:sz w:val="24"/>
          <w:rtl/>
        </w:rPr>
        <w:t>ג' דברי חכמה, ג' דברי הגדה, ג' דברי בורות, ג' דברי דרך ארץ.</w:t>
      </w:r>
    </w:p>
    <w:p w:rsidR="00E403F0" w:rsidRDefault="00E403F0" w:rsidP="00E403F0">
      <w:pPr>
        <w:rPr>
          <w:rFonts w:ascii="FontbitDavid" w:hAnsi="FontbitDavid"/>
          <w:sz w:val="24"/>
          <w:rtl/>
        </w:rPr>
      </w:pPr>
      <w:r w:rsidRPr="00B078C3">
        <w:rPr>
          <w:rFonts w:ascii="FontbitDavid" w:hAnsi="FontbitDavid"/>
          <w:sz w:val="24"/>
          <w:rtl/>
        </w:rPr>
        <w:t xml:space="preserve">ג' דברי חכמה: </w:t>
      </w:r>
    </w:p>
    <w:p w:rsidR="00E403F0" w:rsidRPr="00017C1D" w:rsidRDefault="00E403F0" w:rsidP="00E403F0">
      <w:pPr>
        <w:rPr>
          <w:rFonts w:ascii="FontbitDavid" w:hAnsi="FontbitDavid"/>
          <w:spacing w:val="-6"/>
          <w:sz w:val="24"/>
          <w:rtl/>
        </w:rPr>
      </w:pPr>
      <w:r w:rsidRPr="00017C1D">
        <w:rPr>
          <w:rFonts w:ascii="FontbitDavid" w:hAnsi="FontbitDavid" w:hint="cs"/>
          <w:spacing w:val="-6"/>
          <w:sz w:val="24"/>
          <w:rtl/>
        </w:rPr>
        <w:t xml:space="preserve">א. </w:t>
      </w:r>
      <w:r w:rsidRPr="00017C1D">
        <w:rPr>
          <w:rFonts w:ascii="FontbitDavid" w:hAnsi="FontbitDavid"/>
          <w:spacing w:val="-6"/>
          <w:sz w:val="24"/>
          <w:rtl/>
        </w:rPr>
        <w:t xml:space="preserve">הזב והזבה והנדה והיולדת והמצורע שמתו, עד מתי מטמאין במשא? </w:t>
      </w:r>
      <w:r w:rsidRPr="00017C1D">
        <w:rPr>
          <w:rFonts w:ascii="FontbitDavid" w:hAnsi="FontbitDavid"/>
          <w:spacing w:val="-6"/>
          <w:sz w:val="24"/>
          <w:rtl/>
        </w:rPr>
        <w:t xml:space="preserve">אמר</w:t>
      </w:r>
      <w:r w:rsidRPr="00017C1D">
        <w:rPr>
          <w:rFonts w:ascii="FontbitDavid" w:hAnsi="FontbitDavid"/>
          <w:spacing w:val="-6"/>
          <w:sz w:val="24"/>
          <w:rtl/>
        </w:rPr>
        <w:t xml:space="preserve"> להן: עד שימוק הבשר.</w:t>
      </w:r>
    </w:p>
    <w:p w:rsidR="00E403F0" w:rsidRDefault="00E403F0" w:rsidP="00E403F0">
      <w:pPr>
        <w:rPr>
          <w:rFonts w:ascii="FontbitDavid" w:hAnsi="FontbitDavid"/>
          <w:sz w:val="24"/>
          <w:rtl/>
        </w:rPr>
      </w:pPr>
      <w:r>
        <w:rPr>
          <w:rFonts w:ascii="FontbitDavid" w:hAnsi="FontbitDavid" w:hint="cs"/>
          <w:sz w:val="24"/>
          <w:rtl/>
        </w:rPr>
        <w:t xml:space="preserve">ב. </w:t>
      </w:r>
      <w:r w:rsidRPr="00B078C3">
        <w:rPr>
          <w:rFonts w:ascii="FontbitDavid" w:hAnsi="FontbitDavid"/>
          <w:sz w:val="24"/>
          <w:rtl/>
        </w:rPr>
        <w:t xml:space="preserve">בת משולחת, מה היא לכהן? מי </w:t>
      </w:r>
      <w:ins w:id="94769" w:author="מנוע מכני" w:date="2026-10-11T12:04:39Z">
        <w:r>
          <w:rPr>
            <w:rFonts w:ascii="FontbitDavid" w:hAnsi="FontbitDavid"/>
            <w:sz w:val="24"/>
            <w:rtl/>
          </w:rPr>
          <w:t xml:space="preserve">אומרים</w:t>
        </w:r>
      </w:ins>
      <w:del w:id="94770" w:author="מנוע מכני" w:date="2026-10-11T12:04:39Z">
        <w:r w:rsidRPr="00B078C3">
          <w:rPr>
            <w:rFonts w:ascii="FontbitDavid" w:hAnsi="FontbitDavid"/>
            <w:sz w:val="24"/>
            <w:rtl/>
          </w:rPr>
          <w:delText xml:space="preserve">אמרינן</w:delText>
        </w:r>
      </w:del>
      <w:r w:rsidRPr="00B078C3">
        <w:rPr>
          <w:rFonts w:ascii="FontbitDavid" w:hAnsi="FontbitDavid"/>
          <w:sz w:val="24"/>
          <w:rtl/>
        </w:rPr>
        <w:t xml:space="preserve"> </w:t>
      </w:r>
      <w:ins w:id="93339" w:author="מנוע מכני" w:date="2026-10-11T12:04:39Z">
        <w:r>
          <w:rPr>
            <w:rFonts w:ascii="FontbitDavid" w:hAnsi="FontbitDavid"/>
            <w:sz w:val="24"/>
            <w:rtl/>
          </w:rPr>
          <w:t xml:space="preserve">ק"ו</w:t>
        </w:r>
      </w:ins>
      <w:del w:id="93340" w:author="מנוע מכני" w:date="2026-10-11T12:04:39Z">
        <w:r w:rsidRPr="00B078C3">
          <w:rPr>
            <w:rFonts w:ascii="FontbitDavid" w:hAnsi="FontbitDavid"/>
            <w:sz w:val="24"/>
            <w:rtl/>
          </w:rPr>
          <w:delText xml:space="preserve">קל וחומר</w:delText>
        </w:r>
      </w:del>
      <w:r w:rsidRPr="00B078C3">
        <w:rPr>
          <w:rFonts w:ascii="FontbitDavid" w:hAnsi="FontbitDavid"/>
          <w:sz w:val="24"/>
          <w:rtl/>
        </w:rPr>
        <w:t xml:space="preserve">: ומה אלמנה לכ"ג,</w:t>
      </w:r>
      <w:r>
        <w:rPr>
          <w:rFonts w:ascii="FontbitDavid" w:hAnsi="FontbitDavid"/>
          <w:sz w:val="24"/>
          <w:rtl/>
        </w:rPr>
        <w:t xml:space="preserve"> שאין איסורה שוה בכל </w:t>
      </w:r>
      <w:r w:rsidRPr="00B078C3">
        <w:rPr>
          <w:rFonts w:ascii="FontbitDavid" w:hAnsi="FontbitDavid"/>
          <w:sz w:val="24"/>
          <w:rtl/>
        </w:rPr>
        <w:t xml:space="preserve">בנה פגום, זו שאיסורה שוה בכל - אינו דין שבנה פגום? </w:t>
      </w:r>
    </w:p>
    <w:p>
      <w:pPr>
        <w:pStyle w:val="38"/>
        <w:rPr>
          <w:ins w:id="101497" w:author="מנוע מכני" w:date="2026-10-11T12:04:39Z"/>
        </w:rPr>
      </w:pPr>
      <w:r w:rsidRPr="00017C1D">
        <w:t>או"ד</w:t>
      </w:r>
      <w:r w:rsidRPr="00017C1D">
        <w:t xml:space="preserve">:</w:t>
      </w:r>
    </w:p>
    <w:p w:rsidR="00E403F0" w:rsidRPr="00017C1D" w:rsidRDefault="00E403F0" w:rsidP="00E403F0">
      <w:pPr>
        <w:rPr>
          <w:rFonts w:ascii="FontbitDavid" w:hAnsi="FontbitDavid"/>
          <w:spacing w:val="-4"/>
          <w:sz w:val="24"/>
          <w:rtl/>
        </w:rPr>
      </w:pPr>
      <w:del w:id="101498" w:author="מנוע מכני" w:date="2026-10-11T12:04:39Z">
        <w:r w:rsidRPr="00017C1D">
          <w:rPr>
            <w:rFonts w:ascii="FontbitDavid" w:hAnsi="FontbitDavid"/>
            <w:spacing w:val="-4"/>
            <w:sz w:val="24"/>
            <w:rtl/>
          </w:rPr>
          <w:delText xml:space="preserve"> </w:delText>
        </w:r>
      </w:del>
      <w:r w:rsidRPr="00017C1D">
        <w:rPr>
          <w:rFonts w:ascii="FontbitDavid" w:hAnsi="FontbitDavid"/>
          <w:spacing w:val="-4"/>
          <w:sz w:val="24"/>
          <w:rtl/>
        </w:rPr>
        <w:t xml:space="preserve">מה לאלמנה לכהן גדול - שהיא עצמה מתחללת? </w:t>
      </w:r>
      <w:r w:rsidRPr="00017C1D">
        <w:rPr>
          <w:rFonts w:ascii="FontbitDavid" w:hAnsi="FontbitDavid"/>
          <w:spacing w:val="-4"/>
          <w:sz w:val="24"/>
          <w:rtl/>
        </w:rPr>
        <w:t xml:space="preserve">אמר</w:t>
      </w:r>
      <w:r w:rsidRPr="00017C1D">
        <w:rPr>
          <w:rFonts w:ascii="FontbitDavid" w:hAnsi="FontbitDavid"/>
          <w:spacing w:val="-4"/>
          <w:sz w:val="24"/>
          <w:rtl/>
        </w:rPr>
        <w:t xml:space="preserve"> להן: היא - תועבה, ואין בניה תועבין.</w:t>
      </w:r>
    </w:p>
    <w:p w:rsidR="00E403F0" w:rsidRPr="00B078C3" w:rsidRDefault="00E403F0" w:rsidP="00E403F0">
      <w:pPr>
        <w:pStyle w:val="afff3"/>
        <w:framePr w:wrap="around"/>
        <w:rPr>
          <w:rtl/>
        </w:rPr>
      </w:pPr>
      <w:r>
        <w:rPr>
          <w:rFonts w:hint="cs"/>
          <w:rtl/>
        </w:rPr>
        <w:t>ע</w:t>
      </w:r>
      <w:r w:rsidRPr="008B11A2">
        <w:rPr>
          <w:rFonts w:hint="cs"/>
          <w:rtl/>
        </w:rPr>
        <w:t>:</w:t>
      </w:r>
    </w:p>
    <w:p>
      <w:pPr>
        <w:pStyle w:val="afffff8"/>
        <w:rPr>
          <w:ins w:id="90031" w:author="קלוד" w:date="2026-10-11T12:23:38Z"/>
        </w:rPr>
      </w:pPr>
      <w:ins w:id="90032" w:author="קלוד" w:date="2026-10-11T12:23:38Z">
        <w:r>
          <w:rPr>
            <w:color w:val="7B3F00"/>
          </w:rPr>
          <w:t xml:space="preserve">שני מצורעים שנתערבו קרבנותיהם - חטאת העוף על הספק</w:t>
        </w:r>
      </w:ins>
    </w:p>
    <w:p w:rsidR="00E403F0" w:rsidRPr="00B078C3" w:rsidRDefault="00E403F0" w:rsidP="00E403F0">
      <w:pPr>
        <w:rPr>
          <w:rFonts w:ascii="FontbitDavid" w:hAnsi="FontbitDavid"/>
          <w:sz w:val="24"/>
          <w:rtl/>
        </w:rPr>
      </w:pPr>
      <w:r>
        <w:rPr>
          <w:rFonts w:ascii="FontbitDavid" w:hAnsi="FontbitDavid" w:hint="cs"/>
          <w:sz w:val="24"/>
          <w:rtl/>
        </w:rPr>
        <w:t xml:space="preserve">ג. </w:t>
      </w:r>
      <w:r w:rsidRPr="00B078C3">
        <w:rPr>
          <w:rFonts w:ascii="FontbitDavid" w:hAnsi="FontbitDavid"/>
          <w:sz w:val="24"/>
          <w:rtl/>
        </w:rPr>
        <w:t xml:space="preserve">שני מצורעין שנתערבו קרבנותיהן זה בזה, וקרב קרבנו של אחד מהן, ומת אחד מהן, השני מה תהא עליו? </w:t>
      </w:r>
      <w:r w:rsidRPr="00B078C3">
        <w:rPr>
          <w:rFonts w:ascii="FontbitDavid" w:hAnsi="FontbitDavid"/>
          <w:sz w:val="24"/>
          <w:rtl/>
        </w:rPr>
        <w:t xml:space="preserve">אמר</w:t>
      </w:r>
      <w:r w:rsidRPr="00B078C3">
        <w:rPr>
          <w:rFonts w:ascii="FontbitDavid" w:hAnsi="FontbitDavid"/>
          <w:sz w:val="24"/>
          <w:rtl/>
        </w:rPr>
        <w:t xml:space="preserve"> להן: כותב נכסיו לאחרים - והוי עני, ומביא חטאת העוף הבא על הספק.</w:t>
      </w:r>
    </w:p>
    <w:p>
      <w:pPr>
        <w:pStyle w:val="38"/>
        <w:rPr>
          <w:ins w:id="101499" w:author="מנוע מכני" w:date="2026-10-11T12:04:39Z"/>
        </w:rPr>
      </w:pPr>
      <w:r w:rsidRPr="00B078C3">
        <w:t xml:space="preserve">והאיכא אשם! </w:t>
      </w:r>
      <w:r w:rsidRPr="00B078C3">
        <w:t xml:space="preserve">אמר</w:t>
      </w:r>
      <w:r w:rsidRPr="00B078C3">
        <w:t xml:space="preserve"> שמואל:</w:t>
      </w:r>
    </w:p>
    <w:p w:rsidR="00E403F0" w:rsidRPr="00B078C3" w:rsidRDefault="00E403F0" w:rsidP="00E403F0">
      <w:pPr>
        <w:rPr>
          <w:rFonts w:ascii="FontbitDavid" w:hAnsi="FontbitDavid"/>
          <w:sz w:val="24"/>
          <w:rtl/>
        </w:rPr>
      </w:pPr>
      <w:del w:id="10150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כשקרב אשמו.</w:t>
      </w:r>
    </w:p>
    <w:p>
      <w:pPr>
        <w:pStyle w:val="38"/>
        <w:rPr>
          <w:ins w:id="101501" w:author="מנוע מכני" w:date="2026-10-11T12:04:39Z"/>
        </w:rPr>
      </w:pPr>
      <w:ins w:id="92767" w:author="מנוע מכני" w:date="2026-10-11T12:04:39Z">
        <w:r>
          <w:t xml:space="preserve">א"ר</w:t>
        </w:r>
      </w:ins>
      <w:del w:id="92768" w:author="מנוע מכני" w:date="2026-10-11T12:04:39Z">
        <w:r w:rsidRPr="00B078C3">
          <w:delText xml:space="preserve">א''ר</w:delText>
        </w:r>
      </w:del>
      <w:r w:rsidRPr="00B078C3">
        <w:t xml:space="preserve"> ששת:</w:t>
      </w:r>
    </w:p>
    <w:p w:rsidR="00E403F0" w:rsidRPr="00B078C3" w:rsidRDefault="00E403F0" w:rsidP="00E403F0">
      <w:pPr>
        <w:rPr>
          <w:rFonts w:ascii="FontbitDavid" w:hAnsi="FontbitDavid"/>
          <w:sz w:val="24"/>
          <w:rtl/>
        </w:rPr>
      </w:pPr>
      <w:del w:id="101502" w:author="מנוע מכני" w:date="2026-10-11T12:04:39Z">
        <w:r w:rsidRPr="00B078C3">
          <w:rPr>
            <w:rFonts w:ascii="FontbitDavid" w:hAnsi="FontbitDavid"/>
            <w:sz w:val="24"/>
            <w:rtl/>
          </w:rPr>
          <w:delText xml:space="preserve"> </w:delText>
        </w:r>
      </w:del>
      <w:ins w:id="98589" w:author="מנוע מכני" w:date="2026-10-11T12:04:39Z">
        <w:r>
          <w:rPr>
            <w:rFonts w:ascii="FontbitDavid" w:hAnsi="FontbitDavid"/>
            <w:sz w:val="24"/>
            <w:rtl/>
          </w:rPr>
          <w:t xml:space="preserve">אדם</w:t>
        </w:r>
      </w:ins>
      <w:del w:id="98590" w:author="מנוע מכני" w:date="2026-10-11T12:04:39Z">
        <w:r w:rsidRPr="00B078C3">
          <w:rPr>
            <w:rFonts w:ascii="FontbitDavid" w:hAnsi="FontbitDavid"/>
            <w:sz w:val="24"/>
            <w:rtl/>
          </w:rPr>
          <w:delText xml:space="preserve">גברא</w:delText>
        </w:r>
      </w:del>
      <w:r w:rsidRPr="00B078C3">
        <w:rPr>
          <w:rFonts w:ascii="FontbitDavid" w:hAnsi="FontbitDavid"/>
          <w:sz w:val="24"/>
          <w:rtl/>
        </w:rPr>
        <w:t xml:space="preserve"> </w:t>
      </w:r>
      <w:r w:rsidRPr="00B078C3">
        <w:rPr>
          <w:rStyle w:val="2fb"/>
          <w:rFonts w:ascii="FontbitDavid" w:hAnsi="FontbitDavid"/>
          <w:sz w:val="24"/>
          <w:rtl/>
        </w:rPr>
        <w:t xml:space="preserve">רבה</w:t>
      </w:r>
      <w:r w:rsidRPr="00B078C3">
        <w:rPr>
          <w:rFonts w:ascii="FontbitDavid" w:hAnsi="FontbitDavid"/>
          <w:sz w:val="24"/>
          <w:rtl/>
        </w:rPr>
        <w:t xml:space="preserve"> </w:t>
      </w:r>
      <w:r w:rsidRPr="00B078C3">
        <w:rPr>
          <w:rStyle w:val="2fb"/>
          <w:rFonts w:ascii="FontbitDavid" w:hAnsi="FontbitDavid"/>
          <w:sz w:val="24"/>
          <w:rtl/>
        </w:rPr>
        <w:t xml:space="preserve">כשמואל</w:t>
      </w:r>
      <w:r w:rsidRPr="00B078C3">
        <w:rPr>
          <w:rFonts w:ascii="FontbitDavid" w:hAnsi="FontbitDavid"/>
          <w:sz w:val="24"/>
          <w:rtl/>
        </w:rPr>
        <w:t xml:space="preserve"> לימא </w:t>
      </w:r>
      <w:ins w:id="97829" w:author="מנוע מכני" w:date="2026-10-11T12:04:39Z">
        <w:r>
          <w:rPr>
            <w:rFonts w:ascii="FontbitDavid" w:hAnsi="FontbitDavid"/>
            <w:sz w:val="24"/>
            <w:rtl/>
          </w:rPr>
          <w:t xml:space="preserve">כה</w:t>
        </w:r>
      </w:ins>
      <w:del w:id="97830" w:author="מנוע מכני" w:date="2026-10-11T12:04:39Z">
        <w:r w:rsidRPr="00B078C3">
          <w:rPr>
            <w:rFonts w:ascii="FontbitDavid" w:hAnsi="FontbitDavid"/>
            <w:sz w:val="24"/>
            <w:rtl/>
          </w:rPr>
          <w:delText xml:space="preserve">כי </w:delText>
        </w:r>
        <w:r>
          <w:rPr>
            <w:rFonts w:ascii="FontbitDavid" w:hAnsi="FontbitDavid"/>
            <w:sz w:val="24"/>
            <w:rtl/>
          </w:rPr>
          <w:delText xml:space="preserve">זה</w:delText>
        </w:r>
      </w:del>
      <w:ins w:id="96329" w:author="מנוע מכני" w:date="2026-10-11T12:04:39Z"/>
      <w:del w:id="96330" w:author="מנוע מכני" w:date="2026-10-11T12:04:39Z">
        <w:r w:rsidRPr="00B078C3">
          <w:rPr>
            <w:rFonts w:ascii="FontbitDavid" w:hAnsi="FontbitDavid"/>
            <w:sz w:val="24"/>
            <w:rtl/>
          </w:rPr>
          <w:delText xml:space="preserve">האי</w:delText>
        </w:r>
      </w:del>
      <w:r w:rsidRPr="00B078C3">
        <w:rPr>
          <w:rFonts w:ascii="FontbitDavid" w:hAnsi="FontbitDavid"/>
          <w:sz w:val="24"/>
          <w:rtl/>
        </w:rPr>
        <w:t xml:space="preserve"> </w:t>
      </w:r>
      <w:ins w:id="94771" w:author="מנוע מכני" w:date="2026-10-11T12:04:39Z">
        <w:r>
          <w:rPr>
            <w:rFonts w:ascii="FontbitDavid" w:hAnsi="FontbitDavid"/>
            <w:sz w:val="24"/>
            <w:rtl/>
          </w:rPr>
          <w:t xml:space="preserve">דבר</w:t>
        </w:r>
      </w:ins>
      <w:del w:id="94772" w:author="מנוע מכני" w:date="2026-10-11T12:04:39Z">
        <w:r w:rsidRPr="00B078C3">
          <w:rPr>
            <w:rFonts w:ascii="FontbitDavid" w:hAnsi="FontbitDavid"/>
            <w:sz w:val="24"/>
            <w:rtl/>
          </w:rPr>
          <w:delText xml:space="preserve">מילתא</w:delText>
        </w:r>
      </w:del>
      <w:r w:rsidRPr="00B078C3">
        <w:rPr>
          <w:rFonts w:ascii="FontbitDavid" w:hAnsi="FontbitDavid"/>
          <w:sz w:val="24"/>
          <w:rtl/>
        </w:rPr>
        <w:t xml:space="preserve">.</w:t>
      </w:r>
    </w:p>
    <w:p w:rsidR="00E403F0" w:rsidRPr="00017C1D" w:rsidRDefault="00E403F0" w:rsidP="00E403F0">
      <w:pPr>
        <w:pStyle w:val="a3"/>
        <w:rPr>
          <w:spacing w:val="-6"/>
          <w:rtl/>
        </w:rPr>
      </w:pPr>
      <w:r w:rsidRPr="00017C1D">
        <w:rPr>
          <w:spacing w:val="-6"/>
          <w:rtl/>
        </w:rPr>
        <w:t xml:space="preserve">כמאן, </w:t>
      </w:r>
      <w:ins w:id="97621" w:author="מנוע מכני" w:date="2026-10-11T12:04:39Z">
        <w:r>
          <w:rPr>
            <w:spacing w:val="-6"/>
            <w:rtl/>
          </w:rPr>
          <w:t xml:space="preserve">אם </w:t>
        </w:r>
      </w:ins>
      <w:del w:id="97622" w:author="מנוע מכני" w:date="2026-10-11T12:04:39Z">
        <w:r w:rsidRPr="00017C1D">
          <w:rPr>
            <w:spacing w:val="-6"/>
            <w:rtl/>
          </w:rPr>
          <w:delText xml:space="preserve">אי </w:delText>
        </w:r>
      </w:del>
      <w:r w:rsidRPr="00017C1D">
        <w:rPr>
          <w:spacing w:val="-6"/>
          <w:rtl/>
        </w:rPr>
        <w:t xml:space="preserve">כר' יהודה דאמר אשם קבעה וכיון דקבעה לה אשם בעשירות </w:t>
      </w:r>
      <w:r w:rsidRPr="00017C1D">
        <w:rPr>
          <w:spacing w:val="-6"/>
          <w:rtl/>
        </w:rPr>
        <w:t xml:space="preserve">לא</w:t>
      </w:r>
      <w:r w:rsidRPr="00017C1D">
        <w:rPr>
          <w:spacing w:val="-6"/>
          <w:rtl/>
        </w:rPr>
        <w:t xml:space="preserve"> מצי </w:t>
      </w:r>
      <w:ins w:id="98591" w:author="מנוע מכני" w:date="2026-10-11T12:04:39Z">
        <w:r>
          <w:rPr>
            <w:spacing w:val="-6"/>
            <w:rtl/>
          </w:rPr>
          <w:t xml:space="preserve">מביא</w:t>
        </w:r>
      </w:ins>
      <w:del w:id="98592" w:author="מנוע מכני" w:date="2026-10-11T12:04:39Z">
        <w:r w:rsidRPr="00017C1D">
          <w:rPr>
            <w:spacing w:val="-6"/>
            <w:rtl/>
          </w:rPr>
          <w:delText xml:space="preserve">מייתי</w:delText>
        </w:r>
      </w:del>
      <w:r w:rsidRPr="00017C1D">
        <w:rPr>
          <w:spacing w:val="-6"/>
          <w:rtl/>
        </w:rPr>
        <w:t xml:space="preserve"> חטאת בדלות, </w:t>
      </w:r>
    </w:p>
    <w:p>
      <w:pPr>
        <w:pStyle w:val="38"/>
        <w:rPr>
          <w:ins w:id="101503" w:author="מנוע מכני" w:date="2026-10-11T12:04:39Z"/>
        </w:rPr>
      </w:pPr>
      <w:r w:rsidRPr="00B078C3">
        <w:t xml:space="preserve">דתנן</w:t>
      </w:r>
      <w:r w:rsidRPr="00B078C3">
        <w:t xml:space="preserve">:</w:t>
      </w:r>
    </w:p>
    <w:p w:rsidR="00E403F0" w:rsidRPr="00B078C3" w:rsidRDefault="00E403F0" w:rsidP="00E403F0">
      <w:pPr>
        <w:rPr>
          <w:rFonts w:ascii="FontbitDavid" w:hAnsi="FontbitDavid"/>
          <w:sz w:val="24"/>
          <w:rtl/>
        </w:rPr>
      </w:pPr>
      <w:del w:id="10150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מצורע שהביא ק</w:t>
      </w:r>
      <w:r>
        <w:rPr>
          <w:rFonts w:ascii="FontbitDavid" w:hAnsi="FontbitDavid"/>
          <w:sz w:val="24"/>
          <w:rtl/>
        </w:rPr>
        <w:t xml:space="preserve">רבן עני והעשיר, או עשיר והעני </w:t>
      </w:r>
      <w:r w:rsidRPr="00B078C3">
        <w:rPr>
          <w:rFonts w:ascii="FontbitDavid" w:hAnsi="FontbitDavid"/>
          <w:sz w:val="24"/>
          <w:rtl/>
        </w:rPr>
        <w:t xml:space="preserve">הכל הולך אחר חטאת, דברי </w:t>
      </w:r>
      <w:ins w:id="92769" w:author="מנוע מכני" w:date="2026-10-11T12:04:39Z">
        <w:r>
          <w:rPr>
            <w:rStyle w:val="2fb"/>
            <w:rFonts w:ascii="FontbitDavid" w:hAnsi="FontbitDavid" w:hint="cs"/>
            <w:sz w:val="24"/>
            <w:rtl/>
          </w:rPr>
          <w:t xml:space="preserve">ר"ש</w:t>
        </w:r>
      </w:ins>
      <w:del w:id="92770" w:author="מנוע מכני" w:date="2026-10-11T12:04:39Z">
        <w:r>
          <w:rPr>
            <w:rFonts w:ascii="FontbitDavid" w:hAnsi="FontbitDavid" w:hint="cs"/>
            <w:sz w:val="24"/>
            <w:rtl/>
          </w:rPr>
          <w:delText xml:space="preserve">ר''ש</w:delText>
        </w:r>
      </w:del>
      <w:r w:rsidRPr="00B078C3">
        <w:rPr>
          <w:rFonts w:ascii="FontbitDavid" w:hAnsi="FontbitDavid"/>
          <w:sz w:val="24"/>
          <w:rtl/>
        </w:rPr>
        <w:t>.</w:t>
      </w:r>
    </w:p>
    <w:p>
      <w:pPr>
        <w:pStyle w:val="38"/>
        <w:rPr>
          <w:ins w:id="101505" w:author="מנוע מכני" w:date="2026-10-11T12:04:39Z"/>
        </w:rPr>
      </w:pPr>
      <w:ins w:id="93341" w:author="מנוע מכני" w:date="2026-10-11T12:04:39Z">
        <w:r>
          <w:t xml:space="preserve">ור"י</w:t>
        </w:r>
      </w:ins>
      <w:del w:id="93342" w:author="מנוע מכני" w:date="2026-10-11T12:04:39Z">
        <w:r w:rsidRPr="00B078C3">
          <w:delText xml:space="preserve">ורבי יהודה</w:delText>
        </w:r>
      </w:del>
      <w:del w:id="101833"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50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הכל הולך אחר אשם.</w:t>
      </w:r>
    </w:p>
    <w:p>
      <w:pPr>
        <w:pStyle w:val="38"/>
        <w:rPr>
          <w:ins w:id="101507" w:author="מנוע מכני" w:date="2026-10-11T12:04:39Z"/>
        </w:rPr>
      </w:pPr>
      <w:ins w:id="93343" w:author="מנוע מכני" w:date="2026-10-11T12:04:39Z">
        <w:r>
          <w:t xml:space="preserve">ר"א</w:t>
        </w:r>
      </w:ins>
      <w:del w:id="93344" w:author="מנוע מכני" w:date="2026-10-11T12:04:39Z">
        <w:r w:rsidRPr="00B078C3">
          <w:delText xml:space="preserve">רבי אליעזר</w:delText>
        </w:r>
      </w:del>
      <w:r w:rsidRPr="00B078C3">
        <w:t xml:space="preserve"> בן יעקב</w:t>
      </w:r>
      <w:del w:id="101834"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50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הכל הולך אחר צפורים.</w:t>
      </w:r>
    </w:p>
    <w:p w:rsidR="00E403F0" w:rsidRDefault="00E403F0" w:rsidP="00E403F0">
      <w:pPr>
        <w:rPr>
          <w:rFonts w:ascii="FontbitDavid" w:hAnsi="FontbitDavid"/>
          <w:sz w:val="24"/>
          <w:rtl/>
        </w:rPr>
      </w:pPr>
      <w:ins w:id="97623" w:author="מנוע מכני" w:date="2026-10-11T12:04:39Z">
        <w:r>
          <w:rPr>
            <w:rFonts w:ascii="FontbitDavid" w:hAnsi="FontbitDavid"/>
            <w:sz w:val="24"/>
            <w:rtl/>
          </w:rPr>
          <w:t xml:space="preserve">ואם </w:t>
        </w:r>
      </w:ins>
      <w:del w:id="97624" w:author="מנוע מכני" w:date="2026-10-11T12:04:39Z">
        <w:r w:rsidRPr="00B078C3">
          <w:rPr>
            <w:rFonts w:ascii="FontbitDavid" w:hAnsi="FontbitDavid"/>
            <w:sz w:val="24"/>
            <w:rtl/>
          </w:rPr>
          <w:delText xml:space="preserve">ואי </w:delText>
        </w:r>
      </w:del>
      <w:r w:rsidRPr="00B078C3">
        <w:rPr>
          <w:rStyle w:val="2fb"/>
          <w:rFonts w:ascii="FontbitDavid" w:hAnsi="FontbitDavid"/>
          <w:sz w:val="24"/>
          <w:rtl/>
        </w:rPr>
        <w:t xml:space="preserve">כ</w:t>
      </w:r>
      <w:ins w:id="92771" w:author="מנוע מכני" w:date="2026-10-11T12:04:39Z">
        <w:r>
          <w:rPr>
            <w:rStyle w:val="2fb"/>
            <w:rFonts w:ascii="FontbitDavid" w:hAnsi="FontbitDavid"/>
            <w:sz w:val="24"/>
            <w:rtl/>
          </w:rPr>
          <w:t xml:space="preserve">ר"ש</w:t>
        </w:r>
      </w:ins>
      <w:del w:id="92772" w:author="מנוע מכני" w:date="2026-10-11T12:04:39Z">
        <w:r w:rsidRPr="00B078C3">
          <w:rPr>
            <w:rFonts w:ascii="FontbitDavid" w:hAnsi="FontbitDavid"/>
            <w:sz w:val="24"/>
            <w:rtl/>
          </w:rPr>
          <w:delText xml:space="preserve">ר</w:delText>
        </w:r>
        <w:r>
          <w:rPr>
            <w:rFonts w:ascii="FontbitDavid" w:hAnsi="FontbitDavid" w:hint="cs"/>
            <w:sz w:val="24"/>
            <w:rtl/>
          </w:rPr>
          <w:delText xml:space="preserve">''ש</w:delText>
        </w:r>
      </w:del>
      <w:r>
        <w:rPr>
          <w:rFonts w:ascii="FontbitDavid" w:hAnsi="FontbitDavid" w:hint="cs"/>
          <w:sz w:val="24"/>
          <w:rtl/>
        </w:rPr>
        <w:t xml:space="preserve"> ש</w:t>
      </w:r>
      <w:r w:rsidRPr="00B078C3">
        <w:rPr>
          <w:rFonts w:ascii="FontbitDavid" w:hAnsi="FontbitDavid"/>
          <w:sz w:val="24"/>
          <w:rtl/>
        </w:rPr>
        <w:t xml:space="preserve">חטאת קבעה </w:t>
      </w:r>
      <w:r>
        <w:rPr>
          <w:rFonts w:ascii="FontbitDavid" w:hAnsi="FontbitDavid" w:hint="cs"/>
          <w:sz w:val="24"/>
          <w:rtl/>
        </w:rPr>
        <w:t xml:space="preserve">אפי' </w:t>
      </w:r>
      <w:r w:rsidRPr="00B078C3">
        <w:rPr>
          <w:rFonts w:ascii="FontbitDavid" w:hAnsi="FontbitDavid"/>
          <w:sz w:val="24"/>
          <w:rtl/>
        </w:rPr>
        <w:t xml:space="preserve">דלא קרב אשם - ניתי אחר, </w:t>
      </w:r>
      <w:r>
        <w:rPr>
          <w:rFonts w:ascii="FontbitDavid" w:hAnsi="FontbitDavid" w:hint="cs"/>
          <w:sz w:val="24"/>
          <w:rtl/>
        </w:rPr>
        <w:t xml:space="preserve">כדשמעי' </w:t>
      </w:r>
      <w:r>
        <w:rPr>
          <w:rStyle w:val="2fb"/>
          <w:rFonts w:ascii="FontbitDavid" w:hAnsi="FontbitDavid" w:hint="cs"/>
          <w:sz w:val="24"/>
          <w:rtl/>
        </w:rPr>
        <w:t xml:space="preserve">ל</w:t>
      </w:r>
      <w:ins w:id="92773" w:author="מנוע מכני" w:date="2026-10-11T12:04:39Z">
        <w:r>
          <w:rPr>
            <w:rStyle w:val="2fb"/>
            <w:rFonts w:ascii="FontbitDavid" w:hAnsi="FontbitDavid" w:hint="cs"/>
            <w:sz w:val="24"/>
            <w:rtl/>
          </w:rPr>
          <w:t xml:space="preserve">ר"ש</w:t>
        </w:r>
      </w:ins>
      <w:del w:id="92774"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דאמר לייתי ולתני </w:t>
      </w:r>
    </w:p>
    <w:p>
      <w:pPr>
        <w:pStyle w:val="38"/>
        <w:rPr>
          <w:ins w:id="101509" w:author="מנוע מכני" w:date="2026-10-11T12:04:39Z"/>
        </w:rPr>
      </w:pPr>
      <w:r w:rsidRPr="00B078C3">
        <w:t xml:space="preserve">דתניא</w:t>
      </w:r>
      <w:r w:rsidRPr="00B078C3">
        <w:t xml:space="preserve">, </w:t>
      </w:r>
      <w:r w:rsidRPr="00B078C3">
        <w:t xml:space="preserve">אמר</w:t>
      </w:r>
      <w:r w:rsidRPr="00B078C3">
        <w:t xml:space="preserve"> ר"ש:</w:t>
      </w:r>
    </w:p>
    <w:p w:rsidR="00E403F0" w:rsidRPr="00B078C3" w:rsidRDefault="00E403F0" w:rsidP="00E403F0">
      <w:pPr>
        <w:rPr>
          <w:rFonts w:ascii="FontbitDavid" w:hAnsi="FontbitDavid"/>
          <w:sz w:val="24"/>
          <w:rtl/>
        </w:rPr>
      </w:pPr>
      <w:del w:id="10151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למחרת מביא אשמו ולוגו עמו, ומעמידו בשער נקנור, ומתנה עליו ואומר אם מצורע הוא - הרי אשמו ולוגו עמו - ואם </w:t>
      </w:r>
      <w:ins w:id="94773" w:author="מנוע מכני" w:date="2026-10-11T12:04:39Z">
        <w:r>
          <w:rPr>
            <w:rFonts w:ascii="FontbitDavid" w:hAnsi="FontbitDavid"/>
            <w:sz w:val="24"/>
            <w:rtl/>
          </w:rPr>
          <w:t xml:space="preserve">לא</w:t>
        </w:r>
      </w:ins>
      <w:del w:id="94774"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אשם זה - יהא שלמי נדבה.</w:t>
      </w:r>
    </w:p>
    <w:p w:rsidR="00E403F0" w:rsidRDefault="00E403F0" w:rsidP="00E403F0">
      <w:pPr>
        <w:pStyle w:val="afff3"/>
        <w:framePr w:wrap="around"/>
        <w:rPr>
          <w:rtl/>
        </w:rPr>
      </w:pPr>
      <w:r>
        <w:rPr>
          <w:rFonts w:hint="cs"/>
          <w:rtl/>
        </w:rPr>
        <w:t>ע:</w:t>
      </w:r>
    </w:p>
    <w:p w:rsidR="00E403F0" w:rsidRDefault="00E403F0" w:rsidP="00E403F0">
      <w:pPr>
        <w:rPr>
          <w:rFonts w:ascii="FontbitDavid" w:hAnsi="FontbitDavid"/>
          <w:sz w:val="24"/>
          <w:rtl/>
        </w:rPr>
      </w:pPr>
      <w:r w:rsidRPr="00B078C3">
        <w:rPr>
          <w:rFonts w:ascii="FontbitDavid" w:hAnsi="FontbitDavid"/>
          <w:sz w:val="24"/>
          <w:rtl/>
        </w:rPr>
        <w:t>ואותו אשם טעון שחיטתו בצפון, וטעון מתנת בהונות, וסמיכה, ונסכים, ותנופה, וחזה ושוק, ונאכל לזכרי כהונה ליום ולילה.</w:t>
      </w:r>
      <w:r>
        <w:rPr>
          <w:rFonts w:ascii="FontbitDavid" w:hAnsi="FontbitDavid" w:hint="cs"/>
          <w:sz w:val="24"/>
          <w:rtl/>
        </w:rPr>
        <w:t xml:space="preserve"> </w:t>
      </w:r>
      <w:r w:rsidRPr="00B078C3">
        <w:rPr>
          <w:rFonts w:ascii="FontbitDavid" w:hAnsi="FontbitDavid"/>
          <w:sz w:val="24"/>
          <w:rtl/>
        </w:rPr>
        <w:t xml:space="preserve">ולא הודו לו חכמים </w:t>
      </w:r>
      <w:r w:rsidRPr="00B078C3">
        <w:rPr>
          <w:rStyle w:val="2fb"/>
          <w:rFonts w:ascii="FontbitDavid" w:hAnsi="FontbitDavid"/>
          <w:sz w:val="24"/>
          <w:rtl/>
        </w:rPr>
        <w:t xml:space="preserve">לר' שמעון</w:t>
      </w:r>
      <w:r w:rsidRPr="00B078C3">
        <w:rPr>
          <w:rFonts w:ascii="FontbitDavid" w:hAnsi="FontbitDavid"/>
          <w:sz w:val="24"/>
          <w:rtl/>
        </w:rPr>
        <w:t xml:space="preserve">, מפני שמביא קדשים לבית הפסול! </w:t>
      </w:r>
    </w:p>
    <w:p w:rsidR="00E403F0" w:rsidRPr="0025482F" w:rsidRDefault="00E403F0" w:rsidP="00E403F0">
      <w:pPr>
        <w:pStyle w:val="a2"/>
        <w:numPr>
          <w:ilvl w:val="0"/>
          <w:numId w:val="2"/>
        </w:numPr>
        <w:rPr>
          <w:rtl/>
        </w:rPr>
      </w:pPr>
      <w:r w:rsidRPr="0025482F">
        <w:rPr>
          <w:rStyle w:val="2fb"/>
          <w:rtl/>
        </w:rPr>
        <w:t xml:space="preserve">שמואל</w:t>
      </w:r>
      <w:r w:rsidRPr="0025482F">
        <w:rPr>
          <w:rtl/>
        </w:rPr>
        <w:t xml:space="preserve"> סבר לה </w:t>
      </w:r>
      <w:ins w:id="93345" w:author="מנוע מכני" w:date="2026-10-11T12:04:39Z">
        <w:r>
          <w:rPr>
            <w:rStyle w:val="2fb"/>
            <w:rtl/>
          </w:rPr>
          <w:t xml:space="preserve">כר"ש</w:t>
        </w:r>
      </w:ins>
      <w:del w:id="93346" w:author="מנוע מכני" w:date="2026-10-11T12:04:39Z">
        <w:r w:rsidRPr="0025482F">
          <w:rPr>
            <w:rtl/>
          </w:rPr>
          <w:delText xml:space="preserve">כרבי שמעון</w:delText>
        </w:r>
      </w:del>
      <w:r w:rsidRPr="0025482F">
        <w:rPr>
          <w:rtl/>
        </w:rPr>
        <w:t xml:space="preserve"> </w:t>
      </w:r>
      <w:ins w:id="98109" w:author="מנוע מכני" w:date="2026-10-11T12:04:39Z">
        <w:r>
          <w:rPr>
            <w:rtl/>
          </w:rPr>
          <w:t xml:space="preserve">באחת</w:t>
        </w:r>
      </w:ins>
      <w:del w:id="98110" w:author="מנוע מכני" w:date="2026-10-11T12:04:39Z">
        <w:r w:rsidRPr="0025482F">
          <w:rPr>
            <w:rtl/>
          </w:rPr>
          <w:delText xml:space="preserve">בחדא</w:delText>
        </w:r>
      </w:del>
      <w:r w:rsidRPr="0025482F">
        <w:rPr>
          <w:rtl/>
        </w:rPr>
        <w:t xml:space="preserve">, </w:t>
      </w:r>
      <w:ins w:id="98107" w:author="מנוע מכני" w:date="2026-10-11T12:04:39Z">
        <w:r>
          <w:rPr>
            <w:rtl/>
          </w:rPr>
          <w:t xml:space="preserve">וחולק</w:t>
        </w:r>
      </w:ins>
      <w:del w:id="98108" w:author="מנוע מכני" w:date="2026-10-11T12:04:39Z">
        <w:r w:rsidRPr="0025482F">
          <w:rPr>
            <w:rtl/>
          </w:rPr>
          <w:delText xml:space="preserve">ופליג</w:delText>
        </w:r>
      </w:del>
      <w:r w:rsidRPr="0025482F">
        <w:rPr>
          <w:rtl/>
        </w:rPr>
        <w:t xml:space="preserve"> </w:t>
      </w:r>
      <w:ins w:id="96331" w:author="מנוע מכני" w:date="2026-10-11T12:04:39Z">
        <w:r>
          <w:rPr>
            <w:rtl/>
          </w:rPr>
          <w:t xml:space="preserve">עליו</w:t>
        </w:r>
      </w:ins>
      <w:del w:id="96332" w:author="מנוע מכני" w:date="2026-10-11T12:04:39Z">
        <w:r w:rsidRPr="0025482F">
          <w:rPr>
            <w:rtl/>
          </w:rPr>
          <w:delText xml:space="preserve">עליה</w:delText>
        </w:r>
      </w:del>
      <w:r w:rsidRPr="0025482F">
        <w:rPr>
          <w:rtl/>
        </w:rPr>
        <w:t xml:space="preserve"> </w:t>
      </w:r>
      <w:ins w:id="98111" w:author="מנוע מכני" w:date="2026-10-11T12:04:39Z">
        <w:r>
          <w:rPr>
            <w:rtl/>
          </w:rPr>
          <w:t xml:space="preserve">באחת</w:t>
        </w:r>
      </w:ins>
      <w:del w:id="98112" w:author="מנוע מכני" w:date="2026-10-11T12:04:39Z">
        <w:r w:rsidRPr="0025482F">
          <w:rPr>
            <w:rtl/>
          </w:rPr>
          <w:delText xml:space="preserve">בחדא</w:delText>
        </w:r>
      </w:del>
      <w:r w:rsidRPr="0025482F">
        <w:rPr>
          <w:rtl/>
        </w:rPr>
        <w:t xml:space="preserve">.</w:t>
      </w:r>
    </w:p>
    <w:p>
      <w:pPr>
        <w:pStyle w:val="afffff8"/>
        <w:rPr>
          <w:ins w:id="90029" w:author="קלוד" w:date="2026-10-11T12:23:38Z"/>
        </w:rPr>
      </w:pPr>
      <w:ins w:id="90030" w:author="קלוד" w:date="2026-10-11T12:23:38Z">
        <w:r>
          <w:rPr>
            <w:color w:val="7B3F00"/>
          </w:rPr>
          <w:t xml:space="preserve">שלשה דברי אגדה - סתירות בין פסוקים</w:t>
        </w:r>
      </w:ins>
    </w:p>
    <w:p w:rsidR="00E403F0" w:rsidRPr="00017C1D" w:rsidRDefault="00E403F0" w:rsidP="00E403F0">
      <w:pPr>
        <w:rPr>
          <w:rStyle w:val="afffff0"/>
          <w:spacing w:val="-2"/>
          <w:rtl/>
        </w:rPr>
      </w:pPr>
      <w:r w:rsidRPr="00017C1D">
        <w:rPr>
          <w:bCs/>
          <w:spacing w:val="-2"/>
          <w:rtl/>
        </w:rPr>
        <w:t>שלשה דברי אגדה</w:t>
      </w:r>
      <w:r w:rsidRPr="00017C1D">
        <w:rPr>
          <w:spacing w:val="-2"/>
          <w:rtl/>
        </w:rPr>
        <w:t xml:space="preserve">: כתוב אחד אומר </w:t>
      </w:r>
      <w:r w:rsidRPr="00017C1D">
        <w:rPr>
          <w:rStyle w:val="afffff0"/>
          <w:rFonts w:hint="cs"/>
          <w:spacing w:val="-2"/>
          <w:rtl/>
        </w:rPr>
        <w:t>'</w:t>
      </w:r>
      <w:ins w:id="90635" w:author="Claude - סמנטי" w:date="2026-10-11T12:19:29Z">
        <w:r>
          <w:rPr>
            <w:rStyle w:val="afffff0"/>
            <w:spacing w:val="-2"/>
            <w:rtl/>
          </w:rPr>
          <w:t xml:space="preserve">כִּי לֹא אֶחְפּוֹץ בְּמוֹת הַמֵּת</w:t>
        </w:r>
      </w:ins>
      <w:del w:id="90636" w:author="Claude - סמנטי" w:date="2026-10-11T12:19:29Z">
        <w:r w:rsidRPr="00017C1D">
          <w:rPr>
            <w:rStyle w:val="afffff0"/>
            <w:spacing w:val="-2"/>
            <w:rtl/>
          </w:rPr>
          <w:delText xml:space="preserve">כי </w:delText>
        </w:r>
        <w:r w:rsidRPr="00017C1D">
          <w:rPr>
            <w:rStyle w:val="afffff0"/>
            <w:spacing w:val="-2"/>
            <w:rtl/>
          </w:rPr>
          <w:delText xml:space="preserve">לא</w:delText>
        </w:r>
        <w:r w:rsidRPr="00017C1D">
          <w:rPr>
            <w:rStyle w:val="afffff0"/>
            <w:spacing w:val="-2"/>
            <w:rtl/>
          </w:rPr>
          <w:delText xml:space="preserve"> אחפוץ במות המת</w:delText>
        </w:r>
      </w:del>
      <w:r w:rsidRPr="00017C1D">
        <w:rPr>
          <w:rStyle w:val="afffff0"/>
          <w:rFonts w:hint="cs"/>
          <w:spacing w:val="-2"/>
          <w:rtl/>
        </w:rPr>
        <w:t>'</w:t>
      </w:r>
      <w:r w:rsidRPr="00017C1D">
        <w:rPr>
          <w:spacing w:val="-2"/>
          <w:rtl/>
        </w:rPr>
        <w:t xml:space="preserve">, וכתוב אחד אומר </w:t>
      </w:r>
      <w:r w:rsidRPr="00017C1D">
        <w:rPr>
          <w:rStyle w:val="afffff0"/>
          <w:rFonts w:hint="cs"/>
          <w:spacing w:val="-2"/>
          <w:rtl/>
        </w:rPr>
        <w:t>'</w:t>
      </w:r>
      <w:r w:rsidRPr="00017C1D">
        <w:rPr>
          <w:rStyle w:val="afffff0"/>
          <w:spacing w:val="-2"/>
          <w:rtl/>
        </w:rPr>
        <w:t xml:space="preserve">כי חפץ ה</w:t>
      </w:r>
      <w:r w:rsidRPr="00017C1D">
        <w:rPr>
          <w:rStyle w:val="afffff0"/>
          <w:spacing w:val="-2"/>
          <w:rtl/>
        </w:rPr>
        <w:t xml:space="preserve">' להמיתם</w:t>
      </w:r>
      <w:r w:rsidRPr="00017C1D">
        <w:rPr>
          <w:rStyle w:val="afffff0"/>
          <w:rFonts w:hint="cs"/>
          <w:spacing w:val="-2"/>
          <w:rtl/>
        </w:rPr>
        <w:t>'</w:t>
      </w:r>
      <w:r w:rsidRPr="00017C1D">
        <w:rPr>
          <w:rStyle w:val="afffff0"/>
          <w:spacing w:val="-2"/>
          <w:rtl/>
        </w:rPr>
        <w:t xml:space="preserve"> </w:t>
      </w:r>
    </w:p>
    <w:p w:rsidR="00E403F0" w:rsidRPr="0025482F" w:rsidRDefault="00E403F0" w:rsidP="00E403F0">
      <w:pPr>
        <w:rPr>
          <w:rFonts w:ascii="FontbitDavid" w:hAnsi="FontbitDavid"/>
          <w:sz w:val="24"/>
          <w:rtl/>
        </w:rPr>
      </w:pPr>
      <w:r w:rsidRPr="0025482F">
        <w:rPr>
          <w:rFonts w:ascii="FontbitDavid" w:hAnsi="FontbitDavid" w:hint="cs"/>
          <w:sz w:val="24"/>
          <w:rtl/>
        </w:rPr>
        <w:t>-</w:t>
      </w:r>
      <w:r>
        <w:rPr>
          <w:rFonts w:ascii="FontbitDavid" w:hAnsi="FontbitDavid" w:hint="cs"/>
          <w:sz w:val="24"/>
          <w:rtl/>
        </w:rPr>
        <w:t xml:space="preserve"> </w:t>
      </w:r>
      <w:r>
        <w:rPr>
          <w:rFonts w:ascii="FontbitDavid" w:hAnsi="FontbitDavid" w:hint="cs"/>
          <w:sz w:val="24"/>
          <w:rtl/>
        </w:rPr>
        <w:tab/>
      </w:r>
      <w:r w:rsidRPr="0025482F">
        <w:rPr>
          <w:rFonts w:ascii="FontbitDavid" w:hAnsi="FontbitDavid"/>
          <w:sz w:val="24"/>
          <w:rtl/>
        </w:rPr>
        <w:t>כאן - בעושין תשובה, כאן - בשאין עושין תשובה.</w:t>
      </w:r>
    </w:p>
    <w:p w:rsidR="00E403F0" w:rsidRDefault="00E403F0" w:rsidP="00E403F0">
      <w:pPr>
        <w:rPr>
          <w:rFonts w:ascii="FontbitDavid" w:hAnsi="FontbitDavid"/>
          <w:sz w:val="24"/>
          <w:rtl/>
        </w:rPr>
      </w:pPr>
      <w:r>
        <w:rPr>
          <w:rFonts w:ascii="FontbitDavid" w:hAnsi="FontbitDavid" w:hint="cs"/>
          <w:sz w:val="24"/>
          <w:rtl/>
        </w:rPr>
        <w:t xml:space="preserve">ב. </w:t>
      </w:r>
      <w:r w:rsidRPr="00B078C3">
        <w:rPr>
          <w:rFonts w:ascii="FontbitDavid" w:hAnsi="FontbitDavid"/>
          <w:sz w:val="24"/>
          <w:rtl/>
        </w:rPr>
        <w:t xml:space="preserve">כתוב אחד אומר </w:t>
      </w:r>
      <w:r w:rsidRPr="0022391A">
        <w:rPr>
          <w:rStyle w:val="afffff0"/>
          <w:rtl/>
        </w:rPr>
        <w:t xml:space="preserve">כי </w:t>
      </w:r>
      <w:r w:rsidRPr="0022391A">
        <w:rPr>
          <w:rStyle w:val="afffff0"/>
          <w:rtl/>
        </w:rPr>
        <w:t xml:space="preserve">לא</w:t>
      </w:r>
      <w:r w:rsidRPr="0022391A">
        <w:rPr>
          <w:rStyle w:val="afffff0"/>
          <w:rtl/>
        </w:rPr>
        <w:t xml:space="preserve"> ישא פנים ולא יקח שוחד </w:t>
      </w:r>
      <w:r w:rsidRPr="00B078C3">
        <w:rPr>
          <w:rFonts w:ascii="FontbitDavid" w:hAnsi="FontbitDavid"/>
          <w:sz w:val="24"/>
          <w:rtl/>
        </w:rPr>
        <w:t xml:space="preserve">וכתוב אחד אומר </w:t>
      </w:r>
      <w:r w:rsidRPr="0022391A">
        <w:rPr>
          <w:rStyle w:val="afffff0"/>
          <w:rtl/>
        </w:rPr>
        <w:t>ישא ה' פניו אליך,</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hint="cs"/>
          <w:sz w:val="24"/>
          <w:rtl/>
        </w:rPr>
        <w:t xml:space="preserve">- </w:t>
      </w:r>
      <w:r>
        <w:rPr>
          <w:rFonts w:ascii="FontbitDavid" w:hAnsi="FontbitDavid" w:hint="cs"/>
          <w:sz w:val="24"/>
          <w:rtl/>
        </w:rPr>
        <w:tab/>
      </w:r>
      <w:r w:rsidRPr="00B078C3">
        <w:rPr>
          <w:rFonts w:ascii="FontbitDavid" w:hAnsi="FontbitDavid"/>
          <w:sz w:val="24"/>
          <w:rtl/>
        </w:rPr>
        <w:t>כאן - קודם גזר דין, כאן - לאחר גזר דין.</w:t>
      </w:r>
    </w:p>
    <w:p w:rsidR="00E403F0" w:rsidRDefault="00E403F0" w:rsidP="00E403F0">
      <w:pPr>
        <w:rPr>
          <w:rFonts w:ascii="FontbitDavid" w:hAnsi="FontbitDavid"/>
          <w:sz w:val="24"/>
          <w:rtl/>
        </w:rPr>
      </w:pPr>
      <w:r>
        <w:rPr>
          <w:rFonts w:ascii="FontbitDavid" w:hAnsi="FontbitDavid" w:hint="cs"/>
          <w:sz w:val="24"/>
          <w:rtl/>
        </w:rPr>
        <w:t xml:space="preserve">ג. </w:t>
      </w:r>
      <w:r w:rsidRPr="00B078C3">
        <w:rPr>
          <w:rFonts w:ascii="FontbitDavid" w:hAnsi="FontbitDavid"/>
          <w:sz w:val="24"/>
          <w:rtl/>
        </w:rPr>
        <w:t xml:space="preserve">כתוב אחד אומר </w:t>
      </w:r>
      <w:r w:rsidRPr="0022391A">
        <w:rPr>
          <w:rStyle w:val="afffff0"/>
          <w:rtl/>
        </w:rPr>
        <w:t>כי בחר ה' בציון</w:t>
      </w:r>
      <w:r w:rsidRPr="00B078C3">
        <w:rPr>
          <w:rFonts w:ascii="FontbitDavid" w:hAnsi="FontbitDavid"/>
          <w:sz w:val="24"/>
          <w:rtl/>
        </w:rPr>
        <w:t>.</w:t>
      </w:r>
      <w:r>
        <w:rPr>
          <w:rFonts w:ascii="FontbitDavid" w:hAnsi="FontbitDavid" w:hint="cs"/>
          <w:sz w:val="24"/>
          <w:rtl/>
        </w:rPr>
        <w:t xml:space="preserve"> </w:t>
      </w:r>
    </w:p>
    <w:p w:rsidR="00E403F0" w:rsidRDefault="00E403F0" w:rsidP="00E403F0">
      <w:pPr>
        <w:rPr>
          <w:rFonts w:ascii="FontbitDavid" w:hAnsi="FontbitDavid"/>
          <w:sz w:val="24"/>
          <w:rtl/>
        </w:rPr>
      </w:pPr>
      <w:del w:id="92880" w:author="מנוע מכני" w:date="2026-10-11T12:04:39Z">
        <w:r>
          <w:rPr>
            <w:rFonts w:ascii="FontbitDavid" w:hAnsi="FontbitDavid" w:hint="cs"/>
            <w:sz w:val="24"/>
            <w:rtl/>
          </w:rPr>
          <w:delText xml:space="preserve">   </w:delText>
        </w:r>
      </w:del>
      <w:r w:rsidRPr="00B078C3">
        <w:rPr>
          <w:rFonts w:ascii="FontbitDavid" w:hAnsi="FontbitDavid"/>
          <w:sz w:val="24"/>
          <w:rtl/>
        </w:rPr>
        <w:t>וכתוב אחד אומר</w:t>
      </w:r>
      <w:r>
        <w:rPr>
          <w:rFonts w:ascii="FontbitDavid" w:hAnsi="FontbitDavid" w:hint="cs"/>
          <w:sz w:val="24"/>
          <w:rtl/>
        </w:rPr>
        <w:t>'</w:t>
      </w:r>
      <w:r w:rsidRPr="00B078C3">
        <w:rPr>
          <w:rStyle w:val="afffff0"/>
          <w:rFonts w:ascii="FontbitDavid" w:hAnsi="FontbitDavid"/>
          <w:sz w:val="24"/>
          <w:rtl/>
        </w:rPr>
        <w:t xml:space="preserve"> </w:t>
      </w:r>
      <w:r w:rsidRPr="0022391A">
        <w:rPr>
          <w:rStyle w:val="afffff0"/>
          <w:rtl/>
        </w:rPr>
        <w:t>כי על אפי ועל חמתי היתה העיר הזאת למן היום אשר בנו אותה עד היום הזה</w:t>
      </w:r>
      <w:r w:rsidRPr="0022391A">
        <w:rPr>
          <w:rStyle w:val="afffff0"/>
          <w:rFonts w:hint="cs"/>
          <w:rtl/>
        </w:rPr>
        <w:t>'</w:t>
      </w:r>
      <w:r w:rsidRPr="00B078C3">
        <w:rPr>
          <w:rFonts w:ascii="FontbitDavid" w:hAnsi="FontbitDavid"/>
          <w:sz w:val="24"/>
          <w:rtl/>
        </w:rPr>
        <w:t xml:space="preserve"> </w:t>
      </w:r>
    </w:p>
    <w:p w:rsidR="00E403F0" w:rsidRPr="00B078C3" w:rsidRDefault="00E403F0" w:rsidP="00E403F0">
      <w:pPr>
        <w:rPr>
          <w:rFonts w:ascii="FontbitDavid" w:hAnsi="FontbitDavid"/>
          <w:sz w:val="24"/>
          <w:rtl/>
        </w:rPr>
      </w:pPr>
      <w:r>
        <w:rPr>
          <w:rFonts w:ascii="FontbitDavid" w:hAnsi="FontbitDavid" w:hint="cs"/>
          <w:sz w:val="24"/>
          <w:rtl/>
        </w:rPr>
        <w:t xml:space="preserve">- </w:t>
      </w:r>
      <w:r>
        <w:rPr>
          <w:rFonts w:ascii="FontbitDavid" w:hAnsi="FontbitDavid"/>
          <w:sz w:val="24"/>
          <w:rtl/>
        </w:rPr>
        <w:tab/>
      </w:r>
      <w:r w:rsidRPr="00B078C3">
        <w:rPr>
          <w:rFonts w:ascii="FontbitDavid" w:hAnsi="FontbitDavid"/>
          <w:sz w:val="24"/>
          <w:rtl/>
        </w:rPr>
        <w:t>כאן קודם שנשא שלמה את בת פרעה, כאן - לאחר שנשא שלמה את בת פרעה.</w:t>
      </w:r>
    </w:p>
    <w:p w:rsidR="00E403F0" w:rsidRDefault="00E403F0" w:rsidP="00E403F0">
      <w:pPr>
        <w:rPr>
          <w:rFonts w:ascii="FontbitDavid" w:hAnsi="FontbitDavid"/>
          <w:sz w:val="24"/>
          <w:rtl/>
        </w:rPr>
      </w:pPr>
    </w:p>
    <w:p>
      <w:pPr>
        <w:pStyle w:val="afffff8"/>
        <w:rPr>
          <w:ins w:id="90027" w:author="קלוד" w:date="2026-10-11T12:23:38Z"/>
        </w:rPr>
      </w:pPr>
      <w:ins w:id="90028" w:author="קלוד" w:date="2026-10-11T12:23:38Z">
        <w:r>
          <w:rPr>
            <w:color w:val="7B3F00"/>
          </w:rPr>
          <w:t xml:space="preserve">דברי בורות - אשת לוט, בן שונמית ותחיית המתים</w:t>
        </w:r>
      </w:ins>
    </w:p>
    <w:p w:rsidR="00E403F0" w:rsidRPr="0025482F" w:rsidRDefault="00E403F0" w:rsidP="00E403F0">
      <w:pPr>
        <w:rPr>
          <w:rFonts w:ascii="FontbitDavid" w:hAnsi="FontbitDavid"/>
          <w:b/>
          <w:bCs/>
          <w:sz w:val="24"/>
          <w:rtl/>
        </w:rPr>
      </w:pPr>
      <w:r w:rsidRPr="0025482F">
        <w:rPr>
          <w:rFonts w:ascii="FontbitDavid" w:hAnsi="FontbitDavid"/>
          <w:b/>
          <w:bCs/>
          <w:sz w:val="24"/>
          <w:rtl/>
        </w:rPr>
        <w:t xml:space="preserve">שלשה דברי בורות</w:t>
      </w:r>
      <w:ins w:id="96975" w:author="מנוע מכני" w:date="2026-10-11T12:04:39Z">
        <w:r>
          <w:rPr>
            <w:rFonts w:ascii="FontbitDavid" w:hAnsi="FontbitDavid"/>
            <w:b/>
            <w:bCs/>
            <w:sz w:val="24"/>
            <w:rtl/>
          </w:rPr>
          <w:t xml:space="preserve">,</w:t>
        </w:r>
      </w:ins>
      <w:del w:id="96976" w:author="מנוע מכני" w:date="2026-10-11T12:04:39Z">
        <w:r w:rsidRPr="0025482F">
          <w:rPr>
            <w:rFonts w:ascii="FontbitDavid" w:hAnsi="FontbitDavid"/>
            <w:b/>
            <w:bCs/>
            <w:sz w:val="24"/>
            <w:rtl/>
          </w:rPr>
          <w:delText xml:space="preserve">;</w:delText>
        </w:r>
      </w:del>
    </w:p>
    <w:p w:rsidR="00E403F0" w:rsidRPr="00B078C3" w:rsidRDefault="00E403F0" w:rsidP="00E403F0">
      <w:pPr>
        <w:rPr>
          <w:rFonts w:ascii="FontbitDavid" w:hAnsi="FontbitDavid"/>
          <w:sz w:val="24"/>
          <w:rtl/>
        </w:rPr>
      </w:pPr>
      <w:r>
        <w:rPr>
          <w:rFonts w:ascii="FontbitDavid" w:hAnsi="FontbitDavid" w:hint="cs"/>
          <w:sz w:val="24"/>
          <w:rtl/>
        </w:rPr>
        <w:t xml:space="preserve">א. </w:t>
      </w:r>
      <w:r w:rsidRPr="00B078C3">
        <w:rPr>
          <w:rFonts w:ascii="FontbitDavid" w:hAnsi="FontbitDavid"/>
          <w:sz w:val="24"/>
          <w:rtl/>
        </w:rPr>
        <w:t xml:space="preserve">אשתו של לוט מהו שתטמא? </w:t>
      </w:r>
      <w:r w:rsidRPr="00B078C3">
        <w:rPr>
          <w:rFonts w:ascii="FontbitDavid" w:hAnsi="FontbitDavid"/>
          <w:sz w:val="24"/>
          <w:rtl/>
        </w:rPr>
        <w:t xml:space="preserve">אמר</w:t>
      </w:r>
      <w:r w:rsidRPr="00B078C3">
        <w:rPr>
          <w:rFonts w:ascii="FontbitDavid" w:hAnsi="FontbitDavid"/>
          <w:sz w:val="24"/>
          <w:rtl/>
        </w:rPr>
        <w:t xml:space="preserve"> להם: מת מטמא, ואין נציב מלח מטמא.</w:t>
      </w:r>
    </w:p>
    <w:p w:rsidR="00E403F0" w:rsidRPr="00B078C3" w:rsidRDefault="00E403F0" w:rsidP="00E403F0">
      <w:pPr>
        <w:rPr>
          <w:rFonts w:ascii="FontbitDavid" w:hAnsi="FontbitDavid"/>
          <w:sz w:val="24"/>
          <w:rtl/>
        </w:rPr>
      </w:pPr>
      <w:r>
        <w:rPr>
          <w:rFonts w:ascii="FontbitDavid" w:hAnsi="FontbitDavid" w:hint="cs"/>
          <w:sz w:val="24"/>
          <w:rtl/>
        </w:rPr>
        <w:t xml:space="preserve">ב. </w:t>
      </w:r>
      <w:r w:rsidRPr="00B078C3">
        <w:rPr>
          <w:rFonts w:ascii="FontbitDavid" w:hAnsi="FontbitDavid"/>
          <w:sz w:val="24"/>
          <w:rtl/>
        </w:rPr>
        <w:t xml:space="preserve">בן שונמית מהו שיטמא? </w:t>
      </w:r>
      <w:r w:rsidRPr="00B078C3">
        <w:rPr>
          <w:rFonts w:ascii="FontbitDavid" w:hAnsi="FontbitDavid"/>
          <w:sz w:val="24"/>
          <w:rtl/>
        </w:rPr>
        <w:t xml:space="preserve">אמר</w:t>
      </w:r>
      <w:r w:rsidRPr="00B078C3">
        <w:rPr>
          <w:rFonts w:ascii="FontbitDavid" w:hAnsi="FontbitDavid"/>
          <w:sz w:val="24"/>
          <w:rtl/>
        </w:rPr>
        <w:t xml:space="preserve"> להן: מת מטמא, ואין חי מטמא.</w:t>
      </w:r>
    </w:p>
    <w:p w:rsidR="00E403F0" w:rsidRPr="00017C1D" w:rsidRDefault="00E403F0" w:rsidP="00E403F0">
      <w:pPr>
        <w:rPr>
          <w:rFonts w:ascii="FontbitDavid" w:hAnsi="FontbitDavid"/>
          <w:spacing w:val="-4"/>
          <w:sz w:val="24"/>
          <w:rtl/>
        </w:rPr>
      </w:pPr>
      <w:r w:rsidRPr="00017C1D">
        <w:rPr>
          <w:rFonts w:ascii="FontbitDavid" w:hAnsi="FontbitDavid" w:hint="cs"/>
          <w:spacing w:val="-4"/>
          <w:sz w:val="24"/>
          <w:rtl/>
        </w:rPr>
        <w:t xml:space="preserve">ג. </w:t>
      </w:r>
      <w:r w:rsidRPr="00017C1D">
        <w:rPr>
          <w:rFonts w:ascii="FontbitDavid" w:hAnsi="FontbitDavid"/>
          <w:spacing w:val="-4"/>
          <w:sz w:val="24"/>
          <w:rtl/>
        </w:rPr>
        <w:t xml:space="preserve">מתים לעתיד לבא, צריכין הזאה שלישי ושביעי, או אין צריכין? </w:t>
      </w:r>
      <w:r w:rsidRPr="00017C1D">
        <w:rPr>
          <w:rFonts w:ascii="FontbitDavid" w:hAnsi="FontbitDavid"/>
          <w:spacing w:val="-4"/>
          <w:sz w:val="24"/>
          <w:rtl/>
        </w:rPr>
        <w:t xml:space="preserve">אמר</w:t>
      </w:r>
      <w:r w:rsidRPr="00017C1D">
        <w:rPr>
          <w:rFonts w:ascii="FontbitDavid" w:hAnsi="FontbitDavid"/>
          <w:spacing w:val="-4"/>
          <w:sz w:val="24"/>
          <w:rtl/>
        </w:rPr>
        <w:t xml:space="preserve"> להן: לכשיחיו נחכם להן.</w:t>
      </w:r>
    </w:p>
    <w:p w:rsidR="00E403F0" w:rsidRPr="00B078C3" w:rsidRDefault="00E403F0" w:rsidP="00E403F0">
      <w:pPr>
        <w:rPr>
          <w:rFonts w:ascii="FontbitDavid" w:hAnsi="FontbitDavid"/>
          <w:sz w:val="24"/>
          <w:rtl/>
        </w:rPr>
      </w:pPr>
      <w:ins w:id="94777" w:author="מנוע מכני" w:date="2026-10-11T12:04:39Z">
        <w:r>
          <w:rPr>
            <w:rFonts w:ascii="FontbitDavid" w:hAnsi="FontbitDavid"/>
            <w:sz w:val="24"/>
            <w:rtl/>
          </w:rPr>
          <w:t xml:space="preserve">יש</w:t>
        </w:r>
      </w:ins>
      <w:del w:id="94778"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4775" w:author="מנוע מכני" w:date="2026-10-11T12:04:39Z">
        <w:r>
          <w:rPr>
            <w:rFonts w:ascii="FontbitDavid" w:hAnsi="FontbitDavid"/>
            <w:sz w:val="24"/>
            <w:rtl/>
          </w:rPr>
          <w:t xml:space="preserve">דאמרו</w:t>
        </w:r>
      </w:ins>
      <w:del w:id="94776" w:author="מנוע מכני" w:date="2026-10-11T12:04:39Z">
        <w:r w:rsidRPr="00B078C3">
          <w:rPr>
            <w:rFonts w:ascii="FontbitDavid" w:hAnsi="FontbitDavid"/>
            <w:sz w:val="24"/>
            <w:rtl/>
          </w:rPr>
          <w:delText xml:space="preserve">דאמרי</w:delText>
        </w:r>
      </w:del>
      <w:r w:rsidRPr="00B078C3">
        <w:rPr>
          <w:rFonts w:ascii="FontbitDavid" w:hAnsi="FontbitDavid"/>
          <w:sz w:val="24"/>
          <w:rtl/>
        </w:rPr>
        <w:t xml:space="preserve">: לכשיבא משה רבינו עמהם.</w:t>
      </w:r>
    </w:p>
    <w:p w:rsidR="00E403F0" w:rsidRDefault="00E403F0" w:rsidP="00E403F0">
      <w:pPr>
        <w:rPr>
          <w:rFonts w:ascii="FontbitDavid" w:hAnsi="FontbitDavid"/>
          <w:b/>
          <w:bCs/>
          <w:sz w:val="24"/>
          <w:rtl/>
        </w:rPr>
      </w:pPr>
    </w:p>
    <w:p>
      <w:pPr>
        <w:pStyle w:val="afffff8"/>
        <w:rPr>
          <w:ins w:id="90025" w:author="קלוד" w:date="2026-10-11T12:23:38Z"/>
        </w:rPr>
      </w:pPr>
      <w:ins w:id="90026" w:author="קלוד" w:date="2026-10-11T12:23:38Z">
        <w:r>
          <w:rPr>
            <w:color w:val="7B3F00"/>
          </w:rPr>
          <w:t xml:space="preserve">דברי דרך ארץ - חכמה, עושר ובנים</w:t>
        </w:r>
      </w:ins>
    </w:p>
    <w:p w:rsidR="00E403F0" w:rsidRPr="0025482F" w:rsidRDefault="00E403F0" w:rsidP="00E403F0">
      <w:pPr>
        <w:rPr>
          <w:rFonts w:ascii="FontbitDavid" w:hAnsi="FontbitDavid"/>
          <w:b/>
          <w:bCs/>
          <w:sz w:val="24"/>
          <w:rtl/>
        </w:rPr>
      </w:pPr>
      <w:r w:rsidRPr="0025482F">
        <w:rPr>
          <w:rFonts w:ascii="FontbitDavid" w:hAnsi="FontbitDavid"/>
          <w:b/>
          <w:bCs/>
          <w:sz w:val="24"/>
          <w:rtl/>
        </w:rPr>
        <w:lastRenderedPageBreak/>
        <w:t xml:space="preserve">שלשה דברי דרך ארץ</w:t>
      </w:r>
      <w:ins w:id="96977" w:author="מנוע מכני" w:date="2026-10-11T12:04:39Z">
        <w:r>
          <w:rPr>
            <w:rFonts w:ascii="FontbitDavid" w:hAnsi="FontbitDavid"/>
            <w:b/>
            <w:bCs/>
            <w:sz w:val="24"/>
            <w:rtl/>
          </w:rPr>
          <w:t xml:space="preserve">,</w:t>
        </w:r>
      </w:ins>
      <w:del w:id="96978" w:author="מנוע מכני" w:date="2026-10-11T12:04:39Z">
        <w:r w:rsidRPr="0025482F">
          <w:rPr>
            <w:rFonts w:ascii="FontbitDavid" w:hAnsi="FontbitDavid"/>
            <w:b/>
            <w:bCs/>
            <w:sz w:val="24"/>
            <w:rtl/>
          </w:rPr>
          <w:lastRenderedPageBreak/>
          <w:delText xml:space="preserve">;</w:delText>
        </w:r>
      </w:del>
    </w:p>
    <w:p w:rsidR="00E403F0" w:rsidRPr="00B078C3" w:rsidRDefault="00E403F0" w:rsidP="00E403F0">
      <w:pPr>
        <w:rPr>
          <w:rFonts w:ascii="FontbitDavid" w:hAnsi="FontbitDavid"/>
          <w:sz w:val="24"/>
          <w:rtl/>
        </w:rPr>
      </w:pPr>
      <w:r w:rsidRPr="00EB375B">
        <w:rPr>
          <w:rFonts w:ascii="FontbitDavid" w:hAnsi="FontbitDavid" w:hint="cs"/>
          <w:b/>
          <w:bCs/>
          <w:sz w:val="24"/>
          <w:rtl/>
        </w:rPr>
        <w:t>א.</w:t>
      </w:r>
      <w:r>
        <w:rPr>
          <w:rFonts w:ascii="FontbitDavid" w:hAnsi="FontbitDavid" w:hint="cs"/>
          <w:sz w:val="24"/>
          <w:rtl/>
        </w:rPr>
        <w:t xml:space="preserve"> </w:t>
      </w:r>
      <w:r w:rsidRPr="00B078C3">
        <w:rPr>
          <w:rFonts w:ascii="FontbitDavid" w:hAnsi="FontbitDavid"/>
          <w:sz w:val="24"/>
          <w:rtl/>
        </w:rPr>
        <w:t xml:space="preserve">מה יעשה אדם ויחכם? </w:t>
      </w:r>
      <w:r w:rsidRPr="00B078C3">
        <w:rPr>
          <w:rFonts w:ascii="FontbitDavid" w:hAnsi="FontbitDavid"/>
          <w:sz w:val="24"/>
          <w:rtl/>
        </w:rPr>
        <w:t xml:space="preserve">אמר</w:t>
      </w:r>
      <w:r w:rsidRPr="00B078C3">
        <w:rPr>
          <w:rFonts w:ascii="FontbitDavid" w:hAnsi="FontbitDavid"/>
          <w:sz w:val="24"/>
          <w:rtl/>
        </w:rPr>
        <w:t xml:space="preserve"> להן: ירבה בישיבה, וימעט בסחורה.</w:t>
      </w:r>
    </w:p>
    <w:p>
      <w:pPr>
        <w:pStyle w:val="38"/>
        <w:rPr>
          <w:ins w:id="101511" w:author="מנוע מכני" w:date="2026-10-11T12:04:39Z"/>
        </w:rPr>
      </w:pPr>
      <w:r w:rsidRPr="00B078C3">
        <w:t xml:space="preserve">אמרו:</w:t>
      </w:r>
    </w:p>
    <w:p w:rsidR="00E403F0" w:rsidRDefault="00E403F0" w:rsidP="00E403F0">
      <w:pPr>
        <w:rPr>
          <w:rFonts w:ascii="FontbitDavid" w:hAnsi="FontbitDavid"/>
          <w:sz w:val="24"/>
          <w:rtl/>
        </w:rPr>
      </w:pPr>
      <w:del w:id="10151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הרבה עשו כן ולא הועיל להם! </w:t>
      </w:r>
    </w:p>
    <w:p>
      <w:pPr>
        <w:pStyle w:val="38"/>
        <w:rPr>
          <w:ins w:id="101513" w:author="מנוע מכני" w:date="2026-10-11T12:04:39Z"/>
        </w:rPr>
      </w:pPr>
      <w:r w:rsidRPr="00B078C3">
        <w:t xml:space="preserve">אלא:</w:t>
      </w:r>
    </w:p>
    <w:p w:rsidR="00E403F0" w:rsidRPr="00B078C3" w:rsidRDefault="00E403F0" w:rsidP="00E403F0">
      <w:pPr>
        <w:rPr>
          <w:rFonts w:ascii="FontbitDavid" w:hAnsi="FontbitDavid"/>
          <w:sz w:val="24"/>
          <w:rtl/>
        </w:rPr>
      </w:pPr>
      <w:del w:id="10151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יבקשו רחמים ממי שהחכמה שלו, שנאמר </w:t>
      </w:r>
      <w:r w:rsidRPr="0022391A">
        <w:rPr>
          <w:rStyle w:val="afffff0"/>
          <w:rtl/>
        </w:rPr>
        <w:t>כי ה' יתן חכמה מפיו דעת ותבונה</w:t>
      </w:r>
      <w:r w:rsidRPr="00B078C3">
        <w:rPr>
          <w:rFonts w:ascii="FontbitDavid" w:hAnsi="FontbitDavid"/>
          <w:sz w:val="24"/>
          <w:rtl/>
        </w:rPr>
        <w:t>.</w:t>
      </w:r>
    </w:p>
    <w:p>
      <w:pPr>
        <w:pStyle w:val="38"/>
        <w:rPr>
          <w:ins w:id="101515" w:author="מנוע מכני" w:date="2026-10-11T12:04:39Z"/>
        </w:rPr>
      </w:pPr>
      <w:r w:rsidRPr="00B078C3">
        <w:t xml:space="preserve">תני ר' חייא:</w:t>
      </w:r>
    </w:p>
    <w:p w:rsidR="00E403F0" w:rsidRPr="00B078C3" w:rsidRDefault="00E403F0" w:rsidP="00E403F0">
      <w:pPr>
        <w:rPr>
          <w:rFonts w:ascii="FontbitDavid" w:hAnsi="FontbitDavid"/>
          <w:sz w:val="24"/>
          <w:rtl/>
        </w:rPr>
      </w:pPr>
      <w:del w:id="10151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משל למלך בשר ודם שעשה סעודה לעבדיו, ומשגר לאוהביו ממה שלפניו.</w:t>
      </w:r>
    </w:p>
    <w:p w:rsidR="00E403F0" w:rsidRPr="00B078C3" w:rsidRDefault="00E403F0" w:rsidP="00E403F0">
      <w:pPr>
        <w:rPr>
          <w:rFonts w:ascii="FontbitDavid" w:hAnsi="FontbitDavid"/>
          <w:sz w:val="24"/>
          <w:rtl/>
        </w:rPr>
      </w:pPr>
      <w:ins w:id="96333" w:author="מנוע מכני" w:date="2026-10-11T12:04:39Z">
        <w:r>
          <w:rPr>
            <w:rFonts w:ascii="FontbitDavid" w:hAnsi="FontbitDavid"/>
            <w:sz w:val="24"/>
            <w:rtl/>
          </w:rPr>
          <w:t xml:space="preserve">מה</w:t>
        </w:r>
      </w:ins>
      <w:del w:id="9633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r w:rsidRPr="00B078C3">
        <w:rPr>
          <w:rFonts w:ascii="FontbitDavid" w:hAnsi="FontbitDavid"/>
          <w:sz w:val="24"/>
          <w:rtl/>
        </w:rPr>
        <w:t xml:space="preserve">קמ"ל</w:t>
      </w:r>
      <w:r w:rsidRPr="00B078C3">
        <w:rPr>
          <w:rFonts w:ascii="FontbitDavid" w:hAnsi="FontbitDavid"/>
          <w:sz w:val="24"/>
          <w:rtl/>
        </w:rPr>
        <w:t xml:space="preserve">? </w:t>
      </w:r>
      <w:ins w:id="94779" w:author="מנוע מכני" w:date="2026-10-11T12:04:39Z">
        <w:r>
          <w:rPr>
            <w:rFonts w:ascii="FontbitDavid" w:hAnsi="FontbitDavid"/>
            <w:sz w:val="24"/>
            <w:rtl/>
          </w:rPr>
          <w:t xml:space="preserve">שהרי</w:t>
        </w:r>
      </w:ins>
      <w:del w:id="94780" w:author="מנוע מכני" w:date="2026-10-11T12:04:39Z">
        <w:r w:rsidRPr="00B078C3">
          <w:rPr>
            <w:rFonts w:ascii="FontbitDavid" w:hAnsi="FontbitDavid"/>
            <w:sz w:val="24"/>
            <w:rtl/>
          </w:rPr>
          <w:delText xml:space="preserve">דהא</w:delText>
        </w:r>
      </w:del>
      <w:r w:rsidRPr="00B078C3">
        <w:rPr>
          <w:rFonts w:ascii="FontbitDavid" w:hAnsi="FontbitDavid"/>
          <w:sz w:val="24"/>
          <w:rtl/>
        </w:rPr>
        <w:t xml:space="preserve"> בלא הא </w:t>
      </w:r>
      <w:r w:rsidRPr="00B078C3">
        <w:rPr>
          <w:rFonts w:ascii="FontbitDavid" w:hAnsi="FontbitDavid"/>
          <w:sz w:val="24"/>
          <w:rtl/>
        </w:rPr>
        <w:t xml:space="preserve">לא</w:t>
      </w:r>
      <w:r w:rsidRPr="00B078C3">
        <w:rPr>
          <w:rFonts w:ascii="FontbitDavid" w:hAnsi="FontbitDavid"/>
          <w:sz w:val="24"/>
          <w:rtl/>
        </w:rPr>
        <w:t xml:space="preserve"> סגיא.</w:t>
      </w:r>
    </w:p>
    <w:p w:rsidR="00E403F0" w:rsidRPr="00B078C3" w:rsidRDefault="00E403F0" w:rsidP="00E403F0">
      <w:pPr>
        <w:rPr>
          <w:rFonts w:ascii="FontbitDavid" w:hAnsi="FontbitDavid"/>
          <w:sz w:val="24"/>
          <w:rtl/>
        </w:rPr>
      </w:pPr>
      <w:r w:rsidRPr="00EB375B">
        <w:rPr>
          <w:rFonts w:ascii="FontbitDavid" w:hAnsi="FontbitDavid" w:hint="cs"/>
          <w:b/>
          <w:bCs/>
          <w:sz w:val="24"/>
          <w:rtl/>
        </w:rPr>
        <w:t>ב.</w:t>
      </w:r>
      <w:r>
        <w:rPr>
          <w:rFonts w:ascii="FontbitDavid" w:hAnsi="FontbitDavid" w:hint="cs"/>
          <w:sz w:val="24"/>
          <w:rtl/>
        </w:rPr>
        <w:t xml:space="preserve"> </w:t>
      </w:r>
      <w:r w:rsidRPr="00B078C3">
        <w:rPr>
          <w:rFonts w:ascii="FontbitDavid" w:hAnsi="FontbitDavid"/>
          <w:sz w:val="24"/>
          <w:rtl/>
        </w:rPr>
        <w:t xml:space="preserve">מה יעשה אדם ויתעשר? </w:t>
      </w:r>
      <w:r w:rsidRPr="00B078C3">
        <w:rPr>
          <w:rFonts w:ascii="FontbitDavid" w:hAnsi="FontbitDavid"/>
          <w:sz w:val="24"/>
          <w:rtl/>
        </w:rPr>
        <w:t xml:space="preserve">אמר</w:t>
      </w:r>
      <w:r w:rsidRPr="00B078C3">
        <w:rPr>
          <w:rFonts w:ascii="FontbitDavid" w:hAnsi="FontbitDavid"/>
          <w:sz w:val="24"/>
          <w:rtl/>
        </w:rPr>
        <w:t xml:space="preserve"> להן: ירבה בסחורה, וישא ויתן באמונה.</w:t>
      </w:r>
    </w:p>
    <w:p>
      <w:pPr>
        <w:pStyle w:val="38"/>
        <w:rPr>
          <w:ins w:id="101517" w:author="מנוע מכני" w:date="2026-10-11T12:04:39Z"/>
        </w:rPr>
      </w:pPr>
      <w:r w:rsidRPr="00B078C3">
        <w:t xml:space="preserve">אמרו לו:</w:t>
      </w:r>
    </w:p>
    <w:p w:rsidR="00E403F0" w:rsidRPr="00B078C3" w:rsidRDefault="00E403F0" w:rsidP="00E403F0">
      <w:pPr>
        <w:rPr>
          <w:rFonts w:ascii="FontbitDavid" w:hAnsi="FontbitDavid"/>
          <w:sz w:val="24"/>
          <w:rtl/>
        </w:rPr>
      </w:pPr>
      <w:del w:id="10151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הרבה עשו כן ולא הועילו! אלא: יבקש רחמים ממי שהעושר שלו.</w:t>
      </w:r>
    </w:p>
    <w:p w:rsidR="00E403F0" w:rsidRDefault="00E403F0" w:rsidP="00E403F0">
      <w:pPr>
        <w:rPr>
          <w:rFonts w:ascii="FontbitDavid" w:hAnsi="FontbitDavid"/>
          <w:sz w:val="24"/>
          <w:rtl/>
        </w:rPr>
      </w:pPr>
      <w:r w:rsidRPr="00B078C3">
        <w:rPr>
          <w:rFonts w:ascii="FontbitDavid" w:hAnsi="FontbitDavid"/>
          <w:sz w:val="24"/>
          <w:rtl/>
        </w:rPr>
        <w:t xml:space="preserve">שנאמר </w:t>
      </w:r>
      <w:r w:rsidRPr="008E43DF">
        <w:rPr>
          <w:rStyle w:val="afffff0"/>
          <w:rtl/>
        </w:rPr>
        <w:t>לי הכסף ולי הזהב</w:t>
      </w:r>
      <w:r w:rsidRPr="00B078C3">
        <w:rPr>
          <w:rFonts w:ascii="FontbitDavid" w:hAnsi="FontbitDavid"/>
          <w:sz w:val="24"/>
          <w:rtl/>
        </w:rPr>
        <w:t>.</w:t>
      </w:r>
      <w:r>
        <w:rPr>
          <w:rFonts w:ascii="FontbitDavid" w:hAnsi="FontbitDavid" w:hint="cs"/>
          <w:sz w:val="24"/>
          <w:rtl/>
        </w:rPr>
        <w:t xml:space="preserve"> </w:t>
      </w:r>
      <w:ins w:id="96335" w:author="מנוע מכני" w:date="2026-10-11T12:04:39Z">
        <w:r>
          <w:rPr>
            <w:rFonts w:ascii="FontbitDavid" w:hAnsi="FontbitDavid"/>
            <w:sz w:val="24"/>
            <w:rtl/>
          </w:rPr>
          <w:t xml:space="preserve">מה</w:t>
        </w:r>
      </w:ins>
      <w:del w:id="96336"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r w:rsidRPr="00B078C3">
        <w:rPr>
          <w:rFonts w:ascii="FontbitDavid" w:hAnsi="FontbitDavid"/>
          <w:sz w:val="24"/>
          <w:rtl/>
        </w:rPr>
        <w:t xml:space="preserve">קמ"ל</w:t>
      </w:r>
      <w:r w:rsidRPr="00B078C3">
        <w:rPr>
          <w:rFonts w:ascii="FontbitDavid" w:hAnsi="FontbitDavid"/>
          <w:sz w:val="24"/>
          <w:rtl/>
        </w:rPr>
        <w:t xml:space="preserve">? </w:t>
      </w:r>
      <w:ins w:id="94781" w:author="מנוע מכני" w:date="2026-10-11T12:04:39Z">
        <w:r>
          <w:rPr>
            <w:rFonts w:ascii="FontbitDavid" w:hAnsi="FontbitDavid"/>
            <w:sz w:val="24"/>
            <w:rtl/>
          </w:rPr>
          <w:t xml:space="preserve">שהרי</w:t>
        </w:r>
      </w:ins>
      <w:del w:id="94782" w:author="מנוע מכני" w:date="2026-10-11T12:04:39Z">
        <w:r w:rsidRPr="00B078C3">
          <w:rPr>
            <w:rFonts w:ascii="FontbitDavid" w:hAnsi="FontbitDavid"/>
            <w:sz w:val="24"/>
            <w:rtl/>
          </w:rPr>
          <w:delText xml:space="preserve">דהא</w:delText>
        </w:r>
      </w:del>
      <w:r w:rsidRPr="00B078C3">
        <w:rPr>
          <w:rFonts w:ascii="FontbitDavid" w:hAnsi="FontbitDavid"/>
          <w:sz w:val="24"/>
          <w:rtl/>
        </w:rPr>
        <w:t xml:space="preserve"> בלא הא </w:t>
      </w:r>
      <w:r w:rsidRPr="00B078C3">
        <w:rPr>
          <w:rFonts w:ascii="FontbitDavid" w:hAnsi="FontbitDavid"/>
          <w:sz w:val="24"/>
          <w:rtl/>
        </w:rPr>
        <w:t xml:space="preserve">לא</w:t>
      </w:r>
      <w:r w:rsidRPr="00B078C3">
        <w:rPr>
          <w:rFonts w:ascii="FontbitDavid" w:hAnsi="FontbitDavid"/>
          <w:sz w:val="24"/>
          <w:rtl/>
        </w:rPr>
        <w:t xml:space="preserve"> סגי, </w:t>
      </w:r>
    </w:p>
    <w:p w:rsidR="00E403F0" w:rsidRPr="00017C1D" w:rsidRDefault="00E403F0" w:rsidP="00E403F0">
      <w:pPr>
        <w:rPr>
          <w:spacing w:val="-6"/>
          <w:rtl/>
        </w:rPr>
      </w:pPr>
      <w:r w:rsidRPr="00017C1D">
        <w:rPr>
          <w:rFonts w:hint="cs"/>
          <w:b/>
          <w:bCs/>
          <w:spacing w:val="-6"/>
          <w:rtl/>
        </w:rPr>
        <w:t xml:space="preserve">ג. </w:t>
      </w:r>
      <w:r w:rsidRPr="00017C1D">
        <w:rPr>
          <w:spacing w:val="-6"/>
          <w:rtl/>
        </w:rPr>
        <w:t xml:space="preserve">מה יעשה אדם ויהיו לו בנים זכרים? </w:t>
      </w:r>
      <w:r w:rsidRPr="00017C1D">
        <w:rPr>
          <w:spacing w:val="-6"/>
          <w:rtl/>
        </w:rPr>
        <w:t xml:space="preserve">אמר</w:t>
      </w:r>
      <w:r w:rsidRPr="00017C1D">
        <w:rPr>
          <w:spacing w:val="-6"/>
          <w:rtl/>
        </w:rPr>
        <w:t xml:space="preserve"> להם: ישא אשה ההוגנת לו, ויקדש עצמו בשעת תשמיש.</w:t>
      </w:r>
    </w:p>
    <w:p w:rsidR="00E403F0" w:rsidRPr="00B078C3" w:rsidRDefault="00E403F0" w:rsidP="00E403F0">
      <w:pPr>
        <w:pStyle w:val="afff3"/>
        <w:framePr w:wrap="around"/>
        <w:rPr>
          <w:rtl/>
        </w:rPr>
      </w:pPr>
      <w:r>
        <w:rPr>
          <w:rFonts w:hint="cs"/>
          <w:rtl/>
        </w:rPr>
        <w:t>עא.</w:t>
      </w:r>
    </w:p>
    <w:p>
      <w:pPr>
        <w:pStyle w:val="38"/>
        <w:rPr>
          <w:ins w:id="101519" w:author="מנוע מכני" w:date="2026-10-11T12:04:39Z"/>
        </w:rPr>
      </w:pPr>
      <w:r w:rsidRPr="00B078C3">
        <w:t xml:space="preserve">אמרו:</w:t>
      </w:r>
    </w:p>
    <w:p w:rsidR="00E403F0" w:rsidRDefault="00E403F0" w:rsidP="00E403F0">
      <w:pPr>
        <w:rPr>
          <w:rFonts w:ascii="FontbitDavid" w:hAnsi="FontbitDavid"/>
          <w:sz w:val="24"/>
          <w:rtl/>
        </w:rPr>
      </w:pPr>
      <w:del w:id="10152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הרבה עשו כן ולא הועילו! </w:t>
      </w:r>
    </w:p>
    <w:p>
      <w:pPr>
        <w:pStyle w:val="38"/>
        <w:rPr>
          <w:ins w:id="101521" w:author="מנוע מכני" w:date="2026-10-11T12:04:39Z"/>
        </w:rPr>
      </w:pPr>
      <w:r w:rsidRPr="00B078C3">
        <w:t xml:space="preserve">אלא:</w:t>
      </w:r>
    </w:p>
    <w:p w:rsidR="00E403F0" w:rsidRDefault="00E403F0" w:rsidP="00E403F0">
      <w:pPr>
        <w:rPr>
          <w:rFonts w:ascii="FontbitDavid" w:hAnsi="FontbitDavid"/>
          <w:sz w:val="24"/>
          <w:rtl/>
        </w:rPr>
      </w:pPr>
      <w:del w:id="10152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יבקש רחמים ממי שהבנים שלו, שנאמר </w:t>
      </w:r>
      <w:r w:rsidRPr="008E43DF">
        <w:rPr>
          <w:rStyle w:val="afffff0"/>
          <w:rFonts w:hint="cs"/>
          <w:rtl/>
        </w:rPr>
        <w:t>'</w:t>
      </w:r>
      <w:r w:rsidRPr="008E43DF">
        <w:rPr>
          <w:rStyle w:val="afffff0"/>
          <w:rtl/>
        </w:rPr>
        <w:t xml:space="preserve">הנה נחלת ה</w:t>
      </w:r>
      <w:r w:rsidRPr="008E43DF">
        <w:rPr>
          <w:rStyle w:val="afffff0"/>
          <w:rtl/>
        </w:rPr>
        <w:t xml:space="preserve">' בנים שכר פרי הבטן</w:t>
      </w:r>
      <w:r w:rsidRPr="008E43DF">
        <w:rPr>
          <w:rStyle w:val="afffff0"/>
          <w:rFonts w:hint="cs"/>
          <w:rtl/>
        </w:rPr>
        <w:t>'</w:t>
      </w:r>
      <w:r w:rsidRPr="00B078C3">
        <w:rPr>
          <w:rFonts w:ascii="FontbitDavid" w:hAnsi="FontbitDavid"/>
          <w:sz w:val="24"/>
          <w:rtl/>
        </w:rPr>
        <w:t>.</w:t>
      </w:r>
      <w:r>
        <w:rPr>
          <w:rFonts w:ascii="FontbitDavid" w:hAnsi="FontbitDavid" w:hint="cs"/>
          <w:sz w:val="24"/>
          <w:rtl/>
        </w:rPr>
        <w:t xml:space="preserve"> </w:t>
      </w:r>
    </w:p>
    <w:p w:rsidR="00E403F0" w:rsidRPr="00EB375B" w:rsidRDefault="00E403F0" w:rsidP="00E403F0">
      <w:pPr>
        <w:pStyle w:val="a2"/>
        <w:numPr>
          <w:ilvl w:val="0"/>
          <w:numId w:val="2"/>
        </w:numPr>
        <w:rPr>
          <w:rFonts w:ascii="FontbitDavid" w:hAnsi="FontbitDavid"/>
          <w:sz w:val="24"/>
          <w:rtl/>
        </w:rPr>
      </w:pPr>
      <w:r w:rsidRPr="00EB375B">
        <w:rPr>
          <w:rFonts w:ascii="FontbitDavid" w:hAnsi="FontbitDavid" w:hint="cs"/>
          <w:sz w:val="24"/>
          <w:rtl/>
        </w:rPr>
        <w:t xml:space="preserve">וק</w:t>
      </w:r>
      <w:ins w:id="92775" w:author="מנוע מכני" w:date="2026-10-11T12:04:39Z">
        <w:r>
          <w:rPr>
            <w:rFonts w:ascii="FontbitDavid" w:hAnsi="FontbitDavid" w:hint="cs"/>
            <w:sz w:val="24"/>
            <w:rtl/>
          </w:rPr>
          <w:t xml:space="preserve">מ"ל</w:t>
        </w:r>
      </w:ins>
      <w:del w:id="92776" w:author="מנוע מכני" w:date="2026-10-11T12:04:39Z">
        <w:r w:rsidRPr="00EB375B">
          <w:rPr>
            <w:rFonts w:ascii="FontbitDavid" w:hAnsi="FontbitDavid" w:hint="cs"/>
            <w:sz w:val="24"/>
            <w:rtl/>
          </w:rPr>
          <w:delText xml:space="preserve">מ''ל</w:delText>
        </w:r>
      </w:del>
      <w:r w:rsidRPr="00EB375B">
        <w:rPr>
          <w:rFonts w:ascii="FontbitDavid" w:hAnsi="FontbitDavid" w:hint="cs"/>
          <w:sz w:val="24"/>
          <w:rtl/>
        </w:rPr>
        <w:t xml:space="preserve"> </w:t>
      </w:r>
      <w:ins w:id="94783" w:author="מנוע מכני" w:date="2026-10-11T12:04:39Z">
        <w:r>
          <w:rPr>
            <w:rFonts w:ascii="FontbitDavid" w:hAnsi="FontbitDavid" w:hint="cs"/>
            <w:sz w:val="24"/>
            <w:rtl/>
          </w:rPr>
          <w:t xml:space="preserve">שהרי</w:t>
        </w:r>
      </w:ins>
      <w:del w:id="94784" w:author="מנוע מכני" w:date="2026-10-11T12:04:39Z">
        <w:r w:rsidRPr="00EB375B">
          <w:rPr>
            <w:rFonts w:ascii="FontbitDavid" w:hAnsi="FontbitDavid" w:hint="cs"/>
            <w:sz w:val="24"/>
            <w:rtl/>
          </w:rPr>
          <w:delText xml:space="preserve">דהא</w:delText>
        </w:r>
      </w:del>
      <w:r w:rsidRPr="00EB375B">
        <w:rPr>
          <w:rFonts w:ascii="FontbitDavid" w:hAnsi="FontbitDavid" w:hint="cs"/>
          <w:sz w:val="24"/>
          <w:rtl/>
        </w:rPr>
        <w:t xml:space="preserve"> בלא הא </w:t>
      </w:r>
      <w:r w:rsidRPr="00EB375B">
        <w:rPr>
          <w:rFonts w:ascii="FontbitDavid" w:hAnsi="FontbitDavid" w:hint="cs"/>
          <w:sz w:val="24"/>
          <w:rtl/>
        </w:rPr>
        <w:t xml:space="preserve">לא</w:t>
      </w:r>
      <w:r w:rsidRPr="00EB375B">
        <w:rPr>
          <w:rFonts w:ascii="FontbitDavid" w:hAnsi="FontbitDavid" w:hint="cs"/>
          <w:sz w:val="24"/>
          <w:rtl/>
        </w:rPr>
        <w:t xml:space="preserve"> סגי</w:t>
      </w:r>
    </w:p>
    <w:p w:rsidR="00E403F0" w:rsidRPr="00EB375B" w:rsidRDefault="00E403F0" w:rsidP="00E403F0">
      <w:pPr>
        <w:rPr>
          <w:rFonts w:ascii="FontbitDavid" w:hAnsi="FontbitDavid"/>
          <w:b/>
          <w:bCs/>
          <w:sz w:val="24"/>
          <w:rtl/>
        </w:rPr>
      </w:pPr>
      <w:r w:rsidRPr="00EB375B">
        <w:rPr>
          <w:rFonts w:ascii="FontbitDavid" w:hAnsi="FontbitDavid"/>
          <w:b/>
          <w:bCs/>
          <w:sz w:val="24"/>
          <w:rtl/>
        </w:rPr>
        <w:t xml:space="preserve">שכר פרי הבטן? </w:t>
      </w:r>
    </w:p>
    <w:p w:rsidR="00E403F0" w:rsidRPr="00017C1D" w:rsidRDefault="00E403F0" w:rsidP="00E403F0">
      <w:pPr>
        <w:rPr>
          <w:rFonts w:ascii="FontbitDavid" w:hAnsi="FontbitDavid"/>
          <w:spacing w:val="-2"/>
          <w:sz w:val="24"/>
          <w:rtl/>
        </w:rPr>
      </w:pPr>
      <w:r w:rsidRPr="00017C1D">
        <w:rPr>
          <w:rStyle w:val="2fb"/>
          <w:rFonts w:ascii="FontbitDavid" w:hAnsi="FontbitDavid"/>
          <w:spacing w:val="-2"/>
          <w:sz w:val="24"/>
          <w:rtl/>
        </w:rPr>
        <w:t>א</w:t>
      </w:r>
      <w:r w:rsidRPr="00017C1D">
        <w:rPr>
          <w:rStyle w:val="2fb"/>
          <w:rFonts w:ascii="FontbitDavid" w:hAnsi="FontbitDavid" w:hint="cs"/>
          <w:spacing w:val="-2"/>
          <w:sz w:val="24"/>
          <w:rtl/>
        </w:rPr>
        <w:t xml:space="preserve">רח</w:t>
      </w:r>
      <w:ins w:id="92777" w:author="מנוע מכני" w:date="2026-10-11T12:04:39Z">
        <w:r>
          <w:rPr>
            <w:rStyle w:val="2fb"/>
            <w:rFonts w:ascii="FontbitDavid" w:hAnsi="FontbitDavid" w:hint="cs"/>
            <w:spacing w:val="-2"/>
            <w:sz w:val="24"/>
            <w:rtl/>
          </w:rPr>
          <w:t xml:space="preserve">ב"ח</w:t>
        </w:r>
      </w:ins>
      <w:del w:id="92778" w:author="מנוע מכני" w:date="2026-10-11T12:04:39Z">
        <w:r w:rsidRPr="00017C1D">
          <w:rPr>
            <w:rFonts w:ascii="FontbitDavid" w:hAnsi="FontbitDavid" w:hint="cs"/>
            <w:spacing w:val="-2"/>
            <w:sz w:val="24"/>
            <w:rtl/>
          </w:rPr>
          <w:delText xml:space="preserve">ב''ח</w:delText>
        </w:r>
      </w:del>
      <w:r w:rsidRPr="00017C1D">
        <w:rPr>
          <w:rFonts w:ascii="FontbitDavid" w:hAnsi="FontbitDavid"/>
          <w:spacing w:val="-2"/>
          <w:sz w:val="24"/>
          <w:rtl/>
        </w:rPr>
        <w:t xml:space="preserve">: בשכר שמשהין עצמן בבטן כדי שתזריע אשתו תחילה נותן לו </w:t>
      </w:r>
      <w:r w:rsidRPr="00017C1D">
        <w:rPr>
          <w:rFonts w:ascii="FontbitDavid" w:hAnsi="FontbitDavid"/>
          <w:spacing w:val="-2"/>
          <w:sz w:val="24"/>
          <w:rtl/>
        </w:rPr>
        <w:t xml:space="preserve">הק</w:t>
      </w:r>
      <w:ins w:id="92779" w:author="מנוע מכני" w:date="2026-10-11T12:04:39Z">
        <w:r>
          <w:rPr>
            <w:rFonts w:ascii="FontbitDavid" w:hAnsi="FontbitDavid"/>
            <w:spacing w:val="-2"/>
            <w:sz w:val="24"/>
            <w:rtl/>
          </w:rPr>
          <w:t xml:space="preserve">ב"ה</w:t>
        </w:r>
      </w:ins>
      <w:del w:id="92780" w:author="מנוע מכני" w:date="2026-10-11T12:04:39Z">
        <w:r w:rsidRPr="00017C1D">
          <w:rPr>
            <w:rFonts w:ascii="FontbitDavid" w:hAnsi="FontbitDavid"/>
            <w:spacing w:val="-2"/>
            <w:sz w:val="24"/>
            <w:rtl/>
          </w:rPr>
          <w:delText xml:space="preserve">ב''ה</w:delText>
        </w:r>
      </w:del>
      <w:r w:rsidRPr="00017C1D">
        <w:rPr>
          <w:rFonts w:ascii="FontbitDavid" w:hAnsi="FontbitDavid"/>
          <w:spacing w:val="-2"/>
          <w:sz w:val="24"/>
          <w:rtl/>
        </w:rPr>
        <w:t xml:space="preserve"> שכר פרי הבטן.</w:t>
      </w:r>
    </w:p>
    <w:p w:rsidR="00E403F0" w:rsidRPr="00B078C3" w:rsidRDefault="00E403F0" w:rsidP="00E403F0">
      <w:pPr>
        <w:jc w:val="center"/>
        <w:rPr>
          <w:del w:id="90204" w:author="מנוע עיצוב" w:date="2026-10-11T12:09:26Z"/>
          <w:rFonts w:ascii="FontbitDavid" w:hAnsi="FontbitDavid"/>
          <w:sz w:val="24"/>
          <w:rtl/>
        </w:rPr>
      </w:pPr>
      <w:del w:id="90203" w:author="מנוע עיצוב" w:date="2026-10-11T12:09:26Z">
        <w:r w:rsidRPr="00452155">
          <w:rPr>
            <w:rFonts w:ascii="FontbitDavid" w:hAnsi="FontbitDavid"/>
            <w:color w:val="808080" w:themeColor="background1" w:themeShade="80"/>
            <w:sz w:val="24"/>
            <w:rtl/>
          </w:rPr>
          <w:delText xml:space="preserve">• • •</w:delText>
        </w:r>
      </w:del>
    </w:p>
    <w:p w:rsidR="00E403F0" w:rsidRDefault="00E403F0" w:rsidP="00E403F0">
      <w:pPr>
        <w:pStyle w:val="affff1"/>
        <w:ind w:end="0"/>
        <w:rPr>
          <w:rtl/>
        </w:rPr>
        <w:pPrChange w:id="20160" w:author="קלוד" w:date="2026-10-11T09:07:21Z">
          <w:pPr>
            <w:pStyle w:val="affff1"/>
            <w:rPr>
              <w:rtl/>
            </w:rPr>
          </w:pPr>
        </w:pPrChange>
      </w:pPr>
      <w:ins w:id="9900" w:author="מספור קטעי משנה" w:date="2026-10-11T09:25:19Z">
        <w:r>
          <w:rPr>
            <w:rStyle w:val="MisparKeta"/>
          </w:rPr>
          <w:t xml:space="preserve">א. </w:t>
        </w:r>
      </w:ins>
      <w:r w:rsidRPr="00B078C3">
        <w:rPr>
          <w:rtl/>
        </w:rPr>
        <w:t xml:space="preserve">בית שמאי אומרים [וכו']: </w:t>
      </w:r>
    </w:p>
    <w:p w:rsidR="00E403F0" w:rsidRDefault="00E403F0" w:rsidP="00E403F0">
      <w:pPr>
        <w:rPr>
          <w:rFonts w:ascii="FontbitDavid" w:hAnsi="FontbitDavid"/>
          <w:sz w:val="24"/>
          <w:rtl/>
        </w:rPr>
      </w:pPr>
      <w:ins w:id="90329" w:author="Claude - סמנטי" w:date="2026-10-11T12:19:29Z">
        <w:r>
          <w:rPr>
            <w:rFonts w:ascii="FontbitDavid" w:hAnsi="FontbitDavid"/>
            <w:sz w:val="24"/>
            <w:rtl/>
          </w:rPr>
          <w:t xml:space="preserve">טעמם</w:t>
        </w:r>
      </w:ins>
      <w:del w:id="90330" w:author="Claude - סמנטי" w:date="2026-10-11T12:19:29Z">
        <w:r w:rsidRPr="00B078C3">
          <w:rPr>
            <w:rFonts w:ascii="FontbitDavid" w:hAnsi="FontbitDavid"/>
            <w:sz w:val="24"/>
            <w:rtl/>
          </w:rPr>
          <w:delText xml:space="preserve">טעמייהו</w:delText>
        </w:r>
      </w:del>
      <w:r w:rsidRPr="00B078C3">
        <w:rPr>
          <w:rFonts w:ascii="FontbitDavid" w:hAnsi="FontbitDavid"/>
          <w:sz w:val="24"/>
          <w:rtl/>
        </w:rPr>
        <w:t xml:space="preserve"> ד</w:t>
      </w:r>
      <w:ins w:id="92781" w:author="מנוע מכני" w:date="2026-10-11T12:04:39Z">
        <w:r>
          <w:rPr>
            <w:rFonts w:ascii="FontbitDavid" w:hAnsi="FontbitDavid"/>
            <w:sz w:val="24"/>
            <w:rtl/>
          </w:rPr>
          <w:t xml:space="preserve">ב"ש</w:t>
        </w:r>
      </w:ins>
      <w:del w:id="92782" w:author="מנוע מכני" w:date="2026-10-11T12:04:39Z">
        <w:r w:rsidRPr="00B078C3">
          <w:rPr>
            <w:rFonts w:ascii="FontbitDavid" w:hAnsi="FontbitDavid"/>
            <w:sz w:val="24"/>
            <w:rtl/>
          </w:rPr>
          <w:delText xml:space="preserve">ב</w:delText>
        </w:r>
        <w:r>
          <w:rPr>
            <w:rFonts w:ascii="FontbitDavid" w:hAnsi="FontbitDavid" w:hint="cs"/>
            <w:sz w:val="24"/>
            <w:rtl/>
          </w:rPr>
          <w:delText xml:space="preserve">''ש</w:delText>
        </w:r>
      </w:del>
      <w:r>
        <w:rPr>
          <w:rFonts w:ascii="FontbitDavid" w:hAnsi="FontbitDavid" w:hint="cs"/>
          <w:sz w:val="24"/>
          <w:rtl/>
        </w:rPr>
        <w:t xml:space="preserve"> </w:t>
      </w:r>
      <w:ins w:id="94785" w:author="מנוע מכני" w:date="2026-10-11T12:04:39Z">
        <w:r>
          <w:rPr>
            <w:rFonts w:ascii="FontbitDavid" w:hAnsi="FontbitDavid" w:hint="cs"/>
            <w:sz w:val="24"/>
            <w:rtl/>
          </w:rPr>
          <w:t xml:space="preserve">לא</w:t>
        </w:r>
      </w:ins>
      <w:del w:id="94786" w:author="מנוע מכני" w:date="2026-10-11T12:04:39Z">
        <w:r>
          <w:rPr>
            <w:rFonts w:ascii="FontbitDavid" w:hAnsi="FontbitDavid" w:hint="cs"/>
            <w:sz w:val="24"/>
            <w:rtl/>
          </w:rPr>
          <w:delText xml:space="preserve">לאו</w:delText>
        </w:r>
      </w:del>
      <w:r w:rsidRPr="00B078C3">
        <w:rPr>
          <w:rFonts w:ascii="FontbitDavid" w:hAnsi="FontbitDavid"/>
          <w:sz w:val="24"/>
          <w:rtl/>
        </w:rPr>
        <w:t xml:space="preserve"> מ</w:t>
      </w:r>
      <w:r>
        <w:rPr>
          <w:rFonts w:ascii="FontbitDavid" w:hAnsi="FontbitDavid" w:hint="cs"/>
          <w:sz w:val="24"/>
          <w:rtl/>
        </w:rPr>
        <w:t xml:space="preserve">צד </w:t>
      </w:r>
      <w:r w:rsidRPr="008E43DF">
        <w:rPr>
          <w:rStyle w:val="afffff0"/>
          <w:rFonts w:hint="cs"/>
          <w:rtl/>
        </w:rPr>
        <w:t>'</w:t>
      </w:r>
      <w:ins w:id="90327" w:author="Claude - סמנטי" w:date="2026-10-11T12:19:29Z">
        <w:r>
          <w:rPr>
            <w:rStyle w:val="afffff0"/>
            <w:rtl/>
          </w:rPr>
          <w:t xml:space="preserve">וַתִּתְחַלְחַל הַמַּלְכָּה</w:t>
        </w:r>
      </w:ins>
      <w:del w:id="90328" w:author="Claude - סמנטי" w:date="2026-10-11T12:19:29Z">
        <w:r w:rsidRPr="008E43DF">
          <w:rPr>
            <w:rStyle w:val="afffff0"/>
            <w:rtl/>
          </w:rPr>
          <w:delText xml:space="preserve">ותתחלחל המלכה</w:delText>
        </w:r>
      </w:del>
      <w:r w:rsidRPr="008E43DF">
        <w:rPr>
          <w:rStyle w:val="afffff0"/>
          <w:rFonts w:hint="cs"/>
          <w:rtl/>
        </w:rPr>
        <w:t>'</w:t>
      </w:r>
      <w:r>
        <w:rPr>
          <w:rFonts w:ascii="FontbitDavid" w:hAnsi="FontbitDavid" w:hint="cs"/>
          <w:sz w:val="24"/>
          <w:rtl/>
        </w:rPr>
        <w:t xml:space="preserve"> </w:t>
      </w:r>
      <w:r w:rsidRPr="00B078C3">
        <w:rPr>
          <w:rFonts w:ascii="FontbitDavid" w:hAnsi="FontbitDavid"/>
          <w:sz w:val="24"/>
          <w:rtl/>
        </w:rPr>
        <w:t>וא</w:t>
      </w:r>
      <w:r>
        <w:rPr>
          <w:rFonts w:ascii="FontbitDavid" w:hAnsi="FontbitDavid" w:hint="cs"/>
          <w:sz w:val="24"/>
          <w:rtl/>
        </w:rPr>
        <w:t xml:space="preserve">מר </w:t>
      </w:r>
      <w:r>
        <w:rPr>
          <w:rStyle w:val="2fb"/>
          <w:rFonts w:ascii="FontbitDavid" w:hAnsi="FontbitDavid" w:hint="cs"/>
          <w:sz w:val="24"/>
          <w:rtl/>
        </w:rPr>
        <w:t xml:space="preserve">רב</w:t>
      </w:r>
      <w:r w:rsidRPr="00B078C3">
        <w:rPr>
          <w:rFonts w:ascii="FontbitDavid" w:hAnsi="FontbitDavid"/>
          <w:sz w:val="24"/>
          <w:rtl/>
        </w:rPr>
        <w:t xml:space="preserve">: מלמד שפרסה נדה, </w:t>
      </w:r>
      <w:ins w:id="92783" w:author="מנוע מכני" w:date="2026-10-11T12:04:39Z">
        <w:r>
          <w:rPr>
            <w:rFonts w:ascii="FontbitDavid" w:hAnsi="FontbitDavid"/>
            <w:sz w:val="24"/>
            <w:rtl/>
          </w:rPr>
          <w:t xml:space="preserve">ה"נ</w:t>
        </w:r>
      </w:ins>
      <w:del w:id="92784" w:author="מנוע מכני" w:date="2026-10-11T12:04:39Z">
        <w:r w:rsidRPr="00B078C3">
          <w:rPr>
            <w:rFonts w:ascii="FontbitDavid" w:hAnsi="FontbitDavid"/>
            <w:sz w:val="24"/>
            <w:rtl/>
          </w:rPr>
          <w:delText xml:space="preserve">ה</w:delText>
        </w:r>
        <w:r>
          <w:rPr>
            <w:rFonts w:ascii="FontbitDavid" w:hAnsi="FontbitDavid" w:hint="cs"/>
            <w:sz w:val="24"/>
            <w:rtl/>
          </w:rPr>
          <w:delText xml:space="preserve">''נ</w:delText>
        </w:r>
      </w:del>
      <w:r>
        <w:rPr>
          <w:rFonts w:ascii="FontbitDavid" w:hAnsi="FontbitDavid" w:hint="cs"/>
          <w:sz w:val="24"/>
          <w:rtl/>
        </w:rPr>
        <w:t xml:space="preserve"> </w:t>
      </w:r>
      <w:r w:rsidRPr="00B078C3">
        <w:rPr>
          <w:rFonts w:ascii="FontbitDavid" w:hAnsi="FontbitDavid"/>
          <w:sz w:val="24"/>
          <w:rtl/>
        </w:rPr>
        <w:t xml:space="preserve">אגב </w:t>
      </w:r>
      <w:ins w:id="90325" w:author="Claude - סמנטי" w:date="2026-10-11T12:19:29Z">
        <w:r>
          <w:rPr>
            <w:rFonts w:ascii="FontbitDavid" w:hAnsi="FontbitDavid"/>
            <w:sz w:val="24"/>
            <w:rtl/>
          </w:rPr>
          <w:t xml:space="preserve">פחד</w:t>
        </w:r>
      </w:ins>
      <w:del w:id="90326" w:author="Claude - סמנטי" w:date="2026-10-11T12:19:29Z">
        <w:r w:rsidRPr="00B078C3">
          <w:rPr>
            <w:rFonts w:ascii="FontbitDavid" w:hAnsi="FontbitDavid"/>
            <w:sz w:val="24"/>
            <w:rtl/>
          </w:rPr>
          <w:delText xml:space="preserve">ביעתותא</w:delText>
        </w:r>
      </w:del>
      <w:r w:rsidRPr="00B078C3">
        <w:rPr>
          <w:rFonts w:ascii="FontbitDavid" w:hAnsi="FontbitDavid"/>
          <w:sz w:val="24"/>
          <w:rtl/>
        </w:rPr>
        <w:t xml:space="preserve"> דמלאכא </w:t>
      </w:r>
      <w:ins w:id="90323" w:author="Claude - סמנטי" w:date="2026-10-11T12:19:29Z">
        <w:r>
          <w:rPr>
            <w:rFonts w:ascii="FontbitDavid" w:hAnsi="FontbitDavid"/>
            <w:sz w:val="24"/>
            <w:rtl/>
          </w:rPr>
          <w:t xml:space="preserve">של המוות</w:t>
        </w:r>
      </w:ins>
      <w:del w:id="90324" w:author="Claude - סמנטי" w:date="2026-10-11T12:19:29Z">
        <w:r w:rsidRPr="00B078C3">
          <w:rPr>
            <w:rFonts w:ascii="FontbitDavid" w:hAnsi="FontbitDavid"/>
            <w:sz w:val="24"/>
            <w:rtl/>
          </w:rPr>
          <w:delText xml:space="preserve">דמותא</w:delText>
        </w:r>
      </w:del>
      <w:r w:rsidRPr="00B078C3">
        <w:rPr>
          <w:rFonts w:ascii="FontbitDavid" w:hAnsi="FontbitDavid"/>
          <w:sz w:val="24"/>
          <w:rtl/>
        </w:rPr>
        <w:t xml:space="preserve"> חזיא, והאנן </w:t>
      </w:r>
      <w:r w:rsidRPr="00B078C3">
        <w:rPr>
          <w:rFonts w:ascii="FontbitDavid" w:hAnsi="FontbitDavid"/>
          <w:sz w:val="24"/>
          <w:rtl/>
        </w:rPr>
        <w:t xml:space="preserve">תנן</w:t>
      </w:r>
      <w:r w:rsidRPr="00B078C3">
        <w:rPr>
          <w:rFonts w:ascii="FontbitDavid" w:hAnsi="FontbitDavid"/>
          <w:sz w:val="24"/>
          <w:rtl/>
        </w:rPr>
        <w:t xml:space="preserve">: שחרדה מסלקת את הדמים! </w:t>
      </w:r>
    </w:p>
    <w:p w:rsidR="00E403F0" w:rsidRPr="00EB375B" w:rsidRDefault="00E403F0" w:rsidP="00E403F0">
      <w:pPr>
        <w:pStyle w:val="a2"/>
        <w:numPr>
          <w:ilvl w:val="0"/>
          <w:numId w:val="2"/>
        </w:numPr>
        <w:rPr>
          <w:rFonts w:ascii="FontbitDavid" w:hAnsi="FontbitDavid"/>
          <w:sz w:val="24"/>
          <w:rtl/>
        </w:rPr>
      </w:pPr>
      <w:r w:rsidRPr="00EB375B">
        <w:rPr>
          <w:rFonts w:ascii="FontbitDavid" w:hAnsi="FontbitDavid"/>
          <w:sz w:val="24"/>
          <w:rtl/>
        </w:rPr>
        <w:t xml:space="preserve">הא </w:t>
      </w:r>
      <w:r w:rsidRPr="00EB375B">
        <w:rPr>
          <w:rFonts w:ascii="FontbitDavid" w:hAnsi="FontbitDavid"/>
          <w:sz w:val="24"/>
          <w:rtl/>
        </w:rPr>
        <w:t xml:space="preserve">לא</w:t>
      </w:r>
      <w:r w:rsidRPr="00EB375B">
        <w:rPr>
          <w:rFonts w:ascii="FontbitDavid" w:hAnsi="FontbitDavid"/>
          <w:sz w:val="24"/>
          <w:rtl/>
        </w:rPr>
        <w:t xml:space="preserve"> </w:t>
      </w:r>
      <w:ins w:id="97261" w:author="מנוע מכני" w:date="2026-10-11T12:04:39Z">
        <w:r>
          <w:rPr>
            <w:rFonts w:ascii="FontbitDavid" w:hAnsi="FontbitDavid"/>
            <w:sz w:val="24"/>
            <w:rtl/>
          </w:rPr>
          <w:t xml:space="preserve">קשה</w:t>
        </w:r>
      </w:ins>
      <w:del w:id="97262" w:author="מנוע מכני" w:date="2026-10-11T12:04:39Z">
        <w:r w:rsidRPr="00EB375B">
          <w:rPr>
            <w:rFonts w:ascii="FontbitDavid" w:hAnsi="FontbitDavid"/>
            <w:sz w:val="24"/>
            <w:rtl/>
          </w:rPr>
          <w:delText xml:space="preserve">קשיא</w:delText>
        </w:r>
      </w:del>
      <w:r w:rsidRPr="00EB375B">
        <w:rPr>
          <w:rFonts w:ascii="FontbitDavid" w:hAnsi="FontbitDavid"/>
          <w:sz w:val="24"/>
          <w:rtl/>
        </w:rPr>
        <w:t xml:space="preserve">, פחדא - צמית, ביעתותא - מרפיא.</w:t>
      </w:r>
    </w:p>
    <w:p>
      <w:pPr>
        <w:pStyle w:val="38"/>
        <w:rPr>
          <w:ins w:id="101523" w:author="מנוע מכני" w:date="2026-10-11T12:04:39Z"/>
        </w:rPr>
      </w:pPr>
      <w:r w:rsidRPr="00B078C3">
        <w:t xml:space="preserve">אלא, הא </w:t>
      </w:r>
      <w:r w:rsidRPr="00B078C3">
        <w:t xml:space="preserve">דתנן</w:t>
      </w:r>
      <w:r w:rsidRPr="00B078C3">
        <w:t xml:space="preserve">, </w:t>
      </w:r>
      <w:r w:rsidRPr="00B078C3">
        <w:t xml:space="preserve">ב"ש</w:t>
      </w:r>
      <w:del w:id="101835" w:author="מנוע מכני" w:date="2026-10-11T12:04:39Z">
        <w:r w:rsidRPr="00B078C3">
          <w:delText xml:space="preserve"> אומרים</w:delText>
        </w:r>
      </w:del>
      <w:r w:rsidRPr="00B078C3">
        <w:t xml:space="preserve">:</w:t>
      </w:r>
    </w:p>
    <w:p w:rsidR="00E403F0" w:rsidRPr="00B078C3" w:rsidRDefault="00E403F0" w:rsidP="00E403F0">
      <w:pPr>
        <w:rPr>
          <w:rFonts w:ascii="FontbitDavid" w:hAnsi="FontbitDavid"/>
          <w:sz w:val="24"/>
          <w:rtl/>
        </w:rPr>
      </w:pPr>
      <w:del w:id="10152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כל האנשים מתים זבין, </w:t>
      </w:r>
      <w:r w:rsidRPr="00B078C3">
        <w:rPr>
          <w:rFonts w:ascii="FontbitDavid" w:hAnsi="FontbitDavid"/>
          <w:sz w:val="24"/>
          <w:rtl/>
        </w:rPr>
        <w:t xml:space="preserve">וב"ה</w:t>
      </w:r>
      <w:r w:rsidRPr="00B078C3">
        <w:rPr>
          <w:rFonts w:ascii="FontbitDavid" w:hAnsi="FontbitDavid"/>
          <w:sz w:val="24"/>
          <w:rtl/>
        </w:rPr>
        <w:t xml:space="preserve"> אומרים: אין זב אלא מי שמת זב.</w:t>
      </w:r>
    </w:p>
    <w:p w:rsidR="00E403F0" w:rsidRDefault="00E403F0" w:rsidP="00E403F0">
      <w:pPr>
        <w:rPr>
          <w:rFonts w:ascii="FontbitDavid" w:hAnsi="FontbitDavid"/>
          <w:sz w:val="24"/>
          <w:rtl/>
        </w:rPr>
      </w:pPr>
      <w:r w:rsidRPr="00B078C3">
        <w:rPr>
          <w:rFonts w:ascii="FontbitDavid" w:hAnsi="FontbitDavid"/>
          <w:sz w:val="24"/>
          <w:rtl/>
        </w:rPr>
        <w:t>אקרי כאן מבשרו - ולא מחמת אונסו!</w:t>
      </w:r>
    </w:p>
    <w:p>
      <w:pPr>
        <w:pStyle w:val="afffff8"/>
        <w:rPr>
          <w:ins w:id="90023" w:author="קלוד" w:date="2026-10-11T12:23:38Z"/>
        </w:rPr>
      </w:pPr>
      <w:ins w:id="90024" w:author="קלוד" w:date="2026-10-11T12:23:38Z">
        <w:r>
          <w:rPr>
            <w:color w:val="7B3F00"/>
          </w:rPr>
          <w:t xml:space="preserve">טעם ב"ש - כבוד נדות חיות</w:t>
        </w:r>
      </w:ins>
    </w:p>
    <w:p>
      <w:pPr>
        <w:pStyle w:val="38"/>
        <w:rPr>
          <w:ins w:id="101525" w:author="מנוע מכני" w:date="2026-10-11T12:04:39Z"/>
        </w:rPr>
      </w:pPr>
      <w:r w:rsidRPr="00017C1D">
        <w:t>אלא</w:t>
      </w:r>
      <w:r w:rsidRPr="00017C1D">
        <w:t xml:space="preserve"> טעמא דב"ש כדתניא:</w:t>
      </w:r>
    </w:p>
    <w:p w:rsidR="00E403F0" w:rsidRPr="00017C1D" w:rsidRDefault="00E403F0" w:rsidP="00E403F0">
      <w:pPr>
        <w:rPr>
          <w:rFonts w:ascii="FontbitDavid" w:hAnsi="FontbitDavid"/>
          <w:spacing w:val="-8"/>
          <w:sz w:val="24"/>
          <w:rtl/>
        </w:rPr>
      </w:pPr>
      <w:del w:id="101526" w:author="מנוע מכני" w:date="2026-10-11T12:04:39Z">
        <w:r w:rsidRPr="00017C1D">
          <w:rPr>
            <w:rFonts w:ascii="FontbitDavid" w:hAnsi="FontbitDavid"/>
            <w:spacing w:val="-8"/>
            <w:sz w:val="24"/>
            <w:rtl/>
          </w:rPr>
          <w:delText xml:space="preserve"> </w:delText>
        </w:r>
      </w:del>
      <w:r w:rsidRPr="00017C1D">
        <w:rPr>
          <w:rFonts w:ascii="FontbitDavid" w:hAnsi="FontbitDavid"/>
          <w:spacing w:val="-8"/>
          <w:sz w:val="24"/>
          <w:rtl/>
        </w:rPr>
        <w:t xml:space="preserve">בראשונה היו מטבילין כלים על גבי נדות מתות, והיו נדות חיות מתביישות.</w:t>
      </w:r>
    </w:p>
    <w:p w:rsidR="00E403F0" w:rsidRPr="00B078C3" w:rsidRDefault="00E403F0" w:rsidP="00E403F0">
      <w:pPr>
        <w:rPr>
          <w:rFonts w:ascii="FontbitDavid" w:hAnsi="FontbitDavid"/>
          <w:sz w:val="24"/>
          <w:rtl/>
        </w:rPr>
      </w:pPr>
      <w:r w:rsidRPr="00B078C3">
        <w:rPr>
          <w:rFonts w:ascii="FontbitDavid" w:hAnsi="FontbitDavid"/>
          <w:sz w:val="24"/>
          <w:rtl/>
        </w:rPr>
        <w:t>התקינו שיהו מטבילין על גבי כל הנשים, מפני כבודן של נדות חיות.</w:t>
      </w:r>
    </w:p>
    <w:p w:rsidR="00E403F0" w:rsidRPr="00B078C3" w:rsidRDefault="00E403F0" w:rsidP="00E403F0">
      <w:pPr>
        <w:rPr>
          <w:rFonts w:ascii="FontbitDavid" w:hAnsi="FontbitDavid"/>
          <w:sz w:val="24"/>
          <w:rtl/>
        </w:rPr>
      </w:pPr>
      <w:r w:rsidRPr="00B078C3">
        <w:rPr>
          <w:rFonts w:ascii="FontbitDavid" w:hAnsi="FontbitDavid"/>
          <w:sz w:val="24"/>
          <w:rtl/>
        </w:rPr>
        <w:t>בראשונה היו מטבילין על גבי זבין מתין, והיו זבין חיין מתביישין.</w:t>
      </w:r>
    </w:p>
    <w:p w:rsidR="00E403F0" w:rsidRPr="00B078C3" w:rsidRDefault="00E403F0" w:rsidP="00E403F0">
      <w:pPr>
        <w:rPr>
          <w:rFonts w:ascii="FontbitDavid" w:hAnsi="FontbitDavid"/>
          <w:sz w:val="24"/>
          <w:rtl/>
        </w:rPr>
      </w:pPr>
      <w:r w:rsidRPr="00B078C3">
        <w:rPr>
          <w:rFonts w:ascii="FontbitDavid" w:hAnsi="FontbitDavid"/>
          <w:sz w:val="24"/>
          <w:rtl/>
        </w:rPr>
        <w:t>התקינו שיהו מטבילין על גבי כל האנשים, מפני כבודן של זבין חיים.</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407" w:author="קלוד" w:date="2026-10-11T09:07:21Z"/>
        </w:rPr>
      </w:pPr>
      <w:ins w:id="20406" w:author="קלוד" w:date="2026-10-11T09:07:21Z">
        <w:r>
          <w:t xml:space="preserve">משנה ה</w:t>
        </w:r>
      </w:ins>
    </w:p>
    <w:p w:rsidR="00E403F0" w:rsidRPr="00D65BEC" w:rsidRDefault="00E403F0" w:rsidP="00E403F0">
      <w:pPr>
        <w:pStyle w:val="afff9"/>
        <w:rPr>
          <w:del w:id="20277" w:author="קלוד" w:date="2026-10-11T09:07:21Z"/>
          <w:rtl/>
        </w:rPr>
      </w:pPr>
      <w:del w:id="20276" w:author="קלוד" w:date="2026-10-11T09:07:21Z">
        <w:r w:rsidRPr="00D65BEC">
          <w:rPr>
            <w:rtl/>
          </w:rPr>
          <w:delText xml:space="preserve">מתני'.</w:delText>
        </w:r>
      </w:del>
    </w:p>
    <w:p w:rsidR="00E403F0" w:rsidRPr="00D65BEC" w:rsidRDefault="00E403F0" w:rsidP="00E403F0">
      <w:pPr>
        <w:pStyle w:val="afff9"/>
        <w:spacing w:before="120"/>
        <w:rPr>
          <w:rtl/>
        </w:rPr>
        <w:pPrChange w:id="90061" w:author="קלוד" w:date="2026-10-11T12:09:42Z">
          <w:pPr>
            <w:pStyle w:val="afff9"/>
          </w:pPr>
        </w:pPrChange>
      </w:pPr>
      <w:r w:rsidRPr="00D65BEC">
        <w:rPr>
          <w:rtl/>
        </w:rPr>
        <w:t>האשה שמתה ויצאה ממנה רביעית דם - מטמאה משום כתם.</w:t>
      </w:r>
    </w:p>
    <w:p w:rsidR="00E403F0" w:rsidRPr="00D65BEC" w:rsidRDefault="00E403F0" w:rsidP="00E403F0">
      <w:pPr>
        <w:pStyle w:val="afff9"/>
        <w:rPr>
          <w:rtl/>
        </w:rPr>
      </w:pPr>
      <w:r w:rsidRPr="00D65BEC">
        <w:rPr>
          <w:rtl/>
        </w:rPr>
        <w:t>ומטמאה באהל.</w:t>
      </w:r>
    </w:p>
    <w:p w:rsidR="00E403F0" w:rsidRPr="00D65BEC" w:rsidRDefault="00E403F0" w:rsidP="00E403F0">
      <w:pPr>
        <w:pStyle w:val="afff9"/>
        <w:rPr>
          <w:rtl/>
        </w:rPr>
      </w:pPr>
      <w:r>
        <w:rPr>
          <w:rStyle w:val="TanaimMishna"/>
          <w:rtl/>
          <w:rPrChange w:id="20050" w:author="קלוד" w:date="2026-10-11T09:07:21Z">
            <w:rPr>
              <w:rtl/>
            </w:rPr>
          </w:rPrChange>
        </w:rPr>
        <w:t xml:space="preserve">רבי יהודה</w:t>
      </w:r>
      <w:r>
        <w:rPr>
          <w:rtl/>
        </w:rPr>
        <w:t xml:space="preserve"> אומר</w:t>
      </w:r>
      <w:r>
        <w:rPr>
          <w:rStyle w:val="TanaimMishna"/>
          <w:rtl/>
          <w:rPrChange w:id="102946" w:author="Claude" w:date="2026-10-11T09:07:54Z">
            <w:rPr>
              <w:rtl/>
            </w:rPr>
          </w:rPrChange>
        </w:rPr>
        <w:t xml:space="preserve">:</w:t>
      </w:r>
      <w:r>
        <w:rPr>
          <w:rtl/>
        </w:rPr>
        <w:t xml:space="preserve"> אינה מטמאה משום כתם, מפני שנעקר משמתה.</w:t>
      </w:r>
    </w:p>
    <w:p w:rsidR="00E403F0" w:rsidRPr="00D65BEC" w:rsidRDefault="00E403F0" w:rsidP="00E403F0">
      <w:pPr>
        <w:pStyle w:val="afff9"/>
        <w:rPr>
          <w:rtl/>
        </w:rPr>
      </w:pPr>
      <w:r>
        <w:rPr>
          <w:rtl/>
        </w:rPr>
        <w:t xml:space="preserve">ומודה </w:t>
      </w:r>
      <w:r>
        <w:rPr>
          <w:rStyle w:val="TanaimMishna"/>
          <w:rtl/>
          <w:rPrChange w:id="20051" w:author="קלוד" w:date="2026-10-11T09:07:21Z">
            <w:rPr>
              <w:rtl/>
            </w:rPr>
          </w:rPrChange>
        </w:rPr>
        <w:t xml:space="preserve">רבי יהודה</w:t>
      </w:r>
      <w:r>
        <w:rPr>
          <w:rtl/>
        </w:rPr>
        <w:t xml:space="preserve"> ביושבת על משבר ומתה, ויצאה ממנה רביעית דם - שהיא מטמאה משום כתם.</w:t>
      </w:r>
    </w:p>
    <w:p w:rsidR="00E403F0" w:rsidRPr="00D65BEC" w:rsidRDefault="00E403F0" w:rsidP="00E403F0">
      <w:pPr>
        <w:pStyle w:val="afff9"/>
        <w:rPr>
          <w:rtl/>
        </w:rPr>
      </w:pPr>
      <w:ins w:id="92785" w:author="מנוע מכני" w:date="2026-10-11T12:04:39Z">
        <w:r>
          <w:rPr>
            <w:rtl/>
          </w:rPr>
          <w:t xml:space="preserve">א"ר</w:t>
        </w:r>
      </w:ins>
      <w:del w:id="92786" w:author="מנוע מכני" w:date="2026-10-11T12:04:39Z">
        <w:r w:rsidRPr="00D65BEC">
          <w:rPr>
            <w:rtl/>
          </w:rPr>
          <w:delText xml:space="preserve">א''ר</w:delText>
        </w:r>
      </w:del>
      <w:r w:rsidRPr="00D65BEC">
        <w:rPr>
          <w:rtl/>
        </w:rPr>
        <w:t xml:space="preserve">י יוסי: לפיכך אינה מטמאה באהל.</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021" w:author="קלוד" w:date="2026-10-11T12:23:38Z"/>
        </w:rPr>
      </w:pPr>
      <w:ins w:id="90022" w:author="קלוד" w:date="2026-10-11T12:23:38Z">
        <w:r>
          <w:rPr>
            <w:color w:val="7B3F00"/>
          </w:rPr>
          <w:t xml:space="preserve">דם שנעקר משמתה - האם מטמאה משום כתם</w:t>
        </w:r>
      </w:ins>
    </w:p>
    <w:p>
      <w:pPr>
        <w:pStyle w:val="38"/>
        <w:rPr>
          <w:ins w:id="101527" w:author="מנוע מכני" w:date="2026-10-11T12:04:39Z"/>
        </w:rPr>
      </w:pPr>
      <w:r w:rsidRPr="00B078C3">
        <w:t xml:space="preserve">מכלל דתנא </w:t>
      </w:r>
      <w:ins w:id="97263" w:author="מנוע מכני" w:date="2026-10-11T12:04:39Z">
        <w:r>
          <w:t xml:space="preserve">ראשון</w:t>
        </w:r>
      </w:ins>
      <w:del w:id="97264" w:author="מנוע מכני" w:date="2026-10-11T12:04:39Z">
        <w:r w:rsidRPr="00B078C3">
          <w:delText xml:space="preserve">קמא</w:delText>
        </w:r>
      </w:del>
      <w:r w:rsidRPr="00B078C3">
        <w:t xml:space="preserve"> סבר:</w:t>
      </w:r>
    </w:p>
    <w:p w:rsidR="00E403F0" w:rsidRDefault="00E403F0" w:rsidP="00E403F0">
      <w:pPr>
        <w:rPr>
          <w:rFonts w:ascii="FontbitDavid" w:hAnsi="FontbitDavid"/>
          <w:sz w:val="24"/>
          <w:rtl/>
        </w:rPr>
      </w:pPr>
      <w:del w:id="10152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אף על גב דנעקר דם משמתה - מטמאה משום כתם? </w:t>
      </w:r>
    </w:p>
    <w:p>
      <w:pPr>
        <w:pStyle w:val="38"/>
        <w:rPr>
          <w:ins w:id="101529" w:author="מנוע מכני" w:date="2026-10-11T12:04:39Z"/>
        </w:rPr>
      </w:pPr>
      <w:del w:id="101836" w:author="מנוע מכני" w:date="2026-10-11T12:04:39Z">
        <w:r>
          <w:delText xml:space="preserve">אמר </w:delText>
        </w:r>
      </w:del>
      <w:r w:rsidRPr="00B078C3">
        <w:t xml:space="preserve">זעירי:</w:t>
      </w:r>
    </w:p>
    <w:p w:rsidR="00E403F0" w:rsidRPr="00B078C3" w:rsidRDefault="00E403F0" w:rsidP="00E403F0">
      <w:pPr>
        <w:rPr>
          <w:rFonts w:ascii="FontbitDavid" w:hAnsi="FontbitDavid"/>
          <w:sz w:val="24"/>
          <w:rtl/>
        </w:rPr>
      </w:pPr>
      <w:del w:id="101530" w:author="מנוע מכני" w:date="2026-10-11T12:04:39Z">
        <w:r w:rsidRPr="00B078C3">
          <w:rPr>
            <w:rFonts w:ascii="FontbitDavid" w:hAnsi="FontbitDavid"/>
            <w:sz w:val="24"/>
            <w:rtl/>
          </w:rPr>
          <w:delText xml:space="preserve"> </w:delText>
        </w:r>
      </w:del>
      <w:ins w:id="94787" w:author="מנוע מכני" w:date="2026-10-11T12:04:39Z">
        <w:r>
          <w:rPr>
            <w:rFonts w:ascii="FontbitDavid" w:hAnsi="FontbitDavid" w:hint="cs"/>
            <w:sz w:val="24"/>
            <w:rtl/>
          </w:rPr>
          <w:t xml:space="preserve">יש</w:t>
        </w:r>
      </w:ins>
      <w:del w:id="94788"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w:t>
      </w:r>
      <w:ins w:id="90331" w:author="Claude - סמנטי" w:date="2026-10-11T12:19:29Z">
        <w:r>
          <w:rPr>
            <w:rFonts w:ascii="FontbitDavid" w:hAnsi="FontbitDavid" w:hint="cs"/>
            <w:sz w:val="24"/>
            <w:rtl/>
          </w:rPr>
          <w:t xml:space="preserve">ביניהם</w:t>
        </w:r>
      </w:ins>
      <w:del w:id="90332" w:author="Claude - סמנטי" w:date="2026-10-11T12:19:29Z">
        <w:r>
          <w:rPr>
            <w:rFonts w:ascii="FontbitDavid" w:hAnsi="FontbitDavid" w:hint="cs"/>
            <w:sz w:val="24"/>
            <w:rtl/>
          </w:rPr>
          <w:delText xml:space="preserve">בנייהו</w:delText>
        </w:r>
      </w:del>
      <w:r>
        <w:rPr>
          <w:rFonts w:ascii="FontbitDavid" w:hAnsi="FontbitDavid" w:hint="cs"/>
          <w:sz w:val="24"/>
          <w:rtl/>
        </w:rPr>
        <w:t xml:space="preserve"> מ</w:t>
      </w:r>
      <w:r w:rsidRPr="00B078C3">
        <w:rPr>
          <w:rFonts w:ascii="FontbitDavid" w:hAnsi="FontbitDavid"/>
          <w:sz w:val="24"/>
          <w:rtl/>
        </w:rPr>
        <w:t>קור מקומו טמא.</w:t>
      </w:r>
    </w:p>
    <w:p w:rsidR="00E403F0" w:rsidRPr="00B078C3" w:rsidRDefault="00E403F0" w:rsidP="00E403F0">
      <w:pPr>
        <w:jc w:val="center"/>
        <w:rPr>
          <w:del w:id="90206" w:author="מנוע עיצוב" w:date="2026-10-11T12:09:26Z"/>
          <w:rFonts w:ascii="FontbitDavid" w:hAnsi="FontbitDavid"/>
          <w:sz w:val="24"/>
          <w:rtl/>
        </w:rPr>
      </w:pPr>
      <w:del w:id="90205" w:author="מנוע עיצוב" w:date="2026-10-11T12:09:26Z">
        <w:r w:rsidRPr="00452155">
          <w:rPr>
            <w:rFonts w:ascii="FontbitDavid" w:hAnsi="FontbitDavid"/>
            <w:color w:val="808080" w:themeColor="background1" w:themeShade="80"/>
            <w:sz w:val="24"/>
            <w:rtl/>
          </w:rPr>
          <w:delText xml:space="preserve">• • •</w:delText>
        </w:r>
      </w:del>
    </w:p>
    <w:p w:rsidR="00E403F0" w:rsidRPr="00B078C3" w:rsidRDefault="00E403F0" w:rsidP="00E403F0">
      <w:pPr>
        <w:pStyle w:val="affff1"/>
        <w:ind w:end="0"/>
        <w:rPr>
          <w:rtl/>
        </w:rPr>
        <w:pPrChange w:id="20161" w:author="קלוד" w:date="2026-10-11T09:07:21Z">
          <w:pPr>
            <w:pStyle w:val="affff1"/>
            <w:rPr>
              <w:rtl/>
            </w:rPr>
          </w:pPr>
        </w:pPrChange>
      </w:pPr>
      <w:ins w:id="9901" w:author="מספור קטעי משנה" w:date="2026-10-11T09:25:19Z">
        <w:r>
          <w:rPr>
            <w:rStyle w:val="MisparKeta"/>
          </w:rPr>
          <w:t xml:space="preserve">ד. </w:t>
        </w:r>
      </w:ins>
      <w:r w:rsidRPr="00B078C3">
        <w:rPr>
          <w:rtl/>
        </w:rPr>
        <w:t>ומודה רבי יהודה.</w:t>
      </w:r>
    </w:p>
    <w:p>
      <w:pPr>
        <w:pStyle w:val="38"/>
        <w:rPr>
          <w:ins w:id="101531" w:author="מנוע מכני" w:date="2026-10-11T12:04:39Z"/>
        </w:rPr>
      </w:pPr>
      <w:r w:rsidRPr="00B078C3">
        <w:t xml:space="preserve">מכלל</w:t>
      </w:r>
    </w:p>
    <w:p w:rsidR="00E403F0" w:rsidRPr="00B078C3" w:rsidRDefault="00E403F0" w:rsidP="00E403F0">
      <w:pPr>
        <w:rPr>
          <w:rFonts w:ascii="FontbitDavid" w:hAnsi="FontbitDavid"/>
          <w:sz w:val="24"/>
          <w:rtl/>
        </w:rPr>
      </w:pPr>
      <w:del w:id="10153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דתנא </w:t>
      </w:r>
      <w:ins w:id="97265" w:author="מנוע מכני" w:date="2026-10-11T12:04:39Z">
        <w:r>
          <w:rPr>
            <w:rFonts w:ascii="FontbitDavid" w:hAnsi="FontbitDavid"/>
            <w:sz w:val="24"/>
            <w:rtl/>
          </w:rPr>
          <w:t xml:space="preserve">ראשון</w:t>
        </w:r>
      </w:ins>
      <w:del w:id="97266" w:author="מנוע מכני" w:date="2026-10-11T12:04:39Z">
        <w:r w:rsidRPr="00B078C3">
          <w:rPr>
            <w:rFonts w:ascii="FontbitDavid" w:hAnsi="FontbitDavid"/>
            <w:sz w:val="24"/>
            <w:rtl/>
          </w:rPr>
          <w:delText xml:space="preserve">קמא</w:delText>
        </w:r>
      </w:del>
      <w:r w:rsidRPr="00B078C3">
        <w:rPr>
          <w:rFonts w:ascii="FontbitDavid" w:hAnsi="FontbitDavid"/>
          <w:sz w:val="24"/>
          <w:rtl/>
        </w:rPr>
        <w:t xml:space="preserve"> סבר באהל </w:t>
      </w:r>
      <w:ins w:id="94791" w:author="מנוע מכני" w:date="2026-10-11T12:04:39Z">
        <w:r>
          <w:rPr>
            <w:rFonts w:ascii="FontbitDavid" w:hAnsi="FontbitDavid"/>
            <w:sz w:val="24"/>
            <w:rtl/>
          </w:rPr>
          <w:t xml:space="preserve">גם</w:t>
        </w:r>
      </w:ins>
      <w:del w:id="94792" w:author="מנוע מכני" w:date="2026-10-11T12:04:39Z">
        <w:r w:rsidRPr="00B078C3">
          <w:rPr>
            <w:rFonts w:ascii="FontbitDavid" w:hAnsi="FontbitDavid"/>
            <w:sz w:val="24"/>
            <w:rtl/>
          </w:rPr>
          <w:delText xml:space="preserve">נמי</w:delText>
        </w:r>
      </w:del>
      <w:r w:rsidRPr="00B078C3">
        <w:rPr>
          <w:rFonts w:ascii="FontbitDavid" w:hAnsi="FontbitDavid"/>
          <w:sz w:val="24"/>
          <w:rtl/>
        </w:rPr>
        <w:t xml:space="preserve"> מטמא? </w:t>
      </w:r>
      <w:ins w:id="92787" w:author="מנוע מכני" w:date="2026-10-11T12:04:39Z">
        <w:r>
          <w:rPr>
            <w:rFonts w:ascii="FontbitDavid" w:hAnsi="FontbitDavid"/>
            <w:sz w:val="24"/>
            <w:rtl/>
          </w:rPr>
          <w:t xml:space="preserve">א"ר</w:t>
        </w:r>
      </w:ins>
      <w:del w:id="92788"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יהודה: דם תבוסה </w:t>
      </w:r>
      <w:ins w:id="94789" w:author="מנוע מכני" w:date="2026-10-11T12:04:39Z">
        <w:r>
          <w:rPr>
            <w:rFonts w:ascii="FontbitDavid" w:hAnsi="FontbitDavid"/>
            <w:sz w:val="24"/>
            <w:rtl/>
          </w:rPr>
          <w:t xml:space="preserve">יש</w:t>
        </w:r>
      </w:ins>
      <w:del w:id="94790" w:author="מנוע מכני" w:date="2026-10-11T12:04:39Z">
        <w:r w:rsidRPr="00B078C3">
          <w:rPr>
            <w:rFonts w:ascii="FontbitDavid" w:hAnsi="FontbitDavid"/>
            <w:sz w:val="24"/>
            <w:rtl/>
          </w:rPr>
          <w:delText xml:space="preserve">איכא</w:delText>
        </w:r>
      </w:del>
      <w:r w:rsidRPr="00B078C3">
        <w:rPr>
          <w:rFonts w:ascii="FontbitDavid" w:hAnsi="FontbitDavid"/>
          <w:sz w:val="24"/>
          <w:rtl/>
        </w:rPr>
        <w:t xml:space="preserve"> </w:t>
      </w:r>
      <w:ins w:id="90333" w:author="Claude - סמנטי" w:date="2026-10-11T12:19:29Z">
        <w:r>
          <w:rPr>
            <w:rFonts w:ascii="FontbitDavid" w:hAnsi="FontbitDavid"/>
            <w:sz w:val="24"/>
            <w:rtl/>
          </w:rPr>
          <w:t xml:space="preserve">ביניהם</w:t>
        </w:r>
      </w:ins>
      <w:del w:id="90334" w:author="Claude - סמנטי" w:date="2026-10-11T12:19:29Z">
        <w:r w:rsidRPr="00B078C3">
          <w:rPr>
            <w:rFonts w:ascii="FontbitDavid" w:hAnsi="FontbitDavid"/>
            <w:sz w:val="24"/>
            <w:rtl/>
          </w:rPr>
          <w:delText xml:space="preserve">בינייהו</w:delText>
        </w:r>
      </w:del>
      <w:r w:rsidRPr="00B078C3">
        <w:rPr>
          <w:rFonts w:ascii="FontbitDavid" w:hAnsi="FontbitDavid"/>
          <w:sz w:val="24"/>
          <w:rtl/>
        </w:rPr>
        <w:t xml:space="preserve">.</w:t>
      </w:r>
    </w:p>
    <w:p>
      <w:pPr>
        <w:pStyle w:val="afffff8"/>
        <w:rPr>
          <w:ins w:id="90019" w:author="קלוד" w:date="2026-10-11T12:23:38Z"/>
        </w:rPr>
      </w:pPr>
      <w:ins w:id="90020" w:author="קלוד" w:date="2026-10-11T12:23:38Z">
        <w:r>
          <w:rPr>
            <w:color w:val="7B3F00"/>
          </w:rPr>
          <w:t xml:space="preserve">דם תבוסה - הרוג שיצא ממנו דם בחייו ובמותו</w:t>
        </w:r>
      </w:ins>
    </w:p>
    <w:p w:rsidR="00E403F0" w:rsidRDefault="00E403F0" w:rsidP="00E403F0">
      <w:pPr>
        <w:rPr>
          <w:rFonts w:ascii="FontbitDavid" w:hAnsi="FontbitDavid"/>
          <w:sz w:val="24"/>
          <w:rtl/>
        </w:rPr>
      </w:pPr>
      <w:r w:rsidRPr="00B078C3">
        <w:rPr>
          <w:rFonts w:ascii="FontbitDavid" w:hAnsi="FontbitDavid"/>
          <w:sz w:val="24"/>
          <w:rtl/>
        </w:rPr>
        <w:t xml:space="preserve">דתניא</w:t>
      </w:r>
      <w:r w:rsidRPr="00B078C3">
        <w:rPr>
          <w:rFonts w:ascii="FontbitDavid" w:hAnsi="FontbitDavid"/>
          <w:sz w:val="24"/>
          <w:rtl/>
        </w:rPr>
        <w:t xml:space="preserve">, איזהו דם תבוסה? </w:t>
      </w:r>
    </w:p>
    <w:p>
      <w:pPr>
        <w:pStyle w:val="38"/>
        <w:rPr>
          <w:ins w:id="101533" w:author="מנוע מכני" w:date="2026-10-11T12:04:39Z"/>
        </w:rPr>
      </w:pPr>
      <w:r w:rsidRPr="00B078C3">
        <w:lastRenderedPageBreak/>
        <w:t>פירש ר</w:t>
      </w:r>
      <w:r>
        <w:t xml:space="preserve">א</w:t>
      </w:r>
      <w:ins w:id="92789" w:author="מנוע מכני" w:date="2026-10-11T12:04:39Z">
        <w:r>
          <w:t xml:space="preserve">ב"צ</w:t>
        </w:r>
      </w:ins>
      <w:del w:id="92790" w:author="מנוע מכני" w:date="2026-10-11T12:04:39Z">
        <w:r>
          <w:delText xml:space="preserve">ב''צ</w:delText>
        </w:r>
      </w:del>
      <w:r w:rsidRPr="00B078C3">
        <w:t xml:space="preserve">:</w:t>
      </w:r>
    </w:p>
    <w:p w:rsidR="00E403F0" w:rsidRPr="00B078C3" w:rsidRDefault="00E403F0" w:rsidP="00E403F0">
      <w:pPr>
        <w:rPr>
          <w:rFonts w:ascii="FontbitDavid" w:hAnsi="FontbitDavid"/>
          <w:sz w:val="24"/>
          <w:rtl/>
        </w:rPr>
      </w:pPr>
      <w:del w:id="10153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הרוג שיצא ממנו דם בין בחייו בין במותו, ספק בחייו יצא ספק במותו יצא, ספק בחייו ובמותו - זהו דם תבוסה.</w:t>
      </w:r>
    </w:p>
    <w:p w:rsidR="00E403F0" w:rsidRPr="00B078C3" w:rsidRDefault="00E403F0" w:rsidP="00E403F0">
      <w:pPr>
        <w:rPr>
          <w:rFonts w:ascii="FontbitDavid" w:hAnsi="FontbitDavid"/>
          <w:sz w:val="24"/>
          <w:rtl/>
        </w:rPr>
      </w:pPr>
      <w:r w:rsidRPr="00B078C3">
        <w:rPr>
          <w:rFonts w:ascii="FontbitDavid" w:hAnsi="FontbitDavid"/>
          <w:sz w:val="24"/>
          <w:rtl/>
        </w:rPr>
        <w:t xml:space="preserve">וחכמים אומרים: </w:t>
      </w:r>
      <w:r w:rsidRPr="00B078C3">
        <w:rPr>
          <w:rFonts w:ascii="FontbitDavid" w:hAnsi="FontbitDavid"/>
          <w:sz w:val="24"/>
          <w:rtl/>
        </w:rPr>
        <w:t xml:space="preserve">ברה"י</w:t>
      </w:r>
      <w:r w:rsidRPr="00B078C3">
        <w:rPr>
          <w:rFonts w:ascii="FontbitDavid" w:hAnsi="FontbitDavid"/>
          <w:sz w:val="24"/>
          <w:rtl/>
        </w:rPr>
        <w:t xml:space="preserve"> - ספקו טמא, </w:t>
      </w:r>
      <w:r w:rsidRPr="00B078C3">
        <w:rPr>
          <w:rFonts w:ascii="FontbitDavid" w:hAnsi="FontbitDavid"/>
          <w:sz w:val="24"/>
          <w:rtl/>
        </w:rPr>
        <w:t xml:space="preserve">ברה"ר</w:t>
      </w:r>
      <w:r w:rsidRPr="00B078C3">
        <w:rPr>
          <w:rFonts w:ascii="FontbitDavid" w:hAnsi="FontbitDavid"/>
          <w:sz w:val="24"/>
          <w:rtl/>
        </w:rPr>
        <w:t xml:space="preserve"> - ספקו טהור.</w:t>
      </w:r>
    </w:p>
    <w:p>
      <w:pPr>
        <w:pStyle w:val="38"/>
        <w:rPr>
          <w:ins w:id="101535" w:author="מנוע מכני" w:date="2026-10-11T12:04:39Z"/>
        </w:rPr>
      </w:pPr>
      <w:r w:rsidRPr="00B078C3">
        <w:t xml:space="preserve">אלא</w:t>
      </w:r>
    </w:p>
    <w:p w:rsidR="00E403F0" w:rsidRDefault="00E403F0" w:rsidP="00E403F0">
      <w:pPr>
        <w:rPr>
          <w:rFonts w:ascii="FontbitDavid" w:hAnsi="FontbitDavid"/>
          <w:sz w:val="24"/>
          <w:rtl/>
        </w:rPr>
      </w:pPr>
      <w:del w:id="10153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איזהו דם תבוסה - הרוג שיצא הימנו רביעית דם בחייו ובמותו, ועדיין </w:t>
      </w:r>
      <w:r w:rsidRPr="00B078C3">
        <w:rPr>
          <w:rFonts w:ascii="FontbitDavid" w:hAnsi="FontbitDavid"/>
          <w:sz w:val="24"/>
          <w:rtl/>
        </w:rPr>
        <w:t xml:space="preserve">לא</w:t>
      </w:r>
      <w:r w:rsidRPr="00B078C3">
        <w:rPr>
          <w:rFonts w:ascii="FontbitDavid" w:hAnsi="FontbitDavid"/>
          <w:sz w:val="24"/>
          <w:rtl/>
        </w:rPr>
        <w:t xml:space="preserve"> פסק, </w:t>
      </w:r>
    </w:p>
    <w:p w:rsidR="00E403F0" w:rsidRPr="00B078C3" w:rsidRDefault="00E403F0" w:rsidP="00E403F0">
      <w:pPr>
        <w:rPr>
          <w:rFonts w:ascii="FontbitDavid" w:hAnsi="FontbitDavid"/>
          <w:sz w:val="24"/>
          <w:rtl/>
        </w:rPr>
      </w:pPr>
      <w:r w:rsidRPr="00B078C3">
        <w:rPr>
          <w:rFonts w:ascii="FontbitDavid" w:hAnsi="FontbitDavid"/>
          <w:sz w:val="24"/>
          <w:rtl/>
        </w:rPr>
        <w:t>ספק רובו בחייו ומיעוטו במותו, ספק מיעוטו בחייו ורובו במותו - זהו דם תבוסה.</w:t>
      </w:r>
    </w:p>
    <w:p>
      <w:pPr>
        <w:pStyle w:val="38"/>
        <w:rPr>
          <w:ins w:id="101537" w:author="מנוע מכני" w:date="2026-10-11T12:04:39Z"/>
        </w:rPr>
      </w:pPr>
      <w:ins w:id="92791" w:author="מנוע מכני" w:date="2026-10-11T12:04:39Z">
        <w:r>
          <w:t xml:space="preserve">ר"י</w:t>
        </w:r>
      </w:ins>
      <w:del w:id="92792" w:author="מנוע מכני" w:date="2026-10-11T12:04:39Z">
        <w:r>
          <w:delText xml:space="preserve">ר''י</w:delText>
        </w:r>
      </w:del>
      <w:del w:id="101837" w:author="מנוע מכני" w:date="2026-10-11T12:04:39Z">
        <w:r>
          <w:delText xml:space="preserve"> </w:delText>
        </w:r>
        <w:r w:rsidRPr="00B078C3">
          <w:delText xml:space="preserve">אומר</w:delText>
        </w:r>
      </w:del>
      <w:r w:rsidRPr="00B078C3">
        <w:t xml:space="preserve">:</w:t>
      </w:r>
    </w:p>
    <w:p w:rsidR="00E403F0" w:rsidRPr="00B078C3" w:rsidRDefault="00E403F0" w:rsidP="00E403F0">
      <w:pPr>
        <w:rPr>
          <w:rFonts w:ascii="FontbitDavid" w:hAnsi="FontbitDavid"/>
          <w:sz w:val="24"/>
          <w:rtl/>
        </w:rPr>
      </w:pPr>
      <w:del w:id="10153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הרוג שיצא ממנו רביעית דם, ו</w:t>
      </w:r>
      <w:r>
        <w:rPr>
          <w:rFonts w:ascii="FontbitDavid" w:hAnsi="FontbitDavid"/>
          <w:sz w:val="24"/>
          <w:rtl/>
        </w:rPr>
        <w:t>היה מוטל במטה ודמו מטפטף לגומא</w:t>
      </w:r>
      <w:r w:rsidRPr="00B078C3">
        <w:rPr>
          <w:rFonts w:ascii="FontbitDavid" w:hAnsi="FontbitDavid"/>
          <w:sz w:val="24"/>
          <w:rtl/>
        </w:rPr>
        <w:t xml:space="preserve"> טמא, מפני שהטפה של מיתה מעורבת בו.</w:t>
      </w:r>
    </w:p>
    <w:p w:rsidR="00E403F0" w:rsidRPr="00B078C3" w:rsidRDefault="00E403F0" w:rsidP="00E403F0">
      <w:pPr>
        <w:rPr>
          <w:rFonts w:ascii="FontbitDavid" w:hAnsi="FontbitDavid"/>
          <w:sz w:val="24"/>
          <w:rtl/>
        </w:rPr>
      </w:pPr>
      <w:r w:rsidRPr="00B078C3">
        <w:rPr>
          <w:rFonts w:ascii="FontbitDavid" w:hAnsi="FontbitDavid"/>
          <w:sz w:val="24"/>
          <w:rtl/>
        </w:rPr>
        <w:t>וחכמים מטהרין, מפני שראשון ראשון נפסק.</w:t>
      </w:r>
    </w:p>
    <w:p w:rsidR="00E403F0" w:rsidRDefault="00E403F0" w:rsidP="00E403F0">
      <w:pPr>
        <w:pStyle w:val="afff3"/>
        <w:framePr w:wrap="around"/>
        <w:rPr>
          <w:rtl/>
        </w:rPr>
      </w:pPr>
      <w:r>
        <w:rPr>
          <w:rFonts w:hint="cs"/>
          <w:rtl/>
        </w:rPr>
        <w:t>עא:</w:t>
      </w:r>
    </w:p>
    <w:p w:rsidR="00E403F0" w:rsidRPr="00B078C3" w:rsidRDefault="00E403F0" w:rsidP="00E403F0">
      <w:pPr>
        <w:rPr>
          <w:rFonts w:ascii="FontbitDavid" w:hAnsi="FontbitDavid"/>
          <w:sz w:val="24"/>
          <w:rtl/>
        </w:rPr>
      </w:pPr>
      <w:ins w:id="98595" w:author="מנוע מכני" w:date="2026-10-11T12:04:39Z">
        <w:r>
          <w:rPr>
            <w:rFonts w:ascii="FontbitDavid" w:hAnsi="FontbitDavid"/>
            <w:sz w:val="24"/>
            <w:rtl/>
          </w:rPr>
          <w:t xml:space="preserve">יפה</w:t>
        </w:r>
      </w:ins>
      <w:del w:id="98596" w:author="מנוע מכני" w:date="2026-10-11T12:04:39Z">
        <w:r w:rsidRPr="00B078C3">
          <w:rPr>
            <w:rFonts w:ascii="FontbitDavid" w:hAnsi="FontbitDavid"/>
            <w:sz w:val="24"/>
            <w:rtl/>
          </w:rPr>
          <w:delText xml:space="preserve">שפיר</w:delText>
        </w:r>
      </w:del>
      <w:r w:rsidRPr="00B078C3">
        <w:rPr>
          <w:rFonts w:ascii="FontbitDavid" w:hAnsi="FontbitDavid"/>
          <w:sz w:val="24"/>
          <w:rtl/>
        </w:rPr>
        <w:t xml:space="preserve"> </w:t>
      </w:r>
      <w:ins w:id="98593" w:author="מנוע מכני" w:date="2026-10-11T12:04:39Z">
        <w:r>
          <w:rPr>
            <w:rFonts w:ascii="FontbitDavid" w:hAnsi="FontbitDavid"/>
            <w:sz w:val="24"/>
            <w:rtl/>
          </w:rPr>
          <w:t xml:space="preserve">אומרים</w:t>
        </w:r>
      </w:ins>
      <w:del w:id="98594" w:author="מנוע מכני" w:date="2026-10-11T12:04:39Z">
        <w:r w:rsidRPr="00B078C3">
          <w:rPr>
            <w:rFonts w:ascii="FontbitDavid" w:hAnsi="FontbitDavid"/>
            <w:sz w:val="24"/>
            <w:rtl/>
          </w:rPr>
          <w:delText xml:space="preserve">קאמרי</w:delText>
        </w:r>
      </w:del>
      <w:r w:rsidRPr="00B078C3">
        <w:rPr>
          <w:rFonts w:ascii="FontbitDavid" w:hAnsi="FontbitDavid"/>
          <w:sz w:val="24"/>
          <w:rtl/>
        </w:rPr>
        <w:t xml:space="preserve"> </w:t>
      </w:r>
      <w:ins w:id="96337" w:author="מנוע מכני" w:date="2026-10-11T12:04:39Z">
        <w:r>
          <w:rPr>
            <w:rFonts w:ascii="FontbitDavid" w:hAnsi="FontbitDavid"/>
            <w:sz w:val="24"/>
            <w:rtl/>
          </w:rPr>
          <w:t xml:space="preserve">לו</w:t>
        </w:r>
      </w:ins>
      <w:del w:id="96338"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רבנן לר' יהודה! ר' יהודה </w:t>
      </w:r>
      <w:ins w:id="94793" w:author="מנוע מכני" w:date="2026-10-11T12:04:39Z">
        <w:r>
          <w:rPr>
            <w:rFonts w:ascii="FontbitDavid" w:hAnsi="FontbitDavid"/>
            <w:sz w:val="24"/>
            <w:rtl/>
          </w:rPr>
          <w:t xml:space="preserve">לשיטתו</w:t>
        </w:r>
      </w:ins>
      <w:del w:id="94794" w:author="מנוע מכני" w:date="2026-10-11T12:04:39Z">
        <w:r w:rsidRPr="00B078C3">
          <w:rPr>
            <w:rFonts w:ascii="FontbitDavid" w:hAnsi="FontbitDavid"/>
            <w:sz w:val="24"/>
            <w:rtl/>
          </w:rPr>
          <w:delText xml:space="preserve">לטעמיה</w:delText>
        </w:r>
      </w:del>
      <w:r w:rsidRPr="00B078C3">
        <w:rPr>
          <w:rFonts w:ascii="FontbitDavid" w:hAnsi="FontbitDavid"/>
          <w:sz w:val="24"/>
          <w:rtl/>
        </w:rPr>
        <w:t xml:space="preserve">, דאמר אין דם מבטל דם.</w:t>
      </w:r>
    </w:p>
    <w:p>
      <w:pPr>
        <w:pStyle w:val="38"/>
        <w:rPr>
          <w:ins w:id="101539" w:author="מנוע מכני" w:date="2026-10-11T12:04:39Z"/>
        </w:rPr>
      </w:pPr>
      <w:r w:rsidRPr="00B078C3">
        <w:t xml:space="preserve">ר"ש</w:t>
      </w:r>
      <w:del w:id="101838" w:author="מנוע מכני" w:date="2026-10-11T12:04:39Z">
        <w:r w:rsidRPr="00B078C3">
          <w:delText xml:space="preserve"> אומר</w:delText>
        </w:r>
      </w:del>
      <w:r w:rsidRPr="00B078C3">
        <w:t xml:space="preserve">:</w:t>
      </w:r>
    </w:p>
    <w:p w:rsidR="00E403F0" w:rsidRPr="00B078C3" w:rsidRDefault="00E403F0" w:rsidP="00E403F0">
      <w:pPr>
        <w:rPr>
          <w:rFonts w:ascii="FontbitDavid" w:hAnsi="FontbitDavid"/>
          <w:sz w:val="24"/>
          <w:rtl/>
        </w:rPr>
      </w:pPr>
      <w:del w:id="10154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צלוב על העץ, שדמו שותת לארץ, ונמצא תחתיו רביעית דם - טמא.</w:t>
      </w:r>
    </w:p>
    <w:p w:rsidR="00E403F0" w:rsidRPr="00B078C3" w:rsidRDefault="00E403F0" w:rsidP="00E403F0">
      <w:pPr>
        <w:rPr>
          <w:rFonts w:ascii="FontbitDavid" w:hAnsi="FontbitDavid"/>
          <w:sz w:val="24"/>
          <w:rtl/>
        </w:rPr>
      </w:pPr>
      <w:ins w:id="93347" w:author="מנוע מכני" w:date="2026-10-11T12:04:39Z">
        <w:r>
          <w:rPr>
            <w:rStyle w:val="2fb"/>
            <w:rFonts w:ascii="FontbitDavid" w:hAnsi="FontbitDavid"/>
            <w:sz w:val="24"/>
            <w:rtl/>
          </w:rPr>
          <w:t xml:space="preserve">ר"י</w:t>
        </w:r>
      </w:ins>
      <w:del w:id="93348" w:author="מנוע מכני" w:date="2026-10-11T12:04:39Z">
        <w:r w:rsidRPr="00B078C3">
          <w:rPr>
            <w:rFonts w:ascii="FontbitDavid" w:hAnsi="FontbitDavid"/>
            <w:sz w:val="24"/>
            <w:rtl/>
          </w:rPr>
          <w:delText xml:space="preserve">רבי יהודה</w:delText>
        </w:r>
      </w:del>
      <w:r w:rsidRPr="00B078C3">
        <w:rPr>
          <w:rFonts w:ascii="FontbitDavid" w:hAnsi="FontbitDavid"/>
          <w:sz w:val="24"/>
          <w:rtl/>
        </w:rPr>
        <w:t xml:space="preserve"> מטהר, שאני אומר טפה של מיתה עומדת לו על גב העץ.</w:t>
      </w:r>
    </w:p>
    <w:p>
      <w:pPr>
        <w:pStyle w:val="38"/>
        <w:rPr>
          <w:ins w:id="101541" w:author="מנוע מכני" w:date="2026-10-11T12:04:39Z"/>
        </w:rPr>
      </w:pPr>
      <w:ins w:id="93349" w:author="מנוע מכני" w:date="2026-10-11T12:04:39Z">
        <w:r>
          <w:t xml:space="preserve">ור"י</w:t>
        </w:r>
      </w:ins>
      <w:del w:id="93350" w:author="מנוע מכני" w:date="2026-10-11T12:04:39Z">
        <w:r w:rsidRPr="00017C1D">
          <w:delText xml:space="preserve">ורבי יהודה</w:delText>
        </w:r>
      </w:del>
      <w:r w:rsidRPr="00017C1D">
        <w:t xml:space="preserve"> נימא </w:t>
      </w:r>
      <w:ins w:id="98597" w:author="מנוע מכני" w:date="2026-10-11T12:04:39Z">
        <w:r>
          <w:t xml:space="preserve">הוא</w:t>
        </w:r>
      </w:ins>
      <w:del w:id="98598" w:author="מנוע מכני" w:date="2026-10-11T12:04:39Z">
        <w:r w:rsidRPr="00017C1D">
          <w:delText xml:space="preserve">איהו</w:delText>
        </w:r>
      </w:del>
      <w:r w:rsidRPr="00017C1D">
        <w:t xml:space="preserve"> לנפשיה:</w:t>
      </w:r>
    </w:p>
    <w:p w:rsidR="00E403F0" w:rsidRPr="00017C1D" w:rsidRDefault="00E403F0" w:rsidP="00E403F0">
      <w:pPr>
        <w:pStyle w:val="a3"/>
        <w:rPr>
          <w:spacing w:val="0"/>
          <w:rtl/>
        </w:rPr>
      </w:pPr>
      <w:del w:id="101542" w:author="מנוע מכני" w:date="2026-10-11T12:04:39Z">
        <w:r w:rsidRPr="00017C1D">
          <w:rPr>
            <w:spacing w:val="0"/>
            <w:rtl/>
          </w:rPr>
          <w:delText xml:space="preserve"> </w:delText>
        </w:r>
      </w:del>
      <w:r w:rsidRPr="00017C1D">
        <w:rPr>
          <w:spacing w:val="0"/>
          <w:rtl/>
        </w:rPr>
        <w:t xml:space="preserve">שאני אומר טפה של מיתה עומדת על גב המטה! שאני במטה - דמחלחלה.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409" w:author="קלוד" w:date="2026-10-11T09:07:21Z"/>
        </w:rPr>
      </w:pPr>
      <w:ins w:id="20408" w:author="קלוד" w:date="2026-10-11T09:07:21Z">
        <w:r>
          <w:t xml:space="preserve">משנה ו</w:t>
        </w:r>
      </w:ins>
    </w:p>
    <w:p w:rsidR="00E403F0" w:rsidRPr="00D65BEC" w:rsidRDefault="00E403F0" w:rsidP="00E403F0">
      <w:pPr>
        <w:pStyle w:val="afff9"/>
        <w:rPr>
          <w:del w:id="20279" w:author="קלוד" w:date="2026-10-11T09:07:21Z"/>
          <w:rtl/>
        </w:rPr>
      </w:pPr>
      <w:del w:id="20278" w:author="קלוד" w:date="2026-10-11T09:07:21Z">
        <w:r w:rsidRPr="00D65BEC">
          <w:rPr>
            <w:rtl/>
          </w:rPr>
          <w:delText xml:space="preserve">מתני'.</w:delText>
        </w:r>
      </w:del>
    </w:p>
    <w:p w:rsidR="00E403F0" w:rsidRPr="00D65BEC" w:rsidRDefault="00E403F0" w:rsidP="00E403F0">
      <w:pPr>
        <w:pStyle w:val="afff9"/>
        <w:spacing w:before="120"/>
        <w:rPr>
          <w:rtl/>
        </w:rPr>
        <w:pPrChange w:id="90062" w:author="קלוד" w:date="2026-10-11T12:09:42Z">
          <w:pPr>
            <w:pStyle w:val="afff9"/>
          </w:pPr>
        </w:pPrChange>
      </w:pPr>
      <w:r w:rsidRPr="00D65BEC">
        <w:rPr>
          <w:rtl/>
        </w:rPr>
        <w:t>בראשונה היו אומרים: היושבת על דם טהור - היתה מערה מים לפסח.</w:t>
      </w:r>
    </w:p>
    <w:p w:rsidR="00E403F0" w:rsidRPr="00D65BEC" w:rsidRDefault="00E403F0" w:rsidP="00E403F0">
      <w:pPr>
        <w:pStyle w:val="afff9"/>
        <w:rPr>
          <w:rtl/>
        </w:rPr>
      </w:pPr>
      <w:r w:rsidRPr="00D65BEC">
        <w:rPr>
          <w:rtl/>
        </w:rPr>
        <w:t xml:space="preserve">חזרו לומר: הרי היא כמגע טמא מת לקדשים - כדברי ב"ה, </w:t>
      </w:r>
    </w:p>
    <w:p w:rsidR="00E403F0" w:rsidRPr="00D65BEC" w:rsidRDefault="00E403F0" w:rsidP="00E403F0">
      <w:pPr>
        <w:pStyle w:val="afff9"/>
        <w:rPr>
          <w:rtl/>
        </w:rPr>
      </w:pPr>
      <w:r w:rsidRPr="00D65BEC">
        <w:rPr>
          <w:rtl/>
        </w:rPr>
        <w:t>ב"ש אומרים: אף כטמא מת.</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017" w:author="קלוד" w:date="2026-10-11T12:23:38Z"/>
        </w:rPr>
      </w:pPr>
      <w:ins w:id="90018" w:author="קלוד" w:date="2026-10-11T12:23:38Z">
        <w:r>
          <w:rPr>
            <w:color w:val="7B3F00"/>
          </w:rPr>
          <w:t xml:space="preserve">חולין שנעשו על טהרת הקדש - כקדש דמו</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מערה - אין, נוגעת - </w:t>
      </w:r>
      <w:r w:rsidRPr="00B078C3">
        <w:rPr>
          <w:rFonts w:ascii="FontbitDavid" w:hAnsi="FontbitDavid"/>
          <w:sz w:val="24"/>
          <w:rtl/>
        </w:rPr>
        <w:t xml:space="preserve">לא</w:t>
      </w:r>
      <w:r w:rsidRPr="00B078C3">
        <w:rPr>
          <w:rFonts w:ascii="FontbitDavid" w:hAnsi="FontbitDavid"/>
          <w:sz w:val="24"/>
          <w:rtl/>
        </w:rPr>
        <w:t xml:space="preserve">, אלמא: חולין שנעשו על טהרת הקדש - כקדש דמו.</w:t>
      </w:r>
    </w:p>
    <w:p>
      <w:pPr>
        <w:pStyle w:val="38"/>
        <w:rPr>
          <w:ins w:id="101543" w:author="מנוע מכני" w:date="2026-10-11T12:04:39Z"/>
        </w:rPr>
      </w:pPr>
      <w:r w:rsidRPr="00B078C3">
        <w:t xml:space="preserve">אימא סיפא:</w:t>
      </w:r>
    </w:p>
    <w:p w:rsidR="00E403F0" w:rsidRDefault="00E403F0" w:rsidP="00E403F0">
      <w:pPr>
        <w:rPr>
          <w:rFonts w:ascii="FontbitDavid" w:hAnsi="FontbitDavid"/>
          <w:sz w:val="24"/>
          <w:rtl/>
        </w:rPr>
      </w:pPr>
      <w:del w:id="10154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חזרו לומר הרי היא כמגע טמא מת לקדשים, </w:t>
      </w:r>
      <w:r>
        <w:rPr>
          <w:rFonts w:ascii="FontbitDavid" w:hAnsi="FontbitDavid" w:hint="cs"/>
          <w:sz w:val="24"/>
          <w:rtl/>
        </w:rPr>
        <w:t xml:space="preserve">ולא לחולין </w:t>
      </w:r>
      <w:r>
        <w:rPr>
          <w:rFonts w:ascii="FontbitDavid" w:hAnsi="FontbitDavid"/>
          <w:sz w:val="24"/>
          <w:rtl/>
        </w:rPr>
        <w:t>אלמא: חולין שנעשו על טהרת הקדש</w:t>
      </w:r>
      <w:r w:rsidRPr="00B078C3">
        <w:rPr>
          <w:rFonts w:ascii="FontbitDavid" w:hAnsi="FontbitDavid"/>
          <w:sz w:val="24"/>
          <w:rtl/>
        </w:rPr>
        <w:t xml:space="preserve"> </w:t>
      </w:r>
      <w:ins w:id="94795" w:author="מנוע מכני" w:date="2026-10-11T12:04:39Z">
        <w:r>
          <w:rPr>
            <w:rFonts w:ascii="FontbitDavid" w:hAnsi="FontbitDavid"/>
            <w:sz w:val="24"/>
            <w:rtl/>
          </w:rPr>
          <w:t xml:space="preserve">לא</w:t>
        </w:r>
      </w:ins>
      <w:del w:id="9479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כקדש דמו! </w:t>
      </w:r>
    </w:p>
    <w:p w:rsidR="00E403F0" w:rsidRPr="002C00B0" w:rsidRDefault="00E403F0" w:rsidP="00E403F0">
      <w:pPr>
        <w:pStyle w:val="a2"/>
        <w:numPr>
          <w:ilvl w:val="0"/>
          <w:numId w:val="2"/>
        </w:numPr>
        <w:rPr>
          <w:rtl/>
        </w:rPr>
      </w:pPr>
      <w:r>
        <w:rPr>
          <w:rtl/>
        </w:rPr>
        <w:t xml:space="preserve">מתני' </w:t>
      </w:r>
      <w:r>
        <w:rPr>
          <w:rFonts w:hint="cs"/>
          <w:rtl/>
        </w:rPr>
        <w:t>כ</w:t>
      </w:r>
      <w:r w:rsidRPr="002C00B0">
        <w:rPr>
          <w:rtl/>
        </w:rPr>
        <w:t xml:space="preserve">אבא שאול </w:t>
      </w:r>
      <w:r>
        <w:rPr>
          <w:rFonts w:hint="cs"/>
          <w:rtl/>
        </w:rPr>
        <w:t>ש</w:t>
      </w:r>
      <w:r w:rsidRPr="002C00B0">
        <w:rPr>
          <w:rtl/>
        </w:rPr>
        <w:t>אומר: טבול יום תחילה לקדש, לטמא שנים, ולפסול אחד.</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MishnaBatzad"/>
        <w:rPr>
          <w:ins w:id="20411" w:author="קלוד" w:date="2026-10-11T09:07:21Z"/>
        </w:rPr>
      </w:pPr>
      <w:ins w:id="20410" w:author="קלוד" w:date="2026-10-11T09:07:21Z">
        <w:r>
          <w:t xml:space="preserve">משנה ז</w:t>
        </w:r>
      </w:ins>
    </w:p>
    <w:p w:rsidR="00E403F0" w:rsidRPr="00D65BEC" w:rsidRDefault="00E403F0" w:rsidP="00E403F0">
      <w:pPr>
        <w:pStyle w:val="afff9"/>
        <w:rPr>
          <w:del w:id="20281" w:author="קלוד" w:date="2026-10-11T09:07:21Z"/>
          <w:rtl/>
        </w:rPr>
      </w:pPr>
      <w:del w:id="20280" w:author="קלוד" w:date="2026-10-11T09:07:21Z">
        <w:r w:rsidRPr="00D65BEC">
          <w:rPr>
            <w:rtl/>
          </w:rPr>
          <w:delText xml:space="preserve">מתני'.</w:delText>
        </w:r>
      </w:del>
    </w:p>
    <w:p w:rsidR="00E403F0" w:rsidRPr="00D65BEC" w:rsidRDefault="00E403F0" w:rsidP="00E403F0">
      <w:pPr>
        <w:pStyle w:val="afff9"/>
        <w:spacing w:before="120"/>
        <w:rPr>
          <w:rtl/>
        </w:rPr>
        <w:pPrChange w:id="90063" w:author="קלוד" w:date="2026-10-11T12:09:42Z">
          <w:pPr>
            <w:pStyle w:val="afff9"/>
          </w:pPr>
        </w:pPrChange>
      </w:pPr>
      <w:r w:rsidRPr="00D65BEC">
        <w:rPr>
          <w:rtl/>
        </w:rPr>
        <w:t xml:space="preserve">ומודים שהיא אוכלת במעשר, וקוצה לה חלה, ומקפת וקורא לה שם, </w:t>
      </w:r>
    </w:p>
    <w:p w:rsidR="00E403F0" w:rsidRPr="00D65BEC" w:rsidRDefault="00E403F0" w:rsidP="00E403F0">
      <w:pPr>
        <w:pStyle w:val="afff9"/>
        <w:rPr>
          <w:rtl/>
        </w:rPr>
      </w:pPr>
      <w:r w:rsidRPr="00D65BEC">
        <w:rPr>
          <w:rtl/>
        </w:rPr>
        <w:t>ואם נפל מרוקה ומדם טהרה על ככר של תרומה - שהוא טהור.</w:t>
      </w:r>
    </w:p>
    <w:p w:rsidR="00E403F0" w:rsidRPr="00D65BEC" w:rsidRDefault="00E403F0" w:rsidP="00E403F0">
      <w:pPr>
        <w:pStyle w:val="afff9"/>
        <w:rPr>
          <w:rtl/>
        </w:rPr>
      </w:pPr>
      <w:r w:rsidRPr="00D65BEC">
        <w:rPr>
          <w:rtl/>
        </w:rPr>
        <w:t xml:space="preserve">ב"ש אומרים: צריכה טבילה באחרונה, </w:t>
      </w:r>
    </w:p>
    <w:p w:rsidR="00E403F0" w:rsidRPr="00D65BEC" w:rsidRDefault="00E403F0" w:rsidP="00E403F0">
      <w:pPr>
        <w:pStyle w:val="afff9"/>
        <w:rPr>
          <w:rtl/>
        </w:rPr>
      </w:pPr>
      <w:r>
        <w:rPr>
          <w:rtl/>
        </w:rPr>
        <w:t xml:space="preserve">ו</w:t>
      </w:r>
      <w:r>
        <w:rPr>
          <w:rStyle w:val="TanaimMishna"/>
          <w:rtl/>
          <w:rPrChange w:id="20052" w:author="קלוד" w:date="2026-10-11T09:07:21Z">
            <w:rPr>
              <w:rtl/>
            </w:rPr>
          </w:rPrChange>
        </w:rPr>
        <w:t xml:space="preserve">בית הלל</w:t>
      </w:r>
      <w:r>
        <w:rPr>
          <w:rtl/>
        </w:rPr>
        <w:t xml:space="preserve"> אומרים</w:t>
      </w:r>
      <w:r>
        <w:rPr>
          <w:rStyle w:val="TanaimMishna"/>
          <w:rtl/>
          <w:rPrChange w:id="102947" w:author="Claude" w:date="2026-10-11T09:07:54Z">
            <w:rPr>
              <w:rtl/>
            </w:rPr>
          </w:rPrChange>
        </w:rPr>
        <w:t xml:space="preserve">:</w:t>
      </w:r>
      <w:r>
        <w:rPr>
          <w:rtl/>
        </w:rPr>
        <w:t xml:space="preserve"> אינה צריכה טבילה באחרונה.</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rsidR="00E403F0" w:rsidRDefault="00E403F0" w:rsidP="00E403F0">
      <w:pPr>
        <w:rPr>
          <w:rtl/>
        </w:rPr>
      </w:pPr>
      <w:r w:rsidRPr="00B078C3">
        <w:rPr>
          <w:rFonts w:ascii="FontbitDavid" w:hAnsi="FontbitDavid"/>
          <w:sz w:val="24"/>
          <w:rtl/>
        </w:rPr>
        <w:t>דאמר מר: טבל ועלה - אוכל במעשר.</w:t>
      </w:r>
    </w:p>
    <w:p w:rsidR="00E403F0" w:rsidRPr="00B078C3" w:rsidRDefault="00E403F0" w:rsidP="00E403F0">
      <w:pPr>
        <w:rPr>
          <w:rFonts w:ascii="FontbitDavid" w:hAnsi="FontbitDavid"/>
          <w:sz w:val="24"/>
          <w:rtl/>
        </w:rPr>
      </w:pPr>
      <w:r w:rsidRPr="00991D55">
        <w:rPr>
          <w:rStyle w:val="affff2"/>
          <w:rtl/>
        </w:rPr>
        <w:t>וקוצה לה חלה</w:t>
      </w:r>
      <w:r w:rsidRPr="00991D55">
        <w:rPr>
          <w:rFonts w:ascii="FontbitDavid" w:hAnsi="FontbitDavid"/>
          <w:sz w:val="24"/>
          <w:rtl/>
        </w:rPr>
        <w:t>.</w:t>
      </w:r>
      <w:ins w:id="96979" w:author="מנוע מכני" w:date="2026-10-11T12:04:39Z">
        <w:r>
          <w:rPr>
            <w:rFonts w:ascii="FontbitDavid" w:hAnsi="FontbitDavid" w:hint="cs"/>
            <w:sz w:val="24"/>
            <w:rtl/>
          </w:rPr>
          <w:t xml:space="preserve"> </w:t>
        </w:r>
      </w:ins>
      <w:del w:id="96980" w:author="מנוע מכני" w:date="2026-10-11T12:04:39Z">
        <w:r w:rsidRPr="00991D55">
          <w:rPr>
            <w:rFonts w:ascii="FontbitDavid" w:hAnsi="FontbitDavid" w:hint="cs"/>
            <w:sz w:val="24"/>
            <w:rtl/>
          </w:rPr>
          <w:delText xml:space="preserve">  </w:delText>
        </w:r>
      </w:del>
      <w:r w:rsidRPr="00B078C3">
        <w:rPr>
          <w:rFonts w:ascii="FontbitDavid" w:hAnsi="FontbitDavid"/>
          <w:sz w:val="24"/>
          <w:rtl/>
        </w:rPr>
        <w:t xml:space="preserve">חולין הטבולין לחלה - </w:t>
      </w:r>
      <w:ins w:id="94797" w:author="מנוע מכני" w:date="2026-10-11T12:04:39Z">
        <w:r>
          <w:rPr>
            <w:rFonts w:ascii="FontbitDavid" w:hAnsi="FontbitDavid"/>
            <w:sz w:val="24"/>
            <w:rtl/>
          </w:rPr>
          <w:t xml:space="preserve">לא</w:t>
        </w:r>
      </w:ins>
      <w:del w:id="94798"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כחלה דמו.</w:t>
      </w:r>
    </w:p>
    <w:p w:rsidR="00E403F0" w:rsidRPr="00991D55" w:rsidRDefault="00E403F0" w:rsidP="00E403F0">
      <w:pPr>
        <w:pStyle w:val="affff1"/>
        <w:ind w:end="0"/>
        <w:rPr>
          <w:rFonts w:ascii="FontbitDavid" w:hAnsi="FontbitDavid" w:cs="FrankRuehl"/>
          <w:bCs w:val="0"/>
          <w:spacing w:val="0"/>
          <w:sz w:val="24"/>
          <w:rtl/>
        </w:rPr>
        <w:pPrChange w:id="20162" w:author="קלוד" w:date="2026-10-11T09:07:21Z">
          <w:pPr>
            <w:pStyle w:val="affff1"/>
            <w:rPr>
              <w:rFonts w:ascii="FontbitDavid" w:hAnsi="FontbitDavid" w:cs="FrankRuehl"/>
              <w:bCs w:val="0"/>
              <w:spacing w:val="0"/>
              <w:sz w:val="24"/>
              <w:rtl/>
            </w:rPr>
          </w:pPr>
        </w:pPrChange>
      </w:pPr>
      <w:ins w:id="9902" w:author="מספור קטעי משנה" w:date="2026-10-11T09:25:19Z">
        <w:r>
          <w:rPr>
            <w:rStyle w:val="MisparKeta"/>
          </w:rPr>
          <w:t xml:space="preserve">ד. </w:t>
        </w:r>
      </w:ins>
      <w:r w:rsidRPr="00991D55">
        <w:rPr>
          <w:rStyle w:val="affff2"/>
          <w:rtl/>
        </w:rPr>
        <w:t>ומקפת.</w:t>
      </w:r>
      <w:r w:rsidRPr="00991D55">
        <w:rPr>
          <w:rFonts w:ascii="FontbitDavid" w:hAnsi="FontbitDavid" w:cs="FrankRuehl" w:hint="cs"/>
          <w:bCs w:val="0"/>
          <w:spacing w:val="0"/>
          <w:rtl/>
          <w:rPrChange w:id="40001" w:author="Claude" w:date="2026-10-11T09:07:34Z">
            <w:rPr>
              <w:rFonts w:ascii="FontbitDavid" w:hAnsi="FontbitDavid" w:cs="FrankRuehl" w:hint="cs"/>
              <w:bCs w:val="0"/>
              <w:spacing w:val="0"/>
              <w:sz w:val="24"/>
              <w:rtl/>
            </w:rPr>
          </w:rPrChange>
        </w:rPr>
        <w:t xml:space="preserve">  </w:t>
      </w:r>
      <w:r w:rsidRPr="00991D55">
        <w:rPr>
          <w:rFonts w:ascii="FontbitDavid" w:hAnsi="FontbitDavid" w:cs="FrankRuehl"/>
          <w:bCs w:val="0"/>
          <w:spacing w:val="0"/>
          <w:rtl/>
          <w:rPrChange w:id="40002" w:author="Claude" w:date="2026-10-11T09:07:34Z">
            <w:rPr>
              <w:rFonts w:ascii="FontbitDavid" w:hAnsi="FontbitDavid" w:cs="FrankRuehl"/>
              <w:bCs w:val="0"/>
              <w:spacing w:val="0"/>
              <w:sz w:val="24"/>
              <w:rtl/>
            </w:rPr>
          </w:rPrChange>
        </w:rPr>
        <w:t>דאמר מר: מצוה לתרום מן המוקף.</w:t>
      </w:r>
    </w:p>
    <w:p w:rsidR="00E403F0" w:rsidRPr="00991D55" w:rsidRDefault="00E403F0" w:rsidP="00E403F0">
      <w:pPr>
        <w:pStyle w:val="affff1"/>
        <w:ind w:end="0"/>
        <w:rPr>
          <w:rFonts w:ascii="FontbitDavid" w:hAnsi="FontbitDavid" w:cs="FrankRuehl"/>
          <w:bCs w:val="0"/>
          <w:spacing w:val="0"/>
          <w:sz w:val="24"/>
          <w:rtl/>
        </w:rPr>
        <w:pPrChange w:id="20163" w:author="קלוד" w:date="2026-10-11T09:07:21Z">
          <w:pPr>
            <w:pStyle w:val="affff1"/>
            <w:rPr>
              <w:rFonts w:ascii="FontbitDavid" w:hAnsi="FontbitDavid" w:cs="FrankRuehl"/>
              <w:bCs w:val="0"/>
              <w:spacing w:val="0"/>
              <w:sz w:val="24"/>
              <w:rtl/>
            </w:rPr>
          </w:pPr>
        </w:pPrChange>
      </w:pPr>
      <w:ins w:id="9903" w:author="מספור קטעי משנה" w:date="2026-10-11T09:25:19Z">
        <w:r>
          <w:rPr>
            <w:rStyle w:val="MisparKeta"/>
          </w:rPr>
          <w:t xml:space="preserve">ד. </w:t>
        </w:r>
      </w:ins>
      <w:r w:rsidRPr="00991D55">
        <w:rPr>
          <w:rStyle w:val="affff2"/>
          <w:rtl/>
        </w:rPr>
        <w:t>וקורא לה שם</w:t>
      </w:r>
      <w:r w:rsidRPr="00991D55">
        <w:rPr>
          <w:rFonts w:ascii="FontbitDavid" w:hAnsi="FontbitDavid" w:cs="FrankRuehl"/>
          <w:bCs w:val="0"/>
          <w:spacing w:val="0"/>
          <w:rtl/>
          <w:rPrChange w:id="40003" w:author="Claude" w:date="2026-10-11T09:07:34Z">
            <w:rPr>
              <w:rFonts w:ascii="FontbitDavid" w:hAnsi="FontbitDavid" w:cs="FrankRuehl"/>
              <w:bCs w:val="0"/>
              <w:spacing w:val="0"/>
              <w:sz w:val="24"/>
              <w:rtl/>
            </w:rPr>
          </w:rPrChange>
        </w:rPr>
        <w:t>.</w:t>
      </w:r>
      <w:r w:rsidRPr="00991D55">
        <w:rPr>
          <w:rFonts w:ascii="FontbitDavid" w:hAnsi="FontbitDavid" w:cs="FrankRuehl" w:hint="cs"/>
          <w:bCs w:val="0"/>
          <w:spacing w:val="0"/>
          <w:rtl/>
          <w:rPrChange w:id="40004" w:author="Claude" w:date="2026-10-11T09:07:34Z">
            <w:rPr>
              <w:rFonts w:ascii="FontbitDavid" w:hAnsi="FontbitDavid" w:cs="FrankRuehl" w:hint="cs"/>
              <w:bCs w:val="0"/>
              <w:spacing w:val="0"/>
              <w:sz w:val="24"/>
              <w:rtl/>
            </w:rPr>
          </w:rPrChange>
        </w:rPr>
        <w:t xml:space="preserve"> </w:t>
      </w:r>
      <w:r w:rsidRPr="00991D55">
        <w:rPr>
          <w:rFonts w:ascii="FontbitDavid" w:hAnsi="FontbitDavid" w:cs="FrankRuehl"/>
          <w:bCs w:val="0"/>
          <w:spacing w:val="0"/>
          <w:rtl/>
          <w:rPrChange w:id="40005" w:author="Claude" w:date="2026-10-11T09:07:34Z">
            <w:rPr>
              <w:rFonts w:ascii="FontbitDavid" w:hAnsi="FontbitDavid" w:cs="FrankRuehl"/>
              <w:bCs w:val="0"/>
              <w:spacing w:val="0"/>
              <w:sz w:val="24"/>
              <w:rtl/>
            </w:rPr>
          </w:rPrChange>
        </w:rPr>
        <w:t>סד"א נגזור דלמא אתי למנגע בה מאבראי - קמ"ל.</w:t>
      </w:r>
    </w:p>
    <w:p w:rsidR="00E403F0" w:rsidRPr="00991D55" w:rsidRDefault="00E403F0" w:rsidP="00991D55">
      <w:pPr>
        <w:pStyle w:val="affff1"/>
        <w:ind w:end="0"/>
        <w:rPr>
          <w:rFonts w:ascii="FontbitDavid" w:hAnsi="FontbitDavid" w:cs="FrankRuehl"/>
          <w:bCs w:val="0"/>
          <w:spacing w:val="0"/>
          <w:sz w:val="24"/>
          <w:rtl/>
        </w:rPr>
        <w:pPrChange w:id="20164" w:author="קלוד" w:date="2026-10-11T09:07:21Z">
          <w:pPr>
            <w:pStyle w:val="affff1"/>
            <w:rPr>
              <w:rFonts w:ascii="FontbitDavid" w:hAnsi="FontbitDavid" w:cs="FrankRuehl"/>
              <w:bCs w:val="0"/>
              <w:spacing w:val="0"/>
              <w:sz w:val="24"/>
              <w:rtl/>
            </w:rPr>
          </w:pPr>
        </w:pPrChange>
      </w:pPr>
      <w:ins w:id="9904" w:author="מספור קטעי משנה" w:date="2026-10-11T09:25:19Z">
        <w:r>
          <w:rPr>
            <w:rStyle w:val="MisparKeta"/>
          </w:rPr>
          <w:t xml:space="preserve">ד. </w:t>
        </w:r>
      </w:ins>
      <w:r w:rsidRPr="00991D55">
        <w:rPr>
          <w:rStyle w:val="affff2"/>
          <w:rtl/>
        </w:rPr>
        <w:t>ואם נפל מרוקה</w:t>
      </w:r>
      <w:r w:rsidRPr="00991D55">
        <w:rPr>
          <w:rFonts w:ascii="FontbitDavid" w:hAnsi="FontbitDavid" w:cs="FrankRuehl"/>
          <w:bCs w:val="0"/>
          <w:spacing w:val="0"/>
          <w:rtl/>
          <w:rPrChange w:id="40006" w:author="Claude" w:date="2026-10-11T09:07:34Z">
            <w:rPr>
              <w:rFonts w:ascii="FontbitDavid" w:hAnsi="FontbitDavid" w:cs="FrankRuehl"/>
              <w:bCs w:val="0"/>
              <w:spacing w:val="0"/>
              <w:sz w:val="24"/>
              <w:rtl/>
            </w:rPr>
          </w:rPrChange>
        </w:rPr>
        <w:t>.</w:t>
      </w:r>
      <w:r w:rsidRPr="00991D55">
        <w:rPr>
          <w:rFonts w:ascii="FontbitDavid" w:hAnsi="FontbitDavid" w:cs="FrankRuehl" w:hint="cs"/>
          <w:bCs w:val="0"/>
          <w:spacing w:val="0"/>
          <w:rtl/>
          <w:rPrChange w:id="40007" w:author="Claude" w:date="2026-10-11T09:07:34Z">
            <w:rPr>
              <w:rFonts w:ascii="FontbitDavid" w:hAnsi="FontbitDavid" w:cs="FrankRuehl" w:hint="cs"/>
              <w:bCs w:val="0"/>
              <w:spacing w:val="0"/>
              <w:sz w:val="24"/>
              <w:rtl/>
            </w:rPr>
          </w:rPrChange>
        </w:rPr>
        <w:t xml:space="preserve"> </w:t>
      </w:r>
      <w:r w:rsidRPr="00991D55">
        <w:rPr>
          <w:rFonts w:ascii="FontbitDavid" w:hAnsi="FontbitDavid" w:cs="FrankRuehl"/>
          <w:bCs w:val="0"/>
          <w:spacing w:val="0"/>
          <w:rtl/>
          <w:rPrChange w:id="40008" w:author="Claude" w:date="2026-10-11T09:07:34Z">
            <w:rPr>
              <w:rFonts w:ascii="FontbitDavid" w:hAnsi="FontbitDavid" w:cs="FrankRuehl"/>
              <w:bCs w:val="0"/>
              <w:spacing w:val="0"/>
              <w:sz w:val="24"/>
              <w:rtl/>
            </w:rPr>
          </w:rPrChange>
        </w:rPr>
        <w:t>דתנן: משקה טבול יום כמשקין הנוגע בהם, ואלו ואלו אינן מטמאין, חוץ ממשקה הזב שהוא אב הטומאה.</w:t>
      </w:r>
      <w:r w:rsidR="00991D55">
        <w:rPr>
          <w:rFonts w:ascii="FontbitDavid" w:hAnsi="FontbitDavid" w:cs="FrankRuehl" w:hint="cs"/>
          <w:bCs w:val="0"/>
          <w:spacing w:val="0"/>
          <w:rtl/>
          <w:rPrChange w:id="40009" w:author="Claude" w:date="2026-10-11T09:07:34Z">
            <w:rPr>
              <w:rFonts w:ascii="FontbitDavid" w:hAnsi="FontbitDavid" w:cs="FrankRuehl" w:hint="cs"/>
              <w:bCs w:val="0"/>
              <w:spacing w:val="0"/>
              <w:sz w:val="24"/>
              <w:rtl/>
            </w:rPr>
          </w:rPrChange>
        </w:rPr>
        <w:t xml:space="preserve"> ואיכא בנייהו</w:t>
      </w:r>
      <w:r w:rsidRPr="00991D55">
        <w:rPr>
          <w:rFonts w:ascii="FontbitDavid" w:hAnsi="FontbitDavid" w:cs="FrankRuehl"/>
          <w:bCs w:val="0"/>
          <w:spacing w:val="0"/>
          <w:rtl/>
          <w:rPrChange w:id="40010" w:author="Claude" w:date="2026-10-11T09:07:34Z">
            <w:rPr>
              <w:rFonts w:ascii="FontbitDavid" w:hAnsi="FontbitDavid" w:cs="FrankRuehl"/>
              <w:bCs w:val="0"/>
              <w:spacing w:val="0"/>
              <w:sz w:val="24"/>
              <w:rtl/>
            </w:rPr>
          </w:rPrChange>
        </w:rPr>
        <w:t>: טבול יום ארוך.</w:t>
      </w:r>
    </w:p>
    <w:p w:rsidR="00E403F0" w:rsidRPr="00B078C3" w:rsidRDefault="00E403F0" w:rsidP="00E403F0">
      <w:pPr>
        <w:jc w:val="center"/>
        <w:rPr>
          <w:del w:id="90208" w:author="מנוע עיצוב" w:date="2026-10-11T12:09:26Z"/>
          <w:rFonts w:ascii="FontbitDavid" w:hAnsi="FontbitDavid"/>
          <w:sz w:val="24"/>
          <w:rtl/>
        </w:rPr>
      </w:pPr>
      <w:del w:id="90207" w:author="מנוע עיצוב" w:date="2026-10-11T12:09:26Z">
        <w:r w:rsidRPr="00452155">
          <w:rPr>
            <w:rFonts w:ascii="FontbitDavid" w:hAnsi="FontbitDavid"/>
            <w:color w:val="808080" w:themeColor="background1" w:themeShade="80"/>
            <w:sz w:val="24"/>
            <w:rtl/>
          </w:rPr>
          <w:delText xml:space="preserve">• • •</w:delText>
        </w:r>
      </w:del>
    </w:p>
    <w:p>
      <w:pPr>
        <w:pStyle w:val="MishnaBatzad"/>
        <w:rPr>
          <w:ins w:id="20413" w:author="קלוד" w:date="2026-10-11T09:07:21Z"/>
        </w:rPr>
      </w:pPr>
      <w:ins w:id="20412" w:author="קלוד" w:date="2026-10-11T09:07:21Z">
        <w:r>
          <w:t xml:space="preserve">משנה ח</w:t>
        </w:r>
      </w:ins>
    </w:p>
    <w:p w:rsidR="00E403F0" w:rsidRPr="00D65BEC" w:rsidRDefault="00E403F0" w:rsidP="00E403F0">
      <w:pPr>
        <w:pStyle w:val="afff9"/>
        <w:rPr>
          <w:del w:id="20283" w:author="קלוד" w:date="2026-10-11T09:07:21Z"/>
          <w:rtl/>
        </w:rPr>
      </w:pPr>
      <w:del w:id="20282" w:author="קלוד" w:date="2026-10-11T09:07:21Z">
        <w:r w:rsidRPr="00D65BEC">
          <w:rPr>
            <w:rtl/>
          </w:rPr>
          <w:delText xml:space="preserve">מתני'.</w:delText>
        </w:r>
      </w:del>
    </w:p>
    <w:p w:rsidR="00E403F0" w:rsidRPr="00D65BEC" w:rsidRDefault="00E403F0" w:rsidP="00E403F0">
      <w:pPr>
        <w:pStyle w:val="afff9"/>
        <w:rPr>
          <w:rtl/>
        </w:rPr>
      </w:pPr>
      <w:r w:rsidRPr="00D65BEC">
        <w:rPr>
          <w:rtl/>
        </w:rPr>
        <w:t xml:space="preserve">הרואה יום אחד עשר, וטבלה לערב ומשמשה, </w:t>
      </w:r>
    </w:p>
    <w:p w:rsidR="00E403F0" w:rsidRPr="00D65BEC" w:rsidRDefault="00E403F0" w:rsidP="00E403F0">
      <w:pPr>
        <w:pStyle w:val="afff9"/>
        <w:rPr>
          <w:rtl/>
        </w:rPr>
      </w:pPr>
      <w:r w:rsidRPr="00D65BEC">
        <w:rPr>
          <w:rtl/>
        </w:rPr>
        <w:tab/>
        <w:t>ב"ש אומר</w:t>
      </w:r>
      <w:r w:rsidRPr="00D65BEC">
        <w:rPr>
          <w:rFonts w:hint="cs"/>
          <w:rtl/>
        </w:rPr>
        <w:t>ים</w:t>
      </w:r>
      <w:r w:rsidRPr="00D65BEC">
        <w:rPr>
          <w:rtl/>
        </w:rPr>
        <w:t>: מטמאין משכב ומושב, וחייבין בקרבן.</w:t>
      </w:r>
    </w:p>
    <w:p w:rsidR="00E403F0" w:rsidRDefault="00E403F0" w:rsidP="00E403F0">
      <w:pPr>
        <w:pStyle w:val="afff3"/>
        <w:framePr w:wrap="around"/>
        <w:rPr>
          <w:rtl/>
        </w:rPr>
      </w:pPr>
      <w:r>
        <w:rPr>
          <w:rFonts w:hint="cs"/>
          <w:rtl/>
        </w:rPr>
        <w:lastRenderedPageBreak/>
        <w:t>עב.</w:t>
      </w:r>
    </w:p>
    <w:p>
      <w:pPr>
        <w:pStyle w:val="MishnaBatzad"/>
        <w:rPr>
          <w:ins w:id="20415" w:author="קלוד" w:date="2026-10-11T09:07:21Z"/>
        </w:rPr>
      </w:pPr>
      <w:ins w:id="20414" w:author="קלוד" w:date="2026-10-11T09:07:21Z">
        <w:r>
          <w:t xml:space="preserve">משנה ח</w:t>
        </w:r>
      </w:ins>
    </w:p>
    <w:p w:rsidR="00E403F0" w:rsidRPr="00D65BEC" w:rsidRDefault="00E403F0" w:rsidP="00E403F0">
      <w:pPr>
        <w:pStyle w:val="afff9"/>
        <w:rPr>
          <w:rtl/>
        </w:rPr>
      </w:pPr>
      <w:r w:rsidRPr="00D65BEC">
        <w:rPr>
          <w:rtl/>
        </w:rPr>
        <w:tab/>
        <w:t>וב"ה אומרים: פטורים מן הקרבן.</w:t>
      </w:r>
    </w:p>
    <w:p w:rsidR="00E403F0" w:rsidRPr="00D65BEC" w:rsidRDefault="00E403F0" w:rsidP="00E403F0">
      <w:pPr>
        <w:pStyle w:val="afff9"/>
        <w:rPr>
          <w:rtl/>
        </w:rPr>
      </w:pPr>
      <w:r w:rsidRPr="00D65BEC">
        <w:rPr>
          <w:rtl/>
        </w:rPr>
        <w:t xml:space="preserve">טבלה ביום של אחריו ושמשה את ביתה, ואח"כ ראתה, </w:t>
      </w:r>
    </w:p>
    <w:p w:rsidR="00E403F0" w:rsidRPr="00D65BEC" w:rsidRDefault="00E403F0" w:rsidP="00E403F0">
      <w:pPr>
        <w:pStyle w:val="afff9"/>
        <w:rPr>
          <w:rtl/>
        </w:rPr>
      </w:pPr>
      <w:r w:rsidRPr="00D65BEC">
        <w:rPr>
          <w:rtl/>
        </w:rPr>
        <w:tab/>
        <w:t>ב"ש אומרים: מטמאין משכב ומושב, ופטורין מן הקרבן.</w:t>
      </w:r>
    </w:p>
    <w:p w:rsidR="00E403F0" w:rsidRPr="00D65BEC" w:rsidRDefault="00E403F0" w:rsidP="00E403F0">
      <w:pPr>
        <w:pStyle w:val="afff9"/>
        <w:rPr>
          <w:rtl/>
        </w:rPr>
      </w:pPr>
      <w:r w:rsidRPr="00D65BEC">
        <w:rPr>
          <w:rtl/>
        </w:rPr>
        <w:tab/>
        <w:t>וב"ה אומרים: ה"ז גרגרן.</w:t>
      </w:r>
    </w:p>
    <w:p w:rsidR="00E403F0" w:rsidRPr="00D65BEC" w:rsidRDefault="00E403F0" w:rsidP="00E403F0">
      <w:pPr>
        <w:pStyle w:val="afff9"/>
        <w:rPr>
          <w:rtl/>
        </w:rPr>
      </w:pPr>
      <w:r w:rsidRPr="00D65BEC">
        <w:rPr>
          <w:rtl/>
        </w:rPr>
        <w:t>ומודים ברואה בתוך י"א יום, וטבלה לערב ושמשה שמטמאין משכב ומושב.</w:t>
      </w:r>
    </w:p>
    <w:p w:rsidR="00E403F0" w:rsidRPr="00D65BEC" w:rsidRDefault="00E403F0" w:rsidP="00E403F0">
      <w:pPr>
        <w:pStyle w:val="afff9"/>
        <w:rPr>
          <w:rtl/>
        </w:rPr>
      </w:pPr>
      <w:r w:rsidRPr="00D65BEC">
        <w:rPr>
          <w:rtl/>
        </w:rPr>
        <w:t>וחייבין בקרבן.</w:t>
      </w:r>
    </w:p>
    <w:p w:rsidR="00E403F0" w:rsidRPr="00D65BEC" w:rsidRDefault="00E403F0" w:rsidP="00E403F0">
      <w:pPr>
        <w:pStyle w:val="afff9"/>
        <w:rPr>
          <w:rtl/>
        </w:rPr>
      </w:pPr>
      <w:r w:rsidRPr="00D65BEC">
        <w:rPr>
          <w:rtl/>
        </w:rPr>
        <w:t>טבלה ביום של אחריו ושמשה ה"ז תרבות רעה, ומגען ובעילתן תלויין.</w:t>
      </w:r>
    </w:p>
    <w:p w:rsidR="00E403F0" w:rsidRPr="00B078C3" w:rsidRDefault="00E403F0" w:rsidP="00E403F0">
      <w:pPr>
        <w:jc w:val="center"/>
        <w:rPr>
          <w:rFonts w:ascii="FontbitDavid" w:hAnsi="FontbitDavid"/>
          <w:sz w:val="24"/>
          <w:rtl/>
        </w:rPr>
      </w:pPr>
      <w:r w:rsidRPr="00452155">
        <w:rPr>
          <w:rFonts w:ascii="FontbitDavid" w:hAnsi="FontbitDavid"/>
          <w:color w:val="808080" w:themeColor="background1" w:themeShade="80"/>
          <w:sz w:val="24"/>
          <w:rtl/>
        </w:rPr>
        <w:t>• • •</w:t>
      </w:r>
    </w:p>
    <w:p>
      <w:pPr>
        <w:pStyle w:val="afffff8"/>
        <w:rPr>
          <w:ins w:id="90015" w:author="קלוד" w:date="2026-10-11T12:23:38Z"/>
        </w:rPr>
      </w:pPr>
      <w:ins w:id="90016" w:author="קלוד" w:date="2026-10-11T12:23:38Z">
        <w:r>
          <w:rPr>
            <w:color w:val="7B3F00"/>
          </w:rPr>
          <w:t xml:space="preserve">ב"ש וב"ה ביום י"א - טומאה וקרבן</w:t>
        </w:r>
      </w:ins>
    </w:p>
    <w:p w:rsidR="00E403F0" w:rsidRPr="00B078C3" w:rsidRDefault="00E403F0" w:rsidP="00E403F0">
      <w:pPr>
        <w:rPr>
          <w:rFonts w:ascii="FontbitDavid" w:hAnsi="FontbitDavid"/>
          <w:sz w:val="24"/>
          <w:rtl/>
        </w:rPr>
      </w:pPr>
      <w:r w:rsidRPr="0038037E">
        <w:rPr>
          <w:rFonts w:ascii="FontbitDavid" w:hAnsi="FontbitDavid"/>
          <w:b/>
          <w:bCs/>
          <w:sz w:val="24"/>
          <w:rtl/>
        </w:rPr>
        <w:t>ת"ר</w:t>
      </w:r>
      <w:r w:rsidRPr="00B078C3">
        <w:rPr>
          <w:rFonts w:ascii="FontbitDavid" w:hAnsi="FontbitDavid"/>
          <w:sz w:val="24"/>
          <w:rtl/>
        </w:rPr>
        <w:t>, ושוין בטובלת לילה לזבה - שאינה טבילה.</w:t>
      </w:r>
    </w:p>
    <w:p w:rsidR="00E403F0" w:rsidRPr="00B078C3" w:rsidRDefault="00E403F0" w:rsidP="00E403F0">
      <w:pPr>
        <w:rPr>
          <w:rFonts w:ascii="FontbitDavid" w:hAnsi="FontbitDavid"/>
          <w:sz w:val="24"/>
          <w:rtl/>
        </w:rPr>
      </w:pPr>
      <w:r w:rsidRPr="00B078C3">
        <w:rPr>
          <w:rFonts w:ascii="FontbitDavid" w:hAnsi="FontbitDavid"/>
          <w:sz w:val="24"/>
          <w:rtl/>
        </w:rPr>
        <w:t>ושוין ברואה בתוך י"א יום, וטבלה לערב ושמשה - שמטמאה משכב ומושב, וחייבין בקרבן.</w:t>
      </w:r>
    </w:p>
    <w:p w:rsidR="00E403F0" w:rsidRPr="00B078C3" w:rsidRDefault="00E403F0" w:rsidP="00E403F0">
      <w:pPr>
        <w:rPr>
          <w:rFonts w:ascii="FontbitDavid" w:hAnsi="FontbitDavid"/>
          <w:sz w:val="24"/>
          <w:rtl/>
        </w:rPr>
      </w:pPr>
      <w:ins w:id="97855" w:author="מנוע מכני" w:date="2026-10-11T12:04:39Z">
        <w:r>
          <w:rPr>
            <w:rFonts w:ascii="FontbitDavid" w:hAnsi="FontbitDavid"/>
            <w:sz w:val="24"/>
            <w:rtl/>
          </w:rPr>
          <w:t xml:space="preserve">נחלקו רק</w:t>
        </w:r>
      </w:ins>
      <w:del w:id="97856" w:author="מנוע מכני" w:date="2026-10-11T12:04:39Z">
        <w:r>
          <w:rPr>
            <w:rFonts w:ascii="FontbitDavid" w:hAnsi="FontbitDavid"/>
            <w:sz w:val="24"/>
            <w:rtl/>
          </w:rPr>
          <w:delText xml:space="preserve">לא נחלקו אלא</w:delText>
        </w:r>
      </w:del>
      <w:r>
        <w:rPr>
          <w:rFonts w:ascii="FontbitDavid" w:hAnsi="FontbitDavid"/>
          <w:sz w:val="24"/>
          <w:rtl/>
        </w:rPr>
        <w:t xml:space="preserve"> ביום י"א יום</w:t>
      </w:r>
      <w:r>
        <w:rPr>
          <w:rFonts w:ascii="FontbitDavid" w:hAnsi="FontbitDavid" w:hint="cs"/>
          <w:sz w:val="24"/>
          <w:rtl/>
        </w:rPr>
        <w:t xml:space="preserve">. </w:t>
      </w:r>
      <w:r w:rsidRPr="00B078C3">
        <w:rPr>
          <w:rFonts w:ascii="FontbitDavid" w:hAnsi="FontbitDavid"/>
          <w:sz w:val="24"/>
          <w:rtl/>
        </w:rPr>
        <w:t>שב"ש: מטמאין משכב ומושב וחייבין בקרבן.</w:t>
      </w:r>
    </w:p>
    <w:p w:rsidR="00E403F0" w:rsidRPr="00B078C3" w:rsidRDefault="00E403F0" w:rsidP="00E403F0">
      <w:pPr>
        <w:rPr>
          <w:rFonts w:ascii="FontbitDavid" w:hAnsi="FontbitDavid"/>
          <w:sz w:val="24"/>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del w:id="92881" w:author="מנוע מכני" w:date="2026-10-11T12:04:39Z">
        <w:r>
          <w:rPr>
            <w:rFonts w:ascii="FontbitDavid" w:hAnsi="FontbitDavid" w:hint="cs"/>
            <w:sz w:val="24"/>
            <w:rtl/>
          </w:rPr>
          <w:delText xml:space="preserve"> </w:delText>
        </w:r>
      </w:del>
      <w:r w:rsidRPr="00B078C3">
        <w:rPr>
          <w:rFonts w:ascii="FontbitDavid" w:hAnsi="FontbitDavid"/>
          <w:sz w:val="24"/>
          <w:rtl/>
        </w:rPr>
        <w:t>ו</w:t>
      </w:r>
      <w:r>
        <w:rPr>
          <w:rFonts w:ascii="FontbitDavid" w:hAnsi="FontbitDavid" w:hint="cs"/>
          <w:sz w:val="24"/>
          <w:rtl/>
        </w:rPr>
        <w:t>ל</w:t>
      </w:r>
      <w:r w:rsidRPr="00B078C3">
        <w:rPr>
          <w:rFonts w:ascii="FontbitDavid" w:hAnsi="FontbitDavid"/>
          <w:sz w:val="24"/>
          <w:rtl/>
        </w:rPr>
        <w:t>ב</w:t>
      </w:r>
      <w:r>
        <w:rPr>
          <w:rFonts w:ascii="FontbitDavid" w:hAnsi="FontbitDavid" w:hint="cs"/>
          <w:sz w:val="24"/>
          <w:rtl/>
        </w:rPr>
        <w:t xml:space="preserve">"ה: </w:t>
      </w:r>
      <w:r w:rsidRPr="00B078C3">
        <w:rPr>
          <w:rFonts w:ascii="FontbitDavid" w:hAnsi="FontbitDavid"/>
          <w:sz w:val="24"/>
          <w:rtl/>
        </w:rPr>
        <w:t>פוטרין מקרבן.</w:t>
      </w:r>
    </w:p>
    <w:p>
      <w:pPr>
        <w:pStyle w:val="38"/>
        <w:rPr>
          <w:ins w:id="101545" w:author="מנוע מכני" w:date="2026-10-11T12:04:39Z"/>
        </w:rPr>
      </w:pPr>
      <w:r w:rsidRPr="00B078C3">
        <w:t xml:space="preserve">אמרו להן </w:t>
      </w:r>
      <w:r w:rsidRPr="00B078C3">
        <w:t xml:space="preserve">ב"ש</w:t>
      </w:r>
      <w:r w:rsidRPr="00B078C3">
        <w:t xml:space="preserve"> לב"ה:</w:t>
      </w:r>
    </w:p>
    <w:p w:rsidR="00E403F0" w:rsidRDefault="00E403F0" w:rsidP="00E403F0">
      <w:pPr>
        <w:rPr>
          <w:rFonts w:ascii="FontbitDavid" w:hAnsi="FontbitDavid"/>
          <w:sz w:val="24"/>
          <w:rtl/>
        </w:rPr>
      </w:pPr>
      <w:del w:id="10154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w:t>
      </w:r>
      <w:r w:rsidRPr="00B078C3">
        <w:rPr>
          <w:rFonts w:ascii="FontbitDavid" w:hAnsi="FontbitDavid"/>
          <w:sz w:val="24"/>
          <w:rtl/>
        </w:rPr>
        <w:t xml:space="preserve"> יום י"א מיום תוך י"א?</w:t>
      </w:r>
      <w:ins w:id="96981" w:author="מנוע מכני" w:date="2026-10-11T12:04:39Z">
        <w:r>
          <w:rPr>
            <w:rFonts w:ascii="FontbitDavid" w:hAnsi="FontbitDavid"/>
            <w:sz w:val="24"/>
            <w:rtl/>
          </w:rPr>
          <w:t xml:space="preserve"> </w:t>
        </w:r>
      </w:ins>
      <w:del w:id="96982" w:author="מנוע מכני" w:date="2026-10-11T12:04:39Z">
        <w:r w:rsidRPr="00B078C3">
          <w:rPr>
            <w:rFonts w:ascii="FontbitDavid" w:hAnsi="FontbitDavid"/>
            <w:sz w:val="24"/>
            <w:rtl/>
          </w:rPr>
          <w:delText xml:space="preserve"> </w:delText>
        </w:r>
        <w:r>
          <w:rPr>
            <w:rFonts w:ascii="FontbitDavid" w:hAnsi="FontbitDavid" w:hint="cs"/>
            <w:sz w:val="24"/>
            <w:rtl/>
          </w:rPr>
          <w:delText xml:space="preserve"> </w:delText>
        </w:r>
      </w:del>
      <w:r w:rsidRPr="00B078C3">
        <w:rPr>
          <w:rFonts w:ascii="FontbitDavid" w:hAnsi="FontbitDavid"/>
          <w:sz w:val="24"/>
          <w:rtl/>
        </w:rPr>
        <w:t xml:space="preserve">אם שיוה לו לטומאה </w:t>
      </w:r>
      <w:r w:rsidRPr="00B078C3">
        <w:rPr>
          <w:rFonts w:ascii="FontbitDavid" w:hAnsi="FontbitDavid"/>
          <w:sz w:val="24"/>
          <w:rtl/>
        </w:rPr>
        <w:t xml:space="preserve">לא</w:t>
      </w:r>
      <w:r w:rsidRPr="00B078C3">
        <w:rPr>
          <w:rFonts w:ascii="FontbitDavid" w:hAnsi="FontbitDavid"/>
          <w:sz w:val="24"/>
          <w:rtl/>
        </w:rPr>
        <w:t xml:space="preserve"> ישוה לו לקרבן? </w:t>
      </w:r>
    </w:p>
    <w:p>
      <w:pPr>
        <w:pStyle w:val="38"/>
        <w:rPr>
          <w:ins w:id="101547" w:author="מנוע מכני" w:date="2026-10-11T12:04:39Z"/>
        </w:rPr>
      </w:pPr>
      <w:r w:rsidRPr="00B078C3">
        <w:t xml:space="preserve">אמרו להן </w:t>
      </w:r>
      <w:r w:rsidRPr="00B078C3">
        <w:t xml:space="preserve">ב"ה</w:t>
      </w:r>
      <w:r w:rsidRPr="00B078C3">
        <w:t xml:space="preserve"> </w:t>
      </w:r>
      <w:r>
        <w:t xml:space="preserve">לב"ש:</w:t>
      </w:r>
    </w:p>
    <w:p w:rsidR="00E403F0" w:rsidRDefault="00E403F0" w:rsidP="00E403F0">
      <w:pPr>
        <w:rPr>
          <w:rFonts w:ascii="FontbitDavid" w:hAnsi="FontbitDavid"/>
          <w:sz w:val="24"/>
          <w:rtl/>
        </w:rPr>
      </w:pPr>
      <w:del w:id="101548" w:author="מנוע מכני" w:date="2026-10-11T12:04:39Z">
        <w:r>
          <w:rPr>
            <w:rFonts w:ascii="FontbitDavid" w:hAnsi="FontbitDavid"/>
            <w:sz w:val="24"/>
            <w:rtl/>
          </w:rPr>
          <w:delText xml:space="preserve"> </w:delText>
        </w:r>
      </w:del>
      <w:r>
        <w:rPr>
          <w:rFonts w:ascii="FontbitDavid" w:hAnsi="FontbitDavid"/>
          <w:sz w:val="24"/>
          <w:rtl/>
        </w:rPr>
        <w:t xml:space="preserve">לא</w:t>
      </w:r>
      <w:r>
        <w:rPr>
          <w:rFonts w:ascii="FontbitDavid" w:hAnsi="FontbitDavid"/>
          <w:sz w:val="24"/>
          <w:rtl/>
        </w:rPr>
        <w:t xml:space="preserve"> אם אמרת בתוך י"א יום</w:t>
      </w:r>
      <w:ins w:id="96983" w:author="מנוע מכני" w:date="2026-10-11T12:04:39Z">
        <w:r>
          <w:rPr>
            <w:rFonts w:ascii="FontbitDavid" w:hAnsi="FontbitDavid"/>
            <w:sz w:val="24"/>
            <w:rtl/>
          </w:rPr>
          <w:t xml:space="preserve"> </w:t>
        </w:r>
      </w:ins>
      <w:del w:id="96984" w:author="מנוע מכני" w:date="2026-10-11T12:04:39Z">
        <w:r>
          <w:rPr>
            <w:rFonts w:ascii="FontbitDavid" w:hAnsi="FontbitDavid"/>
            <w:sz w:val="24"/>
            <w:rtl/>
          </w:rPr>
          <w:delText xml:space="preserve"> </w:delText>
        </w:r>
        <w:r>
          <w:rPr>
            <w:rFonts w:ascii="FontbitDavid" w:hAnsi="FontbitDavid" w:hint="cs"/>
            <w:sz w:val="24"/>
            <w:rtl/>
          </w:rPr>
          <w:delText xml:space="preserve"> </w:delText>
        </w:r>
      </w:del>
      <w:r w:rsidRPr="00B078C3">
        <w:rPr>
          <w:rFonts w:ascii="FontbitDavid" w:hAnsi="FontbitDavid"/>
          <w:sz w:val="24"/>
          <w:rtl/>
        </w:rPr>
        <w:t xml:space="preserve">שכן יום שלאחריו מצטרף עמו לזיבה, תאמרו ביום י"א - שאין יום שלאחריו שנצטרף עמו לזיבה! </w:t>
      </w:r>
    </w:p>
    <w:p>
      <w:pPr>
        <w:pStyle w:val="38"/>
        <w:rPr>
          <w:ins w:id="101549" w:author="מנוע מכני" w:date="2026-10-11T12:04:39Z"/>
        </w:rPr>
      </w:pPr>
      <w:r w:rsidRPr="00B078C3">
        <w:t xml:space="preserve">אמרו להם </w:t>
      </w:r>
      <w:ins w:id="92793" w:author="מנוע מכני" w:date="2026-10-11T12:04:39Z">
        <w:r>
          <w:t xml:space="preserve">ב"ש</w:t>
        </w:r>
      </w:ins>
      <w:del w:id="92794" w:author="מנוע מכני" w:date="2026-10-11T12:04:39Z">
        <w:r w:rsidRPr="00B078C3">
          <w:delText xml:space="preserve">ב</w:delText>
        </w:r>
        <w:r>
          <w:delText xml:space="preserve">''ש</w:delText>
        </w:r>
      </w:del>
      <w:r w:rsidRPr="00B078C3">
        <w:t xml:space="preserve">:</w:t>
      </w:r>
    </w:p>
    <w:p w:rsidR="00E403F0" w:rsidRDefault="00E403F0" w:rsidP="00E403F0">
      <w:pPr>
        <w:rPr>
          <w:rFonts w:ascii="FontbitDavid" w:hAnsi="FontbitDavid"/>
          <w:sz w:val="24"/>
          <w:rtl/>
        </w:rPr>
      </w:pPr>
      <w:del w:id="10155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w:t>
      </w:r>
      <w:r>
        <w:rPr>
          <w:rFonts w:ascii="FontbitDavid" w:hAnsi="FontbitDavid"/>
          <w:sz w:val="24"/>
          <w:rtl/>
        </w:rPr>
        <w:t>שוו מדותיכם, אם שיוה לו לטומאה</w:t>
      </w:r>
      <w:r w:rsidRPr="00B078C3">
        <w:rPr>
          <w:rFonts w:ascii="FontbitDavid" w:hAnsi="FontbitDavid"/>
          <w:sz w:val="24"/>
          <w:rtl/>
        </w:rPr>
        <w:t xml:space="preserve"> ישוה לו לקרבן, </w:t>
      </w:r>
    </w:p>
    <w:p w:rsidR="00E403F0" w:rsidRPr="00017C1D" w:rsidRDefault="00E403F0" w:rsidP="00E403F0">
      <w:pPr>
        <w:rPr>
          <w:rFonts w:ascii="FontbitDavid" w:hAnsi="FontbitDavid"/>
          <w:spacing w:val="-6"/>
          <w:sz w:val="24"/>
          <w:rtl/>
        </w:rPr>
      </w:pPr>
      <w:r w:rsidRPr="00017C1D">
        <w:rPr>
          <w:rFonts w:ascii="FontbitDavid" w:hAnsi="FontbitDavid"/>
          <w:spacing w:val="-6"/>
          <w:sz w:val="24"/>
          <w:rtl/>
        </w:rPr>
        <w:tab/>
      </w:r>
      <w:r w:rsidRPr="00017C1D">
        <w:rPr>
          <w:rFonts w:ascii="FontbitDavid" w:hAnsi="FontbitDavid"/>
          <w:spacing w:val="-6"/>
          <w:sz w:val="24"/>
          <w:rtl/>
        </w:rPr>
        <w:tab/>
      </w:r>
      <w:r w:rsidRPr="00017C1D">
        <w:rPr>
          <w:rFonts w:ascii="FontbitDavid" w:hAnsi="FontbitDavid"/>
          <w:spacing w:val="-6"/>
          <w:sz w:val="24"/>
          <w:rtl/>
        </w:rPr>
        <w:tab/>
      </w:r>
      <w:r w:rsidRPr="00017C1D">
        <w:rPr>
          <w:rFonts w:ascii="FontbitDavid" w:hAnsi="FontbitDavid"/>
          <w:spacing w:val="-6"/>
          <w:sz w:val="24"/>
          <w:rtl/>
        </w:rPr>
        <w:tab/>
      </w:r>
      <w:r w:rsidRPr="00017C1D">
        <w:rPr>
          <w:rFonts w:ascii="FontbitDavid" w:hAnsi="FontbitDavid"/>
          <w:spacing w:val="-6"/>
          <w:sz w:val="24"/>
          <w:rtl/>
        </w:rPr>
        <w:tab/>
      </w:r>
      <w:del w:id="92882" w:author="מנוע מכני" w:date="2026-10-11T12:04:39Z">
        <w:r w:rsidRPr="00017C1D">
          <w:rPr>
            <w:rFonts w:ascii="FontbitDavid" w:hAnsi="FontbitDavid" w:hint="cs"/>
            <w:spacing w:val="-6"/>
            <w:sz w:val="24"/>
            <w:rtl/>
          </w:rPr>
          <w:delText xml:space="preserve">     </w:delText>
        </w:r>
      </w:del>
      <w:r w:rsidRPr="00017C1D">
        <w:rPr>
          <w:rFonts w:ascii="FontbitDavid" w:hAnsi="FontbitDavid"/>
          <w:spacing w:val="-6"/>
          <w:sz w:val="24"/>
          <w:rtl/>
        </w:rPr>
        <w:t xml:space="preserve">ואם </w:t>
      </w:r>
      <w:r w:rsidRPr="00017C1D">
        <w:rPr>
          <w:rFonts w:ascii="FontbitDavid" w:hAnsi="FontbitDavid"/>
          <w:spacing w:val="-6"/>
          <w:sz w:val="24"/>
          <w:rtl/>
        </w:rPr>
        <w:t xml:space="preserve">לא</w:t>
      </w:r>
      <w:r w:rsidRPr="00017C1D">
        <w:rPr>
          <w:rFonts w:ascii="FontbitDavid" w:hAnsi="FontbitDavid"/>
          <w:spacing w:val="-6"/>
          <w:sz w:val="24"/>
          <w:rtl/>
        </w:rPr>
        <w:t xml:space="preserve"> שיוה לו לקרבן - </w:t>
      </w:r>
      <w:r w:rsidRPr="00017C1D">
        <w:rPr>
          <w:rFonts w:ascii="FontbitDavid" w:hAnsi="FontbitDavid"/>
          <w:spacing w:val="-6"/>
          <w:sz w:val="24"/>
          <w:rtl/>
        </w:rPr>
        <w:t xml:space="preserve">לא</w:t>
      </w:r>
      <w:r w:rsidRPr="00017C1D">
        <w:rPr>
          <w:rFonts w:ascii="FontbitDavid" w:hAnsi="FontbitDavid"/>
          <w:spacing w:val="-6"/>
          <w:sz w:val="24"/>
          <w:rtl/>
        </w:rPr>
        <w:t xml:space="preserve"> ישוה לו לטומאה.</w:t>
      </w:r>
    </w:p>
    <w:p>
      <w:pPr>
        <w:pStyle w:val="38"/>
        <w:rPr>
          <w:ins w:id="101551" w:author="מנוע מכני" w:date="2026-10-11T12:04:39Z"/>
        </w:rPr>
      </w:pPr>
      <w:r w:rsidRPr="00B078C3">
        <w:t xml:space="preserve">אמרו להם </w:t>
      </w:r>
      <w:r w:rsidRPr="00B078C3">
        <w:t xml:space="preserve">ב"ה</w:t>
      </w:r>
      <w:r w:rsidRPr="00B078C3">
        <w:t xml:space="preserve">:</w:t>
      </w:r>
    </w:p>
    <w:p w:rsidR="00E403F0" w:rsidRPr="00B078C3" w:rsidRDefault="00E403F0" w:rsidP="00E403F0">
      <w:pPr>
        <w:rPr>
          <w:rFonts w:ascii="FontbitDavid" w:hAnsi="FontbitDavid"/>
          <w:sz w:val="24"/>
          <w:rtl/>
        </w:rPr>
      </w:pPr>
      <w:del w:id="10155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אם הביאנוהו לידי טומאה - להחמיר, </w:t>
      </w:r>
      <w:r w:rsidRPr="00B078C3">
        <w:rPr>
          <w:rFonts w:ascii="FontbitDavid" w:hAnsi="FontbitDavid"/>
          <w:sz w:val="24"/>
          <w:rtl/>
        </w:rPr>
        <w:t xml:space="preserve">לא</w:t>
      </w:r>
      <w:r w:rsidRPr="00B078C3">
        <w:rPr>
          <w:rFonts w:ascii="FontbitDavid" w:hAnsi="FontbitDavid"/>
          <w:sz w:val="24"/>
          <w:rtl/>
        </w:rPr>
        <w:t xml:space="preserve"> נביאהו לידי קרבן - להקל.</w:t>
      </w:r>
    </w:p>
    <w:p>
      <w:pPr>
        <w:pStyle w:val="38"/>
        <w:rPr>
          <w:ins w:id="101635" w:author="מנוע מכני" w:date="2026-10-11T12:04:39Z"/>
        </w:rPr>
      </w:pPr>
      <w:r w:rsidRPr="00B078C3">
        <w:t xml:space="preserve">ועוד,</w:t>
      </w:r>
    </w:p>
    <w:p w:rsidR="00E403F0" w:rsidRDefault="00E403F0" w:rsidP="00E403F0">
      <w:pPr>
        <w:rPr>
          <w:rtl/>
        </w:rPr>
      </w:pPr>
      <w:del w:id="101636" w:author="מנוע מכני" w:date="2026-10-11T12:04:39Z">
        <w:r w:rsidRPr="00B078C3">
          <w:rPr>
            <w:rtl/>
          </w:rPr>
          <w:delText xml:space="preserve"> </w:delText>
        </w:r>
      </w:del>
      <w:r w:rsidRPr="00B078C3">
        <w:rPr>
          <w:rtl/>
        </w:rPr>
        <w:t xml:space="preserve">מדבריכם אתם נושכין, שאתם אומרין, טבלה יום שלאחריו ושמ</w:t>
      </w:r>
      <w:r>
        <w:rPr>
          <w:rtl/>
        </w:rPr>
        <w:t xml:space="preserve">שה, </w:t>
      </w:r>
      <w:r>
        <w:rPr>
          <w:rtl/>
        </w:rPr>
        <w:t xml:space="preserve">ואח"כ</w:t>
      </w:r>
      <w:r>
        <w:rPr>
          <w:rtl/>
        </w:rPr>
        <w:t xml:space="preserve"> ראתה </w:t>
      </w:r>
      <w:r w:rsidRPr="00B078C3">
        <w:rPr>
          <w:rtl/>
        </w:rPr>
        <w:t xml:space="preserve">מטמא משכב ומושב, ופטורה מן הקרבן אף אתם השוו מדותיכם </w:t>
      </w:r>
      <w:r>
        <w:rPr>
          <w:rtl/>
        </w:rPr>
        <w:t>אם שיוה לו לטומאה</w:t>
      </w:r>
      <w:r w:rsidRPr="00B078C3">
        <w:rPr>
          <w:rtl/>
        </w:rPr>
        <w:t xml:space="preserve"> ישוה לו לקרבן, </w:t>
      </w:r>
    </w:p>
    <w:p w:rsidR="00E403F0" w:rsidRPr="00017C1D" w:rsidRDefault="00E403F0" w:rsidP="00E403F0">
      <w:pPr>
        <w:rPr>
          <w:rFonts w:ascii="FontbitDavid" w:hAnsi="FontbitDavid"/>
          <w:spacing w:val="-2"/>
          <w:sz w:val="24"/>
          <w:rtl/>
        </w:rPr>
      </w:pPr>
      <w:r w:rsidRPr="00017C1D">
        <w:rPr>
          <w:rFonts w:ascii="FontbitDavid" w:hAnsi="FontbitDavid"/>
          <w:spacing w:val="-2"/>
          <w:sz w:val="24"/>
          <w:rtl/>
        </w:rPr>
        <w:t xml:space="preserve">ואם </w:t>
      </w:r>
      <w:r w:rsidRPr="00017C1D">
        <w:rPr>
          <w:rFonts w:ascii="FontbitDavid" w:hAnsi="FontbitDavid"/>
          <w:spacing w:val="-2"/>
          <w:sz w:val="24"/>
          <w:rtl/>
        </w:rPr>
        <w:t xml:space="preserve">לא</w:t>
      </w:r>
      <w:r w:rsidRPr="00017C1D">
        <w:rPr>
          <w:rFonts w:ascii="FontbitDavid" w:hAnsi="FontbitDavid"/>
          <w:spacing w:val="-2"/>
          <w:sz w:val="24"/>
          <w:rtl/>
        </w:rPr>
        <w:t xml:space="preserve"> שיוה לו לקרבן </w:t>
      </w:r>
      <w:r w:rsidRPr="00017C1D">
        <w:rPr>
          <w:rFonts w:ascii="FontbitDavid" w:hAnsi="FontbitDavid"/>
          <w:spacing w:val="-2"/>
          <w:sz w:val="24"/>
          <w:rtl/>
        </w:rPr>
        <w:t xml:space="preserve">לא</w:t>
      </w:r>
      <w:r w:rsidRPr="00017C1D">
        <w:rPr>
          <w:rFonts w:ascii="FontbitDavid" w:hAnsi="FontbitDavid"/>
          <w:spacing w:val="-2"/>
          <w:sz w:val="24"/>
          <w:rtl/>
        </w:rPr>
        <w:t xml:space="preserve"> ישוה לו לטומאה! אלא להחמיר ולא להקל, </w:t>
      </w:r>
      <w:ins w:id="92795" w:author="מנוע מכני" w:date="2026-10-11T12:04:39Z">
        <w:r>
          <w:rPr>
            <w:rFonts w:ascii="FontbitDavid" w:hAnsi="FontbitDavid"/>
            <w:spacing w:val="-2"/>
            <w:sz w:val="24"/>
            <w:rtl/>
          </w:rPr>
          <w:t xml:space="preserve">ה"נ</w:t>
        </w:r>
      </w:ins>
      <w:del w:id="92796" w:author="מנוע מכני" w:date="2026-10-11T12:04:39Z">
        <w:r w:rsidRPr="00017C1D">
          <w:rPr>
            <w:rFonts w:ascii="FontbitDavid" w:hAnsi="FontbitDavid"/>
            <w:spacing w:val="-2"/>
            <w:sz w:val="24"/>
            <w:rtl/>
          </w:rPr>
          <w:delText xml:space="preserve">ה</w:delText>
        </w:r>
        <w:r w:rsidRPr="00017C1D">
          <w:rPr>
            <w:rFonts w:ascii="FontbitDavid" w:hAnsi="FontbitDavid" w:hint="cs"/>
            <w:spacing w:val="-2"/>
            <w:sz w:val="24"/>
            <w:rtl/>
          </w:rPr>
          <w:delText xml:space="preserve">''נ</w:delText>
        </w:r>
      </w:del>
      <w:r w:rsidRPr="00017C1D">
        <w:rPr>
          <w:rFonts w:ascii="FontbitDavid" w:hAnsi="FontbitDavid"/>
          <w:spacing w:val="-2"/>
          <w:sz w:val="24"/>
          <w:rtl/>
        </w:rPr>
        <w:t xml:space="preserve"> להחמיר ולא להקל.</w:t>
      </w:r>
    </w:p>
    <w:p w:rsidR="00E403F0" w:rsidRPr="00B078C3" w:rsidRDefault="00E403F0" w:rsidP="00E403F0">
      <w:pPr>
        <w:rPr>
          <w:rFonts w:ascii="FontbitDavid" w:hAnsi="FontbitDavid"/>
          <w:sz w:val="24"/>
          <w:rtl/>
        </w:rPr>
      </w:pPr>
    </w:p>
    <w:p>
      <w:pPr>
        <w:pStyle w:val="afffff8"/>
        <w:rPr>
          <w:ins w:id="90013" w:author="קלוד" w:date="2026-10-11T12:23:38Z"/>
        </w:rPr>
      </w:pPr>
      <w:ins w:id="90014" w:author="קלוד" w:date="2026-10-11T12:23:38Z">
        <w:r>
          <w:rPr>
            <w:color w:val="7B3F00"/>
          </w:rPr>
          <w:t xml:space="preserve">משכבה ומושבה שבשני - ב"ש מטמאין אף בלא ראתה</w:t>
        </w:r>
      </w:ins>
    </w:p>
    <w:p>
      <w:pPr>
        <w:pStyle w:val="38"/>
        <w:rPr>
          <w:ins w:id="101553" w:author="מנוע מכני" w:date="2026-10-11T12:04:39Z"/>
        </w:rPr>
      </w:pPr>
      <w:r>
        <w:t xml:space="preserve">א</w:t>
      </w:r>
      <w:ins w:id="92797" w:author="מנוע מכני" w:date="2026-10-11T12:04:39Z">
        <w:r>
          <w:t xml:space="preserve">ר"ה</w:t>
        </w:r>
      </w:ins>
      <w:del w:id="92798" w:author="מנוע מכני" w:date="2026-10-11T12:04:39Z">
        <w:r>
          <w:delText xml:space="preserve">ר''ה</w:delText>
        </w:r>
      </w:del>
      <w:r w:rsidRPr="00B078C3">
        <w:t xml:space="preserve">:</w:t>
      </w:r>
    </w:p>
    <w:p w:rsidR="00E403F0" w:rsidRPr="00B078C3" w:rsidRDefault="00E403F0" w:rsidP="00E403F0">
      <w:pPr>
        <w:rPr>
          <w:rFonts w:ascii="FontbitDavid" w:hAnsi="FontbitDavid"/>
          <w:sz w:val="24"/>
          <w:rtl/>
        </w:rPr>
      </w:pPr>
      <w:del w:id="10155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משכבה ומושבה שבשני - </w:t>
      </w:r>
      <w:r w:rsidRPr="00B078C3">
        <w:rPr>
          <w:rFonts w:ascii="FontbitDavid" w:hAnsi="FontbitDavid"/>
          <w:sz w:val="24"/>
          <w:rtl/>
        </w:rPr>
        <w:t xml:space="preserve">ב"ש</w:t>
      </w:r>
      <w:r w:rsidRPr="00B078C3">
        <w:rPr>
          <w:rFonts w:ascii="FontbitDavid" w:hAnsi="FontbitDavid"/>
          <w:sz w:val="24"/>
          <w:rtl/>
        </w:rPr>
        <w:t xml:space="preserve"> מטמאין, </w:t>
      </w:r>
      <w:ins w:id="96435" w:author="מנוע מכני" w:date="2026-10-11T12:04:39Z">
        <w:r>
          <w:rPr>
            <w:rFonts w:ascii="FontbitDavid" w:hAnsi="FontbitDavid"/>
            <w:sz w:val="24"/>
            <w:rtl/>
          </w:rPr>
          <w:t xml:space="preserve">אף</w:t>
        </w:r>
      </w:ins>
      <w:del w:id="96436"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 xml:space="preserve">שטבלה, </w:t>
      </w:r>
      <w:ins w:id="96437" w:author="מנוע מכני" w:date="2026-10-11T12:04:39Z">
        <w:r>
          <w:rPr>
            <w:rFonts w:ascii="FontbitDavid" w:hAnsi="FontbitDavid"/>
            <w:sz w:val="24"/>
            <w:rtl/>
          </w:rPr>
          <w:t xml:space="preserve">אף</w:t>
        </w:r>
      </w:ins>
      <w:del w:id="96438" w:author="מנוע מכני" w:date="2026-10-11T12:04:39Z">
        <w:r>
          <w:rPr>
            <w:rFonts w:ascii="FontbitDavid" w:hAnsi="FontbitDavid"/>
            <w:sz w:val="24"/>
            <w:rtl/>
          </w:rPr>
          <w:delText xml:space="preserve">אע"פ</w:delText>
        </w:r>
      </w:del>
      <w:r>
        <w:rPr>
          <w:rFonts w:ascii="FontbitDavid" w:hAnsi="FontbitDavid"/>
          <w:sz w:val="24"/>
          <w:rtl/>
        </w:rPr>
        <w:t xml:space="preserve"> </w:t>
      </w:r>
      <w:r w:rsidRPr="00B078C3">
        <w:rPr>
          <w:rFonts w:ascii="FontbitDavid" w:hAnsi="FontbitDavid"/>
          <w:sz w:val="24"/>
          <w:rtl/>
        </w:rPr>
        <w:t>שלא ראתה.</w:t>
      </w:r>
    </w:p>
    <w:p w:rsidR="00E403F0" w:rsidRPr="008C7868" w:rsidRDefault="00E403F0" w:rsidP="00E403F0">
      <w:pPr>
        <w:pStyle w:val="a2"/>
        <w:numPr>
          <w:ilvl w:val="0"/>
          <w:numId w:val="2"/>
        </w:numPr>
        <w:rPr>
          <w:rtl/>
        </w:rPr>
      </w:pPr>
      <w:r w:rsidRPr="008C7868">
        <w:rPr>
          <w:rtl/>
        </w:rPr>
        <w:t xml:space="preserve">כיון דאילו חזיא - מטמאה, </w:t>
      </w:r>
      <w:ins w:id="96339" w:author="מנוע מכני" w:date="2026-10-11T12:04:39Z">
        <w:r>
          <w:rPr>
            <w:rtl/>
          </w:rPr>
          <w:t xml:space="preserve">עכשיו</w:t>
        </w:r>
      </w:ins>
      <w:del w:id="96340" w:author="מנוע מכני" w:date="2026-10-11T12:04:39Z">
        <w:r w:rsidRPr="008C7868">
          <w:rPr>
            <w:rtl/>
          </w:rPr>
          <w:delText xml:space="preserve">השתא</w:delText>
        </w:r>
      </w:del>
      <w:r w:rsidRPr="008C7868">
        <w:rPr>
          <w:rtl/>
        </w:rPr>
        <w:t xml:space="preserve"> </w:t>
      </w:r>
      <w:ins w:id="94799" w:author="מנוע מכני" w:date="2026-10-11T12:04:39Z">
        <w:r>
          <w:rPr>
            <w:rtl/>
          </w:rPr>
          <w:t xml:space="preserve">גם</w:t>
        </w:r>
      </w:ins>
      <w:del w:id="94800" w:author="מנוע מכני" w:date="2026-10-11T12:04:39Z">
        <w:r w:rsidRPr="008C7868">
          <w:rPr>
            <w:rtl/>
          </w:rPr>
          <w:delText xml:space="preserve">נמי</w:delText>
        </w:r>
      </w:del>
      <w:r w:rsidRPr="008C7868">
        <w:rPr>
          <w:rtl/>
        </w:rPr>
        <w:t xml:space="preserve"> מטמיא.</w:t>
      </w:r>
    </w:p>
    <w:p>
      <w:pPr>
        <w:pStyle w:val="38"/>
        <w:rPr>
          <w:ins w:id="101555" w:author="מנוע מכני" w:date="2026-10-11T12:04:39Z"/>
        </w:rPr>
      </w:pPr>
      <w:ins w:id="92799" w:author="מנוע מכני" w:date="2026-10-11T12:04:39Z">
        <w:r>
          <w:t xml:space="preserve">א"ר</w:t>
        </w:r>
      </w:ins>
      <w:del w:id="92800" w:author="מנוע מכני" w:date="2026-10-11T12:04:39Z">
        <w:r w:rsidRPr="00B078C3">
          <w:delText xml:space="preserve">א''ר</w:delText>
        </w:r>
      </w:del>
      <w:r w:rsidRPr="00B078C3">
        <w:t xml:space="preserve"> יוסף:</w:t>
      </w:r>
    </w:p>
    <w:p w:rsidR="00E403F0" w:rsidRPr="00B078C3" w:rsidRDefault="00E403F0" w:rsidP="00E403F0">
      <w:pPr>
        <w:rPr>
          <w:rFonts w:ascii="FontbitDavid" w:hAnsi="FontbitDavid"/>
          <w:sz w:val="24"/>
          <w:rtl/>
        </w:rPr>
      </w:pPr>
      <w:del w:id="101556" w:author="מנוע מכני" w:date="2026-10-11T12:04:39Z">
        <w:r w:rsidRPr="00B078C3">
          <w:rPr>
            <w:rFonts w:ascii="FontbitDavid" w:hAnsi="FontbitDavid"/>
            <w:sz w:val="24"/>
            <w:rtl/>
          </w:rPr>
          <w:delText xml:space="preserve"> </w:delText>
        </w:r>
      </w:del>
      <w:ins w:id="96341" w:author="מנוע מכני" w:date="2026-10-11T12:04:39Z">
        <w:r>
          <w:rPr>
            <w:rFonts w:ascii="FontbitDavid" w:hAnsi="FontbitDavid"/>
            <w:sz w:val="24"/>
            <w:rtl/>
          </w:rPr>
          <w:t xml:space="preserve">מה</w:t>
        </w:r>
      </w:ins>
      <w:del w:id="9634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r w:rsidRPr="00B078C3">
        <w:rPr>
          <w:rFonts w:ascii="FontbitDavid" w:hAnsi="FontbitDavid"/>
          <w:sz w:val="24"/>
          <w:rtl/>
        </w:rPr>
        <w:t xml:space="preserve">קמ"ל</w:t>
      </w:r>
      <w:r w:rsidRPr="00B078C3">
        <w:rPr>
          <w:rFonts w:ascii="FontbitDavid" w:hAnsi="FontbitDavid"/>
          <w:sz w:val="24"/>
          <w:rtl/>
        </w:rPr>
        <w:t xml:space="preserve">? תנינא: טבלה יום שלאחריו ושמשה את ביתה, </w:t>
      </w:r>
      <w:r w:rsidRPr="00B078C3">
        <w:rPr>
          <w:rFonts w:ascii="FontbitDavid" w:hAnsi="FontbitDavid"/>
          <w:sz w:val="24"/>
          <w:rtl/>
        </w:rPr>
        <w:t xml:space="preserve">ואח"כ</w:t>
      </w:r>
      <w:r w:rsidRPr="00B078C3">
        <w:rPr>
          <w:rFonts w:ascii="FontbitDavid" w:hAnsi="FontbitDavid"/>
          <w:sz w:val="24"/>
          <w:rtl/>
        </w:rPr>
        <w:t xml:space="preserve"> ראתה.</w:t>
      </w:r>
    </w:p>
    <w:p w:rsidR="00E403F0" w:rsidRPr="00B078C3" w:rsidRDefault="00E403F0" w:rsidP="00E403F0">
      <w:pPr>
        <w:rPr>
          <w:rFonts w:ascii="FontbitDavid" w:hAnsi="FontbitDavid"/>
          <w:sz w:val="24"/>
          <w:rtl/>
        </w:rPr>
      </w:pPr>
      <w:r w:rsidRPr="00B078C3">
        <w:rPr>
          <w:rFonts w:ascii="FontbitDavid" w:hAnsi="FontbitDavid"/>
          <w:sz w:val="24"/>
          <w:rtl/>
        </w:rPr>
        <w:t xml:space="preserve">ב"ש</w:t>
      </w:r>
      <w:r w:rsidRPr="00B078C3">
        <w:rPr>
          <w:rFonts w:ascii="FontbitDavid" w:hAnsi="FontbitDavid"/>
          <w:sz w:val="24"/>
          <w:rtl/>
        </w:rPr>
        <w:t xml:space="preserve"> אומרים: מטמאה משכבות ומושבות ופטורה מן הקרבן! </w:t>
      </w:r>
      <w:ins w:id="92801" w:author="מנוע מכני" w:date="2026-10-11T12:04:39Z">
        <w:r>
          <w:rPr>
            <w:rFonts w:ascii="FontbitDavid" w:hAnsi="FontbitDavid"/>
            <w:sz w:val="24"/>
            <w:rtl/>
          </w:rPr>
          <w:t xml:space="preserve">א"ר</w:t>
        </w:r>
      </w:ins>
      <w:del w:id="92802" w:author="מנוע מכני" w:date="2026-10-11T12:04:39Z">
        <w:r w:rsidRPr="00B078C3">
          <w:rPr>
            <w:rFonts w:ascii="FontbitDavid" w:hAnsi="FontbitDavid"/>
            <w:sz w:val="24"/>
            <w:rtl/>
          </w:rPr>
          <w:delText xml:space="preserve">א''ר</w:delText>
        </w:r>
      </w:del>
      <w:r w:rsidRPr="00B078C3">
        <w:rPr>
          <w:rFonts w:ascii="FontbitDavid" w:hAnsi="FontbitDavid"/>
          <w:sz w:val="24"/>
          <w:rtl/>
        </w:rPr>
        <w:t xml:space="preserve"> כהנא: ראתה - שאני.</w:t>
      </w:r>
    </w:p>
    <w:p>
      <w:pPr>
        <w:pStyle w:val="38"/>
        <w:rPr>
          <w:ins w:id="101557" w:author="מנוע מכני" w:date="2026-10-11T12:04:39Z"/>
        </w:rPr>
      </w:pPr>
      <w:ins w:id="92803" w:author="מנוע מכני" w:date="2026-10-11T12:04:39Z">
        <w:r>
          <w:t xml:space="preserve">א"ר</w:t>
        </w:r>
      </w:ins>
      <w:del w:id="92804" w:author="מנוע מכני" w:date="2026-10-11T12:04:39Z">
        <w:r w:rsidRPr="00B078C3">
          <w:delText xml:space="preserve">א''ר</w:delText>
        </w:r>
      </w:del>
      <w:r w:rsidRPr="00B078C3">
        <w:t xml:space="preserve"> יוסף:</w:t>
      </w:r>
    </w:p>
    <w:p w:rsidR="00E403F0" w:rsidRDefault="00E403F0" w:rsidP="00E403F0">
      <w:pPr>
        <w:rPr>
          <w:rFonts w:ascii="FontbitDavid" w:hAnsi="FontbitDavid"/>
          <w:sz w:val="24"/>
          <w:rtl/>
        </w:rPr>
      </w:pPr>
      <w:del w:id="10155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וכי ראתה </w:t>
      </w:r>
      <w:ins w:id="96343" w:author="מנוע מכני" w:date="2026-10-11T12:04:39Z">
        <w:r>
          <w:rPr>
            <w:rFonts w:ascii="FontbitDavid" w:hAnsi="FontbitDavid"/>
            <w:sz w:val="24"/>
            <w:rtl/>
          </w:rPr>
          <w:t xml:space="preserve">מה</w:t>
        </w:r>
      </w:ins>
      <w:del w:id="96344"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הוי? ראייה דנדה היא! </w:t>
      </w:r>
    </w:p>
    <w:p>
      <w:pPr>
        <w:pStyle w:val="38"/>
        <w:rPr>
          <w:ins w:id="101559" w:author="מנוע מכני" w:date="2026-10-11T12:04:39Z"/>
        </w:rPr>
      </w:pPr>
      <w:del w:id="101869" w:author="מנוע מכני" w:date="2026-10-11T12:04:39Z">
        <w:r w:rsidRPr="00017C1D">
          <w:delText xml:space="preserve">א"ל </w:delText>
        </w:r>
      </w:del>
      <w:r w:rsidRPr="00017C1D">
        <w:t xml:space="preserve">אביי לרב יוסף:</w:t>
      </w:r>
    </w:p>
    <w:p w:rsidR="00E403F0" w:rsidRPr="00017C1D" w:rsidRDefault="00E403F0" w:rsidP="00E403F0">
      <w:pPr>
        <w:rPr>
          <w:rFonts w:ascii="FontbitDavid" w:hAnsi="FontbitDavid"/>
          <w:spacing w:val="-6"/>
          <w:sz w:val="24"/>
          <w:rtl/>
        </w:rPr>
      </w:pPr>
      <w:del w:id="101560" w:author="מנוע מכני" w:date="2026-10-11T12:04:39Z">
        <w:r w:rsidRPr="00017C1D">
          <w:rPr>
            <w:rFonts w:ascii="FontbitDavid" w:hAnsi="FontbitDavid"/>
            <w:spacing w:val="-6"/>
            <w:sz w:val="24"/>
            <w:rtl/>
          </w:rPr>
          <w:delText xml:space="preserve"> </w:delText>
        </w:r>
      </w:del>
      <w:ins w:id="92805" w:author="מנוע מכני" w:date="2026-10-11T12:04:39Z">
        <w:r>
          <w:rPr>
            <w:rStyle w:val="2fb"/>
            <w:rFonts w:ascii="FontbitDavid" w:hAnsi="FontbitDavid"/>
            <w:spacing w:val="-6"/>
            <w:sz w:val="24"/>
            <w:rtl/>
          </w:rPr>
          <w:t xml:space="preserve">ר"כ</w:t>
        </w:r>
      </w:ins>
      <w:del w:id="92806" w:author="מנוע מכני" w:date="2026-10-11T12:04:39Z">
        <w:r w:rsidRPr="00017C1D">
          <w:rPr>
            <w:rFonts w:ascii="FontbitDavid" w:hAnsi="FontbitDavid"/>
            <w:spacing w:val="-6"/>
            <w:sz w:val="24"/>
            <w:rtl/>
          </w:rPr>
          <w:delText xml:space="preserve">ר</w:delText>
        </w:r>
        <w:r w:rsidRPr="00017C1D">
          <w:rPr>
            <w:rFonts w:ascii="FontbitDavid" w:hAnsi="FontbitDavid" w:hint="cs"/>
            <w:spacing w:val="-6"/>
            <w:sz w:val="24"/>
            <w:rtl/>
          </w:rPr>
          <w:delText xml:space="preserve">''כ</w:delText>
        </w:r>
      </w:del>
      <w:r w:rsidRPr="00017C1D">
        <w:rPr>
          <w:rFonts w:ascii="FontbitDavid" w:hAnsi="FontbitDavid" w:hint="cs"/>
          <w:spacing w:val="-6"/>
          <w:sz w:val="24"/>
          <w:rtl/>
        </w:rPr>
        <w:t xml:space="preserve"> </w:t>
      </w:r>
      <w:ins w:id="96349" w:author="מנוע מכני" w:date="2026-10-11T12:04:39Z">
        <w:r>
          <w:rPr>
            <w:rFonts w:ascii="FontbitDavid" w:hAnsi="FontbitDavid"/>
            <w:spacing w:val="-6"/>
            <w:sz w:val="24"/>
            <w:rtl/>
          </w:rPr>
          <w:t xml:space="preserve">כך</w:t>
        </w:r>
      </w:ins>
      <w:del w:id="96350" w:author="מנוע מכני" w:date="2026-10-11T12:04:39Z">
        <w:r w:rsidRPr="00017C1D">
          <w:rPr>
            <w:rFonts w:ascii="FontbitDavid" w:hAnsi="FontbitDavid"/>
            <w:spacing w:val="-6"/>
            <w:sz w:val="24"/>
            <w:rtl/>
          </w:rPr>
          <w:delText xml:space="preserve">הכי</w:delText>
        </w:r>
      </w:del>
      <w:r w:rsidRPr="00017C1D">
        <w:rPr>
          <w:rFonts w:ascii="FontbitDavid" w:hAnsi="FontbitDavid"/>
          <w:spacing w:val="-6"/>
          <w:sz w:val="24"/>
          <w:rtl/>
        </w:rPr>
        <w:t xml:space="preserve"> </w:t>
      </w:r>
      <w:ins w:id="97267" w:author="מנוע מכני" w:date="2026-10-11T12:04:39Z">
        <w:r>
          <w:rPr>
            <w:rFonts w:ascii="FontbitDavid" w:hAnsi="FontbitDavid"/>
            <w:spacing w:val="-6"/>
            <w:sz w:val="24"/>
            <w:rtl/>
          </w:rPr>
          <w:t xml:space="preserve">קשה</w:t>
        </w:r>
      </w:ins>
      <w:del w:id="97268" w:author="מנוע מכני" w:date="2026-10-11T12:04:39Z">
        <w:r w:rsidRPr="00017C1D">
          <w:rPr>
            <w:rFonts w:ascii="FontbitDavid" w:hAnsi="FontbitDavid"/>
            <w:spacing w:val="-6"/>
            <w:sz w:val="24"/>
            <w:rtl/>
          </w:rPr>
          <w:delText xml:space="preserve">קשיא</w:delText>
        </w:r>
      </w:del>
      <w:r w:rsidRPr="00017C1D">
        <w:rPr>
          <w:rFonts w:ascii="FontbitDavid" w:hAnsi="FontbitDavid"/>
          <w:spacing w:val="-6"/>
          <w:sz w:val="24"/>
          <w:rtl/>
        </w:rPr>
        <w:t xml:space="preserve"> </w:t>
      </w:r>
      <w:ins w:id="96347" w:author="מנוע מכני" w:date="2026-10-11T12:04:39Z">
        <w:r>
          <w:rPr>
            <w:rFonts w:ascii="FontbitDavid" w:hAnsi="FontbitDavid"/>
            <w:spacing w:val="-6"/>
            <w:sz w:val="24"/>
            <w:rtl/>
          </w:rPr>
          <w:t xml:space="preserve">לו</w:t>
        </w:r>
      </w:ins>
      <w:del w:id="96348" w:author="מנוע מכני" w:date="2026-10-11T12:04:39Z">
        <w:r w:rsidRPr="00017C1D">
          <w:rPr>
            <w:rFonts w:ascii="FontbitDavid" w:hAnsi="FontbitDavid"/>
            <w:spacing w:val="-6"/>
            <w:sz w:val="24"/>
            <w:rtl/>
          </w:rPr>
          <w:delText xml:space="preserve">ליה</w:delText>
        </w:r>
      </w:del>
      <w:r w:rsidRPr="00017C1D">
        <w:rPr>
          <w:rFonts w:ascii="FontbitDavid" w:hAnsi="FontbitDavid"/>
          <w:spacing w:val="-6"/>
          <w:sz w:val="24"/>
          <w:rtl/>
        </w:rPr>
        <w:t xml:space="preserve">, בשלמא </w:t>
      </w:r>
      <w:ins w:id="94801" w:author="מנוע מכני" w:date="2026-10-11T12:04:39Z">
        <w:r>
          <w:rPr>
            <w:rFonts w:ascii="FontbitDavid" w:hAnsi="FontbitDavid"/>
            <w:spacing w:val="-6"/>
            <w:sz w:val="24"/>
            <w:rtl/>
          </w:rPr>
          <w:t xml:space="preserve">מקום</w:t>
        </w:r>
      </w:ins>
      <w:del w:id="94802" w:author="מנוע מכני" w:date="2026-10-11T12:04:39Z">
        <w:r w:rsidRPr="00017C1D">
          <w:rPr>
            <w:rFonts w:ascii="FontbitDavid" w:hAnsi="FontbitDavid"/>
            <w:spacing w:val="-6"/>
            <w:sz w:val="24"/>
            <w:rtl/>
          </w:rPr>
          <w:delText xml:space="preserve">היכא</w:delText>
        </w:r>
      </w:del>
      <w:r w:rsidRPr="00017C1D">
        <w:rPr>
          <w:rFonts w:ascii="FontbitDavid" w:hAnsi="FontbitDavid"/>
          <w:spacing w:val="-6"/>
          <w:sz w:val="24"/>
          <w:rtl/>
        </w:rPr>
        <w:t xml:space="preserve"> דראתה </w:t>
      </w:r>
      <w:ins w:id="96345" w:author="מנוע מכני" w:date="2026-10-11T12:04:39Z">
        <w:r>
          <w:rPr>
            <w:rFonts w:ascii="FontbitDavid" w:hAnsi="FontbitDavid"/>
            <w:spacing w:val="-6"/>
            <w:sz w:val="24"/>
            <w:rtl/>
          </w:rPr>
          <w:t xml:space="preserve">גוזרים</w:t>
        </w:r>
      </w:ins>
      <w:del w:id="96346" w:author="מנוע מכני" w:date="2026-10-11T12:04:39Z">
        <w:r w:rsidRPr="00017C1D">
          <w:rPr>
            <w:rFonts w:ascii="FontbitDavid" w:hAnsi="FontbitDavid"/>
            <w:spacing w:val="-6"/>
            <w:sz w:val="24"/>
            <w:rtl/>
          </w:rPr>
          <w:delText xml:space="preserve">גזרינן</w:delText>
        </w:r>
      </w:del>
      <w:r w:rsidRPr="00017C1D">
        <w:rPr>
          <w:rFonts w:ascii="FontbitDavid" w:hAnsi="FontbitDavid"/>
          <w:spacing w:val="-6"/>
          <w:sz w:val="24"/>
          <w:rtl/>
        </w:rPr>
        <w:t xml:space="preserve"> ראייה דנדה אטו ראייה דזבה, </w:t>
      </w:r>
    </w:p>
    <w:p>
      <w:pPr>
        <w:pStyle w:val="38"/>
        <w:rPr>
          <w:ins w:id="101561" w:author="מנוע מכני" w:date="2026-10-11T12:04:39Z"/>
        </w:rPr>
      </w:pPr>
      <w:r w:rsidRPr="00B078C3">
        <w:t xml:space="preserve">אלא</w:t>
      </w:r>
    </w:p>
    <w:p w:rsidR="00E403F0" w:rsidRDefault="00E403F0" w:rsidP="00E403F0">
      <w:pPr>
        <w:rPr>
          <w:rFonts w:ascii="FontbitDavid" w:hAnsi="FontbitDavid"/>
          <w:sz w:val="24"/>
          <w:rtl/>
        </w:rPr>
      </w:pPr>
      <w:del w:id="101562" w:author="מנוע מכני" w:date="2026-10-11T12:04:39Z">
        <w:r w:rsidRPr="00B078C3">
          <w:rPr>
            <w:rFonts w:ascii="FontbitDavid" w:hAnsi="FontbitDavid"/>
            <w:sz w:val="24"/>
            <w:rtl/>
          </w:rPr>
          <w:delText xml:space="preserve"> </w:delText>
        </w:r>
      </w:del>
      <w:ins w:id="94803" w:author="מנוע מכני" w:date="2026-10-11T12:04:39Z">
        <w:r>
          <w:rPr>
            <w:rFonts w:ascii="FontbitDavid" w:hAnsi="FontbitDavid"/>
            <w:sz w:val="24"/>
            <w:rtl/>
          </w:rPr>
          <w:t xml:space="preserve">מקום</w:t>
        </w:r>
      </w:ins>
      <w:del w:id="94804" w:author="מנוע מכני" w:date="2026-10-11T12:04:39Z">
        <w:r w:rsidRPr="00B078C3">
          <w:rPr>
            <w:rFonts w:ascii="FontbitDavid" w:hAnsi="FontbitDavid"/>
            <w:sz w:val="24"/>
            <w:rtl/>
          </w:rPr>
          <w:delText xml:space="preserve">היכא</w:delText>
        </w:r>
      </w:del>
      <w:r w:rsidRPr="00B078C3">
        <w:rPr>
          <w:rFonts w:ascii="FontbitDavid" w:hAnsi="FontbitDavid"/>
          <w:sz w:val="24"/>
          <w:rtl/>
        </w:rPr>
        <w:t xml:space="preserve"> דלא ראתה - </w:t>
      </w:r>
      <w:ins w:id="96351" w:author="מנוע מכני" w:date="2026-10-11T12:04:39Z">
        <w:r>
          <w:rPr>
            <w:rFonts w:ascii="FontbitDavid" w:hAnsi="FontbitDavid"/>
            <w:sz w:val="24"/>
            <w:rtl/>
          </w:rPr>
          <w:t xml:space="preserve">מה</w:t>
        </w:r>
      </w:ins>
      <w:del w:id="96352"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נגזר בה? </w:t>
      </w:r>
    </w:p>
    <w:p>
      <w:pPr>
        <w:pStyle w:val="38"/>
        <w:rPr>
          <w:ins w:id="101637" w:author="מנוע מכני" w:date="2026-10-11T12:04:39Z"/>
        </w:rPr>
      </w:pPr>
      <w:r w:rsidRPr="00017C1D">
        <w:t xml:space="preserve">ועוד,</w:t>
      </w:r>
    </w:p>
    <w:p w:rsidR="00E403F0" w:rsidRPr="00017C1D" w:rsidRDefault="00E403F0" w:rsidP="00E403F0">
      <w:pPr>
        <w:rPr>
          <w:rFonts w:ascii="FontbitDavid" w:hAnsi="FontbitDavid"/>
          <w:spacing w:val="-2"/>
          <w:sz w:val="24"/>
          <w:rtl/>
        </w:rPr>
      </w:pPr>
      <w:del w:id="101638" w:author="מנוע מכני" w:date="2026-10-11T12:04:39Z">
        <w:r w:rsidRPr="00017C1D">
          <w:rPr>
            <w:rFonts w:ascii="FontbitDavid" w:hAnsi="FontbitDavid"/>
            <w:spacing w:val="-2"/>
            <w:sz w:val="24"/>
            <w:rtl/>
          </w:rPr>
          <w:delText xml:space="preserve"> </w:delText>
        </w:r>
      </w:del>
      <w:r w:rsidRPr="00017C1D">
        <w:rPr>
          <w:rFonts w:ascii="FontbitDavid" w:hAnsi="FontbitDavid"/>
          <w:spacing w:val="-2"/>
          <w:sz w:val="24"/>
          <w:rtl/>
        </w:rPr>
        <w:t xml:space="preserve">תנן</w:t>
      </w:r>
      <w:r w:rsidRPr="00017C1D">
        <w:rPr>
          <w:rFonts w:ascii="FontbitDavid" w:hAnsi="FontbitDavid"/>
          <w:spacing w:val="-2"/>
          <w:sz w:val="24"/>
          <w:rtl/>
        </w:rPr>
        <w:t xml:space="preserve">, הרואה ראייה אחת של זוב, </w:t>
      </w:r>
      <w:r w:rsidRPr="00017C1D">
        <w:rPr>
          <w:rFonts w:ascii="FontbitDavid" w:hAnsi="FontbitDavid"/>
          <w:spacing w:val="-2"/>
          <w:sz w:val="24"/>
          <w:rtl/>
        </w:rPr>
        <w:t xml:space="preserve">ב"ש</w:t>
      </w:r>
      <w:r w:rsidRPr="00017C1D">
        <w:rPr>
          <w:rFonts w:ascii="FontbitDavid" w:hAnsi="FontbitDavid"/>
          <w:spacing w:val="-2"/>
          <w:sz w:val="24"/>
          <w:rtl/>
        </w:rPr>
        <w:t xml:space="preserve"> אומרים: כשומרת יום כנגד יום, ובה"א: כבעל קרי.</w:t>
      </w:r>
    </w:p>
    <w:p w:rsidR="00E403F0" w:rsidRDefault="00E403F0" w:rsidP="00E403F0">
      <w:pPr>
        <w:pStyle w:val="afff3"/>
        <w:framePr w:wrap="around"/>
        <w:rPr>
          <w:rtl/>
        </w:rPr>
      </w:pPr>
      <w:r>
        <w:rPr>
          <w:rFonts w:hint="cs"/>
          <w:rtl/>
        </w:rPr>
        <w:t>עב:</w:t>
      </w:r>
    </w:p>
    <w:p w:rsidR="00E403F0" w:rsidRDefault="00E403F0" w:rsidP="00E403F0">
      <w:pPr>
        <w:rPr>
          <w:rFonts w:ascii="FontbitDavid" w:hAnsi="FontbitDavid"/>
          <w:sz w:val="24"/>
          <w:rtl/>
        </w:rPr>
      </w:pPr>
      <w:r w:rsidRPr="00B078C3">
        <w:rPr>
          <w:rFonts w:ascii="FontbitDavid" w:hAnsi="FontbitDavid"/>
          <w:sz w:val="24"/>
          <w:rtl/>
        </w:rPr>
        <w:t xml:space="preserve">ותניא המסיט את הראייה, </w:t>
      </w:r>
      <w:r w:rsidRPr="00B078C3">
        <w:rPr>
          <w:rFonts w:ascii="FontbitDavid" w:hAnsi="FontbitDavid"/>
          <w:sz w:val="24"/>
          <w:rtl/>
        </w:rPr>
        <w:t xml:space="preserve">ב"ש</w:t>
      </w:r>
      <w:r w:rsidRPr="00B078C3">
        <w:rPr>
          <w:rFonts w:ascii="FontbitDavid" w:hAnsi="FontbitDavid"/>
          <w:sz w:val="24"/>
          <w:rtl/>
        </w:rPr>
        <w:t xml:space="preserve"> אומרים: תולין, </w:t>
      </w:r>
      <w:r w:rsidRPr="00B078C3">
        <w:rPr>
          <w:rFonts w:ascii="FontbitDavid" w:hAnsi="FontbitDavid"/>
          <w:sz w:val="24"/>
          <w:rtl/>
        </w:rPr>
        <w:t xml:space="preserve">וב"ה</w:t>
      </w:r>
      <w:r w:rsidRPr="00B078C3">
        <w:rPr>
          <w:rFonts w:ascii="FontbitDavid" w:hAnsi="FontbitDavid"/>
          <w:sz w:val="24"/>
          <w:rtl/>
        </w:rPr>
        <w:t xml:space="preserve"> מטהרין, </w:t>
      </w:r>
    </w:p>
    <w:p w:rsidR="00E403F0" w:rsidRDefault="00E403F0" w:rsidP="00E403F0">
      <w:pPr>
        <w:rPr>
          <w:rFonts w:ascii="FontbitDavid" w:hAnsi="FontbitDavid"/>
          <w:sz w:val="24"/>
          <w:rtl/>
        </w:rPr>
      </w:pPr>
      <w:r w:rsidRPr="00B078C3">
        <w:rPr>
          <w:rFonts w:ascii="FontbitDavid" w:hAnsi="FontbitDavid"/>
          <w:sz w:val="24"/>
          <w:rtl/>
        </w:rPr>
        <w:t xml:space="preserve">משכבות ומושבות שבין ראייה ראשונה לראייה שנייה, </w:t>
      </w:r>
      <w:r w:rsidRPr="00B078C3">
        <w:rPr>
          <w:rFonts w:ascii="FontbitDavid" w:hAnsi="FontbitDavid"/>
          <w:sz w:val="24"/>
          <w:rtl/>
        </w:rPr>
        <w:t xml:space="preserve">ב"ש</w:t>
      </w:r>
      <w:r w:rsidRPr="00B078C3">
        <w:rPr>
          <w:rFonts w:ascii="FontbitDavid" w:hAnsi="FontbitDavid"/>
          <w:sz w:val="24"/>
          <w:rtl/>
        </w:rPr>
        <w:t xml:space="preserve"> - תולין, </w:t>
      </w:r>
      <w:r w:rsidRPr="00B078C3">
        <w:rPr>
          <w:rFonts w:ascii="FontbitDavid" w:hAnsi="FontbitDavid"/>
          <w:sz w:val="24"/>
          <w:rtl/>
        </w:rPr>
        <w:t xml:space="preserve">וב"ה</w:t>
      </w:r>
      <w:r w:rsidRPr="00B078C3">
        <w:rPr>
          <w:rFonts w:ascii="FontbitDavid" w:hAnsi="FontbitDavid"/>
          <w:sz w:val="24"/>
          <w:rtl/>
        </w:rPr>
        <w:t xml:space="preserve"> - מטהרין, </w:t>
      </w:r>
    </w:p>
    <w:p w:rsidR="00E403F0" w:rsidRDefault="00E403F0" w:rsidP="00E403F0">
      <w:pPr>
        <w:rPr>
          <w:rFonts w:ascii="FontbitDavid" w:hAnsi="FontbitDavid"/>
          <w:sz w:val="24"/>
          <w:rtl/>
        </w:rPr>
      </w:pPr>
      <w:r w:rsidRPr="00B078C3">
        <w:rPr>
          <w:rFonts w:ascii="FontbitDavid" w:hAnsi="FontbitDavid"/>
          <w:sz w:val="24"/>
          <w:rtl/>
        </w:rPr>
        <w:t xml:space="preserve">וקתני רישא: הרואה ראייה אחת של זוב, </w:t>
      </w:r>
    </w:p>
    <w:p w:rsidR="00E403F0" w:rsidRDefault="00E403F0" w:rsidP="00E403F0">
      <w:pPr>
        <w:rPr>
          <w:rFonts w:ascii="FontbitDavid" w:hAnsi="FontbitDavid"/>
          <w:sz w:val="24"/>
          <w:rtl/>
        </w:rPr>
      </w:pPr>
      <w:r w:rsidRPr="00B078C3">
        <w:rPr>
          <w:rFonts w:ascii="FontbitDavid" w:hAnsi="FontbitDavid"/>
          <w:sz w:val="24"/>
          <w:rtl/>
        </w:rPr>
        <w:t xml:space="preserve">ב"ש</w:t>
      </w:r>
      <w:r w:rsidRPr="00B078C3">
        <w:rPr>
          <w:rFonts w:ascii="FontbitDavid" w:hAnsi="FontbitDavid"/>
          <w:sz w:val="24"/>
          <w:rtl/>
        </w:rPr>
        <w:t xml:space="preserve"> אומרים כשומרת יום כנגד יום, אלמא: שומרת יום כנגד יום לב"ש תולין! </w:t>
      </w:r>
    </w:p>
    <w:p w:rsidR="00E403F0" w:rsidRPr="00B078C3" w:rsidRDefault="00E403F0" w:rsidP="00E403F0">
      <w:pPr>
        <w:rPr>
          <w:rFonts w:ascii="FontbitDavid" w:hAnsi="FontbitDavid"/>
          <w:sz w:val="24"/>
          <w:rtl/>
        </w:rPr>
      </w:pPr>
      <w:r w:rsidRPr="00B078C3">
        <w:rPr>
          <w:rFonts w:ascii="FontbitDavid" w:hAnsi="FontbitDavid"/>
          <w:sz w:val="24"/>
          <w:rtl/>
        </w:rPr>
        <w:t xml:space="preserve">לא</w:t>
      </w:r>
      <w:r w:rsidRPr="00B078C3">
        <w:rPr>
          <w:rFonts w:ascii="FontbitDavid" w:hAnsi="FontbitDavid"/>
          <w:sz w:val="24"/>
          <w:rtl/>
        </w:rPr>
        <w:t xml:space="preserve"> </w:t>
      </w:r>
      <w:ins w:id="98113" w:author="מנוע מכני" w:date="2026-10-11T12:04:39Z">
        <w:r>
          <w:rPr>
            <w:rFonts w:ascii="FontbitDavid" w:hAnsi="FontbitDavid"/>
            <w:sz w:val="24"/>
            <w:rtl/>
          </w:rPr>
          <w:t xml:space="preserve">תאמר</w:t>
        </w:r>
      </w:ins>
      <w:del w:id="98114" w:author="מנוע מכני" w:date="2026-10-11T12:04:39Z">
        <w:r w:rsidRPr="00B078C3">
          <w:rPr>
            <w:rFonts w:ascii="FontbitDavid" w:hAnsi="FontbitDavid"/>
            <w:sz w:val="24"/>
            <w:rtl/>
          </w:rPr>
          <w:delText xml:space="preserve">תימא</w:delText>
        </w:r>
      </w:del>
      <w:r w:rsidRPr="00B078C3">
        <w:rPr>
          <w:rFonts w:ascii="FontbitDavid" w:hAnsi="FontbitDavid"/>
          <w:sz w:val="24"/>
          <w:rtl/>
        </w:rPr>
        <w:t xml:space="preserve"> שומרת יום כנגד יום, אלא אימא כבועל שומרת יום כנגד יום.</w:t>
      </w:r>
    </w:p>
    <w:p w:rsidR="00E403F0" w:rsidRPr="00017C1D" w:rsidRDefault="00E403F0" w:rsidP="00E403F0">
      <w:pPr>
        <w:pStyle w:val="a3"/>
        <w:rPr>
          <w:spacing w:val="-6"/>
          <w:rtl/>
        </w:rPr>
      </w:pPr>
      <w:ins w:id="98599" w:author="מנוע מכני" w:date="2026-10-11T12:04:39Z">
        <w:r>
          <w:rPr>
            <w:spacing w:val="-6"/>
            <w:rtl/>
          </w:rPr>
          <w:t xml:space="preserve">הוא</w:t>
        </w:r>
      </w:ins>
      <w:del w:id="98600" w:author="מנוע מכני" w:date="2026-10-11T12:04:39Z">
        <w:r w:rsidRPr="00017C1D">
          <w:rPr>
            <w:spacing w:val="-6"/>
            <w:rtl/>
          </w:rPr>
          <w:delText xml:space="preserve">איהו</w:delText>
        </w:r>
      </w:del>
      <w:r w:rsidRPr="00017C1D">
        <w:rPr>
          <w:spacing w:val="-6"/>
          <w:rtl/>
        </w:rPr>
        <w:t xml:space="preserve"> דלא שכיחי </w:t>
      </w:r>
      <w:ins w:id="96353" w:author="מנוע מכני" w:date="2026-10-11T12:04:39Z">
        <w:r>
          <w:rPr>
            <w:spacing w:val="-6"/>
            <w:rtl/>
          </w:rPr>
          <w:t xml:space="preserve">בו</w:t>
        </w:r>
      </w:ins>
      <w:del w:id="96354" w:author="מנוע מכני" w:date="2026-10-11T12:04:39Z">
        <w:r w:rsidRPr="00017C1D">
          <w:rPr>
            <w:spacing w:val="-6"/>
            <w:rtl/>
          </w:rPr>
          <w:delText xml:space="preserve">ביה</w:delText>
        </w:r>
      </w:del>
      <w:r w:rsidRPr="00017C1D">
        <w:rPr>
          <w:spacing w:val="-6"/>
          <w:rtl/>
        </w:rPr>
        <w:t xml:space="preserve"> דמים </w:t>
      </w:r>
      <w:r w:rsidRPr="00017C1D">
        <w:rPr>
          <w:spacing w:val="-6"/>
          <w:rtl/>
        </w:rPr>
        <w:t xml:space="preserve">לא</w:t>
      </w:r>
      <w:r w:rsidRPr="00017C1D">
        <w:rPr>
          <w:spacing w:val="-6"/>
          <w:rtl/>
        </w:rPr>
        <w:t xml:space="preserve"> ג</w:t>
      </w:r>
      <w:r w:rsidRPr="00017C1D">
        <w:rPr>
          <w:rFonts w:hint="cs"/>
          <w:spacing w:val="-6"/>
          <w:rtl/>
        </w:rPr>
        <w:t xml:space="preserve">זרו </w:t>
      </w:r>
      <w:r w:rsidRPr="00017C1D">
        <w:rPr>
          <w:spacing w:val="-6"/>
          <w:rtl/>
        </w:rPr>
        <w:t xml:space="preserve">רבנן, </w:t>
      </w:r>
      <w:ins w:id="98601" w:author="מנוע מכני" w:date="2026-10-11T12:04:39Z">
        <w:r>
          <w:rPr>
            <w:spacing w:val="-6"/>
            <w:rtl/>
          </w:rPr>
          <w:t xml:space="preserve">היא</w:t>
        </w:r>
      </w:ins>
      <w:del w:id="98602" w:author="מנוע מכני" w:date="2026-10-11T12:04:39Z">
        <w:r w:rsidRPr="00017C1D">
          <w:rPr>
            <w:spacing w:val="-6"/>
            <w:rtl/>
          </w:rPr>
          <w:delText xml:space="preserve">איהי</w:delText>
        </w:r>
      </w:del>
      <w:r w:rsidRPr="00017C1D">
        <w:rPr>
          <w:spacing w:val="-6"/>
          <w:rtl/>
        </w:rPr>
        <w:t xml:space="preserve"> דשכיחי בה דמים גזור </w:t>
      </w:r>
      <w:r w:rsidRPr="00017C1D">
        <w:rPr>
          <w:rFonts w:hint="cs"/>
          <w:spacing w:val="-6"/>
          <w:rtl/>
        </w:rPr>
        <w:t>בה</w:t>
      </w:r>
      <w:r w:rsidRPr="00017C1D">
        <w:rPr>
          <w:spacing w:val="-6"/>
          <w:rtl/>
        </w:rPr>
        <w:t xml:space="preserve"> רבנן</w:t>
      </w:r>
      <w:r w:rsidRPr="00017C1D">
        <w:rPr>
          <w:rFonts w:hint="cs"/>
          <w:spacing w:val="-6"/>
          <w:rtl/>
        </w:rPr>
        <w:t xml:space="preserve"> לטמא משכב ומושב</w:t>
      </w:r>
    </w:p>
    <w:p w:rsidR="00E403F0" w:rsidRPr="00B078C3" w:rsidRDefault="00E403F0" w:rsidP="00E403F0">
      <w:pPr>
        <w:rPr>
          <w:rFonts w:ascii="FontbitDavid" w:hAnsi="FontbitDavid"/>
          <w:sz w:val="24"/>
          <w:rtl/>
        </w:rPr>
      </w:pPr>
      <w:r w:rsidRPr="00B078C3">
        <w:rPr>
          <w:rFonts w:ascii="FontbitDavid" w:hAnsi="FontbitDavid"/>
          <w:sz w:val="24"/>
          <w:rtl/>
        </w:rPr>
        <w:t xml:space="preserve">משכב ומושב דשכיח - מטמיא </w:t>
      </w:r>
      <w:ins w:id="96355" w:author="מנוע מכני" w:date="2026-10-11T12:04:39Z">
        <w:r>
          <w:rPr>
            <w:rFonts w:ascii="FontbitDavid" w:hAnsi="FontbitDavid"/>
            <w:sz w:val="24"/>
            <w:rtl/>
          </w:rPr>
          <w:t xml:space="preserve">לו</w:t>
        </w:r>
      </w:ins>
      <w:del w:id="96356" w:author="מנוע מכני" w:date="2026-10-11T12:04:39Z">
        <w:r w:rsidRPr="00B078C3">
          <w:rPr>
            <w:rFonts w:ascii="FontbitDavid" w:hAnsi="FontbitDavid"/>
            <w:sz w:val="24"/>
            <w:rtl/>
          </w:rPr>
          <w:delText xml:space="preserve">ליה</w:delText>
        </w:r>
      </w:del>
      <w:r w:rsidRPr="00B078C3">
        <w:rPr>
          <w:rFonts w:ascii="FontbitDavid" w:hAnsi="FontbitDavid"/>
          <w:sz w:val="24"/>
          <w:rtl/>
        </w:rPr>
        <w:t xml:space="preserve">, בועל דלא שכיח - </w:t>
      </w:r>
      <w:r w:rsidRPr="00B078C3">
        <w:rPr>
          <w:rFonts w:ascii="FontbitDavid" w:hAnsi="FontbitDavid"/>
          <w:sz w:val="24"/>
          <w:rtl/>
        </w:rPr>
        <w:t xml:space="preserve">לא</w:t>
      </w:r>
      <w:r w:rsidRPr="00B078C3">
        <w:rPr>
          <w:rFonts w:ascii="FontbitDavid" w:hAnsi="FontbitDavid"/>
          <w:sz w:val="24"/>
          <w:rtl/>
        </w:rPr>
        <w:t xml:space="preserve"> מטמיא.</w:t>
      </w:r>
    </w:p>
    <w:p w:rsidR="00E403F0" w:rsidRDefault="00E403F0" w:rsidP="00E403F0">
      <w:pPr>
        <w:rPr>
          <w:rFonts w:ascii="FontbitDavid" w:hAnsi="FontbitDavid"/>
          <w:sz w:val="24"/>
          <w:rtl/>
        </w:rPr>
      </w:pPr>
    </w:p>
    <w:p>
      <w:pPr>
        <w:pStyle w:val="afffff8"/>
        <w:rPr>
          <w:ins w:id="90011" w:author="קלוד" w:date="2026-10-11T12:23:38Z"/>
        </w:rPr>
      </w:pPr>
      <w:ins w:id="90012" w:author="קלוד" w:date="2026-10-11T12:23:38Z">
        <w:r>
          <w:rPr>
            <w:color w:val="7B3F00"/>
          </w:rPr>
          <w:t xml:space="preserve">טבלה יום שלאחריו ושמשה - תרבות רעה</w:t>
        </w:r>
      </w:ins>
    </w:p>
    <w:p>
      <w:pPr>
        <w:pStyle w:val="38"/>
        <w:rPr>
          <w:ins w:id="101563" w:author="מנוע מכני" w:date="2026-10-11T12:04:39Z"/>
        </w:rPr>
      </w:pPr>
      <w:r w:rsidRPr="00B078C3">
        <w:t xml:space="preserve">תנן</w:t>
      </w:r>
      <w:r w:rsidRPr="00B078C3">
        <w:t xml:space="preserve">:</w:t>
      </w:r>
    </w:p>
    <w:p w:rsidR="00E403F0" w:rsidRPr="00B078C3" w:rsidRDefault="00E403F0" w:rsidP="00E403F0">
      <w:pPr>
        <w:rPr>
          <w:rFonts w:ascii="FontbitDavid" w:hAnsi="FontbitDavid"/>
          <w:sz w:val="24"/>
          <w:rtl/>
        </w:rPr>
      </w:pPr>
      <w:del w:id="10156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טבלה יום שלאחריו ושמשה - הרי זו תרבות רעה, מגען ובעילתן תלויין.</w:t>
      </w:r>
    </w:p>
    <w:p w:rsidR="00E403F0" w:rsidRPr="00B078C3" w:rsidRDefault="00E403F0" w:rsidP="00E403F0">
      <w:pPr>
        <w:rPr>
          <w:rFonts w:ascii="FontbitDavid" w:hAnsi="FontbitDavid"/>
          <w:sz w:val="24"/>
          <w:rtl/>
        </w:rPr>
      </w:pPr>
      <w:ins w:id="96357" w:author="מנוע מכני" w:date="2026-10-11T12:04:39Z">
        <w:r>
          <w:rPr>
            <w:rFonts w:ascii="FontbitDavid" w:hAnsi="FontbitDavid"/>
            <w:sz w:val="24"/>
            <w:rtl/>
          </w:rPr>
          <w:t xml:space="preserve">מה</w:t>
        </w:r>
      </w:ins>
      <w:del w:id="96358" w:author="מנוע מכני" w:date="2026-10-11T12:04:39Z">
        <w:r w:rsidRPr="00B078C3">
          <w:rPr>
            <w:rFonts w:ascii="FontbitDavid" w:hAnsi="FontbitDavid"/>
            <w:sz w:val="24"/>
            <w:rtl/>
          </w:rPr>
          <w:delText xml:space="preserve">מאי</w:delText>
        </w:r>
      </w:del>
      <w:r w:rsidRPr="00B078C3">
        <w:rPr>
          <w:rFonts w:ascii="FontbitDavid" w:hAnsi="FontbitDavid"/>
          <w:sz w:val="24"/>
          <w:rtl/>
        </w:rPr>
        <w:t xml:space="preserve"> </w:t>
      </w:r>
      <w:ins w:id="94805" w:author="מנוע מכני" w:date="2026-10-11T12:04:39Z">
        <w:r>
          <w:rPr>
            <w:rFonts w:ascii="FontbitDavid" w:hAnsi="FontbitDavid"/>
            <w:sz w:val="24"/>
            <w:rtl/>
          </w:rPr>
          <w:t xml:space="preserve">לא</w:t>
        </w:r>
      </w:ins>
      <w:del w:id="94806" w:author="מנוע מכני" w:date="2026-10-11T12:04:39Z">
        <w:r w:rsidRPr="00B078C3">
          <w:rPr>
            <w:rFonts w:ascii="FontbitDavid" w:hAnsi="FontbitDavid"/>
            <w:sz w:val="24"/>
            <w:rtl/>
          </w:rPr>
          <w:delText xml:space="preserve">לאו</w:delText>
        </w:r>
      </w:del>
      <w:r w:rsidRPr="00B078C3">
        <w:rPr>
          <w:rFonts w:ascii="FontbitDavid" w:hAnsi="FontbitDavid"/>
          <w:sz w:val="24"/>
          <w:rtl/>
        </w:rPr>
        <w:t xml:space="preserve"> - דברי הכל היא? </w:t>
      </w:r>
      <w:r w:rsidRPr="00B078C3">
        <w:rPr>
          <w:rFonts w:ascii="FontbitDavid" w:hAnsi="FontbitDavid"/>
          <w:sz w:val="24"/>
          <w:rtl/>
        </w:rPr>
        <w:t xml:space="preserve">לא</w:t>
      </w:r>
      <w:r w:rsidRPr="00B078C3">
        <w:rPr>
          <w:rFonts w:ascii="FontbitDavid" w:hAnsi="FontbitDavid"/>
          <w:sz w:val="24"/>
          <w:rtl/>
        </w:rPr>
        <w:t xml:space="preserve">, </w:t>
      </w:r>
      <w:r w:rsidRPr="00B078C3">
        <w:rPr>
          <w:rFonts w:ascii="FontbitDavid" w:hAnsi="FontbitDavid"/>
          <w:sz w:val="24"/>
          <w:rtl/>
        </w:rPr>
        <w:t xml:space="preserve">ב"ה</w:t>
      </w:r>
      <w:r w:rsidRPr="00B078C3">
        <w:rPr>
          <w:rFonts w:ascii="FontbitDavid" w:hAnsi="FontbitDavid"/>
          <w:sz w:val="24"/>
          <w:rtl/>
        </w:rPr>
        <w:t xml:space="preserve"> היא.</w:t>
      </w:r>
    </w:p>
    <w:p>
      <w:pPr>
        <w:pStyle w:val="38"/>
        <w:rPr>
          <w:ins w:id="101565" w:author="מנוע מכני" w:date="2026-10-11T12:04:39Z"/>
        </w:rPr>
      </w:pPr>
      <w:r w:rsidRPr="00B078C3">
        <w:lastRenderedPageBreak/>
        <w:t xml:space="preserve">דתניא</w:t>
      </w:r>
      <w:r w:rsidRPr="00B078C3">
        <w:lastRenderedPageBreak/>
        <w:t xml:space="preserve">, </w:t>
      </w:r>
      <w:r w:rsidRPr="00B078C3">
        <w:lastRenderedPageBreak/>
        <w:t xml:space="preserve">א</w:t>
      </w:r>
      <w:r>
        <w:t xml:space="preserve">"ל</w:t>
      </w:r>
      <w:r>
        <w:t xml:space="preserve"> </w:t>
      </w:r>
      <w:ins w:id="92807" w:author="מנוע מכני" w:date="2026-10-11T12:04:39Z">
        <w:r>
          <w:t xml:space="preserve">ר"י</w:t>
        </w:r>
      </w:ins>
      <w:del w:id="92808" w:author="מנוע מכני" w:date="2026-10-11T12:04:39Z">
        <w:r>
          <w:delText xml:space="preserve">ר''י</w:delText>
        </w:r>
      </w:del>
      <w:r w:rsidRPr="00B078C3">
        <w:t xml:space="preserve"> לב"ה:</w:t>
      </w:r>
    </w:p>
    <w:p w:rsidR="00E403F0" w:rsidRPr="00B078C3" w:rsidRDefault="00E403F0" w:rsidP="00E403F0">
      <w:pPr>
        <w:pStyle w:val="a3"/>
        <w:rPr>
          <w:rtl/>
        </w:rPr>
      </w:pPr>
      <w:del w:id="101566" w:author="מנוע מכני" w:date="2026-10-11T12:04:39Z">
        <w:r w:rsidRPr="00B078C3">
          <w:rPr>
            <w:rtl/>
          </w:rPr>
          <w:delText xml:space="preserve"> </w:delText>
        </w:r>
      </w:del>
      <w:r w:rsidRPr="00B078C3">
        <w:rPr>
          <w:rtl/>
        </w:rPr>
        <w:t xml:space="preserve">וכי לזו אתם קורין תרבות רעה? והלא </w:t>
      </w:r>
      <w:r w:rsidRPr="00B078C3">
        <w:rPr>
          <w:rtl/>
        </w:rPr>
        <w:t xml:space="preserve">לא</w:t>
      </w:r>
      <w:r w:rsidRPr="00B078C3">
        <w:rPr>
          <w:rtl/>
        </w:rPr>
        <w:t xml:space="preserve"> נתכוון זה אלא לבעול</w:t>
      </w:r>
      <w:r>
        <w:rPr>
          <w:rFonts w:hint="cs"/>
          <w:rtl/>
        </w:rPr>
        <w:t xml:space="preserve"> </w:t>
      </w:r>
      <w:r w:rsidRPr="00B078C3">
        <w:rPr>
          <w:rtl/>
        </w:rPr>
        <w:t>שומרת יום כנגד יום.</w:t>
      </w:r>
    </w:p>
    <w:p>
      <w:pPr>
        <w:pStyle w:val="afffff8"/>
        <w:rPr>
          <w:ins w:id="90009" w:author="קלוד" w:date="2026-10-11T12:23:38Z"/>
        </w:rPr>
      </w:pPr>
      <w:ins w:id="90010" w:author="קלוד" w:date="2026-10-11T12:23:38Z">
        <w:r>
          <w:rPr>
            <w:color w:val="7B3F00"/>
          </w:rPr>
          <w:t xml:space="preserve">יום עשירי - כתשיעי הצריך שימור או כאחד עשר</w:t>
        </w:r>
      </w:ins>
    </w:p>
    <w:p w:rsidR="00E403F0" w:rsidRPr="00B078C3" w:rsidRDefault="00E403F0" w:rsidP="00E403F0">
      <w:pPr>
        <w:rPr>
          <w:rFonts w:ascii="FontbitDavid" w:hAnsi="FontbitDavid"/>
          <w:sz w:val="24"/>
          <w:rtl/>
        </w:rPr>
      </w:pPr>
      <w:r w:rsidRPr="00B078C3">
        <w:rPr>
          <w:rFonts w:ascii="FontbitDavid" w:hAnsi="FontbitDavid"/>
          <w:sz w:val="24"/>
          <w:rtl/>
        </w:rPr>
        <w:t xml:space="preserve">איתמר, עשירי</w:t>
      </w:r>
      <w:ins w:id="96985" w:author="מנוע מכני" w:date="2026-10-11T12:04:39Z">
        <w:r>
          <w:rPr>
            <w:rFonts w:ascii="FontbitDavid" w:hAnsi="FontbitDavid"/>
            <w:sz w:val="24"/>
            <w:rtl/>
          </w:rPr>
          <w:t xml:space="preserve">,</w:t>
        </w:r>
      </w:ins>
      <w:del w:id="96986" w:author="מנוע מכני" w:date="2026-10-11T12:04:39Z">
        <w:r w:rsidRPr="00B078C3">
          <w:rPr>
            <w:rFonts w:ascii="FontbitDavid" w:hAnsi="FontbitDavid"/>
            <w:sz w:val="24"/>
            <w:rtl/>
          </w:rPr>
          <w:delText xml:space="preserve">;</w:delText>
        </w:r>
      </w:del>
    </w:p>
    <w:p>
      <w:pPr>
        <w:pStyle w:val="38"/>
        <w:rPr>
          <w:ins w:id="101567" w:author="מנוע מכני" w:date="2026-10-11T12:04:39Z"/>
        </w:rPr>
      </w:pPr>
      <w:r w:rsidRPr="00B078C3">
        <w:t xml:space="preserve">ר</w:t>
      </w:r>
      <w:ins w:id="92809" w:author="מנוע מכני" w:date="2026-10-11T12:04:39Z">
        <w:r>
          <w:t xml:space="preserve">י"ו</w:t>
        </w:r>
      </w:ins>
      <w:del w:id="92810" w:author="מנוע מכני" w:date="2026-10-11T12:04:39Z">
        <w:r w:rsidRPr="00B078C3">
          <w:delText xml:space="preserve">י''ו</w:delText>
        </w:r>
      </w:del>
      <w:del w:id="101839"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56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עשירי כתשיעי, מה תשיעי - בעי שימור, אף עשירי - בעי שימור.</w:t>
      </w:r>
    </w:p>
    <w:p>
      <w:pPr>
        <w:pStyle w:val="38"/>
        <w:rPr>
          <w:ins w:id="101569" w:author="מנוע מכני" w:date="2026-10-11T12:04:39Z"/>
        </w:rPr>
      </w:pPr>
      <w:r w:rsidRPr="00B078C3">
        <w:t xml:space="preserve">ר"ל</w:t>
      </w:r>
      <w:del w:id="101840"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570"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עשירי כאחד עשר, מה אחד עשר - </w:t>
      </w:r>
      <w:ins w:id="97625" w:author="מנוע מכני" w:date="2026-10-11T12:04:39Z">
        <w:r>
          <w:rPr>
            <w:rFonts w:ascii="FontbitDavid" w:hAnsi="FontbitDavid"/>
            <w:sz w:val="24"/>
            <w:rtl/>
          </w:rPr>
          <w:t xml:space="preserve">לא</w:t>
        </w:r>
        <w:r>
          <w:rPr>
            <w:rFonts w:ascii="FontbitDavid" w:hAnsi="FontbitDavid"/>
            <w:sz w:val="24"/>
            <w:rtl/>
          </w:rPr>
          <w:t xml:space="preserve"> צריך</w:t>
        </w:r>
      </w:ins>
      <w:del w:id="97626" w:author="מנוע מכני" w:date="2026-10-11T12:04:39Z">
        <w:r w:rsidRPr="00B078C3">
          <w:rPr>
            <w:rFonts w:ascii="FontbitDavid" w:hAnsi="FontbitDavid"/>
            <w:sz w:val="24"/>
            <w:rtl/>
          </w:rPr>
          <w:delText xml:space="preserve">לא בעי</w:delText>
        </w:r>
      </w:del>
      <w:r w:rsidRPr="00B078C3">
        <w:rPr>
          <w:rFonts w:ascii="FontbitDavid" w:hAnsi="FontbitDavid"/>
          <w:sz w:val="24"/>
          <w:rtl/>
        </w:rPr>
        <w:t xml:space="preserve"> שימור, אף עשירי - </w:t>
      </w:r>
      <w:ins w:id="97627" w:author="מנוע מכני" w:date="2026-10-11T12:04:39Z">
        <w:r>
          <w:rPr>
            <w:rFonts w:ascii="FontbitDavid" w:hAnsi="FontbitDavid"/>
            <w:sz w:val="24"/>
            <w:rtl/>
          </w:rPr>
          <w:t xml:space="preserve">לא</w:t>
        </w:r>
        <w:r>
          <w:rPr>
            <w:rFonts w:ascii="FontbitDavid" w:hAnsi="FontbitDavid"/>
            <w:sz w:val="24"/>
            <w:rtl/>
          </w:rPr>
          <w:t xml:space="preserve"> צריך</w:t>
        </w:r>
      </w:ins>
      <w:del w:id="97628" w:author="מנוע מכני" w:date="2026-10-11T12:04:39Z">
        <w:r w:rsidRPr="00B078C3">
          <w:rPr>
            <w:rFonts w:ascii="FontbitDavid" w:hAnsi="FontbitDavid"/>
            <w:sz w:val="24"/>
            <w:rtl/>
          </w:rPr>
          <w:delText xml:space="preserve">לא בעי</w:delText>
        </w:r>
      </w:del>
      <w:r w:rsidRPr="00B078C3">
        <w:rPr>
          <w:rFonts w:ascii="FontbitDavid" w:hAnsi="FontbitDavid"/>
          <w:sz w:val="24"/>
          <w:rtl/>
        </w:rPr>
        <w:t xml:space="preserve"> שימור.</w:t>
      </w:r>
    </w:p>
    <w:p>
      <w:pPr>
        <w:pStyle w:val="afffff8"/>
        <w:rPr>
          <w:ins w:id="90007" w:author="קלוד" w:date="2026-10-11T12:23:38Z"/>
        </w:rPr>
      </w:pPr>
      <w:ins w:id="90008" w:author="קלוד" w:date="2026-10-11T12:23:38Z">
        <w:r>
          <w:rPr>
            <w:color w:val="7B3F00"/>
          </w:rPr>
          <w:t xml:space="preserve">אחד עשר יום שבין נדה לנדה - הלכה למשה מסיני</w:t>
        </w:r>
      </w:ins>
    </w:p>
    <w:p w:rsidR="00E403F0" w:rsidRDefault="00E403F0" w:rsidP="00E403F0">
      <w:pPr>
        <w:pStyle w:val="a3"/>
        <w:rPr>
          <w:rtl/>
        </w:rPr>
      </w:pPr>
      <w:ins w:id="94807" w:author="מנוע מכני" w:date="2026-10-11T12:04:39Z">
        <w:r>
          <w:rPr>
            <w:rtl/>
          </w:rPr>
          <w:t xml:space="preserve">יש</w:t>
        </w:r>
      </w:ins>
      <w:del w:id="94808" w:author="מנוע מכני" w:date="2026-10-11T12:04:39Z">
        <w:r w:rsidRPr="00B078C3">
          <w:rPr>
            <w:rtl/>
          </w:rPr>
          <w:delText xml:space="preserve">איכא</w:delText>
        </w:r>
      </w:del>
      <w:r w:rsidRPr="00B078C3">
        <w:rPr>
          <w:rtl/>
        </w:rPr>
        <w:t xml:space="preserve"> </w:t>
      </w:r>
      <w:ins w:id="98115" w:author="מנוע מכני" w:date="2026-10-11T12:04:39Z">
        <w:r>
          <w:rPr>
            <w:rtl/>
          </w:rPr>
          <w:t xml:space="preserve">דשונה</w:t>
        </w:r>
      </w:ins>
      <w:del w:id="98116" w:author="מנוע מכני" w:date="2026-10-11T12:04:39Z">
        <w:r w:rsidRPr="00B078C3">
          <w:rPr>
            <w:rtl/>
          </w:rPr>
          <w:delText xml:space="preserve">דמתני</w:delText>
        </w:r>
      </w:del>
      <w:r w:rsidRPr="00B078C3">
        <w:rPr>
          <w:rtl/>
        </w:rPr>
        <w:t xml:space="preserve"> לה אהא </w:t>
      </w:r>
      <w:r>
        <w:rPr>
          <w:rtl/>
        </w:rPr>
        <w:t>–</w:t>
      </w:r>
      <w:r w:rsidRPr="00B078C3">
        <w:rPr>
          <w:rtl/>
        </w:rPr>
        <w:t xml:space="preserve"> </w:t>
      </w:r>
      <w:ins w:id="92811" w:author="מנוע מכני" w:date="2026-10-11T12:04:39Z">
        <w:r>
          <w:rPr>
            <w:rFonts w:hint="cs"/>
            <w:rtl/>
          </w:rPr>
          <w:t xml:space="preserve">א"ל</w:t>
        </w:r>
      </w:ins>
      <w:del w:id="92812" w:author="מנוע מכני" w:date="2026-10-11T12:04:39Z">
        <w:r>
          <w:rPr>
            <w:rFonts w:hint="cs"/>
            <w:rtl/>
          </w:rPr>
          <w:delText xml:space="preserve">א''ל</w:delText>
        </w:r>
      </w:del>
      <w:r>
        <w:rPr>
          <w:rFonts w:hint="cs"/>
          <w:rtl/>
        </w:rPr>
        <w:t xml:space="preserve"> </w:t>
      </w:r>
      <w:r>
        <w:rPr>
          <w:rStyle w:val="2fb"/>
          <w:rFonts w:hint="cs"/>
          <w:rtl/>
        </w:rPr>
        <w:t xml:space="preserve">רא</w:t>
      </w:r>
      <w:ins w:id="92813" w:author="מנוע מכני" w:date="2026-10-11T12:04:39Z">
        <w:r>
          <w:rPr>
            <w:rStyle w:val="2fb"/>
            <w:rFonts w:hint="cs"/>
            <w:rtl/>
          </w:rPr>
          <w:t xml:space="preserve">ב"ע</w:t>
        </w:r>
      </w:ins>
      <w:del w:id="92814" w:author="מנוע מכני" w:date="2026-10-11T12:04:39Z">
        <w:r>
          <w:rPr>
            <w:rFonts w:hint="cs"/>
            <w:rtl/>
          </w:rPr>
          <w:delText xml:space="preserve">ב''ע</w:delText>
        </w:r>
      </w:del>
      <w:r>
        <w:rPr>
          <w:rFonts w:hint="cs"/>
          <w:rtl/>
        </w:rPr>
        <w:t xml:space="preserve"> </w:t>
      </w:r>
      <w:r>
        <w:rPr>
          <w:rStyle w:val="2fb"/>
          <w:rFonts w:hint="cs"/>
          <w:rtl/>
        </w:rPr>
        <w:t xml:space="preserve">ל</w:t>
      </w:r>
      <w:ins w:id="92815" w:author="מנוע מכני" w:date="2026-10-11T12:04:39Z">
        <w:r>
          <w:rPr>
            <w:rStyle w:val="2fb"/>
            <w:rFonts w:hint="cs"/>
            <w:rtl/>
          </w:rPr>
          <w:t xml:space="preserve">ר"ע</w:t>
        </w:r>
      </w:ins>
      <w:del w:id="92816" w:author="מנוע מכני" w:date="2026-10-11T12:04:39Z">
        <w:r>
          <w:rPr>
            <w:rFonts w:hint="cs"/>
            <w:rtl/>
          </w:rPr>
          <w:delText xml:space="preserve">ר''ע</w:delText>
        </w:r>
      </w:del>
      <w:r>
        <w:rPr>
          <w:rtl/>
        </w:rPr>
        <w:t xml:space="preserve">: אפי' אתה </w:t>
      </w:r>
      <w:r>
        <w:rPr>
          <w:rStyle w:val="2fb"/>
          <w:rtl/>
        </w:rPr>
        <w:t xml:space="preserve">מרבה</w:t>
      </w:r>
      <w:r>
        <w:rPr>
          <w:rtl/>
        </w:rPr>
        <w:t xml:space="preserve"> </w:t>
      </w:r>
      <w:r w:rsidRPr="00B078C3">
        <w:rPr>
          <w:rtl/>
        </w:rPr>
        <w:t>בשמן</w:t>
      </w:r>
      <w:r>
        <w:rPr>
          <w:rFonts w:hint="cs"/>
          <w:rtl/>
        </w:rPr>
        <w:t xml:space="preserve"> </w:t>
      </w:r>
      <w:r w:rsidRPr="00B078C3">
        <w:rPr>
          <w:rtl/>
        </w:rPr>
        <w:t xml:space="preserve">כל היום כולו - איני שומע לך, </w:t>
      </w:r>
      <w:r w:rsidRPr="00017C1D">
        <w:rPr>
          <w:spacing w:val="-8"/>
          <w:rtl/>
        </w:rPr>
        <w:t>אלא, חצי לוג שמן לתודה, ורביעית יין לנזיר, ואחד עשר יום שבין נדה לנדה הלכה למשה מסיני.</w:t>
      </w:r>
    </w:p>
    <w:p>
      <w:pPr>
        <w:pStyle w:val="38"/>
        <w:rPr>
          <w:ins w:id="101571" w:author="מנוע מכני" w:date="2026-10-11T12:04:39Z"/>
        </w:rPr>
      </w:pPr>
      <w:r w:rsidRPr="00531CEA">
        <w:t>הלכה</w:t>
      </w:r>
      <w:r w:rsidRPr="00B078C3">
        <w:t xml:space="preserve"> ר' יוחנן</w:t>
      </w:r>
      <w:del w:id="101841" w:author="מנוע מכני" w:date="2026-10-11T12:04:39Z">
        <w:r w:rsidRPr="00B078C3">
          <w:delText xml:space="preserve"> אמר</w:delText>
        </w:r>
      </w:del>
      <w:r w:rsidRPr="00B078C3">
        <w:t xml:space="preserve">:</w:t>
      </w:r>
    </w:p>
    <w:p w:rsidR="00E403F0" w:rsidRPr="00B078C3" w:rsidRDefault="00E403F0" w:rsidP="00E403F0">
      <w:pPr>
        <w:rPr>
          <w:rFonts w:ascii="FontbitDavid" w:hAnsi="FontbitDavid"/>
          <w:sz w:val="24"/>
          <w:rtl/>
        </w:rPr>
      </w:pPr>
      <w:del w:id="101572"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י"א.</w:t>
      </w:r>
    </w:p>
    <w:p>
      <w:pPr>
        <w:pStyle w:val="38"/>
        <w:rPr>
          <w:ins w:id="101573" w:author="מנוע מכני" w:date="2026-10-11T12:04:39Z"/>
        </w:rPr>
      </w:pPr>
      <w:r w:rsidRPr="00B078C3">
        <w:t xml:space="preserve">ר"ל:</w:t>
      </w:r>
    </w:p>
    <w:p w:rsidR="00E403F0" w:rsidRPr="00B078C3" w:rsidRDefault="00E403F0" w:rsidP="00E403F0">
      <w:pPr>
        <w:rPr>
          <w:rFonts w:ascii="FontbitDavid" w:hAnsi="FontbitDavid"/>
          <w:sz w:val="24"/>
          <w:rtl/>
        </w:rPr>
      </w:pPr>
      <w:del w:id="101574"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הלכות אחד עשר.</w:t>
      </w:r>
    </w:p>
    <w:p>
      <w:pPr>
        <w:pStyle w:val="38"/>
        <w:rPr>
          <w:ins w:id="101575" w:author="מנוע מכני" w:date="2026-10-11T12:04:39Z"/>
        </w:rPr>
      </w:pPr>
      <w:r w:rsidRPr="00B078C3">
        <w:t xml:space="preserve">ר' יוחנן:</w:t>
      </w:r>
    </w:p>
    <w:p w:rsidR="00E403F0" w:rsidRPr="00B078C3" w:rsidRDefault="00E403F0" w:rsidP="00E403F0">
      <w:pPr>
        <w:rPr>
          <w:rFonts w:ascii="FontbitDavid" w:hAnsi="FontbitDavid"/>
          <w:sz w:val="24"/>
          <w:rtl/>
        </w:rPr>
      </w:pPr>
      <w:del w:id="101576"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הלכה אחד עשר, אחד עשר הוא </w:t>
      </w:r>
      <w:ins w:id="97629" w:author="מנוע מכני" w:date="2026-10-11T12:04:39Z">
        <w:r>
          <w:rPr>
            <w:rFonts w:ascii="FontbitDavid" w:hAnsi="FontbitDavid"/>
            <w:sz w:val="24"/>
            <w:rtl/>
          </w:rPr>
          <w:t xml:space="preserve">דלא צריך</w:t>
        </w:r>
      </w:ins>
      <w:del w:id="97630" w:author="מנוע מכני" w:date="2026-10-11T12:04:39Z">
        <w:r w:rsidRPr="00B078C3">
          <w:rPr>
            <w:rFonts w:ascii="FontbitDavid" w:hAnsi="FontbitDavid"/>
            <w:sz w:val="24"/>
            <w:rtl/>
          </w:rPr>
          <w:delText xml:space="preserve">דלא בעי</w:delText>
        </w:r>
      </w:del>
      <w:r w:rsidRPr="00B078C3">
        <w:rPr>
          <w:rFonts w:ascii="FontbitDavid" w:hAnsi="FontbitDavid"/>
          <w:sz w:val="24"/>
          <w:rtl/>
        </w:rPr>
        <w:t xml:space="preserve"> שימור - הא לאחריני </w:t>
      </w:r>
      <w:ins w:id="97845" w:author="מנוע מכני" w:date="2026-10-11T12:04:39Z">
        <w:r>
          <w:rPr>
            <w:rFonts w:ascii="FontbitDavid" w:hAnsi="FontbitDavid"/>
            <w:sz w:val="24"/>
            <w:rtl/>
          </w:rPr>
          <w:t xml:space="preserve">עשה</w:t>
        </w:r>
      </w:ins>
      <w:del w:id="97846" w:author="מנוע מכני" w:date="2026-10-11T12:04:39Z">
        <w:r w:rsidRPr="00B078C3">
          <w:rPr>
            <w:rFonts w:ascii="FontbitDavid" w:hAnsi="FontbitDavid"/>
            <w:sz w:val="24"/>
            <w:rtl/>
          </w:rPr>
          <w:delText xml:space="preserve">עביד</w:delText>
        </w:r>
      </w:del>
      <w:r w:rsidRPr="00B078C3">
        <w:rPr>
          <w:rFonts w:ascii="FontbitDavid" w:hAnsi="FontbitDavid"/>
          <w:sz w:val="24"/>
          <w:rtl/>
        </w:rPr>
        <w:t xml:space="preserve"> שימור.</w:t>
      </w:r>
    </w:p>
    <w:p>
      <w:pPr>
        <w:pStyle w:val="38"/>
        <w:rPr>
          <w:ins w:id="101577" w:author="מנוע מכני" w:date="2026-10-11T12:04:39Z"/>
        </w:rPr>
      </w:pPr>
      <w:r w:rsidRPr="00B078C3">
        <w:t xml:space="preserve">ור"ל:</w:t>
      </w:r>
    </w:p>
    <w:p w:rsidR="00E403F0" w:rsidRPr="00B078C3" w:rsidRDefault="00E403F0" w:rsidP="00E403F0">
      <w:pPr>
        <w:rPr>
          <w:rFonts w:ascii="FontbitDavid" w:hAnsi="FontbitDavid"/>
          <w:sz w:val="24"/>
          <w:rtl/>
        </w:rPr>
      </w:pPr>
      <w:del w:id="101578" w:author="מנוע מכני" w:date="2026-10-11T12:04:39Z">
        <w:r w:rsidRPr="00B078C3">
          <w:rPr>
            <w:rFonts w:ascii="FontbitDavid" w:hAnsi="FontbitDavid"/>
            <w:sz w:val="24"/>
            <w:rtl/>
          </w:rPr>
          <w:delText xml:space="preserve"> </w:delText>
        </w:r>
      </w:del>
      <w:r w:rsidRPr="00B078C3">
        <w:rPr>
          <w:rFonts w:ascii="FontbitDavid" w:hAnsi="FontbitDavid"/>
          <w:sz w:val="24"/>
          <w:rtl/>
        </w:rPr>
        <w:t xml:space="preserve">הלכות אחד עשר, </w:t>
      </w:r>
      <w:r w:rsidRPr="00B078C3">
        <w:rPr>
          <w:rFonts w:ascii="FontbitDavid" w:hAnsi="FontbitDavid"/>
          <w:sz w:val="24"/>
          <w:rtl/>
        </w:rPr>
        <w:t xml:space="preserve">לא</w:t>
      </w:r>
      <w:r w:rsidRPr="00B078C3">
        <w:rPr>
          <w:rFonts w:ascii="FontbitDavid" w:hAnsi="FontbitDavid"/>
          <w:sz w:val="24"/>
          <w:rtl/>
        </w:rPr>
        <w:t xml:space="preserve"> אחד עשר בעי שימור, ולא שימור לעשירי הוי.</w:t>
      </w:r>
    </w:p>
    <w:p>
      <w:pPr>
        <w:pStyle w:val="afffff8"/>
        <w:rPr>
          <w:ins w:id="90005" w:author="קלוד" w:date="2026-10-11T12:23:38Z"/>
        </w:rPr>
      </w:pPr>
      <w:ins w:id="90006" w:author="קלוד" w:date="2026-10-11T12:23:38Z">
        <w:r>
          <w:rPr>
            <w:color w:val="7B3F00"/>
          </w:rPr>
          <w:t xml:space="preserve">ימי זיבה - 'בלא עת נדתה' ו'או כי תזוב'</w:t>
        </w:r>
      </w:ins>
    </w:p>
    <w:p w:rsidR="00E403F0" w:rsidRPr="008E43DF" w:rsidRDefault="00E403F0" w:rsidP="00E403F0">
      <w:pPr>
        <w:pStyle w:val="a3"/>
        <w:rPr>
          <w:rStyle w:val="afffff0"/>
          <w:rtl/>
        </w:rPr>
      </w:pPr>
      <w:ins w:id="96363" w:author="מנוע מכני" w:date="2026-10-11T12:04:39Z">
        <w:r>
          <w:rPr>
            <w:rtl/>
          </w:rPr>
          <w:t xml:space="preserve">אלו</w:t>
        </w:r>
      </w:ins>
      <w:del w:id="96364" w:author="מנוע מכני" w:date="2026-10-11T12:04:39Z">
        <w:r w:rsidRPr="00B078C3">
          <w:rPr>
            <w:rtl/>
          </w:rPr>
          <w:delText xml:space="preserve">הני</w:delText>
        </w:r>
      </w:del>
      <w:r w:rsidRPr="00B078C3">
        <w:rPr>
          <w:rtl/>
        </w:rPr>
        <w:t xml:space="preserve"> הלכות </w:t>
      </w:r>
      <w:ins w:id="96359" w:author="מנוע מכני" w:date="2026-10-11T12:04:39Z">
        <w:r>
          <w:rPr>
            <w:rtl/>
          </w:rPr>
          <w:t xml:space="preserve">הם</w:t>
        </w:r>
      </w:ins>
      <w:del w:id="96360" w:author="מנוע מכני" w:date="2026-10-11T12:04:39Z">
        <w:r w:rsidRPr="00B078C3">
          <w:rPr>
            <w:rtl/>
          </w:rPr>
          <w:delText xml:space="preserve">נינהו</w:delText>
        </w:r>
      </w:del>
      <w:r w:rsidRPr="00B078C3">
        <w:rPr>
          <w:rtl/>
        </w:rPr>
        <w:t xml:space="preserve">? </w:t>
      </w:r>
      <w:ins w:id="96365" w:author="מנוע מכני" w:date="2026-10-11T12:04:39Z">
        <w:r>
          <w:rPr>
            <w:rtl/>
          </w:rPr>
          <w:t xml:space="preserve">אלו</w:t>
        </w:r>
      </w:ins>
      <w:del w:id="96366" w:author="מנוע מכני" w:date="2026-10-11T12:04:39Z">
        <w:r w:rsidRPr="00B078C3">
          <w:rPr>
            <w:rtl/>
          </w:rPr>
          <w:delText xml:space="preserve">הני</w:delText>
        </w:r>
      </w:del>
      <w:r w:rsidRPr="00B078C3">
        <w:rPr>
          <w:rtl/>
        </w:rPr>
        <w:t xml:space="preserve"> קראי </w:t>
      </w:r>
      <w:ins w:id="96361" w:author="מנוע מכני" w:date="2026-10-11T12:04:39Z">
        <w:r>
          <w:rPr>
            <w:rtl/>
          </w:rPr>
          <w:t xml:space="preserve">הם</w:t>
        </w:r>
      </w:ins>
      <w:del w:id="96362" w:author="מנוע מכני" w:date="2026-10-11T12:04:39Z">
        <w:r w:rsidRPr="00B078C3">
          <w:rPr>
            <w:rtl/>
          </w:rPr>
          <w:delText xml:space="preserve">נינהו</w:delText>
        </w:r>
      </w:del>
      <w:r w:rsidRPr="00B078C3">
        <w:rPr>
          <w:rtl/>
        </w:rPr>
        <w:t xml:space="preserve">! </w:t>
      </w:r>
      <w:r w:rsidRPr="00B078C3">
        <w:rPr>
          <w:rtl/>
        </w:rPr>
        <w:t xml:space="preserve">דתניא</w:t>
      </w:r>
      <w:r w:rsidRPr="00B078C3">
        <w:rPr>
          <w:rtl/>
        </w:rPr>
        <w:t xml:space="preserve">: יכול הרואה ג' ימים בתחילת נדה רצופים תהא זבה, </w:t>
      </w:r>
      <w:r w:rsidRPr="00017C1D">
        <w:rPr>
          <w:spacing w:val="-6"/>
          <w:rtl/>
        </w:rPr>
        <w:t xml:space="preserve">ומה אני מקיים </w:t>
      </w:r>
      <w:r w:rsidRPr="00017C1D">
        <w:rPr>
          <w:rStyle w:val="afffff0"/>
          <w:rFonts w:hint="cs"/>
          <w:spacing w:val="-6"/>
          <w:rtl/>
        </w:rPr>
        <w:t>'</w:t>
      </w:r>
      <w:r w:rsidRPr="00017C1D">
        <w:rPr>
          <w:rStyle w:val="afffff0"/>
          <w:spacing w:val="-6"/>
          <w:rtl/>
        </w:rPr>
        <w:t>אשה כי תהיה זבה דם יהיה זובה</w:t>
      </w:r>
      <w:r w:rsidRPr="00017C1D">
        <w:rPr>
          <w:rStyle w:val="afffff0"/>
          <w:rFonts w:hint="cs"/>
          <w:spacing w:val="-6"/>
          <w:rtl/>
        </w:rPr>
        <w:t>'</w:t>
      </w:r>
      <w:r w:rsidRPr="00017C1D">
        <w:rPr>
          <w:spacing w:val="-6"/>
          <w:rtl/>
        </w:rPr>
        <w:t xml:space="preserve"> - ברואה יום אחד</w:t>
      </w:r>
      <w:r w:rsidRPr="00017C1D">
        <w:rPr>
          <w:rFonts w:hint="cs"/>
          <w:spacing w:val="-6"/>
          <w:rtl/>
        </w:rPr>
        <w:t xml:space="preserve"> </w:t>
      </w:r>
      <w:ins w:id="92817" w:author="מנוע מכני" w:date="2026-10-11T12:04:39Z">
        <w:r>
          <w:rPr>
            <w:rFonts w:hint="cs"/>
            <w:spacing w:val="-6"/>
            <w:rtl/>
          </w:rPr>
          <w:t xml:space="preserve">ת"ל</w:t>
        </w:r>
      </w:ins>
      <w:del w:id="92818" w:author="מנוע מכני" w:date="2026-10-11T12:04:39Z">
        <w:r w:rsidRPr="00017C1D">
          <w:rPr>
            <w:rFonts w:hint="cs"/>
            <w:spacing w:val="-6"/>
            <w:rtl/>
          </w:rPr>
          <w:delText xml:space="preserve">ת''ל</w:delText>
        </w:r>
      </w:del>
      <w:r w:rsidRPr="00017C1D">
        <w:rPr>
          <w:spacing w:val="-6"/>
          <w:rtl/>
        </w:rPr>
        <w:t xml:space="preserve">: </w:t>
      </w:r>
      <w:r w:rsidRPr="00017C1D">
        <w:rPr>
          <w:rStyle w:val="afffff0"/>
          <w:spacing w:val="-6"/>
          <w:rtl/>
        </w:rPr>
        <w:t>בלא עת נדתה סמוך לנדתה.</w:t>
      </w:r>
    </w:p>
    <w:p w:rsidR="00E403F0" w:rsidRDefault="00E403F0" w:rsidP="00E403F0">
      <w:pPr>
        <w:pStyle w:val="afff3"/>
        <w:framePr w:wrap="around"/>
        <w:rPr>
          <w:rtl/>
        </w:rPr>
      </w:pPr>
      <w:r>
        <w:rPr>
          <w:rFonts w:hint="cs"/>
          <w:rtl/>
        </w:rPr>
        <w:t>עג.</w:t>
      </w:r>
    </w:p>
    <w:p w:rsidR="00E403F0" w:rsidRPr="00B078C3" w:rsidRDefault="00E403F0" w:rsidP="00E403F0">
      <w:pPr>
        <w:rPr>
          <w:rFonts w:ascii="FontbitDavid" w:hAnsi="FontbitDavid"/>
          <w:sz w:val="24"/>
          <w:rtl/>
        </w:rPr>
      </w:pPr>
      <w:r w:rsidRPr="00B078C3">
        <w:rPr>
          <w:rFonts w:ascii="FontbitDavid" w:hAnsi="FontbitDavid"/>
          <w:sz w:val="24"/>
          <w:rtl/>
        </w:rPr>
        <w:t xml:space="preserve">ואין לי אלא סמוך לנדתה, מופלג לנדתה יום אחד מנין - </w:t>
      </w:r>
      <w:r w:rsidRPr="00B078C3">
        <w:rPr>
          <w:rFonts w:ascii="FontbitDavid" w:hAnsi="FontbitDavid"/>
          <w:sz w:val="24"/>
          <w:rtl/>
        </w:rPr>
        <w:t xml:space="preserve">ת"ל</w:t>
      </w:r>
      <w:r w:rsidRPr="00B078C3">
        <w:rPr>
          <w:rFonts w:ascii="FontbitDavid" w:hAnsi="FontbitDavid"/>
          <w:sz w:val="24"/>
          <w:rtl/>
        </w:rPr>
        <w:t xml:space="preserve"> </w:t>
      </w:r>
      <w:r w:rsidRPr="008E43DF">
        <w:rPr>
          <w:rStyle w:val="afffff0"/>
          <w:rFonts w:hint="cs"/>
          <w:rtl/>
        </w:rPr>
        <w:t>'</w:t>
      </w:r>
      <w:ins w:id="90637" w:author="Claude - סמנטי" w:date="2026-10-11T12:19:29Z">
        <w:r>
          <w:rPr>
            <w:rStyle w:val="afffff0"/>
            <w:rtl/>
          </w:rPr>
          <w:t xml:space="preserve">אוֹ כִי תָזוּב</w:t>
        </w:r>
      </w:ins>
      <w:del w:id="90638" w:author="Claude - סמנטי" w:date="2026-10-11T12:19:29Z">
        <w:r w:rsidRPr="008E43DF">
          <w:rPr>
            <w:rStyle w:val="afffff0"/>
            <w:rtl/>
          </w:rPr>
          <w:delText xml:space="preserve">או כי תזוב</w:delText>
        </w:r>
      </w:del>
      <w:r w:rsidRPr="008E43DF">
        <w:rPr>
          <w:rStyle w:val="afffff0"/>
          <w:rFonts w:hint="cs"/>
          <w:rtl/>
        </w:rPr>
        <w:t>'</w:t>
      </w:r>
      <w:r w:rsidRPr="00B078C3">
        <w:rPr>
          <w:rFonts w:ascii="FontbitDavid" w:hAnsi="FontbitDavid"/>
          <w:sz w:val="24"/>
          <w:rtl/>
        </w:rPr>
        <w:t>.</w:t>
      </w:r>
    </w:p>
    <w:p w:rsidR="00E403F0" w:rsidRDefault="00E403F0" w:rsidP="00E403F0">
      <w:pPr>
        <w:rPr>
          <w:rFonts w:ascii="FontbitDavid" w:hAnsi="FontbitDavid"/>
          <w:sz w:val="24"/>
          <w:rtl/>
        </w:rPr>
      </w:pPr>
      <w:r w:rsidRPr="00B078C3">
        <w:rPr>
          <w:rFonts w:ascii="FontbitDavid" w:hAnsi="FontbitDavid"/>
          <w:sz w:val="24"/>
          <w:rtl/>
        </w:rPr>
        <w:t xml:space="preserve">אין לי אלא יום אחד, מנין לרבות מופלג שנים, שלשה, ארבעה, חמשה, ששה, ושבעה, שמונה, תשעה, עשרה, מנין? </w:t>
      </w:r>
    </w:p>
    <w:p>
      <w:pPr>
        <w:pStyle w:val="38"/>
        <w:rPr>
          <w:ins w:id="101639" w:author="מנוע מכני" w:date="2026-10-11T12:04:39Z"/>
        </w:rPr>
      </w:pPr>
      <w:r w:rsidRPr="00017C1D">
        <w:t xml:space="preserve">אמרת,</w:t>
      </w:r>
    </w:p>
    <w:p w:rsidR="00E403F0" w:rsidRPr="00017C1D" w:rsidRDefault="00E403F0" w:rsidP="00E403F0">
      <w:pPr>
        <w:pStyle w:val="a3"/>
        <w:rPr>
          <w:spacing w:val="-8"/>
          <w:rtl/>
        </w:rPr>
      </w:pPr>
      <w:del w:id="101640" w:author="מנוע מכני" w:date="2026-10-11T12:04:39Z">
        <w:r w:rsidRPr="00017C1D">
          <w:rPr>
            <w:spacing w:val="-8"/>
            <w:rtl/>
          </w:rPr>
          <w:delText xml:space="preserve"> </w:delText>
        </w:r>
      </w:del>
      <w:r w:rsidRPr="00017C1D">
        <w:rPr>
          <w:spacing w:val="-8"/>
          <w:rtl/>
        </w:rPr>
        <w:t xml:space="preserve">מה מצינו ברביעי שראוי לספירה וראוי לזיבה, אף אני אביא העשירי שראוי לספירה וראוי לזיבה.</w:t>
      </w:r>
    </w:p>
    <w:p w:rsidR="00E403F0" w:rsidRDefault="00E403F0" w:rsidP="00E403F0">
      <w:pPr>
        <w:rPr>
          <w:rFonts w:ascii="FontbitDavid" w:hAnsi="FontbitDavid"/>
          <w:sz w:val="24"/>
          <w:rtl/>
        </w:rPr>
      </w:pPr>
      <w:r w:rsidRPr="00B078C3">
        <w:rPr>
          <w:rFonts w:ascii="FontbitDavid" w:hAnsi="FontbitDavid"/>
          <w:sz w:val="24"/>
          <w:rtl/>
        </w:rPr>
        <w:t xml:space="preserve">לרבות אחד עשר - </w:t>
      </w:r>
      <w:r w:rsidRPr="00B078C3">
        <w:rPr>
          <w:rFonts w:ascii="FontbitDavid" w:hAnsi="FontbitDavid"/>
          <w:sz w:val="24"/>
          <w:rtl/>
        </w:rPr>
        <w:t xml:space="preserve">ת"ל</w:t>
      </w:r>
      <w:r w:rsidRPr="00B078C3">
        <w:rPr>
          <w:rFonts w:ascii="FontbitDavid" w:hAnsi="FontbitDavid"/>
          <w:sz w:val="24"/>
          <w:rtl/>
        </w:rPr>
        <w:t xml:space="preserve"> </w:t>
      </w:r>
      <w:r w:rsidRPr="008E43DF">
        <w:rPr>
          <w:rStyle w:val="afffff0"/>
          <w:rFonts w:hint="cs"/>
          <w:rtl/>
        </w:rPr>
        <w:t>'</w:t>
      </w:r>
      <w:ins w:id="90639" w:author="Claude - סמנטי" w:date="2026-10-11T12:19:29Z">
        <w:r>
          <w:rPr>
            <w:rStyle w:val="afffff0"/>
            <w:rtl/>
          </w:rPr>
          <w:t xml:space="preserve">בְּלֹא עֶת נִדָּתָהּ</w:t>
        </w:r>
      </w:ins>
      <w:del w:id="90640" w:author="Claude - סמנטי" w:date="2026-10-11T12:19:29Z">
        <w:r w:rsidRPr="008E43DF">
          <w:rPr>
            <w:rStyle w:val="afffff0"/>
            <w:rtl/>
          </w:rPr>
          <w:delText xml:space="preserve">בלא עת נדתה</w:delText>
        </w:r>
      </w:del>
      <w:r w:rsidRPr="008E43DF">
        <w:rPr>
          <w:rStyle w:val="afffff0"/>
          <w:rFonts w:hint="cs"/>
          <w:rtl/>
        </w:rPr>
        <w:t>'</w:t>
      </w:r>
      <w:r w:rsidRPr="00B078C3">
        <w:rPr>
          <w:rFonts w:ascii="FontbitDavid" w:hAnsi="FontbitDavid"/>
          <w:sz w:val="24"/>
          <w:rtl/>
        </w:rPr>
        <w:t>.</w:t>
      </w:r>
      <w:r>
        <w:rPr>
          <w:rFonts w:ascii="FontbitDavid" w:hAnsi="FontbitDavid" w:hint="cs"/>
          <w:sz w:val="24"/>
          <w:rtl/>
        </w:rPr>
        <w:t xml:space="preserve"> ולמעט שנים עשר </w:t>
      </w:r>
    </w:p>
    <w:p w:rsidR="00E403F0" w:rsidRPr="00017C1D" w:rsidRDefault="00E403F0" w:rsidP="00E403F0">
      <w:pPr>
        <w:rPr>
          <w:rFonts w:ascii="FontbitDavid" w:hAnsi="FontbitDavid"/>
          <w:spacing w:val="-4"/>
          <w:sz w:val="24"/>
          <w:rtl/>
        </w:rPr>
      </w:pPr>
      <w:r w:rsidRPr="00017C1D">
        <w:rPr>
          <w:rFonts w:ascii="FontbitDavid" w:hAnsi="FontbitDavid" w:hint="cs"/>
          <w:spacing w:val="-4"/>
          <w:sz w:val="24"/>
          <w:rtl/>
        </w:rPr>
        <w:t>ו</w:t>
      </w:r>
      <w:r w:rsidRPr="00017C1D">
        <w:rPr>
          <w:rFonts w:ascii="FontbitDavid" w:hAnsi="FontbitDavid"/>
          <w:spacing w:val="-4"/>
          <w:sz w:val="24"/>
          <w:rtl/>
        </w:rPr>
        <w:t>מרבה אני אחד עשר - שראוי לספירת או כי תזוב.</w:t>
      </w:r>
      <w:r w:rsidRPr="00017C1D">
        <w:rPr>
          <w:rFonts w:ascii="FontbitDavid" w:hAnsi="FontbitDavid" w:hint="cs"/>
          <w:spacing w:val="-4"/>
          <w:sz w:val="24"/>
          <w:rtl/>
        </w:rPr>
        <w:t xml:space="preserve"> </w:t>
      </w:r>
      <w:r w:rsidRPr="00017C1D">
        <w:rPr>
          <w:rFonts w:ascii="FontbitDavid" w:hAnsi="FontbitDavid"/>
          <w:spacing w:val="-4"/>
          <w:sz w:val="24"/>
          <w:rtl/>
        </w:rPr>
        <w:t>ומוציא אני י"ב שאין ראוי לספירת או כי תזוב.</w:t>
      </w:r>
    </w:p>
    <w:p w:rsidR="00E403F0" w:rsidRPr="00B078C3" w:rsidRDefault="00E403F0" w:rsidP="00E403F0">
      <w:pPr>
        <w:rPr>
          <w:rFonts w:ascii="FontbitDavid" w:hAnsi="FontbitDavid"/>
          <w:sz w:val="24"/>
          <w:rtl/>
        </w:rPr>
      </w:pPr>
      <w:r>
        <w:rPr>
          <w:rFonts w:ascii="FontbitDavid" w:hAnsi="FontbitDavid" w:hint="cs"/>
          <w:sz w:val="24"/>
          <w:rtl/>
        </w:rPr>
        <w:t xml:space="preserve">ואפי' שני ימים ואפי' יום אחד </w:t>
      </w:r>
      <w:r w:rsidRPr="00991D55">
        <w:rPr>
          <w:rStyle w:val="afffff0"/>
          <w:rFonts w:hint="cs"/>
          <w:rtl/>
        </w:rPr>
        <w:t>'</w:t>
      </w:r>
      <w:r w:rsidRPr="00991D55">
        <w:rPr>
          <w:rStyle w:val="afffff0"/>
          <w:rtl/>
        </w:rPr>
        <w:t>כל ימי טמאה</w:t>
      </w:r>
      <w:r w:rsidRPr="00991D55">
        <w:rPr>
          <w:rStyle w:val="afffff0"/>
          <w:rFonts w:hint="cs"/>
          <w:rtl/>
        </w:rPr>
        <w:t>'</w:t>
      </w:r>
      <w:r w:rsidRPr="00991D55">
        <w:rPr>
          <w:rStyle w:val="afffff0"/>
          <w:rtl/>
        </w:rPr>
        <w:t xml:space="preserve"> -</w:t>
      </w:r>
      <w:r w:rsidRPr="00B078C3">
        <w:rPr>
          <w:rFonts w:ascii="FontbitDavid" w:hAnsi="FontbitDavid"/>
          <w:sz w:val="24"/>
          <w:rtl/>
        </w:rPr>
        <w:t xml:space="preserve"> מלמד שמטמאה את בועלה כנדה.</w:t>
      </w:r>
    </w:p>
    <w:p w:rsidR="00E403F0" w:rsidRPr="00B078C3" w:rsidRDefault="00E403F0" w:rsidP="00E403F0">
      <w:pPr>
        <w:rPr>
          <w:rFonts w:ascii="FontbitDavid" w:hAnsi="FontbitDavid"/>
          <w:sz w:val="24"/>
          <w:rtl/>
        </w:rPr>
      </w:pPr>
      <w:r w:rsidRPr="008E43DF">
        <w:rPr>
          <w:rStyle w:val="afffff0"/>
          <w:rFonts w:hint="cs"/>
          <w:rtl/>
        </w:rPr>
        <w:t>'</w:t>
      </w:r>
      <w:ins w:id="90641" w:author="Claude - סמנטי" w:date="2026-10-11T12:19:29Z">
        <w:r>
          <w:rPr>
            <w:rStyle w:val="afffff0"/>
            <w:rtl/>
          </w:rPr>
          <w:t xml:space="preserve">הִיא</w:t>
        </w:r>
      </w:ins>
      <w:del w:id="90642" w:author="Claude - סמנטי" w:date="2026-10-11T12:19:29Z">
        <w:r w:rsidRPr="008E43DF">
          <w:rPr>
            <w:rStyle w:val="afffff0"/>
            <w:rtl/>
          </w:rPr>
          <w:delText xml:space="preserve">היא</w:delText>
        </w:r>
      </w:del>
      <w:r w:rsidRPr="008E43DF">
        <w:rPr>
          <w:rStyle w:val="afffff0"/>
          <w:rFonts w:hint="cs"/>
          <w:rtl/>
        </w:rPr>
        <w:t>'</w:t>
      </w:r>
      <w:ins w:id="96987" w:author="מנוע מכני" w:date="2026-10-11T12:04:39Z">
        <w:r>
          <w:rPr>
            <w:rFonts w:ascii="FontbitDavid" w:hAnsi="FontbitDavid"/>
            <w:sz w:val="24"/>
            <w:rtl/>
          </w:rPr>
          <w:t xml:space="preserve"> </w:t>
        </w:r>
      </w:ins>
      <w:del w:id="96988" w:author="מנוע מכני" w:date="2026-10-11T12:04:39Z">
        <w:r>
          <w:rPr>
            <w:rFonts w:ascii="FontbitDavid" w:hAnsi="FontbitDavid"/>
            <w:sz w:val="24"/>
            <w:rtl/>
          </w:rPr>
          <w:delText xml:space="preserve"> </w:delText>
        </w:r>
        <w:r w:rsidRPr="00B078C3">
          <w:rPr>
            <w:rFonts w:ascii="FontbitDavid" w:hAnsi="FontbitDavid"/>
            <w:sz w:val="24"/>
            <w:rtl/>
          </w:rPr>
          <w:delText xml:space="preserve"> </w:delText>
        </w:r>
      </w:del>
      <w:r w:rsidRPr="00B078C3">
        <w:rPr>
          <w:rFonts w:ascii="FontbitDavid" w:hAnsi="FontbitDavid"/>
          <w:sz w:val="24"/>
          <w:rtl/>
        </w:rPr>
        <w:t xml:space="preserve">היא מטמאה את בועלה, ואין הזב מטמא מה שהוא בועל.</w:t>
      </w:r>
      <w:r>
        <w:rPr>
          <w:rFonts w:ascii="FontbitDavid" w:hAnsi="FontbitDavid" w:hint="cs"/>
          <w:sz w:val="24"/>
          <w:rtl/>
        </w:rPr>
        <w:t xml:space="preserve"> ולא אמרי' </w:t>
      </w:r>
      <w:ins w:id="92819" w:author="מנוע מכני" w:date="2026-10-11T12:04:39Z">
        <w:r>
          <w:rPr>
            <w:rFonts w:ascii="FontbitDavid" w:hAnsi="FontbitDavid" w:hint="cs"/>
            <w:sz w:val="24"/>
            <w:rtl/>
          </w:rPr>
          <w:t xml:space="preserve">ק"ו</w:t>
        </w:r>
      </w:ins>
      <w:del w:id="92820" w:author="מנוע מכני" w:date="2026-10-11T12:04:39Z">
        <w:r>
          <w:rPr>
            <w:rFonts w:ascii="FontbitDavid" w:hAnsi="FontbitDavid" w:hint="cs"/>
            <w:sz w:val="24"/>
            <w:rtl/>
          </w:rPr>
          <w:delText xml:space="preserve">ק''ו</w:delText>
        </w:r>
      </w:del>
      <w:r>
        <w:rPr>
          <w:rFonts w:ascii="FontbitDavid" w:hAnsi="FontbitDavid" w:hint="cs"/>
          <w:sz w:val="24"/>
          <w:rtl/>
        </w:rPr>
        <w:t xml:space="preserve"> הגם שמטמא בראיות כימים</w:t>
      </w:r>
    </w:p>
    <w:p w:rsidR="00E403F0" w:rsidRPr="00B078C3" w:rsidRDefault="00E403F0" w:rsidP="00E403F0">
      <w:pPr>
        <w:rPr>
          <w:rFonts w:ascii="FontbitDavid" w:hAnsi="FontbitDavid"/>
          <w:sz w:val="24"/>
          <w:rtl/>
        </w:rPr>
      </w:pPr>
      <w:r w:rsidRPr="00B078C3">
        <w:rPr>
          <w:rFonts w:ascii="FontbitDavid" w:hAnsi="FontbitDavid"/>
          <w:sz w:val="24"/>
          <w:rtl/>
        </w:rPr>
        <w:t xml:space="preserve">ומנין שהוא עושה משכב ומושב - </w:t>
      </w:r>
      <w:r w:rsidRPr="00B078C3">
        <w:rPr>
          <w:rFonts w:ascii="FontbitDavid" w:hAnsi="FontbitDavid"/>
          <w:sz w:val="24"/>
          <w:rtl/>
        </w:rPr>
        <w:t xml:space="preserve">ת"ל</w:t>
      </w:r>
      <w:r w:rsidRPr="00B078C3">
        <w:rPr>
          <w:rFonts w:ascii="FontbitDavid" w:hAnsi="FontbitDavid"/>
          <w:sz w:val="24"/>
          <w:rtl/>
        </w:rPr>
        <w:t xml:space="preserve"> </w:t>
      </w:r>
      <w:r w:rsidRPr="008E43DF">
        <w:rPr>
          <w:rStyle w:val="afffff0"/>
          <w:rFonts w:hint="cs"/>
          <w:rtl/>
        </w:rPr>
        <w:t>'</w:t>
      </w:r>
      <w:ins w:id="90643" w:author="Claude - סמנטי" w:date="2026-10-11T12:19:29Z">
        <w:r>
          <w:rPr>
            <w:rStyle w:val="afffff0"/>
            <w:rtl/>
          </w:rPr>
          <w:t xml:space="preserve">כְּמִשְׁכַּב נִדָּתָהּ</w:t>
        </w:r>
      </w:ins>
      <w:del w:id="90644" w:author="Claude - סמנטי" w:date="2026-10-11T12:19:29Z">
        <w:r w:rsidRPr="008E43DF">
          <w:rPr>
            <w:rStyle w:val="afffff0"/>
            <w:rtl/>
          </w:rPr>
          <w:delText xml:space="preserve">כמשכב נדתה</w:delText>
        </w:r>
      </w:del>
      <w:r w:rsidRPr="008E43DF">
        <w:rPr>
          <w:rStyle w:val="afffff0"/>
          <w:rFonts w:hint="cs"/>
          <w:rtl/>
        </w:rPr>
        <w:t>'</w:t>
      </w:r>
      <w:r w:rsidRPr="00B078C3">
        <w:rPr>
          <w:rFonts w:ascii="FontbitDavid" w:hAnsi="FontbitDavid"/>
          <w:sz w:val="24"/>
          <w:rtl/>
        </w:rPr>
        <w:t>.</w:t>
      </w:r>
    </w:p>
    <w:p w:rsidR="00E403F0" w:rsidRDefault="00E403F0" w:rsidP="00E403F0">
      <w:pPr>
        <w:rPr>
          <w:rFonts w:ascii="FontbitDavid" w:hAnsi="FontbitDavid"/>
          <w:sz w:val="24"/>
          <w:rtl/>
        </w:rPr>
      </w:pPr>
      <w:r>
        <w:rPr>
          <w:rFonts w:ascii="FontbitDavid" w:hAnsi="FontbitDavid" w:hint="cs"/>
          <w:sz w:val="24"/>
          <w:rtl/>
        </w:rPr>
        <w:t xml:space="preserve">ואפי' שני ימים ואפי' יום אחד </w:t>
      </w:r>
      <w:r>
        <w:rPr>
          <w:rFonts w:ascii="FontbitDavid" w:hAnsi="FontbitDavid"/>
          <w:sz w:val="24"/>
          <w:rtl/>
        </w:rPr>
        <w:t>–</w:t>
      </w:r>
      <w:r>
        <w:rPr>
          <w:rFonts w:ascii="FontbitDavid" w:hAnsi="FontbitDavid" w:hint="cs"/>
          <w:sz w:val="24"/>
          <w:rtl/>
        </w:rPr>
        <w:t xml:space="preserve"> ד</w:t>
      </w:r>
      <w:r w:rsidRPr="008E43DF">
        <w:rPr>
          <w:rStyle w:val="afffff0"/>
          <w:rFonts w:hint="cs"/>
          <w:rtl/>
        </w:rPr>
        <w:t xml:space="preserve">'</w:t>
      </w:r>
      <w:ins w:id="90645" w:author="Claude - סמנטי" w:date="2026-10-11T12:19:29Z">
        <w:r>
          <w:rPr>
            <w:rStyle w:val="afffff0"/>
            <w:rFonts w:hint="cs"/>
            <w:rtl/>
          </w:rPr>
          <w:t xml:space="preserve">כָּל יְמֵי</w:t>
        </w:r>
      </w:ins>
      <w:del w:id="90646" w:author="Claude - סמנטי" w:date="2026-10-11T12:19:29Z">
        <w:r w:rsidRPr="008E43DF">
          <w:rPr>
            <w:rStyle w:val="afffff0"/>
            <w:rFonts w:hint="cs"/>
            <w:rtl/>
          </w:rPr>
          <w:delText xml:space="preserve">כל ימי</w:delText>
        </w:r>
      </w:del>
      <w:r w:rsidRPr="008E43DF">
        <w:rPr>
          <w:rStyle w:val="afffff0"/>
          <w:rFonts w:hint="cs"/>
          <w:rtl/>
        </w:rPr>
        <w:t xml:space="preserve">'</w:t>
      </w:r>
    </w:p>
    <w:p w:rsidR="00E403F0" w:rsidRPr="006070BB" w:rsidRDefault="00E403F0" w:rsidP="0026589F">
      <w:pPr>
        <w:rPr>
          <w:rtl/>
        </w:rPr>
      </w:pPr>
      <w:r>
        <w:rPr>
          <w:rFonts w:ascii="FontbitDavid" w:hAnsi="FontbitDavid" w:hint="cs"/>
          <w:sz w:val="24"/>
          <w:rtl/>
        </w:rPr>
        <w:t>ו</w:t>
      </w:r>
      <w:r w:rsidRPr="00B078C3">
        <w:rPr>
          <w:rFonts w:ascii="FontbitDavid" w:hAnsi="FontbitDavid"/>
          <w:sz w:val="24"/>
          <w:rtl/>
        </w:rPr>
        <w:t xml:space="preserve">סופרת אחד לאחד - </w:t>
      </w:r>
      <w:r w:rsidRPr="008E43DF">
        <w:rPr>
          <w:rStyle w:val="afffff0"/>
          <w:rFonts w:hint="cs"/>
          <w:rtl/>
        </w:rPr>
        <w:t>'</w:t>
      </w:r>
      <w:ins w:id="90647" w:author="Claude - סמנטי" w:date="2026-10-11T12:19:29Z">
        <w:r>
          <w:rPr>
            <w:rStyle w:val="afffff0"/>
            <w:rtl/>
          </w:rPr>
          <w:t xml:space="preserve">יִהְיֶה לָּהּ</w:t>
        </w:r>
      </w:ins>
      <w:del w:id="90648" w:author="Claude - סמנטי" w:date="2026-10-11T12:19:29Z">
        <w:r w:rsidRPr="008E43DF">
          <w:rPr>
            <w:rStyle w:val="afffff0"/>
            <w:rtl/>
          </w:rPr>
          <w:delText xml:space="preserve">יהיה לה</w:delText>
        </w:r>
      </w:del>
      <w:r w:rsidRPr="008E43DF">
        <w:rPr>
          <w:rStyle w:val="afffff0"/>
          <w:rFonts w:hint="cs"/>
          <w:rtl/>
        </w:rPr>
        <w:t>'</w:t>
      </w:r>
      <w:r w:rsidRPr="008E43DF">
        <w:rPr>
          <w:rStyle w:val="afffff0"/>
          <w:rtl/>
        </w:rPr>
        <w:t>.</w:t>
      </w:r>
      <w:r w:rsidR="0026589F">
        <w:rPr>
          <w:rStyle w:val="afffff0"/>
          <w:rFonts w:hint="cs"/>
          <w:rtl/>
        </w:rPr>
        <w:t xml:space="preserve"> </w:t>
      </w:r>
      <w:r>
        <w:rPr>
          <w:rFonts w:ascii="FontbitDavid" w:hAnsi="FontbitDavid" w:hint="cs"/>
          <w:sz w:val="24"/>
          <w:rtl/>
        </w:rPr>
        <w:t>שאינה סופרת אלא יומה ולא שבעה</w:t>
      </w:r>
      <w:r w:rsidR="0026589F">
        <w:rPr>
          <w:rFonts w:ascii="FontbitDavid" w:hAnsi="FontbitDavid" w:hint="cs"/>
          <w:sz w:val="24"/>
          <w:rtl/>
        </w:rPr>
        <w:t>,</w:t>
      </w:r>
      <w:r>
        <w:rPr>
          <w:rFonts w:ascii="FontbitDavid" w:hAnsi="FontbitDavid" w:hint="cs"/>
          <w:sz w:val="24"/>
          <w:rtl/>
        </w:rPr>
        <w:t xml:space="preserve"> לשנים </w:t>
      </w:r>
      <w:r>
        <w:rPr>
          <w:rFonts w:ascii="FontbitDavid" w:hAnsi="FontbitDavid" w:hint="cs"/>
          <w:sz w:val="24"/>
          <w:rtl/>
        </w:rPr>
        <w:t xml:space="preserve">מ</w:t>
      </w:r>
      <w:ins w:id="92821" w:author="מנוע מכני" w:date="2026-10-11T12:04:39Z">
        <w:r>
          <w:rPr>
            <w:rFonts w:ascii="FontbitDavid" w:hAnsi="FontbitDavid" w:hint="cs"/>
            <w:sz w:val="24"/>
            <w:rtl/>
          </w:rPr>
          <w:t xml:space="preserve">ק"ו</w:t>
        </w:r>
      </w:ins>
      <w:del w:id="92822" w:author="מנוע מכני" w:date="2026-10-11T12:04:39Z">
        <w:r>
          <w:rPr>
            <w:rFonts w:ascii="FontbitDavid" w:hAnsi="FontbitDavid" w:hint="cs"/>
            <w:sz w:val="24"/>
            <w:rtl/>
          </w:rPr>
          <w:delText xml:space="preserve">ק''ו</w:delText>
        </w:r>
      </w:del>
      <w:r>
        <w:rPr>
          <w:rFonts w:ascii="FontbitDavid" w:hAnsi="FontbitDavid" w:hint="cs"/>
          <w:sz w:val="24"/>
          <w:rtl/>
        </w:rPr>
        <w:t xml:space="preserve"> ממנו אפי' שסופרת אחד לאחד </w:t>
      </w:r>
      <w:r w:rsidR="0026589F">
        <w:rPr>
          <w:rFonts w:hint="cs"/>
          <w:rtl/>
        </w:rPr>
        <w:t xml:space="preserve">- </w:t>
      </w:r>
      <w:r w:rsidRPr="006070BB">
        <w:rPr>
          <w:rStyle w:val="2fb"/>
          <w:rtl/>
        </w:rPr>
        <w:t xml:space="preserve">לר"ע</w:t>
      </w:r>
      <w:r w:rsidRPr="006070BB">
        <w:rPr>
          <w:rtl/>
        </w:rPr>
        <w:t xml:space="preserve"> - קראי.</w:t>
      </w:r>
      <w:ins w:id="96989" w:author="מנוע מכני" w:date="2026-10-11T12:04:39Z">
        <w:r>
          <w:rPr>
            <w:rtl/>
          </w:rPr>
          <w:t xml:space="preserve"> </w:t>
        </w:r>
      </w:ins>
      <w:del w:id="96990" w:author="מנוע מכני" w:date="2026-10-11T12:04:39Z">
        <w:r w:rsidRPr="006070BB">
          <w:rPr>
            <w:rtl/>
          </w:rPr>
          <w:delText xml:space="preserve">  </w:delText>
        </w:r>
      </w:del>
      <w:r w:rsidRPr="006070BB">
        <w:rPr>
          <w:rStyle w:val="2fb"/>
          <w:rtl/>
        </w:rPr>
        <w:t xml:space="preserve">לרא</w:t>
      </w:r>
      <w:ins w:id="92823" w:author="מנוע מכני" w:date="2026-10-11T12:04:39Z">
        <w:r>
          <w:rPr>
            <w:rStyle w:val="2fb"/>
            <w:rtl/>
          </w:rPr>
          <w:t xml:space="preserve">ב"ע</w:t>
        </w:r>
      </w:ins>
      <w:del w:id="92824" w:author="מנוע מכני" w:date="2026-10-11T12:04:39Z">
        <w:r w:rsidRPr="006070BB">
          <w:rPr>
            <w:rtl/>
          </w:rPr>
          <w:delText xml:space="preserve">ב''ע</w:delText>
        </w:r>
      </w:del>
      <w:r w:rsidRPr="006070BB">
        <w:rPr>
          <w:rtl/>
        </w:rPr>
        <w:t xml:space="preserve"> - הלכתא.</w:t>
      </w:r>
    </w:p>
    <w:p>
      <w:pPr>
        <w:pStyle w:val="afffff8"/>
        <w:rPr>
          <w:ins w:id="90003" w:author="קלוד" w:date="2026-10-11T12:23:38Z"/>
        </w:rPr>
      </w:pPr>
      <w:ins w:id="90004" w:author="קלוד" w:date="2026-10-11T12:23:38Z">
        <w:r>
          <w:rPr>
            <w:color w:val="7B3F00"/>
          </w:rPr>
          <w:t xml:space="preserve">'סמוך לנדתה' - ביום זבה ובלילה נדה</w:t>
        </w:r>
      </w:ins>
    </w:p>
    <w:p>
      <w:pPr>
        <w:pStyle w:val="38"/>
        <w:rPr>
          <w:ins w:id="101579" w:author="מנוע מכני" w:date="2026-10-11T12:04:39Z"/>
        </w:rPr>
      </w:pPr>
      <w:ins w:id="92825" w:author="מנוע מכני" w:date="2026-10-11T12:04:39Z">
        <w:del w:id="101870" w:author="מנוע מכני" w:date="2026-10-11T12:04:39Z">
          <w:r>
            <w:delText xml:space="preserve">א"ל</w:delText>
          </w:r>
          <w:r w:rsidRPr="006070BB">
            <w:delText xml:space="preserve"> </w:delText>
          </w:r>
        </w:del>
      </w:ins>
      <w:del w:id="92826" w:author="מנוע מכני" w:date="2026-10-11T12:04:39Z">
        <w:r w:rsidRPr="006070BB">
          <w:delText xml:space="preserve">א''ל</w:delText>
        </w:r>
      </w:del>
      <w:ins w:id="92827" w:author="מנוע מכני" w:date="2026-10-11T12:04:39Z">
        <w:r>
          <w:t xml:space="preserve">ר"ש</w:t>
        </w:r>
      </w:ins>
      <w:del w:id="92828" w:author="מנוע מכני" w:date="2026-10-11T12:04:39Z">
        <w:r w:rsidRPr="006070BB">
          <w:delText xml:space="preserve">ר''ש</w:delText>
        </w:r>
      </w:del>
      <w:r w:rsidRPr="006070BB">
        <w:t xml:space="preserve"> ל</w:t>
      </w:r>
      <w:ins w:id="92829" w:author="מנוע מכני" w:date="2026-10-11T12:04:39Z">
        <w:r>
          <w:t xml:space="preserve">ר"א</w:t>
        </w:r>
      </w:ins>
      <w:del w:id="92830" w:author="מנוע מכני" w:date="2026-10-11T12:04:39Z">
        <w:r w:rsidRPr="006070BB">
          <w:delText xml:space="preserve">ר'</w:delText>
        </w:r>
        <w:r>
          <w:delText xml:space="preserve">'א</w:delText>
        </w:r>
      </w:del>
      <w:r>
        <w:t xml:space="preserve">:</w:t>
      </w:r>
    </w:p>
    <w:p w:rsidR="00E403F0" w:rsidRPr="006070BB" w:rsidRDefault="00E403F0" w:rsidP="00E403F0">
      <w:pPr>
        <w:rPr>
          <w:sz w:val="24"/>
          <w:rtl/>
        </w:rPr>
      </w:pPr>
      <w:del w:id="101580" w:author="מנוע מכני" w:date="2026-10-11T12:04:39Z">
        <w:r>
          <w:rPr>
            <w:sz w:val="24"/>
            <w:rtl/>
          </w:rPr>
          <w:delText xml:space="preserve"> </w:delText>
        </w:r>
      </w:del>
      <w:r>
        <w:rPr>
          <w:sz w:val="24"/>
          <w:rtl/>
        </w:rPr>
        <w:t xml:space="preserve">אימא, ביממא תהוי זבה, בליל</w:t>
      </w:r>
      <w:r>
        <w:rPr>
          <w:rFonts w:hint="cs"/>
          <w:sz w:val="24"/>
          <w:rtl/>
        </w:rPr>
        <w:t>ה</w:t>
      </w:r>
      <w:r w:rsidRPr="006070BB">
        <w:rPr>
          <w:sz w:val="24"/>
          <w:rtl/>
        </w:rPr>
        <w:t xml:space="preserve"> - תהוי נדה! </w:t>
      </w:r>
    </w:p>
    <w:p>
      <w:pPr>
        <w:pStyle w:val="38"/>
        <w:rPr>
          <w:ins w:id="101581" w:author="מנוע מכני" w:date="2026-10-11T12:04:39Z"/>
        </w:rPr>
      </w:pPr>
      <w:r w:rsidRPr="006070BB">
        <w:t xml:space="preserve">א"ל</w:t>
      </w:r>
      <w:r w:rsidRPr="006070BB">
        <w:t xml:space="preserve">:</w:t>
      </w:r>
    </w:p>
    <w:p w:rsidR="00E403F0" w:rsidRPr="006070BB" w:rsidRDefault="00E403F0" w:rsidP="0026589F">
      <w:pPr>
        <w:rPr>
          <w:sz w:val="24"/>
          <w:rtl/>
        </w:rPr>
      </w:pPr>
      <w:del w:id="101582" w:author="מנוע מכני" w:date="2026-10-11T12:04:39Z">
        <w:r w:rsidRPr="006070BB">
          <w:rPr>
            <w:sz w:val="24"/>
            <w:rtl/>
          </w:rPr>
          <w:delText xml:space="preserve"> </w:delText>
        </w:r>
      </w:del>
      <w:r w:rsidRPr="006070BB">
        <w:rPr>
          <w:sz w:val="24"/>
          <w:rtl/>
        </w:rPr>
        <w:t xml:space="preserve">עלך </w:t>
      </w:r>
      <w:r w:rsidRPr="006070BB">
        <w:rPr>
          <w:sz w:val="24"/>
          <w:rtl/>
        </w:rPr>
        <w:t xml:space="preserve">אמר</w:t>
      </w:r>
      <w:r w:rsidRPr="006070BB">
        <w:rPr>
          <w:sz w:val="24"/>
          <w:rtl/>
        </w:rPr>
        <w:t xml:space="preserve"> קרא על נדתה ס</w:t>
      </w:r>
      <w:r>
        <w:rPr>
          <w:sz w:val="24"/>
          <w:rtl/>
        </w:rPr>
        <w:t xml:space="preserve">מוך לנדתה, סמוך לנדתה </w:t>
      </w:r>
      <w:r w:rsidR="0026589F">
        <w:rPr>
          <w:rFonts w:hint="cs"/>
          <w:sz w:val="24"/>
          <w:rtl/>
        </w:rPr>
        <w:t>היינו</w:t>
      </w:r>
      <w:r w:rsidRPr="006070BB">
        <w:rPr>
          <w:sz w:val="24"/>
          <w:rtl/>
        </w:rPr>
        <w:t xml:space="preserve"> בלילה, וקרי לה זבה.</w:t>
      </w:r>
    </w:p>
    <w:p>
      <w:pPr>
        <w:pStyle w:val="afffff8"/>
        <w:rPr>
          <w:ins w:id="90001" w:author="קלוד" w:date="2026-10-11T12:23:38Z"/>
        </w:rPr>
      </w:pPr>
      <w:ins w:id="90002" w:author="קלוד" w:date="2026-10-11T12:23:38Z">
        <w:r>
          <w:rPr>
            <w:color w:val="7B3F00"/>
          </w:rPr>
          <w:t xml:space="preserve">השונה הלכות בכל יום - בן העולם הבא</w:t>
        </w:r>
      </w:ins>
    </w:p>
    <w:p>
      <w:pPr>
        <w:pStyle w:val="38"/>
        <w:rPr>
          <w:ins w:id="101583" w:author="מנוע מכני" w:date="2026-10-11T12:04:39Z"/>
        </w:rPr>
      </w:pPr>
      <w:r w:rsidRPr="006070BB">
        <w:t xml:space="preserve">תנא דבי אליהו:</w:t>
      </w:r>
    </w:p>
    <w:p w:rsidR="00E403F0" w:rsidRPr="006070BB" w:rsidRDefault="00E403F0" w:rsidP="00E403F0">
      <w:pPr>
        <w:rPr>
          <w:rFonts w:ascii="BA Franknatan Regular" w:hAnsi="BA Franknatan Regular" w:cs="BA Franknatan Regular"/>
          <w:sz w:val="24"/>
          <w:rtl/>
        </w:rPr>
      </w:pPr>
      <w:del w:id="101584" w:author="מנוע מכני" w:date="2026-10-11T12:04:39Z">
        <w:r w:rsidRPr="006070BB">
          <w:rPr>
            <w:sz w:val="24"/>
            <w:rtl/>
          </w:rPr>
          <w:delText xml:space="preserve"> </w:delText>
        </w:r>
      </w:del>
      <w:r w:rsidRPr="006070BB">
        <w:rPr>
          <w:sz w:val="24"/>
          <w:rtl/>
        </w:rPr>
        <w:t xml:space="preserve">כל השונה הלכות בכל יום מובטח לו שהוא בן העולם הבא, שנא' </w:t>
      </w:r>
      <w:r w:rsidRPr="0026589F">
        <w:rPr>
          <w:rStyle w:val="afffff0"/>
          <w:rtl/>
        </w:rPr>
        <w:t>הליכות עולם לו,</w:t>
      </w:r>
      <w:r w:rsidRPr="006070BB">
        <w:rPr>
          <w:sz w:val="24"/>
          <w:rtl/>
        </w:rPr>
        <w:t xml:space="preserve"> אל תקרי הליכות אלא הלכות.</w:t>
      </w:r>
    </w:p>
    <w:p w:rsidR="00E403F0" w:rsidRPr="00B078C3" w:rsidRDefault="00E403F0" w:rsidP="00D07C84">
      <w:pPr>
        <w:pStyle w:val="Hadran"/>
        <w:rPr>
          <w:rtl/>
        </w:rPr>
        <w:pPrChange w:id="104027" w:author="Claude" w:date="2026-10-11T09:08:16Z">
          <w:pPr>
            <w:pStyle w:val="affff"/>
            <w:rPr>
              <w:rtl/>
            </w:rPr>
          </w:pPr>
        </w:pPrChange>
      </w:pPr>
      <w:r w:rsidRPr="00B078C3">
        <w:rPr>
          <w:rtl/>
        </w:rPr>
        <w:t>הדרן עלך תינוקת וסליקא לה מסכת נד</w:t>
      </w:r>
      <w:r>
        <w:rPr>
          <w:rFonts w:hint="cs"/>
          <w:rtl/>
        </w:rPr>
        <w:t>ה</w:t>
      </w:r>
      <w:r w:rsidRPr="00B078C3">
        <w:rPr>
          <w:rtl/>
        </w:rPr>
        <w:t>.</w:t>
      </w:r>
    </w:p>
    <w:p w:rsidR="00E403F0" w:rsidRPr="00C35A2C" w:rsidRDefault="00E403F0" w:rsidP="00E403F0">
      <w:pPr>
        <w:pStyle w:val="afffff1"/>
        <w:spacing w:after="0" w:line="276" w:lineRule="auto"/>
        <w:rPr>
          <w:rFonts w:ascii="Fb Fontext" w:hAnsi="Fb Fontext"/>
        </w:rPr>
      </w:pPr>
    </w:p>
    <w:p w:rsidR="00413009" w:rsidRPr="00E403F0" w:rsidRDefault="00413009">
      <w:pPr>
        <w:rPr>
          <w:rFonts w:hint="cs"/>
        </w:rPr>
      </w:pPr>
    </w:p>
    <w:sectPr w:rsidR="00413009" w:rsidRPr="00E403F0" w:rsidSect="00E403F0">
      <w:headerReference w:type="even" r:id="rId17"/>
      <w:headerReference w:type="default" r:id="rId18"/>
      <w:footerReference w:type="even" r:id="rId19"/>
      <w:footerReference w:type="default" r:id="rId20"/>
      <w:headerReference w:type="first" r:id="rId21"/>
      <w:footerReference w:type="first" r:id="rId22"/>
      <w:pgSz w:w="6804" w:h="11907" w:code="8"/>
      <w:pgMar w:top="284" w:right="567" w:bottom="284" w:left="567" w:header="284" w:footer="284" w:gutter="0"/>
      <w:pgNumType w:start="1"/>
      <w:cols w:space="284"/>
      <w:bidi/>
      <w:rtlGutter/>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6AC" w:rsidRDefault="00E856AC" w:rsidP="00E403F0">
      <w:pPr>
        <w:spacing w:line="240" w:lineRule="auto"/>
      </w:pPr>
      <w:r>
        <w:separator/>
      </w:r>
    </w:p>
  </w:endnote>
  <w:endnote w:type="continuationSeparator" w:id="0">
    <w:p w:rsidR="00E856AC" w:rsidRDefault="00E856AC" w:rsidP="00E403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bitDavid">
    <w:panose1 w:val="02020603050405020304"/>
    <w:charset w:val="00"/>
    <w:family w:val="roman"/>
    <w:pitch w:val="variable"/>
    <w:sig w:usb0="80000827" w:usb1="5000004A" w:usb2="00000020" w:usb3="00000000" w:csb0="00000021" w:csb1="00000000"/>
  </w:font>
  <w:font w:name="BA Fontov Regular">
    <w:panose1 w:val="02020803050405020304"/>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Franknatan Regular">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42911184"/>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10</w:t>
        </w:r>
        <w:r>
          <w:fldChar w:fldCharType="end"/>
        </w:r>
      </w:p>
    </w:sdtContent>
  </w:sdt>
  <w:p w:rsidR="0026589F" w:rsidRDefault="0026589F" w:rsidP="00E403F0">
    <w:pPr>
      <w:pStyle w:val="a9"/>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81571772"/>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190</w:t>
        </w:r>
        <w:r>
          <w:fldChar w:fldCharType="end"/>
        </w:r>
      </w:p>
    </w:sdtContent>
  </w:sdt>
  <w:p w:rsidR="0026589F" w:rsidRDefault="0026589F" w:rsidP="00E403F0">
    <w:pPr>
      <w:pStyle w:val="a9"/>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D65BEC">
    <w:pPr>
      <w:pStyle w:val="a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076902614"/>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2</w:t>
        </w:r>
        <w:r>
          <w:fldChar w:fldCharType="end"/>
        </w:r>
      </w:p>
    </w:sdtContent>
  </w:sdt>
  <w:p w:rsidR="0026589F" w:rsidRDefault="0026589F" w:rsidP="00E403F0">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rsidP="00E403F0">
    <w:pPr>
      <w:pStyle w:val="a9"/>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50757165"/>
      <w:docPartObj>
        <w:docPartGallery w:val="Page Numbers (Bottom of Page)"/>
        <w:docPartUnique/>
      </w:docPartObj>
    </w:sdtPr>
    <w:sdtEndPr>
      <w:rPr>
        <w:cs/>
      </w:rPr>
    </w:sdtEndPr>
    <w:sdtContent>
      <w:p w:rsidR="0026589F" w:rsidRDefault="0026589F" w:rsidP="00E403F0">
        <w:pPr>
          <w:pStyle w:val="a9"/>
          <w:jc w:val="right"/>
        </w:pPr>
        <w:r>
          <w:fldChar w:fldCharType="begin"/>
        </w:r>
        <w:r>
          <w:rPr>
            <w:rtl/>
            <w:cs/>
          </w:rPr>
          <w:instrText>PAGE   \* MERGEFORMAT</w:instrText>
        </w:r>
        <w:r>
          <w:fldChar w:fldCharType="separate"/>
        </w:r>
        <w:r w:rsidRPr="00F536B4">
          <w:rPr>
            <w:noProof/>
            <w:rtl/>
            <w:lang w:val="he-IL"/>
          </w:rPr>
          <w:t>1</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9"/>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6AC" w:rsidRDefault="00E856AC" w:rsidP="00E403F0">
      <w:pPr>
        <w:spacing w:line="240" w:lineRule="auto"/>
      </w:pPr>
      <w:r>
        <w:separator/>
      </w:r>
    </w:p>
  </w:footnote>
  <w:footnote w:type="continuationSeparator" w:id="0">
    <w:p w:rsidR="00E856AC" w:rsidRDefault="00E856AC" w:rsidP="00E403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Pr="00F536B4">
      <w:rPr>
        <w:noProof/>
        <w:rtl/>
      </w:rPr>
      <w:t>פרק ראשון</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(ב.- יג.)</w:t>
    </w:r>
    <w:r>
      <w:rPr>
        <w:b/>
        <w:bCs/>
        <w:rtl/>
      </w:rPr>
      <w:fldChar w:fldCharType="end"/>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Pr>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הלוקח עובר חמורו</w:t>
    </w:r>
    <w:r>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E403F0" w:rsidRDefault="0026589F" w:rsidP="00C20F97">
    <w:pPr>
      <w:pStyle w:val="a7"/>
      <w:pBdr>
        <w:bottom w:val="double" w:sz="4" w:space="1" w:color="A6A6A6" w:themeColor="background1" w:themeShade="A6"/>
      </w:pBdr>
      <w:tabs>
        <w:tab w:val="clear" w:pos="4153"/>
        <w:tab w:val="clear" w:pos="8306"/>
        <w:tab w:val="right" w:pos="10603"/>
      </w:tabs>
      <w:spacing w:after="240" w:line="240" w:lineRule="exact"/>
      <w:ind w:left="0" w:firstLine="0"/>
      <w:rPr>
        <w:b/>
        <w:bCs/>
        <w:sz w:val="16"/>
        <w:szCs w:val="18"/>
        <w:rtl/>
      </w:rPr>
    </w:pPr>
    <w:r w:rsidRPr="00E403F0">
      <w:rPr>
        <w:b/>
        <w:bCs/>
        <w:sz w:val="16"/>
        <w:szCs w:val="18"/>
        <w:rtl/>
      </w:rPr>
      <w:fldChar w:fldCharType="begin"/>
    </w:r>
    <w:r w:rsidRPr="00E403F0">
      <w:rPr>
        <w:b/>
        <w:bCs/>
        <w:sz w:val="16"/>
        <w:szCs w:val="18"/>
        <w:rtl/>
      </w:rPr>
      <w:instrText xml:space="preserve"> </w:instrText>
    </w:r>
    <w:r w:rsidRPr="00E403F0">
      <w:rPr>
        <w:b/>
        <w:bCs/>
        <w:sz w:val="16"/>
        <w:szCs w:val="18"/>
      </w:rPr>
      <w:instrText>STYLEREF</w:instrText>
    </w:r>
    <w:r w:rsidRPr="00E403F0">
      <w:rPr>
        <w:b/>
        <w:bCs/>
        <w:sz w:val="16"/>
        <w:szCs w:val="18"/>
        <w:rtl/>
      </w:rPr>
      <w:instrText xml:space="preserve">  פרק  \* </w:instrText>
    </w:r>
    <w:r w:rsidRPr="00E403F0">
      <w:rPr>
        <w:b/>
        <w:bCs/>
        <w:sz w:val="16"/>
        <w:szCs w:val="18"/>
      </w:rPr>
      <w:instrText xml:space="preserve">MERGEFORMAT </w:instrText>
    </w:r>
    <w:r w:rsidRPr="00E403F0">
      <w:rPr>
        <w:b/>
        <w:bCs/>
        <w:sz w:val="16"/>
        <w:szCs w:val="18"/>
        <w:rtl/>
      </w:rPr>
      <w:fldChar w:fldCharType="separate"/>
    </w:r>
    <w:r w:rsidR="00991D55">
      <w:rPr>
        <w:b/>
        <w:bCs/>
        <w:noProof/>
        <w:sz w:val="16"/>
        <w:szCs w:val="18"/>
        <w:rtl/>
      </w:rPr>
      <w:t>פרק שישי</w:t>
    </w:r>
    <w:r w:rsidRPr="00E403F0">
      <w:rPr>
        <w:b/>
        <w:bCs/>
        <w:sz w:val="16"/>
        <w:szCs w:val="18"/>
        <w:rtl/>
      </w:rPr>
      <w:fldChar w:fldCharType="end"/>
    </w:r>
    <w:r w:rsidRPr="00E403F0">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rFonts w:hint="cs"/>
        <w:b/>
        <w:bCs/>
        <w:sz w:val="16"/>
        <w:szCs w:val="18"/>
      </w:rPr>
      <w:instrText>STYLEREF</w:instrText>
    </w:r>
    <w:r w:rsidRPr="00E403F0">
      <w:rPr>
        <w:rFonts w:hint="cs"/>
        <w:b/>
        <w:bCs/>
        <w:sz w:val="16"/>
        <w:szCs w:val="18"/>
        <w:rtl/>
      </w:rPr>
      <w:instrText xml:space="preserve">  "דפים בפרק ב"  \* </w:instrText>
    </w:r>
    <w:r w:rsidRPr="00E403F0">
      <w:rPr>
        <w:rFonts w:hint="cs"/>
        <w:b/>
        <w:bCs/>
        <w:sz w:val="16"/>
        <w:szCs w:val="18"/>
      </w:rPr>
      <w:instrText>MERGEFORMAT</w:instrText>
    </w:r>
    <w:r w:rsidRPr="00E403F0">
      <w:rPr>
        <w:b/>
        <w:bCs/>
        <w:sz w:val="16"/>
        <w:szCs w:val="18"/>
        <w:rtl/>
      </w:rPr>
      <w:instrText xml:space="preserve"> </w:instrText>
    </w:r>
    <w:r w:rsidRPr="00E403F0">
      <w:rPr>
        <w:b/>
        <w:bCs/>
        <w:sz w:val="16"/>
        <w:szCs w:val="18"/>
        <w:rtl/>
      </w:rPr>
      <w:fldChar w:fldCharType="separate"/>
    </w:r>
    <w:r w:rsidR="00991D55">
      <w:rPr>
        <w:b/>
        <w:bCs/>
        <w:noProof/>
        <w:sz w:val="16"/>
        <w:szCs w:val="18"/>
        <w:rtl/>
      </w:rPr>
      <w:t>כג:- כח:</w:t>
    </w:r>
    <w:r w:rsidRPr="00E403F0">
      <w:rPr>
        <w:b/>
        <w:bCs/>
        <w:sz w:val="16"/>
        <w:szCs w:val="18"/>
        <w:rtl/>
      </w:rPr>
      <w:fldChar w:fldCharType="end"/>
    </w:r>
    <w:r w:rsidRPr="00E403F0">
      <w:rPr>
        <w:rFonts w:hint="cs"/>
        <w:b/>
        <w:bCs/>
        <w:sz w:val="16"/>
        <w:szCs w:val="18"/>
        <w:rtl/>
      </w:rPr>
      <w:t xml:space="preserve"> </w:t>
    </w:r>
    <w:r>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b/>
        <w:bCs/>
        <w:sz w:val="16"/>
        <w:szCs w:val="18"/>
      </w:rPr>
      <w:instrText>STYLEREF</w:instrText>
    </w:r>
    <w:r w:rsidRPr="00E403F0">
      <w:rPr>
        <w:b/>
        <w:bCs/>
        <w:sz w:val="16"/>
        <w:szCs w:val="18"/>
        <w:rtl/>
      </w:rPr>
      <w:instrText xml:space="preserve">  מסכת  \* </w:instrText>
    </w:r>
    <w:r w:rsidRPr="00E403F0">
      <w:rPr>
        <w:b/>
        <w:bCs/>
        <w:sz w:val="16"/>
        <w:szCs w:val="18"/>
      </w:rPr>
      <w:instrText>MERGEFORMAT</w:instrText>
    </w:r>
    <w:r w:rsidRPr="00E403F0">
      <w:rPr>
        <w:b/>
        <w:bCs/>
        <w:sz w:val="16"/>
        <w:szCs w:val="18"/>
        <w:rtl/>
      </w:rPr>
      <w:instrText xml:space="preserve"> </w:instrText>
    </w:r>
    <w:r w:rsidRPr="00E403F0">
      <w:rPr>
        <w:b/>
        <w:bCs/>
        <w:sz w:val="16"/>
        <w:szCs w:val="18"/>
        <w:rtl/>
      </w:rPr>
      <w:fldChar w:fldCharType="separate"/>
    </w:r>
    <w:r w:rsidR="00991D55">
      <w:rPr>
        <w:b/>
        <w:bCs/>
        <w:noProof/>
        <w:sz w:val="16"/>
        <w:szCs w:val="18"/>
        <w:rtl/>
      </w:rPr>
      <w:t>כריתות</w:t>
    </w:r>
    <w:r w:rsidRPr="00E403F0">
      <w:rPr>
        <w:b/>
        <w:bCs/>
        <w:sz w:val="16"/>
        <w:szCs w:val="18"/>
        <w:rtl/>
      </w:rPr>
      <w:fldChar w:fldCharType="end"/>
    </w:r>
    <w:r>
      <w:rPr>
        <w:b/>
        <w:bCs/>
        <w:sz w:val="16"/>
        <w:szCs w:val="18"/>
        <w:rtl/>
      </w:rPr>
      <w:tab/>
    </w:r>
    <w:r>
      <w:rPr>
        <w:b/>
        <w:bCs/>
        <w:sz w:val="16"/>
        <w:szCs w:val="18"/>
        <w:rtl/>
      </w:rPr>
      <w:fldChar w:fldCharType="begin"/>
    </w:r>
    <w:r>
      <w:rPr>
        <w:b/>
        <w:bCs/>
        <w:sz w:val="16"/>
        <w:szCs w:val="18"/>
        <w:rtl/>
      </w:rPr>
      <w:instrText xml:space="preserve"> </w:instrText>
    </w:r>
    <w:r>
      <w:rPr>
        <w:b/>
        <w:bCs/>
        <w:sz w:val="16"/>
        <w:szCs w:val="18"/>
      </w:rPr>
      <w:instrText>STYLEREF</w:instrText>
    </w:r>
    <w:r>
      <w:rPr>
        <w:b/>
        <w:bCs/>
        <w:sz w:val="16"/>
        <w:szCs w:val="18"/>
        <w:rtl/>
      </w:rPr>
      <w:instrText xml:space="preserve">  "פרק שם"  \* </w:instrText>
    </w:r>
    <w:r>
      <w:rPr>
        <w:b/>
        <w:bCs/>
        <w:sz w:val="16"/>
        <w:szCs w:val="18"/>
      </w:rPr>
      <w:instrText>MERGEFORMAT</w:instrText>
    </w:r>
    <w:r>
      <w:rPr>
        <w:b/>
        <w:bCs/>
        <w:sz w:val="16"/>
        <w:szCs w:val="18"/>
        <w:rtl/>
      </w:rPr>
      <w:instrText xml:space="preserve"> </w:instrText>
    </w:r>
    <w:r>
      <w:rPr>
        <w:b/>
        <w:bCs/>
        <w:sz w:val="16"/>
        <w:szCs w:val="18"/>
        <w:rtl/>
      </w:rPr>
      <w:fldChar w:fldCharType="separate"/>
    </w:r>
    <w:r w:rsidR="00991D55">
      <w:rPr>
        <w:b/>
        <w:bCs/>
        <w:noProof/>
        <w:sz w:val="16"/>
        <w:szCs w:val="18"/>
        <w:rtl/>
      </w:rPr>
      <w:t>המביא אשם</w:t>
    </w:r>
    <w:r>
      <w:rPr>
        <w:b/>
        <w:bCs/>
        <w:sz w:val="16"/>
        <w:szCs w:val="18"/>
        <w:rtl/>
      </w:rPr>
      <w:fldChar w:fldCharType="end"/>
    </w:r>
    <w:r>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rFonts w:hint="cs"/>
        <w:b/>
        <w:bCs/>
        <w:sz w:val="16"/>
        <w:szCs w:val="18"/>
      </w:rPr>
      <w:instrText>STYLEREF  "</w:instrText>
    </w:r>
    <w:r w:rsidRPr="00E403F0">
      <w:rPr>
        <w:rFonts w:hint="cs"/>
        <w:b/>
        <w:bCs/>
        <w:sz w:val="16"/>
        <w:szCs w:val="18"/>
        <w:rtl/>
      </w:rPr>
      <w:instrText xml:space="preserve">דף בצד"  \* </w:instrText>
    </w:r>
    <w:r w:rsidRPr="00E403F0">
      <w:rPr>
        <w:rFonts w:hint="cs"/>
        <w:b/>
        <w:bCs/>
        <w:sz w:val="16"/>
        <w:szCs w:val="18"/>
      </w:rPr>
      <w:instrText>MERGEFORMAT</w:instrText>
    </w:r>
    <w:r w:rsidRPr="00E403F0">
      <w:rPr>
        <w:b/>
        <w:bCs/>
        <w:sz w:val="16"/>
        <w:szCs w:val="18"/>
      </w:rPr>
      <w:instrText xml:space="preserve"> </w:instrText>
    </w:r>
    <w:r w:rsidRPr="00E403F0">
      <w:rPr>
        <w:b/>
        <w:bCs/>
        <w:sz w:val="16"/>
        <w:szCs w:val="18"/>
        <w:rtl/>
      </w:rPr>
      <w:fldChar w:fldCharType="separate"/>
    </w:r>
    <w:r w:rsidR="00991D55" w:rsidRPr="00991D55">
      <w:rPr>
        <w:noProof/>
        <w:sz w:val="16"/>
        <w:szCs w:val="18"/>
        <w:rtl/>
      </w:rPr>
      <w:t>כח</w:t>
    </w:r>
    <w:r w:rsidR="00991D55">
      <w:rPr>
        <w:b/>
        <w:bCs/>
        <w:noProof/>
        <w:sz w:val="16"/>
        <w:szCs w:val="18"/>
        <w:rtl/>
      </w:rPr>
      <w:t>:</w:t>
    </w:r>
    <w:r w:rsidRPr="00E403F0">
      <w:rPr>
        <w:b/>
        <w:bCs/>
        <w:sz w:val="16"/>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AD695E"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Pr="00F536B4">
      <w:rPr>
        <w:noProof/>
        <w:rtl/>
      </w:rPr>
      <w:t>פרק שמיני</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מו.-נג.</w:t>
    </w:r>
    <w:r>
      <w:rPr>
        <w:b/>
        <w:bCs/>
        <w:rtl/>
      </w:rPr>
      <w:fldChar w:fldCharType="end"/>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sidRPr="00F536B4">
      <w:rPr>
        <w:b/>
        <w:bCs/>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sidRPr="00F536B4">
      <w:rPr>
        <w:noProof/>
        <w:rtl/>
      </w:rPr>
      <w:t>יש בכור</w:t>
    </w:r>
    <w:r>
      <w:rPr>
        <w:b/>
        <w:bCs/>
        <w:rtl/>
      </w:rPr>
      <w:fldChar w:fldCharType="end"/>
    </w:r>
    <w:r>
      <w:rPr>
        <w:rFonts w:hint="cs"/>
        <w:b/>
        <w:bCs/>
        <w:rt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jc w:val="right"/>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Pr>
        <w:b/>
        <w:bCs/>
        <w:noProof/>
        <w:rtl/>
      </w:rPr>
      <w:t>פרק שישי</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כג:- כח:</w:t>
    </w:r>
    <w:r>
      <w:rPr>
        <w:b/>
        <w:bCs/>
        <w:rtl/>
      </w:rPr>
      <w:fldChar w:fldCharType="end"/>
    </w:r>
    <w:r>
      <w:rPr>
        <w:b/>
        <w:bCs/>
        <w:rtl/>
      </w:rPr>
      <w:tab/>
    </w:r>
    <w:r w:rsidRPr="00453C31">
      <w:rPr>
        <w:rFonts w:ascii="Cambria" w:hAnsi="Cambria" w:hint="cs"/>
        <w:b/>
        <w:bCs/>
        <w:color w:val="A6A6A6" w:themeColor="background1" w:themeShade="A6"/>
        <w:rtl/>
      </w:rPr>
      <w:t xml:space="preserve"> </w:t>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Pr>
        <w:b/>
        <w:bCs/>
        <w:noProof/>
        <w:rtl/>
      </w:rPr>
      <w:t>כריתות</w:t>
    </w:r>
    <w:r>
      <w:rPr>
        <w:b/>
        <w:bCs/>
        <w:rtl/>
      </w:rPr>
      <w:fldChar w:fldCharType="end"/>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המביא אשם</w:t>
    </w:r>
    <w:r>
      <w:rPr>
        <w:b/>
        <w:bCs/>
        <w:rt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0603"/>
      </w:tabs>
      <w:spacing w:line="240" w:lineRule="exact"/>
      <w:ind w:left="0" w:firstLine="0"/>
    </w:pPr>
    <w:r>
      <w:rPr>
        <w:b/>
        <w:bCs/>
        <w:rtl/>
      </w:rPr>
      <w:fldChar w:fldCharType="begin"/>
    </w:r>
    <w:r>
      <w:rPr>
        <w:b/>
        <w:bCs/>
        <w:rtl/>
      </w:rPr>
      <w:instrText xml:space="preserve"> </w:instrText>
    </w:r>
    <w:r>
      <w:rPr>
        <w:b/>
        <w:bCs/>
      </w:rPr>
      <w:instrText>STYLEREF</w:instrText>
    </w:r>
    <w:r>
      <w:rPr>
        <w:b/>
        <w:bCs/>
        <w:rtl/>
      </w:rPr>
      <w:instrText xml:space="preserve">  פרק  \* </w:instrText>
    </w:r>
    <w:r>
      <w:rPr>
        <w:b/>
        <w:bCs/>
      </w:rPr>
      <w:instrText>MERGEFORMAT</w:instrText>
    </w:r>
    <w:r>
      <w:rPr>
        <w:b/>
        <w:bCs/>
        <w:rtl/>
      </w:rPr>
      <w:instrText xml:space="preserve"> </w:instrText>
    </w:r>
    <w:r>
      <w:rPr>
        <w:b/>
        <w:bCs/>
        <w:rtl/>
      </w:rPr>
      <w:fldChar w:fldCharType="separate"/>
    </w:r>
    <w:r w:rsidR="00991D55">
      <w:rPr>
        <w:b/>
        <w:bCs/>
        <w:noProof/>
        <w:rtl/>
      </w:rPr>
      <w:t>פרק חמישי</w:t>
    </w:r>
    <w:r>
      <w:rPr>
        <w:b/>
        <w:bCs/>
        <w:rtl/>
      </w:rPr>
      <w:fldChar w:fldCharType="end"/>
    </w:r>
    <w:r>
      <w:rPr>
        <w:b/>
        <w:bCs/>
        <w:rtl/>
      </w:rPr>
      <w:tab/>
    </w:r>
    <w:r>
      <w:rPr>
        <w:rFonts w:hint="cs"/>
        <w:b/>
        <w:bCs/>
        <w:rtl/>
      </w:rPr>
      <w:t>מעילה</w:t>
    </w:r>
    <w:r>
      <w:rPr>
        <w:b/>
        <w:bCs/>
        <w:rtl/>
      </w:rPr>
      <w:tab/>
    </w:r>
    <w:r w:rsidRPr="00453C31">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91D55">
      <w:rPr>
        <w:b/>
        <w:bCs/>
        <w:noProof/>
        <w:rtl/>
      </w:rPr>
      <w:t>הנהנה מן ההקדש</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91D55">
      <w:rPr>
        <w:b/>
        <w:bCs/>
        <w:noProof/>
        <w:rtl/>
      </w:rPr>
      <w:t>כ.</w:t>
    </w:r>
    <w:r w:rsidRPr="00453C31">
      <w:rPr>
        <w:b/>
        <w:bCs/>
        <w:rt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453C31" w:rsidRDefault="0026589F" w:rsidP="00E403F0">
    <w:pPr>
      <w:pStyle w:val="a7"/>
      <w:pBdr>
        <w:bottom w:val="double" w:sz="4" w:space="1" w:color="A6A6A6" w:themeColor="background1" w:themeShade="A6"/>
      </w:pBdr>
      <w:tabs>
        <w:tab w:val="clear" w:pos="4153"/>
        <w:tab w:val="clear" w:pos="8306"/>
        <w:tab w:val="right" w:pos="10773"/>
      </w:tabs>
      <w:spacing w:after="0" w:line="240" w:lineRule="auto"/>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453C31"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jc w:val="right"/>
      <w:rPr>
        <w:b/>
        <w:bCs/>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Pr>
        <w:b/>
        <w:bCs/>
        <w:noProof/>
        <w:rtl/>
      </w:rPr>
      <w:t>פרק חמישי</w:t>
    </w:r>
    <w:r w:rsidRPr="00453C31">
      <w:rPr>
        <w:b/>
        <w:bCs/>
        <w:rtl/>
      </w:rPr>
      <w:fldChar w:fldCharType="end"/>
    </w:r>
    <w:r w:rsidRPr="00453C31">
      <w:rPr>
        <w:rFonts w:hint="cs"/>
        <w:b/>
        <w:bCs/>
        <w:rtl/>
      </w:rPr>
      <w:t>:</w:t>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(ב.-ח.)</w:t>
    </w:r>
    <w:r>
      <w:rPr>
        <w:b/>
        <w:bCs/>
        <w:rtl/>
      </w:rPr>
      <w:fldChar w:fldCharType="end"/>
    </w:r>
    <w:r>
      <w:rPr>
        <w:b/>
        <w:bCs/>
        <w:rtl/>
      </w:rPr>
      <w:tab/>
    </w:r>
    <w:r w:rsidRPr="00453C31">
      <w:rPr>
        <w:rFonts w:ascii="Cambria" w:hAnsi="Cambria" w:hint="cs"/>
        <w:b/>
        <w:bCs/>
        <w:color w:val="A6A6A6" w:themeColor="background1" w:themeShade="A6"/>
        <w:rtl/>
      </w:rPr>
      <w:t xml:space="preserve"> </w:t>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Pr>
        <w:b/>
        <w:bCs/>
        <w:noProof/>
        <w:rtl/>
      </w:rPr>
      <w:t>מעילה</w:t>
    </w:r>
    <w:r>
      <w:rPr>
        <w:b/>
        <w:bCs/>
        <w:rtl/>
      </w:rPr>
      <w:fldChar w:fldCharType="end"/>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הנהנה מן ההקדש</w:t>
    </w:r>
    <w:r>
      <w:rPr>
        <w:b/>
        <w:bCs/>
        <w:rt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453C31"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26589F" w:rsidRPr="00453C31" w:rsidRDefault="0026589F" w:rsidP="00E403F0">
    <w:pPr>
      <w:pStyle w:val="a7"/>
      <w:pBdr>
        <w:bottom w:val="double" w:sz="4" w:space="1" w:color="A6A6A6" w:themeColor="background1" w:themeShade="A6"/>
      </w:pBdr>
      <w:tabs>
        <w:tab w:val="clear" w:pos="4153"/>
        <w:tab w:val="clear" w:pos="8306"/>
        <w:tab w:val="left" w:pos="2835"/>
        <w:tab w:val="right" w:pos="10603"/>
      </w:tabs>
      <w:spacing w:after="240" w:line="240" w:lineRule="exact"/>
      <w:ind w:left="0" w:firstLine="0"/>
      <w:rPr>
        <w:b/>
        <w:bCs/>
      </w:rPr>
    </w:pPr>
    <w:r>
      <w:rPr>
        <w:b/>
        <w:bCs/>
        <w:rtl/>
      </w:rPr>
      <w:fldChar w:fldCharType="begin"/>
    </w:r>
    <w:r>
      <w:rPr>
        <w:b/>
        <w:bCs/>
        <w:rtl/>
      </w:rPr>
      <w:instrText xml:space="preserve"> </w:instrText>
    </w:r>
    <w:r>
      <w:rPr>
        <w:b/>
        <w:bCs/>
      </w:rPr>
      <w:instrText>STYLEREF</w:instrText>
    </w:r>
    <w:r>
      <w:rPr>
        <w:b/>
        <w:bCs/>
        <w:rtl/>
      </w:rPr>
      <w:instrText xml:space="preserve">  פרק  \* </w:instrText>
    </w:r>
    <w:r>
      <w:rPr>
        <w:b/>
        <w:bCs/>
      </w:rPr>
      <w:instrText>MERGEFORMAT</w:instrText>
    </w:r>
    <w:r>
      <w:rPr>
        <w:b/>
        <w:bCs/>
        <w:rtl/>
      </w:rPr>
      <w:instrText xml:space="preserve"> </w:instrText>
    </w:r>
    <w:r>
      <w:rPr>
        <w:b/>
        <w:bCs/>
        <w:rtl/>
      </w:rPr>
      <w:fldChar w:fldCharType="separate"/>
    </w:r>
    <w:r w:rsidR="00991D55">
      <w:rPr>
        <w:b/>
        <w:bCs/>
        <w:noProof/>
        <w:rtl/>
      </w:rPr>
      <w:t>פרק עשירי</w:t>
    </w:r>
    <w:r>
      <w:rPr>
        <w:b/>
        <w:bCs/>
        <w:rtl/>
      </w:rPr>
      <w:fldChar w:fldCharType="end"/>
    </w:r>
    <w:r>
      <w:rPr>
        <w:b/>
        <w:bCs/>
        <w:rtl/>
      </w:rPr>
      <w:tab/>
    </w:r>
    <w:r>
      <w:rPr>
        <w:rFonts w:hint="cs"/>
        <w:b/>
        <w:bCs/>
        <w:rtl/>
      </w:rPr>
      <w:t>נדה</w:t>
    </w:r>
    <w:r w:rsidRPr="00453C31">
      <w:rPr>
        <w:b/>
        <w:bCs/>
        <w:rtl/>
      </w:rPr>
      <w:tab/>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91D55">
      <w:rPr>
        <w:b/>
        <w:bCs/>
        <w:noProof/>
        <w:rtl/>
      </w:rPr>
      <w:t>תינוקת</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91D55">
      <w:rPr>
        <w:b/>
        <w:bCs/>
        <w:noProof/>
        <w:rtl/>
      </w:rPr>
      <w:t>סט</w:t>
    </w:r>
    <w:r w:rsidRPr="00453C31">
      <w:rPr>
        <w:b/>
        <w:bCs/>
        <w:rt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23EA"/>
    <w:multiLevelType w:val="hybridMultilevel"/>
    <w:tmpl w:val="A6C8F61A"/>
    <w:lvl w:ilvl="0" w:tplc="DDCEE9CC">
      <w:start w:val="50"/>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445FD"/>
    <w:multiLevelType w:val="hybridMultilevel"/>
    <w:tmpl w:val="CD3AAD4A"/>
    <w:lvl w:ilvl="0" w:tplc="5EE60FB4">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65D47"/>
    <w:multiLevelType w:val="hybridMultilevel"/>
    <w:tmpl w:val="586A6806"/>
    <w:lvl w:ilvl="0" w:tplc="0E36A70E">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90C4FA3"/>
    <w:multiLevelType w:val="hybridMultilevel"/>
    <w:tmpl w:val="9CDE618A"/>
    <w:lvl w:ilvl="0" w:tplc="843EAFC2">
      <w:start w:val="6"/>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2D1188"/>
    <w:multiLevelType w:val="hybridMultilevel"/>
    <w:tmpl w:val="EDC40418"/>
    <w:lvl w:ilvl="0" w:tplc="6DB084EC">
      <w:start w:val="20"/>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16A35"/>
    <w:multiLevelType w:val="hybridMultilevel"/>
    <w:tmpl w:val="CD329E8E"/>
    <w:lvl w:ilvl="0" w:tplc="626C1F1C">
      <w:start w:val="4"/>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FD5B32"/>
    <w:multiLevelType w:val="hybridMultilevel"/>
    <w:tmpl w:val="61D80E86"/>
    <w:lvl w:ilvl="0" w:tplc="5D5AB4CA">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31F68"/>
    <w:multiLevelType w:val="hybridMultilevel"/>
    <w:tmpl w:val="D1F2D7E8"/>
    <w:lvl w:ilvl="0" w:tplc="5B4624FA">
      <w:start w:val="7"/>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273FC"/>
    <w:multiLevelType w:val="hybridMultilevel"/>
    <w:tmpl w:val="DB4A1EDA"/>
    <w:lvl w:ilvl="0" w:tplc="FA621B12">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B75BCA"/>
    <w:multiLevelType w:val="hybridMultilevel"/>
    <w:tmpl w:val="324ACEF0"/>
    <w:lvl w:ilvl="0" w:tplc="6C72DD34">
      <w:start w:val="4"/>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77D59"/>
    <w:multiLevelType w:val="hybridMultilevel"/>
    <w:tmpl w:val="A7E21354"/>
    <w:lvl w:ilvl="0" w:tplc="78E683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1"/>
  </w:num>
  <w:num w:numId="4">
    <w:abstractNumId w:val="3"/>
  </w:num>
  <w:num w:numId="5">
    <w:abstractNumId w:val="15"/>
  </w:num>
  <w:num w:numId="6">
    <w:abstractNumId w:val="5"/>
  </w:num>
  <w:num w:numId="7">
    <w:abstractNumId w:val="8"/>
  </w:num>
  <w:num w:numId="8">
    <w:abstractNumId w:val="10"/>
  </w:num>
  <w:num w:numId="9">
    <w:abstractNumId w:val="2"/>
  </w:num>
  <w:num w:numId="10">
    <w:abstractNumId w:val="18"/>
  </w:num>
  <w:num w:numId="11">
    <w:abstractNumId w:val="20"/>
  </w:num>
  <w:num w:numId="12">
    <w:abstractNumId w:val="13"/>
  </w:num>
  <w:num w:numId="13">
    <w:abstractNumId w:val="4"/>
  </w:num>
  <w:num w:numId="14">
    <w:abstractNumId w:val="17"/>
  </w:num>
  <w:num w:numId="15">
    <w:abstractNumId w:val="9"/>
  </w:num>
  <w:num w:numId="16">
    <w:abstractNumId w:val="7"/>
  </w:num>
  <w:num w:numId="17">
    <w:abstractNumId w:val="14"/>
  </w:num>
  <w:num w:numId="18">
    <w:abstractNumId w:val="16"/>
  </w:num>
  <w:num w:numId="19">
    <w:abstractNumId w:val="19"/>
  </w:num>
  <w:num w:numId="20">
    <w:abstractNumId w:val="1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Changes/>
  <w:zoom w:percent="147"/>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trackRevision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F0"/>
    <w:rsid w:val="00017C1D"/>
    <w:rsid w:val="00022782"/>
    <w:rsid w:val="00027215"/>
    <w:rsid w:val="000A3C6A"/>
    <w:rsid w:val="000D3546"/>
    <w:rsid w:val="00145732"/>
    <w:rsid w:val="001575E9"/>
    <w:rsid w:val="0018406A"/>
    <w:rsid w:val="00205118"/>
    <w:rsid w:val="00226970"/>
    <w:rsid w:val="0026589F"/>
    <w:rsid w:val="002904EE"/>
    <w:rsid w:val="002B4E05"/>
    <w:rsid w:val="00335FF8"/>
    <w:rsid w:val="00347852"/>
    <w:rsid w:val="003F0FB3"/>
    <w:rsid w:val="00413009"/>
    <w:rsid w:val="00494739"/>
    <w:rsid w:val="004B393C"/>
    <w:rsid w:val="004C3008"/>
    <w:rsid w:val="0050507C"/>
    <w:rsid w:val="00563AC1"/>
    <w:rsid w:val="0058426F"/>
    <w:rsid w:val="005B134F"/>
    <w:rsid w:val="00604A18"/>
    <w:rsid w:val="00625445"/>
    <w:rsid w:val="006B0F15"/>
    <w:rsid w:val="006C6D51"/>
    <w:rsid w:val="006F08E9"/>
    <w:rsid w:val="00722D2D"/>
    <w:rsid w:val="007713D7"/>
    <w:rsid w:val="008E0E1D"/>
    <w:rsid w:val="009201BB"/>
    <w:rsid w:val="00991D55"/>
    <w:rsid w:val="00A67950"/>
    <w:rsid w:val="00B30C78"/>
    <w:rsid w:val="00B50033"/>
    <w:rsid w:val="00B755DE"/>
    <w:rsid w:val="00B90661"/>
    <w:rsid w:val="00BC06D4"/>
    <w:rsid w:val="00C20F97"/>
    <w:rsid w:val="00C20FF0"/>
    <w:rsid w:val="00C66617"/>
    <w:rsid w:val="00C94CEB"/>
    <w:rsid w:val="00D03AAC"/>
    <w:rsid w:val="00D07C84"/>
    <w:rsid w:val="00D64BA8"/>
    <w:rsid w:val="00D65BEC"/>
    <w:rsid w:val="00DC5F70"/>
    <w:rsid w:val="00E20134"/>
    <w:rsid w:val="00E403F0"/>
    <w:rsid w:val="00E573C1"/>
    <w:rsid w:val="00E856AC"/>
    <w:rsid w:val="00E87E21"/>
    <w:rsid w:val="00F31B8B"/>
    <w:rsid w:val="00F536B4"/>
    <w:rsid w:val="00FB37ED"/>
    <w:rsid w:val="00FE34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984BA0"/>
  <w15:chartTrackingRefBased/>
  <w15:docId w15:val="{7ACFE8FF-B493-4637-8FBD-2FBDC5EE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132634</Words>
  <Characters>663170</Characters>
  <Application>Microsoft Office Word</Application>
  <DocSecurity>0</DocSecurity>
  <Lines>5526</Lines>
  <Paragraphs>1588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794216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m7654301@gmail.com</cp:lastModifiedBy>
  <cp:revision>6</cp:revision>
  <cp:lastPrinted>2021-04-05T21:02:00Z</cp:lastPrinted>
  <dcterms:created xsi:type="dcterms:W3CDTF">2021-04-05T20:45:00Z</dcterms:created>
  <dcterms:modified xsi:type="dcterms:W3CDTF">2021-07-06T09:22:00Z</dcterms:modified>
</cp:coreProperties>
</file>